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word/people.xml" ContentType="application/vnd.openxmlformats-officedocument.wordprocessingml.people+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A82D8" w14:textId="77777777" w:rsidR="005B0358" w:rsidRPr="0091654C" w:rsidRDefault="005B0358" w:rsidP="000B7BC6">
      <w:pPr>
        <w:pStyle w:val="BodyText"/>
        <w:rPr>
          <w:sz w:val="20"/>
          <w:szCs w:val="20"/>
        </w:rPr>
      </w:pPr>
    </w:p>
    <w:p w14:paraId="38C3CADF" w14:textId="77777777" w:rsidR="00B376D1" w:rsidRDefault="00B376D1" w:rsidP="000B7BC6">
      <w:pPr>
        <w:pStyle w:val="BodyText"/>
      </w:pPr>
    </w:p>
    <w:p w14:paraId="624FB69E" w14:textId="1893A868" w:rsidR="00891EF1" w:rsidRPr="008023B7" w:rsidRDefault="00891EF1" w:rsidP="00D320B1">
      <w:pPr>
        <w:widowControl/>
        <w:autoSpaceDE/>
        <w:autoSpaceDN/>
        <w:jc w:val="center"/>
        <w:rPr>
          <w:rFonts w:ascii="Arial" w:hAnsi="Arial" w:cs="Arial"/>
          <w:b/>
          <w:bCs/>
          <w:sz w:val="24"/>
          <w:szCs w:val="24"/>
        </w:rPr>
      </w:pPr>
      <w:r w:rsidRPr="00E15201">
        <w:rPr>
          <w:rFonts w:ascii="Arial" w:hAnsi="Arial" w:cs="Arial"/>
          <w:b/>
          <w:bCs/>
          <w:sz w:val="24"/>
          <w:szCs w:val="24"/>
        </w:rPr>
        <w:t>PIM</w:t>
      </w:r>
      <w:r w:rsidRPr="008023B7">
        <w:rPr>
          <w:rFonts w:ascii="Arial" w:hAnsi="Arial" w:cs="Arial"/>
          <w:b/>
          <w:bCs/>
          <w:sz w:val="24"/>
          <w:szCs w:val="24"/>
        </w:rPr>
        <w:t>-</w:t>
      </w:r>
      <w:r w:rsidRPr="00E15201">
        <w:rPr>
          <w:rFonts w:ascii="Arial" w:hAnsi="Arial" w:cs="Arial"/>
          <w:b/>
          <w:bCs/>
          <w:sz w:val="24"/>
          <w:szCs w:val="24"/>
        </w:rPr>
        <w:t>SU</w:t>
      </w:r>
      <w:r w:rsidRPr="008023B7">
        <w:rPr>
          <w:rFonts w:ascii="Arial" w:hAnsi="Arial" w:cs="Arial"/>
          <w:b/>
          <w:bCs/>
          <w:sz w:val="24"/>
          <w:szCs w:val="24"/>
        </w:rPr>
        <w:t>-</w:t>
      </w:r>
      <w:r w:rsidR="000248F1" w:rsidRPr="008023B7">
        <w:rPr>
          <w:rFonts w:ascii="Arial" w:hAnsi="Arial" w:cs="Arial"/>
          <w:b/>
          <w:bCs/>
          <w:sz w:val="24"/>
          <w:szCs w:val="24"/>
        </w:rPr>
        <w:t>2</w:t>
      </w:r>
      <w:r w:rsidR="00FA2341" w:rsidRPr="00E15201">
        <w:rPr>
          <w:rFonts w:ascii="Arial" w:hAnsi="Arial" w:cs="Arial"/>
          <w:b/>
          <w:bCs/>
          <w:sz w:val="24"/>
          <w:szCs w:val="24"/>
        </w:rPr>
        <w:t>50</w:t>
      </w:r>
      <w:r w:rsidR="000248F1" w:rsidRPr="008023B7">
        <w:rPr>
          <w:rFonts w:ascii="Arial" w:hAnsi="Arial" w:cs="Arial"/>
          <w:b/>
          <w:bCs/>
          <w:sz w:val="24"/>
          <w:szCs w:val="24"/>
        </w:rPr>
        <w:t>5</w:t>
      </w:r>
      <w:r w:rsidR="000248F1" w:rsidRPr="00E15201">
        <w:rPr>
          <w:rFonts w:ascii="Arial" w:hAnsi="Arial" w:cs="Arial"/>
          <w:b/>
          <w:bCs/>
          <w:sz w:val="24"/>
          <w:szCs w:val="24"/>
        </w:rPr>
        <w:t>-</w:t>
      </w:r>
      <w:r w:rsidRPr="00E15201">
        <w:rPr>
          <w:rFonts w:ascii="Arial" w:hAnsi="Arial" w:cs="Arial"/>
          <w:b/>
          <w:bCs/>
          <w:sz w:val="24"/>
          <w:szCs w:val="24"/>
        </w:rPr>
        <w:t>TCO</w:t>
      </w:r>
    </w:p>
    <w:p w14:paraId="4A5A82D9" w14:textId="77777777" w:rsidR="00891EF1" w:rsidRPr="00E15201" w:rsidRDefault="00891EF1" w:rsidP="00D320B1">
      <w:pPr>
        <w:pStyle w:val="BodyText"/>
        <w:rPr>
          <w:rFonts w:ascii="Arial" w:hAnsi="Arial" w:cs="Arial"/>
        </w:rPr>
        <w:sectPr w:rsidR="00891EF1" w:rsidRPr="00E15201" w:rsidSect="00E73E7F">
          <w:headerReference w:type="default" r:id="rId11"/>
          <w:footerReference w:type="default" r:id="rId12"/>
          <w:type w:val="continuous"/>
          <w:pgSz w:w="12240" w:h="15840"/>
          <w:pgMar w:top="1440" w:right="800" w:bottom="760" w:left="820" w:header="567" w:footer="567" w:gutter="0"/>
          <w:pgNumType w:start="1"/>
          <w:cols w:space="720"/>
          <w:docGrid w:linePitch="299"/>
        </w:sectPr>
      </w:pPr>
    </w:p>
    <w:p w14:paraId="4A5A82DD" w14:textId="6E9DFB8B" w:rsidR="005B0358" w:rsidRPr="00E15201" w:rsidRDefault="005B0358" w:rsidP="00D320B1">
      <w:pPr>
        <w:pStyle w:val="BodyText"/>
        <w:rPr>
          <w:rFonts w:ascii="Arial" w:hAnsi="Arial" w:cs="Arial"/>
        </w:rPr>
        <w:sectPr w:rsidR="005B0358" w:rsidRPr="00E15201" w:rsidSect="00947CEC">
          <w:type w:val="continuous"/>
          <w:pgSz w:w="12240" w:h="15840"/>
          <w:pgMar w:top="760" w:right="800" w:bottom="760" w:left="820" w:header="178" w:footer="573" w:gutter="0"/>
          <w:cols w:num="2" w:space="6" w:equalWidth="0">
            <w:col w:w="3496" w:space="2725"/>
            <w:col w:w="4399"/>
          </w:cols>
        </w:sectPr>
      </w:pPr>
    </w:p>
    <w:p w14:paraId="4A5A82DE" w14:textId="77777777" w:rsidR="005B0358" w:rsidRPr="00E15201" w:rsidRDefault="005B0358" w:rsidP="00D320B1">
      <w:pPr>
        <w:pStyle w:val="BodyText"/>
        <w:spacing w:before="1"/>
        <w:rPr>
          <w:rFonts w:ascii="Arial" w:hAnsi="Arial" w:cs="Arial"/>
          <w:sz w:val="20"/>
        </w:rPr>
      </w:pPr>
    </w:p>
    <w:p w14:paraId="4A5A82DF" w14:textId="64D51B52" w:rsidR="005B0358" w:rsidRPr="00E15201" w:rsidRDefault="005B0358" w:rsidP="00D320B1">
      <w:pPr>
        <w:pStyle w:val="BodyText"/>
        <w:spacing w:line="20" w:lineRule="exact"/>
        <w:rPr>
          <w:rFonts w:ascii="Arial" w:hAnsi="Arial" w:cs="Arial"/>
          <w:sz w:val="2"/>
        </w:rPr>
      </w:pPr>
    </w:p>
    <w:p w14:paraId="25C530FE" w14:textId="77777777" w:rsidR="00F94DB1" w:rsidRPr="008023B7" w:rsidRDefault="00FE1440" w:rsidP="00D320B1">
      <w:pPr>
        <w:pStyle w:val="Title"/>
        <w:spacing w:before="240" w:after="240"/>
        <w:ind w:left="0"/>
        <w:jc w:val="center"/>
        <w:rPr>
          <w:sz w:val="24"/>
          <w:szCs w:val="24"/>
        </w:rPr>
      </w:pPr>
      <w:r w:rsidRPr="00E15201">
        <w:rPr>
          <w:sz w:val="24"/>
          <w:szCs w:val="24"/>
          <w:lang w:val="ru-RU"/>
        </w:rPr>
        <w:t>ИЗГОТОВЛЕНИЕ</w:t>
      </w:r>
      <w:r w:rsidRPr="008023B7">
        <w:rPr>
          <w:sz w:val="24"/>
          <w:szCs w:val="24"/>
        </w:rPr>
        <w:t xml:space="preserve"> </w:t>
      </w:r>
      <w:r w:rsidRPr="00E15201">
        <w:rPr>
          <w:sz w:val="24"/>
          <w:szCs w:val="24"/>
          <w:lang w:val="ru-RU"/>
        </w:rPr>
        <w:t>ТРУБОПРОВОДОВ</w:t>
      </w:r>
    </w:p>
    <w:p w14:paraId="4A5A82E0" w14:textId="18F54D14" w:rsidR="005B0358" w:rsidRPr="008023B7" w:rsidRDefault="00BC0477" w:rsidP="00D320B1">
      <w:pPr>
        <w:pStyle w:val="Title"/>
        <w:ind w:left="0"/>
        <w:jc w:val="center"/>
        <w:rPr>
          <w:sz w:val="24"/>
          <w:szCs w:val="24"/>
        </w:rPr>
      </w:pPr>
      <w:r w:rsidRPr="00E15201">
        <w:rPr>
          <w:sz w:val="24"/>
          <w:szCs w:val="24"/>
        </w:rPr>
        <w:t>P</w:t>
      </w:r>
      <w:r w:rsidR="00630ADD" w:rsidRPr="00E15201">
        <w:rPr>
          <w:sz w:val="24"/>
          <w:szCs w:val="24"/>
        </w:rPr>
        <w:t>IPING</w:t>
      </w:r>
      <w:r w:rsidR="00630ADD" w:rsidRPr="008023B7">
        <w:rPr>
          <w:sz w:val="24"/>
          <w:szCs w:val="24"/>
        </w:rPr>
        <w:t xml:space="preserve"> </w:t>
      </w:r>
      <w:r w:rsidR="00CF5E00" w:rsidRPr="00E15201">
        <w:rPr>
          <w:sz w:val="24"/>
          <w:szCs w:val="24"/>
        </w:rPr>
        <w:t>FABRICATION</w:t>
      </w:r>
    </w:p>
    <w:p w14:paraId="4A5A82E1" w14:textId="61F7D1FA" w:rsidR="005B0358" w:rsidRPr="008023B7" w:rsidRDefault="005B0358" w:rsidP="00D320B1">
      <w:pPr>
        <w:pStyle w:val="BodyText"/>
        <w:spacing w:before="11"/>
        <w:rPr>
          <w:rFonts w:ascii="Arial" w:hAnsi="Arial" w:cs="Arial"/>
          <w:b/>
          <w:sz w:val="17"/>
        </w:rPr>
      </w:pPr>
    </w:p>
    <w:p w14:paraId="4D59D72A" w14:textId="77777777" w:rsidR="00822490" w:rsidRPr="00E15201" w:rsidRDefault="00822490" w:rsidP="00D320B1">
      <w:pPr>
        <w:keepNext/>
        <w:widowControl/>
        <w:tabs>
          <w:tab w:val="left" w:pos="720"/>
        </w:tabs>
        <w:suppressAutoHyphens/>
        <w:adjustRightInd w:val="0"/>
        <w:spacing w:before="240" w:after="240" w:line="260" w:lineRule="atLeast"/>
        <w:jc w:val="center"/>
        <w:rPr>
          <w:rFonts w:ascii="Arial" w:hAnsi="Arial" w:cs="Arial"/>
          <w:b/>
          <w:bCs/>
          <w:caps/>
          <w:color w:val="000000"/>
          <w:w w:val="0"/>
          <w:sz w:val="24"/>
          <w:szCs w:val="24"/>
          <w:lang w:val="ru-RU"/>
        </w:rPr>
      </w:pPr>
      <w:r w:rsidRPr="00E15201">
        <w:rPr>
          <w:rFonts w:ascii="Arial" w:hAnsi="Arial" w:cs="Arial"/>
          <w:b/>
          <w:bCs/>
          <w:caps/>
          <w:color w:val="000000"/>
          <w:w w:val="0"/>
          <w:sz w:val="24"/>
          <w:szCs w:val="24"/>
          <w:lang w:val="ru-RU"/>
        </w:rPr>
        <w:t>ПРИМЕНЕНИЕ: ДЛЯ НАЗЕМНЫХ ОБЪЕКТОВ</w:t>
      </w:r>
    </w:p>
    <w:p w14:paraId="0AA056BB" w14:textId="77777777" w:rsidR="00822490" w:rsidRPr="00E15201" w:rsidRDefault="00822490" w:rsidP="00D320B1">
      <w:pPr>
        <w:widowControl/>
        <w:autoSpaceDE/>
        <w:autoSpaceDN/>
        <w:jc w:val="center"/>
        <w:rPr>
          <w:rFonts w:ascii="Arial" w:hAnsi="Arial" w:cs="Arial"/>
          <w:b/>
          <w:bCs/>
          <w:sz w:val="24"/>
          <w:szCs w:val="24"/>
          <w:lang w:val="ru-RU"/>
        </w:rPr>
      </w:pPr>
      <w:r w:rsidRPr="00E15201">
        <w:rPr>
          <w:rFonts w:ascii="Arial" w:hAnsi="Arial" w:cs="Arial"/>
          <w:b/>
          <w:bCs/>
          <w:sz w:val="24"/>
          <w:szCs w:val="24"/>
          <w:lang w:val="en-GB"/>
        </w:rPr>
        <w:t>APPLICATION</w:t>
      </w:r>
      <w:r w:rsidRPr="00E15201">
        <w:rPr>
          <w:rFonts w:ascii="Arial" w:hAnsi="Arial" w:cs="Arial"/>
          <w:b/>
          <w:bCs/>
          <w:sz w:val="24"/>
          <w:szCs w:val="24"/>
          <w:lang w:val="ru-RU"/>
        </w:rPr>
        <w:t xml:space="preserve">: </w:t>
      </w:r>
      <w:r w:rsidRPr="00E15201">
        <w:rPr>
          <w:rFonts w:ascii="Arial" w:hAnsi="Arial" w:cs="Arial"/>
          <w:b/>
          <w:bCs/>
          <w:sz w:val="24"/>
          <w:szCs w:val="24"/>
          <w:lang w:val="en-GB"/>
        </w:rPr>
        <w:t>ONSHORE</w:t>
      </w:r>
    </w:p>
    <w:p w14:paraId="4A5A82E2" w14:textId="77777777" w:rsidR="005B0358" w:rsidRPr="00D21CB6" w:rsidRDefault="005B0358" w:rsidP="00822490">
      <w:pPr>
        <w:pStyle w:val="BodyText"/>
        <w:jc w:val="center"/>
        <w:rPr>
          <w:rFonts w:ascii="Arial"/>
          <w:b/>
          <w:lang w:val="ru-RU"/>
        </w:rPr>
      </w:pPr>
    </w:p>
    <w:p w14:paraId="4A5A82E3" w14:textId="77777777" w:rsidR="005B0358" w:rsidRPr="00D21CB6" w:rsidRDefault="005B0358">
      <w:pPr>
        <w:pStyle w:val="BodyText"/>
        <w:rPr>
          <w:rFonts w:ascii="Arial"/>
          <w:b/>
          <w:lang w:val="ru-RU"/>
        </w:rPr>
      </w:pPr>
    </w:p>
    <w:p w14:paraId="4A5A82E4" w14:textId="77777777" w:rsidR="005B0358" w:rsidRPr="00D21CB6" w:rsidRDefault="005B0358">
      <w:pPr>
        <w:pStyle w:val="BodyText"/>
        <w:rPr>
          <w:rFonts w:ascii="Arial"/>
          <w:b/>
          <w:lang w:val="ru-RU"/>
        </w:rPr>
      </w:pPr>
    </w:p>
    <w:p w14:paraId="4A5A82F2" w14:textId="77777777" w:rsidR="005B0358" w:rsidRPr="00883565" w:rsidRDefault="005B0358">
      <w:pPr>
        <w:pStyle w:val="BodyText"/>
        <w:spacing w:before="195"/>
        <w:rPr>
          <w:rFonts w:ascii="Arial"/>
          <w:b/>
          <w:lang w:val="ru-RU"/>
        </w:rPr>
      </w:pPr>
    </w:p>
    <w:p w14:paraId="709A2087" w14:textId="32A4DDD0" w:rsidR="00883565" w:rsidRPr="006065B6" w:rsidRDefault="00883565" w:rsidP="0024474D">
      <w:pPr>
        <w:tabs>
          <w:tab w:val="left" w:pos="7655"/>
        </w:tabs>
        <w:spacing w:line="321" w:lineRule="auto"/>
        <w:ind w:left="1701" w:right="1831" w:firstLine="15"/>
        <w:rPr>
          <w:i/>
          <w:iCs/>
          <w:lang w:val="ru-RU"/>
        </w:rPr>
      </w:pPr>
      <w:r w:rsidRPr="006065B6">
        <w:rPr>
          <w:i/>
          <w:iCs/>
          <w:lang w:val="ru-RU"/>
        </w:rPr>
        <w:t>Настоящий документ содержит конфиденциальную информацию, являющуюся собственностью ТОО «Тенгизшевройл». Документ в целом или частично не подлежит раскрытию какой-либо третьей стороне, копированию, хранению в каких-либо системах поиска или передаче в любой форме и любым способом (электронным, механическим, при помощи репрографии, посредством записи и прочими) без предварительного письменного разрешения ТОО «Тенгизшевройл».</w:t>
      </w:r>
    </w:p>
    <w:p w14:paraId="63DED613" w14:textId="77777777" w:rsidR="00883565" w:rsidRPr="006065B6" w:rsidRDefault="00883565" w:rsidP="0024474D">
      <w:pPr>
        <w:tabs>
          <w:tab w:val="left" w:pos="7655"/>
        </w:tabs>
        <w:spacing w:line="321" w:lineRule="auto"/>
        <w:ind w:left="1701" w:right="1831" w:firstLine="15"/>
        <w:rPr>
          <w:i/>
          <w:iCs/>
          <w:lang w:val="en-GB"/>
        </w:rPr>
      </w:pPr>
      <w:r w:rsidRPr="006065B6">
        <w:rPr>
          <w:i/>
          <w:iCs/>
          <w:lang w:val="en-GB"/>
        </w:rPr>
        <w:t>This document is the confidential property of Tengizchevroil LLP. Neither the whole nor any part of this document may be disclosed to any third party without the prior written consent of Tengizchevroil LLP. Neither the whole nor any part of this document may be reproduced, stored in any retrieval system or transmitted in any form or by any means (electronic mechanical, reprographic, recording or otherwise) without the prior written consent of Tengizchevroil LLP.</w:t>
      </w:r>
    </w:p>
    <w:p w14:paraId="4A5A82F4" w14:textId="77777777" w:rsidR="005B0358" w:rsidRDefault="005B0358">
      <w:pPr>
        <w:pStyle w:val="BodyText"/>
        <w:spacing w:before="18"/>
        <w:rPr>
          <w:i/>
        </w:rPr>
      </w:pPr>
    </w:p>
    <w:p w14:paraId="4A5A82F6" w14:textId="77777777" w:rsidR="005B0358" w:rsidRDefault="005B0358">
      <w:pPr>
        <w:pStyle w:val="BodyText"/>
        <w:spacing w:before="8"/>
        <w:rPr>
          <w:i/>
          <w:sz w:val="15"/>
        </w:rPr>
      </w:pPr>
    </w:p>
    <w:tbl>
      <w:tblPr>
        <w:tblW w:w="0" w:type="auto"/>
        <w:tblInd w:w="43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1E0" w:firstRow="1" w:lastRow="1" w:firstColumn="1" w:lastColumn="1" w:noHBand="0" w:noVBand="0"/>
      </w:tblPr>
      <w:tblGrid>
        <w:gridCol w:w="901"/>
        <w:gridCol w:w="1440"/>
        <w:gridCol w:w="7581"/>
      </w:tblGrid>
      <w:tr w:rsidR="00E11BB6" w14:paraId="4A5A82FC" w14:textId="77777777" w:rsidTr="00A11574">
        <w:trPr>
          <w:trHeight w:val="303"/>
        </w:trPr>
        <w:tc>
          <w:tcPr>
            <w:tcW w:w="901" w:type="dxa"/>
            <w:vAlign w:val="center"/>
          </w:tcPr>
          <w:p w14:paraId="2B4EECD9" w14:textId="77777777" w:rsidR="00E11BB6" w:rsidRPr="006065B6" w:rsidRDefault="00E11BB6" w:rsidP="00184F0A">
            <w:pPr>
              <w:suppressAutoHyphens/>
              <w:spacing w:line="240" w:lineRule="atLeast"/>
              <w:jc w:val="center"/>
              <w:rPr>
                <w:b/>
                <w:bCs/>
                <w:w w:val="0"/>
                <w:lang w:val="en-GB"/>
              </w:rPr>
            </w:pPr>
            <w:r w:rsidRPr="006065B6">
              <w:rPr>
                <w:b/>
                <w:bCs/>
                <w:w w:val="0"/>
                <w:lang w:val="en-GB"/>
              </w:rPr>
              <w:t>Ред.</w:t>
            </w:r>
          </w:p>
          <w:p w14:paraId="4A5A82F7" w14:textId="0DE11461" w:rsidR="00E11BB6" w:rsidRPr="006065B6" w:rsidRDefault="00E11BB6" w:rsidP="005A5DBB">
            <w:pPr>
              <w:pStyle w:val="TableParagraph"/>
              <w:spacing w:before="0"/>
              <w:ind w:left="0"/>
              <w:jc w:val="center"/>
              <w:rPr>
                <w:rFonts w:ascii="Times New Roman" w:hAnsi="Times New Roman" w:cs="Times New Roman"/>
                <w:b/>
              </w:rPr>
            </w:pPr>
            <w:r w:rsidRPr="006065B6">
              <w:rPr>
                <w:rFonts w:ascii="Times New Roman" w:hAnsi="Times New Roman" w:cs="Times New Roman"/>
                <w:b/>
                <w:bCs/>
                <w:w w:val="0"/>
                <w:lang w:val="en-GB"/>
              </w:rPr>
              <w:t>Rev</w:t>
            </w:r>
          </w:p>
        </w:tc>
        <w:tc>
          <w:tcPr>
            <w:tcW w:w="1440" w:type="dxa"/>
            <w:vAlign w:val="center"/>
          </w:tcPr>
          <w:p w14:paraId="7F7CBB1A" w14:textId="77777777" w:rsidR="00E11BB6" w:rsidRPr="006065B6" w:rsidRDefault="00E11BB6" w:rsidP="00184F0A">
            <w:pPr>
              <w:suppressAutoHyphens/>
              <w:spacing w:line="240" w:lineRule="atLeast"/>
              <w:jc w:val="center"/>
              <w:rPr>
                <w:b/>
                <w:bCs/>
                <w:w w:val="0"/>
                <w:lang w:val="en-GB"/>
              </w:rPr>
            </w:pPr>
            <w:r w:rsidRPr="006065B6">
              <w:rPr>
                <w:b/>
                <w:bCs/>
                <w:w w:val="0"/>
                <w:lang w:val="en-GB"/>
              </w:rPr>
              <w:t>Дата</w:t>
            </w:r>
          </w:p>
          <w:p w14:paraId="4A5A82F8" w14:textId="6F22CFED" w:rsidR="00E11BB6" w:rsidRPr="006065B6" w:rsidRDefault="00E11BB6" w:rsidP="005A5DBB">
            <w:pPr>
              <w:pStyle w:val="TableParagraph"/>
              <w:spacing w:before="0"/>
              <w:ind w:left="0"/>
              <w:jc w:val="center"/>
              <w:rPr>
                <w:rFonts w:ascii="Times New Roman" w:hAnsi="Times New Roman" w:cs="Times New Roman"/>
                <w:b/>
              </w:rPr>
            </w:pPr>
            <w:r w:rsidRPr="006065B6">
              <w:rPr>
                <w:rFonts w:ascii="Times New Roman" w:hAnsi="Times New Roman" w:cs="Times New Roman"/>
                <w:b/>
                <w:bCs/>
                <w:w w:val="0"/>
                <w:lang w:val="en-GB"/>
              </w:rPr>
              <w:t>Date</w:t>
            </w:r>
          </w:p>
        </w:tc>
        <w:tc>
          <w:tcPr>
            <w:tcW w:w="7581" w:type="dxa"/>
            <w:vAlign w:val="center"/>
          </w:tcPr>
          <w:p w14:paraId="46780335" w14:textId="77777777" w:rsidR="00E11BB6" w:rsidRPr="006065B6" w:rsidRDefault="00E11BB6" w:rsidP="00184F0A">
            <w:pPr>
              <w:suppressAutoHyphens/>
              <w:spacing w:line="240" w:lineRule="atLeast"/>
              <w:jc w:val="center"/>
              <w:rPr>
                <w:b/>
                <w:bCs/>
                <w:w w:val="0"/>
                <w:lang w:val="en-GB"/>
              </w:rPr>
            </w:pPr>
            <w:r w:rsidRPr="006065B6">
              <w:rPr>
                <w:b/>
                <w:bCs/>
                <w:w w:val="0"/>
                <w:lang w:val="en-GB"/>
              </w:rPr>
              <w:t>Описание</w:t>
            </w:r>
          </w:p>
          <w:p w14:paraId="4A5A82FB" w14:textId="3EB26C99" w:rsidR="00E11BB6" w:rsidRPr="006065B6" w:rsidRDefault="00E11BB6" w:rsidP="00184F0A">
            <w:pPr>
              <w:pStyle w:val="TableParagraph"/>
              <w:spacing w:before="29"/>
              <w:ind w:left="38"/>
              <w:jc w:val="center"/>
              <w:rPr>
                <w:rFonts w:ascii="Times New Roman" w:hAnsi="Times New Roman" w:cs="Times New Roman"/>
                <w:b/>
              </w:rPr>
            </w:pPr>
            <w:r w:rsidRPr="006065B6">
              <w:rPr>
                <w:rFonts w:ascii="Times New Roman" w:hAnsi="Times New Roman" w:cs="Times New Roman"/>
                <w:b/>
                <w:bCs/>
                <w:w w:val="0"/>
                <w:lang w:val="en-GB"/>
              </w:rPr>
              <w:t>Description</w:t>
            </w:r>
          </w:p>
        </w:tc>
      </w:tr>
      <w:tr w:rsidR="00E11BB6" w14:paraId="4A5A8302" w14:textId="77777777" w:rsidTr="00A11574">
        <w:trPr>
          <w:trHeight w:val="388"/>
        </w:trPr>
        <w:tc>
          <w:tcPr>
            <w:tcW w:w="901" w:type="dxa"/>
            <w:vAlign w:val="center"/>
          </w:tcPr>
          <w:p w14:paraId="4A5A82FD" w14:textId="033F7333" w:rsidR="00E11BB6" w:rsidRPr="006065B6" w:rsidRDefault="00253C96" w:rsidP="00E537D3">
            <w:pPr>
              <w:pStyle w:val="TableParagraph"/>
              <w:spacing w:before="0"/>
              <w:ind w:left="0"/>
              <w:jc w:val="center"/>
              <w:rPr>
                <w:rFonts w:ascii="Times New Roman" w:hAnsi="Times New Roman" w:cs="Times New Roman"/>
                <w:lang w:val="ru-RU"/>
              </w:rPr>
            </w:pPr>
            <w:r w:rsidRPr="006065B6">
              <w:rPr>
                <w:rFonts w:ascii="Times New Roman" w:hAnsi="Times New Roman" w:cs="Times New Roman"/>
                <w:lang w:val="ru-RU" w:eastAsia="en-GB"/>
              </w:rPr>
              <w:t>0</w:t>
            </w:r>
          </w:p>
        </w:tc>
        <w:tc>
          <w:tcPr>
            <w:tcW w:w="1440" w:type="dxa"/>
            <w:vAlign w:val="center"/>
          </w:tcPr>
          <w:p w14:paraId="4A5A82FE" w14:textId="785B0461" w:rsidR="00E11BB6" w:rsidRPr="006065B6" w:rsidRDefault="00E11BB6" w:rsidP="00E537D3">
            <w:pPr>
              <w:pStyle w:val="TableParagraph"/>
              <w:spacing w:before="0"/>
              <w:ind w:left="0"/>
              <w:jc w:val="center"/>
              <w:rPr>
                <w:rFonts w:ascii="Times New Roman" w:hAnsi="Times New Roman" w:cs="Times New Roman"/>
                <w:lang w:val="ru-RU"/>
              </w:rPr>
            </w:pPr>
          </w:p>
        </w:tc>
        <w:tc>
          <w:tcPr>
            <w:tcW w:w="7581" w:type="dxa"/>
            <w:vAlign w:val="center"/>
          </w:tcPr>
          <w:p w14:paraId="4A5A8301" w14:textId="3E45AD06" w:rsidR="00E11BB6" w:rsidRPr="006065B6" w:rsidRDefault="00E05539" w:rsidP="002C50B3">
            <w:pPr>
              <w:suppressAutoHyphens/>
              <w:jc w:val="center"/>
              <w:rPr>
                <w:lang w:eastAsia="en-GB"/>
              </w:rPr>
            </w:pPr>
            <w:r w:rsidRPr="006065B6">
              <w:rPr>
                <w:lang w:val="ru-RU" w:eastAsia="en-GB"/>
              </w:rPr>
              <w:t>Утверждено</w:t>
            </w:r>
            <w:r w:rsidRPr="006065B6">
              <w:rPr>
                <w:lang w:eastAsia="en-GB"/>
              </w:rPr>
              <w:t xml:space="preserve"> </w:t>
            </w:r>
            <w:r w:rsidRPr="006065B6">
              <w:rPr>
                <w:lang w:val="ru-RU" w:eastAsia="en-GB"/>
              </w:rPr>
              <w:t>для</w:t>
            </w:r>
            <w:r w:rsidRPr="006065B6">
              <w:rPr>
                <w:lang w:eastAsia="en-GB"/>
              </w:rPr>
              <w:t xml:space="preserve"> </w:t>
            </w:r>
            <w:r w:rsidRPr="006065B6">
              <w:rPr>
                <w:lang w:val="ru-RU" w:eastAsia="en-GB"/>
              </w:rPr>
              <w:t>исполнения</w:t>
            </w:r>
            <w:r w:rsidRPr="006065B6">
              <w:rPr>
                <w:lang w:eastAsia="en-GB"/>
              </w:rPr>
              <w:t xml:space="preserve"> /Approved for Implementation</w:t>
            </w:r>
          </w:p>
        </w:tc>
      </w:tr>
      <w:tr w:rsidR="00E05539" w14:paraId="4A5A8308" w14:textId="77777777" w:rsidTr="00A11574">
        <w:trPr>
          <w:trHeight w:val="334"/>
        </w:trPr>
        <w:tc>
          <w:tcPr>
            <w:tcW w:w="901" w:type="dxa"/>
            <w:vAlign w:val="center"/>
          </w:tcPr>
          <w:p w14:paraId="4A5A8303" w14:textId="1549272D" w:rsidR="00E05539" w:rsidRPr="006065B6" w:rsidRDefault="00E05539" w:rsidP="00E05539">
            <w:pPr>
              <w:pStyle w:val="TableParagraph"/>
              <w:spacing w:before="0"/>
              <w:ind w:left="0"/>
              <w:jc w:val="center"/>
              <w:rPr>
                <w:rFonts w:ascii="Times New Roman" w:hAnsi="Times New Roman" w:cs="Times New Roman"/>
                <w:lang w:val="ru-RU"/>
              </w:rPr>
            </w:pPr>
            <w:r w:rsidRPr="006065B6">
              <w:rPr>
                <w:rFonts w:ascii="Times New Roman" w:hAnsi="Times New Roman" w:cs="Times New Roman"/>
                <w:lang w:val="ru-RU"/>
              </w:rPr>
              <w:t>1</w:t>
            </w:r>
          </w:p>
        </w:tc>
        <w:tc>
          <w:tcPr>
            <w:tcW w:w="1440" w:type="dxa"/>
            <w:vAlign w:val="center"/>
          </w:tcPr>
          <w:p w14:paraId="4A5A8304" w14:textId="3CEB7C0F" w:rsidR="00E05539" w:rsidRPr="006065B6" w:rsidRDefault="00E05539" w:rsidP="00E05539">
            <w:pPr>
              <w:pStyle w:val="TableParagraph"/>
              <w:spacing w:before="0"/>
              <w:ind w:left="0"/>
              <w:jc w:val="center"/>
              <w:rPr>
                <w:rFonts w:ascii="Times New Roman" w:hAnsi="Times New Roman" w:cs="Times New Roman"/>
              </w:rPr>
            </w:pPr>
            <w:r w:rsidRPr="006065B6">
              <w:rPr>
                <w:rFonts w:ascii="Times New Roman" w:hAnsi="Times New Roman" w:cs="Times New Roman"/>
                <w:lang w:val="ru-RU" w:eastAsia="en-GB"/>
              </w:rPr>
              <w:t>23</w:t>
            </w:r>
            <w:r w:rsidRPr="006065B6">
              <w:rPr>
                <w:rFonts w:ascii="Times New Roman" w:hAnsi="Times New Roman" w:cs="Times New Roman"/>
                <w:lang w:val="en-GB" w:eastAsia="en-GB"/>
              </w:rPr>
              <w:t>/0</w:t>
            </w:r>
            <w:r w:rsidRPr="006065B6">
              <w:rPr>
                <w:rFonts w:ascii="Times New Roman" w:hAnsi="Times New Roman" w:cs="Times New Roman"/>
                <w:lang w:val="ru-RU" w:eastAsia="en-GB"/>
              </w:rPr>
              <w:t>1</w:t>
            </w:r>
            <w:r w:rsidRPr="006065B6">
              <w:rPr>
                <w:rFonts w:ascii="Times New Roman" w:hAnsi="Times New Roman" w:cs="Times New Roman"/>
                <w:lang w:val="en-GB" w:eastAsia="en-GB"/>
              </w:rPr>
              <w:t>/2</w:t>
            </w:r>
            <w:r w:rsidRPr="006065B6">
              <w:rPr>
                <w:rFonts w:ascii="Times New Roman" w:hAnsi="Times New Roman" w:cs="Times New Roman"/>
                <w:lang w:val="ru-RU" w:eastAsia="en-GB"/>
              </w:rPr>
              <w:t>0</w:t>
            </w:r>
          </w:p>
        </w:tc>
        <w:tc>
          <w:tcPr>
            <w:tcW w:w="7581" w:type="dxa"/>
            <w:vAlign w:val="center"/>
          </w:tcPr>
          <w:p w14:paraId="4A5A8307" w14:textId="2CE5FA07" w:rsidR="00E05539" w:rsidRPr="006065B6" w:rsidRDefault="00E05539" w:rsidP="002C50B3">
            <w:pPr>
              <w:pStyle w:val="TableParagraph"/>
              <w:spacing w:before="0"/>
              <w:ind w:left="0"/>
              <w:jc w:val="center"/>
              <w:rPr>
                <w:rFonts w:ascii="Times New Roman" w:hAnsi="Times New Roman" w:cs="Times New Roman"/>
              </w:rPr>
            </w:pPr>
            <w:r w:rsidRPr="006065B6">
              <w:rPr>
                <w:rFonts w:ascii="Times New Roman" w:hAnsi="Times New Roman" w:cs="Times New Roman"/>
              </w:rPr>
              <w:t>Утверждено для исполнения /Approved for Implementation</w:t>
            </w:r>
          </w:p>
        </w:tc>
      </w:tr>
      <w:tr w:rsidR="00E05539" w:rsidRPr="00B126DC" w14:paraId="4A5A830E" w14:textId="77777777" w:rsidTr="00A11574">
        <w:trPr>
          <w:trHeight w:val="334"/>
        </w:trPr>
        <w:tc>
          <w:tcPr>
            <w:tcW w:w="901" w:type="dxa"/>
            <w:vAlign w:val="center"/>
          </w:tcPr>
          <w:p w14:paraId="4A5A8309" w14:textId="38E15E29" w:rsidR="00E05539" w:rsidRPr="006065B6" w:rsidRDefault="00E05539" w:rsidP="00E05539">
            <w:pPr>
              <w:pStyle w:val="TableParagraph"/>
              <w:spacing w:before="0"/>
              <w:ind w:left="0"/>
              <w:jc w:val="center"/>
              <w:rPr>
                <w:rFonts w:ascii="Times New Roman" w:hAnsi="Times New Roman" w:cs="Times New Roman"/>
                <w:lang w:val="ru-RU"/>
              </w:rPr>
            </w:pPr>
            <w:r w:rsidRPr="006065B6">
              <w:rPr>
                <w:rFonts w:ascii="Times New Roman" w:hAnsi="Times New Roman" w:cs="Times New Roman"/>
                <w:lang w:eastAsia="en-GB"/>
              </w:rPr>
              <w:t>U0</w:t>
            </w:r>
            <w:r w:rsidRPr="006065B6">
              <w:rPr>
                <w:rFonts w:ascii="Times New Roman" w:hAnsi="Times New Roman" w:cs="Times New Roman"/>
                <w:lang w:val="ru-RU" w:eastAsia="en-GB"/>
              </w:rPr>
              <w:t>2</w:t>
            </w:r>
          </w:p>
        </w:tc>
        <w:tc>
          <w:tcPr>
            <w:tcW w:w="1440" w:type="dxa"/>
            <w:vAlign w:val="center"/>
          </w:tcPr>
          <w:p w14:paraId="4A5A830A" w14:textId="579AB78D" w:rsidR="00E05539" w:rsidRPr="006065B6" w:rsidRDefault="00E05539" w:rsidP="00E05539">
            <w:pPr>
              <w:pStyle w:val="TableParagraph"/>
              <w:spacing w:before="0"/>
              <w:ind w:left="0"/>
              <w:jc w:val="center"/>
              <w:rPr>
                <w:rFonts w:ascii="Times New Roman" w:hAnsi="Times New Roman" w:cs="Times New Roman"/>
                <w:lang w:val="ru-RU"/>
              </w:rPr>
            </w:pPr>
            <w:r w:rsidRPr="006065B6">
              <w:rPr>
                <w:rFonts w:ascii="Times New Roman" w:hAnsi="Times New Roman" w:cs="Times New Roman"/>
                <w:lang w:val="ru-RU" w:eastAsia="en-GB"/>
              </w:rPr>
              <w:t>17</w:t>
            </w:r>
            <w:r w:rsidRPr="006065B6">
              <w:rPr>
                <w:rFonts w:ascii="Times New Roman" w:hAnsi="Times New Roman" w:cs="Times New Roman"/>
                <w:lang w:val="en-GB" w:eastAsia="en-GB"/>
              </w:rPr>
              <w:t>/</w:t>
            </w:r>
            <w:r w:rsidRPr="006065B6">
              <w:rPr>
                <w:rFonts w:ascii="Times New Roman" w:hAnsi="Times New Roman" w:cs="Times New Roman"/>
                <w:lang w:val="ru-RU" w:eastAsia="en-GB"/>
              </w:rPr>
              <w:t>11</w:t>
            </w:r>
            <w:r w:rsidRPr="006065B6">
              <w:rPr>
                <w:rFonts w:ascii="Times New Roman" w:hAnsi="Times New Roman" w:cs="Times New Roman"/>
                <w:lang w:val="en-GB" w:eastAsia="en-GB"/>
              </w:rPr>
              <w:t>/2</w:t>
            </w:r>
            <w:r w:rsidRPr="006065B6">
              <w:rPr>
                <w:rFonts w:ascii="Times New Roman" w:hAnsi="Times New Roman" w:cs="Times New Roman"/>
                <w:lang w:val="ru-RU" w:eastAsia="en-GB"/>
              </w:rPr>
              <w:t>2</w:t>
            </w:r>
          </w:p>
        </w:tc>
        <w:tc>
          <w:tcPr>
            <w:tcW w:w="7581" w:type="dxa"/>
            <w:vAlign w:val="center"/>
          </w:tcPr>
          <w:p w14:paraId="4A5A830D" w14:textId="18C3F2DC" w:rsidR="00E05539" w:rsidRPr="006065B6" w:rsidRDefault="00E05539" w:rsidP="002C50B3">
            <w:pPr>
              <w:suppressAutoHyphens/>
              <w:jc w:val="center"/>
              <w:rPr>
                <w:lang w:val="ru-RU"/>
              </w:rPr>
            </w:pPr>
            <w:r w:rsidRPr="006065B6">
              <w:rPr>
                <w:lang w:val="ru-RU" w:eastAsia="en-GB"/>
              </w:rPr>
              <w:t xml:space="preserve">Строительство или использование </w:t>
            </w:r>
            <w:r w:rsidRPr="006065B6">
              <w:rPr>
                <w:lang w:val="ru-RU"/>
              </w:rPr>
              <w:t>/</w:t>
            </w:r>
            <w:r w:rsidRPr="006065B6">
              <w:t>Construction</w:t>
            </w:r>
            <w:r w:rsidRPr="006065B6">
              <w:rPr>
                <w:lang w:val="ru-RU"/>
              </w:rPr>
              <w:t xml:space="preserve"> </w:t>
            </w:r>
            <w:r w:rsidRPr="006065B6">
              <w:t>or</w:t>
            </w:r>
            <w:r w:rsidRPr="006065B6">
              <w:rPr>
                <w:lang w:val="ru-RU"/>
              </w:rPr>
              <w:t xml:space="preserve"> </w:t>
            </w:r>
            <w:r w:rsidRPr="006065B6">
              <w:t>Use</w:t>
            </w:r>
          </w:p>
        </w:tc>
      </w:tr>
      <w:tr w:rsidR="00E05539" w:rsidRPr="00B126DC" w14:paraId="1E719512" w14:textId="77777777" w:rsidTr="00A11574">
        <w:trPr>
          <w:trHeight w:val="334"/>
        </w:trPr>
        <w:tc>
          <w:tcPr>
            <w:tcW w:w="901" w:type="dxa"/>
            <w:vAlign w:val="center"/>
          </w:tcPr>
          <w:p w14:paraId="29BF97D4" w14:textId="2391C16D" w:rsidR="00E05539" w:rsidRPr="006065B6" w:rsidRDefault="00162BAF" w:rsidP="00AE507B">
            <w:pPr>
              <w:pStyle w:val="TableParagraph"/>
              <w:spacing w:before="0"/>
              <w:ind w:left="0"/>
              <w:jc w:val="center"/>
              <w:rPr>
                <w:rFonts w:ascii="Times New Roman" w:hAnsi="Times New Roman" w:cs="Times New Roman"/>
                <w:lang w:val="ru-RU"/>
              </w:rPr>
            </w:pPr>
            <w:r w:rsidRPr="006065B6">
              <w:rPr>
                <w:rFonts w:ascii="Times New Roman" w:hAnsi="Times New Roman" w:cs="Times New Roman"/>
              </w:rPr>
              <w:t>U0</w:t>
            </w:r>
            <w:r w:rsidRPr="006065B6">
              <w:rPr>
                <w:rFonts w:ascii="Times New Roman" w:hAnsi="Times New Roman" w:cs="Times New Roman"/>
                <w:lang w:val="ru-RU"/>
              </w:rPr>
              <w:t>3</w:t>
            </w:r>
          </w:p>
        </w:tc>
        <w:tc>
          <w:tcPr>
            <w:tcW w:w="1440" w:type="dxa"/>
            <w:vAlign w:val="center"/>
          </w:tcPr>
          <w:p w14:paraId="36307177" w14:textId="349032CD" w:rsidR="00E05539" w:rsidRPr="00D5060D" w:rsidRDefault="00A974CD" w:rsidP="00AE507B">
            <w:pPr>
              <w:pStyle w:val="TableParagraph"/>
              <w:spacing w:before="0"/>
              <w:ind w:left="0"/>
              <w:jc w:val="center"/>
              <w:rPr>
                <w:rFonts w:ascii="Times New Roman" w:hAnsi="Times New Roman" w:cs="Times New Roman"/>
                <w:lang w:val="ru-RU"/>
              </w:rPr>
            </w:pPr>
            <w:r>
              <w:rPr>
                <w:rFonts w:ascii="Times New Roman" w:hAnsi="Times New Roman" w:cs="Times New Roman"/>
              </w:rPr>
              <w:t>07</w:t>
            </w:r>
            <w:r w:rsidR="00162BAF" w:rsidRPr="006065B6">
              <w:rPr>
                <w:rFonts w:ascii="Times New Roman" w:hAnsi="Times New Roman" w:cs="Times New Roman"/>
                <w:lang w:val="ru-RU"/>
              </w:rPr>
              <w:t>/</w:t>
            </w:r>
            <w:r w:rsidR="0014618C">
              <w:rPr>
                <w:rFonts w:ascii="Times New Roman" w:hAnsi="Times New Roman" w:cs="Times New Roman"/>
                <w:lang w:val="ru-RU"/>
              </w:rPr>
              <w:t>0</w:t>
            </w:r>
            <w:r w:rsidR="00A10612">
              <w:rPr>
                <w:rFonts w:ascii="Times New Roman" w:hAnsi="Times New Roman" w:cs="Times New Roman"/>
              </w:rPr>
              <w:t>4</w:t>
            </w:r>
            <w:r w:rsidR="00162BAF" w:rsidRPr="006065B6">
              <w:rPr>
                <w:rFonts w:ascii="Times New Roman" w:hAnsi="Times New Roman" w:cs="Times New Roman"/>
                <w:lang w:val="ru-RU"/>
              </w:rPr>
              <w:t>/</w:t>
            </w:r>
            <w:r w:rsidR="009A2E11">
              <w:rPr>
                <w:rFonts w:ascii="Times New Roman" w:hAnsi="Times New Roman" w:cs="Times New Roman"/>
              </w:rPr>
              <w:t>2</w:t>
            </w:r>
            <w:r w:rsidR="00D5060D">
              <w:rPr>
                <w:rFonts w:ascii="Times New Roman" w:hAnsi="Times New Roman" w:cs="Times New Roman"/>
                <w:lang w:val="ru-RU"/>
              </w:rPr>
              <w:t>5</w:t>
            </w:r>
          </w:p>
        </w:tc>
        <w:tc>
          <w:tcPr>
            <w:tcW w:w="7581" w:type="dxa"/>
            <w:vAlign w:val="center"/>
          </w:tcPr>
          <w:p w14:paraId="7B7DA6B6" w14:textId="7321C627" w:rsidR="00E05539" w:rsidRPr="006065B6" w:rsidRDefault="005A4B4F" w:rsidP="002C50B3">
            <w:pPr>
              <w:suppressAutoHyphens/>
              <w:jc w:val="center"/>
              <w:rPr>
                <w:lang w:val="ru-RU"/>
              </w:rPr>
            </w:pPr>
            <w:r w:rsidRPr="006065B6">
              <w:rPr>
                <w:lang w:val="ru-RU" w:eastAsia="en-GB"/>
              </w:rPr>
              <w:t xml:space="preserve">Строительство или использование </w:t>
            </w:r>
            <w:r w:rsidRPr="006065B6">
              <w:rPr>
                <w:lang w:val="ru-RU"/>
              </w:rPr>
              <w:t>/</w:t>
            </w:r>
            <w:r w:rsidRPr="006065B6">
              <w:t>Construction</w:t>
            </w:r>
            <w:r w:rsidRPr="006065B6">
              <w:rPr>
                <w:lang w:val="ru-RU"/>
              </w:rPr>
              <w:t xml:space="preserve"> </w:t>
            </w:r>
            <w:r w:rsidRPr="006065B6">
              <w:t>or</w:t>
            </w:r>
            <w:r w:rsidRPr="006065B6">
              <w:rPr>
                <w:lang w:val="ru-RU"/>
              </w:rPr>
              <w:t xml:space="preserve"> </w:t>
            </w:r>
            <w:r w:rsidRPr="006065B6">
              <w:t>Use</w:t>
            </w:r>
          </w:p>
        </w:tc>
      </w:tr>
      <w:tr w:rsidR="00C70A08" w:rsidRPr="00B126DC" w14:paraId="4CEE9067" w14:textId="77777777" w:rsidTr="00A11574">
        <w:trPr>
          <w:trHeight w:val="334"/>
        </w:trPr>
        <w:tc>
          <w:tcPr>
            <w:tcW w:w="901" w:type="dxa"/>
            <w:vAlign w:val="center"/>
          </w:tcPr>
          <w:p w14:paraId="63C3A1DC" w14:textId="44F25437" w:rsidR="00C70A08" w:rsidRPr="006065B6" w:rsidRDefault="00C70A08" w:rsidP="00AE507B">
            <w:pPr>
              <w:pStyle w:val="TableParagraph"/>
              <w:spacing w:before="0"/>
              <w:ind w:left="0"/>
              <w:jc w:val="center"/>
              <w:rPr>
                <w:rFonts w:ascii="Times New Roman" w:hAnsi="Times New Roman" w:cs="Times New Roman"/>
              </w:rPr>
            </w:pPr>
            <w:r w:rsidRPr="00C70A08">
              <w:rPr>
                <w:rFonts w:ascii="Times New Roman" w:hAnsi="Times New Roman" w:cs="Times New Roman"/>
              </w:rPr>
              <w:t>U03E</w:t>
            </w:r>
          </w:p>
        </w:tc>
        <w:tc>
          <w:tcPr>
            <w:tcW w:w="1440" w:type="dxa"/>
            <w:vAlign w:val="center"/>
          </w:tcPr>
          <w:p w14:paraId="63256EAE" w14:textId="5C4486F2" w:rsidR="00C70A08" w:rsidRPr="00B126DC" w:rsidRDefault="00B126DC" w:rsidP="00AE507B">
            <w:pPr>
              <w:pStyle w:val="TableParagraph"/>
              <w:spacing w:before="0"/>
              <w:ind w:left="0"/>
              <w:jc w:val="center"/>
              <w:rPr>
                <w:rFonts w:ascii="Times New Roman" w:hAnsi="Times New Roman" w:cs="Times New Roman"/>
                <w:lang w:val="ru-RU"/>
                <w:rPrChange w:id="0" w:author="Issayevskiy, Konstantin [STAMGazStroy LLP]" w:date="2025-08-11T16:22:00Z" w16du:dateUtc="2025-08-11T11:22:00Z">
                  <w:rPr>
                    <w:rFonts w:ascii="Times New Roman" w:hAnsi="Times New Roman" w:cs="Times New Roman"/>
                  </w:rPr>
                </w:rPrChange>
              </w:rPr>
            </w:pPr>
            <w:r>
              <w:rPr>
                <w:rFonts w:ascii="Times New Roman" w:hAnsi="Times New Roman" w:cs="Times New Roman"/>
                <w:lang w:val="ru-RU"/>
              </w:rPr>
              <w:t>11/08/25</w:t>
            </w:r>
          </w:p>
        </w:tc>
        <w:tc>
          <w:tcPr>
            <w:tcW w:w="7581" w:type="dxa"/>
            <w:vAlign w:val="center"/>
          </w:tcPr>
          <w:p w14:paraId="2E13E96C" w14:textId="7C282430" w:rsidR="00C70A08" w:rsidRPr="006065B6" w:rsidRDefault="002C50B3" w:rsidP="002C50B3">
            <w:pPr>
              <w:suppressAutoHyphens/>
              <w:jc w:val="center"/>
              <w:rPr>
                <w:lang w:val="ru-RU"/>
              </w:rPr>
            </w:pPr>
            <w:r w:rsidRPr="006065B6">
              <w:rPr>
                <w:lang w:val="ru-RU" w:eastAsia="en-GB"/>
              </w:rPr>
              <w:t xml:space="preserve">Строительство или использование </w:t>
            </w:r>
            <w:r w:rsidRPr="006065B6">
              <w:rPr>
                <w:lang w:val="ru-RU"/>
              </w:rPr>
              <w:t>/</w:t>
            </w:r>
            <w:r w:rsidRPr="006065B6">
              <w:t>Construction</w:t>
            </w:r>
            <w:r w:rsidRPr="006065B6">
              <w:rPr>
                <w:lang w:val="ru-RU"/>
              </w:rPr>
              <w:t xml:space="preserve"> </w:t>
            </w:r>
            <w:r w:rsidRPr="006065B6">
              <w:t>or</w:t>
            </w:r>
            <w:r w:rsidRPr="006065B6">
              <w:rPr>
                <w:lang w:val="ru-RU"/>
              </w:rPr>
              <w:t xml:space="preserve"> </w:t>
            </w:r>
            <w:r w:rsidRPr="006065B6">
              <w:t>Use</w:t>
            </w:r>
          </w:p>
        </w:tc>
      </w:tr>
    </w:tbl>
    <w:p w14:paraId="4A5A8327" w14:textId="77777777" w:rsidR="005B0358" w:rsidRPr="00FC28C5" w:rsidRDefault="005B0358">
      <w:pPr>
        <w:rPr>
          <w:sz w:val="20"/>
          <w:lang w:val="ru-RU"/>
        </w:rPr>
        <w:sectPr w:rsidR="005B0358" w:rsidRPr="00FC28C5" w:rsidSect="00947CEC">
          <w:type w:val="continuous"/>
          <w:pgSz w:w="12240" w:h="15840"/>
          <w:pgMar w:top="760" w:right="800" w:bottom="1350" w:left="820" w:header="178" w:footer="720" w:gutter="0"/>
          <w:cols w:space="720"/>
          <w:docGrid w:linePitch="299"/>
        </w:sectPr>
      </w:pPr>
    </w:p>
    <w:p w14:paraId="61A1D9F6" w14:textId="77777777" w:rsidR="00BB2D5A" w:rsidRPr="00BB2D5A" w:rsidRDefault="00BB2D5A" w:rsidP="00BB2D5A">
      <w:pPr>
        <w:rPr>
          <w:b/>
          <w:sz w:val="20"/>
          <w:szCs w:val="21"/>
          <w:lang w:val="ru-RU"/>
        </w:rPr>
      </w:pPr>
      <w:r w:rsidRPr="00BB2D5A">
        <w:rPr>
          <w:b/>
          <w:bCs/>
          <w:sz w:val="20"/>
          <w:szCs w:val="20"/>
          <w:lang w:val="ru-RU"/>
        </w:rPr>
        <w:lastRenderedPageBreak/>
        <w:t xml:space="preserve">СТРАНИЦА ПОДПИСЕЙ: </w:t>
      </w:r>
      <w:r w:rsidRPr="00BB2D5A">
        <w:rPr>
          <w:b/>
          <w:bCs/>
          <w:sz w:val="20"/>
          <w:szCs w:val="20"/>
          <w:lang w:val="ru-RU"/>
        </w:rPr>
        <w:tab/>
      </w:r>
      <w:r w:rsidRPr="00BB2D5A">
        <w:rPr>
          <w:b/>
          <w:bCs/>
          <w:sz w:val="20"/>
          <w:szCs w:val="20"/>
          <w:lang w:val="ru-RU"/>
        </w:rPr>
        <w:tab/>
      </w:r>
      <w:r w:rsidRPr="00BB2D5A">
        <w:rPr>
          <w:b/>
          <w:bCs/>
          <w:sz w:val="20"/>
          <w:szCs w:val="20"/>
          <w:lang w:val="ru-RU"/>
        </w:rPr>
        <w:tab/>
      </w:r>
      <w:r w:rsidRPr="00BB2D5A">
        <w:rPr>
          <w:b/>
          <w:bCs/>
          <w:sz w:val="20"/>
          <w:szCs w:val="20"/>
          <w:lang w:val="ru-RU"/>
        </w:rPr>
        <w:tab/>
      </w:r>
      <w:r w:rsidRPr="00BB2D5A">
        <w:rPr>
          <w:b/>
          <w:bCs/>
          <w:sz w:val="20"/>
          <w:szCs w:val="20"/>
          <w:lang w:val="ru-RU"/>
        </w:rPr>
        <w:tab/>
      </w:r>
      <w:r w:rsidRPr="00BB2D5A">
        <w:rPr>
          <w:b/>
          <w:bCs/>
          <w:sz w:val="20"/>
          <w:szCs w:val="20"/>
          <w:lang w:val="ru-RU"/>
        </w:rPr>
        <w:tab/>
      </w:r>
      <w:r w:rsidRPr="00BB2D5A">
        <w:rPr>
          <w:b/>
          <w:bCs/>
          <w:sz w:val="20"/>
          <w:szCs w:val="20"/>
        </w:rPr>
        <w:t xml:space="preserve">                        </w:t>
      </w:r>
      <w:r w:rsidRPr="00BB2D5A">
        <w:rPr>
          <w:b/>
          <w:bCs/>
          <w:sz w:val="20"/>
          <w:szCs w:val="20"/>
          <w:lang w:val="ru-RU"/>
        </w:rPr>
        <w:t>SIGNATURE PAGE:</w:t>
      </w:r>
    </w:p>
    <w:p w14:paraId="1933AB01" w14:textId="77777777" w:rsidR="00BB2D5A" w:rsidRPr="00BB2D5A" w:rsidRDefault="00BB2D5A" w:rsidP="00BB2D5A">
      <w:pPr>
        <w:rPr>
          <w:rFonts w:ascii="Arial"/>
          <w:b/>
          <w:sz w:val="20"/>
          <w:szCs w:val="21"/>
          <w:lang w:val="ru-RU"/>
        </w:rPr>
      </w:pPr>
    </w:p>
    <w:p w14:paraId="6E3409C5" w14:textId="77777777" w:rsidR="00BB2D5A" w:rsidRPr="00BB2D5A" w:rsidRDefault="00BB2D5A" w:rsidP="00BB2D5A">
      <w:pPr>
        <w:rPr>
          <w:rFonts w:ascii="Arial"/>
          <w:b/>
          <w:sz w:val="20"/>
          <w:szCs w:val="21"/>
          <w:lang w:val="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27"/>
        <w:gridCol w:w="3119"/>
        <w:gridCol w:w="3738"/>
      </w:tblGrid>
      <w:tr w:rsidR="00BB2D5A" w:rsidRPr="00BB2D5A" w14:paraId="5E9199E1" w14:textId="77777777" w:rsidTr="00A974CD">
        <w:trPr>
          <w:trHeight w:val="1985"/>
          <w:jc w:val="center"/>
        </w:trPr>
        <w:tc>
          <w:tcPr>
            <w:tcW w:w="3327" w:type="dxa"/>
          </w:tcPr>
          <w:p w14:paraId="674E83B7" w14:textId="77777777" w:rsidR="00BB2D5A" w:rsidRPr="000A0F41" w:rsidRDefault="00BB2D5A" w:rsidP="00BB2D5A">
            <w:pPr>
              <w:widowControl/>
              <w:adjustRightInd w:val="0"/>
              <w:rPr>
                <w:rFonts w:eastAsia="Calibri"/>
                <w:color w:val="000000"/>
                <w:lang w:val="ru-RU"/>
              </w:rPr>
            </w:pPr>
            <w:r w:rsidRPr="000A0F41">
              <w:rPr>
                <w:rFonts w:eastAsia="Calibri"/>
                <w:color w:val="000000"/>
                <w:lang w:val="ru-RU"/>
              </w:rPr>
              <w:t xml:space="preserve">Одобрено: </w:t>
            </w:r>
          </w:p>
          <w:p w14:paraId="4A1FF2F9" w14:textId="77777777" w:rsidR="00BB2D5A" w:rsidRPr="000A0F41" w:rsidRDefault="00BB2D5A" w:rsidP="00BB2D5A">
            <w:pPr>
              <w:widowControl/>
              <w:adjustRightInd w:val="0"/>
              <w:rPr>
                <w:rFonts w:eastAsia="Calibri"/>
                <w:color w:val="000000"/>
                <w:lang w:val="ru-RU"/>
              </w:rPr>
            </w:pPr>
            <w:r w:rsidRPr="000A0F41">
              <w:rPr>
                <w:rFonts w:eastAsia="Calibri"/>
                <w:color w:val="000000"/>
                <w:lang w:val="ru-RU"/>
              </w:rPr>
              <w:t xml:space="preserve">Супервайзер Группы Механической Целостности, </w:t>
            </w:r>
          </w:p>
          <w:p w14:paraId="46B91F16" w14:textId="0B2B32D6" w:rsidR="00BB2D5A" w:rsidRPr="000A0F41" w:rsidRDefault="00826370" w:rsidP="00BB2D5A">
            <w:pPr>
              <w:widowControl/>
              <w:adjustRightInd w:val="0"/>
              <w:rPr>
                <w:rFonts w:eastAsia="Calibri"/>
                <w:color w:val="000000"/>
              </w:rPr>
            </w:pPr>
            <w:r>
              <w:rPr>
                <w:rFonts w:eastAsia="Calibri"/>
                <w:color w:val="000000"/>
              </w:rPr>
              <w:t>Ким Евгений</w:t>
            </w:r>
            <w:r w:rsidR="00BB2D5A" w:rsidRPr="000A0F41">
              <w:rPr>
                <w:rFonts w:eastAsia="Calibri"/>
                <w:color w:val="000000"/>
              </w:rPr>
              <w:t xml:space="preserve"> / Баранов Денис </w:t>
            </w:r>
          </w:p>
        </w:tc>
        <w:tc>
          <w:tcPr>
            <w:tcW w:w="3119" w:type="dxa"/>
          </w:tcPr>
          <w:p w14:paraId="46EA66A8" w14:textId="77777777" w:rsidR="00BB2D5A" w:rsidRPr="000A0F41" w:rsidRDefault="00BB2D5A" w:rsidP="00BB2D5A">
            <w:pPr>
              <w:widowControl/>
              <w:adjustRightInd w:val="0"/>
              <w:jc w:val="center"/>
              <w:rPr>
                <w:rFonts w:eastAsia="Calibri"/>
                <w:color w:val="000000"/>
              </w:rPr>
            </w:pPr>
            <w:r w:rsidRPr="000A0F41">
              <w:rPr>
                <w:rFonts w:eastAsia="Calibri"/>
                <w:color w:val="000000"/>
              </w:rPr>
              <w:t>Place signature here</w:t>
            </w:r>
          </w:p>
        </w:tc>
        <w:tc>
          <w:tcPr>
            <w:tcW w:w="3738" w:type="dxa"/>
          </w:tcPr>
          <w:p w14:paraId="297128CE" w14:textId="77777777" w:rsidR="00BB2D5A" w:rsidRPr="000A0F41" w:rsidRDefault="00BB2D5A" w:rsidP="000A09FD">
            <w:pPr>
              <w:widowControl/>
              <w:adjustRightInd w:val="0"/>
              <w:ind w:right="170"/>
              <w:jc w:val="right"/>
              <w:rPr>
                <w:rFonts w:eastAsia="Calibri"/>
                <w:color w:val="000000"/>
              </w:rPr>
            </w:pPr>
            <w:r w:rsidRPr="000A0F41">
              <w:rPr>
                <w:rFonts w:eastAsia="Calibri"/>
                <w:color w:val="000000"/>
              </w:rPr>
              <w:t xml:space="preserve">Endorsed: </w:t>
            </w:r>
          </w:p>
          <w:p w14:paraId="08D208B5" w14:textId="77777777" w:rsidR="003331CC" w:rsidRDefault="00BB2D5A" w:rsidP="000A09FD">
            <w:pPr>
              <w:widowControl/>
              <w:adjustRightInd w:val="0"/>
              <w:ind w:right="170"/>
              <w:jc w:val="right"/>
              <w:rPr>
                <w:rFonts w:eastAsia="Calibri"/>
                <w:color w:val="000000"/>
              </w:rPr>
            </w:pPr>
            <w:r w:rsidRPr="000A0F41">
              <w:rPr>
                <w:rFonts w:eastAsia="Calibri"/>
                <w:color w:val="000000"/>
              </w:rPr>
              <w:t xml:space="preserve">Group Supervisor, </w:t>
            </w:r>
          </w:p>
          <w:p w14:paraId="6314A3B8" w14:textId="03A5C061" w:rsidR="00272713" w:rsidRDefault="00BB2D5A" w:rsidP="000A09FD">
            <w:pPr>
              <w:widowControl/>
              <w:adjustRightInd w:val="0"/>
              <w:ind w:right="170"/>
              <w:jc w:val="right"/>
              <w:rPr>
                <w:rFonts w:eastAsia="Calibri"/>
                <w:color w:val="000000"/>
              </w:rPr>
            </w:pPr>
            <w:r w:rsidRPr="000A0F41">
              <w:rPr>
                <w:rFonts w:eastAsia="Calibri"/>
                <w:color w:val="000000"/>
              </w:rPr>
              <w:t>Mechanical</w:t>
            </w:r>
            <w:r w:rsidR="00075C57">
              <w:rPr>
                <w:rFonts w:eastAsia="Calibri"/>
                <w:color w:val="000000"/>
              </w:rPr>
              <w:t xml:space="preserve"> </w:t>
            </w:r>
            <w:r w:rsidRPr="000A0F41">
              <w:rPr>
                <w:rFonts w:eastAsia="Calibri"/>
                <w:color w:val="000000"/>
              </w:rPr>
              <w:t xml:space="preserve">Integrity, </w:t>
            </w:r>
          </w:p>
          <w:p w14:paraId="75371E48" w14:textId="0E76151D" w:rsidR="00BB2D5A" w:rsidRPr="000A0F41" w:rsidRDefault="00826370" w:rsidP="000A09FD">
            <w:pPr>
              <w:widowControl/>
              <w:adjustRightInd w:val="0"/>
              <w:ind w:right="170"/>
              <w:jc w:val="right"/>
              <w:rPr>
                <w:rFonts w:eastAsia="Calibri"/>
                <w:color w:val="000000"/>
              </w:rPr>
            </w:pPr>
            <w:r>
              <w:rPr>
                <w:rFonts w:eastAsia="Calibri"/>
                <w:color w:val="000000"/>
              </w:rPr>
              <w:t>Kim Yevgeniy</w:t>
            </w:r>
            <w:r w:rsidR="00BB2D5A" w:rsidRPr="000A0F41">
              <w:rPr>
                <w:rFonts w:eastAsia="Calibri"/>
                <w:color w:val="000000"/>
              </w:rPr>
              <w:t xml:space="preserve"> / Baranov, Denis </w:t>
            </w:r>
          </w:p>
        </w:tc>
      </w:tr>
      <w:tr w:rsidR="006E5D1D" w:rsidRPr="00BB2D5A" w14:paraId="3C118247" w14:textId="77777777" w:rsidTr="00A974CD">
        <w:trPr>
          <w:trHeight w:val="1690"/>
          <w:jc w:val="center"/>
        </w:trPr>
        <w:tc>
          <w:tcPr>
            <w:tcW w:w="3327" w:type="dxa"/>
          </w:tcPr>
          <w:p w14:paraId="50269B48" w14:textId="768E2D55" w:rsidR="006E5D1D" w:rsidRPr="000A0F41" w:rsidRDefault="009606C9" w:rsidP="006E5D1D">
            <w:pPr>
              <w:widowControl/>
              <w:adjustRightInd w:val="0"/>
              <w:rPr>
                <w:rFonts w:eastAsia="Calibri"/>
                <w:color w:val="000000"/>
                <w:lang w:val="ru-RU"/>
              </w:rPr>
            </w:pPr>
            <w:r w:rsidRPr="000A0F41">
              <w:rPr>
                <w:rFonts w:eastAsia="Calibri"/>
                <w:color w:val="000000"/>
                <w:lang w:val="ru-RU"/>
              </w:rPr>
              <w:t>Разработано</w:t>
            </w:r>
            <w:r w:rsidR="006E5D1D" w:rsidRPr="000A0F41">
              <w:rPr>
                <w:rFonts w:eastAsia="Calibri"/>
                <w:color w:val="000000"/>
                <w:lang w:val="ru-RU"/>
              </w:rPr>
              <w:t xml:space="preserve">: </w:t>
            </w:r>
          </w:p>
          <w:p w14:paraId="741FF1B8" w14:textId="77777777" w:rsidR="006E5D1D" w:rsidRPr="000A0F41" w:rsidRDefault="006E5D1D" w:rsidP="006E5D1D">
            <w:pPr>
              <w:widowControl/>
              <w:adjustRightInd w:val="0"/>
              <w:rPr>
                <w:rFonts w:eastAsia="Calibri"/>
                <w:color w:val="000000"/>
                <w:lang w:val="ru-RU"/>
              </w:rPr>
            </w:pPr>
            <w:r w:rsidRPr="000A0F41">
              <w:rPr>
                <w:rFonts w:eastAsia="Calibri"/>
                <w:color w:val="000000"/>
                <w:lang w:val="ru-RU"/>
              </w:rPr>
              <w:t xml:space="preserve">Инженер по сварке, </w:t>
            </w:r>
          </w:p>
          <w:p w14:paraId="08891483" w14:textId="77777777" w:rsidR="006E5D1D" w:rsidRPr="000A0F41" w:rsidRDefault="006E5D1D" w:rsidP="006E5D1D">
            <w:pPr>
              <w:widowControl/>
              <w:adjustRightInd w:val="0"/>
              <w:rPr>
                <w:rFonts w:eastAsia="Calibri"/>
                <w:color w:val="000000"/>
                <w:lang w:val="ru-RU"/>
              </w:rPr>
            </w:pPr>
            <w:r w:rsidRPr="000A0F41">
              <w:rPr>
                <w:rFonts w:eastAsia="Calibri"/>
                <w:color w:val="000000"/>
                <w:lang w:val="ru-RU"/>
              </w:rPr>
              <w:t xml:space="preserve">Отдел Надежности, </w:t>
            </w:r>
          </w:p>
          <w:p w14:paraId="5DD1EA6A" w14:textId="0DE49207" w:rsidR="006E5D1D" w:rsidRPr="000A0F41" w:rsidRDefault="006E5D1D" w:rsidP="006E5D1D">
            <w:pPr>
              <w:widowControl/>
              <w:adjustRightInd w:val="0"/>
              <w:rPr>
                <w:rFonts w:eastAsia="Calibri"/>
                <w:color w:val="000000"/>
                <w:lang w:val="ru-RU"/>
              </w:rPr>
            </w:pPr>
            <w:r w:rsidRPr="000A0F41">
              <w:rPr>
                <w:rFonts w:eastAsia="Calibri"/>
                <w:color w:val="000000"/>
                <w:lang w:val="ru-RU"/>
              </w:rPr>
              <w:t xml:space="preserve">Углов Иван / Марченко Сергей </w:t>
            </w:r>
          </w:p>
        </w:tc>
        <w:tc>
          <w:tcPr>
            <w:tcW w:w="3119" w:type="dxa"/>
          </w:tcPr>
          <w:p w14:paraId="591ABF52" w14:textId="0E266681" w:rsidR="006E5D1D" w:rsidRPr="000A0F41" w:rsidRDefault="006E5D1D" w:rsidP="006E5D1D">
            <w:pPr>
              <w:widowControl/>
              <w:adjustRightInd w:val="0"/>
              <w:jc w:val="center"/>
              <w:rPr>
                <w:rFonts w:eastAsia="Calibri"/>
                <w:color w:val="000000"/>
              </w:rPr>
            </w:pPr>
            <w:r w:rsidRPr="000A0F41">
              <w:rPr>
                <w:rFonts w:eastAsia="Calibri"/>
                <w:color w:val="000000"/>
              </w:rPr>
              <w:t>Place signature here</w:t>
            </w:r>
          </w:p>
        </w:tc>
        <w:tc>
          <w:tcPr>
            <w:tcW w:w="3738" w:type="dxa"/>
          </w:tcPr>
          <w:p w14:paraId="4F71AB31" w14:textId="77777777" w:rsidR="00042CB8" w:rsidRPr="000A0F41" w:rsidRDefault="00042CB8" w:rsidP="006E5D1D">
            <w:pPr>
              <w:widowControl/>
              <w:adjustRightInd w:val="0"/>
              <w:ind w:right="170"/>
              <w:jc w:val="right"/>
              <w:rPr>
                <w:rFonts w:eastAsia="Calibri"/>
                <w:color w:val="000000"/>
              </w:rPr>
            </w:pPr>
            <w:r w:rsidRPr="000A0F41">
              <w:rPr>
                <w:rFonts w:eastAsia="Calibri"/>
                <w:color w:val="000000"/>
              </w:rPr>
              <w:t xml:space="preserve">Author: </w:t>
            </w:r>
          </w:p>
          <w:p w14:paraId="451C07E4" w14:textId="515F489E" w:rsidR="006E5D1D" w:rsidRPr="000A0F41" w:rsidRDefault="006E5D1D" w:rsidP="008D3934">
            <w:pPr>
              <w:widowControl/>
              <w:tabs>
                <w:tab w:val="left" w:pos="2884"/>
              </w:tabs>
              <w:adjustRightInd w:val="0"/>
              <w:ind w:right="170"/>
              <w:jc w:val="right"/>
              <w:rPr>
                <w:rFonts w:eastAsia="Calibri"/>
                <w:color w:val="000000"/>
              </w:rPr>
            </w:pPr>
            <w:r w:rsidRPr="000A0F41">
              <w:rPr>
                <w:rFonts w:eastAsia="Calibri"/>
                <w:color w:val="000000"/>
              </w:rPr>
              <w:t xml:space="preserve">Welding Engineer, </w:t>
            </w:r>
          </w:p>
          <w:p w14:paraId="5F67949C" w14:textId="77777777" w:rsidR="006E5D1D" w:rsidRPr="000A0F41" w:rsidRDefault="006E5D1D" w:rsidP="006E5D1D">
            <w:pPr>
              <w:widowControl/>
              <w:adjustRightInd w:val="0"/>
              <w:ind w:right="170"/>
              <w:jc w:val="right"/>
              <w:rPr>
                <w:rFonts w:eastAsia="Calibri"/>
                <w:color w:val="000000"/>
              </w:rPr>
            </w:pPr>
            <w:r w:rsidRPr="000A0F41">
              <w:rPr>
                <w:rFonts w:eastAsia="Calibri"/>
                <w:color w:val="000000"/>
              </w:rPr>
              <w:t xml:space="preserve">Reliability Engineering, </w:t>
            </w:r>
          </w:p>
          <w:p w14:paraId="71148A7B" w14:textId="23BD1C42" w:rsidR="006E5D1D" w:rsidRPr="000A0F41" w:rsidRDefault="006E5D1D" w:rsidP="006E5D1D">
            <w:pPr>
              <w:widowControl/>
              <w:adjustRightInd w:val="0"/>
              <w:ind w:right="170"/>
              <w:jc w:val="right"/>
              <w:rPr>
                <w:rFonts w:eastAsia="Calibri"/>
                <w:color w:val="000000"/>
              </w:rPr>
            </w:pPr>
            <w:r w:rsidRPr="000A0F41">
              <w:rPr>
                <w:rFonts w:eastAsia="Calibri"/>
                <w:color w:val="000000"/>
              </w:rPr>
              <w:t>Uglov, Ivan / Marchenko, Sergey</w:t>
            </w:r>
          </w:p>
        </w:tc>
      </w:tr>
    </w:tbl>
    <w:p w14:paraId="1AE82E64" w14:textId="77777777" w:rsidR="00E4465A" w:rsidRPr="00BB2D5A" w:rsidRDefault="00E4465A">
      <w:pPr>
        <w:ind w:left="103"/>
        <w:rPr>
          <w:b/>
          <w:color w:val="333333"/>
          <w:sz w:val="20"/>
          <w:szCs w:val="20"/>
        </w:rPr>
      </w:pPr>
    </w:p>
    <w:p w14:paraId="6DAFB369" w14:textId="77777777" w:rsidR="00E4465A" w:rsidRPr="009463F0" w:rsidRDefault="00E4465A">
      <w:pPr>
        <w:ind w:left="103"/>
        <w:rPr>
          <w:rFonts w:ascii="Arial"/>
          <w:b/>
          <w:color w:val="333333"/>
        </w:rPr>
      </w:pPr>
    </w:p>
    <w:p w14:paraId="17684EE1" w14:textId="77777777" w:rsidR="00E4465A" w:rsidRPr="009463F0" w:rsidRDefault="00E4465A">
      <w:pPr>
        <w:ind w:left="103"/>
        <w:rPr>
          <w:rFonts w:ascii="Arial"/>
          <w:b/>
          <w:color w:val="333333"/>
        </w:rPr>
      </w:pPr>
    </w:p>
    <w:p w14:paraId="7340CD4C" w14:textId="77777777" w:rsidR="00E4465A" w:rsidRPr="009463F0" w:rsidRDefault="00E4465A">
      <w:pPr>
        <w:ind w:left="103"/>
        <w:rPr>
          <w:b/>
          <w:color w:val="333333"/>
        </w:rPr>
      </w:pPr>
    </w:p>
    <w:p w14:paraId="573968A9" w14:textId="77777777" w:rsidR="00E4465A" w:rsidRPr="009463F0" w:rsidRDefault="00E4465A">
      <w:pPr>
        <w:ind w:left="103"/>
        <w:rPr>
          <w:rFonts w:ascii="Arial"/>
          <w:b/>
          <w:color w:val="333333"/>
        </w:rPr>
      </w:pPr>
    </w:p>
    <w:p w14:paraId="55BDDD86" w14:textId="77777777" w:rsidR="00EC4104" w:rsidRPr="009463F0" w:rsidRDefault="00EC4104">
      <w:pPr>
        <w:ind w:left="103"/>
        <w:rPr>
          <w:rFonts w:ascii="Arial"/>
          <w:b/>
          <w:color w:val="333333"/>
        </w:rPr>
      </w:pPr>
    </w:p>
    <w:p w14:paraId="3AB23A79" w14:textId="77777777" w:rsidR="00EC4104" w:rsidRPr="009463F0" w:rsidRDefault="00EC4104">
      <w:pPr>
        <w:ind w:left="103"/>
        <w:rPr>
          <w:rFonts w:ascii="Arial"/>
          <w:b/>
          <w:color w:val="333333"/>
        </w:rPr>
      </w:pPr>
    </w:p>
    <w:p w14:paraId="7CEC39BF" w14:textId="77777777" w:rsidR="00EC4104" w:rsidRPr="009463F0" w:rsidRDefault="00EC4104">
      <w:pPr>
        <w:ind w:left="103"/>
        <w:rPr>
          <w:rFonts w:ascii="Arial"/>
          <w:b/>
          <w:color w:val="333333"/>
        </w:rPr>
      </w:pPr>
    </w:p>
    <w:p w14:paraId="29B4B33E" w14:textId="77777777" w:rsidR="00EC4104" w:rsidRPr="009463F0" w:rsidRDefault="00EC4104">
      <w:pPr>
        <w:ind w:left="103"/>
        <w:rPr>
          <w:rFonts w:ascii="Arial"/>
          <w:b/>
          <w:color w:val="333333"/>
        </w:rPr>
      </w:pPr>
    </w:p>
    <w:p w14:paraId="6BF069B6" w14:textId="77777777" w:rsidR="00EC4104" w:rsidRPr="009463F0" w:rsidRDefault="00EC4104">
      <w:pPr>
        <w:ind w:left="103"/>
        <w:rPr>
          <w:rFonts w:ascii="Arial"/>
          <w:b/>
          <w:color w:val="333333"/>
        </w:rPr>
      </w:pPr>
    </w:p>
    <w:p w14:paraId="031ECBE3" w14:textId="77777777" w:rsidR="00EC4104" w:rsidRPr="009463F0" w:rsidRDefault="00EC4104">
      <w:pPr>
        <w:ind w:left="103"/>
        <w:rPr>
          <w:rFonts w:ascii="Arial"/>
          <w:b/>
          <w:color w:val="333333"/>
        </w:rPr>
      </w:pPr>
    </w:p>
    <w:p w14:paraId="0FFAE63B" w14:textId="77777777" w:rsidR="00EC4104" w:rsidRPr="009463F0" w:rsidRDefault="00EC4104">
      <w:pPr>
        <w:ind w:left="103"/>
        <w:rPr>
          <w:rFonts w:ascii="Arial"/>
          <w:b/>
          <w:color w:val="333333"/>
        </w:rPr>
      </w:pPr>
    </w:p>
    <w:p w14:paraId="08A71929" w14:textId="77777777" w:rsidR="00EC4104" w:rsidRPr="009463F0" w:rsidRDefault="00EC4104">
      <w:pPr>
        <w:ind w:left="103"/>
        <w:rPr>
          <w:rFonts w:ascii="Arial"/>
          <w:b/>
          <w:color w:val="333333"/>
        </w:rPr>
      </w:pPr>
    </w:p>
    <w:p w14:paraId="0F238ABC" w14:textId="77777777" w:rsidR="00EC4104" w:rsidRPr="009463F0" w:rsidRDefault="00EC4104">
      <w:pPr>
        <w:ind w:left="103"/>
        <w:rPr>
          <w:rFonts w:ascii="Arial"/>
          <w:b/>
          <w:color w:val="333333"/>
        </w:rPr>
      </w:pPr>
    </w:p>
    <w:p w14:paraId="21F20311" w14:textId="77777777" w:rsidR="00EC4104" w:rsidRPr="009463F0" w:rsidRDefault="00EC4104">
      <w:pPr>
        <w:ind w:left="103"/>
        <w:rPr>
          <w:rFonts w:ascii="Arial"/>
          <w:b/>
          <w:color w:val="333333"/>
        </w:rPr>
      </w:pPr>
    </w:p>
    <w:p w14:paraId="45C8F95F" w14:textId="77777777" w:rsidR="00EC4104" w:rsidRPr="009463F0" w:rsidRDefault="00EC4104">
      <w:pPr>
        <w:ind w:left="103"/>
        <w:rPr>
          <w:rFonts w:ascii="Arial"/>
          <w:b/>
          <w:color w:val="333333"/>
        </w:rPr>
      </w:pPr>
    </w:p>
    <w:p w14:paraId="6A689247" w14:textId="77777777" w:rsidR="00EC4104" w:rsidRPr="009463F0" w:rsidRDefault="00EC4104">
      <w:pPr>
        <w:ind w:left="103"/>
        <w:rPr>
          <w:rFonts w:ascii="Arial"/>
          <w:b/>
          <w:color w:val="333333"/>
        </w:rPr>
      </w:pPr>
    </w:p>
    <w:p w14:paraId="23475CA8" w14:textId="77777777" w:rsidR="00EC4104" w:rsidRPr="009463F0" w:rsidRDefault="00EC4104">
      <w:pPr>
        <w:ind w:left="103"/>
        <w:rPr>
          <w:rFonts w:ascii="Arial"/>
          <w:b/>
          <w:color w:val="333333"/>
        </w:rPr>
      </w:pPr>
    </w:p>
    <w:p w14:paraId="1DC820E2" w14:textId="77777777" w:rsidR="00EC4104" w:rsidRPr="009463F0" w:rsidRDefault="00EC4104">
      <w:pPr>
        <w:ind w:left="103"/>
        <w:rPr>
          <w:rFonts w:ascii="Arial"/>
          <w:b/>
          <w:color w:val="333333"/>
        </w:rPr>
      </w:pPr>
    </w:p>
    <w:p w14:paraId="29C288BE" w14:textId="77777777" w:rsidR="00782305" w:rsidRPr="009463F0" w:rsidRDefault="00782305">
      <w:pPr>
        <w:ind w:left="103"/>
        <w:rPr>
          <w:rFonts w:ascii="Arial"/>
          <w:b/>
          <w:color w:val="333333"/>
        </w:rPr>
      </w:pPr>
    </w:p>
    <w:p w14:paraId="7AC6AA5C" w14:textId="58A5F277" w:rsidR="00D320B1" w:rsidRPr="009463F0" w:rsidRDefault="00D320B1">
      <w:pPr>
        <w:rPr>
          <w:rFonts w:ascii="Arial"/>
          <w:b/>
          <w:color w:val="333333"/>
        </w:rPr>
      </w:pPr>
      <w:r w:rsidRPr="009463F0">
        <w:rPr>
          <w:rFonts w:ascii="Arial"/>
          <w:b/>
          <w:color w:val="333333"/>
        </w:rPr>
        <w:br w:type="page"/>
      </w:r>
    </w:p>
    <w:p w14:paraId="05709AC3" w14:textId="31993DDF" w:rsidR="00F64294" w:rsidRPr="00C27F5B" w:rsidRDefault="00F64294" w:rsidP="001F5D51">
      <w:pPr>
        <w:widowControl/>
        <w:adjustRightInd w:val="0"/>
        <w:rPr>
          <w:color w:val="000000"/>
          <w:lang w:val="ru-RU"/>
        </w:rPr>
      </w:pPr>
      <w:r w:rsidRPr="00C27F5B">
        <w:rPr>
          <w:color w:val="000000"/>
          <w:lang w:val="ru-RU"/>
        </w:rPr>
        <w:lastRenderedPageBreak/>
        <w:t xml:space="preserve">Настоящие технические условия являются модификацией инженерно-технических условий компании «Шеврон» (ТУШ) </w:t>
      </w:r>
      <w:r w:rsidR="0045484E" w:rsidRPr="009B722C">
        <w:rPr>
          <w:b/>
          <w:bCs/>
          <w:color w:val="C00000"/>
        </w:rPr>
        <w:t>PIM</w:t>
      </w:r>
      <w:r w:rsidR="0045484E" w:rsidRPr="009B722C">
        <w:rPr>
          <w:b/>
          <w:bCs/>
          <w:color w:val="C00000"/>
          <w:lang w:val="ru-RU"/>
        </w:rPr>
        <w:t>-</w:t>
      </w:r>
      <w:r w:rsidR="0045484E" w:rsidRPr="009B722C">
        <w:rPr>
          <w:b/>
          <w:bCs/>
          <w:color w:val="C00000"/>
        </w:rPr>
        <w:t>SU</w:t>
      </w:r>
      <w:r w:rsidR="0045484E" w:rsidRPr="009B722C">
        <w:rPr>
          <w:b/>
          <w:bCs/>
          <w:color w:val="C00000"/>
          <w:lang w:val="ru-RU"/>
        </w:rPr>
        <w:t>-2505</w:t>
      </w:r>
      <w:r w:rsidR="009B722C" w:rsidRPr="009B722C">
        <w:rPr>
          <w:b/>
          <w:bCs/>
          <w:color w:val="C00000"/>
          <w:lang w:val="ru-RU"/>
        </w:rPr>
        <w:t>-17.</w:t>
      </w:r>
      <w:r w:rsidR="00DA5B80" w:rsidRPr="00DA5B80">
        <w:rPr>
          <w:b/>
          <w:bCs/>
          <w:color w:val="C00000"/>
          <w:lang w:val="ru-RU"/>
        </w:rPr>
        <w:t>1</w:t>
      </w:r>
      <w:r w:rsidRPr="00C27F5B">
        <w:rPr>
          <w:color w:val="000000"/>
          <w:lang w:val="ru-RU"/>
        </w:rPr>
        <w:t xml:space="preserve">, и предназначены для использования на заводе «Тенгизшевройл» (ТШО), месторождение Тенгиз, Республика Казахстан. Изменения первоначальных ТУШ в английской версии настоящего документа показаны линией слева на полях страниц и представлены пунктом в </w:t>
      </w:r>
      <w:r w:rsidR="00B67726" w:rsidRPr="00C27F5B">
        <w:rPr>
          <w:color w:val="000000"/>
          <w:lang w:val="ru-RU"/>
        </w:rPr>
        <w:t>п</w:t>
      </w:r>
      <w:r w:rsidRPr="00C27F5B">
        <w:rPr>
          <w:color w:val="000000"/>
          <w:lang w:val="ru-RU"/>
        </w:rPr>
        <w:t xml:space="preserve">еречне редакций.   </w:t>
      </w:r>
    </w:p>
    <w:p w14:paraId="4BEDD074" w14:textId="19DBDDFB" w:rsidR="00F64294" w:rsidRPr="00C27F5B" w:rsidRDefault="00F64294" w:rsidP="00F51983">
      <w:pPr>
        <w:widowControl/>
        <w:adjustRightInd w:val="0"/>
        <w:spacing w:before="120" w:after="120"/>
        <w:rPr>
          <w:color w:val="000000"/>
          <w:lang w:val="ru-RU"/>
        </w:rPr>
      </w:pPr>
      <w:r w:rsidRPr="00C27F5B">
        <w:rPr>
          <w:color w:val="000000"/>
          <w:lang w:val="ru-RU"/>
        </w:rPr>
        <w:t>Номера и даты редакций, указанные в настоящем документе, относятся к техническим условиям «Тенгизшевройл» (Т</w:t>
      </w:r>
      <w:r w:rsidR="000E3409">
        <w:rPr>
          <w:color w:val="000000"/>
        </w:rPr>
        <w:t>CO</w:t>
      </w:r>
      <w:r w:rsidRPr="00C27F5B">
        <w:rPr>
          <w:color w:val="000000"/>
          <w:lang w:val="ru-RU"/>
        </w:rPr>
        <w:t xml:space="preserve">). </w:t>
      </w:r>
    </w:p>
    <w:p w14:paraId="7D62D305" w14:textId="6F4B976B" w:rsidR="00F64294" w:rsidRPr="00C27F5B" w:rsidRDefault="00F64294" w:rsidP="00F51983">
      <w:pPr>
        <w:widowControl/>
        <w:adjustRightInd w:val="0"/>
        <w:rPr>
          <w:color w:val="000000"/>
          <w:lang w:val="kk-KZ"/>
        </w:rPr>
      </w:pPr>
      <w:r w:rsidRPr="00C27F5B">
        <w:rPr>
          <w:color w:val="000000"/>
          <w:lang w:val="en-GB"/>
        </w:rPr>
        <w:t xml:space="preserve">This specification </w:t>
      </w:r>
      <w:r w:rsidR="001A1671" w:rsidRPr="00C27F5B">
        <w:rPr>
          <w:color w:val="000000"/>
          <w:lang w:val="en-GB"/>
        </w:rPr>
        <w:t>modifies</w:t>
      </w:r>
      <w:r w:rsidRPr="00C27F5B">
        <w:rPr>
          <w:color w:val="000000"/>
          <w:lang w:val="en-GB"/>
        </w:rPr>
        <w:t xml:space="preserve"> CES specification </w:t>
      </w:r>
      <w:r w:rsidR="00D9652E" w:rsidRPr="009B722C">
        <w:rPr>
          <w:b/>
          <w:bCs/>
          <w:color w:val="C00000"/>
          <w:lang w:val="en-GB"/>
        </w:rPr>
        <w:t>PIM-SU-2505-</w:t>
      </w:r>
      <w:r w:rsidR="009B722C" w:rsidRPr="009B722C">
        <w:rPr>
          <w:b/>
          <w:bCs/>
          <w:color w:val="C00000"/>
          <w:lang w:val="en-GB"/>
        </w:rPr>
        <w:t>17.</w:t>
      </w:r>
      <w:r w:rsidR="00DA5B80">
        <w:rPr>
          <w:b/>
          <w:bCs/>
          <w:color w:val="C00000"/>
          <w:lang w:val="en-GB"/>
        </w:rPr>
        <w:t>1</w:t>
      </w:r>
      <w:r w:rsidRPr="00C27F5B">
        <w:rPr>
          <w:color w:val="000000"/>
          <w:lang w:val="en-GB"/>
        </w:rPr>
        <w:t xml:space="preserve"> for use in Tengizchevroil (TCO) Tengiz Plant, Republic of </w:t>
      </w:r>
      <w:r w:rsidRPr="00C27F5B">
        <w:rPr>
          <w:color w:val="000000" w:themeColor="text1"/>
          <w:lang w:val="en-GB"/>
        </w:rPr>
        <w:t>Kazakhstan.</w:t>
      </w:r>
      <w:r w:rsidRPr="00C27F5B">
        <w:rPr>
          <w:color w:val="000000"/>
          <w:lang w:val="en-GB"/>
        </w:rPr>
        <w:t xml:space="preserve"> The modifications to the original CES are marked in the English language sections of this specification by a bar in the left-hand margin and an entry in the Revision Sheet. </w:t>
      </w:r>
      <w:r w:rsidRPr="00C27F5B">
        <w:rPr>
          <w:color w:val="000000" w:themeColor="text1"/>
          <w:lang w:val="en-GB"/>
        </w:rPr>
        <w:t xml:space="preserve">  </w:t>
      </w:r>
    </w:p>
    <w:p w14:paraId="534661B3" w14:textId="77777777" w:rsidR="00F64294" w:rsidRPr="00C27F5B" w:rsidRDefault="00F64294" w:rsidP="00F51983">
      <w:pPr>
        <w:widowControl/>
        <w:adjustRightInd w:val="0"/>
        <w:spacing w:before="120"/>
        <w:ind w:left="357" w:hanging="357"/>
        <w:rPr>
          <w:color w:val="000000"/>
          <w:lang w:val="en-GB"/>
        </w:rPr>
      </w:pPr>
      <w:r w:rsidRPr="00C27F5B">
        <w:rPr>
          <w:color w:val="000000"/>
          <w:lang w:val="en-GB"/>
        </w:rPr>
        <w:t>The revision numbers and dates shown in this document pertain to the TES specification.</w:t>
      </w:r>
    </w:p>
    <w:p w14:paraId="4E1EE5AB" w14:textId="77777777" w:rsidR="00F64294" w:rsidRPr="00C27F5B" w:rsidRDefault="00F64294" w:rsidP="00F51983">
      <w:pPr>
        <w:widowControl/>
        <w:tabs>
          <w:tab w:val="left" w:pos="1080"/>
        </w:tabs>
        <w:suppressAutoHyphens/>
        <w:adjustRightInd w:val="0"/>
        <w:spacing w:before="120" w:after="120" w:line="240" w:lineRule="atLeast"/>
        <w:ind w:left="1080" w:hanging="1080"/>
        <w:rPr>
          <w:b/>
          <w:bCs/>
          <w:color w:val="000000"/>
          <w:lang w:val="ru-RU" w:eastAsia="en-GB"/>
        </w:rPr>
      </w:pPr>
      <w:r w:rsidRPr="00C27F5B">
        <w:rPr>
          <w:b/>
          <w:bCs/>
          <w:color w:val="000000"/>
          <w:lang w:val="ru-RU" w:eastAsia="en-GB"/>
        </w:rPr>
        <w:t>Краткий обзор изменений</w:t>
      </w:r>
    </w:p>
    <w:p w14:paraId="31FDE84D" w14:textId="3BF006D7" w:rsidR="00F64294" w:rsidRDefault="00F64294" w:rsidP="00F51983">
      <w:pPr>
        <w:widowControl/>
        <w:suppressAutoHyphens/>
        <w:adjustRightInd w:val="0"/>
        <w:spacing w:after="120" w:line="240" w:lineRule="atLeast"/>
        <w:rPr>
          <w:bCs/>
          <w:color w:val="000000"/>
          <w:lang w:val="ru-RU" w:eastAsia="en-GB"/>
        </w:rPr>
      </w:pPr>
      <w:r w:rsidRPr="00C27F5B">
        <w:rPr>
          <w:bCs/>
          <w:color w:val="000000"/>
          <w:lang w:val="ru-RU" w:eastAsia="en-GB"/>
        </w:rPr>
        <w:t xml:space="preserve">Основная цель заключалась в </w:t>
      </w:r>
      <w:r w:rsidR="00B035F9" w:rsidRPr="00C27F5B">
        <w:rPr>
          <w:bCs/>
          <w:color w:val="000000"/>
          <w:lang w:val="ru-RU" w:eastAsia="en-GB"/>
        </w:rPr>
        <w:t xml:space="preserve">разработке единой спецификации для изготовления </w:t>
      </w:r>
      <w:r w:rsidR="00593F23" w:rsidRPr="00C27F5B">
        <w:rPr>
          <w:bCs/>
          <w:color w:val="000000"/>
          <w:lang w:val="ru-RU" w:eastAsia="en-GB"/>
        </w:rPr>
        <w:t>технологических трубопроводов</w:t>
      </w:r>
      <w:r w:rsidR="00B035F9" w:rsidRPr="00C27F5B">
        <w:rPr>
          <w:bCs/>
          <w:color w:val="000000"/>
          <w:lang w:val="ru-RU" w:eastAsia="en-GB"/>
        </w:rPr>
        <w:t xml:space="preserve">, применяемых в ТШО, используя и адаптируя опыт инженерно-технических условий компании "Шеврон" </w:t>
      </w:r>
      <w:r w:rsidR="00692722">
        <w:rPr>
          <w:bCs/>
          <w:color w:val="000000"/>
          <w:lang w:eastAsia="en-GB"/>
        </w:rPr>
        <w:t>PIM</w:t>
      </w:r>
      <w:r w:rsidR="00B035F9" w:rsidRPr="00C27F5B">
        <w:rPr>
          <w:bCs/>
          <w:color w:val="000000"/>
          <w:lang w:val="ru-RU" w:eastAsia="en-GB"/>
        </w:rPr>
        <w:t>-SU-</w:t>
      </w:r>
      <w:r w:rsidR="0059684D" w:rsidRPr="00C27F5B">
        <w:rPr>
          <w:bCs/>
          <w:color w:val="000000"/>
          <w:lang w:val="ru-RU" w:eastAsia="en-GB"/>
        </w:rPr>
        <w:t>2505</w:t>
      </w:r>
      <w:r w:rsidR="00041A18" w:rsidRPr="00C27F5B">
        <w:rPr>
          <w:bCs/>
          <w:color w:val="000000"/>
          <w:lang w:val="ru-RU" w:eastAsia="en-GB"/>
        </w:rPr>
        <w:t>-</w:t>
      </w:r>
      <w:r w:rsidR="0059684D" w:rsidRPr="00C27F5B">
        <w:rPr>
          <w:bCs/>
          <w:color w:val="000000"/>
          <w:lang w:val="ru-RU" w:eastAsia="en-GB"/>
        </w:rPr>
        <w:t>17</w:t>
      </w:r>
      <w:r w:rsidR="00C91115" w:rsidRPr="00C27F5B">
        <w:rPr>
          <w:bCs/>
          <w:color w:val="000000"/>
          <w:lang w:val="ru-RU" w:eastAsia="en-GB"/>
        </w:rPr>
        <w:t>.</w:t>
      </w:r>
      <w:r w:rsidR="00DA5B80" w:rsidRPr="00DA5B80">
        <w:rPr>
          <w:bCs/>
          <w:color w:val="000000"/>
          <w:lang w:val="ru-RU" w:eastAsia="en-GB"/>
        </w:rPr>
        <w:t>1</w:t>
      </w:r>
      <w:r w:rsidR="00B035F9" w:rsidRPr="00C27F5B">
        <w:rPr>
          <w:bCs/>
          <w:color w:val="000000"/>
          <w:lang w:val="ru-RU" w:eastAsia="en-GB"/>
        </w:rPr>
        <w:t>.</w:t>
      </w:r>
    </w:p>
    <w:p w14:paraId="0294E2A2" w14:textId="54607B76" w:rsidR="00C27F5B" w:rsidRPr="00692722" w:rsidRDefault="00C27F5B" w:rsidP="00F51983">
      <w:pPr>
        <w:widowControl/>
        <w:suppressAutoHyphens/>
        <w:adjustRightInd w:val="0"/>
        <w:spacing w:after="120" w:line="240" w:lineRule="atLeast"/>
        <w:rPr>
          <w:bCs/>
          <w:color w:val="000000"/>
          <w:lang w:val="ru-RU" w:eastAsia="en-GB"/>
        </w:rPr>
      </w:pPr>
      <w:r>
        <w:rPr>
          <w:bCs/>
          <w:color w:val="000000"/>
          <w:lang w:val="ru-RU" w:eastAsia="en-GB"/>
        </w:rPr>
        <w:t xml:space="preserve">Данная спецификация заменяет </w:t>
      </w:r>
      <w:r>
        <w:rPr>
          <w:bCs/>
          <w:color w:val="000000"/>
          <w:lang w:eastAsia="en-GB"/>
        </w:rPr>
        <w:t>W</w:t>
      </w:r>
      <w:r w:rsidRPr="00C27F5B">
        <w:rPr>
          <w:bCs/>
          <w:color w:val="000000"/>
          <w:lang w:val="ru-RU" w:eastAsia="en-GB"/>
        </w:rPr>
        <w:t>-</w:t>
      </w:r>
      <w:r>
        <w:rPr>
          <w:bCs/>
          <w:color w:val="000000"/>
          <w:lang w:eastAsia="en-GB"/>
        </w:rPr>
        <w:t>ST</w:t>
      </w:r>
      <w:r w:rsidRPr="00C27F5B">
        <w:rPr>
          <w:bCs/>
          <w:color w:val="000000"/>
          <w:lang w:val="ru-RU" w:eastAsia="en-GB"/>
        </w:rPr>
        <w:t>-</w:t>
      </w:r>
      <w:r>
        <w:rPr>
          <w:bCs/>
          <w:color w:val="000000"/>
          <w:lang w:val="ru-RU" w:eastAsia="en-GB"/>
        </w:rPr>
        <w:t>2025</w:t>
      </w:r>
      <w:r w:rsidR="00697636">
        <w:rPr>
          <w:bCs/>
          <w:color w:val="000000"/>
          <w:lang w:eastAsia="en-GB"/>
        </w:rPr>
        <w:t>E</w:t>
      </w:r>
      <w:r w:rsidR="00692722" w:rsidRPr="00692722">
        <w:rPr>
          <w:bCs/>
          <w:color w:val="000000"/>
          <w:lang w:val="ru-RU" w:eastAsia="en-GB"/>
        </w:rPr>
        <w:t>.</w:t>
      </w:r>
    </w:p>
    <w:p w14:paraId="3E0F5FAB" w14:textId="3F6CF857" w:rsidR="00692722" w:rsidRPr="00692722" w:rsidRDefault="00692722" w:rsidP="00F51983">
      <w:pPr>
        <w:widowControl/>
        <w:suppressAutoHyphens/>
        <w:adjustRightInd w:val="0"/>
        <w:spacing w:after="120" w:line="240" w:lineRule="atLeast"/>
        <w:rPr>
          <w:b/>
          <w:color w:val="000000"/>
          <w:lang w:val="ru-RU" w:eastAsia="en-GB"/>
        </w:rPr>
      </w:pPr>
      <w:r w:rsidRPr="00692722">
        <w:rPr>
          <w:lang w:val="ru-RU"/>
        </w:rPr>
        <w:t xml:space="preserve">Критические изменения, связанные с безопасностью не применимы к Редакции </w:t>
      </w:r>
      <w:r w:rsidRPr="000567C0">
        <w:t>U</w:t>
      </w:r>
      <w:r w:rsidRPr="00692722">
        <w:rPr>
          <w:lang w:val="ru-RU"/>
        </w:rPr>
        <w:t>0</w:t>
      </w:r>
      <w:r w:rsidR="00941316" w:rsidRPr="00941316">
        <w:rPr>
          <w:lang w:val="ru-RU"/>
        </w:rPr>
        <w:t>3</w:t>
      </w:r>
      <w:r w:rsidRPr="00692722">
        <w:rPr>
          <w:lang w:val="ru-RU"/>
        </w:rPr>
        <w:t>.</w:t>
      </w:r>
    </w:p>
    <w:p w14:paraId="74C5B194" w14:textId="77777777" w:rsidR="00F64294" w:rsidRPr="00692722" w:rsidRDefault="00F64294" w:rsidP="00F51983">
      <w:pPr>
        <w:widowControl/>
        <w:tabs>
          <w:tab w:val="left" w:pos="1080"/>
        </w:tabs>
        <w:suppressAutoHyphens/>
        <w:adjustRightInd w:val="0"/>
        <w:spacing w:after="120" w:line="240" w:lineRule="atLeast"/>
        <w:ind w:left="1080" w:hanging="1080"/>
        <w:rPr>
          <w:b/>
          <w:bCs/>
          <w:color w:val="000000"/>
          <w:lang w:eastAsia="en-GB"/>
        </w:rPr>
      </w:pPr>
      <w:r w:rsidRPr="00C27F5B">
        <w:rPr>
          <w:b/>
          <w:bCs/>
          <w:color w:val="000000"/>
          <w:lang w:val="en-GB" w:eastAsia="en-GB"/>
        </w:rPr>
        <w:t>Summary</w:t>
      </w:r>
      <w:r w:rsidRPr="00692722">
        <w:rPr>
          <w:b/>
          <w:bCs/>
          <w:color w:val="000000"/>
          <w:lang w:eastAsia="en-GB"/>
        </w:rPr>
        <w:t xml:space="preserve"> </w:t>
      </w:r>
      <w:r w:rsidRPr="00C27F5B">
        <w:rPr>
          <w:b/>
          <w:bCs/>
          <w:color w:val="000000"/>
          <w:lang w:val="en-GB" w:eastAsia="en-GB"/>
        </w:rPr>
        <w:t>of</w:t>
      </w:r>
      <w:r w:rsidRPr="00692722">
        <w:rPr>
          <w:b/>
          <w:bCs/>
          <w:color w:val="000000"/>
          <w:lang w:eastAsia="en-GB"/>
        </w:rPr>
        <w:t xml:space="preserve"> </w:t>
      </w:r>
      <w:r w:rsidRPr="00C27F5B">
        <w:rPr>
          <w:b/>
          <w:bCs/>
          <w:color w:val="000000"/>
          <w:lang w:val="en-GB" w:eastAsia="en-GB"/>
        </w:rPr>
        <w:t>Changes</w:t>
      </w:r>
    </w:p>
    <w:p w14:paraId="6301560C" w14:textId="199EEE81" w:rsidR="0059684D" w:rsidRPr="00692722" w:rsidRDefault="00F64294" w:rsidP="00692722">
      <w:pPr>
        <w:widowControl/>
        <w:tabs>
          <w:tab w:val="left" w:pos="0"/>
        </w:tabs>
        <w:suppressAutoHyphens/>
        <w:adjustRightInd w:val="0"/>
        <w:spacing w:after="120"/>
        <w:rPr>
          <w:bCs/>
          <w:color w:val="000000"/>
          <w:lang w:eastAsia="en-GB"/>
        </w:rPr>
      </w:pPr>
      <w:r w:rsidRPr="00C27F5B">
        <w:rPr>
          <w:bCs/>
          <w:color w:val="000000"/>
          <w:lang w:eastAsia="en-GB"/>
        </w:rPr>
        <w:t xml:space="preserve">The general purpose was </w:t>
      </w:r>
      <w:r w:rsidR="0059684D" w:rsidRPr="00C27F5B">
        <w:rPr>
          <w:bCs/>
          <w:color w:val="000000"/>
          <w:lang w:eastAsia="en-GB"/>
        </w:rPr>
        <w:t>introduction of unified specification for</w:t>
      </w:r>
      <w:r w:rsidR="00FF200E" w:rsidRPr="00C27F5B">
        <w:rPr>
          <w:bCs/>
          <w:color w:val="000000"/>
          <w:lang w:eastAsia="en-GB"/>
        </w:rPr>
        <w:t xml:space="preserve"> piping</w:t>
      </w:r>
      <w:r w:rsidR="0059684D" w:rsidRPr="00C27F5B">
        <w:rPr>
          <w:bCs/>
          <w:color w:val="000000"/>
          <w:lang w:eastAsia="en-GB"/>
        </w:rPr>
        <w:t xml:space="preserve"> fabrication in TCO, utilizing and adopting CES specification </w:t>
      </w:r>
      <w:r w:rsidR="00041A18" w:rsidRPr="00C27F5B">
        <w:rPr>
          <w:bCs/>
          <w:color w:val="000000"/>
          <w:lang w:eastAsia="en-GB"/>
        </w:rPr>
        <w:t>P</w:t>
      </w:r>
      <w:r w:rsidR="00692722">
        <w:rPr>
          <w:bCs/>
          <w:color w:val="000000"/>
          <w:lang w:eastAsia="en-GB"/>
        </w:rPr>
        <w:t>I</w:t>
      </w:r>
      <w:r w:rsidR="00041A18" w:rsidRPr="00C27F5B">
        <w:rPr>
          <w:bCs/>
          <w:color w:val="000000"/>
          <w:lang w:eastAsia="en-GB"/>
        </w:rPr>
        <w:t>M-SU-2505-17.</w:t>
      </w:r>
      <w:r w:rsidR="00DA5B80">
        <w:rPr>
          <w:bCs/>
          <w:color w:val="000000"/>
          <w:lang w:eastAsia="en-GB"/>
        </w:rPr>
        <w:t>1</w:t>
      </w:r>
      <w:r w:rsidR="00041A18" w:rsidRPr="00C27F5B">
        <w:rPr>
          <w:bCs/>
          <w:color w:val="000000"/>
          <w:lang w:eastAsia="en-GB"/>
        </w:rPr>
        <w:t>. practice</w:t>
      </w:r>
      <w:r w:rsidR="0059684D" w:rsidRPr="00C27F5B">
        <w:rPr>
          <w:bCs/>
          <w:color w:val="000000"/>
          <w:lang w:eastAsia="en-GB"/>
        </w:rPr>
        <w:t>.</w:t>
      </w:r>
    </w:p>
    <w:p w14:paraId="395DE599" w14:textId="730896A0" w:rsidR="00E25D8C" w:rsidRPr="00E25D8C" w:rsidRDefault="00E25D8C" w:rsidP="00692722">
      <w:pPr>
        <w:widowControl/>
        <w:tabs>
          <w:tab w:val="left" w:pos="0"/>
        </w:tabs>
        <w:suppressAutoHyphens/>
        <w:adjustRightInd w:val="0"/>
        <w:spacing w:after="120"/>
        <w:rPr>
          <w:bCs/>
          <w:color w:val="000000"/>
          <w:lang w:eastAsia="en-GB"/>
        </w:rPr>
      </w:pPr>
      <w:r>
        <w:rPr>
          <w:bCs/>
          <w:color w:val="000000"/>
          <w:lang w:eastAsia="en-GB"/>
        </w:rPr>
        <w:t xml:space="preserve">Current specifications </w:t>
      </w:r>
      <w:r w:rsidR="00D75213">
        <w:rPr>
          <w:bCs/>
          <w:color w:val="000000"/>
          <w:lang w:eastAsia="en-GB"/>
        </w:rPr>
        <w:t>supersede</w:t>
      </w:r>
      <w:r>
        <w:rPr>
          <w:bCs/>
          <w:color w:val="000000"/>
          <w:lang w:eastAsia="en-GB"/>
        </w:rPr>
        <w:t xml:space="preserve"> W-ST-2025</w:t>
      </w:r>
    </w:p>
    <w:p w14:paraId="605F1144" w14:textId="1CDADB81" w:rsidR="00391B88" w:rsidRDefault="00391B88" w:rsidP="00692722">
      <w:pPr>
        <w:spacing w:after="120"/>
      </w:pPr>
      <w:r w:rsidRPr="000567C0">
        <w:t>Safety Critical Changes are not applicable to Revision U0</w:t>
      </w:r>
      <w:r w:rsidR="00941316">
        <w:t>3</w:t>
      </w:r>
      <w:r w:rsidR="00697636">
        <w:t>E</w:t>
      </w:r>
      <w:r w:rsidRPr="000567C0">
        <w:t>.</w:t>
      </w:r>
    </w:p>
    <w:p w14:paraId="01A32707" w14:textId="77777777" w:rsidR="0059684D" w:rsidRPr="00FF200E" w:rsidRDefault="0059684D" w:rsidP="0059684D">
      <w:pPr>
        <w:widowControl/>
        <w:tabs>
          <w:tab w:val="left" w:pos="0"/>
        </w:tabs>
        <w:suppressAutoHyphens/>
        <w:adjustRightInd w:val="0"/>
        <w:spacing w:line="240" w:lineRule="atLeast"/>
        <w:rPr>
          <w:bCs/>
          <w:color w:val="000000"/>
          <w:sz w:val="20"/>
          <w:szCs w:val="20"/>
          <w:lang w:eastAsia="en-GB"/>
        </w:rPr>
      </w:pPr>
    </w:p>
    <w:p w14:paraId="66AB1625" w14:textId="454EF894" w:rsidR="00F64294" w:rsidRPr="00F64294" w:rsidRDefault="00F64294" w:rsidP="0059684D">
      <w:pPr>
        <w:widowControl/>
        <w:tabs>
          <w:tab w:val="left" w:pos="0"/>
        </w:tabs>
        <w:suppressAutoHyphens/>
        <w:adjustRightInd w:val="0"/>
        <w:spacing w:line="240" w:lineRule="atLeast"/>
        <w:rPr>
          <w:b/>
          <w:color w:val="000000"/>
          <w:sz w:val="20"/>
          <w:szCs w:val="20"/>
          <w:lang w:val="en-GB" w:eastAsia="ru-RU"/>
        </w:rPr>
      </w:pPr>
      <w:r w:rsidRPr="00F64294">
        <w:rPr>
          <w:b/>
          <w:color w:val="000000"/>
          <w:sz w:val="20"/>
          <w:szCs w:val="20"/>
          <w:lang w:val="en-GB" w:eastAsia="ru-RU"/>
        </w:rPr>
        <w:t>ПЕРЕЧЕНЬ РЕДАКЦИЙ</w:t>
      </w:r>
    </w:p>
    <w:p w14:paraId="4C7D74D0" w14:textId="77777777" w:rsidR="00F64294" w:rsidRPr="00F64294" w:rsidRDefault="00F64294" w:rsidP="00F64294">
      <w:pPr>
        <w:widowControl/>
        <w:tabs>
          <w:tab w:val="left" w:pos="1080"/>
        </w:tabs>
        <w:suppressAutoHyphens/>
        <w:adjustRightInd w:val="0"/>
        <w:spacing w:line="240" w:lineRule="atLeast"/>
        <w:ind w:left="1080" w:hanging="1080"/>
        <w:rPr>
          <w:b/>
          <w:color w:val="000000"/>
          <w:sz w:val="20"/>
          <w:szCs w:val="20"/>
          <w:lang w:val="en-GB" w:eastAsia="en-GB"/>
        </w:rPr>
      </w:pPr>
      <w:r w:rsidRPr="00F64294">
        <w:rPr>
          <w:b/>
          <w:color w:val="000000"/>
          <w:sz w:val="20"/>
          <w:szCs w:val="20"/>
          <w:lang w:val="en-GB" w:eastAsia="en-GB"/>
        </w:rPr>
        <w:t>REVISION SHEET</w:t>
      </w:r>
    </w:p>
    <w:p w14:paraId="03F73492" w14:textId="77777777" w:rsidR="00F64294" w:rsidRPr="00F64294" w:rsidRDefault="00F64294" w:rsidP="00F64294">
      <w:pPr>
        <w:widowControl/>
        <w:tabs>
          <w:tab w:val="left" w:pos="1080"/>
        </w:tabs>
        <w:suppressAutoHyphens/>
        <w:adjustRightInd w:val="0"/>
        <w:spacing w:line="240" w:lineRule="atLeast"/>
        <w:ind w:left="1080" w:hanging="1080"/>
        <w:rPr>
          <w:rFonts w:ascii="Arial" w:hAnsi="Arial" w:cs="Arial"/>
          <w:b/>
          <w:bCs/>
          <w:color w:val="000000"/>
          <w:w w:val="0"/>
          <w:sz w:val="20"/>
          <w:szCs w:val="20"/>
          <w:lang w:val="en-GB" w:eastAsia="en-GB"/>
        </w:rPr>
      </w:pPr>
    </w:p>
    <w:tbl>
      <w:tblPr>
        <w:tblW w:w="103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3969"/>
        <w:gridCol w:w="4980"/>
      </w:tblGrid>
      <w:tr w:rsidR="00F64294" w:rsidRPr="00F64294" w14:paraId="32C2E6C6" w14:textId="77777777" w:rsidTr="002706C1">
        <w:tc>
          <w:tcPr>
            <w:tcW w:w="1418" w:type="dxa"/>
            <w:tcBorders>
              <w:bottom w:val="nil"/>
            </w:tcBorders>
            <w:vAlign w:val="center"/>
          </w:tcPr>
          <w:p w14:paraId="3DA872D2" w14:textId="77777777" w:rsidR="00F64294" w:rsidRPr="00F64294" w:rsidRDefault="00F64294" w:rsidP="00C74320">
            <w:pPr>
              <w:widowControl/>
              <w:suppressAutoHyphens/>
              <w:adjustRightInd w:val="0"/>
              <w:jc w:val="center"/>
              <w:rPr>
                <w:b/>
                <w:bCs/>
                <w:color w:val="000000"/>
                <w:w w:val="0"/>
                <w:sz w:val="20"/>
                <w:szCs w:val="20"/>
                <w:lang w:val="en-GB"/>
              </w:rPr>
            </w:pPr>
            <w:r w:rsidRPr="00F64294">
              <w:rPr>
                <w:b/>
                <w:bCs/>
                <w:color w:val="000000"/>
                <w:w w:val="0"/>
                <w:sz w:val="20"/>
                <w:szCs w:val="20"/>
                <w:lang w:val="en-GB"/>
              </w:rPr>
              <w:t>РЕДАКЦИЯ</w:t>
            </w:r>
          </w:p>
        </w:tc>
        <w:tc>
          <w:tcPr>
            <w:tcW w:w="3969" w:type="dxa"/>
            <w:tcBorders>
              <w:bottom w:val="nil"/>
            </w:tcBorders>
            <w:vAlign w:val="center"/>
          </w:tcPr>
          <w:p w14:paraId="0249BB75" w14:textId="77777777" w:rsidR="00F64294" w:rsidRPr="00F64294" w:rsidRDefault="00F64294" w:rsidP="00F64294">
            <w:pPr>
              <w:widowControl/>
              <w:suppressAutoHyphens/>
              <w:adjustRightInd w:val="0"/>
              <w:jc w:val="center"/>
              <w:rPr>
                <w:b/>
                <w:bCs/>
                <w:color w:val="000000"/>
                <w:w w:val="0"/>
                <w:sz w:val="20"/>
                <w:szCs w:val="20"/>
                <w:lang w:val="en-GB"/>
              </w:rPr>
            </w:pPr>
            <w:r w:rsidRPr="00F64294">
              <w:rPr>
                <w:b/>
                <w:bCs/>
                <w:color w:val="000000"/>
                <w:w w:val="0"/>
                <w:sz w:val="20"/>
                <w:szCs w:val="20"/>
                <w:lang w:val="en-GB"/>
              </w:rPr>
              <w:t>ПУНКТ</w:t>
            </w:r>
          </w:p>
        </w:tc>
        <w:tc>
          <w:tcPr>
            <w:tcW w:w="4980" w:type="dxa"/>
            <w:tcBorders>
              <w:bottom w:val="nil"/>
            </w:tcBorders>
            <w:vAlign w:val="center"/>
          </w:tcPr>
          <w:p w14:paraId="61A930D3" w14:textId="77777777" w:rsidR="00F64294" w:rsidRPr="00F64294" w:rsidRDefault="00F64294" w:rsidP="00F64294">
            <w:pPr>
              <w:widowControl/>
              <w:suppressAutoHyphens/>
              <w:adjustRightInd w:val="0"/>
              <w:jc w:val="center"/>
              <w:rPr>
                <w:b/>
                <w:bCs/>
                <w:color w:val="000000"/>
                <w:w w:val="0"/>
                <w:sz w:val="20"/>
                <w:szCs w:val="20"/>
                <w:lang w:val="en-GB"/>
              </w:rPr>
            </w:pPr>
            <w:r w:rsidRPr="00F64294">
              <w:rPr>
                <w:b/>
                <w:bCs/>
                <w:color w:val="000000"/>
                <w:w w:val="0"/>
                <w:sz w:val="20"/>
                <w:szCs w:val="20"/>
                <w:lang w:val="en-GB"/>
              </w:rPr>
              <w:t>ОПИСАНИЕ РЕДАКЦИИ</w:t>
            </w:r>
          </w:p>
        </w:tc>
      </w:tr>
      <w:tr w:rsidR="00F64294" w:rsidRPr="00F64294" w14:paraId="77D28432" w14:textId="77777777" w:rsidTr="002706C1">
        <w:trPr>
          <w:trHeight w:val="57"/>
        </w:trPr>
        <w:tc>
          <w:tcPr>
            <w:tcW w:w="1418" w:type="dxa"/>
            <w:tcBorders>
              <w:top w:val="nil"/>
            </w:tcBorders>
            <w:vAlign w:val="center"/>
          </w:tcPr>
          <w:p w14:paraId="7A1BF56B" w14:textId="77777777" w:rsidR="00F64294" w:rsidRPr="00F64294" w:rsidRDefault="00F64294" w:rsidP="00C74320">
            <w:pPr>
              <w:widowControl/>
              <w:suppressAutoHyphens/>
              <w:adjustRightInd w:val="0"/>
              <w:jc w:val="center"/>
              <w:rPr>
                <w:b/>
                <w:bCs/>
                <w:color w:val="000000"/>
                <w:w w:val="0"/>
                <w:sz w:val="20"/>
                <w:szCs w:val="20"/>
                <w:lang w:val="en-GB"/>
              </w:rPr>
            </w:pPr>
            <w:r w:rsidRPr="00F64294">
              <w:rPr>
                <w:b/>
                <w:bCs/>
                <w:color w:val="000000"/>
                <w:w w:val="0"/>
                <w:sz w:val="20"/>
                <w:szCs w:val="20"/>
                <w:lang w:val="en-GB"/>
              </w:rPr>
              <w:t>REVISION</w:t>
            </w:r>
          </w:p>
        </w:tc>
        <w:tc>
          <w:tcPr>
            <w:tcW w:w="3969" w:type="dxa"/>
            <w:tcBorders>
              <w:top w:val="nil"/>
            </w:tcBorders>
            <w:vAlign w:val="center"/>
          </w:tcPr>
          <w:p w14:paraId="1DA3129E" w14:textId="77777777" w:rsidR="00F64294" w:rsidRPr="00F64294" w:rsidRDefault="00F64294" w:rsidP="00F64294">
            <w:pPr>
              <w:widowControl/>
              <w:suppressAutoHyphens/>
              <w:adjustRightInd w:val="0"/>
              <w:jc w:val="center"/>
              <w:rPr>
                <w:b/>
                <w:bCs/>
                <w:color w:val="000000"/>
                <w:w w:val="0"/>
                <w:sz w:val="20"/>
                <w:szCs w:val="20"/>
                <w:lang w:val="en-GB"/>
              </w:rPr>
            </w:pPr>
            <w:r w:rsidRPr="00F64294">
              <w:rPr>
                <w:b/>
                <w:bCs/>
                <w:color w:val="000000"/>
                <w:w w:val="0"/>
                <w:sz w:val="20"/>
                <w:szCs w:val="20"/>
                <w:lang w:val="en-GB"/>
              </w:rPr>
              <w:t>CLAUSE</w:t>
            </w:r>
          </w:p>
        </w:tc>
        <w:tc>
          <w:tcPr>
            <w:tcW w:w="4980" w:type="dxa"/>
            <w:tcBorders>
              <w:top w:val="nil"/>
            </w:tcBorders>
            <w:vAlign w:val="center"/>
          </w:tcPr>
          <w:p w14:paraId="140DFDE9" w14:textId="77777777" w:rsidR="00F64294" w:rsidRPr="00F64294" w:rsidRDefault="00F64294" w:rsidP="00F64294">
            <w:pPr>
              <w:widowControl/>
              <w:suppressAutoHyphens/>
              <w:adjustRightInd w:val="0"/>
              <w:jc w:val="center"/>
              <w:rPr>
                <w:b/>
                <w:bCs/>
                <w:color w:val="000000"/>
                <w:w w:val="0"/>
                <w:sz w:val="20"/>
                <w:szCs w:val="20"/>
                <w:lang w:val="en-GB"/>
              </w:rPr>
            </w:pPr>
            <w:r w:rsidRPr="00F64294">
              <w:rPr>
                <w:b/>
                <w:bCs/>
                <w:color w:val="000000"/>
                <w:w w:val="0"/>
                <w:sz w:val="20"/>
                <w:szCs w:val="20"/>
                <w:lang w:val="en-GB"/>
              </w:rPr>
              <w:t>REVISION DESCRIPTION</w:t>
            </w:r>
          </w:p>
        </w:tc>
      </w:tr>
      <w:tr w:rsidR="009B14B6" w:rsidRPr="003D6796" w14:paraId="774DAF58" w14:textId="77777777" w:rsidTr="002706C1">
        <w:trPr>
          <w:trHeight w:val="57"/>
        </w:trPr>
        <w:tc>
          <w:tcPr>
            <w:tcW w:w="1418" w:type="dxa"/>
            <w:vAlign w:val="center"/>
          </w:tcPr>
          <w:p w14:paraId="622666FA" w14:textId="545A6679" w:rsidR="009B14B6" w:rsidRPr="003C0B4C" w:rsidRDefault="009B14B6" w:rsidP="00C74320">
            <w:pPr>
              <w:widowControl/>
              <w:suppressAutoHyphens/>
              <w:adjustRightInd w:val="0"/>
              <w:jc w:val="center"/>
              <w:rPr>
                <w:color w:val="000000"/>
                <w:lang w:val="en-GB"/>
              </w:rPr>
            </w:pPr>
            <w:r w:rsidRPr="003C0B4C">
              <w:rPr>
                <w:lang w:val="ru-RU" w:eastAsia="en-GB"/>
              </w:rPr>
              <w:t>0</w:t>
            </w:r>
          </w:p>
        </w:tc>
        <w:tc>
          <w:tcPr>
            <w:tcW w:w="3969" w:type="dxa"/>
            <w:vAlign w:val="center"/>
          </w:tcPr>
          <w:p w14:paraId="7649658D" w14:textId="1D67A240" w:rsidR="009B14B6" w:rsidRPr="003C0B4C" w:rsidRDefault="009B14B6" w:rsidP="009B14B6">
            <w:pPr>
              <w:widowControl/>
              <w:suppressAutoHyphens/>
              <w:adjustRightInd w:val="0"/>
              <w:rPr>
                <w:color w:val="000000"/>
                <w:lang w:val="en-GB"/>
              </w:rPr>
            </w:pPr>
          </w:p>
        </w:tc>
        <w:tc>
          <w:tcPr>
            <w:tcW w:w="4980" w:type="dxa"/>
            <w:vAlign w:val="center"/>
          </w:tcPr>
          <w:p w14:paraId="73ADD291" w14:textId="20061BDF" w:rsidR="000E0AA1" w:rsidRPr="003C0B4C" w:rsidRDefault="000E0AA1" w:rsidP="009F2442">
            <w:pPr>
              <w:widowControl/>
              <w:adjustRightInd w:val="0"/>
              <w:rPr>
                <w:color w:val="000000"/>
                <w:lang w:val="en-GB" w:eastAsia="en-GB"/>
              </w:rPr>
            </w:pPr>
            <w:r w:rsidRPr="003C0B4C">
              <w:rPr>
                <w:color w:val="000000"/>
                <w:lang w:val="en-GB" w:eastAsia="en-GB"/>
              </w:rPr>
              <w:t>Russian language translation added.</w:t>
            </w:r>
          </w:p>
          <w:p w14:paraId="184DAF60" w14:textId="6E73ED46" w:rsidR="009B14B6" w:rsidRPr="003C0B4C" w:rsidRDefault="000E0AA1" w:rsidP="009F2442">
            <w:pPr>
              <w:widowControl/>
              <w:adjustRightInd w:val="0"/>
              <w:rPr>
                <w:color w:val="000000"/>
                <w:lang w:eastAsia="en-GB"/>
              </w:rPr>
            </w:pPr>
            <w:r w:rsidRPr="003C0B4C">
              <w:rPr>
                <w:color w:val="000000"/>
                <w:lang w:val="ru-RU" w:eastAsia="en-GB"/>
              </w:rPr>
              <w:t>Добавлен</w:t>
            </w:r>
            <w:r w:rsidRPr="003C0B4C">
              <w:rPr>
                <w:color w:val="000000"/>
                <w:lang w:eastAsia="en-GB"/>
              </w:rPr>
              <w:t xml:space="preserve"> </w:t>
            </w:r>
            <w:r w:rsidRPr="003C0B4C">
              <w:rPr>
                <w:color w:val="000000"/>
                <w:lang w:val="ru-RU" w:eastAsia="en-GB"/>
              </w:rPr>
              <w:t>перевод</w:t>
            </w:r>
            <w:r w:rsidRPr="003C0B4C">
              <w:rPr>
                <w:color w:val="000000"/>
                <w:lang w:eastAsia="en-GB"/>
              </w:rPr>
              <w:t xml:space="preserve"> </w:t>
            </w:r>
            <w:r w:rsidRPr="003C0B4C">
              <w:rPr>
                <w:color w:val="000000"/>
                <w:lang w:val="ru-RU" w:eastAsia="en-GB"/>
              </w:rPr>
              <w:t>на</w:t>
            </w:r>
            <w:r w:rsidRPr="003C0B4C">
              <w:rPr>
                <w:color w:val="000000"/>
                <w:lang w:eastAsia="en-GB"/>
              </w:rPr>
              <w:t xml:space="preserve"> </w:t>
            </w:r>
            <w:r w:rsidRPr="003C0B4C">
              <w:rPr>
                <w:color w:val="000000"/>
                <w:lang w:val="ru-RU" w:eastAsia="en-GB"/>
              </w:rPr>
              <w:t>русский</w:t>
            </w:r>
            <w:r w:rsidRPr="003C0B4C">
              <w:rPr>
                <w:color w:val="000000"/>
                <w:lang w:eastAsia="en-GB"/>
              </w:rPr>
              <w:t xml:space="preserve"> </w:t>
            </w:r>
            <w:r w:rsidRPr="003C0B4C">
              <w:rPr>
                <w:color w:val="000000"/>
                <w:lang w:val="ru-RU" w:eastAsia="en-GB"/>
              </w:rPr>
              <w:t>язык</w:t>
            </w:r>
          </w:p>
        </w:tc>
      </w:tr>
      <w:tr w:rsidR="009B14B6" w:rsidRPr="004D5767" w14:paraId="26CDBD69" w14:textId="77777777" w:rsidTr="002706C1">
        <w:trPr>
          <w:trHeight w:val="57"/>
        </w:trPr>
        <w:tc>
          <w:tcPr>
            <w:tcW w:w="1418" w:type="dxa"/>
            <w:vAlign w:val="center"/>
          </w:tcPr>
          <w:p w14:paraId="7A4CA905" w14:textId="2249D986" w:rsidR="009B14B6" w:rsidRPr="003C0B4C" w:rsidRDefault="009B14B6" w:rsidP="00C74320">
            <w:pPr>
              <w:widowControl/>
              <w:suppressAutoHyphens/>
              <w:adjustRightInd w:val="0"/>
              <w:jc w:val="center"/>
              <w:rPr>
                <w:color w:val="000000"/>
              </w:rPr>
            </w:pPr>
            <w:r w:rsidRPr="003C0B4C">
              <w:rPr>
                <w:lang w:val="ru-RU"/>
              </w:rPr>
              <w:t>1</w:t>
            </w:r>
          </w:p>
        </w:tc>
        <w:tc>
          <w:tcPr>
            <w:tcW w:w="3969" w:type="dxa"/>
            <w:vAlign w:val="center"/>
          </w:tcPr>
          <w:p w14:paraId="69FD0DF0" w14:textId="2BC834C3" w:rsidR="009B14B6" w:rsidRPr="003C0B4C" w:rsidRDefault="009B14B6" w:rsidP="009B14B6">
            <w:pPr>
              <w:widowControl/>
              <w:suppressAutoHyphens/>
              <w:adjustRightInd w:val="0"/>
              <w:jc w:val="center"/>
              <w:rPr>
                <w:color w:val="000000"/>
                <w:lang w:val="en-GB"/>
              </w:rPr>
            </w:pPr>
          </w:p>
        </w:tc>
        <w:tc>
          <w:tcPr>
            <w:tcW w:w="4980" w:type="dxa"/>
            <w:vAlign w:val="center"/>
          </w:tcPr>
          <w:p w14:paraId="0CCF5D4A" w14:textId="77777777" w:rsidR="000E0AA1" w:rsidRPr="003C0B4C" w:rsidRDefault="000E0AA1" w:rsidP="009F2442">
            <w:pPr>
              <w:widowControl/>
              <w:adjustRightInd w:val="0"/>
              <w:rPr>
                <w:color w:val="000000"/>
                <w:lang w:val="en-GB"/>
              </w:rPr>
            </w:pPr>
            <w:r w:rsidRPr="003C0B4C">
              <w:rPr>
                <w:color w:val="000000"/>
                <w:lang w:val="en-GB"/>
              </w:rPr>
              <w:t>Russian language translation added.</w:t>
            </w:r>
          </w:p>
          <w:p w14:paraId="629FC822" w14:textId="0A3AA1E6" w:rsidR="009B14B6" w:rsidRPr="003C0B4C" w:rsidRDefault="000E0AA1" w:rsidP="009F2442">
            <w:pPr>
              <w:widowControl/>
              <w:adjustRightInd w:val="0"/>
              <w:rPr>
                <w:color w:val="000000"/>
              </w:rPr>
            </w:pPr>
            <w:r w:rsidRPr="003C0B4C">
              <w:rPr>
                <w:color w:val="000000"/>
                <w:lang w:val="ru-RU"/>
              </w:rPr>
              <w:t>Добавлен</w:t>
            </w:r>
            <w:r w:rsidRPr="003C0B4C">
              <w:rPr>
                <w:color w:val="000000"/>
              </w:rPr>
              <w:t xml:space="preserve"> </w:t>
            </w:r>
            <w:r w:rsidRPr="003C0B4C">
              <w:rPr>
                <w:color w:val="000000"/>
                <w:lang w:val="ru-RU"/>
              </w:rPr>
              <w:t>перевод</w:t>
            </w:r>
            <w:r w:rsidRPr="003C0B4C">
              <w:rPr>
                <w:color w:val="000000"/>
              </w:rPr>
              <w:t xml:space="preserve"> </w:t>
            </w:r>
            <w:r w:rsidRPr="003C0B4C">
              <w:rPr>
                <w:color w:val="000000"/>
                <w:lang w:val="ru-RU"/>
              </w:rPr>
              <w:t>на</w:t>
            </w:r>
            <w:r w:rsidRPr="003C0B4C">
              <w:rPr>
                <w:color w:val="000000"/>
              </w:rPr>
              <w:t xml:space="preserve"> </w:t>
            </w:r>
            <w:r w:rsidRPr="003C0B4C">
              <w:rPr>
                <w:color w:val="000000"/>
                <w:lang w:val="ru-RU"/>
              </w:rPr>
              <w:t>русский</w:t>
            </w:r>
            <w:r w:rsidRPr="003C0B4C">
              <w:rPr>
                <w:color w:val="000000"/>
              </w:rPr>
              <w:t xml:space="preserve"> </w:t>
            </w:r>
            <w:r w:rsidRPr="003C0B4C">
              <w:rPr>
                <w:color w:val="000000"/>
                <w:lang w:val="ru-RU"/>
              </w:rPr>
              <w:t>язык</w:t>
            </w:r>
          </w:p>
        </w:tc>
      </w:tr>
      <w:tr w:rsidR="009B14B6" w:rsidRPr="00B126DC" w14:paraId="22BCAFA1" w14:textId="77777777" w:rsidTr="002706C1">
        <w:trPr>
          <w:trHeight w:val="57"/>
        </w:trPr>
        <w:tc>
          <w:tcPr>
            <w:tcW w:w="1418" w:type="dxa"/>
            <w:vAlign w:val="center"/>
          </w:tcPr>
          <w:p w14:paraId="3DE81EB1" w14:textId="2DA7C483" w:rsidR="009B14B6" w:rsidRPr="003C0B4C" w:rsidRDefault="009B14B6" w:rsidP="00C74320">
            <w:pPr>
              <w:widowControl/>
              <w:suppressAutoHyphens/>
              <w:adjustRightInd w:val="0"/>
              <w:jc w:val="center"/>
              <w:rPr>
                <w:color w:val="000000"/>
              </w:rPr>
            </w:pPr>
            <w:r w:rsidRPr="003C0B4C">
              <w:rPr>
                <w:lang w:eastAsia="en-GB"/>
              </w:rPr>
              <w:t>U0</w:t>
            </w:r>
            <w:r w:rsidRPr="003C0B4C">
              <w:rPr>
                <w:lang w:val="ru-RU" w:eastAsia="en-GB"/>
              </w:rPr>
              <w:t>2</w:t>
            </w:r>
          </w:p>
        </w:tc>
        <w:tc>
          <w:tcPr>
            <w:tcW w:w="3969" w:type="dxa"/>
            <w:vAlign w:val="center"/>
          </w:tcPr>
          <w:p w14:paraId="0CEE32F6" w14:textId="2E2AB12D" w:rsidR="009B14B6" w:rsidRPr="003C0B4C" w:rsidRDefault="00547BDB" w:rsidP="009B14B6">
            <w:pPr>
              <w:widowControl/>
              <w:suppressAutoHyphens/>
              <w:adjustRightInd w:val="0"/>
              <w:jc w:val="center"/>
              <w:rPr>
                <w:color w:val="000000"/>
                <w:lang w:val="en-GB"/>
              </w:rPr>
            </w:pPr>
            <w:r w:rsidRPr="003C0B4C">
              <w:rPr>
                <w:rFonts w:cs="Arial"/>
              </w:rPr>
              <w:t>All/Все</w:t>
            </w:r>
          </w:p>
        </w:tc>
        <w:tc>
          <w:tcPr>
            <w:tcW w:w="4980" w:type="dxa"/>
            <w:vAlign w:val="center"/>
          </w:tcPr>
          <w:p w14:paraId="3C3D3403" w14:textId="77777777" w:rsidR="009F2442" w:rsidRPr="003C0B4C" w:rsidRDefault="00C37470" w:rsidP="009F2442">
            <w:pPr>
              <w:widowControl/>
              <w:adjustRightInd w:val="0"/>
            </w:pPr>
            <w:r w:rsidRPr="003C0B4C">
              <w:rPr>
                <w:rFonts w:cs="Arial"/>
              </w:rPr>
              <w:t>Significant revision</w:t>
            </w:r>
            <w:r w:rsidR="00C83C60" w:rsidRPr="003C0B4C">
              <w:rPr>
                <w:rFonts w:cs="Arial"/>
              </w:rPr>
              <w:t xml:space="preserve"> of the specification in accordance with changes in ASME requirements.</w:t>
            </w:r>
            <w:r w:rsidR="00C83C60" w:rsidRPr="003C0B4C">
              <w:t xml:space="preserve"> </w:t>
            </w:r>
          </w:p>
          <w:p w14:paraId="70FC8664" w14:textId="42150A69" w:rsidR="009B14B6" w:rsidRPr="003C0B4C" w:rsidRDefault="0047277E" w:rsidP="009F2442">
            <w:pPr>
              <w:widowControl/>
              <w:adjustRightInd w:val="0"/>
              <w:rPr>
                <w:color w:val="000000"/>
                <w:lang w:val="ru-RU"/>
              </w:rPr>
            </w:pPr>
            <w:r w:rsidRPr="003C0B4C">
              <w:rPr>
                <w:lang w:val="ru-RU"/>
              </w:rPr>
              <w:t>Существенная доработка</w:t>
            </w:r>
            <w:r w:rsidR="00C83C60" w:rsidRPr="003C0B4C">
              <w:rPr>
                <w:rFonts w:cs="Arial"/>
                <w:lang w:val="ru-RU"/>
              </w:rPr>
              <w:t xml:space="preserve"> спецификации в соответствии с изменениями требований </w:t>
            </w:r>
            <w:r w:rsidR="00C83C60" w:rsidRPr="003C0B4C">
              <w:rPr>
                <w:rFonts w:cs="Arial"/>
              </w:rPr>
              <w:t>ASME</w:t>
            </w:r>
            <w:r w:rsidR="00C83C60" w:rsidRPr="003C0B4C">
              <w:rPr>
                <w:rFonts w:cs="Arial"/>
                <w:lang w:val="ru-RU"/>
              </w:rPr>
              <w:t>.</w:t>
            </w:r>
          </w:p>
        </w:tc>
      </w:tr>
      <w:tr w:rsidR="009B14B6" w:rsidRPr="00F64294" w14:paraId="7FFDC505" w14:textId="77777777" w:rsidTr="002706C1">
        <w:trPr>
          <w:trHeight w:val="57"/>
        </w:trPr>
        <w:tc>
          <w:tcPr>
            <w:tcW w:w="1418" w:type="dxa"/>
            <w:vAlign w:val="center"/>
          </w:tcPr>
          <w:p w14:paraId="3BAA6C5C" w14:textId="3773ADD3" w:rsidR="009B14B6" w:rsidRPr="003C0B4C" w:rsidRDefault="009B14B6" w:rsidP="00C74320">
            <w:pPr>
              <w:widowControl/>
              <w:suppressAutoHyphens/>
              <w:adjustRightInd w:val="0"/>
              <w:jc w:val="center"/>
              <w:rPr>
                <w:color w:val="000000"/>
              </w:rPr>
            </w:pPr>
            <w:r w:rsidRPr="003C0B4C">
              <w:t>U0</w:t>
            </w:r>
            <w:r w:rsidRPr="003C0B4C">
              <w:rPr>
                <w:lang w:val="ru-RU"/>
              </w:rPr>
              <w:t>3</w:t>
            </w:r>
          </w:p>
        </w:tc>
        <w:tc>
          <w:tcPr>
            <w:tcW w:w="3969" w:type="dxa"/>
            <w:vAlign w:val="center"/>
          </w:tcPr>
          <w:p w14:paraId="140BDA18" w14:textId="795A234F" w:rsidR="009B14B6" w:rsidRPr="003C0B4C" w:rsidRDefault="00547BDB" w:rsidP="009B14B6">
            <w:pPr>
              <w:widowControl/>
              <w:suppressAutoHyphens/>
              <w:adjustRightInd w:val="0"/>
              <w:jc w:val="center"/>
              <w:rPr>
                <w:color w:val="000000"/>
                <w:lang w:val="en-GB"/>
              </w:rPr>
            </w:pPr>
            <w:r w:rsidRPr="003C0B4C">
              <w:rPr>
                <w:rFonts w:cs="Arial"/>
              </w:rPr>
              <w:t>All/Все</w:t>
            </w:r>
          </w:p>
        </w:tc>
        <w:tc>
          <w:tcPr>
            <w:tcW w:w="4980" w:type="dxa"/>
            <w:vAlign w:val="center"/>
          </w:tcPr>
          <w:p w14:paraId="25BA87F0" w14:textId="648C2B4A" w:rsidR="009B14B6" w:rsidRPr="003C0B4C" w:rsidRDefault="00CC153B" w:rsidP="009F2442">
            <w:pPr>
              <w:widowControl/>
              <w:adjustRightInd w:val="0"/>
              <w:rPr>
                <w:color w:val="000000"/>
                <w:lang w:val="ru-RU"/>
              </w:rPr>
            </w:pPr>
            <w:r w:rsidRPr="003C0B4C">
              <w:rPr>
                <w:color w:val="000000"/>
              </w:rPr>
              <w:t xml:space="preserve">New edition of the specification in accordance with changes in ASME requirements. </w:t>
            </w:r>
            <w:r w:rsidRPr="003C0B4C">
              <w:rPr>
                <w:color w:val="000000"/>
                <w:lang w:val="ru-RU"/>
              </w:rPr>
              <w:t xml:space="preserve">Новая редакция спецификации в соответствии с изменениями требований </w:t>
            </w:r>
            <w:r w:rsidRPr="003C0B4C">
              <w:rPr>
                <w:color w:val="000000"/>
              </w:rPr>
              <w:t>ASME</w:t>
            </w:r>
            <w:r w:rsidRPr="003C0B4C">
              <w:rPr>
                <w:color w:val="000000"/>
                <w:lang w:val="ru-RU"/>
              </w:rPr>
              <w:t>.</w:t>
            </w:r>
          </w:p>
        </w:tc>
      </w:tr>
      <w:tr w:rsidR="00A62009" w:rsidRPr="00B126DC" w14:paraId="2291935A" w14:textId="77777777" w:rsidTr="002706C1">
        <w:trPr>
          <w:trHeight w:val="57"/>
        </w:trPr>
        <w:tc>
          <w:tcPr>
            <w:tcW w:w="1418" w:type="dxa"/>
            <w:vAlign w:val="center"/>
          </w:tcPr>
          <w:p w14:paraId="7CD1A4A6" w14:textId="3059B10E" w:rsidR="00A62009" w:rsidRPr="003C0B4C" w:rsidRDefault="00293900" w:rsidP="00C74320">
            <w:pPr>
              <w:widowControl/>
              <w:suppressAutoHyphens/>
              <w:adjustRightInd w:val="0"/>
              <w:jc w:val="center"/>
            </w:pPr>
            <w:r w:rsidRPr="00293900">
              <w:t>U03</w:t>
            </w:r>
            <w:r>
              <w:t>E</w:t>
            </w:r>
          </w:p>
        </w:tc>
        <w:tc>
          <w:tcPr>
            <w:tcW w:w="3969" w:type="dxa"/>
            <w:vAlign w:val="center"/>
          </w:tcPr>
          <w:p w14:paraId="130BE691" w14:textId="4B6C1582" w:rsidR="00433D61" w:rsidRPr="004A482F" w:rsidRDefault="000301DB" w:rsidP="00D22C1D">
            <w:pPr>
              <w:widowControl/>
              <w:suppressAutoHyphens/>
              <w:adjustRightInd w:val="0"/>
              <w:rPr>
                <w:rFonts w:cs="Arial"/>
              </w:rPr>
            </w:pPr>
            <w:r>
              <w:rPr>
                <w:rFonts w:cs="Arial"/>
              </w:rPr>
              <w:t>Section</w:t>
            </w:r>
            <w:r w:rsidR="002F0AED">
              <w:rPr>
                <w:rFonts w:cs="Arial"/>
              </w:rPr>
              <w:t>s</w:t>
            </w:r>
            <w:r w:rsidR="00BB3C9B" w:rsidRPr="000F4742">
              <w:rPr>
                <w:rFonts w:cs="Arial"/>
              </w:rPr>
              <w:t>/</w:t>
            </w:r>
            <w:r>
              <w:rPr>
                <w:rFonts w:cs="Arial"/>
                <w:lang w:val="ru-RU"/>
              </w:rPr>
              <w:t>Раздел</w:t>
            </w:r>
            <w:r w:rsidR="002F0AED">
              <w:rPr>
                <w:rFonts w:cs="Arial"/>
                <w:lang w:val="ru-RU"/>
              </w:rPr>
              <w:t>ы</w:t>
            </w:r>
            <w:r w:rsidR="00BB3C9B" w:rsidRPr="000F4742">
              <w:rPr>
                <w:rFonts w:cs="Arial"/>
              </w:rPr>
              <w:t xml:space="preserve"> 2.</w:t>
            </w:r>
            <w:r w:rsidR="000B6403" w:rsidRPr="004A482F">
              <w:rPr>
                <w:rFonts w:cs="Arial"/>
              </w:rPr>
              <w:t>2</w:t>
            </w:r>
            <w:r w:rsidR="002F0AED">
              <w:rPr>
                <w:rFonts w:cs="Arial"/>
              </w:rPr>
              <w:t xml:space="preserve">; </w:t>
            </w:r>
            <w:r w:rsidR="000B6403" w:rsidRPr="004A482F">
              <w:rPr>
                <w:rFonts w:cs="Arial"/>
              </w:rPr>
              <w:t>3</w:t>
            </w:r>
            <w:r w:rsidR="002F0AED" w:rsidRPr="002F0AED">
              <w:rPr>
                <w:rFonts w:cs="Arial"/>
              </w:rPr>
              <w:t>.</w:t>
            </w:r>
            <w:r w:rsidR="000B6403" w:rsidRPr="004A482F">
              <w:rPr>
                <w:rFonts w:cs="Arial"/>
              </w:rPr>
              <w:t>1</w:t>
            </w:r>
          </w:p>
          <w:p w14:paraId="67CEE6D1" w14:textId="11C74C5B" w:rsidR="002F141F" w:rsidRDefault="00B67107" w:rsidP="00D22C1D">
            <w:pPr>
              <w:widowControl/>
              <w:suppressAutoHyphens/>
              <w:adjustRightInd w:val="0"/>
              <w:rPr>
                <w:rFonts w:cs="Arial"/>
              </w:rPr>
            </w:pPr>
            <w:r>
              <w:rPr>
                <w:rFonts w:cs="Arial"/>
              </w:rPr>
              <w:t>P</w:t>
            </w:r>
            <w:r w:rsidRPr="000301DB">
              <w:rPr>
                <w:rFonts w:cs="Arial"/>
              </w:rPr>
              <w:t>aragraphs</w:t>
            </w:r>
            <w:r w:rsidR="00853388" w:rsidRPr="000301DB">
              <w:rPr>
                <w:rFonts w:cs="Arial"/>
              </w:rPr>
              <w:t>/</w:t>
            </w:r>
            <w:r w:rsidR="00853388">
              <w:rPr>
                <w:rFonts w:cs="Arial"/>
                <w:lang w:val="ru-RU"/>
              </w:rPr>
              <w:t>п</w:t>
            </w:r>
            <w:r w:rsidR="008E71B8">
              <w:rPr>
                <w:rFonts w:cs="Arial"/>
                <w:lang w:val="ru-RU"/>
              </w:rPr>
              <w:t>ункты</w:t>
            </w:r>
            <w:r w:rsidR="00F7343B" w:rsidRPr="002F0AED">
              <w:rPr>
                <w:rFonts w:cs="Arial"/>
              </w:rPr>
              <w:t>:</w:t>
            </w:r>
            <w:r w:rsidR="00D22C1D" w:rsidRPr="002F0AED">
              <w:rPr>
                <w:rFonts w:cs="Arial"/>
              </w:rPr>
              <w:t xml:space="preserve"> </w:t>
            </w:r>
            <w:r w:rsidR="00056D6A" w:rsidRPr="00056D6A">
              <w:rPr>
                <w:rFonts w:cs="Arial"/>
              </w:rPr>
              <w:t>6.2-3</w:t>
            </w:r>
            <w:r w:rsidR="00DE1F69">
              <w:rPr>
                <w:rFonts w:cs="Arial"/>
              </w:rPr>
              <w:t>;</w:t>
            </w:r>
            <w:r w:rsidR="002122CC">
              <w:t xml:space="preserve"> </w:t>
            </w:r>
            <w:r w:rsidR="002122CC" w:rsidRPr="002122CC">
              <w:rPr>
                <w:rFonts w:cs="Arial"/>
              </w:rPr>
              <w:t>8.5-4.1</w:t>
            </w:r>
            <w:r w:rsidR="002122CC">
              <w:rPr>
                <w:rFonts w:cs="Arial"/>
              </w:rPr>
              <w:t>;</w:t>
            </w:r>
            <w:r w:rsidR="00855F88">
              <w:t xml:space="preserve"> </w:t>
            </w:r>
            <w:r w:rsidR="00855F88" w:rsidRPr="00855F88">
              <w:rPr>
                <w:rFonts w:cs="Arial"/>
              </w:rPr>
              <w:t>8.5-5</w:t>
            </w:r>
            <w:r w:rsidR="00855F88">
              <w:rPr>
                <w:rFonts w:cs="Arial"/>
              </w:rPr>
              <w:t>;</w:t>
            </w:r>
            <w:r w:rsidR="00F95779">
              <w:t xml:space="preserve"> </w:t>
            </w:r>
            <w:r w:rsidR="00F95779" w:rsidRPr="00F95779">
              <w:rPr>
                <w:rFonts w:cs="Arial"/>
              </w:rPr>
              <w:t>8.6-3</w:t>
            </w:r>
            <w:r w:rsidR="007F77E6">
              <w:rPr>
                <w:rFonts w:cs="Arial"/>
              </w:rPr>
              <w:t>;</w:t>
            </w:r>
            <w:r w:rsidR="004C4AFD">
              <w:t xml:space="preserve"> </w:t>
            </w:r>
            <w:r w:rsidR="004C4AFD" w:rsidRPr="004C4AFD">
              <w:rPr>
                <w:rFonts w:cs="Arial"/>
              </w:rPr>
              <w:t>8.6-4.4</w:t>
            </w:r>
            <w:r w:rsidR="00455C3D">
              <w:rPr>
                <w:rFonts w:cs="Arial"/>
              </w:rPr>
              <w:t>;</w:t>
            </w:r>
            <w:r w:rsidR="00FC6D2E">
              <w:t xml:space="preserve"> </w:t>
            </w:r>
            <w:r w:rsidR="00FC6D2E" w:rsidRPr="00FC6D2E">
              <w:rPr>
                <w:rFonts w:cs="Arial"/>
              </w:rPr>
              <w:t>8.10-2</w:t>
            </w:r>
            <w:r w:rsidR="00FC6D2E">
              <w:rPr>
                <w:rFonts w:cs="Arial"/>
              </w:rPr>
              <w:t>;</w:t>
            </w:r>
            <w:r w:rsidR="00AC72B0">
              <w:t xml:space="preserve"> </w:t>
            </w:r>
            <w:r w:rsidR="00AC72B0" w:rsidRPr="00AC72B0">
              <w:rPr>
                <w:rFonts w:cs="Arial"/>
              </w:rPr>
              <w:t>8.11-2</w:t>
            </w:r>
            <w:r w:rsidR="00AC72B0">
              <w:rPr>
                <w:rFonts w:cs="Arial"/>
              </w:rPr>
              <w:t>;</w:t>
            </w:r>
            <w:r w:rsidR="00CB2EB5">
              <w:t xml:space="preserve"> </w:t>
            </w:r>
            <w:r w:rsidR="00CB2EB5" w:rsidRPr="00CB2EB5">
              <w:rPr>
                <w:rFonts w:cs="Arial"/>
              </w:rPr>
              <w:t>8.12-1</w:t>
            </w:r>
            <w:r w:rsidR="00CB2EB5">
              <w:rPr>
                <w:rFonts w:cs="Arial"/>
              </w:rPr>
              <w:t>;</w:t>
            </w:r>
            <w:r w:rsidR="00817A39" w:rsidRPr="00817A39">
              <w:rPr>
                <w:rFonts w:cs="Arial"/>
              </w:rPr>
              <w:t xml:space="preserve"> 9-</w:t>
            </w:r>
            <w:r w:rsidR="00817A39" w:rsidRPr="008E71B8">
              <w:rPr>
                <w:rFonts w:cs="Arial"/>
              </w:rPr>
              <w:t>9;</w:t>
            </w:r>
            <w:r w:rsidR="00DE1F69">
              <w:rPr>
                <w:rFonts w:cs="Arial"/>
              </w:rPr>
              <w:t xml:space="preserve"> </w:t>
            </w:r>
            <w:r w:rsidR="00FF33B9">
              <w:rPr>
                <w:rFonts w:cs="Arial"/>
              </w:rPr>
              <w:t>9</w:t>
            </w:r>
            <w:r w:rsidR="001910B8">
              <w:rPr>
                <w:rFonts w:cs="Arial"/>
              </w:rPr>
              <w:t>-15;</w:t>
            </w:r>
            <w:r w:rsidR="003037DF">
              <w:rPr>
                <w:rFonts w:cs="Arial"/>
              </w:rPr>
              <w:t xml:space="preserve"> </w:t>
            </w:r>
            <w:r w:rsidR="001910B8">
              <w:rPr>
                <w:rFonts w:cs="Arial"/>
              </w:rPr>
              <w:t>9-20.5</w:t>
            </w:r>
            <w:r w:rsidR="00A96333">
              <w:rPr>
                <w:rFonts w:cs="Arial"/>
              </w:rPr>
              <w:t>;</w:t>
            </w:r>
            <w:r w:rsidR="006F7957" w:rsidRPr="000301DB">
              <w:rPr>
                <w:rFonts w:cs="Arial"/>
              </w:rPr>
              <w:t xml:space="preserve"> </w:t>
            </w:r>
            <w:r w:rsidR="00AB4BB0">
              <w:rPr>
                <w:rFonts w:cs="Arial"/>
              </w:rPr>
              <w:t>9-23;</w:t>
            </w:r>
            <w:r w:rsidR="00F65C61">
              <w:t xml:space="preserve"> </w:t>
            </w:r>
            <w:r w:rsidR="00F65C61" w:rsidRPr="00F65C61">
              <w:rPr>
                <w:rFonts w:cs="Arial"/>
              </w:rPr>
              <w:t>9-23.1</w:t>
            </w:r>
            <w:r w:rsidR="00F65C61">
              <w:rPr>
                <w:rFonts w:cs="Arial"/>
              </w:rPr>
              <w:t>;</w:t>
            </w:r>
            <w:r w:rsidR="007C4913" w:rsidRPr="00F65C61">
              <w:rPr>
                <w:rFonts w:cs="Arial"/>
              </w:rPr>
              <w:t xml:space="preserve"> </w:t>
            </w:r>
            <w:r w:rsidR="007C4913" w:rsidRPr="008E71B8">
              <w:rPr>
                <w:rFonts w:cs="Arial"/>
              </w:rPr>
              <w:t>13</w:t>
            </w:r>
            <w:r w:rsidR="007C4913" w:rsidRPr="00F65C61">
              <w:rPr>
                <w:rFonts w:cs="Arial"/>
              </w:rPr>
              <w:t>-2</w:t>
            </w:r>
            <w:r w:rsidR="007C4913">
              <w:rPr>
                <w:rFonts w:cs="Arial"/>
              </w:rPr>
              <w:t>;</w:t>
            </w:r>
            <w:r w:rsidR="00315612">
              <w:t xml:space="preserve"> </w:t>
            </w:r>
            <w:r w:rsidR="00315612" w:rsidRPr="00315612">
              <w:rPr>
                <w:rFonts w:cs="Arial"/>
              </w:rPr>
              <w:t>14-3.2.1</w:t>
            </w:r>
            <w:r w:rsidR="00315612">
              <w:rPr>
                <w:rFonts w:cs="Arial"/>
              </w:rPr>
              <w:t xml:space="preserve">; </w:t>
            </w:r>
            <w:r w:rsidR="006F7957" w:rsidRPr="000301DB">
              <w:rPr>
                <w:rFonts w:cs="Arial"/>
              </w:rPr>
              <w:t>14-3.3</w:t>
            </w:r>
            <w:r w:rsidR="006F7957">
              <w:rPr>
                <w:rFonts w:cs="Arial"/>
              </w:rPr>
              <w:t>;</w:t>
            </w:r>
            <w:r w:rsidR="000D3B8B">
              <w:rPr>
                <w:rFonts w:cs="Arial"/>
              </w:rPr>
              <w:t xml:space="preserve"> </w:t>
            </w:r>
            <w:r w:rsidR="00D90DAB">
              <w:rPr>
                <w:rFonts w:cs="Arial"/>
              </w:rPr>
              <w:t>22</w:t>
            </w:r>
            <w:r w:rsidR="00497F42">
              <w:rPr>
                <w:rFonts w:cs="Arial"/>
              </w:rPr>
              <w:t>.1-2;</w:t>
            </w:r>
            <w:r w:rsidR="009D7B06">
              <w:rPr>
                <w:rFonts w:cs="Arial"/>
              </w:rPr>
              <w:t xml:space="preserve"> </w:t>
            </w:r>
            <w:r w:rsidR="009D7B06" w:rsidRPr="009D7B06">
              <w:rPr>
                <w:rFonts w:cs="Arial"/>
              </w:rPr>
              <w:t>22.2-1.1</w:t>
            </w:r>
            <w:r w:rsidR="008666CA">
              <w:rPr>
                <w:rFonts w:cs="Arial"/>
              </w:rPr>
              <w:t>;</w:t>
            </w:r>
            <w:r w:rsidR="00C55021">
              <w:t xml:space="preserve"> </w:t>
            </w:r>
            <w:r w:rsidR="00C55021" w:rsidRPr="00C55021">
              <w:rPr>
                <w:rFonts w:cs="Arial"/>
              </w:rPr>
              <w:t>23.1-4</w:t>
            </w:r>
            <w:r w:rsidR="000F4742">
              <w:rPr>
                <w:rFonts w:cs="Arial"/>
              </w:rPr>
              <w:t>;</w:t>
            </w:r>
            <w:r w:rsidR="008666CA">
              <w:t xml:space="preserve"> </w:t>
            </w:r>
            <w:r w:rsidR="007E5B33" w:rsidRPr="007E5B33">
              <w:t>23.2-1</w:t>
            </w:r>
            <w:r w:rsidR="009A1F15">
              <w:t>;</w:t>
            </w:r>
            <w:r w:rsidR="007E5B33" w:rsidRPr="007E5B33">
              <w:t xml:space="preserve"> </w:t>
            </w:r>
            <w:r w:rsidR="008666CA" w:rsidRPr="008666CA">
              <w:rPr>
                <w:rFonts w:cs="Arial"/>
              </w:rPr>
              <w:t>23.3.1-10</w:t>
            </w:r>
            <w:r w:rsidR="008666CA">
              <w:rPr>
                <w:rFonts w:cs="Arial"/>
              </w:rPr>
              <w:t>;</w:t>
            </w:r>
            <w:r w:rsidR="00D16453" w:rsidRPr="000301DB">
              <w:rPr>
                <w:rFonts w:cs="Arial"/>
              </w:rPr>
              <w:t xml:space="preserve"> </w:t>
            </w:r>
            <w:r w:rsidR="00D16453" w:rsidRPr="00D16453">
              <w:rPr>
                <w:rFonts w:cs="Arial"/>
              </w:rPr>
              <w:t>23.3.2-</w:t>
            </w:r>
            <w:r w:rsidR="00FB303C" w:rsidRPr="00D16453">
              <w:rPr>
                <w:rFonts w:cs="Arial"/>
              </w:rPr>
              <w:t>1</w:t>
            </w:r>
            <w:r w:rsidR="003B1B16">
              <w:rPr>
                <w:rFonts w:cs="Arial"/>
              </w:rPr>
              <w:t>; 25-6</w:t>
            </w:r>
            <w:r w:rsidR="002706C1">
              <w:rPr>
                <w:rFonts w:cs="Arial"/>
              </w:rPr>
              <w:t>; 25-10</w:t>
            </w:r>
            <w:r w:rsidR="003B1B16">
              <w:rPr>
                <w:rFonts w:cs="Arial"/>
              </w:rPr>
              <w:t>.</w:t>
            </w:r>
            <w:r w:rsidR="005235D6" w:rsidRPr="000301DB">
              <w:rPr>
                <w:rFonts w:cs="Arial"/>
              </w:rPr>
              <w:t xml:space="preserve"> </w:t>
            </w:r>
          </w:p>
          <w:p w14:paraId="11A66659" w14:textId="12878A90" w:rsidR="00A62009" w:rsidRPr="00932418" w:rsidRDefault="005235D6" w:rsidP="009B14B6">
            <w:pPr>
              <w:widowControl/>
              <w:suppressAutoHyphens/>
              <w:adjustRightInd w:val="0"/>
              <w:jc w:val="center"/>
              <w:rPr>
                <w:rFonts w:cs="Arial"/>
              </w:rPr>
            </w:pPr>
            <w:r>
              <w:rPr>
                <w:rFonts w:cs="Arial"/>
              </w:rPr>
              <w:t>Table</w:t>
            </w:r>
            <w:r w:rsidR="002F141F">
              <w:rPr>
                <w:rFonts w:cs="Arial"/>
              </w:rPr>
              <w:t>s</w:t>
            </w:r>
            <w:r w:rsidR="0056675F" w:rsidRPr="000301DB">
              <w:rPr>
                <w:rFonts w:cs="Arial"/>
              </w:rPr>
              <w:t>/</w:t>
            </w:r>
            <w:r w:rsidR="0056675F">
              <w:rPr>
                <w:rFonts w:cs="Arial"/>
                <w:lang w:val="ru-RU"/>
              </w:rPr>
              <w:t>т</w:t>
            </w:r>
            <w:r w:rsidR="0004063E">
              <w:rPr>
                <w:rFonts w:cs="Arial"/>
                <w:lang w:val="ru-RU"/>
              </w:rPr>
              <w:t>аблицы</w:t>
            </w:r>
            <w:r w:rsidR="00F7343B">
              <w:rPr>
                <w:rFonts w:cs="Arial"/>
              </w:rPr>
              <w:t>:</w:t>
            </w:r>
            <w:r>
              <w:rPr>
                <w:rFonts w:cs="Arial"/>
              </w:rPr>
              <w:t xml:space="preserve"> </w:t>
            </w:r>
            <w:r w:rsidR="003F1F7C" w:rsidRPr="000301DB">
              <w:rPr>
                <w:rFonts w:cs="Arial"/>
              </w:rPr>
              <w:t>1</w:t>
            </w:r>
            <w:r w:rsidR="003F1F7C">
              <w:rPr>
                <w:rFonts w:cs="Arial"/>
              </w:rPr>
              <w:t xml:space="preserve">; </w:t>
            </w:r>
            <w:r w:rsidRPr="000301DB">
              <w:rPr>
                <w:rFonts w:cs="Arial"/>
              </w:rPr>
              <w:t>2</w:t>
            </w:r>
            <w:r w:rsidR="00F02E0F" w:rsidRPr="000301DB">
              <w:rPr>
                <w:rFonts w:cs="Arial"/>
              </w:rPr>
              <w:t>; 5</w:t>
            </w:r>
            <w:r w:rsidR="00932418">
              <w:rPr>
                <w:rFonts w:cs="Arial"/>
              </w:rPr>
              <w:t>;</w:t>
            </w:r>
            <w:r w:rsidR="008F43C3">
              <w:rPr>
                <w:rFonts w:cs="Arial"/>
              </w:rPr>
              <w:t xml:space="preserve"> 9;</w:t>
            </w:r>
            <w:r w:rsidR="00932418">
              <w:rPr>
                <w:rFonts w:cs="Arial"/>
              </w:rPr>
              <w:t xml:space="preserve"> 11</w:t>
            </w:r>
            <w:r w:rsidR="00A014B9">
              <w:rPr>
                <w:rFonts w:cs="Arial"/>
              </w:rPr>
              <w:t>; 13</w:t>
            </w:r>
            <w:r w:rsidR="00FB303C">
              <w:rPr>
                <w:rFonts w:cs="Arial"/>
              </w:rPr>
              <w:t>.</w:t>
            </w:r>
          </w:p>
        </w:tc>
        <w:tc>
          <w:tcPr>
            <w:tcW w:w="4980" w:type="dxa"/>
            <w:vAlign w:val="center"/>
          </w:tcPr>
          <w:p w14:paraId="37B1297E" w14:textId="46C79FB2" w:rsidR="00A62009" w:rsidRPr="00F7343B" w:rsidRDefault="009953BF" w:rsidP="009F2442">
            <w:pPr>
              <w:widowControl/>
              <w:adjustRightInd w:val="0"/>
              <w:rPr>
                <w:color w:val="000000"/>
                <w:lang w:val="ru-RU"/>
              </w:rPr>
            </w:pPr>
            <w:r w:rsidRPr="009953BF">
              <w:rPr>
                <w:color w:val="000000"/>
              </w:rPr>
              <w:t xml:space="preserve">Revised </w:t>
            </w:r>
            <w:r w:rsidR="00137718">
              <w:rPr>
                <w:color w:val="000000"/>
              </w:rPr>
              <w:t xml:space="preserve">sections, </w:t>
            </w:r>
            <w:r w:rsidRPr="009953BF">
              <w:rPr>
                <w:color w:val="000000"/>
              </w:rPr>
              <w:t>paragraphs</w:t>
            </w:r>
            <w:r w:rsidR="005235D6" w:rsidRPr="00922FBB">
              <w:rPr>
                <w:color w:val="000000"/>
              </w:rPr>
              <w:t xml:space="preserve"> </w:t>
            </w:r>
            <w:r w:rsidR="005235D6">
              <w:rPr>
                <w:color w:val="000000"/>
              </w:rPr>
              <w:t>and tables</w:t>
            </w:r>
            <w:r w:rsidR="002C15BB">
              <w:rPr>
                <w:color w:val="000000"/>
              </w:rPr>
              <w:t>.</w:t>
            </w:r>
            <w:r w:rsidR="002C15BB">
              <w:t xml:space="preserve"> </w:t>
            </w:r>
            <w:r w:rsidR="002C15BB" w:rsidRPr="00F7343B">
              <w:rPr>
                <w:color w:val="000000"/>
                <w:lang w:val="ru-RU"/>
              </w:rPr>
              <w:t>Измененные</w:t>
            </w:r>
            <w:r w:rsidR="00137718" w:rsidRPr="00F7343B">
              <w:rPr>
                <w:color w:val="000000"/>
                <w:lang w:val="ru-RU"/>
              </w:rPr>
              <w:t xml:space="preserve"> </w:t>
            </w:r>
            <w:r w:rsidR="00137718">
              <w:rPr>
                <w:color w:val="000000"/>
                <w:lang w:val="ru-RU"/>
              </w:rPr>
              <w:t>разделы</w:t>
            </w:r>
            <w:r w:rsidR="009702F3" w:rsidRPr="00F7343B">
              <w:rPr>
                <w:color w:val="000000"/>
                <w:lang w:val="ru-RU"/>
              </w:rPr>
              <w:t>,</w:t>
            </w:r>
            <w:r w:rsidR="002C15BB" w:rsidRPr="00F7343B">
              <w:rPr>
                <w:color w:val="000000"/>
                <w:lang w:val="ru-RU"/>
              </w:rPr>
              <w:t xml:space="preserve"> п</w:t>
            </w:r>
            <w:r w:rsidR="008E71B8">
              <w:rPr>
                <w:color w:val="000000"/>
                <w:lang w:val="ru-RU"/>
              </w:rPr>
              <w:t>ункты</w:t>
            </w:r>
            <w:r w:rsidR="00922FBB" w:rsidRPr="00F7343B">
              <w:rPr>
                <w:color w:val="000000"/>
                <w:lang w:val="ru-RU"/>
              </w:rPr>
              <w:t xml:space="preserve"> </w:t>
            </w:r>
            <w:r w:rsidR="00922FBB">
              <w:rPr>
                <w:color w:val="000000"/>
                <w:lang w:val="ru-RU"/>
              </w:rPr>
              <w:t>и</w:t>
            </w:r>
            <w:r w:rsidR="00922FBB" w:rsidRPr="00F7343B">
              <w:rPr>
                <w:color w:val="000000"/>
                <w:lang w:val="ru-RU"/>
              </w:rPr>
              <w:t xml:space="preserve"> </w:t>
            </w:r>
            <w:r w:rsidR="00922FBB">
              <w:rPr>
                <w:color w:val="000000"/>
                <w:lang w:val="ru-RU"/>
              </w:rPr>
              <w:t>таблицы</w:t>
            </w:r>
          </w:p>
        </w:tc>
      </w:tr>
    </w:tbl>
    <w:p w14:paraId="46E71CF7" w14:textId="77777777" w:rsidR="003623F1" w:rsidRPr="00F7343B" w:rsidRDefault="003623F1" w:rsidP="00B9555B">
      <w:pPr>
        <w:rPr>
          <w:b/>
          <w:spacing w:val="-2"/>
          <w:sz w:val="26"/>
          <w:szCs w:val="26"/>
          <w:lang w:val="ru-RU"/>
        </w:rPr>
      </w:pPr>
    </w:p>
    <w:p w14:paraId="1710D775" w14:textId="15C4FA29" w:rsidR="004D5767" w:rsidRPr="004D5767" w:rsidRDefault="003623F1" w:rsidP="003623F1">
      <w:pPr>
        <w:jc w:val="center"/>
        <w:rPr>
          <w:b/>
          <w:spacing w:val="-2"/>
          <w:sz w:val="26"/>
          <w:szCs w:val="26"/>
        </w:rPr>
      </w:pPr>
      <w:r w:rsidRPr="00E74B8D">
        <w:rPr>
          <w:b/>
          <w:spacing w:val="-2"/>
          <w:sz w:val="26"/>
          <w:szCs w:val="26"/>
        </w:rPr>
        <w:t>CONTENTS</w:t>
      </w:r>
      <w:r w:rsidRPr="00E74B8D">
        <w:rPr>
          <w:b/>
          <w:spacing w:val="-2"/>
          <w:sz w:val="26"/>
          <w:szCs w:val="26"/>
          <w:lang w:val="ru-RU"/>
        </w:rPr>
        <w:t>/ СОДЕРЖАНИЕ</w:t>
      </w:r>
    </w:p>
    <w:sdt>
      <w:sdtPr>
        <w:rPr>
          <w:rFonts w:ascii="Times New Roman" w:eastAsia="Times New Roman" w:hAnsi="Times New Roman" w:cs="Times New Roman"/>
          <w:b/>
          <w:bCs/>
          <w:caps/>
          <w:sz w:val="22"/>
          <w:szCs w:val="22"/>
        </w:rPr>
        <w:id w:val="-479152404"/>
        <w:docPartObj>
          <w:docPartGallery w:val="Table of Contents"/>
          <w:docPartUnique/>
        </w:docPartObj>
      </w:sdtPr>
      <w:sdtEndPr>
        <w:rPr>
          <w:b w:val="0"/>
          <w:bCs w:val="0"/>
          <w:caps w:val="0"/>
          <w:noProof/>
          <w:sz w:val="20"/>
          <w:szCs w:val="20"/>
        </w:rPr>
      </w:sdtEndPr>
      <w:sdtContent>
        <w:p w14:paraId="3586D870" w14:textId="563150A1" w:rsidR="003E0D20" w:rsidRDefault="00C431E2">
          <w:pPr>
            <w:pStyle w:val="TOC1"/>
            <w:tabs>
              <w:tab w:val="right" w:leader="dot" w:pos="10609"/>
            </w:tabs>
            <w:rPr>
              <w:rFonts w:asciiTheme="minorHAnsi" w:eastAsiaTheme="minorEastAsia" w:hAnsiTheme="minorHAnsi" w:cstheme="minorBidi"/>
              <w:noProof/>
              <w:kern w:val="2"/>
              <w:sz w:val="24"/>
              <w:szCs w:val="24"/>
              <w14:ligatures w14:val="standardContextual"/>
            </w:rPr>
          </w:pPr>
          <w:r w:rsidRPr="0024456A">
            <w:rPr>
              <w:rFonts w:ascii="Times New Roman" w:hAnsi="Times New Roman" w:cs="Times New Roman"/>
              <w:caps/>
              <w:sz w:val="22"/>
              <w:szCs w:val="22"/>
            </w:rPr>
            <w:fldChar w:fldCharType="begin"/>
          </w:r>
          <w:r w:rsidRPr="00C733E5">
            <w:rPr>
              <w:rFonts w:ascii="Times New Roman" w:hAnsi="Times New Roman" w:cs="Times New Roman"/>
              <w:sz w:val="22"/>
              <w:szCs w:val="22"/>
            </w:rPr>
            <w:instrText xml:space="preserve"> TOC \o "1-3" \h \z \u </w:instrText>
          </w:r>
          <w:r w:rsidRPr="0024456A">
            <w:rPr>
              <w:rFonts w:ascii="Times New Roman" w:hAnsi="Times New Roman" w:cs="Times New Roman"/>
              <w:caps/>
              <w:sz w:val="22"/>
              <w:szCs w:val="22"/>
            </w:rPr>
            <w:fldChar w:fldCharType="separate"/>
          </w:r>
          <w:hyperlink w:anchor="_Toc205628044" w:history="1">
            <w:r w:rsidR="003E0D20" w:rsidRPr="00975C62">
              <w:rPr>
                <w:rStyle w:val="Hyperlink"/>
                <w:rFonts w:cs="Times New Roman"/>
                <w:noProof/>
              </w:rPr>
              <w:t>1</w:t>
            </w:r>
            <w:r w:rsidR="003E0D20">
              <w:rPr>
                <w:rFonts w:asciiTheme="minorHAnsi" w:eastAsiaTheme="minorEastAsia" w:hAnsiTheme="minorHAnsi" w:cstheme="minorBidi"/>
                <w:noProof/>
                <w:kern w:val="2"/>
                <w:sz w:val="24"/>
                <w:szCs w:val="24"/>
                <w14:ligatures w14:val="standardContextual"/>
              </w:rPr>
              <w:tab/>
            </w:r>
            <w:r w:rsidR="003E0D20" w:rsidRPr="00975C62">
              <w:rPr>
                <w:rStyle w:val="Hyperlink"/>
                <w:noProof/>
              </w:rPr>
              <w:t>Scope</w:t>
            </w:r>
            <w:r w:rsidR="003E0D20">
              <w:rPr>
                <w:noProof/>
                <w:webHidden/>
              </w:rPr>
              <w:tab/>
            </w:r>
            <w:r w:rsidR="003E0D20">
              <w:rPr>
                <w:noProof/>
                <w:webHidden/>
              </w:rPr>
              <w:fldChar w:fldCharType="begin"/>
            </w:r>
            <w:r w:rsidR="003E0D20">
              <w:rPr>
                <w:noProof/>
                <w:webHidden/>
              </w:rPr>
              <w:instrText xml:space="preserve"> PAGEREF _Toc205628044 \h </w:instrText>
            </w:r>
            <w:r w:rsidR="003E0D20">
              <w:rPr>
                <w:noProof/>
                <w:webHidden/>
              </w:rPr>
            </w:r>
            <w:r w:rsidR="003E0D20">
              <w:rPr>
                <w:noProof/>
                <w:webHidden/>
              </w:rPr>
              <w:fldChar w:fldCharType="separate"/>
            </w:r>
            <w:r w:rsidR="00396C87">
              <w:rPr>
                <w:noProof/>
                <w:webHidden/>
              </w:rPr>
              <w:t>8</w:t>
            </w:r>
            <w:r w:rsidR="003E0D20">
              <w:rPr>
                <w:noProof/>
                <w:webHidden/>
              </w:rPr>
              <w:fldChar w:fldCharType="end"/>
            </w:r>
          </w:hyperlink>
        </w:p>
        <w:p w14:paraId="112A0B65" w14:textId="75688032"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45" w:history="1">
            <w:r w:rsidRPr="00975C62">
              <w:rPr>
                <w:rStyle w:val="Hyperlink"/>
                <w:rFonts w:cs="Times New Roman"/>
                <w:noProof/>
                <w:spacing w:val="-1"/>
                <w:w w:val="102"/>
              </w:rPr>
              <w:t>1.1</w:t>
            </w:r>
            <w:r>
              <w:rPr>
                <w:rFonts w:asciiTheme="minorHAnsi" w:eastAsiaTheme="minorEastAsia" w:hAnsiTheme="minorHAnsi" w:cstheme="minorBidi"/>
                <w:noProof/>
                <w:kern w:val="2"/>
                <w:sz w:val="24"/>
                <w:szCs w:val="24"/>
                <w14:ligatures w14:val="standardContextual"/>
              </w:rPr>
              <w:tab/>
            </w:r>
            <w:r w:rsidRPr="00975C62">
              <w:rPr>
                <w:rStyle w:val="Hyperlink"/>
                <w:noProof/>
              </w:rPr>
              <w:t>Scope</w:t>
            </w:r>
            <w:r>
              <w:rPr>
                <w:noProof/>
                <w:webHidden/>
              </w:rPr>
              <w:tab/>
            </w:r>
            <w:r>
              <w:rPr>
                <w:noProof/>
                <w:webHidden/>
              </w:rPr>
              <w:fldChar w:fldCharType="begin"/>
            </w:r>
            <w:r>
              <w:rPr>
                <w:noProof/>
                <w:webHidden/>
              </w:rPr>
              <w:instrText xml:space="preserve"> PAGEREF _Toc205628045 \h </w:instrText>
            </w:r>
            <w:r>
              <w:rPr>
                <w:noProof/>
                <w:webHidden/>
              </w:rPr>
            </w:r>
            <w:r>
              <w:rPr>
                <w:noProof/>
                <w:webHidden/>
              </w:rPr>
              <w:fldChar w:fldCharType="separate"/>
            </w:r>
            <w:r w:rsidR="00396C87">
              <w:rPr>
                <w:noProof/>
                <w:webHidden/>
              </w:rPr>
              <w:t>8</w:t>
            </w:r>
            <w:r>
              <w:rPr>
                <w:noProof/>
                <w:webHidden/>
              </w:rPr>
              <w:fldChar w:fldCharType="end"/>
            </w:r>
          </w:hyperlink>
        </w:p>
        <w:p w14:paraId="1503D8D7" w14:textId="529384E5"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46" w:history="1">
            <w:r w:rsidRPr="00975C62">
              <w:rPr>
                <w:rStyle w:val="Hyperlink"/>
                <w:rFonts w:cs="Times New Roman"/>
                <w:noProof/>
                <w:spacing w:val="-1"/>
                <w:w w:val="102"/>
              </w:rPr>
              <w:t>1.2</w:t>
            </w:r>
            <w:r>
              <w:rPr>
                <w:rFonts w:asciiTheme="minorHAnsi" w:eastAsiaTheme="minorEastAsia" w:hAnsiTheme="minorHAnsi" w:cstheme="minorBidi"/>
                <w:noProof/>
                <w:kern w:val="2"/>
                <w:sz w:val="24"/>
                <w:szCs w:val="24"/>
                <w14:ligatures w14:val="standardContextual"/>
              </w:rPr>
              <w:tab/>
            </w:r>
            <w:r w:rsidRPr="00975C62">
              <w:rPr>
                <w:rStyle w:val="Hyperlink"/>
                <w:noProof/>
              </w:rPr>
              <w:t>Conflict Resolution</w:t>
            </w:r>
            <w:r>
              <w:rPr>
                <w:noProof/>
                <w:webHidden/>
              </w:rPr>
              <w:tab/>
            </w:r>
            <w:r>
              <w:rPr>
                <w:noProof/>
                <w:webHidden/>
              </w:rPr>
              <w:fldChar w:fldCharType="begin"/>
            </w:r>
            <w:r>
              <w:rPr>
                <w:noProof/>
                <w:webHidden/>
              </w:rPr>
              <w:instrText xml:space="preserve"> PAGEREF _Toc205628046 \h </w:instrText>
            </w:r>
            <w:r>
              <w:rPr>
                <w:noProof/>
                <w:webHidden/>
              </w:rPr>
            </w:r>
            <w:r>
              <w:rPr>
                <w:noProof/>
                <w:webHidden/>
              </w:rPr>
              <w:fldChar w:fldCharType="separate"/>
            </w:r>
            <w:r w:rsidR="00396C87">
              <w:rPr>
                <w:noProof/>
                <w:webHidden/>
              </w:rPr>
              <w:t>8</w:t>
            </w:r>
            <w:r>
              <w:rPr>
                <w:noProof/>
                <w:webHidden/>
              </w:rPr>
              <w:fldChar w:fldCharType="end"/>
            </w:r>
          </w:hyperlink>
        </w:p>
        <w:p w14:paraId="4FA27DF5" w14:textId="3929416D"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047" w:history="1">
            <w:r w:rsidRPr="00975C62">
              <w:rPr>
                <w:rStyle w:val="Hyperlink"/>
                <w:rFonts w:cs="Times New Roman"/>
                <w:noProof/>
              </w:rPr>
              <w:t>2</w:t>
            </w:r>
            <w:r>
              <w:rPr>
                <w:rFonts w:asciiTheme="minorHAnsi" w:eastAsiaTheme="minorEastAsia" w:hAnsiTheme="minorHAnsi" w:cstheme="minorBidi"/>
                <w:noProof/>
                <w:kern w:val="2"/>
                <w:sz w:val="24"/>
                <w:szCs w:val="24"/>
                <w14:ligatures w14:val="standardContextual"/>
              </w:rPr>
              <w:tab/>
            </w:r>
            <w:r w:rsidRPr="00975C62">
              <w:rPr>
                <w:rStyle w:val="Hyperlink"/>
                <w:noProof/>
              </w:rPr>
              <w:t>References</w:t>
            </w:r>
            <w:r>
              <w:rPr>
                <w:noProof/>
                <w:webHidden/>
              </w:rPr>
              <w:tab/>
            </w:r>
            <w:r>
              <w:rPr>
                <w:noProof/>
                <w:webHidden/>
              </w:rPr>
              <w:fldChar w:fldCharType="begin"/>
            </w:r>
            <w:r>
              <w:rPr>
                <w:noProof/>
                <w:webHidden/>
              </w:rPr>
              <w:instrText xml:space="preserve"> PAGEREF _Toc205628047 \h </w:instrText>
            </w:r>
            <w:r>
              <w:rPr>
                <w:noProof/>
                <w:webHidden/>
              </w:rPr>
            </w:r>
            <w:r>
              <w:rPr>
                <w:noProof/>
                <w:webHidden/>
              </w:rPr>
              <w:fldChar w:fldCharType="separate"/>
            </w:r>
            <w:r w:rsidR="00396C87">
              <w:rPr>
                <w:noProof/>
                <w:webHidden/>
              </w:rPr>
              <w:t>8</w:t>
            </w:r>
            <w:r>
              <w:rPr>
                <w:noProof/>
                <w:webHidden/>
              </w:rPr>
              <w:fldChar w:fldCharType="end"/>
            </w:r>
          </w:hyperlink>
        </w:p>
        <w:p w14:paraId="27C6EF48" w14:textId="20CA90F6"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48" w:history="1">
            <w:r w:rsidRPr="00975C62">
              <w:rPr>
                <w:rStyle w:val="Hyperlink"/>
                <w:rFonts w:cs="Times New Roman"/>
                <w:noProof/>
                <w:spacing w:val="-1"/>
                <w:w w:val="102"/>
              </w:rPr>
              <w:t>2.1</w:t>
            </w:r>
            <w:r>
              <w:rPr>
                <w:rFonts w:asciiTheme="minorHAnsi" w:eastAsiaTheme="minorEastAsia" w:hAnsiTheme="minorHAnsi" w:cstheme="minorBidi"/>
                <w:noProof/>
                <w:kern w:val="2"/>
                <w:sz w:val="24"/>
                <w:szCs w:val="24"/>
                <w14:ligatures w14:val="standardContextual"/>
              </w:rPr>
              <w:tab/>
            </w:r>
            <w:r w:rsidRPr="00975C62">
              <w:rPr>
                <w:rStyle w:val="Hyperlink"/>
                <w:noProof/>
              </w:rPr>
              <w:t>Owner</w:t>
            </w:r>
            <w:r w:rsidRPr="00975C62">
              <w:rPr>
                <w:rStyle w:val="Hyperlink"/>
                <w:noProof/>
                <w:spacing w:val="10"/>
              </w:rPr>
              <w:t xml:space="preserve"> </w:t>
            </w:r>
            <w:r w:rsidRPr="00975C62">
              <w:rPr>
                <w:rStyle w:val="Hyperlink"/>
                <w:noProof/>
                <w:spacing w:val="-2"/>
              </w:rPr>
              <w:t>Documents</w:t>
            </w:r>
            <w:r>
              <w:rPr>
                <w:noProof/>
                <w:webHidden/>
              </w:rPr>
              <w:tab/>
            </w:r>
            <w:r>
              <w:rPr>
                <w:noProof/>
                <w:webHidden/>
              </w:rPr>
              <w:fldChar w:fldCharType="begin"/>
            </w:r>
            <w:r>
              <w:rPr>
                <w:noProof/>
                <w:webHidden/>
              </w:rPr>
              <w:instrText xml:space="preserve"> PAGEREF _Toc205628048 \h </w:instrText>
            </w:r>
            <w:r>
              <w:rPr>
                <w:noProof/>
                <w:webHidden/>
              </w:rPr>
            </w:r>
            <w:r>
              <w:rPr>
                <w:noProof/>
                <w:webHidden/>
              </w:rPr>
              <w:fldChar w:fldCharType="separate"/>
            </w:r>
            <w:r w:rsidR="00396C87">
              <w:rPr>
                <w:noProof/>
                <w:webHidden/>
              </w:rPr>
              <w:t>8</w:t>
            </w:r>
            <w:r>
              <w:rPr>
                <w:noProof/>
                <w:webHidden/>
              </w:rPr>
              <w:fldChar w:fldCharType="end"/>
            </w:r>
          </w:hyperlink>
        </w:p>
        <w:p w14:paraId="15D65761" w14:textId="1561F3B1"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49" w:history="1">
            <w:r w:rsidRPr="00975C62">
              <w:rPr>
                <w:rStyle w:val="Hyperlink"/>
                <w:rFonts w:cs="Times New Roman"/>
                <w:noProof/>
                <w:spacing w:val="-1"/>
                <w:w w:val="102"/>
              </w:rPr>
              <w:t>2.2</w:t>
            </w:r>
            <w:r>
              <w:rPr>
                <w:rFonts w:asciiTheme="minorHAnsi" w:eastAsiaTheme="minorEastAsia" w:hAnsiTheme="minorHAnsi" w:cstheme="minorBidi"/>
                <w:noProof/>
                <w:kern w:val="2"/>
                <w:sz w:val="24"/>
                <w:szCs w:val="24"/>
                <w14:ligatures w14:val="standardContextual"/>
              </w:rPr>
              <w:tab/>
            </w:r>
            <w:r w:rsidRPr="00975C62">
              <w:rPr>
                <w:rStyle w:val="Hyperlink"/>
                <w:noProof/>
              </w:rPr>
              <w:t>Industry</w:t>
            </w:r>
            <w:r w:rsidRPr="00975C62">
              <w:rPr>
                <w:rStyle w:val="Hyperlink"/>
                <w:noProof/>
                <w:spacing w:val="8"/>
              </w:rPr>
              <w:t xml:space="preserve"> </w:t>
            </w:r>
            <w:r w:rsidRPr="00975C62">
              <w:rPr>
                <w:rStyle w:val="Hyperlink"/>
                <w:noProof/>
              </w:rPr>
              <w:t>Codes</w:t>
            </w:r>
            <w:r w:rsidRPr="00975C62">
              <w:rPr>
                <w:rStyle w:val="Hyperlink"/>
                <w:noProof/>
                <w:spacing w:val="9"/>
              </w:rPr>
              <w:t xml:space="preserve"> </w:t>
            </w:r>
            <w:r w:rsidRPr="00975C62">
              <w:rPr>
                <w:rStyle w:val="Hyperlink"/>
                <w:noProof/>
              </w:rPr>
              <w:t>and</w:t>
            </w:r>
            <w:r w:rsidRPr="00975C62">
              <w:rPr>
                <w:rStyle w:val="Hyperlink"/>
                <w:noProof/>
                <w:spacing w:val="9"/>
              </w:rPr>
              <w:t xml:space="preserve"> </w:t>
            </w:r>
            <w:r w:rsidRPr="00975C62">
              <w:rPr>
                <w:rStyle w:val="Hyperlink"/>
                <w:noProof/>
                <w:spacing w:val="-2"/>
              </w:rPr>
              <w:t>Standards</w:t>
            </w:r>
            <w:r>
              <w:rPr>
                <w:noProof/>
                <w:webHidden/>
              </w:rPr>
              <w:tab/>
            </w:r>
            <w:r>
              <w:rPr>
                <w:noProof/>
                <w:webHidden/>
              </w:rPr>
              <w:fldChar w:fldCharType="begin"/>
            </w:r>
            <w:r>
              <w:rPr>
                <w:noProof/>
                <w:webHidden/>
              </w:rPr>
              <w:instrText xml:space="preserve"> PAGEREF _Toc205628049 \h </w:instrText>
            </w:r>
            <w:r>
              <w:rPr>
                <w:noProof/>
                <w:webHidden/>
              </w:rPr>
            </w:r>
            <w:r>
              <w:rPr>
                <w:noProof/>
                <w:webHidden/>
              </w:rPr>
              <w:fldChar w:fldCharType="separate"/>
            </w:r>
            <w:r w:rsidR="00396C87">
              <w:rPr>
                <w:noProof/>
                <w:webHidden/>
              </w:rPr>
              <w:t>9</w:t>
            </w:r>
            <w:r>
              <w:rPr>
                <w:noProof/>
                <w:webHidden/>
              </w:rPr>
              <w:fldChar w:fldCharType="end"/>
            </w:r>
          </w:hyperlink>
        </w:p>
        <w:p w14:paraId="5AE2DCE2" w14:textId="343A4C6E"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050" w:history="1">
            <w:r w:rsidRPr="00975C62">
              <w:rPr>
                <w:rStyle w:val="Hyperlink"/>
                <w:rFonts w:cs="Times New Roman"/>
                <w:noProof/>
              </w:rPr>
              <w:t>3</w:t>
            </w:r>
            <w:r>
              <w:rPr>
                <w:rFonts w:asciiTheme="minorHAnsi" w:eastAsiaTheme="minorEastAsia" w:hAnsiTheme="minorHAnsi" w:cstheme="minorBidi"/>
                <w:noProof/>
                <w:kern w:val="2"/>
                <w:sz w:val="24"/>
                <w:szCs w:val="24"/>
                <w14:ligatures w14:val="standardContextual"/>
              </w:rPr>
              <w:tab/>
            </w:r>
            <w:r w:rsidRPr="00975C62">
              <w:rPr>
                <w:rStyle w:val="Hyperlink"/>
                <w:noProof/>
              </w:rPr>
              <w:t>Terminology</w:t>
            </w:r>
            <w:r>
              <w:rPr>
                <w:noProof/>
                <w:webHidden/>
              </w:rPr>
              <w:tab/>
            </w:r>
            <w:r>
              <w:rPr>
                <w:noProof/>
                <w:webHidden/>
              </w:rPr>
              <w:fldChar w:fldCharType="begin"/>
            </w:r>
            <w:r>
              <w:rPr>
                <w:noProof/>
                <w:webHidden/>
              </w:rPr>
              <w:instrText xml:space="preserve"> PAGEREF _Toc205628050 \h </w:instrText>
            </w:r>
            <w:r>
              <w:rPr>
                <w:noProof/>
                <w:webHidden/>
              </w:rPr>
            </w:r>
            <w:r>
              <w:rPr>
                <w:noProof/>
                <w:webHidden/>
              </w:rPr>
              <w:fldChar w:fldCharType="separate"/>
            </w:r>
            <w:r w:rsidR="00396C87">
              <w:rPr>
                <w:noProof/>
                <w:webHidden/>
              </w:rPr>
              <w:t>11</w:t>
            </w:r>
            <w:r>
              <w:rPr>
                <w:noProof/>
                <w:webHidden/>
              </w:rPr>
              <w:fldChar w:fldCharType="end"/>
            </w:r>
          </w:hyperlink>
        </w:p>
        <w:p w14:paraId="4C40B03A" w14:textId="0C173C65"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51" w:history="1">
            <w:r w:rsidRPr="00975C62">
              <w:rPr>
                <w:rStyle w:val="Hyperlink"/>
                <w:noProof/>
                <w:spacing w:val="-1"/>
                <w:w w:val="102"/>
              </w:rPr>
              <w:t>3.1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Acronyms</w:t>
            </w:r>
            <w:r>
              <w:rPr>
                <w:noProof/>
                <w:webHidden/>
              </w:rPr>
              <w:tab/>
            </w:r>
            <w:r>
              <w:rPr>
                <w:noProof/>
                <w:webHidden/>
              </w:rPr>
              <w:fldChar w:fldCharType="begin"/>
            </w:r>
            <w:r>
              <w:rPr>
                <w:noProof/>
                <w:webHidden/>
              </w:rPr>
              <w:instrText xml:space="preserve"> PAGEREF _Toc205628051 \h </w:instrText>
            </w:r>
            <w:r>
              <w:rPr>
                <w:noProof/>
                <w:webHidden/>
              </w:rPr>
            </w:r>
            <w:r>
              <w:rPr>
                <w:noProof/>
                <w:webHidden/>
              </w:rPr>
              <w:fldChar w:fldCharType="separate"/>
            </w:r>
            <w:r w:rsidR="00396C87">
              <w:rPr>
                <w:noProof/>
                <w:webHidden/>
              </w:rPr>
              <w:t>11</w:t>
            </w:r>
            <w:r>
              <w:rPr>
                <w:noProof/>
                <w:webHidden/>
              </w:rPr>
              <w:fldChar w:fldCharType="end"/>
            </w:r>
          </w:hyperlink>
        </w:p>
        <w:p w14:paraId="68B59103" w14:textId="7F10E234"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52" w:history="1">
            <w:r w:rsidRPr="00975C62">
              <w:rPr>
                <w:rStyle w:val="Hyperlink"/>
                <w:noProof/>
                <w:spacing w:val="-1"/>
                <w:w w:val="102"/>
              </w:rPr>
              <w:t>3.2</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Definitions</w:t>
            </w:r>
            <w:r>
              <w:rPr>
                <w:noProof/>
                <w:webHidden/>
              </w:rPr>
              <w:tab/>
            </w:r>
            <w:r>
              <w:rPr>
                <w:noProof/>
                <w:webHidden/>
              </w:rPr>
              <w:fldChar w:fldCharType="begin"/>
            </w:r>
            <w:r>
              <w:rPr>
                <w:noProof/>
                <w:webHidden/>
              </w:rPr>
              <w:instrText xml:space="preserve"> PAGEREF _Toc205628052 \h </w:instrText>
            </w:r>
            <w:r>
              <w:rPr>
                <w:noProof/>
                <w:webHidden/>
              </w:rPr>
            </w:r>
            <w:r>
              <w:rPr>
                <w:noProof/>
                <w:webHidden/>
              </w:rPr>
              <w:fldChar w:fldCharType="separate"/>
            </w:r>
            <w:r w:rsidR="00396C87">
              <w:rPr>
                <w:noProof/>
                <w:webHidden/>
              </w:rPr>
              <w:t>12</w:t>
            </w:r>
            <w:r>
              <w:rPr>
                <w:noProof/>
                <w:webHidden/>
              </w:rPr>
              <w:fldChar w:fldCharType="end"/>
            </w:r>
          </w:hyperlink>
        </w:p>
        <w:p w14:paraId="1889082B" w14:textId="614316CF"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053" w:history="1">
            <w:r w:rsidRPr="00975C62">
              <w:rPr>
                <w:rStyle w:val="Hyperlink"/>
                <w:noProof/>
              </w:rPr>
              <w:t>4</w:t>
            </w:r>
            <w:r>
              <w:rPr>
                <w:rFonts w:asciiTheme="minorHAnsi" w:eastAsiaTheme="minorEastAsia" w:hAnsiTheme="minorHAnsi" w:cstheme="minorBidi"/>
                <w:noProof/>
                <w:kern w:val="2"/>
                <w:sz w:val="24"/>
                <w:szCs w:val="24"/>
                <w14:ligatures w14:val="standardContextual"/>
              </w:rPr>
              <w:tab/>
            </w:r>
            <w:r w:rsidRPr="00975C62">
              <w:rPr>
                <w:rStyle w:val="Hyperlink"/>
                <w:noProof/>
              </w:rPr>
              <w:t>General</w:t>
            </w:r>
            <w:r w:rsidRPr="00975C62">
              <w:rPr>
                <w:rStyle w:val="Hyperlink"/>
                <w:noProof/>
                <w:spacing w:val="-6"/>
              </w:rPr>
              <w:t xml:space="preserve"> </w:t>
            </w:r>
            <w:r w:rsidRPr="00975C62">
              <w:rPr>
                <w:rStyle w:val="Hyperlink"/>
                <w:noProof/>
              </w:rPr>
              <w:t>Requirements</w:t>
            </w:r>
            <w:r>
              <w:rPr>
                <w:noProof/>
                <w:webHidden/>
              </w:rPr>
              <w:tab/>
            </w:r>
            <w:r>
              <w:rPr>
                <w:noProof/>
                <w:webHidden/>
              </w:rPr>
              <w:fldChar w:fldCharType="begin"/>
            </w:r>
            <w:r>
              <w:rPr>
                <w:noProof/>
                <w:webHidden/>
              </w:rPr>
              <w:instrText xml:space="preserve"> PAGEREF _Toc205628053 \h </w:instrText>
            </w:r>
            <w:r>
              <w:rPr>
                <w:noProof/>
                <w:webHidden/>
              </w:rPr>
            </w:r>
            <w:r>
              <w:rPr>
                <w:noProof/>
                <w:webHidden/>
              </w:rPr>
              <w:fldChar w:fldCharType="separate"/>
            </w:r>
            <w:r w:rsidR="00396C87">
              <w:rPr>
                <w:noProof/>
                <w:webHidden/>
              </w:rPr>
              <w:t>13</w:t>
            </w:r>
            <w:r>
              <w:rPr>
                <w:noProof/>
                <w:webHidden/>
              </w:rPr>
              <w:fldChar w:fldCharType="end"/>
            </w:r>
          </w:hyperlink>
        </w:p>
        <w:p w14:paraId="5C0B188F" w14:textId="4DC02642"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054" w:history="1">
            <w:r w:rsidRPr="00975C62">
              <w:rPr>
                <w:rStyle w:val="Hyperlink"/>
                <w:noProof/>
              </w:rPr>
              <w:t>5</w:t>
            </w:r>
            <w:r>
              <w:rPr>
                <w:rFonts w:asciiTheme="minorHAnsi" w:eastAsiaTheme="minorEastAsia" w:hAnsiTheme="minorHAnsi" w:cstheme="minorBidi"/>
                <w:noProof/>
                <w:kern w:val="2"/>
                <w:sz w:val="24"/>
                <w:szCs w:val="24"/>
                <w14:ligatures w14:val="standardContextual"/>
              </w:rPr>
              <w:tab/>
            </w:r>
            <w:r w:rsidRPr="00975C62">
              <w:rPr>
                <w:rStyle w:val="Hyperlink"/>
                <w:noProof/>
              </w:rPr>
              <w:t>Material</w:t>
            </w:r>
            <w:r>
              <w:rPr>
                <w:noProof/>
                <w:webHidden/>
              </w:rPr>
              <w:tab/>
            </w:r>
            <w:r>
              <w:rPr>
                <w:noProof/>
                <w:webHidden/>
              </w:rPr>
              <w:fldChar w:fldCharType="begin"/>
            </w:r>
            <w:r>
              <w:rPr>
                <w:noProof/>
                <w:webHidden/>
              </w:rPr>
              <w:instrText xml:space="preserve"> PAGEREF _Toc205628054 \h </w:instrText>
            </w:r>
            <w:r>
              <w:rPr>
                <w:noProof/>
                <w:webHidden/>
              </w:rPr>
            </w:r>
            <w:r>
              <w:rPr>
                <w:noProof/>
                <w:webHidden/>
              </w:rPr>
              <w:fldChar w:fldCharType="separate"/>
            </w:r>
            <w:r w:rsidR="00396C87">
              <w:rPr>
                <w:noProof/>
                <w:webHidden/>
              </w:rPr>
              <w:t>14</w:t>
            </w:r>
            <w:r>
              <w:rPr>
                <w:noProof/>
                <w:webHidden/>
              </w:rPr>
              <w:fldChar w:fldCharType="end"/>
            </w:r>
          </w:hyperlink>
        </w:p>
        <w:p w14:paraId="30BA15F8" w14:textId="1659EC3A"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055" w:history="1">
            <w:r w:rsidRPr="00975C62">
              <w:rPr>
                <w:rStyle w:val="Hyperlink"/>
                <w:noProof/>
              </w:rPr>
              <w:t>6</w:t>
            </w:r>
            <w:r>
              <w:rPr>
                <w:rFonts w:asciiTheme="minorHAnsi" w:eastAsiaTheme="minorEastAsia" w:hAnsiTheme="minorHAnsi" w:cstheme="minorBidi"/>
                <w:noProof/>
                <w:kern w:val="2"/>
                <w:sz w:val="24"/>
                <w:szCs w:val="24"/>
                <w14:ligatures w14:val="standardContextual"/>
              </w:rPr>
              <w:tab/>
            </w:r>
            <w:r w:rsidRPr="00975C62">
              <w:rPr>
                <w:rStyle w:val="Hyperlink"/>
                <w:noProof/>
              </w:rPr>
              <w:t>Storage</w:t>
            </w:r>
            <w:r w:rsidRPr="00975C62">
              <w:rPr>
                <w:rStyle w:val="Hyperlink"/>
                <w:noProof/>
                <w:spacing w:val="-4"/>
              </w:rPr>
              <w:t xml:space="preserve"> </w:t>
            </w:r>
            <w:r w:rsidRPr="00975C62">
              <w:rPr>
                <w:rStyle w:val="Hyperlink"/>
                <w:noProof/>
              </w:rPr>
              <w:t>and</w:t>
            </w:r>
            <w:r w:rsidRPr="00975C62">
              <w:rPr>
                <w:rStyle w:val="Hyperlink"/>
                <w:noProof/>
                <w:spacing w:val="-4"/>
              </w:rPr>
              <w:t xml:space="preserve"> </w:t>
            </w:r>
            <w:r w:rsidRPr="00975C62">
              <w:rPr>
                <w:rStyle w:val="Hyperlink"/>
                <w:noProof/>
              </w:rPr>
              <w:t>Handling</w:t>
            </w:r>
            <w:r w:rsidRPr="00975C62">
              <w:rPr>
                <w:rStyle w:val="Hyperlink"/>
                <w:noProof/>
                <w:spacing w:val="-4"/>
              </w:rPr>
              <w:t xml:space="preserve"> </w:t>
            </w:r>
            <w:r w:rsidRPr="00975C62">
              <w:rPr>
                <w:rStyle w:val="Hyperlink"/>
                <w:noProof/>
              </w:rPr>
              <w:t>of</w:t>
            </w:r>
            <w:r w:rsidRPr="00975C62">
              <w:rPr>
                <w:rStyle w:val="Hyperlink"/>
                <w:noProof/>
                <w:spacing w:val="-3"/>
              </w:rPr>
              <w:t xml:space="preserve"> </w:t>
            </w:r>
            <w:r w:rsidRPr="00975C62">
              <w:rPr>
                <w:rStyle w:val="Hyperlink"/>
                <w:noProof/>
                <w:spacing w:val="-2"/>
              </w:rPr>
              <w:t>Materials</w:t>
            </w:r>
            <w:r>
              <w:rPr>
                <w:noProof/>
                <w:webHidden/>
              </w:rPr>
              <w:tab/>
            </w:r>
            <w:r>
              <w:rPr>
                <w:noProof/>
                <w:webHidden/>
              </w:rPr>
              <w:fldChar w:fldCharType="begin"/>
            </w:r>
            <w:r>
              <w:rPr>
                <w:noProof/>
                <w:webHidden/>
              </w:rPr>
              <w:instrText xml:space="preserve"> PAGEREF _Toc205628055 \h </w:instrText>
            </w:r>
            <w:r>
              <w:rPr>
                <w:noProof/>
                <w:webHidden/>
              </w:rPr>
            </w:r>
            <w:r>
              <w:rPr>
                <w:noProof/>
                <w:webHidden/>
              </w:rPr>
              <w:fldChar w:fldCharType="separate"/>
            </w:r>
            <w:r w:rsidR="00396C87">
              <w:rPr>
                <w:noProof/>
                <w:webHidden/>
              </w:rPr>
              <w:t>14</w:t>
            </w:r>
            <w:r>
              <w:rPr>
                <w:noProof/>
                <w:webHidden/>
              </w:rPr>
              <w:fldChar w:fldCharType="end"/>
            </w:r>
          </w:hyperlink>
        </w:p>
        <w:p w14:paraId="6DE993C6" w14:textId="24E871C3"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56" w:history="1">
            <w:r w:rsidRPr="00975C62">
              <w:rPr>
                <w:rStyle w:val="Hyperlink"/>
                <w:noProof/>
                <w:spacing w:val="-1"/>
                <w:w w:val="102"/>
              </w:rPr>
              <w:t>6.1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Storage</w:t>
            </w:r>
            <w:r>
              <w:rPr>
                <w:noProof/>
                <w:webHidden/>
              </w:rPr>
              <w:tab/>
            </w:r>
            <w:r>
              <w:rPr>
                <w:noProof/>
                <w:webHidden/>
              </w:rPr>
              <w:fldChar w:fldCharType="begin"/>
            </w:r>
            <w:r>
              <w:rPr>
                <w:noProof/>
                <w:webHidden/>
              </w:rPr>
              <w:instrText xml:space="preserve"> PAGEREF _Toc205628056 \h </w:instrText>
            </w:r>
            <w:r>
              <w:rPr>
                <w:noProof/>
                <w:webHidden/>
              </w:rPr>
            </w:r>
            <w:r>
              <w:rPr>
                <w:noProof/>
                <w:webHidden/>
              </w:rPr>
              <w:fldChar w:fldCharType="separate"/>
            </w:r>
            <w:r w:rsidR="00396C87">
              <w:rPr>
                <w:noProof/>
                <w:webHidden/>
              </w:rPr>
              <w:t>14</w:t>
            </w:r>
            <w:r>
              <w:rPr>
                <w:noProof/>
                <w:webHidden/>
              </w:rPr>
              <w:fldChar w:fldCharType="end"/>
            </w:r>
          </w:hyperlink>
        </w:p>
        <w:p w14:paraId="34D6F41D" w14:textId="1B9C184F"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57" w:history="1">
            <w:r w:rsidRPr="00975C62">
              <w:rPr>
                <w:rStyle w:val="Hyperlink"/>
                <w:noProof/>
                <w:spacing w:val="-1"/>
                <w:w w:val="102"/>
              </w:rPr>
              <w:t>6.2</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Handling</w:t>
            </w:r>
            <w:r>
              <w:rPr>
                <w:noProof/>
                <w:webHidden/>
              </w:rPr>
              <w:tab/>
            </w:r>
            <w:r>
              <w:rPr>
                <w:noProof/>
                <w:webHidden/>
              </w:rPr>
              <w:fldChar w:fldCharType="begin"/>
            </w:r>
            <w:r>
              <w:rPr>
                <w:noProof/>
                <w:webHidden/>
              </w:rPr>
              <w:instrText xml:space="preserve"> PAGEREF _Toc205628057 \h </w:instrText>
            </w:r>
            <w:r>
              <w:rPr>
                <w:noProof/>
                <w:webHidden/>
              </w:rPr>
            </w:r>
            <w:r>
              <w:rPr>
                <w:noProof/>
                <w:webHidden/>
              </w:rPr>
              <w:fldChar w:fldCharType="separate"/>
            </w:r>
            <w:r w:rsidR="00396C87">
              <w:rPr>
                <w:noProof/>
                <w:webHidden/>
              </w:rPr>
              <w:t>15</w:t>
            </w:r>
            <w:r>
              <w:rPr>
                <w:noProof/>
                <w:webHidden/>
              </w:rPr>
              <w:fldChar w:fldCharType="end"/>
            </w:r>
          </w:hyperlink>
        </w:p>
        <w:p w14:paraId="355FC6A4" w14:textId="6E61003F"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058" w:history="1">
            <w:r w:rsidRPr="00975C62">
              <w:rPr>
                <w:rStyle w:val="Hyperlink"/>
                <w:noProof/>
              </w:rPr>
              <w:t>7</w:t>
            </w:r>
            <w:r>
              <w:rPr>
                <w:rFonts w:asciiTheme="minorHAnsi" w:eastAsiaTheme="minorEastAsia" w:hAnsiTheme="minorHAnsi" w:cstheme="minorBidi"/>
                <w:noProof/>
                <w:kern w:val="2"/>
                <w:sz w:val="24"/>
                <w:szCs w:val="24"/>
                <w14:ligatures w14:val="standardContextual"/>
              </w:rPr>
              <w:tab/>
            </w:r>
            <w:r w:rsidRPr="00975C62">
              <w:rPr>
                <w:rStyle w:val="Hyperlink"/>
                <w:noProof/>
              </w:rPr>
              <w:t>Elbows</w:t>
            </w:r>
            <w:r w:rsidRPr="00975C62">
              <w:rPr>
                <w:rStyle w:val="Hyperlink"/>
                <w:noProof/>
                <w:spacing w:val="-4"/>
              </w:rPr>
              <w:t xml:space="preserve"> </w:t>
            </w:r>
            <w:r w:rsidRPr="00975C62">
              <w:rPr>
                <w:rStyle w:val="Hyperlink"/>
                <w:noProof/>
              </w:rPr>
              <w:t>and</w:t>
            </w:r>
            <w:r w:rsidRPr="00975C62">
              <w:rPr>
                <w:rStyle w:val="Hyperlink"/>
                <w:noProof/>
                <w:spacing w:val="-3"/>
              </w:rPr>
              <w:t xml:space="preserve"> </w:t>
            </w:r>
            <w:r w:rsidRPr="00975C62">
              <w:rPr>
                <w:rStyle w:val="Hyperlink"/>
                <w:noProof/>
                <w:spacing w:val="-2"/>
              </w:rPr>
              <w:t>Bends</w:t>
            </w:r>
            <w:r>
              <w:rPr>
                <w:noProof/>
                <w:webHidden/>
              </w:rPr>
              <w:tab/>
            </w:r>
            <w:r>
              <w:rPr>
                <w:noProof/>
                <w:webHidden/>
              </w:rPr>
              <w:fldChar w:fldCharType="begin"/>
            </w:r>
            <w:r>
              <w:rPr>
                <w:noProof/>
                <w:webHidden/>
              </w:rPr>
              <w:instrText xml:space="preserve"> PAGEREF _Toc205628058 \h </w:instrText>
            </w:r>
            <w:r>
              <w:rPr>
                <w:noProof/>
                <w:webHidden/>
              </w:rPr>
            </w:r>
            <w:r>
              <w:rPr>
                <w:noProof/>
                <w:webHidden/>
              </w:rPr>
              <w:fldChar w:fldCharType="separate"/>
            </w:r>
            <w:r w:rsidR="00396C87">
              <w:rPr>
                <w:noProof/>
                <w:webHidden/>
              </w:rPr>
              <w:t>15</w:t>
            </w:r>
            <w:r>
              <w:rPr>
                <w:noProof/>
                <w:webHidden/>
              </w:rPr>
              <w:fldChar w:fldCharType="end"/>
            </w:r>
          </w:hyperlink>
        </w:p>
        <w:p w14:paraId="36544DB5" w14:textId="0A12DFFA"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059" w:history="1">
            <w:r w:rsidRPr="00975C62">
              <w:rPr>
                <w:rStyle w:val="Hyperlink"/>
                <w:noProof/>
              </w:rPr>
              <w:t>8</w:t>
            </w:r>
            <w:r>
              <w:rPr>
                <w:rFonts w:asciiTheme="minorHAnsi" w:eastAsiaTheme="minorEastAsia" w:hAnsiTheme="minorHAnsi" w:cstheme="minorBidi"/>
                <w:noProof/>
                <w:kern w:val="2"/>
                <w:sz w:val="24"/>
                <w:szCs w:val="24"/>
                <w14:ligatures w14:val="standardContextual"/>
              </w:rPr>
              <w:tab/>
            </w:r>
            <w:r w:rsidRPr="00975C62">
              <w:rPr>
                <w:rStyle w:val="Hyperlink"/>
                <w:noProof/>
              </w:rPr>
              <w:t>Fabrication</w:t>
            </w:r>
            <w:r w:rsidRPr="00975C62">
              <w:rPr>
                <w:rStyle w:val="Hyperlink"/>
                <w:noProof/>
                <w:spacing w:val="-10"/>
              </w:rPr>
              <w:t xml:space="preserve"> </w:t>
            </w:r>
            <w:r w:rsidRPr="00975C62">
              <w:rPr>
                <w:rStyle w:val="Hyperlink"/>
                <w:noProof/>
                <w:spacing w:val="-2"/>
              </w:rPr>
              <w:t>Requirements</w:t>
            </w:r>
            <w:r>
              <w:rPr>
                <w:noProof/>
                <w:webHidden/>
              </w:rPr>
              <w:tab/>
            </w:r>
            <w:r>
              <w:rPr>
                <w:noProof/>
                <w:webHidden/>
              </w:rPr>
              <w:fldChar w:fldCharType="begin"/>
            </w:r>
            <w:r>
              <w:rPr>
                <w:noProof/>
                <w:webHidden/>
              </w:rPr>
              <w:instrText xml:space="preserve"> PAGEREF _Toc205628059 \h </w:instrText>
            </w:r>
            <w:r>
              <w:rPr>
                <w:noProof/>
                <w:webHidden/>
              </w:rPr>
            </w:r>
            <w:r>
              <w:rPr>
                <w:noProof/>
                <w:webHidden/>
              </w:rPr>
              <w:fldChar w:fldCharType="separate"/>
            </w:r>
            <w:r w:rsidR="00396C87">
              <w:rPr>
                <w:noProof/>
                <w:webHidden/>
              </w:rPr>
              <w:t>15</w:t>
            </w:r>
            <w:r>
              <w:rPr>
                <w:noProof/>
                <w:webHidden/>
              </w:rPr>
              <w:fldChar w:fldCharType="end"/>
            </w:r>
          </w:hyperlink>
        </w:p>
        <w:p w14:paraId="5B35E135" w14:textId="26E7AF72"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60" w:history="1">
            <w:r w:rsidRPr="00975C62">
              <w:rPr>
                <w:rStyle w:val="Hyperlink"/>
                <w:noProof/>
                <w:spacing w:val="-1"/>
                <w:w w:val="102"/>
              </w:rPr>
              <w:t>8.1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General</w:t>
            </w:r>
            <w:r>
              <w:rPr>
                <w:noProof/>
                <w:webHidden/>
              </w:rPr>
              <w:tab/>
            </w:r>
            <w:r>
              <w:rPr>
                <w:noProof/>
                <w:webHidden/>
              </w:rPr>
              <w:fldChar w:fldCharType="begin"/>
            </w:r>
            <w:r>
              <w:rPr>
                <w:noProof/>
                <w:webHidden/>
              </w:rPr>
              <w:instrText xml:space="preserve"> PAGEREF _Toc205628060 \h </w:instrText>
            </w:r>
            <w:r>
              <w:rPr>
                <w:noProof/>
                <w:webHidden/>
              </w:rPr>
            </w:r>
            <w:r>
              <w:rPr>
                <w:noProof/>
                <w:webHidden/>
              </w:rPr>
              <w:fldChar w:fldCharType="separate"/>
            </w:r>
            <w:r w:rsidR="00396C87">
              <w:rPr>
                <w:noProof/>
                <w:webHidden/>
              </w:rPr>
              <w:t>15</w:t>
            </w:r>
            <w:r>
              <w:rPr>
                <w:noProof/>
                <w:webHidden/>
              </w:rPr>
              <w:fldChar w:fldCharType="end"/>
            </w:r>
          </w:hyperlink>
        </w:p>
        <w:p w14:paraId="3D0DA0E5" w14:textId="0F49AC43"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61" w:history="1">
            <w:r w:rsidRPr="00975C62">
              <w:rPr>
                <w:rStyle w:val="Hyperlink"/>
                <w:noProof/>
                <w:spacing w:val="-1"/>
                <w:w w:val="102"/>
              </w:rPr>
              <w:t>8.2</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Butt</w:t>
            </w:r>
            <w:r w:rsidRPr="00975C62">
              <w:rPr>
                <w:rStyle w:val="Hyperlink"/>
                <w:noProof/>
                <w:spacing w:val="-2"/>
                <w:lang w:val="ru-RU"/>
              </w:rPr>
              <w:t xml:space="preserve"> </w:t>
            </w:r>
            <w:r w:rsidRPr="00975C62">
              <w:rPr>
                <w:rStyle w:val="Hyperlink"/>
                <w:noProof/>
                <w:spacing w:val="-2"/>
              </w:rPr>
              <w:t>Welds</w:t>
            </w:r>
            <w:r>
              <w:rPr>
                <w:noProof/>
                <w:webHidden/>
              </w:rPr>
              <w:tab/>
            </w:r>
            <w:r>
              <w:rPr>
                <w:noProof/>
                <w:webHidden/>
              </w:rPr>
              <w:fldChar w:fldCharType="begin"/>
            </w:r>
            <w:r>
              <w:rPr>
                <w:noProof/>
                <w:webHidden/>
              </w:rPr>
              <w:instrText xml:space="preserve"> PAGEREF _Toc205628061 \h </w:instrText>
            </w:r>
            <w:r>
              <w:rPr>
                <w:noProof/>
                <w:webHidden/>
              </w:rPr>
            </w:r>
            <w:r>
              <w:rPr>
                <w:noProof/>
                <w:webHidden/>
              </w:rPr>
              <w:fldChar w:fldCharType="separate"/>
            </w:r>
            <w:r w:rsidR="00396C87">
              <w:rPr>
                <w:noProof/>
                <w:webHidden/>
              </w:rPr>
              <w:t>17</w:t>
            </w:r>
            <w:r>
              <w:rPr>
                <w:noProof/>
                <w:webHidden/>
              </w:rPr>
              <w:fldChar w:fldCharType="end"/>
            </w:r>
          </w:hyperlink>
        </w:p>
        <w:p w14:paraId="4EE24795" w14:textId="0DF45A36"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62" w:history="1">
            <w:r w:rsidRPr="00975C62">
              <w:rPr>
                <w:rStyle w:val="Hyperlink"/>
                <w:noProof/>
                <w:spacing w:val="-1"/>
                <w:w w:val="102"/>
              </w:rPr>
              <w:t>8.3</w:t>
            </w:r>
            <w:r>
              <w:rPr>
                <w:rFonts w:asciiTheme="minorHAnsi" w:eastAsiaTheme="minorEastAsia" w:hAnsiTheme="minorHAnsi" w:cstheme="minorBidi"/>
                <w:noProof/>
                <w:kern w:val="2"/>
                <w:sz w:val="24"/>
                <w:szCs w:val="24"/>
                <w14:ligatures w14:val="standardContextual"/>
              </w:rPr>
              <w:tab/>
            </w:r>
            <w:r w:rsidRPr="00975C62">
              <w:rPr>
                <w:rStyle w:val="Hyperlink"/>
                <w:noProof/>
              </w:rPr>
              <w:t>Fillet</w:t>
            </w:r>
            <w:r w:rsidRPr="00975C62">
              <w:rPr>
                <w:rStyle w:val="Hyperlink"/>
                <w:noProof/>
                <w:spacing w:val="10"/>
              </w:rPr>
              <w:t xml:space="preserve"> </w:t>
            </w:r>
            <w:r w:rsidRPr="00975C62">
              <w:rPr>
                <w:rStyle w:val="Hyperlink"/>
                <w:noProof/>
                <w:spacing w:val="-2"/>
              </w:rPr>
              <w:t>Welds</w:t>
            </w:r>
            <w:r>
              <w:rPr>
                <w:noProof/>
                <w:webHidden/>
              </w:rPr>
              <w:tab/>
            </w:r>
            <w:r>
              <w:rPr>
                <w:noProof/>
                <w:webHidden/>
              </w:rPr>
              <w:fldChar w:fldCharType="begin"/>
            </w:r>
            <w:r>
              <w:rPr>
                <w:noProof/>
                <w:webHidden/>
              </w:rPr>
              <w:instrText xml:space="preserve"> PAGEREF _Toc205628062 \h </w:instrText>
            </w:r>
            <w:r>
              <w:rPr>
                <w:noProof/>
                <w:webHidden/>
              </w:rPr>
            </w:r>
            <w:r>
              <w:rPr>
                <w:noProof/>
                <w:webHidden/>
              </w:rPr>
              <w:fldChar w:fldCharType="separate"/>
            </w:r>
            <w:r w:rsidR="00396C87">
              <w:rPr>
                <w:noProof/>
                <w:webHidden/>
              </w:rPr>
              <w:t>17</w:t>
            </w:r>
            <w:r>
              <w:rPr>
                <w:noProof/>
                <w:webHidden/>
              </w:rPr>
              <w:fldChar w:fldCharType="end"/>
            </w:r>
          </w:hyperlink>
        </w:p>
        <w:p w14:paraId="59E10987" w14:textId="07944456"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63" w:history="1">
            <w:r w:rsidRPr="00975C62">
              <w:rPr>
                <w:rStyle w:val="Hyperlink"/>
                <w:noProof/>
                <w:spacing w:val="-1"/>
                <w:w w:val="102"/>
              </w:rPr>
              <w:t>8.4</w:t>
            </w:r>
            <w:r>
              <w:rPr>
                <w:rFonts w:asciiTheme="minorHAnsi" w:eastAsiaTheme="minorEastAsia" w:hAnsiTheme="minorHAnsi" w:cstheme="minorBidi"/>
                <w:noProof/>
                <w:kern w:val="2"/>
                <w:sz w:val="24"/>
                <w:szCs w:val="24"/>
                <w14:ligatures w14:val="standardContextual"/>
              </w:rPr>
              <w:tab/>
            </w:r>
            <w:r w:rsidRPr="00975C62">
              <w:rPr>
                <w:rStyle w:val="Hyperlink"/>
                <w:noProof/>
              </w:rPr>
              <w:t>Slip-On</w:t>
            </w:r>
            <w:r w:rsidRPr="00975C62">
              <w:rPr>
                <w:rStyle w:val="Hyperlink"/>
                <w:noProof/>
                <w:spacing w:val="9"/>
              </w:rPr>
              <w:t xml:space="preserve"> </w:t>
            </w:r>
            <w:r w:rsidRPr="00975C62">
              <w:rPr>
                <w:rStyle w:val="Hyperlink"/>
                <w:noProof/>
                <w:spacing w:val="-2"/>
              </w:rPr>
              <w:t>Flanges</w:t>
            </w:r>
            <w:r>
              <w:rPr>
                <w:noProof/>
                <w:webHidden/>
              </w:rPr>
              <w:tab/>
            </w:r>
            <w:r>
              <w:rPr>
                <w:noProof/>
                <w:webHidden/>
              </w:rPr>
              <w:fldChar w:fldCharType="begin"/>
            </w:r>
            <w:r>
              <w:rPr>
                <w:noProof/>
                <w:webHidden/>
              </w:rPr>
              <w:instrText xml:space="preserve"> PAGEREF _Toc205628063 \h </w:instrText>
            </w:r>
            <w:r>
              <w:rPr>
                <w:noProof/>
                <w:webHidden/>
              </w:rPr>
            </w:r>
            <w:r>
              <w:rPr>
                <w:noProof/>
                <w:webHidden/>
              </w:rPr>
              <w:fldChar w:fldCharType="separate"/>
            </w:r>
            <w:r w:rsidR="00396C87">
              <w:rPr>
                <w:noProof/>
                <w:webHidden/>
              </w:rPr>
              <w:t>17</w:t>
            </w:r>
            <w:r>
              <w:rPr>
                <w:noProof/>
                <w:webHidden/>
              </w:rPr>
              <w:fldChar w:fldCharType="end"/>
            </w:r>
          </w:hyperlink>
        </w:p>
        <w:p w14:paraId="29375730" w14:textId="65B14260"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64" w:history="1">
            <w:r w:rsidRPr="00975C62">
              <w:rPr>
                <w:rStyle w:val="Hyperlink"/>
                <w:noProof/>
                <w:spacing w:val="-1"/>
                <w:w w:val="102"/>
              </w:rPr>
              <w:t>8.5</w:t>
            </w:r>
            <w:r>
              <w:rPr>
                <w:rFonts w:asciiTheme="minorHAnsi" w:eastAsiaTheme="minorEastAsia" w:hAnsiTheme="minorHAnsi" w:cstheme="minorBidi"/>
                <w:noProof/>
                <w:kern w:val="2"/>
                <w:sz w:val="24"/>
                <w:szCs w:val="24"/>
                <w14:ligatures w14:val="standardContextual"/>
              </w:rPr>
              <w:tab/>
            </w:r>
            <w:r w:rsidRPr="00975C62">
              <w:rPr>
                <w:rStyle w:val="Hyperlink"/>
                <w:noProof/>
              </w:rPr>
              <w:t>Seal</w:t>
            </w:r>
            <w:r w:rsidRPr="00975C62">
              <w:rPr>
                <w:rStyle w:val="Hyperlink"/>
                <w:noProof/>
                <w:spacing w:val="6"/>
              </w:rPr>
              <w:t xml:space="preserve"> </w:t>
            </w:r>
            <w:r w:rsidRPr="00975C62">
              <w:rPr>
                <w:rStyle w:val="Hyperlink"/>
                <w:noProof/>
                <w:spacing w:val="-2"/>
              </w:rPr>
              <w:t>Welding</w:t>
            </w:r>
            <w:r>
              <w:rPr>
                <w:noProof/>
                <w:webHidden/>
              </w:rPr>
              <w:tab/>
            </w:r>
            <w:r>
              <w:rPr>
                <w:noProof/>
                <w:webHidden/>
              </w:rPr>
              <w:fldChar w:fldCharType="begin"/>
            </w:r>
            <w:r>
              <w:rPr>
                <w:noProof/>
                <w:webHidden/>
              </w:rPr>
              <w:instrText xml:space="preserve"> PAGEREF _Toc205628064 \h </w:instrText>
            </w:r>
            <w:r>
              <w:rPr>
                <w:noProof/>
                <w:webHidden/>
              </w:rPr>
            </w:r>
            <w:r>
              <w:rPr>
                <w:noProof/>
                <w:webHidden/>
              </w:rPr>
              <w:fldChar w:fldCharType="separate"/>
            </w:r>
            <w:r w:rsidR="00396C87">
              <w:rPr>
                <w:noProof/>
                <w:webHidden/>
              </w:rPr>
              <w:t>17</w:t>
            </w:r>
            <w:r>
              <w:rPr>
                <w:noProof/>
                <w:webHidden/>
              </w:rPr>
              <w:fldChar w:fldCharType="end"/>
            </w:r>
          </w:hyperlink>
        </w:p>
        <w:p w14:paraId="4B18896E" w14:textId="760677AE"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65" w:history="1">
            <w:r w:rsidRPr="00975C62">
              <w:rPr>
                <w:rStyle w:val="Hyperlink"/>
                <w:noProof/>
                <w:spacing w:val="-1"/>
                <w:w w:val="102"/>
              </w:rPr>
              <w:t>8.6</w:t>
            </w:r>
            <w:r>
              <w:rPr>
                <w:rFonts w:asciiTheme="minorHAnsi" w:eastAsiaTheme="minorEastAsia" w:hAnsiTheme="minorHAnsi" w:cstheme="minorBidi"/>
                <w:noProof/>
                <w:kern w:val="2"/>
                <w:sz w:val="24"/>
                <w:szCs w:val="24"/>
                <w14:ligatures w14:val="standardContextual"/>
              </w:rPr>
              <w:tab/>
            </w:r>
            <w:r w:rsidRPr="00975C62">
              <w:rPr>
                <w:rStyle w:val="Hyperlink"/>
                <w:noProof/>
              </w:rPr>
              <w:t>Branch</w:t>
            </w:r>
            <w:r w:rsidRPr="00975C62">
              <w:rPr>
                <w:rStyle w:val="Hyperlink"/>
                <w:noProof/>
                <w:spacing w:val="10"/>
              </w:rPr>
              <w:t xml:space="preserve"> </w:t>
            </w:r>
            <w:r w:rsidRPr="00975C62">
              <w:rPr>
                <w:rStyle w:val="Hyperlink"/>
                <w:noProof/>
                <w:spacing w:val="-2"/>
              </w:rPr>
              <w:t>Connections</w:t>
            </w:r>
            <w:r>
              <w:rPr>
                <w:noProof/>
                <w:webHidden/>
              </w:rPr>
              <w:tab/>
            </w:r>
            <w:r>
              <w:rPr>
                <w:noProof/>
                <w:webHidden/>
              </w:rPr>
              <w:fldChar w:fldCharType="begin"/>
            </w:r>
            <w:r>
              <w:rPr>
                <w:noProof/>
                <w:webHidden/>
              </w:rPr>
              <w:instrText xml:space="preserve"> PAGEREF _Toc205628065 \h </w:instrText>
            </w:r>
            <w:r>
              <w:rPr>
                <w:noProof/>
                <w:webHidden/>
              </w:rPr>
            </w:r>
            <w:r>
              <w:rPr>
                <w:noProof/>
                <w:webHidden/>
              </w:rPr>
              <w:fldChar w:fldCharType="separate"/>
            </w:r>
            <w:r w:rsidR="00396C87">
              <w:rPr>
                <w:noProof/>
                <w:webHidden/>
              </w:rPr>
              <w:t>18</w:t>
            </w:r>
            <w:r>
              <w:rPr>
                <w:noProof/>
                <w:webHidden/>
              </w:rPr>
              <w:fldChar w:fldCharType="end"/>
            </w:r>
          </w:hyperlink>
        </w:p>
        <w:p w14:paraId="075D1542" w14:textId="7D4E9E6D"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66" w:history="1">
            <w:r w:rsidRPr="00975C62">
              <w:rPr>
                <w:rStyle w:val="Hyperlink"/>
                <w:noProof/>
                <w:spacing w:val="-1"/>
                <w:w w:val="102"/>
              </w:rPr>
              <w:t>8.7</w:t>
            </w:r>
            <w:r>
              <w:rPr>
                <w:rFonts w:asciiTheme="minorHAnsi" w:eastAsiaTheme="minorEastAsia" w:hAnsiTheme="minorHAnsi" w:cstheme="minorBidi"/>
                <w:noProof/>
                <w:kern w:val="2"/>
                <w:sz w:val="24"/>
                <w:szCs w:val="24"/>
                <w14:ligatures w14:val="standardContextual"/>
              </w:rPr>
              <w:tab/>
            </w:r>
            <w:r w:rsidRPr="00975C62">
              <w:rPr>
                <w:rStyle w:val="Hyperlink"/>
                <w:noProof/>
              </w:rPr>
              <w:t>Trunnion</w:t>
            </w:r>
            <w:r w:rsidRPr="00975C62">
              <w:rPr>
                <w:rStyle w:val="Hyperlink"/>
                <w:noProof/>
                <w:spacing w:val="9"/>
              </w:rPr>
              <w:t xml:space="preserve"> </w:t>
            </w:r>
            <w:r w:rsidRPr="00975C62">
              <w:rPr>
                <w:rStyle w:val="Hyperlink"/>
                <w:noProof/>
              </w:rPr>
              <w:t>and</w:t>
            </w:r>
            <w:r w:rsidRPr="00975C62">
              <w:rPr>
                <w:rStyle w:val="Hyperlink"/>
                <w:noProof/>
                <w:spacing w:val="9"/>
              </w:rPr>
              <w:t xml:space="preserve"> </w:t>
            </w:r>
            <w:r w:rsidRPr="00975C62">
              <w:rPr>
                <w:rStyle w:val="Hyperlink"/>
                <w:noProof/>
              </w:rPr>
              <w:t>Dummy</w:t>
            </w:r>
            <w:r w:rsidRPr="00975C62">
              <w:rPr>
                <w:rStyle w:val="Hyperlink"/>
                <w:noProof/>
                <w:spacing w:val="10"/>
              </w:rPr>
              <w:t xml:space="preserve"> </w:t>
            </w:r>
            <w:r w:rsidRPr="00975C62">
              <w:rPr>
                <w:rStyle w:val="Hyperlink"/>
                <w:noProof/>
              </w:rPr>
              <w:t>Leg</w:t>
            </w:r>
            <w:r w:rsidRPr="00975C62">
              <w:rPr>
                <w:rStyle w:val="Hyperlink"/>
                <w:noProof/>
                <w:spacing w:val="9"/>
              </w:rPr>
              <w:t xml:space="preserve"> </w:t>
            </w:r>
            <w:r w:rsidRPr="00975C62">
              <w:rPr>
                <w:rStyle w:val="Hyperlink"/>
                <w:noProof/>
                <w:spacing w:val="-2"/>
              </w:rPr>
              <w:t>Supports</w:t>
            </w:r>
            <w:r>
              <w:rPr>
                <w:noProof/>
                <w:webHidden/>
              </w:rPr>
              <w:tab/>
            </w:r>
            <w:r>
              <w:rPr>
                <w:noProof/>
                <w:webHidden/>
              </w:rPr>
              <w:fldChar w:fldCharType="begin"/>
            </w:r>
            <w:r>
              <w:rPr>
                <w:noProof/>
                <w:webHidden/>
              </w:rPr>
              <w:instrText xml:space="preserve"> PAGEREF _Toc205628066 \h </w:instrText>
            </w:r>
            <w:r>
              <w:rPr>
                <w:noProof/>
                <w:webHidden/>
              </w:rPr>
            </w:r>
            <w:r>
              <w:rPr>
                <w:noProof/>
                <w:webHidden/>
              </w:rPr>
              <w:fldChar w:fldCharType="separate"/>
            </w:r>
            <w:r w:rsidR="00396C87">
              <w:rPr>
                <w:noProof/>
                <w:webHidden/>
              </w:rPr>
              <w:t>18</w:t>
            </w:r>
            <w:r>
              <w:rPr>
                <w:noProof/>
                <w:webHidden/>
              </w:rPr>
              <w:fldChar w:fldCharType="end"/>
            </w:r>
          </w:hyperlink>
        </w:p>
        <w:p w14:paraId="190545B8" w14:textId="1E69FDE1"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67" w:history="1">
            <w:r w:rsidRPr="00975C62">
              <w:rPr>
                <w:rStyle w:val="Hyperlink"/>
                <w:noProof/>
                <w:spacing w:val="-1"/>
                <w:w w:val="102"/>
              </w:rPr>
              <w:t>8.8</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Flanges</w:t>
            </w:r>
            <w:r>
              <w:rPr>
                <w:noProof/>
                <w:webHidden/>
              </w:rPr>
              <w:tab/>
            </w:r>
            <w:r>
              <w:rPr>
                <w:noProof/>
                <w:webHidden/>
              </w:rPr>
              <w:fldChar w:fldCharType="begin"/>
            </w:r>
            <w:r>
              <w:rPr>
                <w:noProof/>
                <w:webHidden/>
              </w:rPr>
              <w:instrText xml:space="preserve"> PAGEREF _Toc205628067 \h </w:instrText>
            </w:r>
            <w:r>
              <w:rPr>
                <w:noProof/>
                <w:webHidden/>
              </w:rPr>
            </w:r>
            <w:r>
              <w:rPr>
                <w:noProof/>
                <w:webHidden/>
              </w:rPr>
              <w:fldChar w:fldCharType="separate"/>
            </w:r>
            <w:r w:rsidR="00396C87">
              <w:rPr>
                <w:noProof/>
                <w:webHidden/>
              </w:rPr>
              <w:t>19</w:t>
            </w:r>
            <w:r>
              <w:rPr>
                <w:noProof/>
                <w:webHidden/>
              </w:rPr>
              <w:fldChar w:fldCharType="end"/>
            </w:r>
          </w:hyperlink>
        </w:p>
        <w:p w14:paraId="7A5054EB" w14:textId="430B3132"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068" w:history="1">
            <w:r w:rsidRPr="00975C62">
              <w:rPr>
                <w:rStyle w:val="Hyperlink"/>
                <w:noProof/>
                <w:spacing w:val="-1"/>
                <w:w w:val="102"/>
              </w:rPr>
              <w:t>8.9</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Valves</w:t>
            </w:r>
            <w:r>
              <w:rPr>
                <w:noProof/>
                <w:webHidden/>
              </w:rPr>
              <w:tab/>
            </w:r>
            <w:r>
              <w:rPr>
                <w:noProof/>
                <w:webHidden/>
              </w:rPr>
              <w:fldChar w:fldCharType="begin"/>
            </w:r>
            <w:r>
              <w:rPr>
                <w:noProof/>
                <w:webHidden/>
              </w:rPr>
              <w:instrText xml:space="preserve"> PAGEREF _Toc205628068 \h </w:instrText>
            </w:r>
            <w:r>
              <w:rPr>
                <w:noProof/>
                <w:webHidden/>
              </w:rPr>
            </w:r>
            <w:r>
              <w:rPr>
                <w:noProof/>
                <w:webHidden/>
              </w:rPr>
              <w:fldChar w:fldCharType="separate"/>
            </w:r>
            <w:r w:rsidR="00396C87">
              <w:rPr>
                <w:noProof/>
                <w:webHidden/>
              </w:rPr>
              <w:t>19</w:t>
            </w:r>
            <w:r>
              <w:rPr>
                <w:noProof/>
                <w:webHidden/>
              </w:rPr>
              <w:fldChar w:fldCharType="end"/>
            </w:r>
          </w:hyperlink>
        </w:p>
        <w:p w14:paraId="76D6BA99" w14:textId="6C29CC86"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69" w:history="1">
            <w:r w:rsidRPr="00975C62">
              <w:rPr>
                <w:rStyle w:val="Hyperlink"/>
                <w:noProof/>
                <w:spacing w:val="-1"/>
                <w:w w:val="102"/>
              </w:rPr>
              <w:t>8.10</w:t>
            </w:r>
            <w:r>
              <w:rPr>
                <w:rFonts w:asciiTheme="minorHAnsi" w:eastAsiaTheme="minorEastAsia" w:hAnsiTheme="minorHAnsi" w:cstheme="minorBidi"/>
                <w:noProof/>
                <w:kern w:val="2"/>
                <w:sz w:val="24"/>
                <w:szCs w:val="24"/>
                <w14:ligatures w14:val="standardContextual"/>
              </w:rPr>
              <w:tab/>
            </w:r>
            <w:r w:rsidRPr="00975C62">
              <w:rPr>
                <w:rStyle w:val="Hyperlink"/>
                <w:noProof/>
              </w:rPr>
              <w:t>Orifice</w:t>
            </w:r>
            <w:r w:rsidRPr="00975C62">
              <w:rPr>
                <w:rStyle w:val="Hyperlink"/>
                <w:noProof/>
                <w:spacing w:val="8"/>
              </w:rPr>
              <w:t xml:space="preserve"> </w:t>
            </w:r>
            <w:r w:rsidRPr="00975C62">
              <w:rPr>
                <w:rStyle w:val="Hyperlink"/>
                <w:noProof/>
                <w:spacing w:val="-4"/>
              </w:rPr>
              <w:t>Runs</w:t>
            </w:r>
            <w:r>
              <w:rPr>
                <w:noProof/>
                <w:webHidden/>
              </w:rPr>
              <w:tab/>
            </w:r>
            <w:r>
              <w:rPr>
                <w:noProof/>
                <w:webHidden/>
              </w:rPr>
              <w:fldChar w:fldCharType="begin"/>
            </w:r>
            <w:r>
              <w:rPr>
                <w:noProof/>
                <w:webHidden/>
              </w:rPr>
              <w:instrText xml:space="preserve"> PAGEREF _Toc205628069 \h </w:instrText>
            </w:r>
            <w:r>
              <w:rPr>
                <w:noProof/>
                <w:webHidden/>
              </w:rPr>
            </w:r>
            <w:r>
              <w:rPr>
                <w:noProof/>
                <w:webHidden/>
              </w:rPr>
              <w:fldChar w:fldCharType="separate"/>
            </w:r>
            <w:r w:rsidR="00396C87">
              <w:rPr>
                <w:noProof/>
                <w:webHidden/>
              </w:rPr>
              <w:t>19</w:t>
            </w:r>
            <w:r>
              <w:rPr>
                <w:noProof/>
                <w:webHidden/>
              </w:rPr>
              <w:fldChar w:fldCharType="end"/>
            </w:r>
          </w:hyperlink>
        </w:p>
        <w:p w14:paraId="26C169E8" w14:textId="5AF4474B"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70" w:history="1">
            <w:r w:rsidRPr="00975C62">
              <w:rPr>
                <w:rStyle w:val="Hyperlink"/>
                <w:noProof/>
                <w:spacing w:val="-1"/>
                <w:w w:val="102"/>
              </w:rPr>
              <w:t>8.11</w:t>
            </w:r>
            <w:r>
              <w:rPr>
                <w:rFonts w:asciiTheme="minorHAnsi" w:eastAsiaTheme="minorEastAsia" w:hAnsiTheme="minorHAnsi" w:cstheme="minorBidi"/>
                <w:noProof/>
                <w:kern w:val="2"/>
                <w:sz w:val="24"/>
                <w:szCs w:val="24"/>
                <w14:ligatures w14:val="standardContextual"/>
              </w:rPr>
              <w:tab/>
            </w:r>
            <w:r w:rsidRPr="00975C62">
              <w:rPr>
                <w:rStyle w:val="Hyperlink"/>
                <w:noProof/>
              </w:rPr>
              <w:t>Distance</w:t>
            </w:r>
            <w:r w:rsidRPr="00975C62">
              <w:rPr>
                <w:rStyle w:val="Hyperlink"/>
                <w:noProof/>
                <w:spacing w:val="11"/>
              </w:rPr>
              <w:t xml:space="preserve"> </w:t>
            </w:r>
            <w:r w:rsidRPr="00975C62">
              <w:rPr>
                <w:rStyle w:val="Hyperlink"/>
                <w:noProof/>
              </w:rPr>
              <w:t>Between</w:t>
            </w:r>
            <w:r w:rsidRPr="00975C62">
              <w:rPr>
                <w:rStyle w:val="Hyperlink"/>
                <w:noProof/>
                <w:spacing w:val="12"/>
              </w:rPr>
              <w:t xml:space="preserve"> </w:t>
            </w:r>
            <w:r w:rsidRPr="00975C62">
              <w:rPr>
                <w:rStyle w:val="Hyperlink"/>
                <w:noProof/>
                <w:spacing w:val="-2"/>
              </w:rPr>
              <w:t>Welds</w:t>
            </w:r>
            <w:r>
              <w:rPr>
                <w:noProof/>
                <w:webHidden/>
              </w:rPr>
              <w:tab/>
            </w:r>
            <w:r>
              <w:rPr>
                <w:noProof/>
                <w:webHidden/>
              </w:rPr>
              <w:fldChar w:fldCharType="begin"/>
            </w:r>
            <w:r>
              <w:rPr>
                <w:noProof/>
                <w:webHidden/>
              </w:rPr>
              <w:instrText xml:space="preserve"> PAGEREF _Toc205628070 \h </w:instrText>
            </w:r>
            <w:r>
              <w:rPr>
                <w:noProof/>
                <w:webHidden/>
              </w:rPr>
            </w:r>
            <w:r>
              <w:rPr>
                <w:noProof/>
                <w:webHidden/>
              </w:rPr>
              <w:fldChar w:fldCharType="separate"/>
            </w:r>
            <w:r w:rsidR="00396C87">
              <w:rPr>
                <w:noProof/>
                <w:webHidden/>
              </w:rPr>
              <w:t>19</w:t>
            </w:r>
            <w:r>
              <w:rPr>
                <w:noProof/>
                <w:webHidden/>
              </w:rPr>
              <w:fldChar w:fldCharType="end"/>
            </w:r>
          </w:hyperlink>
        </w:p>
        <w:p w14:paraId="6508B987" w14:textId="442BB83D"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71" w:history="1">
            <w:r w:rsidRPr="00975C62">
              <w:rPr>
                <w:rStyle w:val="Hyperlink"/>
                <w:noProof/>
                <w:spacing w:val="-1"/>
                <w:w w:val="102"/>
              </w:rPr>
              <w:t>8.12</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Socket welds</w:t>
            </w:r>
            <w:r>
              <w:rPr>
                <w:noProof/>
                <w:webHidden/>
              </w:rPr>
              <w:tab/>
            </w:r>
            <w:r>
              <w:rPr>
                <w:noProof/>
                <w:webHidden/>
              </w:rPr>
              <w:fldChar w:fldCharType="begin"/>
            </w:r>
            <w:r>
              <w:rPr>
                <w:noProof/>
                <w:webHidden/>
              </w:rPr>
              <w:instrText xml:space="preserve"> PAGEREF _Toc205628071 \h </w:instrText>
            </w:r>
            <w:r>
              <w:rPr>
                <w:noProof/>
                <w:webHidden/>
              </w:rPr>
            </w:r>
            <w:r>
              <w:rPr>
                <w:noProof/>
                <w:webHidden/>
              </w:rPr>
              <w:fldChar w:fldCharType="separate"/>
            </w:r>
            <w:r w:rsidR="00396C87">
              <w:rPr>
                <w:noProof/>
                <w:webHidden/>
              </w:rPr>
              <w:t>20</w:t>
            </w:r>
            <w:r>
              <w:rPr>
                <w:noProof/>
                <w:webHidden/>
              </w:rPr>
              <w:fldChar w:fldCharType="end"/>
            </w:r>
          </w:hyperlink>
        </w:p>
        <w:p w14:paraId="1AC25E7D" w14:textId="4A3FF74D"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072" w:history="1">
            <w:r w:rsidRPr="00975C62">
              <w:rPr>
                <w:rStyle w:val="Hyperlink"/>
                <w:noProof/>
              </w:rPr>
              <w:t>9</w:t>
            </w:r>
            <w:r>
              <w:rPr>
                <w:rFonts w:asciiTheme="minorHAnsi" w:eastAsiaTheme="minorEastAsia" w:hAnsiTheme="minorHAnsi" w:cstheme="minorBidi"/>
                <w:noProof/>
                <w:kern w:val="2"/>
                <w:sz w:val="24"/>
                <w:szCs w:val="24"/>
                <w14:ligatures w14:val="standardContextual"/>
              </w:rPr>
              <w:tab/>
            </w:r>
            <w:r w:rsidRPr="00975C62">
              <w:rPr>
                <w:rStyle w:val="Hyperlink"/>
                <w:noProof/>
              </w:rPr>
              <w:t>Welding</w:t>
            </w:r>
            <w:r w:rsidRPr="00975C62">
              <w:rPr>
                <w:rStyle w:val="Hyperlink"/>
                <w:noProof/>
                <w:spacing w:val="-4"/>
              </w:rPr>
              <w:t xml:space="preserve"> </w:t>
            </w:r>
            <w:r w:rsidRPr="00975C62">
              <w:rPr>
                <w:rStyle w:val="Hyperlink"/>
                <w:noProof/>
              </w:rPr>
              <w:t>–</w:t>
            </w:r>
            <w:r w:rsidRPr="00975C62">
              <w:rPr>
                <w:rStyle w:val="Hyperlink"/>
                <w:noProof/>
                <w:spacing w:val="-4"/>
              </w:rPr>
              <w:t xml:space="preserve"> </w:t>
            </w:r>
            <w:r w:rsidRPr="00975C62">
              <w:rPr>
                <w:rStyle w:val="Hyperlink"/>
                <w:noProof/>
              </w:rPr>
              <w:t>General</w:t>
            </w:r>
            <w:r w:rsidRPr="00975C62">
              <w:rPr>
                <w:rStyle w:val="Hyperlink"/>
                <w:noProof/>
                <w:spacing w:val="-4"/>
              </w:rPr>
              <w:t xml:space="preserve"> </w:t>
            </w:r>
            <w:r w:rsidRPr="00975C62">
              <w:rPr>
                <w:rStyle w:val="Hyperlink"/>
                <w:noProof/>
                <w:spacing w:val="-2"/>
              </w:rPr>
              <w:t>Requirements</w:t>
            </w:r>
            <w:r>
              <w:rPr>
                <w:noProof/>
                <w:webHidden/>
              </w:rPr>
              <w:tab/>
            </w:r>
            <w:r>
              <w:rPr>
                <w:noProof/>
                <w:webHidden/>
              </w:rPr>
              <w:fldChar w:fldCharType="begin"/>
            </w:r>
            <w:r>
              <w:rPr>
                <w:noProof/>
                <w:webHidden/>
              </w:rPr>
              <w:instrText xml:space="preserve"> PAGEREF _Toc205628072 \h </w:instrText>
            </w:r>
            <w:r>
              <w:rPr>
                <w:noProof/>
                <w:webHidden/>
              </w:rPr>
            </w:r>
            <w:r>
              <w:rPr>
                <w:noProof/>
                <w:webHidden/>
              </w:rPr>
              <w:fldChar w:fldCharType="separate"/>
            </w:r>
            <w:r w:rsidR="00396C87">
              <w:rPr>
                <w:noProof/>
                <w:webHidden/>
              </w:rPr>
              <w:t>20</w:t>
            </w:r>
            <w:r>
              <w:rPr>
                <w:noProof/>
                <w:webHidden/>
              </w:rPr>
              <w:fldChar w:fldCharType="end"/>
            </w:r>
          </w:hyperlink>
        </w:p>
        <w:p w14:paraId="2DAFB136" w14:textId="622DEDA3"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073" w:history="1">
            <w:r w:rsidRPr="00975C62">
              <w:rPr>
                <w:rStyle w:val="Hyperlink"/>
                <w:noProof/>
              </w:rPr>
              <w:t>10</w:t>
            </w:r>
            <w:r>
              <w:rPr>
                <w:rFonts w:asciiTheme="minorHAnsi" w:eastAsiaTheme="minorEastAsia" w:hAnsiTheme="minorHAnsi" w:cstheme="minorBidi"/>
                <w:noProof/>
                <w:kern w:val="2"/>
                <w:sz w:val="24"/>
                <w:szCs w:val="24"/>
                <w14:ligatures w14:val="standardContextual"/>
              </w:rPr>
              <w:tab/>
            </w:r>
            <w:r w:rsidRPr="00975C62">
              <w:rPr>
                <w:rStyle w:val="Hyperlink"/>
                <w:noProof/>
              </w:rPr>
              <w:t>Jobsite</w:t>
            </w:r>
            <w:r w:rsidRPr="00975C62">
              <w:rPr>
                <w:rStyle w:val="Hyperlink"/>
                <w:noProof/>
                <w:spacing w:val="-7"/>
              </w:rPr>
              <w:t xml:space="preserve"> </w:t>
            </w:r>
            <w:r w:rsidRPr="00975C62">
              <w:rPr>
                <w:rStyle w:val="Hyperlink"/>
                <w:noProof/>
              </w:rPr>
              <w:t>Conditions</w:t>
            </w:r>
            <w:r w:rsidRPr="00975C62">
              <w:rPr>
                <w:rStyle w:val="Hyperlink"/>
                <w:noProof/>
                <w:spacing w:val="-7"/>
              </w:rPr>
              <w:t xml:space="preserve"> </w:t>
            </w:r>
            <w:r w:rsidRPr="00975C62">
              <w:rPr>
                <w:rStyle w:val="Hyperlink"/>
                <w:noProof/>
              </w:rPr>
              <w:t>and</w:t>
            </w:r>
            <w:r w:rsidRPr="00975C62">
              <w:rPr>
                <w:rStyle w:val="Hyperlink"/>
                <w:noProof/>
                <w:spacing w:val="-7"/>
              </w:rPr>
              <w:t xml:space="preserve"> </w:t>
            </w:r>
            <w:r w:rsidRPr="00975C62">
              <w:rPr>
                <w:rStyle w:val="Hyperlink"/>
                <w:noProof/>
              </w:rPr>
              <w:t>Fabrication</w:t>
            </w:r>
            <w:r w:rsidRPr="00975C62">
              <w:rPr>
                <w:rStyle w:val="Hyperlink"/>
                <w:noProof/>
                <w:spacing w:val="-6"/>
              </w:rPr>
              <w:t xml:space="preserve"> </w:t>
            </w:r>
            <w:r w:rsidRPr="00975C62">
              <w:rPr>
                <w:rStyle w:val="Hyperlink"/>
                <w:noProof/>
                <w:spacing w:val="-2"/>
              </w:rPr>
              <w:t>Documentation</w:t>
            </w:r>
            <w:r>
              <w:rPr>
                <w:noProof/>
                <w:webHidden/>
              </w:rPr>
              <w:tab/>
            </w:r>
            <w:r>
              <w:rPr>
                <w:noProof/>
                <w:webHidden/>
              </w:rPr>
              <w:fldChar w:fldCharType="begin"/>
            </w:r>
            <w:r>
              <w:rPr>
                <w:noProof/>
                <w:webHidden/>
              </w:rPr>
              <w:instrText xml:space="preserve"> PAGEREF _Toc205628073 \h </w:instrText>
            </w:r>
            <w:r>
              <w:rPr>
                <w:noProof/>
                <w:webHidden/>
              </w:rPr>
            </w:r>
            <w:r>
              <w:rPr>
                <w:noProof/>
                <w:webHidden/>
              </w:rPr>
              <w:fldChar w:fldCharType="separate"/>
            </w:r>
            <w:r w:rsidR="00396C87">
              <w:rPr>
                <w:noProof/>
                <w:webHidden/>
              </w:rPr>
              <w:t>25</w:t>
            </w:r>
            <w:r>
              <w:rPr>
                <w:noProof/>
                <w:webHidden/>
              </w:rPr>
              <w:fldChar w:fldCharType="end"/>
            </w:r>
          </w:hyperlink>
        </w:p>
        <w:p w14:paraId="482E2940" w14:textId="5173A786"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074" w:history="1">
            <w:r w:rsidRPr="00975C62">
              <w:rPr>
                <w:rStyle w:val="Hyperlink"/>
                <w:noProof/>
              </w:rPr>
              <w:t>11</w:t>
            </w:r>
            <w:r>
              <w:rPr>
                <w:rFonts w:asciiTheme="minorHAnsi" w:eastAsiaTheme="minorEastAsia" w:hAnsiTheme="minorHAnsi" w:cstheme="minorBidi"/>
                <w:noProof/>
                <w:kern w:val="2"/>
                <w:sz w:val="24"/>
                <w:szCs w:val="24"/>
                <w14:ligatures w14:val="standardContextual"/>
              </w:rPr>
              <w:tab/>
            </w:r>
            <w:r w:rsidRPr="00975C62">
              <w:rPr>
                <w:rStyle w:val="Hyperlink"/>
                <w:noProof/>
              </w:rPr>
              <w:t>Welding</w:t>
            </w:r>
            <w:r w:rsidRPr="00975C62">
              <w:rPr>
                <w:rStyle w:val="Hyperlink"/>
                <w:noProof/>
                <w:spacing w:val="-6"/>
              </w:rPr>
              <w:t xml:space="preserve"> </w:t>
            </w:r>
            <w:r w:rsidRPr="00975C62">
              <w:rPr>
                <w:rStyle w:val="Hyperlink"/>
                <w:noProof/>
              </w:rPr>
              <w:t>Practices</w:t>
            </w:r>
            <w:r>
              <w:rPr>
                <w:noProof/>
                <w:webHidden/>
              </w:rPr>
              <w:tab/>
            </w:r>
            <w:r>
              <w:rPr>
                <w:noProof/>
                <w:webHidden/>
              </w:rPr>
              <w:fldChar w:fldCharType="begin"/>
            </w:r>
            <w:r>
              <w:rPr>
                <w:noProof/>
                <w:webHidden/>
              </w:rPr>
              <w:instrText xml:space="preserve"> PAGEREF _Toc205628074 \h </w:instrText>
            </w:r>
            <w:r>
              <w:rPr>
                <w:noProof/>
                <w:webHidden/>
              </w:rPr>
            </w:r>
            <w:r>
              <w:rPr>
                <w:noProof/>
                <w:webHidden/>
              </w:rPr>
              <w:fldChar w:fldCharType="separate"/>
            </w:r>
            <w:r w:rsidR="00396C87">
              <w:rPr>
                <w:noProof/>
                <w:webHidden/>
              </w:rPr>
              <w:t>26</w:t>
            </w:r>
            <w:r>
              <w:rPr>
                <w:noProof/>
                <w:webHidden/>
              </w:rPr>
              <w:fldChar w:fldCharType="end"/>
            </w:r>
          </w:hyperlink>
        </w:p>
        <w:p w14:paraId="2DF164C7" w14:textId="4A41E0F1"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075" w:history="1">
            <w:r w:rsidRPr="00975C62">
              <w:rPr>
                <w:rStyle w:val="Hyperlink"/>
                <w:noProof/>
              </w:rPr>
              <w:t>12</w:t>
            </w:r>
            <w:r>
              <w:rPr>
                <w:rFonts w:asciiTheme="minorHAnsi" w:eastAsiaTheme="minorEastAsia" w:hAnsiTheme="minorHAnsi" w:cstheme="minorBidi"/>
                <w:noProof/>
                <w:kern w:val="2"/>
                <w:sz w:val="24"/>
                <w:szCs w:val="24"/>
                <w14:ligatures w14:val="standardContextual"/>
              </w:rPr>
              <w:tab/>
            </w:r>
            <w:r w:rsidRPr="00975C62">
              <w:rPr>
                <w:rStyle w:val="Hyperlink"/>
                <w:noProof/>
              </w:rPr>
              <w:t>Weld</w:t>
            </w:r>
            <w:r w:rsidRPr="00975C62">
              <w:rPr>
                <w:rStyle w:val="Hyperlink"/>
                <w:noProof/>
                <w:spacing w:val="-3"/>
              </w:rPr>
              <w:t xml:space="preserve"> </w:t>
            </w:r>
            <w:r w:rsidRPr="00975C62">
              <w:rPr>
                <w:rStyle w:val="Hyperlink"/>
                <w:noProof/>
              </w:rPr>
              <w:t>Processes</w:t>
            </w:r>
            <w:r>
              <w:rPr>
                <w:noProof/>
                <w:webHidden/>
              </w:rPr>
              <w:tab/>
            </w:r>
            <w:r>
              <w:rPr>
                <w:noProof/>
                <w:webHidden/>
              </w:rPr>
              <w:fldChar w:fldCharType="begin"/>
            </w:r>
            <w:r>
              <w:rPr>
                <w:noProof/>
                <w:webHidden/>
              </w:rPr>
              <w:instrText xml:space="preserve"> PAGEREF _Toc205628075 \h </w:instrText>
            </w:r>
            <w:r>
              <w:rPr>
                <w:noProof/>
                <w:webHidden/>
              </w:rPr>
            </w:r>
            <w:r>
              <w:rPr>
                <w:noProof/>
                <w:webHidden/>
              </w:rPr>
              <w:fldChar w:fldCharType="separate"/>
            </w:r>
            <w:r w:rsidR="00396C87">
              <w:rPr>
                <w:noProof/>
                <w:webHidden/>
              </w:rPr>
              <w:t>27</w:t>
            </w:r>
            <w:r>
              <w:rPr>
                <w:noProof/>
                <w:webHidden/>
              </w:rPr>
              <w:fldChar w:fldCharType="end"/>
            </w:r>
          </w:hyperlink>
        </w:p>
        <w:p w14:paraId="20B3E8AF" w14:textId="5299B2A0"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076" w:history="1">
            <w:r w:rsidRPr="00975C62">
              <w:rPr>
                <w:rStyle w:val="Hyperlink"/>
                <w:noProof/>
              </w:rPr>
              <w:t>13</w:t>
            </w:r>
            <w:r>
              <w:rPr>
                <w:rFonts w:asciiTheme="minorHAnsi" w:eastAsiaTheme="minorEastAsia" w:hAnsiTheme="minorHAnsi" w:cstheme="minorBidi"/>
                <w:noProof/>
                <w:kern w:val="2"/>
                <w:sz w:val="24"/>
                <w:szCs w:val="24"/>
                <w14:ligatures w14:val="standardContextual"/>
              </w:rPr>
              <w:tab/>
            </w:r>
            <w:r w:rsidRPr="00975C62">
              <w:rPr>
                <w:rStyle w:val="Hyperlink"/>
                <w:noProof/>
              </w:rPr>
              <w:t>Weld</w:t>
            </w:r>
            <w:r w:rsidRPr="00975C62">
              <w:rPr>
                <w:rStyle w:val="Hyperlink"/>
                <w:noProof/>
                <w:spacing w:val="-5"/>
              </w:rPr>
              <w:t xml:space="preserve"> </w:t>
            </w:r>
            <w:r w:rsidRPr="00975C62">
              <w:rPr>
                <w:rStyle w:val="Hyperlink"/>
                <w:noProof/>
              </w:rPr>
              <w:t>Hardness</w:t>
            </w:r>
            <w:r w:rsidRPr="00975C62">
              <w:rPr>
                <w:rStyle w:val="Hyperlink"/>
                <w:noProof/>
                <w:spacing w:val="-5"/>
              </w:rPr>
              <w:t xml:space="preserve"> </w:t>
            </w:r>
            <w:r w:rsidRPr="00975C62">
              <w:rPr>
                <w:rStyle w:val="Hyperlink"/>
                <w:noProof/>
              </w:rPr>
              <w:t>Limits</w:t>
            </w:r>
            <w:r w:rsidRPr="00975C62">
              <w:rPr>
                <w:rStyle w:val="Hyperlink"/>
                <w:noProof/>
                <w:spacing w:val="-4"/>
              </w:rPr>
              <w:t xml:space="preserve"> </w:t>
            </w:r>
            <w:r w:rsidRPr="00975C62">
              <w:rPr>
                <w:rStyle w:val="Hyperlink"/>
                <w:noProof/>
              </w:rPr>
              <w:t>and</w:t>
            </w:r>
            <w:r w:rsidRPr="00975C62">
              <w:rPr>
                <w:rStyle w:val="Hyperlink"/>
                <w:noProof/>
                <w:spacing w:val="-5"/>
              </w:rPr>
              <w:t xml:space="preserve"> </w:t>
            </w:r>
            <w:r w:rsidRPr="00975C62">
              <w:rPr>
                <w:rStyle w:val="Hyperlink"/>
                <w:noProof/>
              </w:rPr>
              <w:t>Testing</w:t>
            </w:r>
            <w:r w:rsidRPr="00975C62">
              <w:rPr>
                <w:rStyle w:val="Hyperlink"/>
                <w:noProof/>
                <w:spacing w:val="-4"/>
              </w:rPr>
              <w:t xml:space="preserve"> </w:t>
            </w:r>
            <w:r w:rsidRPr="00975C62">
              <w:rPr>
                <w:rStyle w:val="Hyperlink"/>
                <w:noProof/>
                <w:spacing w:val="-2"/>
              </w:rPr>
              <w:t>Requirements</w:t>
            </w:r>
            <w:r>
              <w:rPr>
                <w:noProof/>
                <w:webHidden/>
              </w:rPr>
              <w:tab/>
            </w:r>
            <w:r>
              <w:rPr>
                <w:noProof/>
                <w:webHidden/>
              </w:rPr>
              <w:fldChar w:fldCharType="begin"/>
            </w:r>
            <w:r>
              <w:rPr>
                <w:noProof/>
                <w:webHidden/>
              </w:rPr>
              <w:instrText xml:space="preserve"> PAGEREF _Toc205628076 \h </w:instrText>
            </w:r>
            <w:r>
              <w:rPr>
                <w:noProof/>
                <w:webHidden/>
              </w:rPr>
            </w:r>
            <w:r>
              <w:rPr>
                <w:noProof/>
                <w:webHidden/>
              </w:rPr>
              <w:fldChar w:fldCharType="separate"/>
            </w:r>
            <w:r w:rsidR="00396C87">
              <w:rPr>
                <w:noProof/>
                <w:webHidden/>
              </w:rPr>
              <w:t>29</w:t>
            </w:r>
            <w:r>
              <w:rPr>
                <w:noProof/>
                <w:webHidden/>
              </w:rPr>
              <w:fldChar w:fldCharType="end"/>
            </w:r>
          </w:hyperlink>
        </w:p>
        <w:p w14:paraId="30F23281" w14:textId="124E43A3"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077" w:history="1">
            <w:r w:rsidRPr="00975C62">
              <w:rPr>
                <w:rStyle w:val="Hyperlink"/>
                <w:noProof/>
              </w:rPr>
              <w:t>14</w:t>
            </w:r>
            <w:r>
              <w:rPr>
                <w:rFonts w:asciiTheme="minorHAnsi" w:eastAsiaTheme="minorEastAsia" w:hAnsiTheme="minorHAnsi" w:cstheme="minorBidi"/>
                <w:noProof/>
                <w:kern w:val="2"/>
                <w:sz w:val="24"/>
                <w:szCs w:val="24"/>
                <w14:ligatures w14:val="standardContextual"/>
              </w:rPr>
              <w:tab/>
            </w:r>
            <w:r w:rsidRPr="00975C62">
              <w:rPr>
                <w:rStyle w:val="Hyperlink"/>
                <w:noProof/>
              </w:rPr>
              <w:t>Welding</w:t>
            </w:r>
            <w:r w:rsidRPr="00975C62">
              <w:rPr>
                <w:rStyle w:val="Hyperlink"/>
                <w:noProof/>
                <w:spacing w:val="-7"/>
              </w:rPr>
              <w:t xml:space="preserve"> </w:t>
            </w:r>
            <w:r w:rsidRPr="00975C62">
              <w:rPr>
                <w:rStyle w:val="Hyperlink"/>
                <w:noProof/>
              </w:rPr>
              <w:t>for</w:t>
            </w:r>
            <w:r w:rsidRPr="00975C62">
              <w:rPr>
                <w:rStyle w:val="Hyperlink"/>
                <w:noProof/>
                <w:spacing w:val="-4"/>
              </w:rPr>
              <w:t xml:space="preserve"> </w:t>
            </w:r>
            <w:r w:rsidRPr="00975C62">
              <w:rPr>
                <w:rStyle w:val="Hyperlink"/>
                <w:noProof/>
              </w:rPr>
              <w:t>Carbon</w:t>
            </w:r>
            <w:r w:rsidRPr="00975C62">
              <w:rPr>
                <w:rStyle w:val="Hyperlink"/>
                <w:noProof/>
                <w:spacing w:val="-4"/>
              </w:rPr>
              <w:t xml:space="preserve"> </w:t>
            </w:r>
            <w:r w:rsidRPr="00975C62">
              <w:rPr>
                <w:rStyle w:val="Hyperlink"/>
                <w:noProof/>
              </w:rPr>
              <w:t>Steel</w:t>
            </w:r>
            <w:r w:rsidRPr="00975C62">
              <w:rPr>
                <w:rStyle w:val="Hyperlink"/>
                <w:noProof/>
                <w:spacing w:val="-4"/>
              </w:rPr>
              <w:t xml:space="preserve"> (P1)</w:t>
            </w:r>
            <w:r>
              <w:rPr>
                <w:noProof/>
                <w:webHidden/>
              </w:rPr>
              <w:tab/>
            </w:r>
            <w:r>
              <w:rPr>
                <w:noProof/>
                <w:webHidden/>
              </w:rPr>
              <w:fldChar w:fldCharType="begin"/>
            </w:r>
            <w:r>
              <w:rPr>
                <w:noProof/>
                <w:webHidden/>
              </w:rPr>
              <w:instrText xml:space="preserve"> PAGEREF _Toc205628077 \h </w:instrText>
            </w:r>
            <w:r>
              <w:rPr>
                <w:noProof/>
                <w:webHidden/>
              </w:rPr>
            </w:r>
            <w:r>
              <w:rPr>
                <w:noProof/>
                <w:webHidden/>
              </w:rPr>
              <w:fldChar w:fldCharType="separate"/>
            </w:r>
            <w:r w:rsidR="00396C87">
              <w:rPr>
                <w:noProof/>
                <w:webHidden/>
              </w:rPr>
              <w:t>29</w:t>
            </w:r>
            <w:r>
              <w:rPr>
                <w:noProof/>
                <w:webHidden/>
              </w:rPr>
              <w:fldChar w:fldCharType="end"/>
            </w:r>
          </w:hyperlink>
        </w:p>
        <w:p w14:paraId="568849CA" w14:textId="1CE36345"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078" w:history="1">
            <w:r w:rsidRPr="00975C62">
              <w:rPr>
                <w:rStyle w:val="Hyperlink"/>
                <w:noProof/>
              </w:rPr>
              <w:t>15</w:t>
            </w:r>
            <w:r>
              <w:rPr>
                <w:rFonts w:asciiTheme="minorHAnsi" w:eastAsiaTheme="minorEastAsia" w:hAnsiTheme="minorHAnsi" w:cstheme="minorBidi"/>
                <w:noProof/>
                <w:kern w:val="2"/>
                <w:sz w:val="24"/>
                <w:szCs w:val="24"/>
                <w14:ligatures w14:val="standardContextual"/>
              </w:rPr>
              <w:tab/>
            </w:r>
            <w:r w:rsidRPr="00975C62">
              <w:rPr>
                <w:rStyle w:val="Hyperlink"/>
                <w:noProof/>
              </w:rPr>
              <w:t>Welding for Low Alloy and Chromium-Molybdenum (Cr-Mo) Steel (P3, P4, P5A, and P5B)</w:t>
            </w:r>
            <w:r>
              <w:rPr>
                <w:noProof/>
                <w:webHidden/>
              </w:rPr>
              <w:tab/>
            </w:r>
            <w:r>
              <w:rPr>
                <w:noProof/>
                <w:webHidden/>
              </w:rPr>
              <w:fldChar w:fldCharType="begin"/>
            </w:r>
            <w:r>
              <w:rPr>
                <w:noProof/>
                <w:webHidden/>
              </w:rPr>
              <w:instrText xml:space="preserve"> PAGEREF _Toc205628078 \h </w:instrText>
            </w:r>
            <w:r>
              <w:rPr>
                <w:noProof/>
                <w:webHidden/>
              </w:rPr>
            </w:r>
            <w:r>
              <w:rPr>
                <w:noProof/>
                <w:webHidden/>
              </w:rPr>
              <w:fldChar w:fldCharType="separate"/>
            </w:r>
            <w:r w:rsidR="00396C87">
              <w:rPr>
                <w:noProof/>
                <w:webHidden/>
              </w:rPr>
              <w:t>31</w:t>
            </w:r>
            <w:r>
              <w:rPr>
                <w:noProof/>
                <w:webHidden/>
              </w:rPr>
              <w:fldChar w:fldCharType="end"/>
            </w:r>
          </w:hyperlink>
        </w:p>
        <w:p w14:paraId="4583BCCC" w14:textId="4C9E6082"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079" w:history="1">
            <w:r w:rsidRPr="00975C62">
              <w:rPr>
                <w:rStyle w:val="Hyperlink"/>
                <w:noProof/>
              </w:rPr>
              <w:t>16</w:t>
            </w:r>
            <w:r>
              <w:rPr>
                <w:rFonts w:asciiTheme="minorHAnsi" w:eastAsiaTheme="minorEastAsia" w:hAnsiTheme="minorHAnsi" w:cstheme="minorBidi"/>
                <w:noProof/>
                <w:kern w:val="2"/>
                <w:sz w:val="24"/>
                <w:szCs w:val="24"/>
                <w14:ligatures w14:val="standardContextual"/>
              </w:rPr>
              <w:tab/>
            </w:r>
            <w:r w:rsidRPr="00975C62">
              <w:rPr>
                <w:rStyle w:val="Hyperlink"/>
                <w:noProof/>
              </w:rPr>
              <w:t>Welding</w:t>
            </w:r>
            <w:r w:rsidRPr="00975C62">
              <w:rPr>
                <w:rStyle w:val="Hyperlink"/>
                <w:noProof/>
                <w:spacing w:val="-6"/>
              </w:rPr>
              <w:t xml:space="preserve"> </w:t>
            </w:r>
            <w:r w:rsidRPr="00975C62">
              <w:rPr>
                <w:rStyle w:val="Hyperlink"/>
                <w:noProof/>
              </w:rPr>
              <w:t>for</w:t>
            </w:r>
            <w:r w:rsidRPr="00975C62">
              <w:rPr>
                <w:rStyle w:val="Hyperlink"/>
                <w:noProof/>
                <w:spacing w:val="-6"/>
              </w:rPr>
              <w:t xml:space="preserve"> </w:t>
            </w:r>
            <w:r w:rsidRPr="00975C62">
              <w:rPr>
                <w:rStyle w:val="Hyperlink"/>
                <w:noProof/>
              </w:rPr>
              <w:t>Austenitic</w:t>
            </w:r>
            <w:r w:rsidRPr="00975C62">
              <w:rPr>
                <w:rStyle w:val="Hyperlink"/>
                <w:noProof/>
                <w:spacing w:val="-6"/>
              </w:rPr>
              <w:t xml:space="preserve"> </w:t>
            </w:r>
            <w:r w:rsidRPr="00975C62">
              <w:rPr>
                <w:rStyle w:val="Hyperlink"/>
                <w:noProof/>
              </w:rPr>
              <w:t>Stainless</w:t>
            </w:r>
            <w:r w:rsidRPr="00975C62">
              <w:rPr>
                <w:rStyle w:val="Hyperlink"/>
                <w:noProof/>
                <w:spacing w:val="-6"/>
              </w:rPr>
              <w:t xml:space="preserve"> </w:t>
            </w:r>
            <w:r w:rsidRPr="00975C62">
              <w:rPr>
                <w:rStyle w:val="Hyperlink"/>
                <w:noProof/>
              </w:rPr>
              <w:t>Steel</w:t>
            </w:r>
            <w:r w:rsidRPr="00975C62">
              <w:rPr>
                <w:rStyle w:val="Hyperlink"/>
                <w:noProof/>
                <w:spacing w:val="-5"/>
              </w:rPr>
              <w:t xml:space="preserve"> </w:t>
            </w:r>
            <w:r w:rsidRPr="00975C62">
              <w:rPr>
                <w:rStyle w:val="Hyperlink"/>
                <w:noProof/>
                <w:spacing w:val="-4"/>
              </w:rPr>
              <w:t>(P8)</w:t>
            </w:r>
            <w:r>
              <w:rPr>
                <w:noProof/>
                <w:webHidden/>
              </w:rPr>
              <w:tab/>
            </w:r>
            <w:r>
              <w:rPr>
                <w:noProof/>
                <w:webHidden/>
              </w:rPr>
              <w:fldChar w:fldCharType="begin"/>
            </w:r>
            <w:r>
              <w:rPr>
                <w:noProof/>
                <w:webHidden/>
              </w:rPr>
              <w:instrText xml:space="preserve"> PAGEREF _Toc205628079 \h </w:instrText>
            </w:r>
            <w:r>
              <w:rPr>
                <w:noProof/>
                <w:webHidden/>
              </w:rPr>
            </w:r>
            <w:r>
              <w:rPr>
                <w:noProof/>
                <w:webHidden/>
              </w:rPr>
              <w:fldChar w:fldCharType="separate"/>
            </w:r>
            <w:r w:rsidR="00396C87">
              <w:rPr>
                <w:noProof/>
                <w:webHidden/>
              </w:rPr>
              <w:t>33</w:t>
            </w:r>
            <w:r>
              <w:rPr>
                <w:noProof/>
                <w:webHidden/>
              </w:rPr>
              <w:fldChar w:fldCharType="end"/>
            </w:r>
          </w:hyperlink>
        </w:p>
        <w:p w14:paraId="69EEC5F5" w14:textId="78CAD1A7"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080" w:history="1">
            <w:r w:rsidRPr="00975C62">
              <w:rPr>
                <w:rStyle w:val="Hyperlink"/>
                <w:noProof/>
              </w:rPr>
              <w:t>17</w:t>
            </w:r>
            <w:r>
              <w:rPr>
                <w:rFonts w:asciiTheme="minorHAnsi" w:eastAsiaTheme="minorEastAsia" w:hAnsiTheme="minorHAnsi" w:cstheme="minorBidi"/>
                <w:noProof/>
                <w:kern w:val="2"/>
                <w:sz w:val="24"/>
                <w:szCs w:val="24"/>
                <w14:ligatures w14:val="standardContextual"/>
              </w:rPr>
              <w:tab/>
            </w:r>
            <w:r w:rsidRPr="00975C62">
              <w:rPr>
                <w:rStyle w:val="Hyperlink"/>
                <w:noProof/>
              </w:rPr>
              <w:t>Welding</w:t>
            </w:r>
            <w:r w:rsidRPr="00975C62">
              <w:rPr>
                <w:rStyle w:val="Hyperlink"/>
                <w:noProof/>
                <w:spacing w:val="-6"/>
              </w:rPr>
              <w:t xml:space="preserve"> </w:t>
            </w:r>
            <w:r w:rsidRPr="00975C62">
              <w:rPr>
                <w:rStyle w:val="Hyperlink"/>
                <w:noProof/>
              </w:rPr>
              <w:t>for</w:t>
            </w:r>
            <w:r w:rsidRPr="00975C62">
              <w:rPr>
                <w:rStyle w:val="Hyperlink"/>
                <w:noProof/>
                <w:spacing w:val="-6"/>
              </w:rPr>
              <w:t xml:space="preserve"> </w:t>
            </w:r>
            <w:r w:rsidRPr="00975C62">
              <w:rPr>
                <w:rStyle w:val="Hyperlink"/>
                <w:noProof/>
              </w:rPr>
              <w:t>Copper-Nickel</w:t>
            </w:r>
            <w:r w:rsidRPr="00975C62">
              <w:rPr>
                <w:rStyle w:val="Hyperlink"/>
                <w:noProof/>
                <w:spacing w:val="-6"/>
              </w:rPr>
              <w:t xml:space="preserve"> </w:t>
            </w:r>
            <w:r w:rsidRPr="00975C62">
              <w:rPr>
                <w:rStyle w:val="Hyperlink"/>
                <w:noProof/>
              </w:rPr>
              <w:t>Alloy</w:t>
            </w:r>
            <w:r w:rsidRPr="00975C62">
              <w:rPr>
                <w:rStyle w:val="Hyperlink"/>
                <w:noProof/>
                <w:spacing w:val="-6"/>
              </w:rPr>
              <w:t xml:space="preserve"> </w:t>
            </w:r>
            <w:r w:rsidRPr="00975C62">
              <w:rPr>
                <w:rStyle w:val="Hyperlink"/>
                <w:noProof/>
                <w:spacing w:val="-2"/>
              </w:rPr>
              <w:t>(P34)</w:t>
            </w:r>
            <w:r>
              <w:rPr>
                <w:noProof/>
                <w:webHidden/>
              </w:rPr>
              <w:tab/>
            </w:r>
            <w:r>
              <w:rPr>
                <w:noProof/>
                <w:webHidden/>
              </w:rPr>
              <w:fldChar w:fldCharType="begin"/>
            </w:r>
            <w:r>
              <w:rPr>
                <w:noProof/>
                <w:webHidden/>
              </w:rPr>
              <w:instrText xml:space="preserve"> PAGEREF _Toc205628080 \h </w:instrText>
            </w:r>
            <w:r>
              <w:rPr>
                <w:noProof/>
                <w:webHidden/>
              </w:rPr>
            </w:r>
            <w:r>
              <w:rPr>
                <w:noProof/>
                <w:webHidden/>
              </w:rPr>
              <w:fldChar w:fldCharType="separate"/>
            </w:r>
            <w:r w:rsidR="00396C87">
              <w:rPr>
                <w:noProof/>
                <w:webHidden/>
              </w:rPr>
              <w:t>35</w:t>
            </w:r>
            <w:r>
              <w:rPr>
                <w:noProof/>
                <w:webHidden/>
              </w:rPr>
              <w:fldChar w:fldCharType="end"/>
            </w:r>
          </w:hyperlink>
        </w:p>
        <w:p w14:paraId="082D3EC5" w14:textId="1F9B81B1"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081" w:history="1">
            <w:r w:rsidRPr="00975C62">
              <w:rPr>
                <w:rStyle w:val="Hyperlink"/>
                <w:noProof/>
              </w:rPr>
              <w:t>18</w:t>
            </w:r>
            <w:r>
              <w:rPr>
                <w:rFonts w:asciiTheme="minorHAnsi" w:eastAsiaTheme="minorEastAsia" w:hAnsiTheme="minorHAnsi" w:cstheme="minorBidi"/>
                <w:noProof/>
                <w:kern w:val="2"/>
                <w:sz w:val="24"/>
                <w:szCs w:val="24"/>
                <w14:ligatures w14:val="standardContextual"/>
              </w:rPr>
              <w:tab/>
            </w:r>
            <w:r w:rsidRPr="00975C62">
              <w:rPr>
                <w:rStyle w:val="Hyperlink"/>
                <w:noProof/>
              </w:rPr>
              <w:t>Welding</w:t>
            </w:r>
            <w:r w:rsidRPr="00975C62">
              <w:rPr>
                <w:rStyle w:val="Hyperlink"/>
                <w:noProof/>
                <w:spacing w:val="-6"/>
              </w:rPr>
              <w:t xml:space="preserve"> </w:t>
            </w:r>
            <w:r w:rsidRPr="00975C62">
              <w:rPr>
                <w:rStyle w:val="Hyperlink"/>
                <w:noProof/>
              </w:rPr>
              <w:t>for</w:t>
            </w:r>
            <w:r w:rsidRPr="00975C62">
              <w:rPr>
                <w:rStyle w:val="Hyperlink"/>
                <w:noProof/>
                <w:spacing w:val="-4"/>
              </w:rPr>
              <w:t xml:space="preserve"> </w:t>
            </w:r>
            <w:r w:rsidRPr="00975C62">
              <w:rPr>
                <w:rStyle w:val="Hyperlink"/>
                <w:noProof/>
              </w:rPr>
              <w:t>Nickel</w:t>
            </w:r>
            <w:r w:rsidRPr="00975C62">
              <w:rPr>
                <w:rStyle w:val="Hyperlink"/>
                <w:noProof/>
                <w:spacing w:val="-4"/>
              </w:rPr>
              <w:t xml:space="preserve"> </w:t>
            </w:r>
            <w:r w:rsidRPr="00975C62">
              <w:rPr>
                <w:rStyle w:val="Hyperlink"/>
                <w:noProof/>
              </w:rPr>
              <w:t>Alloys</w:t>
            </w:r>
            <w:r w:rsidRPr="00975C62">
              <w:rPr>
                <w:rStyle w:val="Hyperlink"/>
                <w:noProof/>
                <w:spacing w:val="-4"/>
              </w:rPr>
              <w:t xml:space="preserve"> </w:t>
            </w:r>
            <w:r w:rsidRPr="00975C62">
              <w:rPr>
                <w:rStyle w:val="Hyperlink"/>
                <w:noProof/>
              </w:rPr>
              <w:t>(P42,</w:t>
            </w:r>
            <w:r w:rsidRPr="00975C62">
              <w:rPr>
                <w:rStyle w:val="Hyperlink"/>
                <w:noProof/>
                <w:spacing w:val="-4"/>
              </w:rPr>
              <w:t xml:space="preserve"> </w:t>
            </w:r>
            <w:r w:rsidRPr="00975C62">
              <w:rPr>
                <w:rStyle w:val="Hyperlink"/>
                <w:noProof/>
              </w:rPr>
              <w:t>P43,</w:t>
            </w:r>
            <w:r w:rsidRPr="00975C62">
              <w:rPr>
                <w:rStyle w:val="Hyperlink"/>
                <w:noProof/>
                <w:spacing w:val="-4"/>
              </w:rPr>
              <w:t xml:space="preserve"> </w:t>
            </w:r>
            <w:r w:rsidRPr="00975C62">
              <w:rPr>
                <w:rStyle w:val="Hyperlink"/>
                <w:noProof/>
              </w:rPr>
              <w:t>P44,</w:t>
            </w:r>
            <w:r w:rsidRPr="00975C62">
              <w:rPr>
                <w:rStyle w:val="Hyperlink"/>
                <w:noProof/>
                <w:spacing w:val="-4"/>
              </w:rPr>
              <w:t xml:space="preserve"> P45)</w:t>
            </w:r>
            <w:r>
              <w:rPr>
                <w:noProof/>
                <w:webHidden/>
              </w:rPr>
              <w:tab/>
            </w:r>
            <w:r>
              <w:rPr>
                <w:noProof/>
                <w:webHidden/>
              </w:rPr>
              <w:fldChar w:fldCharType="begin"/>
            </w:r>
            <w:r>
              <w:rPr>
                <w:noProof/>
                <w:webHidden/>
              </w:rPr>
              <w:instrText xml:space="preserve"> PAGEREF _Toc205628081 \h </w:instrText>
            </w:r>
            <w:r>
              <w:rPr>
                <w:noProof/>
                <w:webHidden/>
              </w:rPr>
            </w:r>
            <w:r>
              <w:rPr>
                <w:noProof/>
                <w:webHidden/>
              </w:rPr>
              <w:fldChar w:fldCharType="separate"/>
            </w:r>
            <w:r w:rsidR="00396C87">
              <w:rPr>
                <w:noProof/>
                <w:webHidden/>
              </w:rPr>
              <w:t>35</w:t>
            </w:r>
            <w:r>
              <w:rPr>
                <w:noProof/>
                <w:webHidden/>
              </w:rPr>
              <w:fldChar w:fldCharType="end"/>
            </w:r>
          </w:hyperlink>
        </w:p>
        <w:p w14:paraId="4ACDBB38" w14:textId="2BCDA418"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082" w:history="1">
            <w:r w:rsidRPr="00975C62">
              <w:rPr>
                <w:rStyle w:val="Hyperlink"/>
                <w:noProof/>
              </w:rPr>
              <w:t>19</w:t>
            </w:r>
            <w:r>
              <w:rPr>
                <w:rFonts w:asciiTheme="minorHAnsi" w:eastAsiaTheme="minorEastAsia" w:hAnsiTheme="minorHAnsi" w:cstheme="minorBidi"/>
                <w:noProof/>
                <w:kern w:val="2"/>
                <w:sz w:val="24"/>
                <w:szCs w:val="24"/>
                <w14:ligatures w14:val="standardContextual"/>
              </w:rPr>
              <w:tab/>
            </w:r>
            <w:r w:rsidRPr="00975C62">
              <w:rPr>
                <w:rStyle w:val="Hyperlink"/>
                <w:noProof/>
              </w:rPr>
              <w:t>Welding</w:t>
            </w:r>
            <w:r w:rsidRPr="00975C62">
              <w:rPr>
                <w:rStyle w:val="Hyperlink"/>
                <w:noProof/>
                <w:spacing w:val="-5"/>
              </w:rPr>
              <w:t xml:space="preserve"> </w:t>
            </w:r>
            <w:r w:rsidRPr="00975C62">
              <w:rPr>
                <w:rStyle w:val="Hyperlink"/>
                <w:noProof/>
              </w:rPr>
              <w:t>for</w:t>
            </w:r>
            <w:r w:rsidRPr="00975C62">
              <w:rPr>
                <w:rStyle w:val="Hyperlink"/>
                <w:noProof/>
                <w:spacing w:val="-5"/>
              </w:rPr>
              <w:t xml:space="preserve"> </w:t>
            </w:r>
            <w:r w:rsidRPr="00975C62">
              <w:rPr>
                <w:rStyle w:val="Hyperlink"/>
                <w:noProof/>
              </w:rPr>
              <w:t>Titanium</w:t>
            </w:r>
            <w:r w:rsidRPr="00975C62">
              <w:rPr>
                <w:rStyle w:val="Hyperlink"/>
                <w:noProof/>
                <w:spacing w:val="-5"/>
              </w:rPr>
              <w:t xml:space="preserve"> </w:t>
            </w:r>
            <w:r w:rsidRPr="00975C62">
              <w:rPr>
                <w:rStyle w:val="Hyperlink"/>
                <w:noProof/>
                <w:spacing w:val="-2"/>
              </w:rPr>
              <w:t>(P51)</w:t>
            </w:r>
            <w:r>
              <w:rPr>
                <w:noProof/>
                <w:webHidden/>
              </w:rPr>
              <w:tab/>
            </w:r>
            <w:r>
              <w:rPr>
                <w:noProof/>
                <w:webHidden/>
              </w:rPr>
              <w:fldChar w:fldCharType="begin"/>
            </w:r>
            <w:r>
              <w:rPr>
                <w:noProof/>
                <w:webHidden/>
              </w:rPr>
              <w:instrText xml:space="preserve"> PAGEREF _Toc205628082 \h </w:instrText>
            </w:r>
            <w:r>
              <w:rPr>
                <w:noProof/>
                <w:webHidden/>
              </w:rPr>
            </w:r>
            <w:r>
              <w:rPr>
                <w:noProof/>
                <w:webHidden/>
              </w:rPr>
              <w:fldChar w:fldCharType="separate"/>
            </w:r>
            <w:r w:rsidR="00396C87">
              <w:rPr>
                <w:noProof/>
                <w:webHidden/>
              </w:rPr>
              <w:t>36</w:t>
            </w:r>
            <w:r>
              <w:rPr>
                <w:noProof/>
                <w:webHidden/>
              </w:rPr>
              <w:fldChar w:fldCharType="end"/>
            </w:r>
          </w:hyperlink>
        </w:p>
        <w:p w14:paraId="51944143" w14:textId="6ED18453"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083" w:history="1">
            <w:r w:rsidRPr="00975C62">
              <w:rPr>
                <w:rStyle w:val="Hyperlink"/>
                <w:noProof/>
              </w:rPr>
              <w:t>20</w:t>
            </w:r>
            <w:r>
              <w:rPr>
                <w:rFonts w:asciiTheme="minorHAnsi" w:eastAsiaTheme="minorEastAsia" w:hAnsiTheme="minorHAnsi" w:cstheme="minorBidi"/>
                <w:noProof/>
                <w:kern w:val="2"/>
                <w:sz w:val="24"/>
                <w:szCs w:val="24"/>
                <w14:ligatures w14:val="standardContextual"/>
              </w:rPr>
              <w:tab/>
            </w:r>
            <w:r w:rsidRPr="00975C62">
              <w:rPr>
                <w:rStyle w:val="Hyperlink"/>
                <w:noProof/>
              </w:rPr>
              <w:t>Requirements</w:t>
            </w:r>
            <w:r w:rsidRPr="00975C62">
              <w:rPr>
                <w:rStyle w:val="Hyperlink"/>
                <w:noProof/>
                <w:spacing w:val="-6"/>
              </w:rPr>
              <w:t xml:space="preserve"> </w:t>
            </w:r>
            <w:r w:rsidRPr="00975C62">
              <w:rPr>
                <w:rStyle w:val="Hyperlink"/>
                <w:noProof/>
              </w:rPr>
              <w:t>for</w:t>
            </w:r>
            <w:r w:rsidRPr="00975C62">
              <w:rPr>
                <w:rStyle w:val="Hyperlink"/>
                <w:noProof/>
                <w:spacing w:val="-3"/>
              </w:rPr>
              <w:t xml:space="preserve"> </w:t>
            </w:r>
            <w:r w:rsidRPr="00975C62">
              <w:rPr>
                <w:rStyle w:val="Hyperlink"/>
                <w:noProof/>
              </w:rPr>
              <w:t>API</w:t>
            </w:r>
            <w:r w:rsidRPr="00975C62">
              <w:rPr>
                <w:rStyle w:val="Hyperlink"/>
                <w:noProof/>
                <w:spacing w:val="-4"/>
              </w:rPr>
              <w:t xml:space="preserve"> </w:t>
            </w:r>
            <w:r w:rsidRPr="00975C62">
              <w:rPr>
                <w:rStyle w:val="Hyperlink"/>
                <w:noProof/>
              </w:rPr>
              <w:t>5L</w:t>
            </w:r>
            <w:r w:rsidRPr="00975C62">
              <w:rPr>
                <w:rStyle w:val="Hyperlink"/>
                <w:noProof/>
                <w:spacing w:val="-3"/>
              </w:rPr>
              <w:t xml:space="preserve"> </w:t>
            </w:r>
            <w:r w:rsidRPr="00975C62">
              <w:rPr>
                <w:rStyle w:val="Hyperlink"/>
                <w:noProof/>
              </w:rPr>
              <w:t>Grade</w:t>
            </w:r>
            <w:r w:rsidRPr="00975C62">
              <w:rPr>
                <w:rStyle w:val="Hyperlink"/>
                <w:noProof/>
                <w:spacing w:val="-4"/>
              </w:rPr>
              <w:t xml:space="preserve"> </w:t>
            </w:r>
            <w:r w:rsidRPr="00975C62">
              <w:rPr>
                <w:rStyle w:val="Hyperlink"/>
                <w:noProof/>
              </w:rPr>
              <w:t>X60</w:t>
            </w:r>
            <w:r w:rsidRPr="00975C62">
              <w:rPr>
                <w:rStyle w:val="Hyperlink"/>
                <w:noProof/>
                <w:spacing w:val="-3"/>
              </w:rPr>
              <w:t xml:space="preserve"> </w:t>
            </w:r>
            <w:r w:rsidRPr="00975C62">
              <w:rPr>
                <w:rStyle w:val="Hyperlink"/>
                <w:noProof/>
              </w:rPr>
              <w:t>and</w:t>
            </w:r>
            <w:r w:rsidRPr="00975C62">
              <w:rPr>
                <w:rStyle w:val="Hyperlink"/>
                <w:noProof/>
                <w:spacing w:val="-4"/>
              </w:rPr>
              <w:t xml:space="preserve"> </w:t>
            </w:r>
            <w:r w:rsidRPr="00975C62">
              <w:rPr>
                <w:rStyle w:val="Hyperlink"/>
                <w:noProof/>
              </w:rPr>
              <w:t>X65</w:t>
            </w:r>
            <w:r w:rsidRPr="00975C62">
              <w:rPr>
                <w:rStyle w:val="Hyperlink"/>
                <w:noProof/>
                <w:spacing w:val="-3"/>
              </w:rPr>
              <w:t xml:space="preserve"> </w:t>
            </w:r>
            <w:r w:rsidRPr="00975C62">
              <w:rPr>
                <w:rStyle w:val="Hyperlink"/>
                <w:noProof/>
              </w:rPr>
              <w:t>Carbon</w:t>
            </w:r>
            <w:r w:rsidRPr="00975C62">
              <w:rPr>
                <w:rStyle w:val="Hyperlink"/>
                <w:noProof/>
                <w:spacing w:val="-4"/>
              </w:rPr>
              <w:t xml:space="preserve"> </w:t>
            </w:r>
            <w:r w:rsidRPr="00975C62">
              <w:rPr>
                <w:rStyle w:val="Hyperlink"/>
                <w:noProof/>
              </w:rPr>
              <w:t>Steel</w:t>
            </w:r>
            <w:r w:rsidRPr="00975C62">
              <w:rPr>
                <w:rStyle w:val="Hyperlink"/>
                <w:noProof/>
                <w:spacing w:val="-3"/>
              </w:rPr>
              <w:t xml:space="preserve"> </w:t>
            </w:r>
            <w:r w:rsidRPr="00975C62">
              <w:rPr>
                <w:rStyle w:val="Hyperlink"/>
                <w:noProof/>
                <w:spacing w:val="-2"/>
              </w:rPr>
              <w:t>Piping</w:t>
            </w:r>
            <w:r>
              <w:rPr>
                <w:noProof/>
                <w:webHidden/>
              </w:rPr>
              <w:tab/>
            </w:r>
            <w:r>
              <w:rPr>
                <w:noProof/>
                <w:webHidden/>
              </w:rPr>
              <w:fldChar w:fldCharType="begin"/>
            </w:r>
            <w:r>
              <w:rPr>
                <w:noProof/>
                <w:webHidden/>
              </w:rPr>
              <w:instrText xml:space="preserve"> PAGEREF _Toc205628083 \h </w:instrText>
            </w:r>
            <w:r>
              <w:rPr>
                <w:noProof/>
                <w:webHidden/>
              </w:rPr>
            </w:r>
            <w:r>
              <w:rPr>
                <w:noProof/>
                <w:webHidden/>
              </w:rPr>
              <w:fldChar w:fldCharType="separate"/>
            </w:r>
            <w:r w:rsidR="00396C87">
              <w:rPr>
                <w:noProof/>
                <w:webHidden/>
              </w:rPr>
              <w:t>37</w:t>
            </w:r>
            <w:r>
              <w:rPr>
                <w:noProof/>
                <w:webHidden/>
              </w:rPr>
              <w:fldChar w:fldCharType="end"/>
            </w:r>
          </w:hyperlink>
        </w:p>
        <w:p w14:paraId="3F989316" w14:textId="63A28EC5"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84" w:history="1">
            <w:r w:rsidRPr="00975C62">
              <w:rPr>
                <w:rStyle w:val="Hyperlink"/>
                <w:noProof/>
                <w:spacing w:val="-1"/>
                <w:w w:val="102"/>
              </w:rPr>
              <w:t>20.1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General</w:t>
            </w:r>
            <w:r>
              <w:rPr>
                <w:noProof/>
                <w:webHidden/>
              </w:rPr>
              <w:tab/>
            </w:r>
            <w:r>
              <w:rPr>
                <w:noProof/>
                <w:webHidden/>
              </w:rPr>
              <w:fldChar w:fldCharType="begin"/>
            </w:r>
            <w:r>
              <w:rPr>
                <w:noProof/>
                <w:webHidden/>
              </w:rPr>
              <w:instrText xml:space="preserve"> PAGEREF _Toc205628084 \h </w:instrText>
            </w:r>
            <w:r>
              <w:rPr>
                <w:noProof/>
                <w:webHidden/>
              </w:rPr>
            </w:r>
            <w:r>
              <w:rPr>
                <w:noProof/>
                <w:webHidden/>
              </w:rPr>
              <w:fldChar w:fldCharType="separate"/>
            </w:r>
            <w:r w:rsidR="00396C87">
              <w:rPr>
                <w:noProof/>
                <w:webHidden/>
              </w:rPr>
              <w:t>37</w:t>
            </w:r>
            <w:r>
              <w:rPr>
                <w:noProof/>
                <w:webHidden/>
              </w:rPr>
              <w:fldChar w:fldCharType="end"/>
            </w:r>
          </w:hyperlink>
        </w:p>
        <w:p w14:paraId="5B4F9479" w14:textId="77D5319E"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85" w:history="1">
            <w:r w:rsidRPr="00975C62">
              <w:rPr>
                <w:rStyle w:val="Hyperlink"/>
                <w:noProof/>
                <w:spacing w:val="-1"/>
                <w:w w:val="102"/>
              </w:rPr>
              <w:t>20.2</w:t>
            </w:r>
            <w:r>
              <w:rPr>
                <w:rFonts w:asciiTheme="minorHAnsi" w:eastAsiaTheme="minorEastAsia" w:hAnsiTheme="minorHAnsi" w:cstheme="minorBidi"/>
                <w:noProof/>
                <w:kern w:val="2"/>
                <w:sz w:val="24"/>
                <w:szCs w:val="24"/>
                <w14:ligatures w14:val="standardContextual"/>
              </w:rPr>
              <w:tab/>
            </w:r>
            <w:r w:rsidRPr="00975C62">
              <w:rPr>
                <w:rStyle w:val="Hyperlink"/>
                <w:noProof/>
              </w:rPr>
              <w:t>Welding</w:t>
            </w:r>
            <w:r w:rsidRPr="00975C62">
              <w:rPr>
                <w:rStyle w:val="Hyperlink"/>
                <w:noProof/>
                <w:spacing w:val="11"/>
              </w:rPr>
              <w:t xml:space="preserve"> </w:t>
            </w:r>
            <w:r w:rsidRPr="00975C62">
              <w:rPr>
                <w:rStyle w:val="Hyperlink"/>
                <w:noProof/>
                <w:spacing w:val="-2"/>
              </w:rPr>
              <w:t>Requirements</w:t>
            </w:r>
            <w:r>
              <w:rPr>
                <w:noProof/>
                <w:webHidden/>
              </w:rPr>
              <w:tab/>
            </w:r>
            <w:r>
              <w:rPr>
                <w:noProof/>
                <w:webHidden/>
              </w:rPr>
              <w:fldChar w:fldCharType="begin"/>
            </w:r>
            <w:r>
              <w:rPr>
                <w:noProof/>
                <w:webHidden/>
              </w:rPr>
              <w:instrText xml:space="preserve"> PAGEREF _Toc205628085 \h </w:instrText>
            </w:r>
            <w:r>
              <w:rPr>
                <w:noProof/>
                <w:webHidden/>
              </w:rPr>
            </w:r>
            <w:r>
              <w:rPr>
                <w:noProof/>
                <w:webHidden/>
              </w:rPr>
              <w:fldChar w:fldCharType="separate"/>
            </w:r>
            <w:r w:rsidR="00396C87">
              <w:rPr>
                <w:noProof/>
                <w:webHidden/>
              </w:rPr>
              <w:t>37</w:t>
            </w:r>
            <w:r>
              <w:rPr>
                <w:noProof/>
                <w:webHidden/>
              </w:rPr>
              <w:fldChar w:fldCharType="end"/>
            </w:r>
          </w:hyperlink>
        </w:p>
        <w:p w14:paraId="16FFCBDD" w14:textId="7084DC6B"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86" w:history="1">
            <w:r w:rsidRPr="00975C62">
              <w:rPr>
                <w:rStyle w:val="Hyperlink"/>
                <w:noProof/>
                <w:spacing w:val="-1"/>
                <w:w w:val="102"/>
              </w:rPr>
              <w:t>20.3</w:t>
            </w:r>
            <w:r>
              <w:rPr>
                <w:rFonts w:asciiTheme="minorHAnsi" w:eastAsiaTheme="minorEastAsia" w:hAnsiTheme="minorHAnsi" w:cstheme="minorBidi"/>
                <w:noProof/>
                <w:kern w:val="2"/>
                <w:sz w:val="24"/>
                <w:szCs w:val="24"/>
                <w14:ligatures w14:val="standardContextual"/>
              </w:rPr>
              <w:tab/>
            </w:r>
            <w:r w:rsidRPr="00975C62">
              <w:rPr>
                <w:rStyle w:val="Hyperlink"/>
                <w:noProof/>
              </w:rPr>
              <w:t>Weld</w:t>
            </w:r>
            <w:r w:rsidRPr="00975C62">
              <w:rPr>
                <w:rStyle w:val="Hyperlink"/>
                <w:noProof/>
                <w:spacing w:val="10"/>
              </w:rPr>
              <w:t xml:space="preserve"> </w:t>
            </w:r>
            <w:r w:rsidRPr="00975C62">
              <w:rPr>
                <w:rStyle w:val="Hyperlink"/>
                <w:noProof/>
              </w:rPr>
              <w:t>Procedure</w:t>
            </w:r>
            <w:r w:rsidRPr="00975C62">
              <w:rPr>
                <w:rStyle w:val="Hyperlink"/>
                <w:noProof/>
                <w:spacing w:val="11"/>
              </w:rPr>
              <w:t xml:space="preserve"> </w:t>
            </w:r>
            <w:r w:rsidRPr="00975C62">
              <w:rPr>
                <w:rStyle w:val="Hyperlink"/>
                <w:noProof/>
                <w:spacing w:val="-2"/>
              </w:rPr>
              <w:t>Qualification</w:t>
            </w:r>
            <w:r>
              <w:rPr>
                <w:noProof/>
                <w:webHidden/>
              </w:rPr>
              <w:tab/>
            </w:r>
            <w:r>
              <w:rPr>
                <w:noProof/>
                <w:webHidden/>
              </w:rPr>
              <w:fldChar w:fldCharType="begin"/>
            </w:r>
            <w:r>
              <w:rPr>
                <w:noProof/>
                <w:webHidden/>
              </w:rPr>
              <w:instrText xml:space="preserve"> PAGEREF _Toc205628086 \h </w:instrText>
            </w:r>
            <w:r>
              <w:rPr>
                <w:noProof/>
                <w:webHidden/>
              </w:rPr>
            </w:r>
            <w:r>
              <w:rPr>
                <w:noProof/>
                <w:webHidden/>
              </w:rPr>
              <w:fldChar w:fldCharType="separate"/>
            </w:r>
            <w:r w:rsidR="00396C87">
              <w:rPr>
                <w:noProof/>
                <w:webHidden/>
              </w:rPr>
              <w:t>38</w:t>
            </w:r>
            <w:r>
              <w:rPr>
                <w:noProof/>
                <w:webHidden/>
              </w:rPr>
              <w:fldChar w:fldCharType="end"/>
            </w:r>
          </w:hyperlink>
        </w:p>
        <w:p w14:paraId="6E3C91F5" w14:textId="54D46110"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087" w:history="1">
            <w:r w:rsidRPr="00975C62">
              <w:rPr>
                <w:rStyle w:val="Hyperlink"/>
                <w:noProof/>
              </w:rPr>
              <w:t>21</w:t>
            </w:r>
            <w:r>
              <w:rPr>
                <w:rFonts w:asciiTheme="minorHAnsi" w:eastAsiaTheme="minorEastAsia" w:hAnsiTheme="minorHAnsi" w:cstheme="minorBidi"/>
                <w:noProof/>
                <w:kern w:val="2"/>
                <w:sz w:val="24"/>
                <w:szCs w:val="24"/>
                <w14:ligatures w14:val="standardContextual"/>
              </w:rPr>
              <w:tab/>
            </w:r>
            <w:r w:rsidRPr="00975C62">
              <w:rPr>
                <w:rStyle w:val="Hyperlink"/>
                <w:noProof/>
              </w:rPr>
              <w:t>Preheating</w:t>
            </w:r>
            <w:r w:rsidRPr="00975C62">
              <w:rPr>
                <w:rStyle w:val="Hyperlink"/>
                <w:noProof/>
                <w:spacing w:val="-8"/>
              </w:rPr>
              <w:t xml:space="preserve"> </w:t>
            </w:r>
            <w:r w:rsidRPr="00975C62">
              <w:rPr>
                <w:rStyle w:val="Hyperlink"/>
                <w:noProof/>
              </w:rPr>
              <w:t>and</w:t>
            </w:r>
            <w:r w:rsidRPr="00975C62">
              <w:rPr>
                <w:rStyle w:val="Hyperlink"/>
                <w:noProof/>
                <w:spacing w:val="-7"/>
              </w:rPr>
              <w:t xml:space="preserve"> </w:t>
            </w:r>
            <w:r w:rsidRPr="00975C62">
              <w:rPr>
                <w:rStyle w:val="Hyperlink"/>
                <w:noProof/>
              </w:rPr>
              <w:t>Interpass</w:t>
            </w:r>
            <w:r w:rsidRPr="00975C62">
              <w:rPr>
                <w:rStyle w:val="Hyperlink"/>
                <w:noProof/>
                <w:spacing w:val="-7"/>
              </w:rPr>
              <w:t xml:space="preserve"> </w:t>
            </w:r>
            <w:r w:rsidRPr="00975C62">
              <w:rPr>
                <w:rStyle w:val="Hyperlink"/>
                <w:noProof/>
              </w:rPr>
              <w:t>Temperature</w:t>
            </w:r>
            <w:r w:rsidRPr="00975C62">
              <w:rPr>
                <w:rStyle w:val="Hyperlink"/>
                <w:noProof/>
                <w:spacing w:val="-7"/>
              </w:rPr>
              <w:t xml:space="preserve"> </w:t>
            </w:r>
            <w:r w:rsidRPr="00975C62">
              <w:rPr>
                <w:rStyle w:val="Hyperlink"/>
                <w:noProof/>
                <w:spacing w:val="-2"/>
              </w:rPr>
              <w:t>Control</w:t>
            </w:r>
            <w:r>
              <w:rPr>
                <w:noProof/>
                <w:webHidden/>
              </w:rPr>
              <w:tab/>
            </w:r>
            <w:r>
              <w:rPr>
                <w:noProof/>
                <w:webHidden/>
              </w:rPr>
              <w:fldChar w:fldCharType="begin"/>
            </w:r>
            <w:r>
              <w:rPr>
                <w:noProof/>
                <w:webHidden/>
              </w:rPr>
              <w:instrText xml:space="preserve"> PAGEREF _Toc205628087 \h </w:instrText>
            </w:r>
            <w:r>
              <w:rPr>
                <w:noProof/>
                <w:webHidden/>
              </w:rPr>
            </w:r>
            <w:r>
              <w:rPr>
                <w:noProof/>
                <w:webHidden/>
              </w:rPr>
              <w:fldChar w:fldCharType="separate"/>
            </w:r>
            <w:r w:rsidR="00396C87">
              <w:rPr>
                <w:noProof/>
                <w:webHidden/>
              </w:rPr>
              <w:t>38</w:t>
            </w:r>
            <w:r>
              <w:rPr>
                <w:noProof/>
                <w:webHidden/>
              </w:rPr>
              <w:fldChar w:fldCharType="end"/>
            </w:r>
          </w:hyperlink>
        </w:p>
        <w:p w14:paraId="24B85872" w14:textId="78D6FF4B"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88" w:history="1">
            <w:r w:rsidRPr="00975C62">
              <w:rPr>
                <w:rStyle w:val="Hyperlink"/>
                <w:noProof/>
                <w:spacing w:val="-1"/>
                <w:w w:val="102"/>
              </w:rPr>
              <w:t>21.1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Preheating</w:t>
            </w:r>
            <w:r w:rsidRPr="00975C62">
              <w:rPr>
                <w:rStyle w:val="Hyperlink"/>
                <w:noProof/>
              </w:rPr>
              <w:t xml:space="preserve"> Maintenance</w:t>
            </w:r>
            <w:r w:rsidRPr="00975C62">
              <w:rPr>
                <w:rStyle w:val="Hyperlink"/>
                <w:noProof/>
                <w:spacing w:val="12"/>
              </w:rPr>
              <w:t xml:space="preserve"> </w:t>
            </w:r>
            <w:r w:rsidRPr="00975C62">
              <w:rPr>
                <w:rStyle w:val="Hyperlink"/>
                <w:noProof/>
              </w:rPr>
              <w:t>and</w:t>
            </w:r>
            <w:r w:rsidRPr="00975C62">
              <w:rPr>
                <w:rStyle w:val="Hyperlink"/>
                <w:noProof/>
                <w:spacing w:val="12"/>
              </w:rPr>
              <w:t xml:space="preserve"> </w:t>
            </w:r>
            <w:r w:rsidRPr="00975C62">
              <w:rPr>
                <w:rStyle w:val="Hyperlink"/>
                <w:noProof/>
                <w:spacing w:val="-2"/>
              </w:rPr>
              <w:t>Monitoring</w:t>
            </w:r>
            <w:r>
              <w:rPr>
                <w:noProof/>
                <w:webHidden/>
              </w:rPr>
              <w:tab/>
            </w:r>
            <w:r>
              <w:rPr>
                <w:noProof/>
                <w:webHidden/>
              </w:rPr>
              <w:fldChar w:fldCharType="begin"/>
            </w:r>
            <w:r>
              <w:rPr>
                <w:noProof/>
                <w:webHidden/>
              </w:rPr>
              <w:instrText xml:space="preserve"> PAGEREF _Toc205628088 \h </w:instrText>
            </w:r>
            <w:r>
              <w:rPr>
                <w:noProof/>
                <w:webHidden/>
              </w:rPr>
            </w:r>
            <w:r>
              <w:rPr>
                <w:noProof/>
                <w:webHidden/>
              </w:rPr>
              <w:fldChar w:fldCharType="separate"/>
            </w:r>
            <w:r w:rsidR="00396C87">
              <w:rPr>
                <w:noProof/>
                <w:webHidden/>
              </w:rPr>
              <w:t>38</w:t>
            </w:r>
            <w:r>
              <w:rPr>
                <w:noProof/>
                <w:webHidden/>
              </w:rPr>
              <w:fldChar w:fldCharType="end"/>
            </w:r>
          </w:hyperlink>
        </w:p>
        <w:p w14:paraId="4F25CB61" w14:textId="66E63AB7"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89" w:history="1">
            <w:r w:rsidRPr="00975C62">
              <w:rPr>
                <w:rStyle w:val="Hyperlink"/>
                <w:noProof/>
                <w:spacing w:val="-1"/>
                <w:w w:val="102"/>
              </w:rPr>
              <w:t>21.2</w:t>
            </w:r>
            <w:r>
              <w:rPr>
                <w:rFonts w:asciiTheme="minorHAnsi" w:eastAsiaTheme="minorEastAsia" w:hAnsiTheme="minorHAnsi" w:cstheme="minorBidi"/>
                <w:noProof/>
                <w:kern w:val="2"/>
                <w:sz w:val="24"/>
                <w:szCs w:val="24"/>
                <w14:ligatures w14:val="standardContextual"/>
              </w:rPr>
              <w:tab/>
            </w:r>
            <w:r w:rsidRPr="00975C62">
              <w:rPr>
                <w:rStyle w:val="Hyperlink"/>
                <w:noProof/>
              </w:rPr>
              <w:t>Interpass Temperature</w:t>
            </w:r>
            <w:r w:rsidRPr="00975C62">
              <w:rPr>
                <w:rStyle w:val="Hyperlink"/>
                <w:noProof/>
                <w:spacing w:val="14"/>
              </w:rPr>
              <w:t xml:space="preserve"> </w:t>
            </w:r>
            <w:r w:rsidRPr="00975C62">
              <w:rPr>
                <w:rStyle w:val="Hyperlink"/>
                <w:noProof/>
                <w:spacing w:val="-2"/>
              </w:rPr>
              <w:t>Control</w:t>
            </w:r>
            <w:r>
              <w:rPr>
                <w:noProof/>
                <w:webHidden/>
              </w:rPr>
              <w:tab/>
            </w:r>
            <w:r>
              <w:rPr>
                <w:noProof/>
                <w:webHidden/>
              </w:rPr>
              <w:fldChar w:fldCharType="begin"/>
            </w:r>
            <w:r>
              <w:rPr>
                <w:noProof/>
                <w:webHidden/>
              </w:rPr>
              <w:instrText xml:space="preserve"> PAGEREF _Toc205628089 \h </w:instrText>
            </w:r>
            <w:r>
              <w:rPr>
                <w:noProof/>
                <w:webHidden/>
              </w:rPr>
            </w:r>
            <w:r>
              <w:rPr>
                <w:noProof/>
                <w:webHidden/>
              </w:rPr>
              <w:fldChar w:fldCharType="separate"/>
            </w:r>
            <w:r w:rsidR="00396C87">
              <w:rPr>
                <w:noProof/>
                <w:webHidden/>
              </w:rPr>
              <w:t>40</w:t>
            </w:r>
            <w:r>
              <w:rPr>
                <w:noProof/>
                <w:webHidden/>
              </w:rPr>
              <w:fldChar w:fldCharType="end"/>
            </w:r>
          </w:hyperlink>
        </w:p>
        <w:p w14:paraId="77F82A64" w14:textId="7D71CAEC"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90" w:history="1">
            <w:r w:rsidRPr="00975C62">
              <w:rPr>
                <w:rStyle w:val="Hyperlink"/>
                <w:noProof/>
                <w:spacing w:val="-1"/>
                <w:w w:val="102"/>
              </w:rPr>
              <w:t>21.3</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Preheating and Interpass Method and Monitoring</w:t>
            </w:r>
            <w:r>
              <w:rPr>
                <w:noProof/>
                <w:webHidden/>
              </w:rPr>
              <w:tab/>
            </w:r>
            <w:r>
              <w:rPr>
                <w:noProof/>
                <w:webHidden/>
              </w:rPr>
              <w:fldChar w:fldCharType="begin"/>
            </w:r>
            <w:r>
              <w:rPr>
                <w:noProof/>
                <w:webHidden/>
              </w:rPr>
              <w:instrText xml:space="preserve"> PAGEREF _Toc205628090 \h </w:instrText>
            </w:r>
            <w:r>
              <w:rPr>
                <w:noProof/>
                <w:webHidden/>
              </w:rPr>
            </w:r>
            <w:r>
              <w:rPr>
                <w:noProof/>
                <w:webHidden/>
              </w:rPr>
              <w:fldChar w:fldCharType="separate"/>
            </w:r>
            <w:r w:rsidR="00396C87">
              <w:rPr>
                <w:noProof/>
                <w:webHidden/>
              </w:rPr>
              <w:t>40</w:t>
            </w:r>
            <w:r>
              <w:rPr>
                <w:noProof/>
                <w:webHidden/>
              </w:rPr>
              <w:fldChar w:fldCharType="end"/>
            </w:r>
          </w:hyperlink>
        </w:p>
        <w:p w14:paraId="067F3C96" w14:textId="5F74B2A8"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091" w:history="1">
            <w:r w:rsidRPr="00975C62">
              <w:rPr>
                <w:rStyle w:val="Hyperlink"/>
                <w:noProof/>
              </w:rPr>
              <w:t>22</w:t>
            </w:r>
            <w:r>
              <w:rPr>
                <w:rFonts w:asciiTheme="minorHAnsi" w:eastAsiaTheme="minorEastAsia" w:hAnsiTheme="minorHAnsi" w:cstheme="minorBidi"/>
                <w:noProof/>
                <w:kern w:val="2"/>
                <w:sz w:val="24"/>
                <w:szCs w:val="24"/>
                <w14:ligatures w14:val="standardContextual"/>
              </w:rPr>
              <w:tab/>
            </w:r>
            <w:r w:rsidRPr="00975C62">
              <w:rPr>
                <w:rStyle w:val="Hyperlink"/>
                <w:noProof/>
              </w:rPr>
              <w:t>Post Weld Heat Treatment</w:t>
            </w:r>
            <w:r>
              <w:rPr>
                <w:noProof/>
                <w:webHidden/>
              </w:rPr>
              <w:tab/>
            </w:r>
            <w:r>
              <w:rPr>
                <w:noProof/>
                <w:webHidden/>
              </w:rPr>
              <w:fldChar w:fldCharType="begin"/>
            </w:r>
            <w:r>
              <w:rPr>
                <w:noProof/>
                <w:webHidden/>
              </w:rPr>
              <w:instrText xml:space="preserve"> PAGEREF _Toc205628091 \h </w:instrText>
            </w:r>
            <w:r>
              <w:rPr>
                <w:noProof/>
                <w:webHidden/>
              </w:rPr>
            </w:r>
            <w:r>
              <w:rPr>
                <w:noProof/>
                <w:webHidden/>
              </w:rPr>
              <w:fldChar w:fldCharType="separate"/>
            </w:r>
            <w:r w:rsidR="00396C87">
              <w:rPr>
                <w:noProof/>
                <w:webHidden/>
              </w:rPr>
              <w:t>41</w:t>
            </w:r>
            <w:r>
              <w:rPr>
                <w:noProof/>
                <w:webHidden/>
              </w:rPr>
              <w:fldChar w:fldCharType="end"/>
            </w:r>
          </w:hyperlink>
        </w:p>
        <w:p w14:paraId="5A43FC84" w14:textId="09449AA3"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92" w:history="1">
            <w:r w:rsidRPr="00975C62">
              <w:rPr>
                <w:rStyle w:val="Hyperlink"/>
                <w:noProof/>
                <w:spacing w:val="-1"/>
                <w:w w:val="102"/>
              </w:rPr>
              <w:t>22.1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Method</w:t>
            </w:r>
            <w:r>
              <w:rPr>
                <w:noProof/>
                <w:webHidden/>
              </w:rPr>
              <w:tab/>
            </w:r>
            <w:r>
              <w:rPr>
                <w:noProof/>
                <w:webHidden/>
              </w:rPr>
              <w:fldChar w:fldCharType="begin"/>
            </w:r>
            <w:r>
              <w:rPr>
                <w:noProof/>
                <w:webHidden/>
              </w:rPr>
              <w:instrText xml:space="preserve"> PAGEREF _Toc205628092 \h </w:instrText>
            </w:r>
            <w:r>
              <w:rPr>
                <w:noProof/>
                <w:webHidden/>
              </w:rPr>
            </w:r>
            <w:r>
              <w:rPr>
                <w:noProof/>
                <w:webHidden/>
              </w:rPr>
              <w:fldChar w:fldCharType="separate"/>
            </w:r>
            <w:r w:rsidR="00396C87">
              <w:rPr>
                <w:noProof/>
                <w:webHidden/>
              </w:rPr>
              <w:t>41</w:t>
            </w:r>
            <w:r>
              <w:rPr>
                <w:noProof/>
                <w:webHidden/>
              </w:rPr>
              <w:fldChar w:fldCharType="end"/>
            </w:r>
          </w:hyperlink>
        </w:p>
        <w:p w14:paraId="7D3B2C5D" w14:textId="4F57266D"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93" w:history="1">
            <w:r w:rsidRPr="00975C62">
              <w:rPr>
                <w:rStyle w:val="Hyperlink"/>
                <w:noProof/>
                <w:spacing w:val="-1"/>
                <w:w w:val="102"/>
              </w:rPr>
              <w:t>22.2</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Thermocouple Requirements</w:t>
            </w:r>
            <w:r>
              <w:rPr>
                <w:noProof/>
                <w:webHidden/>
              </w:rPr>
              <w:tab/>
            </w:r>
            <w:r>
              <w:rPr>
                <w:noProof/>
                <w:webHidden/>
              </w:rPr>
              <w:fldChar w:fldCharType="begin"/>
            </w:r>
            <w:r>
              <w:rPr>
                <w:noProof/>
                <w:webHidden/>
              </w:rPr>
              <w:instrText xml:space="preserve"> PAGEREF _Toc205628093 \h </w:instrText>
            </w:r>
            <w:r>
              <w:rPr>
                <w:noProof/>
                <w:webHidden/>
              </w:rPr>
            </w:r>
            <w:r>
              <w:rPr>
                <w:noProof/>
                <w:webHidden/>
              </w:rPr>
              <w:fldChar w:fldCharType="separate"/>
            </w:r>
            <w:r w:rsidR="00396C87">
              <w:rPr>
                <w:noProof/>
                <w:webHidden/>
              </w:rPr>
              <w:t>42</w:t>
            </w:r>
            <w:r>
              <w:rPr>
                <w:noProof/>
                <w:webHidden/>
              </w:rPr>
              <w:fldChar w:fldCharType="end"/>
            </w:r>
          </w:hyperlink>
        </w:p>
        <w:p w14:paraId="6221F8E0" w14:textId="46CA9C3F"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94" w:history="1">
            <w:r w:rsidRPr="00975C62">
              <w:rPr>
                <w:rStyle w:val="Hyperlink"/>
                <w:noProof/>
                <w:spacing w:val="-1"/>
                <w:w w:val="102"/>
              </w:rPr>
              <w:t>22.3</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Hydrogen Bakeout</w:t>
            </w:r>
            <w:r>
              <w:rPr>
                <w:noProof/>
                <w:webHidden/>
              </w:rPr>
              <w:tab/>
            </w:r>
            <w:r>
              <w:rPr>
                <w:noProof/>
                <w:webHidden/>
              </w:rPr>
              <w:fldChar w:fldCharType="begin"/>
            </w:r>
            <w:r>
              <w:rPr>
                <w:noProof/>
                <w:webHidden/>
              </w:rPr>
              <w:instrText xml:space="preserve"> PAGEREF _Toc205628094 \h </w:instrText>
            </w:r>
            <w:r>
              <w:rPr>
                <w:noProof/>
                <w:webHidden/>
              </w:rPr>
            </w:r>
            <w:r>
              <w:rPr>
                <w:noProof/>
                <w:webHidden/>
              </w:rPr>
              <w:fldChar w:fldCharType="separate"/>
            </w:r>
            <w:r w:rsidR="00396C87">
              <w:rPr>
                <w:noProof/>
                <w:webHidden/>
              </w:rPr>
              <w:t>42</w:t>
            </w:r>
            <w:r>
              <w:rPr>
                <w:noProof/>
                <w:webHidden/>
              </w:rPr>
              <w:fldChar w:fldCharType="end"/>
            </w:r>
          </w:hyperlink>
        </w:p>
        <w:p w14:paraId="4C55846A" w14:textId="4FF3E9F0"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95" w:history="1">
            <w:r w:rsidRPr="00975C62">
              <w:rPr>
                <w:rStyle w:val="Hyperlink"/>
                <w:noProof/>
                <w:spacing w:val="-1"/>
                <w:w w:val="102"/>
                <w:lang w:val="en-GB"/>
              </w:rPr>
              <w:t>22.4</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en-GB"/>
              </w:rPr>
              <w:t>Intermediate Stress Relief and Dehydrogenation Heat Treatment</w:t>
            </w:r>
            <w:r>
              <w:rPr>
                <w:noProof/>
                <w:webHidden/>
              </w:rPr>
              <w:tab/>
            </w:r>
            <w:r>
              <w:rPr>
                <w:noProof/>
                <w:webHidden/>
              </w:rPr>
              <w:fldChar w:fldCharType="begin"/>
            </w:r>
            <w:r>
              <w:rPr>
                <w:noProof/>
                <w:webHidden/>
              </w:rPr>
              <w:instrText xml:space="preserve"> PAGEREF _Toc205628095 \h </w:instrText>
            </w:r>
            <w:r>
              <w:rPr>
                <w:noProof/>
                <w:webHidden/>
              </w:rPr>
            </w:r>
            <w:r>
              <w:rPr>
                <w:noProof/>
                <w:webHidden/>
              </w:rPr>
              <w:fldChar w:fldCharType="separate"/>
            </w:r>
            <w:r w:rsidR="00396C87">
              <w:rPr>
                <w:noProof/>
                <w:webHidden/>
              </w:rPr>
              <w:t>43</w:t>
            </w:r>
            <w:r>
              <w:rPr>
                <w:noProof/>
                <w:webHidden/>
              </w:rPr>
              <w:fldChar w:fldCharType="end"/>
            </w:r>
          </w:hyperlink>
        </w:p>
        <w:p w14:paraId="07C5A496" w14:textId="6EB2358B"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096" w:history="1">
            <w:r w:rsidRPr="00975C62">
              <w:rPr>
                <w:rStyle w:val="Hyperlink"/>
                <w:noProof/>
              </w:rPr>
              <w:t>23</w:t>
            </w:r>
            <w:r>
              <w:rPr>
                <w:rFonts w:asciiTheme="minorHAnsi" w:eastAsiaTheme="minorEastAsia" w:hAnsiTheme="minorHAnsi" w:cstheme="minorBidi"/>
                <w:noProof/>
                <w:kern w:val="2"/>
                <w:sz w:val="24"/>
                <w:szCs w:val="24"/>
                <w14:ligatures w14:val="standardContextual"/>
              </w:rPr>
              <w:tab/>
            </w:r>
            <w:r w:rsidRPr="00975C62">
              <w:rPr>
                <w:rStyle w:val="Hyperlink"/>
                <w:noProof/>
              </w:rPr>
              <w:t>Examination and Testing</w:t>
            </w:r>
            <w:r>
              <w:rPr>
                <w:noProof/>
                <w:webHidden/>
              </w:rPr>
              <w:tab/>
            </w:r>
            <w:r>
              <w:rPr>
                <w:noProof/>
                <w:webHidden/>
              </w:rPr>
              <w:fldChar w:fldCharType="begin"/>
            </w:r>
            <w:r>
              <w:rPr>
                <w:noProof/>
                <w:webHidden/>
              </w:rPr>
              <w:instrText xml:space="preserve"> PAGEREF _Toc205628096 \h </w:instrText>
            </w:r>
            <w:r>
              <w:rPr>
                <w:noProof/>
                <w:webHidden/>
              </w:rPr>
            </w:r>
            <w:r>
              <w:rPr>
                <w:noProof/>
                <w:webHidden/>
              </w:rPr>
              <w:fldChar w:fldCharType="separate"/>
            </w:r>
            <w:r w:rsidR="00396C87">
              <w:rPr>
                <w:noProof/>
                <w:webHidden/>
              </w:rPr>
              <w:t>43</w:t>
            </w:r>
            <w:r>
              <w:rPr>
                <w:noProof/>
                <w:webHidden/>
              </w:rPr>
              <w:fldChar w:fldCharType="end"/>
            </w:r>
          </w:hyperlink>
        </w:p>
        <w:p w14:paraId="4447CC4F" w14:textId="0135AE5E"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97" w:history="1">
            <w:r w:rsidRPr="00975C62">
              <w:rPr>
                <w:rStyle w:val="Hyperlink"/>
                <w:noProof/>
                <w:spacing w:val="-1"/>
                <w:w w:val="102"/>
              </w:rPr>
              <w:t>23.1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General</w:t>
            </w:r>
            <w:r>
              <w:rPr>
                <w:noProof/>
                <w:webHidden/>
              </w:rPr>
              <w:tab/>
            </w:r>
            <w:r>
              <w:rPr>
                <w:noProof/>
                <w:webHidden/>
              </w:rPr>
              <w:fldChar w:fldCharType="begin"/>
            </w:r>
            <w:r>
              <w:rPr>
                <w:noProof/>
                <w:webHidden/>
              </w:rPr>
              <w:instrText xml:space="preserve"> PAGEREF _Toc205628097 \h </w:instrText>
            </w:r>
            <w:r>
              <w:rPr>
                <w:noProof/>
                <w:webHidden/>
              </w:rPr>
            </w:r>
            <w:r>
              <w:rPr>
                <w:noProof/>
                <w:webHidden/>
              </w:rPr>
              <w:fldChar w:fldCharType="separate"/>
            </w:r>
            <w:r w:rsidR="00396C87">
              <w:rPr>
                <w:noProof/>
                <w:webHidden/>
              </w:rPr>
              <w:t>43</w:t>
            </w:r>
            <w:r>
              <w:rPr>
                <w:noProof/>
                <w:webHidden/>
              </w:rPr>
              <w:fldChar w:fldCharType="end"/>
            </w:r>
          </w:hyperlink>
        </w:p>
        <w:p w14:paraId="1175C6EC" w14:textId="55628283"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98" w:history="1">
            <w:r w:rsidRPr="00975C62">
              <w:rPr>
                <w:rStyle w:val="Hyperlink"/>
                <w:noProof/>
                <w:spacing w:val="-1"/>
                <w:w w:val="102"/>
              </w:rPr>
              <w:t>23.2</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Visual, Liquid Penetrant, and Magnetic Particle</w:t>
            </w:r>
            <w:r>
              <w:rPr>
                <w:noProof/>
                <w:webHidden/>
              </w:rPr>
              <w:tab/>
            </w:r>
            <w:r>
              <w:rPr>
                <w:noProof/>
                <w:webHidden/>
              </w:rPr>
              <w:fldChar w:fldCharType="begin"/>
            </w:r>
            <w:r>
              <w:rPr>
                <w:noProof/>
                <w:webHidden/>
              </w:rPr>
              <w:instrText xml:space="preserve"> PAGEREF _Toc205628098 \h </w:instrText>
            </w:r>
            <w:r>
              <w:rPr>
                <w:noProof/>
                <w:webHidden/>
              </w:rPr>
            </w:r>
            <w:r>
              <w:rPr>
                <w:noProof/>
                <w:webHidden/>
              </w:rPr>
              <w:fldChar w:fldCharType="separate"/>
            </w:r>
            <w:r w:rsidR="00396C87">
              <w:rPr>
                <w:noProof/>
                <w:webHidden/>
              </w:rPr>
              <w:t>44</w:t>
            </w:r>
            <w:r>
              <w:rPr>
                <w:noProof/>
                <w:webHidden/>
              </w:rPr>
              <w:fldChar w:fldCharType="end"/>
            </w:r>
          </w:hyperlink>
        </w:p>
        <w:p w14:paraId="6E5D0580" w14:textId="0AF80B2C"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099" w:history="1">
            <w:r w:rsidRPr="00975C62">
              <w:rPr>
                <w:rStyle w:val="Hyperlink"/>
                <w:noProof/>
                <w:spacing w:val="-1"/>
                <w:w w:val="102"/>
              </w:rPr>
              <w:t>23.3</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Radiography</w:t>
            </w:r>
            <w:r>
              <w:rPr>
                <w:noProof/>
                <w:webHidden/>
              </w:rPr>
              <w:tab/>
            </w:r>
            <w:r>
              <w:rPr>
                <w:noProof/>
                <w:webHidden/>
              </w:rPr>
              <w:fldChar w:fldCharType="begin"/>
            </w:r>
            <w:r>
              <w:rPr>
                <w:noProof/>
                <w:webHidden/>
              </w:rPr>
              <w:instrText xml:space="preserve"> PAGEREF _Toc205628099 \h </w:instrText>
            </w:r>
            <w:r>
              <w:rPr>
                <w:noProof/>
                <w:webHidden/>
              </w:rPr>
            </w:r>
            <w:r>
              <w:rPr>
                <w:noProof/>
                <w:webHidden/>
              </w:rPr>
              <w:fldChar w:fldCharType="separate"/>
            </w:r>
            <w:r w:rsidR="00396C87">
              <w:rPr>
                <w:noProof/>
                <w:webHidden/>
              </w:rPr>
              <w:t>44</w:t>
            </w:r>
            <w:r>
              <w:rPr>
                <w:noProof/>
                <w:webHidden/>
              </w:rPr>
              <w:fldChar w:fldCharType="end"/>
            </w:r>
          </w:hyperlink>
        </w:p>
        <w:p w14:paraId="01A9016E" w14:textId="400E4372"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00" w:history="1">
            <w:r w:rsidRPr="00975C62">
              <w:rPr>
                <w:rStyle w:val="Hyperlink"/>
                <w:noProof/>
                <w:spacing w:val="-1"/>
                <w:w w:val="102"/>
              </w:rPr>
              <w:t>23.4</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Ultrasonic Examination</w:t>
            </w:r>
            <w:r>
              <w:rPr>
                <w:noProof/>
                <w:webHidden/>
              </w:rPr>
              <w:tab/>
            </w:r>
            <w:r>
              <w:rPr>
                <w:noProof/>
                <w:webHidden/>
              </w:rPr>
              <w:fldChar w:fldCharType="begin"/>
            </w:r>
            <w:r>
              <w:rPr>
                <w:noProof/>
                <w:webHidden/>
              </w:rPr>
              <w:instrText xml:space="preserve"> PAGEREF _Toc205628100 \h </w:instrText>
            </w:r>
            <w:r>
              <w:rPr>
                <w:noProof/>
                <w:webHidden/>
              </w:rPr>
            </w:r>
            <w:r>
              <w:rPr>
                <w:noProof/>
                <w:webHidden/>
              </w:rPr>
              <w:fldChar w:fldCharType="separate"/>
            </w:r>
            <w:r w:rsidR="00396C87">
              <w:rPr>
                <w:noProof/>
                <w:webHidden/>
              </w:rPr>
              <w:t>45</w:t>
            </w:r>
            <w:r>
              <w:rPr>
                <w:noProof/>
                <w:webHidden/>
              </w:rPr>
              <w:fldChar w:fldCharType="end"/>
            </w:r>
          </w:hyperlink>
        </w:p>
        <w:p w14:paraId="4BA88B3D" w14:textId="349BAE7D"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01" w:history="1">
            <w:r w:rsidRPr="00975C62">
              <w:rPr>
                <w:rStyle w:val="Hyperlink"/>
                <w:noProof/>
                <w:spacing w:val="-1"/>
                <w:w w:val="102"/>
              </w:rPr>
              <w:t>23.5</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Hydrotesting</w:t>
            </w:r>
            <w:r>
              <w:rPr>
                <w:noProof/>
                <w:webHidden/>
              </w:rPr>
              <w:tab/>
            </w:r>
            <w:r>
              <w:rPr>
                <w:noProof/>
                <w:webHidden/>
              </w:rPr>
              <w:fldChar w:fldCharType="begin"/>
            </w:r>
            <w:r>
              <w:rPr>
                <w:noProof/>
                <w:webHidden/>
              </w:rPr>
              <w:instrText xml:space="preserve"> PAGEREF _Toc205628101 \h </w:instrText>
            </w:r>
            <w:r>
              <w:rPr>
                <w:noProof/>
                <w:webHidden/>
              </w:rPr>
            </w:r>
            <w:r>
              <w:rPr>
                <w:noProof/>
                <w:webHidden/>
              </w:rPr>
              <w:fldChar w:fldCharType="separate"/>
            </w:r>
            <w:r w:rsidR="00396C87">
              <w:rPr>
                <w:noProof/>
                <w:webHidden/>
              </w:rPr>
              <w:t>46</w:t>
            </w:r>
            <w:r>
              <w:rPr>
                <w:noProof/>
                <w:webHidden/>
              </w:rPr>
              <w:fldChar w:fldCharType="end"/>
            </w:r>
          </w:hyperlink>
        </w:p>
        <w:p w14:paraId="1BF2786F" w14:textId="313797C6"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02" w:history="1">
            <w:r w:rsidRPr="00975C62">
              <w:rPr>
                <w:rStyle w:val="Hyperlink"/>
                <w:noProof/>
                <w:spacing w:val="-1"/>
                <w:w w:val="102"/>
              </w:rPr>
              <w:t>23.6</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Pneumatic Testing</w:t>
            </w:r>
            <w:r>
              <w:rPr>
                <w:noProof/>
                <w:webHidden/>
              </w:rPr>
              <w:tab/>
            </w:r>
            <w:r>
              <w:rPr>
                <w:noProof/>
                <w:webHidden/>
              </w:rPr>
              <w:fldChar w:fldCharType="begin"/>
            </w:r>
            <w:r>
              <w:rPr>
                <w:noProof/>
                <w:webHidden/>
              </w:rPr>
              <w:instrText xml:space="preserve"> PAGEREF _Toc205628102 \h </w:instrText>
            </w:r>
            <w:r>
              <w:rPr>
                <w:noProof/>
                <w:webHidden/>
              </w:rPr>
            </w:r>
            <w:r>
              <w:rPr>
                <w:noProof/>
                <w:webHidden/>
              </w:rPr>
              <w:fldChar w:fldCharType="separate"/>
            </w:r>
            <w:r w:rsidR="00396C87">
              <w:rPr>
                <w:noProof/>
                <w:webHidden/>
              </w:rPr>
              <w:t>46</w:t>
            </w:r>
            <w:r>
              <w:rPr>
                <w:noProof/>
                <w:webHidden/>
              </w:rPr>
              <w:fldChar w:fldCharType="end"/>
            </w:r>
          </w:hyperlink>
        </w:p>
        <w:p w14:paraId="4002EE06" w14:textId="1FF448D4"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03" w:history="1">
            <w:r w:rsidRPr="00975C62">
              <w:rPr>
                <w:rStyle w:val="Hyperlink"/>
                <w:noProof/>
                <w:spacing w:val="-1"/>
                <w:w w:val="102"/>
              </w:rPr>
              <w:t>23.7</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Leak Repair and Re-Testing</w:t>
            </w:r>
            <w:r>
              <w:rPr>
                <w:noProof/>
                <w:webHidden/>
              </w:rPr>
              <w:tab/>
            </w:r>
            <w:r>
              <w:rPr>
                <w:noProof/>
                <w:webHidden/>
              </w:rPr>
              <w:fldChar w:fldCharType="begin"/>
            </w:r>
            <w:r>
              <w:rPr>
                <w:noProof/>
                <w:webHidden/>
              </w:rPr>
              <w:instrText xml:space="preserve"> PAGEREF _Toc205628103 \h </w:instrText>
            </w:r>
            <w:r>
              <w:rPr>
                <w:noProof/>
                <w:webHidden/>
              </w:rPr>
            </w:r>
            <w:r>
              <w:rPr>
                <w:noProof/>
                <w:webHidden/>
              </w:rPr>
              <w:fldChar w:fldCharType="separate"/>
            </w:r>
            <w:r w:rsidR="00396C87">
              <w:rPr>
                <w:noProof/>
                <w:webHidden/>
              </w:rPr>
              <w:t>46</w:t>
            </w:r>
            <w:r>
              <w:rPr>
                <w:noProof/>
                <w:webHidden/>
              </w:rPr>
              <w:fldChar w:fldCharType="end"/>
            </w:r>
          </w:hyperlink>
        </w:p>
        <w:p w14:paraId="4B7242C2" w14:textId="3F7B6BDF"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04" w:history="1">
            <w:r w:rsidRPr="00975C62">
              <w:rPr>
                <w:rStyle w:val="Hyperlink"/>
                <w:noProof/>
              </w:rPr>
              <w:t>24</w:t>
            </w:r>
            <w:r>
              <w:rPr>
                <w:rFonts w:asciiTheme="minorHAnsi" w:eastAsiaTheme="minorEastAsia" w:hAnsiTheme="minorHAnsi" w:cstheme="minorBidi"/>
                <w:noProof/>
                <w:kern w:val="2"/>
                <w:sz w:val="24"/>
                <w:szCs w:val="24"/>
                <w14:ligatures w14:val="standardContextual"/>
              </w:rPr>
              <w:tab/>
            </w:r>
            <w:r w:rsidRPr="00975C62">
              <w:rPr>
                <w:rStyle w:val="Hyperlink"/>
                <w:noProof/>
              </w:rPr>
              <w:t>Positive Material Identification</w:t>
            </w:r>
            <w:r>
              <w:rPr>
                <w:noProof/>
                <w:webHidden/>
              </w:rPr>
              <w:tab/>
            </w:r>
            <w:r>
              <w:rPr>
                <w:noProof/>
                <w:webHidden/>
              </w:rPr>
              <w:fldChar w:fldCharType="begin"/>
            </w:r>
            <w:r>
              <w:rPr>
                <w:noProof/>
                <w:webHidden/>
              </w:rPr>
              <w:instrText xml:space="preserve"> PAGEREF _Toc205628104 \h </w:instrText>
            </w:r>
            <w:r>
              <w:rPr>
                <w:noProof/>
                <w:webHidden/>
              </w:rPr>
            </w:r>
            <w:r>
              <w:rPr>
                <w:noProof/>
                <w:webHidden/>
              </w:rPr>
              <w:fldChar w:fldCharType="separate"/>
            </w:r>
            <w:r w:rsidR="00396C87">
              <w:rPr>
                <w:noProof/>
                <w:webHidden/>
              </w:rPr>
              <w:t>47</w:t>
            </w:r>
            <w:r>
              <w:rPr>
                <w:noProof/>
                <w:webHidden/>
              </w:rPr>
              <w:fldChar w:fldCharType="end"/>
            </w:r>
          </w:hyperlink>
        </w:p>
        <w:p w14:paraId="7977D980" w14:textId="24A6AC1C"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05" w:history="1">
            <w:r w:rsidRPr="00975C62">
              <w:rPr>
                <w:rStyle w:val="Hyperlink"/>
                <w:noProof/>
              </w:rPr>
              <w:t>25</w:t>
            </w:r>
            <w:r>
              <w:rPr>
                <w:rFonts w:asciiTheme="minorHAnsi" w:eastAsiaTheme="minorEastAsia" w:hAnsiTheme="minorHAnsi" w:cstheme="minorBidi"/>
                <w:noProof/>
                <w:kern w:val="2"/>
                <w:sz w:val="24"/>
                <w:szCs w:val="24"/>
                <w14:ligatures w14:val="standardContextual"/>
              </w:rPr>
              <w:tab/>
            </w:r>
            <w:r w:rsidRPr="00975C62">
              <w:rPr>
                <w:rStyle w:val="Hyperlink"/>
                <w:noProof/>
              </w:rPr>
              <w:t>Repairs</w:t>
            </w:r>
            <w:r>
              <w:rPr>
                <w:noProof/>
                <w:webHidden/>
              </w:rPr>
              <w:tab/>
            </w:r>
            <w:r>
              <w:rPr>
                <w:noProof/>
                <w:webHidden/>
              </w:rPr>
              <w:fldChar w:fldCharType="begin"/>
            </w:r>
            <w:r>
              <w:rPr>
                <w:noProof/>
                <w:webHidden/>
              </w:rPr>
              <w:instrText xml:space="preserve"> PAGEREF _Toc205628105 \h </w:instrText>
            </w:r>
            <w:r>
              <w:rPr>
                <w:noProof/>
                <w:webHidden/>
              </w:rPr>
            </w:r>
            <w:r>
              <w:rPr>
                <w:noProof/>
                <w:webHidden/>
              </w:rPr>
              <w:fldChar w:fldCharType="separate"/>
            </w:r>
            <w:r w:rsidR="00396C87">
              <w:rPr>
                <w:noProof/>
                <w:webHidden/>
              </w:rPr>
              <w:t>47</w:t>
            </w:r>
            <w:r>
              <w:rPr>
                <w:noProof/>
                <w:webHidden/>
              </w:rPr>
              <w:fldChar w:fldCharType="end"/>
            </w:r>
          </w:hyperlink>
        </w:p>
        <w:p w14:paraId="05DFF937" w14:textId="1D44CAC5"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06" w:history="1">
            <w:r w:rsidRPr="00975C62">
              <w:rPr>
                <w:rStyle w:val="Hyperlink"/>
                <w:noProof/>
              </w:rPr>
              <w:t>26</w:t>
            </w:r>
            <w:r>
              <w:rPr>
                <w:rFonts w:asciiTheme="minorHAnsi" w:eastAsiaTheme="minorEastAsia" w:hAnsiTheme="minorHAnsi" w:cstheme="minorBidi"/>
                <w:noProof/>
                <w:kern w:val="2"/>
                <w:sz w:val="24"/>
                <w:szCs w:val="24"/>
                <w14:ligatures w14:val="standardContextual"/>
              </w:rPr>
              <w:tab/>
            </w:r>
            <w:r w:rsidRPr="00975C62">
              <w:rPr>
                <w:rStyle w:val="Hyperlink"/>
                <w:noProof/>
              </w:rPr>
              <w:t>Identification and Markings</w:t>
            </w:r>
            <w:r>
              <w:rPr>
                <w:noProof/>
                <w:webHidden/>
              </w:rPr>
              <w:tab/>
            </w:r>
            <w:r>
              <w:rPr>
                <w:noProof/>
                <w:webHidden/>
              </w:rPr>
              <w:fldChar w:fldCharType="begin"/>
            </w:r>
            <w:r>
              <w:rPr>
                <w:noProof/>
                <w:webHidden/>
              </w:rPr>
              <w:instrText xml:space="preserve"> PAGEREF _Toc205628106 \h </w:instrText>
            </w:r>
            <w:r>
              <w:rPr>
                <w:noProof/>
                <w:webHidden/>
              </w:rPr>
            </w:r>
            <w:r>
              <w:rPr>
                <w:noProof/>
                <w:webHidden/>
              </w:rPr>
              <w:fldChar w:fldCharType="separate"/>
            </w:r>
            <w:r w:rsidR="00396C87">
              <w:rPr>
                <w:noProof/>
                <w:webHidden/>
              </w:rPr>
              <w:t>48</w:t>
            </w:r>
            <w:r>
              <w:rPr>
                <w:noProof/>
                <w:webHidden/>
              </w:rPr>
              <w:fldChar w:fldCharType="end"/>
            </w:r>
          </w:hyperlink>
        </w:p>
        <w:p w14:paraId="7C68743D" w14:textId="377B8C9E"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07" w:history="1">
            <w:r w:rsidRPr="00975C62">
              <w:rPr>
                <w:rStyle w:val="Hyperlink"/>
                <w:noProof/>
              </w:rPr>
              <w:t>27</w:t>
            </w:r>
            <w:r>
              <w:rPr>
                <w:rFonts w:asciiTheme="minorHAnsi" w:eastAsiaTheme="minorEastAsia" w:hAnsiTheme="minorHAnsi" w:cstheme="minorBidi"/>
                <w:noProof/>
                <w:kern w:val="2"/>
                <w:sz w:val="24"/>
                <w:szCs w:val="24"/>
                <w14:ligatures w14:val="standardContextual"/>
              </w:rPr>
              <w:tab/>
            </w:r>
            <w:r w:rsidRPr="00975C62">
              <w:rPr>
                <w:rStyle w:val="Hyperlink"/>
                <w:noProof/>
              </w:rPr>
              <w:t>Documentation</w:t>
            </w:r>
            <w:r>
              <w:rPr>
                <w:noProof/>
                <w:webHidden/>
              </w:rPr>
              <w:tab/>
            </w:r>
            <w:r>
              <w:rPr>
                <w:noProof/>
                <w:webHidden/>
              </w:rPr>
              <w:fldChar w:fldCharType="begin"/>
            </w:r>
            <w:r>
              <w:rPr>
                <w:noProof/>
                <w:webHidden/>
              </w:rPr>
              <w:instrText xml:space="preserve"> PAGEREF _Toc205628107 \h </w:instrText>
            </w:r>
            <w:r>
              <w:rPr>
                <w:noProof/>
                <w:webHidden/>
              </w:rPr>
            </w:r>
            <w:r>
              <w:rPr>
                <w:noProof/>
                <w:webHidden/>
              </w:rPr>
              <w:fldChar w:fldCharType="separate"/>
            </w:r>
            <w:r w:rsidR="00396C87">
              <w:rPr>
                <w:noProof/>
                <w:webHidden/>
              </w:rPr>
              <w:t>48</w:t>
            </w:r>
            <w:r>
              <w:rPr>
                <w:noProof/>
                <w:webHidden/>
              </w:rPr>
              <w:fldChar w:fldCharType="end"/>
            </w:r>
          </w:hyperlink>
        </w:p>
        <w:p w14:paraId="4E405061" w14:textId="1D5A717D"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08" w:history="1">
            <w:r w:rsidRPr="00975C62">
              <w:rPr>
                <w:rStyle w:val="Hyperlink"/>
                <w:noProof/>
              </w:rPr>
              <w:t>28</w:t>
            </w:r>
            <w:r>
              <w:rPr>
                <w:rFonts w:asciiTheme="minorHAnsi" w:eastAsiaTheme="minorEastAsia" w:hAnsiTheme="minorHAnsi" w:cstheme="minorBidi"/>
                <w:noProof/>
                <w:kern w:val="2"/>
                <w:sz w:val="24"/>
                <w:szCs w:val="24"/>
                <w14:ligatures w14:val="standardContextual"/>
              </w:rPr>
              <w:tab/>
            </w:r>
            <w:r w:rsidRPr="00975C62">
              <w:rPr>
                <w:rStyle w:val="Hyperlink"/>
                <w:noProof/>
              </w:rPr>
              <w:t>Packing for Shipment</w:t>
            </w:r>
            <w:r>
              <w:rPr>
                <w:noProof/>
                <w:webHidden/>
              </w:rPr>
              <w:tab/>
            </w:r>
            <w:r>
              <w:rPr>
                <w:noProof/>
                <w:webHidden/>
              </w:rPr>
              <w:fldChar w:fldCharType="begin"/>
            </w:r>
            <w:r>
              <w:rPr>
                <w:noProof/>
                <w:webHidden/>
              </w:rPr>
              <w:instrText xml:space="preserve"> PAGEREF _Toc205628108 \h </w:instrText>
            </w:r>
            <w:r>
              <w:rPr>
                <w:noProof/>
                <w:webHidden/>
              </w:rPr>
            </w:r>
            <w:r>
              <w:rPr>
                <w:noProof/>
                <w:webHidden/>
              </w:rPr>
              <w:fldChar w:fldCharType="separate"/>
            </w:r>
            <w:r w:rsidR="00396C87">
              <w:rPr>
                <w:noProof/>
                <w:webHidden/>
              </w:rPr>
              <w:t>49</w:t>
            </w:r>
            <w:r>
              <w:rPr>
                <w:noProof/>
                <w:webHidden/>
              </w:rPr>
              <w:fldChar w:fldCharType="end"/>
            </w:r>
          </w:hyperlink>
        </w:p>
        <w:p w14:paraId="14587BC6" w14:textId="45488C7E"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109" w:history="1">
            <w:r w:rsidRPr="00975C62">
              <w:rPr>
                <w:rStyle w:val="Hyperlink"/>
                <w:noProof/>
              </w:rPr>
              <w:t>1</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Область применения</w:t>
            </w:r>
            <w:r>
              <w:rPr>
                <w:noProof/>
                <w:webHidden/>
              </w:rPr>
              <w:tab/>
            </w:r>
            <w:r>
              <w:rPr>
                <w:noProof/>
                <w:webHidden/>
              </w:rPr>
              <w:fldChar w:fldCharType="begin"/>
            </w:r>
            <w:r>
              <w:rPr>
                <w:noProof/>
                <w:webHidden/>
              </w:rPr>
              <w:instrText xml:space="preserve"> PAGEREF _Toc205628109 \h </w:instrText>
            </w:r>
            <w:r>
              <w:rPr>
                <w:noProof/>
                <w:webHidden/>
              </w:rPr>
            </w:r>
            <w:r>
              <w:rPr>
                <w:noProof/>
                <w:webHidden/>
              </w:rPr>
              <w:fldChar w:fldCharType="separate"/>
            </w:r>
            <w:r w:rsidR="00396C87">
              <w:rPr>
                <w:noProof/>
                <w:webHidden/>
              </w:rPr>
              <w:t>50</w:t>
            </w:r>
            <w:r>
              <w:rPr>
                <w:noProof/>
                <w:webHidden/>
              </w:rPr>
              <w:fldChar w:fldCharType="end"/>
            </w:r>
          </w:hyperlink>
        </w:p>
        <w:p w14:paraId="219108F0" w14:textId="146337D9"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10" w:history="1">
            <w:r w:rsidRPr="00975C62">
              <w:rPr>
                <w:rStyle w:val="Hyperlink"/>
                <w:noProof/>
                <w:spacing w:val="-1"/>
                <w:w w:val="102"/>
              </w:rPr>
              <w:t>1.1</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Область применения</w:t>
            </w:r>
            <w:r>
              <w:rPr>
                <w:noProof/>
                <w:webHidden/>
              </w:rPr>
              <w:tab/>
            </w:r>
            <w:r>
              <w:rPr>
                <w:noProof/>
                <w:webHidden/>
              </w:rPr>
              <w:fldChar w:fldCharType="begin"/>
            </w:r>
            <w:r>
              <w:rPr>
                <w:noProof/>
                <w:webHidden/>
              </w:rPr>
              <w:instrText xml:space="preserve"> PAGEREF _Toc205628110 \h </w:instrText>
            </w:r>
            <w:r>
              <w:rPr>
                <w:noProof/>
                <w:webHidden/>
              </w:rPr>
            </w:r>
            <w:r>
              <w:rPr>
                <w:noProof/>
                <w:webHidden/>
              </w:rPr>
              <w:fldChar w:fldCharType="separate"/>
            </w:r>
            <w:r w:rsidR="00396C87">
              <w:rPr>
                <w:noProof/>
                <w:webHidden/>
              </w:rPr>
              <w:t>50</w:t>
            </w:r>
            <w:r>
              <w:rPr>
                <w:noProof/>
                <w:webHidden/>
              </w:rPr>
              <w:fldChar w:fldCharType="end"/>
            </w:r>
          </w:hyperlink>
        </w:p>
        <w:p w14:paraId="5410A6E5" w14:textId="7DC9D32D"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11" w:history="1">
            <w:r w:rsidRPr="00975C62">
              <w:rPr>
                <w:rStyle w:val="Hyperlink"/>
                <w:noProof/>
                <w:spacing w:val="-1"/>
                <w:w w:val="102"/>
              </w:rPr>
              <w:t>1.2</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Разрешение конфликтов</w:t>
            </w:r>
            <w:r>
              <w:rPr>
                <w:noProof/>
                <w:webHidden/>
              </w:rPr>
              <w:tab/>
            </w:r>
            <w:r>
              <w:rPr>
                <w:noProof/>
                <w:webHidden/>
              </w:rPr>
              <w:fldChar w:fldCharType="begin"/>
            </w:r>
            <w:r>
              <w:rPr>
                <w:noProof/>
                <w:webHidden/>
              </w:rPr>
              <w:instrText xml:space="preserve"> PAGEREF _Toc205628111 \h </w:instrText>
            </w:r>
            <w:r>
              <w:rPr>
                <w:noProof/>
                <w:webHidden/>
              </w:rPr>
            </w:r>
            <w:r>
              <w:rPr>
                <w:noProof/>
                <w:webHidden/>
              </w:rPr>
              <w:fldChar w:fldCharType="separate"/>
            </w:r>
            <w:r w:rsidR="00396C87">
              <w:rPr>
                <w:noProof/>
                <w:webHidden/>
              </w:rPr>
              <w:t>50</w:t>
            </w:r>
            <w:r>
              <w:rPr>
                <w:noProof/>
                <w:webHidden/>
              </w:rPr>
              <w:fldChar w:fldCharType="end"/>
            </w:r>
          </w:hyperlink>
        </w:p>
        <w:p w14:paraId="1DDF7284" w14:textId="0E47406D"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112" w:history="1">
            <w:r w:rsidRPr="00975C62">
              <w:rPr>
                <w:rStyle w:val="Hyperlink"/>
                <w:noProof/>
              </w:rPr>
              <w:t>2</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Ссылки</w:t>
            </w:r>
            <w:r>
              <w:rPr>
                <w:noProof/>
                <w:webHidden/>
              </w:rPr>
              <w:tab/>
            </w:r>
            <w:r>
              <w:rPr>
                <w:noProof/>
                <w:webHidden/>
              </w:rPr>
              <w:fldChar w:fldCharType="begin"/>
            </w:r>
            <w:r>
              <w:rPr>
                <w:noProof/>
                <w:webHidden/>
              </w:rPr>
              <w:instrText xml:space="preserve"> PAGEREF _Toc205628112 \h </w:instrText>
            </w:r>
            <w:r>
              <w:rPr>
                <w:noProof/>
                <w:webHidden/>
              </w:rPr>
            </w:r>
            <w:r>
              <w:rPr>
                <w:noProof/>
                <w:webHidden/>
              </w:rPr>
              <w:fldChar w:fldCharType="separate"/>
            </w:r>
            <w:r w:rsidR="00396C87">
              <w:rPr>
                <w:noProof/>
                <w:webHidden/>
              </w:rPr>
              <w:t>50</w:t>
            </w:r>
            <w:r>
              <w:rPr>
                <w:noProof/>
                <w:webHidden/>
              </w:rPr>
              <w:fldChar w:fldCharType="end"/>
            </w:r>
          </w:hyperlink>
        </w:p>
        <w:p w14:paraId="2038E4D5" w14:textId="5300DCA3"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13" w:history="1">
            <w:r w:rsidRPr="00975C62">
              <w:rPr>
                <w:rStyle w:val="Hyperlink"/>
                <w:noProof/>
                <w:spacing w:val="-1"/>
                <w:w w:val="102"/>
              </w:rPr>
              <w:t>2.1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Документы заказчика</w:t>
            </w:r>
            <w:r>
              <w:rPr>
                <w:noProof/>
                <w:webHidden/>
              </w:rPr>
              <w:tab/>
            </w:r>
            <w:r>
              <w:rPr>
                <w:noProof/>
                <w:webHidden/>
              </w:rPr>
              <w:fldChar w:fldCharType="begin"/>
            </w:r>
            <w:r>
              <w:rPr>
                <w:noProof/>
                <w:webHidden/>
              </w:rPr>
              <w:instrText xml:space="preserve"> PAGEREF _Toc205628113 \h </w:instrText>
            </w:r>
            <w:r>
              <w:rPr>
                <w:noProof/>
                <w:webHidden/>
              </w:rPr>
            </w:r>
            <w:r>
              <w:rPr>
                <w:noProof/>
                <w:webHidden/>
              </w:rPr>
              <w:fldChar w:fldCharType="separate"/>
            </w:r>
            <w:r w:rsidR="00396C87">
              <w:rPr>
                <w:noProof/>
                <w:webHidden/>
              </w:rPr>
              <w:t>50</w:t>
            </w:r>
            <w:r>
              <w:rPr>
                <w:noProof/>
                <w:webHidden/>
              </w:rPr>
              <w:fldChar w:fldCharType="end"/>
            </w:r>
          </w:hyperlink>
        </w:p>
        <w:p w14:paraId="41AF7FAB" w14:textId="714DDC7D"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14" w:history="1">
            <w:r w:rsidRPr="00975C62">
              <w:rPr>
                <w:rStyle w:val="Hyperlink"/>
                <w:noProof/>
                <w:spacing w:val="-1"/>
                <w:w w:val="102"/>
              </w:rPr>
              <w:t>2.2</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Отраслевые код</w:t>
            </w:r>
            <w:r w:rsidRPr="00975C62">
              <w:rPr>
                <w:rStyle w:val="Hyperlink"/>
                <w:noProof/>
                <w:spacing w:val="-2"/>
                <w:lang w:val="ru-RU"/>
              </w:rPr>
              <w:t>ы</w:t>
            </w:r>
            <w:r w:rsidRPr="00975C62">
              <w:rPr>
                <w:rStyle w:val="Hyperlink"/>
                <w:noProof/>
                <w:spacing w:val="-2"/>
              </w:rPr>
              <w:t xml:space="preserve"> и стандарты</w:t>
            </w:r>
            <w:r>
              <w:rPr>
                <w:noProof/>
                <w:webHidden/>
              </w:rPr>
              <w:tab/>
            </w:r>
            <w:r>
              <w:rPr>
                <w:noProof/>
                <w:webHidden/>
              </w:rPr>
              <w:fldChar w:fldCharType="begin"/>
            </w:r>
            <w:r>
              <w:rPr>
                <w:noProof/>
                <w:webHidden/>
              </w:rPr>
              <w:instrText xml:space="preserve"> PAGEREF _Toc205628114 \h </w:instrText>
            </w:r>
            <w:r>
              <w:rPr>
                <w:noProof/>
                <w:webHidden/>
              </w:rPr>
            </w:r>
            <w:r>
              <w:rPr>
                <w:noProof/>
                <w:webHidden/>
              </w:rPr>
              <w:fldChar w:fldCharType="separate"/>
            </w:r>
            <w:r w:rsidR="00396C87">
              <w:rPr>
                <w:noProof/>
                <w:webHidden/>
              </w:rPr>
              <w:t>51</w:t>
            </w:r>
            <w:r>
              <w:rPr>
                <w:noProof/>
                <w:webHidden/>
              </w:rPr>
              <w:fldChar w:fldCharType="end"/>
            </w:r>
          </w:hyperlink>
        </w:p>
        <w:p w14:paraId="04C1971F" w14:textId="406E2A32"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115" w:history="1">
            <w:r w:rsidRPr="00975C62">
              <w:rPr>
                <w:rStyle w:val="Hyperlink"/>
                <w:noProof/>
              </w:rPr>
              <w:t>3</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Терминология</w:t>
            </w:r>
            <w:r>
              <w:rPr>
                <w:noProof/>
                <w:webHidden/>
              </w:rPr>
              <w:tab/>
            </w:r>
            <w:r>
              <w:rPr>
                <w:noProof/>
                <w:webHidden/>
              </w:rPr>
              <w:fldChar w:fldCharType="begin"/>
            </w:r>
            <w:r>
              <w:rPr>
                <w:noProof/>
                <w:webHidden/>
              </w:rPr>
              <w:instrText xml:space="preserve"> PAGEREF _Toc205628115 \h </w:instrText>
            </w:r>
            <w:r>
              <w:rPr>
                <w:noProof/>
                <w:webHidden/>
              </w:rPr>
            </w:r>
            <w:r>
              <w:rPr>
                <w:noProof/>
                <w:webHidden/>
              </w:rPr>
              <w:fldChar w:fldCharType="separate"/>
            </w:r>
            <w:r w:rsidR="00396C87">
              <w:rPr>
                <w:noProof/>
                <w:webHidden/>
              </w:rPr>
              <w:t>54</w:t>
            </w:r>
            <w:r>
              <w:rPr>
                <w:noProof/>
                <w:webHidden/>
              </w:rPr>
              <w:fldChar w:fldCharType="end"/>
            </w:r>
          </w:hyperlink>
        </w:p>
        <w:p w14:paraId="11CF2521" w14:textId="35CBA383"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16" w:history="1">
            <w:r w:rsidRPr="00975C62">
              <w:rPr>
                <w:rStyle w:val="Hyperlink"/>
                <w:noProof/>
                <w:spacing w:val="-1"/>
                <w:w w:val="102"/>
                <w:lang w:val="ru-RU"/>
              </w:rPr>
              <w:t>3.1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Сокращения</w:t>
            </w:r>
            <w:r>
              <w:rPr>
                <w:noProof/>
                <w:webHidden/>
              </w:rPr>
              <w:tab/>
            </w:r>
            <w:r>
              <w:rPr>
                <w:noProof/>
                <w:webHidden/>
              </w:rPr>
              <w:fldChar w:fldCharType="begin"/>
            </w:r>
            <w:r>
              <w:rPr>
                <w:noProof/>
                <w:webHidden/>
              </w:rPr>
              <w:instrText xml:space="preserve"> PAGEREF _Toc205628116 \h </w:instrText>
            </w:r>
            <w:r>
              <w:rPr>
                <w:noProof/>
                <w:webHidden/>
              </w:rPr>
            </w:r>
            <w:r>
              <w:rPr>
                <w:noProof/>
                <w:webHidden/>
              </w:rPr>
              <w:fldChar w:fldCharType="separate"/>
            </w:r>
            <w:r w:rsidR="00396C87">
              <w:rPr>
                <w:noProof/>
                <w:webHidden/>
              </w:rPr>
              <w:t>54</w:t>
            </w:r>
            <w:r>
              <w:rPr>
                <w:noProof/>
                <w:webHidden/>
              </w:rPr>
              <w:fldChar w:fldCharType="end"/>
            </w:r>
          </w:hyperlink>
        </w:p>
        <w:p w14:paraId="52D0248D" w14:textId="7A434DAC"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17" w:history="1">
            <w:r w:rsidRPr="00975C62">
              <w:rPr>
                <w:rStyle w:val="Hyperlink"/>
                <w:noProof/>
                <w:spacing w:val="-1"/>
                <w:w w:val="102"/>
                <w:lang w:val="ru-RU"/>
              </w:rPr>
              <w:t>3.2</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Определения</w:t>
            </w:r>
            <w:r>
              <w:rPr>
                <w:noProof/>
                <w:webHidden/>
              </w:rPr>
              <w:tab/>
            </w:r>
            <w:r>
              <w:rPr>
                <w:noProof/>
                <w:webHidden/>
              </w:rPr>
              <w:fldChar w:fldCharType="begin"/>
            </w:r>
            <w:r>
              <w:rPr>
                <w:noProof/>
                <w:webHidden/>
              </w:rPr>
              <w:instrText xml:space="preserve"> PAGEREF _Toc205628117 \h </w:instrText>
            </w:r>
            <w:r>
              <w:rPr>
                <w:noProof/>
                <w:webHidden/>
              </w:rPr>
            </w:r>
            <w:r>
              <w:rPr>
                <w:noProof/>
                <w:webHidden/>
              </w:rPr>
              <w:fldChar w:fldCharType="separate"/>
            </w:r>
            <w:r w:rsidR="00396C87">
              <w:rPr>
                <w:noProof/>
                <w:webHidden/>
              </w:rPr>
              <w:t>55</w:t>
            </w:r>
            <w:r>
              <w:rPr>
                <w:noProof/>
                <w:webHidden/>
              </w:rPr>
              <w:fldChar w:fldCharType="end"/>
            </w:r>
          </w:hyperlink>
        </w:p>
        <w:p w14:paraId="16170C98" w14:textId="59B0C783"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118" w:history="1">
            <w:r w:rsidRPr="00975C62">
              <w:rPr>
                <w:rStyle w:val="Hyperlink"/>
                <w:noProof/>
              </w:rPr>
              <w:t>4</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Общие требования</w:t>
            </w:r>
            <w:r>
              <w:rPr>
                <w:noProof/>
                <w:webHidden/>
              </w:rPr>
              <w:tab/>
            </w:r>
            <w:r>
              <w:rPr>
                <w:noProof/>
                <w:webHidden/>
              </w:rPr>
              <w:fldChar w:fldCharType="begin"/>
            </w:r>
            <w:r>
              <w:rPr>
                <w:noProof/>
                <w:webHidden/>
              </w:rPr>
              <w:instrText xml:space="preserve"> PAGEREF _Toc205628118 \h </w:instrText>
            </w:r>
            <w:r>
              <w:rPr>
                <w:noProof/>
                <w:webHidden/>
              </w:rPr>
            </w:r>
            <w:r>
              <w:rPr>
                <w:noProof/>
                <w:webHidden/>
              </w:rPr>
              <w:fldChar w:fldCharType="separate"/>
            </w:r>
            <w:r w:rsidR="00396C87">
              <w:rPr>
                <w:noProof/>
                <w:webHidden/>
              </w:rPr>
              <w:t>55</w:t>
            </w:r>
            <w:r>
              <w:rPr>
                <w:noProof/>
                <w:webHidden/>
              </w:rPr>
              <w:fldChar w:fldCharType="end"/>
            </w:r>
          </w:hyperlink>
        </w:p>
        <w:p w14:paraId="0D4ACEC1" w14:textId="2F78F76C"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119" w:history="1">
            <w:r w:rsidRPr="00975C62">
              <w:rPr>
                <w:rStyle w:val="Hyperlink"/>
                <w:noProof/>
              </w:rPr>
              <w:t>5</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Материал</w:t>
            </w:r>
            <w:r>
              <w:rPr>
                <w:noProof/>
                <w:webHidden/>
              </w:rPr>
              <w:tab/>
            </w:r>
            <w:r>
              <w:rPr>
                <w:noProof/>
                <w:webHidden/>
              </w:rPr>
              <w:fldChar w:fldCharType="begin"/>
            </w:r>
            <w:r>
              <w:rPr>
                <w:noProof/>
                <w:webHidden/>
              </w:rPr>
              <w:instrText xml:space="preserve"> PAGEREF _Toc205628119 \h </w:instrText>
            </w:r>
            <w:r>
              <w:rPr>
                <w:noProof/>
                <w:webHidden/>
              </w:rPr>
            </w:r>
            <w:r>
              <w:rPr>
                <w:noProof/>
                <w:webHidden/>
              </w:rPr>
              <w:fldChar w:fldCharType="separate"/>
            </w:r>
            <w:r w:rsidR="00396C87">
              <w:rPr>
                <w:noProof/>
                <w:webHidden/>
              </w:rPr>
              <w:t>56</w:t>
            </w:r>
            <w:r>
              <w:rPr>
                <w:noProof/>
                <w:webHidden/>
              </w:rPr>
              <w:fldChar w:fldCharType="end"/>
            </w:r>
          </w:hyperlink>
        </w:p>
        <w:p w14:paraId="09EA8A0C" w14:textId="1FB470AF"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120" w:history="1">
            <w:r w:rsidRPr="00975C62">
              <w:rPr>
                <w:rStyle w:val="Hyperlink"/>
                <w:noProof/>
                <w:lang w:val="ru-RU"/>
              </w:rPr>
              <w:t>6</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Хранение и обращение с материалами</w:t>
            </w:r>
            <w:r>
              <w:rPr>
                <w:noProof/>
                <w:webHidden/>
              </w:rPr>
              <w:tab/>
            </w:r>
            <w:r>
              <w:rPr>
                <w:noProof/>
                <w:webHidden/>
              </w:rPr>
              <w:fldChar w:fldCharType="begin"/>
            </w:r>
            <w:r>
              <w:rPr>
                <w:noProof/>
                <w:webHidden/>
              </w:rPr>
              <w:instrText xml:space="preserve"> PAGEREF _Toc205628120 \h </w:instrText>
            </w:r>
            <w:r>
              <w:rPr>
                <w:noProof/>
                <w:webHidden/>
              </w:rPr>
            </w:r>
            <w:r>
              <w:rPr>
                <w:noProof/>
                <w:webHidden/>
              </w:rPr>
              <w:fldChar w:fldCharType="separate"/>
            </w:r>
            <w:r w:rsidR="00396C87">
              <w:rPr>
                <w:noProof/>
                <w:webHidden/>
              </w:rPr>
              <w:t>57</w:t>
            </w:r>
            <w:r>
              <w:rPr>
                <w:noProof/>
                <w:webHidden/>
              </w:rPr>
              <w:fldChar w:fldCharType="end"/>
            </w:r>
          </w:hyperlink>
        </w:p>
        <w:p w14:paraId="05BEB03A" w14:textId="6AE50B95"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21" w:history="1">
            <w:r w:rsidRPr="00975C62">
              <w:rPr>
                <w:rStyle w:val="Hyperlink"/>
                <w:noProof/>
                <w:spacing w:val="-1"/>
                <w:w w:val="102"/>
                <w:lang w:val="ru-RU"/>
              </w:rPr>
              <w:t>6.1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 xml:space="preserve">Хранение </w:t>
            </w:r>
            <w:r w:rsidRPr="00975C62">
              <w:rPr>
                <w:rStyle w:val="Hyperlink"/>
                <w:noProof/>
                <w:spacing w:val="-2"/>
                <w:lang w:val="ru-RU"/>
              </w:rPr>
              <w:t>материалов</w:t>
            </w:r>
            <w:r>
              <w:rPr>
                <w:noProof/>
                <w:webHidden/>
              </w:rPr>
              <w:tab/>
            </w:r>
            <w:r>
              <w:rPr>
                <w:noProof/>
                <w:webHidden/>
              </w:rPr>
              <w:fldChar w:fldCharType="begin"/>
            </w:r>
            <w:r>
              <w:rPr>
                <w:noProof/>
                <w:webHidden/>
              </w:rPr>
              <w:instrText xml:space="preserve"> PAGEREF _Toc205628121 \h </w:instrText>
            </w:r>
            <w:r>
              <w:rPr>
                <w:noProof/>
                <w:webHidden/>
              </w:rPr>
            </w:r>
            <w:r>
              <w:rPr>
                <w:noProof/>
                <w:webHidden/>
              </w:rPr>
              <w:fldChar w:fldCharType="separate"/>
            </w:r>
            <w:r w:rsidR="00396C87">
              <w:rPr>
                <w:noProof/>
                <w:webHidden/>
              </w:rPr>
              <w:t>57</w:t>
            </w:r>
            <w:r>
              <w:rPr>
                <w:noProof/>
                <w:webHidden/>
              </w:rPr>
              <w:fldChar w:fldCharType="end"/>
            </w:r>
          </w:hyperlink>
        </w:p>
        <w:p w14:paraId="7F7B4794" w14:textId="6E64D7C4"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22" w:history="1">
            <w:r w:rsidRPr="00975C62">
              <w:rPr>
                <w:rStyle w:val="Hyperlink"/>
                <w:noProof/>
                <w:spacing w:val="-1"/>
                <w:w w:val="102"/>
                <w:lang w:val="ru-RU"/>
              </w:rPr>
              <w:t>6.2</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Обращение с материалами</w:t>
            </w:r>
            <w:r>
              <w:rPr>
                <w:noProof/>
                <w:webHidden/>
              </w:rPr>
              <w:tab/>
            </w:r>
            <w:r>
              <w:rPr>
                <w:noProof/>
                <w:webHidden/>
              </w:rPr>
              <w:fldChar w:fldCharType="begin"/>
            </w:r>
            <w:r>
              <w:rPr>
                <w:noProof/>
                <w:webHidden/>
              </w:rPr>
              <w:instrText xml:space="preserve"> PAGEREF _Toc205628122 \h </w:instrText>
            </w:r>
            <w:r>
              <w:rPr>
                <w:noProof/>
                <w:webHidden/>
              </w:rPr>
            </w:r>
            <w:r>
              <w:rPr>
                <w:noProof/>
                <w:webHidden/>
              </w:rPr>
              <w:fldChar w:fldCharType="separate"/>
            </w:r>
            <w:r w:rsidR="00396C87">
              <w:rPr>
                <w:noProof/>
                <w:webHidden/>
              </w:rPr>
              <w:t>57</w:t>
            </w:r>
            <w:r>
              <w:rPr>
                <w:noProof/>
                <w:webHidden/>
              </w:rPr>
              <w:fldChar w:fldCharType="end"/>
            </w:r>
          </w:hyperlink>
        </w:p>
        <w:p w14:paraId="377606E8" w14:textId="49D0D891"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123" w:history="1">
            <w:r w:rsidRPr="00975C62">
              <w:rPr>
                <w:rStyle w:val="Hyperlink"/>
                <w:noProof/>
              </w:rPr>
              <w:t>7</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Отводы</w:t>
            </w:r>
            <w:r w:rsidRPr="00975C62">
              <w:rPr>
                <w:rStyle w:val="Hyperlink"/>
                <w:noProof/>
              </w:rPr>
              <w:t xml:space="preserve"> </w:t>
            </w:r>
            <w:r w:rsidRPr="00975C62">
              <w:rPr>
                <w:rStyle w:val="Hyperlink"/>
                <w:noProof/>
                <w:lang w:val="ru-RU"/>
              </w:rPr>
              <w:t>и</w:t>
            </w:r>
            <w:r w:rsidRPr="00975C62">
              <w:rPr>
                <w:rStyle w:val="Hyperlink"/>
                <w:noProof/>
              </w:rPr>
              <w:t xml:space="preserve"> </w:t>
            </w:r>
            <w:r w:rsidRPr="00975C62">
              <w:rPr>
                <w:rStyle w:val="Hyperlink"/>
                <w:noProof/>
                <w:lang w:val="ru-RU"/>
              </w:rPr>
              <w:t>гибы</w:t>
            </w:r>
            <w:r>
              <w:rPr>
                <w:noProof/>
                <w:webHidden/>
              </w:rPr>
              <w:tab/>
            </w:r>
            <w:r>
              <w:rPr>
                <w:noProof/>
                <w:webHidden/>
              </w:rPr>
              <w:fldChar w:fldCharType="begin"/>
            </w:r>
            <w:r>
              <w:rPr>
                <w:noProof/>
                <w:webHidden/>
              </w:rPr>
              <w:instrText xml:space="preserve"> PAGEREF _Toc205628123 \h </w:instrText>
            </w:r>
            <w:r>
              <w:rPr>
                <w:noProof/>
                <w:webHidden/>
              </w:rPr>
            </w:r>
            <w:r>
              <w:rPr>
                <w:noProof/>
                <w:webHidden/>
              </w:rPr>
              <w:fldChar w:fldCharType="separate"/>
            </w:r>
            <w:r w:rsidR="00396C87">
              <w:rPr>
                <w:noProof/>
                <w:webHidden/>
              </w:rPr>
              <w:t>58</w:t>
            </w:r>
            <w:r>
              <w:rPr>
                <w:noProof/>
                <w:webHidden/>
              </w:rPr>
              <w:fldChar w:fldCharType="end"/>
            </w:r>
          </w:hyperlink>
        </w:p>
        <w:p w14:paraId="45F3BBC9" w14:textId="64D218DB"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124" w:history="1">
            <w:r w:rsidRPr="00975C62">
              <w:rPr>
                <w:rStyle w:val="Hyperlink"/>
                <w:noProof/>
              </w:rPr>
              <w:t>8</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Требования к изготовлению</w:t>
            </w:r>
            <w:r>
              <w:rPr>
                <w:noProof/>
                <w:webHidden/>
              </w:rPr>
              <w:tab/>
            </w:r>
            <w:r>
              <w:rPr>
                <w:noProof/>
                <w:webHidden/>
              </w:rPr>
              <w:fldChar w:fldCharType="begin"/>
            </w:r>
            <w:r>
              <w:rPr>
                <w:noProof/>
                <w:webHidden/>
              </w:rPr>
              <w:instrText xml:space="preserve"> PAGEREF _Toc205628124 \h </w:instrText>
            </w:r>
            <w:r>
              <w:rPr>
                <w:noProof/>
                <w:webHidden/>
              </w:rPr>
            </w:r>
            <w:r>
              <w:rPr>
                <w:noProof/>
                <w:webHidden/>
              </w:rPr>
              <w:fldChar w:fldCharType="separate"/>
            </w:r>
            <w:r w:rsidR="00396C87">
              <w:rPr>
                <w:noProof/>
                <w:webHidden/>
              </w:rPr>
              <w:t>58</w:t>
            </w:r>
            <w:r>
              <w:rPr>
                <w:noProof/>
                <w:webHidden/>
              </w:rPr>
              <w:fldChar w:fldCharType="end"/>
            </w:r>
          </w:hyperlink>
        </w:p>
        <w:p w14:paraId="3277EF21" w14:textId="72A4A4FA"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25" w:history="1">
            <w:r w:rsidRPr="00975C62">
              <w:rPr>
                <w:rStyle w:val="Hyperlink"/>
                <w:noProof/>
                <w:spacing w:val="-1"/>
                <w:w w:val="102"/>
                <w:lang w:val="ru-RU"/>
              </w:rPr>
              <w:t>8.1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Общие сведения</w:t>
            </w:r>
            <w:r>
              <w:rPr>
                <w:noProof/>
                <w:webHidden/>
              </w:rPr>
              <w:tab/>
            </w:r>
            <w:r>
              <w:rPr>
                <w:noProof/>
                <w:webHidden/>
              </w:rPr>
              <w:fldChar w:fldCharType="begin"/>
            </w:r>
            <w:r>
              <w:rPr>
                <w:noProof/>
                <w:webHidden/>
              </w:rPr>
              <w:instrText xml:space="preserve"> PAGEREF _Toc205628125 \h </w:instrText>
            </w:r>
            <w:r>
              <w:rPr>
                <w:noProof/>
                <w:webHidden/>
              </w:rPr>
            </w:r>
            <w:r>
              <w:rPr>
                <w:noProof/>
                <w:webHidden/>
              </w:rPr>
              <w:fldChar w:fldCharType="separate"/>
            </w:r>
            <w:r w:rsidR="00396C87">
              <w:rPr>
                <w:noProof/>
                <w:webHidden/>
              </w:rPr>
              <w:t>58</w:t>
            </w:r>
            <w:r>
              <w:rPr>
                <w:noProof/>
                <w:webHidden/>
              </w:rPr>
              <w:fldChar w:fldCharType="end"/>
            </w:r>
          </w:hyperlink>
        </w:p>
        <w:p w14:paraId="3E1D880D" w14:textId="655D42D3"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26" w:history="1">
            <w:r w:rsidRPr="00975C62">
              <w:rPr>
                <w:rStyle w:val="Hyperlink"/>
                <w:noProof/>
                <w:spacing w:val="-1"/>
                <w:w w:val="102"/>
                <w:lang w:val="ru-RU"/>
              </w:rPr>
              <w:t>8.2</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Стыковые сварные швы</w:t>
            </w:r>
            <w:r>
              <w:rPr>
                <w:noProof/>
                <w:webHidden/>
              </w:rPr>
              <w:tab/>
            </w:r>
            <w:r>
              <w:rPr>
                <w:noProof/>
                <w:webHidden/>
              </w:rPr>
              <w:fldChar w:fldCharType="begin"/>
            </w:r>
            <w:r>
              <w:rPr>
                <w:noProof/>
                <w:webHidden/>
              </w:rPr>
              <w:instrText xml:space="preserve"> PAGEREF _Toc205628126 \h </w:instrText>
            </w:r>
            <w:r>
              <w:rPr>
                <w:noProof/>
                <w:webHidden/>
              </w:rPr>
            </w:r>
            <w:r>
              <w:rPr>
                <w:noProof/>
                <w:webHidden/>
              </w:rPr>
              <w:fldChar w:fldCharType="separate"/>
            </w:r>
            <w:r w:rsidR="00396C87">
              <w:rPr>
                <w:noProof/>
                <w:webHidden/>
              </w:rPr>
              <w:t>60</w:t>
            </w:r>
            <w:r>
              <w:rPr>
                <w:noProof/>
                <w:webHidden/>
              </w:rPr>
              <w:fldChar w:fldCharType="end"/>
            </w:r>
          </w:hyperlink>
        </w:p>
        <w:p w14:paraId="0DF92402" w14:textId="4257B9F4"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27" w:history="1">
            <w:r w:rsidRPr="00975C62">
              <w:rPr>
                <w:rStyle w:val="Hyperlink"/>
                <w:noProof/>
                <w:spacing w:val="-1"/>
                <w:w w:val="102"/>
                <w:lang w:val="ru-RU"/>
              </w:rPr>
              <w:t>8.3</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Угловые сварные швы</w:t>
            </w:r>
            <w:r>
              <w:rPr>
                <w:noProof/>
                <w:webHidden/>
              </w:rPr>
              <w:tab/>
            </w:r>
            <w:r>
              <w:rPr>
                <w:noProof/>
                <w:webHidden/>
              </w:rPr>
              <w:fldChar w:fldCharType="begin"/>
            </w:r>
            <w:r>
              <w:rPr>
                <w:noProof/>
                <w:webHidden/>
              </w:rPr>
              <w:instrText xml:space="preserve"> PAGEREF _Toc205628127 \h </w:instrText>
            </w:r>
            <w:r>
              <w:rPr>
                <w:noProof/>
                <w:webHidden/>
              </w:rPr>
            </w:r>
            <w:r>
              <w:rPr>
                <w:noProof/>
                <w:webHidden/>
              </w:rPr>
              <w:fldChar w:fldCharType="separate"/>
            </w:r>
            <w:r w:rsidR="00396C87">
              <w:rPr>
                <w:noProof/>
                <w:webHidden/>
              </w:rPr>
              <w:t>60</w:t>
            </w:r>
            <w:r>
              <w:rPr>
                <w:noProof/>
                <w:webHidden/>
              </w:rPr>
              <w:fldChar w:fldCharType="end"/>
            </w:r>
          </w:hyperlink>
        </w:p>
        <w:p w14:paraId="29E70691" w14:textId="33C55D89"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28" w:history="1">
            <w:r w:rsidRPr="00975C62">
              <w:rPr>
                <w:rStyle w:val="Hyperlink"/>
                <w:noProof/>
                <w:spacing w:val="-1"/>
                <w:w w:val="102"/>
                <w:lang w:val="ru-RU"/>
              </w:rPr>
              <w:t>8.4</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Накидные фланцы</w:t>
            </w:r>
            <w:r>
              <w:rPr>
                <w:noProof/>
                <w:webHidden/>
              </w:rPr>
              <w:tab/>
            </w:r>
            <w:r>
              <w:rPr>
                <w:noProof/>
                <w:webHidden/>
              </w:rPr>
              <w:fldChar w:fldCharType="begin"/>
            </w:r>
            <w:r>
              <w:rPr>
                <w:noProof/>
                <w:webHidden/>
              </w:rPr>
              <w:instrText xml:space="preserve"> PAGEREF _Toc205628128 \h </w:instrText>
            </w:r>
            <w:r>
              <w:rPr>
                <w:noProof/>
                <w:webHidden/>
              </w:rPr>
            </w:r>
            <w:r>
              <w:rPr>
                <w:noProof/>
                <w:webHidden/>
              </w:rPr>
              <w:fldChar w:fldCharType="separate"/>
            </w:r>
            <w:r w:rsidR="00396C87">
              <w:rPr>
                <w:noProof/>
                <w:webHidden/>
              </w:rPr>
              <w:t>60</w:t>
            </w:r>
            <w:r>
              <w:rPr>
                <w:noProof/>
                <w:webHidden/>
              </w:rPr>
              <w:fldChar w:fldCharType="end"/>
            </w:r>
          </w:hyperlink>
        </w:p>
        <w:p w14:paraId="1EF3B81A" w14:textId="2A2C8A21"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29" w:history="1">
            <w:r w:rsidRPr="00975C62">
              <w:rPr>
                <w:rStyle w:val="Hyperlink"/>
                <w:noProof/>
                <w:spacing w:val="-1"/>
                <w:w w:val="102"/>
                <w:lang w:val="ru-RU"/>
              </w:rPr>
              <w:t>8.5</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Сварка уплотни</w:t>
            </w:r>
            <w:r w:rsidRPr="00975C62">
              <w:rPr>
                <w:rStyle w:val="Hyperlink"/>
                <w:noProof/>
                <w:spacing w:val="-2"/>
                <w:lang w:val="ru-RU"/>
              </w:rPr>
              <w:t>тельных швов</w:t>
            </w:r>
            <w:r>
              <w:rPr>
                <w:noProof/>
                <w:webHidden/>
              </w:rPr>
              <w:tab/>
            </w:r>
            <w:r>
              <w:rPr>
                <w:noProof/>
                <w:webHidden/>
              </w:rPr>
              <w:fldChar w:fldCharType="begin"/>
            </w:r>
            <w:r>
              <w:rPr>
                <w:noProof/>
                <w:webHidden/>
              </w:rPr>
              <w:instrText xml:space="preserve"> PAGEREF _Toc205628129 \h </w:instrText>
            </w:r>
            <w:r>
              <w:rPr>
                <w:noProof/>
                <w:webHidden/>
              </w:rPr>
            </w:r>
            <w:r>
              <w:rPr>
                <w:noProof/>
                <w:webHidden/>
              </w:rPr>
              <w:fldChar w:fldCharType="separate"/>
            </w:r>
            <w:r w:rsidR="00396C87">
              <w:rPr>
                <w:noProof/>
                <w:webHidden/>
              </w:rPr>
              <w:t>61</w:t>
            </w:r>
            <w:r>
              <w:rPr>
                <w:noProof/>
                <w:webHidden/>
              </w:rPr>
              <w:fldChar w:fldCharType="end"/>
            </w:r>
          </w:hyperlink>
        </w:p>
        <w:p w14:paraId="06EA859B" w14:textId="06C2B0AB"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30" w:history="1">
            <w:r w:rsidRPr="00975C62">
              <w:rPr>
                <w:rStyle w:val="Hyperlink"/>
                <w:noProof/>
                <w:spacing w:val="-1"/>
                <w:w w:val="102"/>
                <w:lang w:val="ru-RU"/>
              </w:rPr>
              <w:t>8.6</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Соединения ответвлений</w:t>
            </w:r>
            <w:r>
              <w:rPr>
                <w:noProof/>
                <w:webHidden/>
              </w:rPr>
              <w:tab/>
            </w:r>
            <w:r>
              <w:rPr>
                <w:noProof/>
                <w:webHidden/>
              </w:rPr>
              <w:fldChar w:fldCharType="begin"/>
            </w:r>
            <w:r>
              <w:rPr>
                <w:noProof/>
                <w:webHidden/>
              </w:rPr>
              <w:instrText xml:space="preserve"> PAGEREF _Toc205628130 \h </w:instrText>
            </w:r>
            <w:r>
              <w:rPr>
                <w:noProof/>
                <w:webHidden/>
              </w:rPr>
            </w:r>
            <w:r>
              <w:rPr>
                <w:noProof/>
                <w:webHidden/>
              </w:rPr>
              <w:fldChar w:fldCharType="separate"/>
            </w:r>
            <w:r w:rsidR="00396C87">
              <w:rPr>
                <w:noProof/>
                <w:webHidden/>
              </w:rPr>
              <w:t>61</w:t>
            </w:r>
            <w:r>
              <w:rPr>
                <w:noProof/>
                <w:webHidden/>
              </w:rPr>
              <w:fldChar w:fldCharType="end"/>
            </w:r>
          </w:hyperlink>
        </w:p>
        <w:p w14:paraId="6E143BB6" w14:textId="055E9D0A"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31" w:history="1">
            <w:r w:rsidRPr="00975C62">
              <w:rPr>
                <w:rStyle w:val="Hyperlink"/>
                <w:noProof/>
                <w:spacing w:val="-1"/>
                <w:w w:val="102"/>
                <w:lang w:val="ru-RU"/>
              </w:rPr>
              <w:t>8.7</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Опоры цапф и опорные стойки</w:t>
            </w:r>
            <w:r>
              <w:rPr>
                <w:noProof/>
                <w:webHidden/>
              </w:rPr>
              <w:tab/>
            </w:r>
            <w:r>
              <w:rPr>
                <w:noProof/>
                <w:webHidden/>
              </w:rPr>
              <w:fldChar w:fldCharType="begin"/>
            </w:r>
            <w:r>
              <w:rPr>
                <w:noProof/>
                <w:webHidden/>
              </w:rPr>
              <w:instrText xml:space="preserve"> PAGEREF _Toc205628131 \h </w:instrText>
            </w:r>
            <w:r>
              <w:rPr>
                <w:noProof/>
                <w:webHidden/>
              </w:rPr>
            </w:r>
            <w:r>
              <w:rPr>
                <w:noProof/>
                <w:webHidden/>
              </w:rPr>
              <w:fldChar w:fldCharType="separate"/>
            </w:r>
            <w:r w:rsidR="00396C87">
              <w:rPr>
                <w:noProof/>
                <w:webHidden/>
              </w:rPr>
              <w:t>62</w:t>
            </w:r>
            <w:r>
              <w:rPr>
                <w:noProof/>
                <w:webHidden/>
              </w:rPr>
              <w:fldChar w:fldCharType="end"/>
            </w:r>
          </w:hyperlink>
        </w:p>
        <w:p w14:paraId="19439BFF" w14:textId="3F3D0D00"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32" w:history="1">
            <w:r w:rsidRPr="00975C62">
              <w:rPr>
                <w:rStyle w:val="Hyperlink"/>
                <w:noProof/>
                <w:spacing w:val="-1"/>
                <w:w w:val="102"/>
                <w:lang w:val="ru-RU"/>
              </w:rPr>
              <w:t>8.8</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Фланцы</w:t>
            </w:r>
            <w:r>
              <w:rPr>
                <w:noProof/>
                <w:webHidden/>
              </w:rPr>
              <w:tab/>
            </w:r>
            <w:r>
              <w:rPr>
                <w:noProof/>
                <w:webHidden/>
              </w:rPr>
              <w:fldChar w:fldCharType="begin"/>
            </w:r>
            <w:r>
              <w:rPr>
                <w:noProof/>
                <w:webHidden/>
              </w:rPr>
              <w:instrText xml:space="preserve"> PAGEREF _Toc205628132 \h </w:instrText>
            </w:r>
            <w:r>
              <w:rPr>
                <w:noProof/>
                <w:webHidden/>
              </w:rPr>
            </w:r>
            <w:r>
              <w:rPr>
                <w:noProof/>
                <w:webHidden/>
              </w:rPr>
              <w:fldChar w:fldCharType="separate"/>
            </w:r>
            <w:r w:rsidR="00396C87">
              <w:rPr>
                <w:noProof/>
                <w:webHidden/>
              </w:rPr>
              <w:t>62</w:t>
            </w:r>
            <w:r>
              <w:rPr>
                <w:noProof/>
                <w:webHidden/>
              </w:rPr>
              <w:fldChar w:fldCharType="end"/>
            </w:r>
          </w:hyperlink>
        </w:p>
        <w:p w14:paraId="51C4483F" w14:textId="416E2C9C" w:rsidR="003E0D20" w:rsidRDefault="003E0D20">
          <w:pPr>
            <w:pStyle w:val="TOC2"/>
            <w:tabs>
              <w:tab w:val="left" w:pos="880"/>
              <w:tab w:val="right" w:leader="dot" w:pos="10609"/>
            </w:tabs>
            <w:rPr>
              <w:rFonts w:asciiTheme="minorHAnsi" w:eastAsiaTheme="minorEastAsia" w:hAnsiTheme="minorHAnsi" w:cstheme="minorBidi"/>
              <w:noProof/>
              <w:kern w:val="2"/>
              <w:sz w:val="24"/>
              <w:szCs w:val="24"/>
              <w14:ligatures w14:val="standardContextual"/>
            </w:rPr>
          </w:pPr>
          <w:hyperlink w:anchor="_Toc205628133" w:history="1">
            <w:r w:rsidRPr="00975C62">
              <w:rPr>
                <w:rStyle w:val="Hyperlink"/>
                <w:noProof/>
                <w:spacing w:val="-1"/>
                <w:w w:val="102"/>
                <w:lang w:val="ru-RU"/>
              </w:rPr>
              <w:t>8.9</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Запорная арматура</w:t>
            </w:r>
            <w:r>
              <w:rPr>
                <w:noProof/>
                <w:webHidden/>
              </w:rPr>
              <w:tab/>
            </w:r>
            <w:r>
              <w:rPr>
                <w:noProof/>
                <w:webHidden/>
              </w:rPr>
              <w:fldChar w:fldCharType="begin"/>
            </w:r>
            <w:r>
              <w:rPr>
                <w:noProof/>
                <w:webHidden/>
              </w:rPr>
              <w:instrText xml:space="preserve"> PAGEREF _Toc205628133 \h </w:instrText>
            </w:r>
            <w:r>
              <w:rPr>
                <w:noProof/>
                <w:webHidden/>
              </w:rPr>
            </w:r>
            <w:r>
              <w:rPr>
                <w:noProof/>
                <w:webHidden/>
              </w:rPr>
              <w:fldChar w:fldCharType="separate"/>
            </w:r>
            <w:r w:rsidR="00396C87">
              <w:rPr>
                <w:noProof/>
                <w:webHidden/>
              </w:rPr>
              <w:t>62</w:t>
            </w:r>
            <w:r>
              <w:rPr>
                <w:noProof/>
                <w:webHidden/>
              </w:rPr>
              <w:fldChar w:fldCharType="end"/>
            </w:r>
          </w:hyperlink>
        </w:p>
        <w:p w14:paraId="72148515" w14:textId="5FA8EADE"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34" w:history="1">
            <w:r w:rsidRPr="00975C62">
              <w:rPr>
                <w:rStyle w:val="Hyperlink"/>
                <w:noProof/>
                <w:spacing w:val="-1"/>
                <w:w w:val="102"/>
                <w:lang w:val="ru-RU"/>
              </w:rPr>
              <w:t>8.10</w:t>
            </w:r>
            <w:r>
              <w:rPr>
                <w:rFonts w:asciiTheme="minorHAnsi" w:eastAsiaTheme="minorEastAsia" w:hAnsiTheme="minorHAnsi" w:cstheme="minorBidi"/>
                <w:noProof/>
                <w:kern w:val="2"/>
                <w:sz w:val="24"/>
                <w:szCs w:val="24"/>
                <w14:ligatures w14:val="standardContextual"/>
              </w:rPr>
              <w:tab/>
            </w:r>
            <w:r w:rsidRPr="00975C62">
              <w:rPr>
                <w:rStyle w:val="Hyperlink"/>
                <w:noProof/>
                <w:spacing w:val="-4"/>
                <w:lang w:val="ru-RU"/>
              </w:rPr>
              <w:t>Д</w:t>
            </w:r>
            <w:r w:rsidRPr="00975C62">
              <w:rPr>
                <w:rStyle w:val="Hyperlink"/>
                <w:noProof/>
                <w:spacing w:val="-4"/>
              </w:rPr>
              <w:t>иафрагменные расходомерные установки</w:t>
            </w:r>
            <w:r>
              <w:rPr>
                <w:noProof/>
                <w:webHidden/>
              </w:rPr>
              <w:tab/>
            </w:r>
            <w:r>
              <w:rPr>
                <w:noProof/>
                <w:webHidden/>
              </w:rPr>
              <w:fldChar w:fldCharType="begin"/>
            </w:r>
            <w:r>
              <w:rPr>
                <w:noProof/>
                <w:webHidden/>
              </w:rPr>
              <w:instrText xml:space="preserve"> PAGEREF _Toc205628134 \h </w:instrText>
            </w:r>
            <w:r>
              <w:rPr>
                <w:noProof/>
                <w:webHidden/>
              </w:rPr>
            </w:r>
            <w:r>
              <w:rPr>
                <w:noProof/>
                <w:webHidden/>
              </w:rPr>
              <w:fldChar w:fldCharType="separate"/>
            </w:r>
            <w:r w:rsidR="00396C87">
              <w:rPr>
                <w:noProof/>
                <w:webHidden/>
              </w:rPr>
              <w:t>63</w:t>
            </w:r>
            <w:r>
              <w:rPr>
                <w:noProof/>
                <w:webHidden/>
              </w:rPr>
              <w:fldChar w:fldCharType="end"/>
            </w:r>
          </w:hyperlink>
        </w:p>
        <w:p w14:paraId="18425B8F" w14:textId="3B319C03"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35" w:history="1">
            <w:r w:rsidRPr="00975C62">
              <w:rPr>
                <w:rStyle w:val="Hyperlink"/>
                <w:noProof/>
                <w:spacing w:val="-1"/>
                <w:w w:val="102"/>
                <w:lang w:val="ru-RU"/>
              </w:rPr>
              <w:t>8.11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Расстояние между сварными швами</w:t>
            </w:r>
            <w:r>
              <w:rPr>
                <w:noProof/>
                <w:webHidden/>
              </w:rPr>
              <w:tab/>
            </w:r>
            <w:r>
              <w:rPr>
                <w:noProof/>
                <w:webHidden/>
              </w:rPr>
              <w:fldChar w:fldCharType="begin"/>
            </w:r>
            <w:r>
              <w:rPr>
                <w:noProof/>
                <w:webHidden/>
              </w:rPr>
              <w:instrText xml:space="preserve"> PAGEREF _Toc205628135 \h </w:instrText>
            </w:r>
            <w:r>
              <w:rPr>
                <w:noProof/>
                <w:webHidden/>
              </w:rPr>
            </w:r>
            <w:r>
              <w:rPr>
                <w:noProof/>
                <w:webHidden/>
              </w:rPr>
              <w:fldChar w:fldCharType="separate"/>
            </w:r>
            <w:r w:rsidR="00396C87">
              <w:rPr>
                <w:noProof/>
                <w:webHidden/>
              </w:rPr>
              <w:t>63</w:t>
            </w:r>
            <w:r>
              <w:rPr>
                <w:noProof/>
                <w:webHidden/>
              </w:rPr>
              <w:fldChar w:fldCharType="end"/>
            </w:r>
          </w:hyperlink>
        </w:p>
        <w:p w14:paraId="44BF4A33" w14:textId="6558A08C"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53" w:history="1">
            <w:r w:rsidRPr="00975C62">
              <w:rPr>
                <w:rStyle w:val="Hyperlink"/>
                <w:noProof/>
                <w:spacing w:val="-1"/>
                <w:w w:val="102"/>
              </w:rPr>
              <w:t>8.12</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Сварные соединения враструб</w:t>
            </w:r>
            <w:r>
              <w:rPr>
                <w:noProof/>
                <w:webHidden/>
              </w:rPr>
              <w:tab/>
            </w:r>
            <w:r>
              <w:rPr>
                <w:noProof/>
                <w:webHidden/>
              </w:rPr>
              <w:fldChar w:fldCharType="begin"/>
            </w:r>
            <w:r>
              <w:rPr>
                <w:noProof/>
                <w:webHidden/>
              </w:rPr>
              <w:instrText xml:space="preserve"> PAGEREF _Toc205628153 \h </w:instrText>
            </w:r>
            <w:r>
              <w:rPr>
                <w:noProof/>
                <w:webHidden/>
              </w:rPr>
            </w:r>
            <w:r>
              <w:rPr>
                <w:noProof/>
                <w:webHidden/>
              </w:rPr>
              <w:fldChar w:fldCharType="separate"/>
            </w:r>
            <w:r w:rsidR="00396C87">
              <w:rPr>
                <w:noProof/>
                <w:webHidden/>
              </w:rPr>
              <w:t>64</w:t>
            </w:r>
            <w:r>
              <w:rPr>
                <w:noProof/>
                <w:webHidden/>
              </w:rPr>
              <w:fldChar w:fldCharType="end"/>
            </w:r>
          </w:hyperlink>
        </w:p>
        <w:p w14:paraId="798E6AC7" w14:textId="5E5FB486" w:rsidR="003E0D20" w:rsidRDefault="003E0D20">
          <w:pPr>
            <w:pStyle w:val="TOC1"/>
            <w:tabs>
              <w:tab w:val="right" w:leader="dot" w:pos="10609"/>
            </w:tabs>
            <w:rPr>
              <w:rFonts w:asciiTheme="minorHAnsi" w:eastAsiaTheme="minorEastAsia" w:hAnsiTheme="minorHAnsi" w:cstheme="minorBidi"/>
              <w:noProof/>
              <w:kern w:val="2"/>
              <w:sz w:val="24"/>
              <w:szCs w:val="24"/>
              <w14:ligatures w14:val="standardContextual"/>
            </w:rPr>
          </w:pPr>
          <w:hyperlink w:anchor="_Toc205628154" w:history="1">
            <w:r w:rsidRPr="00975C62">
              <w:rPr>
                <w:rStyle w:val="Hyperlink"/>
                <w:noProof/>
              </w:rPr>
              <w:t>9</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Сварка - общие</w:t>
            </w:r>
            <w:r w:rsidRPr="00975C62">
              <w:rPr>
                <w:rStyle w:val="Hyperlink"/>
                <w:noProof/>
              </w:rPr>
              <w:t xml:space="preserve"> </w:t>
            </w:r>
            <w:r w:rsidRPr="00975C62">
              <w:rPr>
                <w:rStyle w:val="Hyperlink"/>
                <w:noProof/>
                <w:lang w:val="ru-RU"/>
              </w:rPr>
              <w:t>требования</w:t>
            </w:r>
            <w:r>
              <w:rPr>
                <w:noProof/>
                <w:webHidden/>
              </w:rPr>
              <w:tab/>
            </w:r>
            <w:r>
              <w:rPr>
                <w:noProof/>
                <w:webHidden/>
              </w:rPr>
              <w:fldChar w:fldCharType="begin"/>
            </w:r>
            <w:r>
              <w:rPr>
                <w:noProof/>
                <w:webHidden/>
              </w:rPr>
              <w:instrText xml:space="preserve"> PAGEREF _Toc205628154 \h </w:instrText>
            </w:r>
            <w:r>
              <w:rPr>
                <w:noProof/>
                <w:webHidden/>
              </w:rPr>
            </w:r>
            <w:r>
              <w:rPr>
                <w:noProof/>
                <w:webHidden/>
              </w:rPr>
              <w:fldChar w:fldCharType="separate"/>
            </w:r>
            <w:r w:rsidR="00396C87">
              <w:rPr>
                <w:noProof/>
                <w:webHidden/>
              </w:rPr>
              <w:t>64</w:t>
            </w:r>
            <w:r>
              <w:rPr>
                <w:noProof/>
                <w:webHidden/>
              </w:rPr>
              <w:fldChar w:fldCharType="end"/>
            </w:r>
          </w:hyperlink>
        </w:p>
        <w:p w14:paraId="67A355D8" w14:textId="67C6BABA"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55" w:history="1">
            <w:r w:rsidRPr="00975C62">
              <w:rPr>
                <w:rStyle w:val="Hyperlink"/>
                <w:noProof/>
                <w:lang w:val="ru-RU"/>
              </w:rPr>
              <w:t>10</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Условия на рабочей площадкЕ и производственная документация</w:t>
            </w:r>
            <w:r>
              <w:rPr>
                <w:noProof/>
                <w:webHidden/>
              </w:rPr>
              <w:tab/>
            </w:r>
            <w:r>
              <w:rPr>
                <w:noProof/>
                <w:webHidden/>
              </w:rPr>
              <w:fldChar w:fldCharType="begin"/>
            </w:r>
            <w:r>
              <w:rPr>
                <w:noProof/>
                <w:webHidden/>
              </w:rPr>
              <w:instrText xml:space="preserve"> PAGEREF _Toc205628155 \h </w:instrText>
            </w:r>
            <w:r>
              <w:rPr>
                <w:noProof/>
                <w:webHidden/>
              </w:rPr>
            </w:r>
            <w:r>
              <w:rPr>
                <w:noProof/>
                <w:webHidden/>
              </w:rPr>
              <w:fldChar w:fldCharType="separate"/>
            </w:r>
            <w:r w:rsidR="00396C87">
              <w:rPr>
                <w:noProof/>
                <w:webHidden/>
              </w:rPr>
              <w:t>69</w:t>
            </w:r>
            <w:r>
              <w:rPr>
                <w:noProof/>
                <w:webHidden/>
              </w:rPr>
              <w:fldChar w:fldCharType="end"/>
            </w:r>
          </w:hyperlink>
        </w:p>
        <w:p w14:paraId="00211B8F" w14:textId="7E83B81F"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56" w:history="1">
            <w:r w:rsidRPr="00975C62">
              <w:rPr>
                <w:rStyle w:val="Hyperlink"/>
                <w:noProof/>
                <w:lang w:val="ru-RU"/>
              </w:rPr>
              <w:t>11</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Методики</w:t>
            </w:r>
            <w:r w:rsidRPr="00975C62">
              <w:rPr>
                <w:rStyle w:val="Hyperlink"/>
                <w:noProof/>
              </w:rPr>
              <w:t xml:space="preserve"> </w:t>
            </w:r>
            <w:r w:rsidRPr="00975C62">
              <w:rPr>
                <w:rStyle w:val="Hyperlink"/>
                <w:noProof/>
                <w:lang w:val="ru-RU"/>
              </w:rPr>
              <w:t>выполнения сварочных работ</w:t>
            </w:r>
            <w:r>
              <w:rPr>
                <w:noProof/>
                <w:webHidden/>
              </w:rPr>
              <w:tab/>
            </w:r>
            <w:r>
              <w:rPr>
                <w:noProof/>
                <w:webHidden/>
              </w:rPr>
              <w:fldChar w:fldCharType="begin"/>
            </w:r>
            <w:r>
              <w:rPr>
                <w:noProof/>
                <w:webHidden/>
              </w:rPr>
              <w:instrText xml:space="preserve"> PAGEREF _Toc205628156 \h </w:instrText>
            </w:r>
            <w:r>
              <w:rPr>
                <w:noProof/>
                <w:webHidden/>
              </w:rPr>
            </w:r>
            <w:r>
              <w:rPr>
                <w:noProof/>
                <w:webHidden/>
              </w:rPr>
              <w:fldChar w:fldCharType="separate"/>
            </w:r>
            <w:r w:rsidR="00396C87">
              <w:rPr>
                <w:noProof/>
                <w:webHidden/>
              </w:rPr>
              <w:t>70</w:t>
            </w:r>
            <w:r>
              <w:rPr>
                <w:noProof/>
                <w:webHidden/>
              </w:rPr>
              <w:fldChar w:fldCharType="end"/>
            </w:r>
          </w:hyperlink>
        </w:p>
        <w:p w14:paraId="112AF97F" w14:textId="6A23DD2B"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57" w:history="1">
            <w:r w:rsidRPr="00975C62">
              <w:rPr>
                <w:rStyle w:val="Hyperlink"/>
                <w:noProof/>
              </w:rPr>
              <w:t>12</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Сварочные процессы</w:t>
            </w:r>
            <w:r>
              <w:rPr>
                <w:noProof/>
                <w:webHidden/>
              </w:rPr>
              <w:tab/>
            </w:r>
            <w:r>
              <w:rPr>
                <w:noProof/>
                <w:webHidden/>
              </w:rPr>
              <w:fldChar w:fldCharType="begin"/>
            </w:r>
            <w:r>
              <w:rPr>
                <w:noProof/>
                <w:webHidden/>
              </w:rPr>
              <w:instrText xml:space="preserve"> PAGEREF _Toc205628157 \h </w:instrText>
            </w:r>
            <w:r>
              <w:rPr>
                <w:noProof/>
                <w:webHidden/>
              </w:rPr>
            </w:r>
            <w:r>
              <w:rPr>
                <w:noProof/>
                <w:webHidden/>
              </w:rPr>
              <w:fldChar w:fldCharType="separate"/>
            </w:r>
            <w:r w:rsidR="00396C87">
              <w:rPr>
                <w:noProof/>
                <w:webHidden/>
              </w:rPr>
              <w:t>72</w:t>
            </w:r>
            <w:r>
              <w:rPr>
                <w:noProof/>
                <w:webHidden/>
              </w:rPr>
              <w:fldChar w:fldCharType="end"/>
            </w:r>
          </w:hyperlink>
        </w:p>
        <w:p w14:paraId="38B227A0" w14:textId="024F1C23"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58" w:history="1">
            <w:r w:rsidRPr="00975C62">
              <w:rPr>
                <w:rStyle w:val="Hyperlink"/>
                <w:noProof/>
                <w:lang w:val="ru-RU"/>
              </w:rPr>
              <w:t>13</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Предельные значения твердости сварного шва и требования к испытаниям</w:t>
            </w:r>
            <w:r>
              <w:rPr>
                <w:noProof/>
                <w:webHidden/>
              </w:rPr>
              <w:tab/>
            </w:r>
            <w:r>
              <w:rPr>
                <w:noProof/>
                <w:webHidden/>
              </w:rPr>
              <w:fldChar w:fldCharType="begin"/>
            </w:r>
            <w:r>
              <w:rPr>
                <w:noProof/>
                <w:webHidden/>
              </w:rPr>
              <w:instrText xml:space="preserve"> PAGEREF _Toc205628158 \h </w:instrText>
            </w:r>
            <w:r>
              <w:rPr>
                <w:noProof/>
                <w:webHidden/>
              </w:rPr>
            </w:r>
            <w:r>
              <w:rPr>
                <w:noProof/>
                <w:webHidden/>
              </w:rPr>
              <w:fldChar w:fldCharType="separate"/>
            </w:r>
            <w:r w:rsidR="00396C87">
              <w:rPr>
                <w:noProof/>
                <w:webHidden/>
              </w:rPr>
              <w:t>74</w:t>
            </w:r>
            <w:r>
              <w:rPr>
                <w:noProof/>
                <w:webHidden/>
              </w:rPr>
              <w:fldChar w:fldCharType="end"/>
            </w:r>
          </w:hyperlink>
        </w:p>
        <w:p w14:paraId="25A6E698" w14:textId="36598EF5"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59" w:history="1">
            <w:r w:rsidRPr="00975C62">
              <w:rPr>
                <w:rStyle w:val="Hyperlink"/>
                <w:noProof/>
              </w:rPr>
              <w:t>14</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Сварка углеродистой стали</w:t>
            </w:r>
            <w:r w:rsidRPr="00975C62">
              <w:rPr>
                <w:rStyle w:val="Hyperlink"/>
                <w:noProof/>
                <w:spacing w:val="-4"/>
              </w:rPr>
              <w:t xml:space="preserve"> (P1)</w:t>
            </w:r>
            <w:r>
              <w:rPr>
                <w:noProof/>
                <w:webHidden/>
              </w:rPr>
              <w:tab/>
            </w:r>
            <w:r>
              <w:rPr>
                <w:noProof/>
                <w:webHidden/>
              </w:rPr>
              <w:fldChar w:fldCharType="begin"/>
            </w:r>
            <w:r>
              <w:rPr>
                <w:noProof/>
                <w:webHidden/>
              </w:rPr>
              <w:instrText xml:space="preserve"> PAGEREF _Toc205628159 \h </w:instrText>
            </w:r>
            <w:r>
              <w:rPr>
                <w:noProof/>
                <w:webHidden/>
              </w:rPr>
            </w:r>
            <w:r>
              <w:rPr>
                <w:noProof/>
                <w:webHidden/>
              </w:rPr>
              <w:fldChar w:fldCharType="separate"/>
            </w:r>
            <w:r w:rsidR="00396C87">
              <w:rPr>
                <w:noProof/>
                <w:webHidden/>
              </w:rPr>
              <w:t>75</w:t>
            </w:r>
            <w:r>
              <w:rPr>
                <w:noProof/>
                <w:webHidden/>
              </w:rPr>
              <w:fldChar w:fldCharType="end"/>
            </w:r>
          </w:hyperlink>
        </w:p>
        <w:p w14:paraId="0EE92D7D" w14:textId="149DD3AB"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60" w:history="1">
            <w:r w:rsidRPr="00975C62">
              <w:rPr>
                <w:rStyle w:val="Hyperlink"/>
                <w:noProof/>
                <w:lang w:val="ru-RU"/>
              </w:rPr>
              <w:t>15</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Сварка низколегированной и хромомолибденовой (</w:t>
            </w:r>
            <w:r w:rsidRPr="00975C62">
              <w:rPr>
                <w:rStyle w:val="Hyperlink"/>
                <w:noProof/>
              </w:rPr>
              <w:t>Cr</w:t>
            </w:r>
            <w:r w:rsidRPr="00975C62">
              <w:rPr>
                <w:rStyle w:val="Hyperlink"/>
                <w:noProof/>
                <w:lang w:val="ru-RU"/>
              </w:rPr>
              <w:t>-</w:t>
            </w:r>
            <w:r w:rsidRPr="00975C62">
              <w:rPr>
                <w:rStyle w:val="Hyperlink"/>
                <w:noProof/>
              </w:rPr>
              <w:t>Mo</w:t>
            </w:r>
            <w:r w:rsidRPr="00975C62">
              <w:rPr>
                <w:rStyle w:val="Hyperlink"/>
                <w:noProof/>
                <w:lang w:val="ru-RU"/>
              </w:rPr>
              <w:t>) стали (</w:t>
            </w:r>
            <w:r w:rsidRPr="00975C62">
              <w:rPr>
                <w:rStyle w:val="Hyperlink"/>
                <w:noProof/>
              </w:rPr>
              <w:t>P</w:t>
            </w:r>
            <w:r w:rsidRPr="00975C62">
              <w:rPr>
                <w:rStyle w:val="Hyperlink"/>
                <w:noProof/>
                <w:lang w:val="ru-RU"/>
              </w:rPr>
              <w:t xml:space="preserve">3, </w:t>
            </w:r>
            <w:r w:rsidRPr="00975C62">
              <w:rPr>
                <w:rStyle w:val="Hyperlink"/>
                <w:noProof/>
              </w:rPr>
              <w:t>P</w:t>
            </w:r>
            <w:r w:rsidRPr="00975C62">
              <w:rPr>
                <w:rStyle w:val="Hyperlink"/>
                <w:noProof/>
                <w:lang w:val="ru-RU"/>
              </w:rPr>
              <w:t xml:space="preserve">4, </w:t>
            </w:r>
            <w:r w:rsidRPr="00975C62">
              <w:rPr>
                <w:rStyle w:val="Hyperlink"/>
                <w:noProof/>
              </w:rPr>
              <w:t>P</w:t>
            </w:r>
            <w:r w:rsidRPr="00975C62">
              <w:rPr>
                <w:rStyle w:val="Hyperlink"/>
                <w:noProof/>
                <w:lang w:val="ru-RU"/>
              </w:rPr>
              <w:t>5</w:t>
            </w:r>
            <w:r w:rsidRPr="00975C62">
              <w:rPr>
                <w:rStyle w:val="Hyperlink"/>
                <w:noProof/>
              </w:rPr>
              <w:t>A</w:t>
            </w:r>
            <w:r w:rsidRPr="00975C62">
              <w:rPr>
                <w:rStyle w:val="Hyperlink"/>
                <w:noProof/>
                <w:lang w:val="ru-RU"/>
              </w:rPr>
              <w:t xml:space="preserve"> и </w:t>
            </w:r>
            <w:r w:rsidRPr="00975C62">
              <w:rPr>
                <w:rStyle w:val="Hyperlink"/>
                <w:noProof/>
              </w:rPr>
              <w:t>P</w:t>
            </w:r>
            <w:r w:rsidRPr="00975C62">
              <w:rPr>
                <w:rStyle w:val="Hyperlink"/>
                <w:noProof/>
                <w:lang w:val="ru-RU"/>
              </w:rPr>
              <w:t>5</w:t>
            </w:r>
            <w:r w:rsidRPr="00975C62">
              <w:rPr>
                <w:rStyle w:val="Hyperlink"/>
                <w:noProof/>
              </w:rPr>
              <w:t>B</w:t>
            </w:r>
            <w:r w:rsidRPr="00975C62">
              <w:rPr>
                <w:rStyle w:val="Hyperlink"/>
                <w:noProof/>
                <w:lang w:val="ru-RU"/>
              </w:rPr>
              <w:t>)</w:t>
            </w:r>
            <w:r>
              <w:rPr>
                <w:noProof/>
                <w:webHidden/>
              </w:rPr>
              <w:tab/>
            </w:r>
            <w:r>
              <w:rPr>
                <w:noProof/>
                <w:webHidden/>
              </w:rPr>
              <w:fldChar w:fldCharType="begin"/>
            </w:r>
            <w:r>
              <w:rPr>
                <w:noProof/>
                <w:webHidden/>
              </w:rPr>
              <w:instrText xml:space="preserve"> PAGEREF _Toc205628160 \h </w:instrText>
            </w:r>
            <w:r>
              <w:rPr>
                <w:noProof/>
                <w:webHidden/>
              </w:rPr>
            </w:r>
            <w:r>
              <w:rPr>
                <w:noProof/>
                <w:webHidden/>
              </w:rPr>
              <w:fldChar w:fldCharType="separate"/>
            </w:r>
            <w:r w:rsidR="00396C87">
              <w:rPr>
                <w:noProof/>
                <w:webHidden/>
              </w:rPr>
              <w:t>77</w:t>
            </w:r>
            <w:r>
              <w:rPr>
                <w:noProof/>
                <w:webHidden/>
              </w:rPr>
              <w:fldChar w:fldCharType="end"/>
            </w:r>
          </w:hyperlink>
        </w:p>
        <w:p w14:paraId="2282C6D7" w14:textId="4BBA1E3E"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61" w:history="1">
            <w:r w:rsidRPr="00975C62">
              <w:rPr>
                <w:rStyle w:val="Hyperlink"/>
                <w:noProof/>
                <w:lang w:val="ru-RU"/>
              </w:rPr>
              <w:t>16</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Сварка аустенитной нержавеющей стали (</w:t>
            </w:r>
            <w:r w:rsidRPr="00975C62">
              <w:rPr>
                <w:rStyle w:val="Hyperlink"/>
                <w:noProof/>
              </w:rPr>
              <w:t>P</w:t>
            </w:r>
            <w:r w:rsidRPr="00975C62">
              <w:rPr>
                <w:rStyle w:val="Hyperlink"/>
                <w:noProof/>
                <w:lang w:val="ru-RU"/>
              </w:rPr>
              <w:t>8)</w:t>
            </w:r>
            <w:r>
              <w:rPr>
                <w:noProof/>
                <w:webHidden/>
              </w:rPr>
              <w:tab/>
            </w:r>
            <w:r>
              <w:rPr>
                <w:noProof/>
                <w:webHidden/>
              </w:rPr>
              <w:fldChar w:fldCharType="begin"/>
            </w:r>
            <w:r>
              <w:rPr>
                <w:noProof/>
                <w:webHidden/>
              </w:rPr>
              <w:instrText xml:space="preserve"> PAGEREF _Toc205628161 \h </w:instrText>
            </w:r>
            <w:r>
              <w:rPr>
                <w:noProof/>
                <w:webHidden/>
              </w:rPr>
            </w:r>
            <w:r>
              <w:rPr>
                <w:noProof/>
                <w:webHidden/>
              </w:rPr>
              <w:fldChar w:fldCharType="separate"/>
            </w:r>
            <w:r w:rsidR="00396C87">
              <w:rPr>
                <w:noProof/>
                <w:webHidden/>
              </w:rPr>
              <w:t>79</w:t>
            </w:r>
            <w:r>
              <w:rPr>
                <w:noProof/>
                <w:webHidden/>
              </w:rPr>
              <w:fldChar w:fldCharType="end"/>
            </w:r>
          </w:hyperlink>
        </w:p>
        <w:p w14:paraId="0E12E2F3" w14:textId="7BE7B664"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62" w:history="1">
            <w:r w:rsidRPr="00975C62">
              <w:rPr>
                <w:rStyle w:val="Hyperlink"/>
                <w:noProof/>
                <w:lang w:val="ru-RU"/>
              </w:rPr>
              <w:t>17</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Сварка медно-никелевого сплава (</w:t>
            </w:r>
            <w:r w:rsidRPr="00975C62">
              <w:rPr>
                <w:rStyle w:val="Hyperlink"/>
                <w:noProof/>
              </w:rPr>
              <w:t>P</w:t>
            </w:r>
            <w:r w:rsidRPr="00975C62">
              <w:rPr>
                <w:rStyle w:val="Hyperlink"/>
                <w:noProof/>
                <w:lang w:val="ru-RU"/>
              </w:rPr>
              <w:t>34)</w:t>
            </w:r>
            <w:r>
              <w:rPr>
                <w:noProof/>
                <w:webHidden/>
              </w:rPr>
              <w:tab/>
            </w:r>
            <w:r>
              <w:rPr>
                <w:noProof/>
                <w:webHidden/>
              </w:rPr>
              <w:fldChar w:fldCharType="begin"/>
            </w:r>
            <w:r>
              <w:rPr>
                <w:noProof/>
                <w:webHidden/>
              </w:rPr>
              <w:instrText xml:space="preserve"> PAGEREF _Toc205628162 \h </w:instrText>
            </w:r>
            <w:r>
              <w:rPr>
                <w:noProof/>
                <w:webHidden/>
              </w:rPr>
            </w:r>
            <w:r>
              <w:rPr>
                <w:noProof/>
                <w:webHidden/>
              </w:rPr>
              <w:fldChar w:fldCharType="separate"/>
            </w:r>
            <w:r w:rsidR="00396C87">
              <w:rPr>
                <w:noProof/>
                <w:webHidden/>
              </w:rPr>
              <w:t>81</w:t>
            </w:r>
            <w:r>
              <w:rPr>
                <w:noProof/>
                <w:webHidden/>
              </w:rPr>
              <w:fldChar w:fldCharType="end"/>
            </w:r>
          </w:hyperlink>
        </w:p>
        <w:p w14:paraId="05994AA4" w14:textId="40CBBC0C"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63" w:history="1">
            <w:r w:rsidRPr="00975C62">
              <w:rPr>
                <w:rStyle w:val="Hyperlink"/>
                <w:noProof/>
                <w:lang w:val="ru-RU"/>
              </w:rPr>
              <w:t>18</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Сварка никелевых сплавов (</w:t>
            </w:r>
            <w:r w:rsidRPr="00975C62">
              <w:rPr>
                <w:rStyle w:val="Hyperlink"/>
                <w:noProof/>
              </w:rPr>
              <w:t>P</w:t>
            </w:r>
            <w:r w:rsidRPr="00975C62">
              <w:rPr>
                <w:rStyle w:val="Hyperlink"/>
                <w:noProof/>
                <w:lang w:val="ru-RU"/>
              </w:rPr>
              <w:t xml:space="preserve">42, </w:t>
            </w:r>
            <w:r w:rsidRPr="00975C62">
              <w:rPr>
                <w:rStyle w:val="Hyperlink"/>
                <w:noProof/>
              </w:rPr>
              <w:t>P</w:t>
            </w:r>
            <w:r w:rsidRPr="00975C62">
              <w:rPr>
                <w:rStyle w:val="Hyperlink"/>
                <w:noProof/>
                <w:lang w:val="ru-RU"/>
              </w:rPr>
              <w:t xml:space="preserve">43, </w:t>
            </w:r>
            <w:r w:rsidRPr="00975C62">
              <w:rPr>
                <w:rStyle w:val="Hyperlink"/>
                <w:noProof/>
              </w:rPr>
              <w:t>P</w:t>
            </w:r>
            <w:r w:rsidRPr="00975C62">
              <w:rPr>
                <w:rStyle w:val="Hyperlink"/>
                <w:noProof/>
                <w:lang w:val="ru-RU"/>
              </w:rPr>
              <w:t xml:space="preserve">44, </w:t>
            </w:r>
            <w:r w:rsidRPr="00975C62">
              <w:rPr>
                <w:rStyle w:val="Hyperlink"/>
                <w:noProof/>
              </w:rPr>
              <w:t>P</w:t>
            </w:r>
            <w:r w:rsidRPr="00975C62">
              <w:rPr>
                <w:rStyle w:val="Hyperlink"/>
                <w:noProof/>
                <w:lang w:val="ru-RU"/>
              </w:rPr>
              <w:t>45)</w:t>
            </w:r>
            <w:r>
              <w:rPr>
                <w:noProof/>
                <w:webHidden/>
              </w:rPr>
              <w:tab/>
            </w:r>
            <w:r>
              <w:rPr>
                <w:noProof/>
                <w:webHidden/>
              </w:rPr>
              <w:fldChar w:fldCharType="begin"/>
            </w:r>
            <w:r>
              <w:rPr>
                <w:noProof/>
                <w:webHidden/>
              </w:rPr>
              <w:instrText xml:space="preserve"> PAGEREF _Toc205628163 \h </w:instrText>
            </w:r>
            <w:r>
              <w:rPr>
                <w:noProof/>
                <w:webHidden/>
              </w:rPr>
            </w:r>
            <w:r>
              <w:rPr>
                <w:noProof/>
                <w:webHidden/>
              </w:rPr>
              <w:fldChar w:fldCharType="separate"/>
            </w:r>
            <w:r w:rsidR="00396C87">
              <w:rPr>
                <w:noProof/>
                <w:webHidden/>
              </w:rPr>
              <w:t>81</w:t>
            </w:r>
            <w:r>
              <w:rPr>
                <w:noProof/>
                <w:webHidden/>
              </w:rPr>
              <w:fldChar w:fldCharType="end"/>
            </w:r>
          </w:hyperlink>
        </w:p>
        <w:p w14:paraId="64D11831" w14:textId="28382970"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64" w:history="1">
            <w:r w:rsidRPr="00975C62">
              <w:rPr>
                <w:rStyle w:val="Hyperlink"/>
                <w:noProof/>
              </w:rPr>
              <w:t>19</w:t>
            </w:r>
            <w:r>
              <w:rPr>
                <w:rFonts w:asciiTheme="minorHAnsi" w:eastAsiaTheme="minorEastAsia" w:hAnsiTheme="minorHAnsi" w:cstheme="minorBidi"/>
                <w:noProof/>
                <w:kern w:val="2"/>
                <w:sz w:val="24"/>
                <w:szCs w:val="24"/>
                <w14:ligatures w14:val="standardContextual"/>
              </w:rPr>
              <w:tab/>
            </w:r>
            <w:r w:rsidRPr="00975C62">
              <w:rPr>
                <w:rStyle w:val="Hyperlink"/>
                <w:noProof/>
              </w:rPr>
              <w:t>Сварка титана (P51)</w:t>
            </w:r>
            <w:r>
              <w:rPr>
                <w:noProof/>
                <w:webHidden/>
              </w:rPr>
              <w:tab/>
            </w:r>
            <w:r>
              <w:rPr>
                <w:noProof/>
                <w:webHidden/>
              </w:rPr>
              <w:fldChar w:fldCharType="begin"/>
            </w:r>
            <w:r>
              <w:rPr>
                <w:noProof/>
                <w:webHidden/>
              </w:rPr>
              <w:instrText xml:space="preserve"> PAGEREF _Toc205628164 \h </w:instrText>
            </w:r>
            <w:r>
              <w:rPr>
                <w:noProof/>
                <w:webHidden/>
              </w:rPr>
            </w:r>
            <w:r>
              <w:rPr>
                <w:noProof/>
                <w:webHidden/>
              </w:rPr>
              <w:fldChar w:fldCharType="separate"/>
            </w:r>
            <w:r w:rsidR="00396C87">
              <w:rPr>
                <w:noProof/>
                <w:webHidden/>
              </w:rPr>
              <w:t>82</w:t>
            </w:r>
            <w:r>
              <w:rPr>
                <w:noProof/>
                <w:webHidden/>
              </w:rPr>
              <w:fldChar w:fldCharType="end"/>
            </w:r>
          </w:hyperlink>
        </w:p>
        <w:p w14:paraId="449A0CDB" w14:textId="7BB89E70"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65" w:history="1">
            <w:r w:rsidRPr="00975C62">
              <w:rPr>
                <w:rStyle w:val="Hyperlink"/>
                <w:noProof/>
                <w:lang w:val="ru-RU"/>
              </w:rPr>
              <w:t>20</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 xml:space="preserve">Требования к трубопроводам из углеродистой стали </w:t>
            </w:r>
            <w:r w:rsidRPr="00975C62">
              <w:rPr>
                <w:rStyle w:val="Hyperlink"/>
                <w:noProof/>
              </w:rPr>
              <w:t>API</w:t>
            </w:r>
            <w:r w:rsidRPr="00975C62">
              <w:rPr>
                <w:rStyle w:val="Hyperlink"/>
                <w:noProof/>
                <w:lang w:val="ru-RU"/>
              </w:rPr>
              <w:t xml:space="preserve"> 5</w:t>
            </w:r>
            <w:r w:rsidRPr="00975C62">
              <w:rPr>
                <w:rStyle w:val="Hyperlink"/>
                <w:noProof/>
              </w:rPr>
              <w:t>L</w:t>
            </w:r>
            <w:r w:rsidRPr="00975C62">
              <w:rPr>
                <w:rStyle w:val="Hyperlink"/>
                <w:noProof/>
                <w:lang w:val="ru-RU"/>
              </w:rPr>
              <w:t xml:space="preserve"> </w:t>
            </w:r>
            <w:r w:rsidRPr="00975C62">
              <w:rPr>
                <w:rStyle w:val="Hyperlink"/>
                <w:noProof/>
              </w:rPr>
              <w:t>Grade</w:t>
            </w:r>
            <w:r w:rsidRPr="00975C62">
              <w:rPr>
                <w:rStyle w:val="Hyperlink"/>
                <w:noProof/>
                <w:lang w:val="ru-RU"/>
              </w:rPr>
              <w:t xml:space="preserve"> </w:t>
            </w:r>
            <w:r w:rsidRPr="00975C62">
              <w:rPr>
                <w:rStyle w:val="Hyperlink"/>
                <w:noProof/>
              </w:rPr>
              <w:t>X</w:t>
            </w:r>
            <w:r w:rsidRPr="00975C62">
              <w:rPr>
                <w:rStyle w:val="Hyperlink"/>
                <w:noProof/>
                <w:lang w:val="ru-RU"/>
              </w:rPr>
              <w:t xml:space="preserve">60 и </w:t>
            </w:r>
            <w:r w:rsidRPr="00975C62">
              <w:rPr>
                <w:rStyle w:val="Hyperlink"/>
                <w:noProof/>
              </w:rPr>
              <w:t>X</w:t>
            </w:r>
            <w:r w:rsidRPr="00975C62">
              <w:rPr>
                <w:rStyle w:val="Hyperlink"/>
                <w:noProof/>
                <w:lang w:val="ru-RU"/>
              </w:rPr>
              <w:t>65</w:t>
            </w:r>
            <w:r>
              <w:rPr>
                <w:noProof/>
                <w:webHidden/>
              </w:rPr>
              <w:tab/>
            </w:r>
            <w:r>
              <w:rPr>
                <w:noProof/>
                <w:webHidden/>
              </w:rPr>
              <w:fldChar w:fldCharType="begin"/>
            </w:r>
            <w:r>
              <w:rPr>
                <w:noProof/>
                <w:webHidden/>
              </w:rPr>
              <w:instrText xml:space="preserve"> PAGEREF _Toc205628165 \h </w:instrText>
            </w:r>
            <w:r>
              <w:rPr>
                <w:noProof/>
                <w:webHidden/>
              </w:rPr>
            </w:r>
            <w:r>
              <w:rPr>
                <w:noProof/>
                <w:webHidden/>
              </w:rPr>
              <w:fldChar w:fldCharType="separate"/>
            </w:r>
            <w:r w:rsidR="00396C87">
              <w:rPr>
                <w:noProof/>
                <w:webHidden/>
              </w:rPr>
              <w:t>84</w:t>
            </w:r>
            <w:r>
              <w:rPr>
                <w:noProof/>
                <w:webHidden/>
              </w:rPr>
              <w:fldChar w:fldCharType="end"/>
            </w:r>
          </w:hyperlink>
        </w:p>
        <w:p w14:paraId="64EC0D77" w14:textId="30D80EC5"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66" w:history="1">
            <w:r w:rsidRPr="00975C62">
              <w:rPr>
                <w:rStyle w:val="Hyperlink"/>
                <w:noProof/>
                <w:spacing w:val="-1"/>
                <w:w w:val="102"/>
                <w:lang w:val="ru-RU"/>
              </w:rPr>
              <w:t>20.1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Общие положения</w:t>
            </w:r>
            <w:r>
              <w:rPr>
                <w:noProof/>
                <w:webHidden/>
              </w:rPr>
              <w:tab/>
            </w:r>
            <w:r>
              <w:rPr>
                <w:noProof/>
                <w:webHidden/>
              </w:rPr>
              <w:fldChar w:fldCharType="begin"/>
            </w:r>
            <w:r>
              <w:rPr>
                <w:noProof/>
                <w:webHidden/>
              </w:rPr>
              <w:instrText xml:space="preserve"> PAGEREF _Toc205628166 \h </w:instrText>
            </w:r>
            <w:r>
              <w:rPr>
                <w:noProof/>
                <w:webHidden/>
              </w:rPr>
            </w:r>
            <w:r>
              <w:rPr>
                <w:noProof/>
                <w:webHidden/>
              </w:rPr>
              <w:fldChar w:fldCharType="separate"/>
            </w:r>
            <w:r w:rsidR="00396C87">
              <w:rPr>
                <w:noProof/>
                <w:webHidden/>
              </w:rPr>
              <w:t>84</w:t>
            </w:r>
            <w:r>
              <w:rPr>
                <w:noProof/>
                <w:webHidden/>
              </w:rPr>
              <w:fldChar w:fldCharType="end"/>
            </w:r>
          </w:hyperlink>
        </w:p>
        <w:p w14:paraId="4ECD7B40" w14:textId="0F38439D"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67" w:history="1">
            <w:r w:rsidRPr="00975C62">
              <w:rPr>
                <w:rStyle w:val="Hyperlink"/>
                <w:noProof/>
                <w:spacing w:val="-1"/>
                <w:w w:val="102"/>
                <w:lang w:val="ru-RU"/>
              </w:rPr>
              <w:t>20.2</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Требования к сварке</w:t>
            </w:r>
            <w:r>
              <w:rPr>
                <w:noProof/>
                <w:webHidden/>
              </w:rPr>
              <w:tab/>
            </w:r>
            <w:r>
              <w:rPr>
                <w:noProof/>
                <w:webHidden/>
              </w:rPr>
              <w:fldChar w:fldCharType="begin"/>
            </w:r>
            <w:r>
              <w:rPr>
                <w:noProof/>
                <w:webHidden/>
              </w:rPr>
              <w:instrText xml:space="preserve"> PAGEREF _Toc205628167 \h </w:instrText>
            </w:r>
            <w:r>
              <w:rPr>
                <w:noProof/>
                <w:webHidden/>
              </w:rPr>
            </w:r>
            <w:r>
              <w:rPr>
                <w:noProof/>
                <w:webHidden/>
              </w:rPr>
              <w:fldChar w:fldCharType="separate"/>
            </w:r>
            <w:r w:rsidR="00396C87">
              <w:rPr>
                <w:noProof/>
                <w:webHidden/>
              </w:rPr>
              <w:t>84</w:t>
            </w:r>
            <w:r>
              <w:rPr>
                <w:noProof/>
                <w:webHidden/>
              </w:rPr>
              <w:fldChar w:fldCharType="end"/>
            </w:r>
          </w:hyperlink>
        </w:p>
        <w:p w14:paraId="3BFE2B1B" w14:textId="54ADFC0D"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68" w:history="1">
            <w:r w:rsidRPr="00975C62">
              <w:rPr>
                <w:rStyle w:val="Hyperlink"/>
                <w:noProof/>
                <w:spacing w:val="-1"/>
                <w:w w:val="102"/>
                <w:lang w:val="ru-RU"/>
              </w:rPr>
              <w:t>20.3</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Аттестация</w:t>
            </w:r>
            <w:r w:rsidRPr="00975C62">
              <w:rPr>
                <w:rStyle w:val="Hyperlink"/>
                <w:noProof/>
                <w:spacing w:val="-2"/>
              </w:rPr>
              <w:t xml:space="preserve"> сварочной процедуры</w:t>
            </w:r>
            <w:r>
              <w:rPr>
                <w:noProof/>
                <w:webHidden/>
              </w:rPr>
              <w:tab/>
            </w:r>
            <w:r>
              <w:rPr>
                <w:noProof/>
                <w:webHidden/>
              </w:rPr>
              <w:fldChar w:fldCharType="begin"/>
            </w:r>
            <w:r>
              <w:rPr>
                <w:noProof/>
                <w:webHidden/>
              </w:rPr>
              <w:instrText xml:space="preserve"> PAGEREF _Toc205628168 \h </w:instrText>
            </w:r>
            <w:r>
              <w:rPr>
                <w:noProof/>
                <w:webHidden/>
              </w:rPr>
            </w:r>
            <w:r>
              <w:rPr>
                <w:noProof/>
                <w:webHidden/>
              </w:rPr>
              <w:fldChar w:fldCharType="separate"/>
            </w:r>
            <w:r w:rsidR="00396C87">
              <w:rPr>
                <w:noProof/>
                <w:webHidden/>
              </w:rPr>
              <w:t>84</w:t>
            </w:r>
            <w:r>
              <w:rPr>
                <w:noProof/>
                <w:webHidden/>
              </w:rPr>
              <w:fldChar w:fldCharType="end"/>
            </w:r>
          </w:hyperlink>
        </w:p>
        <w:p w14:paraId="20C87105" w14:textId="14F2E3AD"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69" w:history="1">
            <w:r w:rsidRPr="00975C62">
              <w:rPr>
                <w:rStyle w:val="Hyperlink"/>
                <w:noProof/>
                <w:lang w:val="ru-RU"/>
              </w:rPr>
              <w:t>21</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Предварительный нагрев и контроль температуры между проходами</w:t>
            </w:r>
            <w:r>
              <w:rPr>
                <w:noProof/>
                <w:webHidden/>
              </w:rPr>
              <w:tab/>
            </w:r>
            <w:r>
              <w:rPr>
                <w:noProof/>
                <w:webHidden/>
              </w:rPr>
              <w:fldChar w:fldCharType="begin"/>
            </w:r>
            <w:r>
              <w:rPr>
                <w:noProof/>
                <w:webHidden/>
              </w:rPr>
              <w:instrText xml:space="preserve"> PAGEREF _Toc205628169 \h </w:instrText>
            </w:r>
            <w:r>
              <w:rPr>
                <w:noProof/>
                <w:webHidden/>
              </w:rPr>
            </w:r>
            <w:r>
              <w:rPr>
                <w:noProof/>
                <w:webHidden/>
              </w:rPr>
              <w:fldChar w:fldCharType="separate"/>
            </w:r>
            <w:r w:rsidR="00396C87">
              <w:rPr>
                <w:noProof/>
                <w:webHidden/>
              </w:rPr>
              <w:t>85</w:t>
            </w:r>
            <w:r>
              <w:rPr>
                <w:noProof/>
                <w:webHidden/>
              </w:rPr>
              <w:fldChar w:fldCharType="end"/>
            </w:r>
          </w:hyperlink>
        </w:p>
        <w:p w14:paraId="44A487DC" w14:textId="5948AD7D"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70" w:history="1">
            <w:r w:rsidRPr="00975C62">
              <w:rPr>
                <w:rStyle w:val="Hyperlink"/>
                <w:noProof/>
                <w:spacing w:val="-1"/>
                <w:w w:val="102"/>
                <w:lang w:val="ru-RU"/>
              </w:rPr>
              <w:t>21.1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Техническое обслуживание и мониторинг предварительного нагрева</w:t>
            </w:r>
            <w:r>
              <w:rPr>
                <w:noProof/>
                <w:webHidden/>
              </w:rPr>
              <w:tab/>
            </w:r>
            <w:r>
              <w:rPr>
                <w:noProof/>
                <w:webHidden/>
              </w:rPr>
              <w:fldChar w:fldCharType="begin"/>
            </w:r>
            <w:r>
              <w:rPr>
                <w:noProof/>
                <w:webHidden/>
              </w:rPr>
              <w:instrText xml:space="preserve"> PAGEREF _Toc205628170 \h </w:instrText>
            </w:r>
            <w:r>
              <w:rPr>
                <w:noProof/>
                <w:webHidden/>
              </w:rPr>
            </w:r>
            <w:r>
              <w:rPr>
                <w:noProof/>
                <w:webHidden/>
              </w:rPr>
              <w:fldChar w:fldCharType="separate"/>
            </w:r>
            <w:r w:rsidR="00396C87">
              <w:rPr>
                <w:noProof/>
                <w:webHidden/>
              </w:rPr>
              <w:t>85</w:t>
            </w:r>
            <w:r>
              <w:rPr>
                <w:noProof/>
                <w:webHidden/>
              </w:rPr>
              <w:fldChar w:fldCharType="end"/>
            </w:r>
          </w:hyperlink>
        </w:p>
        <w:p w14:paraId="76FCE1DA" w14:textId="7E53326E"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71" w:history="1">
            <w:r w:rsidRPr="00975C62">
              <w:rPr>
                <w:rStyle w:val="Hyperlink"/>
                <w:noProof/>
                <w:spacing w:val="-1"/>
                <w:w w:val="102"/>
                <w:lang w:val="ru-RU"/>
              </w:rPr>
              <w:t>21.2</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Контроль температуры между проходами</w:t>
            </w:r>
            <w:r>
              <w:rPr>
                <w:noProof/>
                <w:webHidden/>
              </w:rPr>
              <w:tab/>
            </w:r>
            <w:r>
              <w:rPr>
                <w:noProof/>
                <w:webHidden/>
              </w:rPr>
              <w:fldChar w:fldCharType="begin"/>
            </w:r>
            <w:r>
              <w:rPr>
                <w:noProof/>
                <w:webHidden/>
              </w:rPr>
              <w:instrText xml:space="preserve"> PAGEREF _Toc205628171 \h </w:instrText>
            </w:r>
            <w:r>
              <w:rPr>
                <w:noProof/>
                <w:webHidden/>
              </w:rPr>
            </w:r>
            <w:r>
              <w:rPr>
                <w:noProof/>
                <w:webHidden/>
              </w:rPr>
              <w:fldChar w:fldCharType="separate"/>
            </w:r>
            <w:r w:rsidR="00396C87">
              <w:rPr>
                <w:noProof/>
                <w:webHidden/>
              </w:rPr>
              <w:t>87</w:t>
            </w:r>
            <w:r>
              <w:rPr>
                <w:noProof/>
                <w:webHidden/>
              </w:rPr>
              <w:fldChar w:fldCharType="end"/>
            </w:r>
          </w:hyperlink>
        </w:p>
        <w:p w14:paraId="5E716DB7" w14:textId="3EA128AD"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72" w:history="1">
            <w:r w:rsidRPr="00975C62">
              <w:rPr>
                <w:rStyle w:val="Hyperlink"/>
                <w:noProof/>
                <w:spacing w:val="-1"/>
                <w:w w:val="102"/>
                <w:lang w:val="ru-RU"/>
              </w:rPr>
              <w:t>21.3</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Мониторинг методов предварительного нагрева и контроля температуры между проходами</w:t>
            </w:r>
            <w:r>
              <w:rPr>
                <w:noProof/>
                <w:webHidden/>
              </w:rPr>
              <w:tab/>
            </w:r>
            <w:r>
              <w:rPr>
                <w:noProof/>
                <w:webHidden/>
              </w:rPr>
              <w:fldChar w:fldCharType="begin"/>
            </w:r>
            <w:r>
              <w:rPr>
                <w:noProof/>
                <w:webHidden/>
              </w:rPr>
              <w:instrText xml:space="preserve"> PAGEREF _Toc205628172 \h </w:instrText>
            </w:r>
            <w:r>
              <w:rPr>
                <w:noProof/>
                <w:webHidden/>
              </w:rPr>
            </w:r>
            <w:r>
              <w:rPr>
                <w:noProof/>
                <w:webHidden/>
              </w:rPr>
              <w:fldChar w:fldCharType="separate"/>
            </w:r>
            <w:r w:rsidR="00396C87">
              <w:rPr>
                <w:noProof/>
                <w:webHidden/>
              </w:rPr>
              <w:t>87</w:t>
            </w:r>
            <w:r>
              <w:rPr>
                <w:noProof/>
                <w:webHidden/>
              </w:rPr>
              <w:fldChar w:fldCharType="end"/>
            </w:r>
          </w:hyperlink>
        </w:p>
        <w:p w14:paraId="408AF9B2" w14:textId="3A0D57F6"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73" w:history="1">
            <w:r w:rsidRPr="00975C62">
              <w:rPr>
                <w:rStyle w:val="Hyperlink"/>
                <w:noProof/>
              </w:rPr>
              <w:t>22</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Послесварочная</w:t>
            </w:r>
            <w:r w:rsidRPr="00975C62">
              <w:rPr>
                <w:rStyle w:val="Hyperlink"/>
                <w:noProof/>
              </w:rPr>
              <w:t xml:space="preserve"> </w:t>
            </w:r>
            <w:r w:rsidRPr="00975C62">
              <w:rPr>
                <w:rStyle w:val="Hyperlink"/>
                <w:noProof/>
                <w:lang w:val="ru-RU"/>
              </w:rPr>
              <w:t>термообработка</w:t>
            </w:r>
            <w:r>
              <w:rPr>
                <w:noProof/>
                <w:webHidden/>
              </w:rPr>
              <w:tab/>
            </w:r>
            <w:r>
              <w:rPr>
                <w:noProof/>
                <w:webHidden/>
              </w:rPr>
              <w:fldChar w:fldCharType="begin"/>
            </w:r>
            <w:r>
              <w:rPr>
                <w:noProof/>
                <w:webHidden/>
              </w:rPr>
              <w:instrText xml:space="preserve"> PAGEREF _Toc205628173 \h </w:instrText>
            </w:r>
            <w:r>
              <w:rPr>
                <w:noProof/>
                <w:webHidden/>
              </w:rPr>
            </w:r>
            <w:r>
              <w:rPr>
                <w:noProof/>
                <w:webHidden/>
              </w:rPr>
              <w:fldChar w:fldCharType="separate"/>
            </w:r>
            <w:r w:rsidR="00396C87">
              <w:rPr>
                <w:noProof/>
                <w:webHidden/>
              </w:rPr>
              <w:t>88</w:t>
            </w:r>
            <w:r>
              <w:rPr>
                <w:noProof/>
                <w:webHidden/>
              </w:rPr>
              <w:fldChar w:fldCharType="end"/>
            </w:r>
          </w:hyperlink>
        </w:p>
        <w:p w14:paraId="2E99F0F1" w14:textId="33F42D93"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74" w:history="1">
            <w:r w:rsidRPr="00975C62">
              <w:rPr>
                <w:rStyle w:val="Hyperlink"/>
                <w:noProof/>
                <w:spacing w:val="-1"/>
                <w:w w:val="102"/>
                <w:lang w:val="ru-RU"/>
              </w:rPr>
              <w:t>22.1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Метод</w:t>
            </w:r>
            <w:r>
              <w:rPr>
                <w:noProof/>
                <w:webHidden/>
              </w:rPr>
              <w:tab/>
            </w:r>
            <w:r>
              <w:rPr>
                <w:noProof/>
                <w:webHidden/>
              </w:rPr>
              <w:fldChar w:fldCharType="begin"/>
            </w:r>
            <w:r>
              <w:rPr>
                <w:noProof/>
                <w:webHidden/>
              </w:rPr>
              <w:instrText xml:space="preserve"> PAGEREF _Toc205628174 \h </w:instrText>
            </w:r>
            <w:r>
              <w:rPr>
                <w:noProof/>
                <w:webHidden/>
              </w:rPr>
            </w:r>
            <w:r>
              <w:rPr>
                <w:noProof/>
                <w:webHidden/>
              </w:rPr>
              <w:fldChar w:fldCharType="separate"/>
            </w:r>
            <w:r w:rsidR="00396C87">
              <w:rPr>
                <w:noProof/>
                <w:webHidden/>
              </w:rPr>
              <w:t>88</w:t>
            </w:r>
            <w:r>
              <w:rPr>
                <w:noProof/>
                <w:webHidden/>
              </w:rPr>
              <w:fldChar w:fldCharType="end"/>
            </w:r>
          </w:hyperlink>
        </w:p>
        <w:p w14:paraId="62BD07C5" w14:textId="445DAD9F"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75" w:history="1">
            <w:r w:rsidRPr="00975C62">
              <w:rPr>
                <w:rStyle w:val="Hyperlink"/>
                <w:noProof/>
                <w:spacing w:val="-1"/>
                <w:w w:val="102"/>
                <w:lang w:val="ru-RU"/>
              </w:rPr>
              <w:t>22.2</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Требования к термопарам</w:t>
            </w:r>
            <w:r>
              <w:rPr>
                <w:noProof/>
                <w:webHidden/>
              </w:rPr>
              <w:tab/>
            </w:r>
            <w:r>
              <w:rPr>
                <w:noProof/>
                <w:webHidden/>
              </w:rPr>
              <w:fldChar w:fldCharType="begin"/>
            </w:r>
            <w:r>
              <w:rPr>
                <w:noProof/>
                <w:webHidden/>
              </w:rPr>
              <w:instrText xml:space="preserve"> PAGEREF _Toc205628175 \h </w:instrText>
            </w:r>
            <w:r>
              <w:rPr>
                <w:noProof/>
                <w:webHidden/>
              </w:rPr>
            </w:r>
            <w:r>
              <w:rPr>
                <w:noProof/>
                <w:webHidden/>
              </w:rPr>
              <w:fldChar w:fldCharType="separate"/>
            </w:r>
            <w:r w:rsidR="00396C87">
              <w:rPr>
                <w:noProof/>
                <w:webHidden/>
              </w:rPr>
              <w:t>89</w:t>
            </w:r>
            <w:r>
              <w:rPr>
                <w:noProof/>
                <w:webHidden/>
              </w:rPr>
              <w:fldChar w:fldCharType="end"/>
            </w:r>
          </w:hyperlink>
        </w:p>
        <w:p w14:paraId="08DFEF94" w14:textId="52F1AD8A"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92" w:history="1">
            <w:r w:rsidRPr="00975C62">
              <w:rPr>
                <w:rStyle w:val="Hyperlink"/>
                <w:noProof/>
                <w:spacing w:val="-1"/>
                <w:w w:val="102"/>
              </w:rPr>
              <w:t>22.3</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Водородный отжиг</w:t>
            </w:r>
            <w:r>
              <w:rPr>
                <w:noProof/>
                <w:webHidden/>
              </w:rPr>
              <w:tab/>
            </w:r>
            <w:r>
              <w:rPr>
                <w:noProof/>
                <w:webHidden/>
              </w:rPr>
              <w:fldChar w:fldCharType="begin"/>
            </w:r>
            <w:r>
              <w:rPr>
                <w:noProof/>
                <w:webHidden/>
              </w:rPr>
              <w:instrText xml:space="preserve"> PAGEREF _Toc205628192 \h </w:instrText>
            </w:r>
            <w:r>
              <w:rPr>
                <w:noProof/>
                <w:webHidden/>
              </w:rPr>
            </w:r>
            <w:r>
              <w:rPr>
                <w:noProof/>
                <w:webHidden/>
              </w:rPr>
              <w:fldChar w:fldCharType="separate"/>
            </w:r>
            <w:r w:rsidR="00396C87">
              <w:rPr>
                <w:noProof/>
                <w:webHidden/>
              </w:rPr>
              <w:t>90</w:t>
            </w:r>
            <w:r>
              <w:rPr>
                <w:noProof/>
                <w:webHidden/>
              </w:rPr>
              <w:fldChar w:fldCharType="end"/>
            </w:r>
          </w:hyperlink>
        </w:p>
        <w:p w14:paraId="11F6C088" w14:textId="0F8AE624"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93" w:history="1">
            <w:r w:rsidRPr="00975C62">
              <w:rPr>
                <w:rStyle w:val="Hyperlink"/>
                <w:noProof/>
                <w:spacing w:val="-1"/>
                <w:w w:val="102"/>
                <w:lang w:val="ru-RU"/>
              </w:rPr>
              <w:t>22.4</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Промежуточное снятие напряжений и дегидрогенизационная термообработка</w:t>
            </w:r>
            <w:r>
              <w:rPr>
                <w:noProof/>
                <w:webHidden/>
              </w:rPr>
              <w:tab/>
            </w:r>
            <w:r>
              <w:rPr>
                <w:noProof/>
                <w:webHidden/>
              </w:rPr>
              <w:fldChar w:fldCharType="begin"/>
            </w:r>
            <w:r>
              <w:rPr>
                <w:noProof/>
                <w:webHidden/>
              </w:rPr>
              <w:instrText xml:space="preserve"> PAGEREF _Toc205628193 \h </w:instrText>
            </w:r>
            <w:r>
              <w:rPr>
                <w:noProof/>
                <w:webHidden/>
              </w:rPr>
            </w:r>
            <w:r>
              <w:rPr>
                <w:noProof/>
                <w:webHidden/>
              </w:rPr>
              <w:fldChar w:fldCharType="separate"/>
            </w:r>
            <w:r w:rsidR="00396C87">
              <w:rPr>
                <w:noProof/>
                <w:webHidden/>
              </w:rPr>
              <w:t>91</w:t>
            </w:r>
            <w:r>
              <w:rPr>
                <w:noProof/>
                <w:webHidden/>
              </w:rPr>
              <w:fldChar w:fldCharType="end"/>
            </w:r>
          </w:hyperlink>
        </w:p>
        <w:p w14:paraId="4244EAFC" w14:textId="7BF5F22D"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194" w:history="1">
            <w:r w:rsidRPr="00975C62">
              <w:rPr>
                <w:rStyle w:val="Hyperlink"/>
                <w:noProof/>
              </w:rPr>
              <w:t>23</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Экспертиза</w:t>
            </w:r>
            <w:r w:rsidRPr="00975C62">
              <w:rPr>
                <w:rStyle w:val="Hyperlink"/>
                <w:noProof/>
              </w:rPr>
              <w:t xml:space="preserve"> и </w:t>
            </w:r>
            <w:r w:rsidRPr="00975C62">
              <w:rPr>
                <w:rStyle w:val="Hyperlink"/>
                <w:noProof/>
                <w:lang w:val="ru-RU"/>
              </w:rPr>
              <w:t>тестирование</w:t>
            </w:r>
            <w:r>
              <w:rPr>
                <w:noProof/>
                <w:webHidden/>
              </w:rPr>
              <w:tab/>
            </w:r>
            <w:r>
              <w:rPr>
                <w:noProof/>
                <w:webHidden/>
              </w:rPr>
              <w:fldChar w:fldCharType="begin"/>
            </w:r>
            <w:r>
              <w:rPr>
                <w:noProof/>
                <w:webHidden/>
              </w:rPr>
              <w:instrText xml:space="preserve"> PAGEREF _Toc205628194 \h </w:instrText>
            </w:r>
            <w:r>
              <w:rPr>
                <w:noProof/>
                <w:webHidden/>
              </w:rPr>
            </w:r>
            <w:r>
              <w:rPr>
                <w:noProof/>
                <w:webHidden/>
              </w:rPr>
              <w:fldChar w:fldCharType="separate"/>
            </w:r>
            <w:r w:rsidR="00396C87">
              <w:rPr>
                <w:noProof/>
                <w:webHidden/>
              </w:rPr>
              <w:t>91</w:t>
            </w:r>
            <w:r>
              <w:rPr>
                <w:noProof/>
                <w:webHidden/>
              </w:rPr>
              <w:fldChar w:fldCharType="end"/>
            </w:r>
          </w:hyperlink>
        </w:p>
        <w:p w14:paraId="68F7AD9F" w14:textId="52477D6C"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95" w:history="1">
            <w:r w:rsidRPr="00975C62">
              <w:rPr>
                <w:rStyle w:val="Hyperlink"/>
                <w:noProof/>
                <w:spacing w:val="-1"/>
                <w:w w:val="102"/>
                <w:lang w:val="ru-RU"/>
              </w:rPr>
              <w:t>23.1</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Общие положения</w:t>
            </w:r>
            <w:r>
              <w:rPr>
                <w:noProof/>
                <w:webHidden/>
              </w:rPr>
              <w:tab/>
            </w:r>
            <w:r>
              <w:rPr>
                <w:noProof/>
                <w:webHidden/>
              </w:rPr>
              <w:fldChar w:fldCharType="begin"/>
            </w:r>
            <w:r>
              <w:rPr>
                <w:noProof/>
                <w:webHidden/>
              </w:rPr>
              <w:instrText xml:space="preserve"> PAGEREF _Toc205628195 \h </w:instrText>
            </w:r>
            <w:r>
              <w:rPr>
                <w:noProof/>
                <w:webHidden/>
              </w:rPr>
            </w:r>
            <w:r>
              <w:rPr>
                <w:noProof/>
                <w:webHidden/>
              </w:rPr>
              <w:fldChar w:fldCharType="separate"/>
            </w:r>
            <w:r w:rsidR="00396C87">
              <w:rPr>
                <w:noProof/>
                <w:webHidden/>
              </w:rPr>
              <w:t>91</w:t>
            </w:r>
            <w:r>
              <w:rPr>
                <w:noProof/>
                <w:webHidden/>
              </w:rPr>
              <w:fldChar w:fldCharType="end"/>
            </w:r>
          </w:hyperlink>
        </w:p>
        <w:p w14:paraId="00CC9212" w14:textId="6C360837"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96" w:history="1">
            <w:r w:rsidRPr="00975C62">
              <w:rPr>
                <w:rStyle w:val="Hyperlink"/>
                <w:noProof/>
                <w:spacing w:val="-1"/>
                <w:w w:val="102"/>
                <w:lang w:val="ru-RU"/>
              </w:rPr>
              <w:t>23.2</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Визуально-измерительный контроль, контроль проникающими веществами, магнитопорошковый контроль.</w:t>
            </w:r>
            <w:r>
              <w:rPr>
                <w:noProof/>
                <w:webHidden/>
              </w:rPr>
              <w:tab/>
            </w:r>
            <w:r>
              <w:rPr>
                <w:noProof/>
                <w:webHidden/>
              </w:rPr>
              <w:fldChar w:fldCharType="begin"/>
            </w:r>
            <w:r>
              <w:rPr>
                <w:noProof/>
                <w:webHidden/>
              </w:rPr>
              <w:instrText xml:space="preserve"> PAGEREF _Toc205628196 \h </w:instrText>
            </w:r>
            <w:r>
              <w:rPr>
                <w:noProof/>
                <w:webHidden/>
              </w:rPr>
            </w:r>
            <w:r>
              <w:rPr>
                <w:noProof/>
                <w:webHidden/>
              </w:rPr>
              <w:fldChar w:fldCharType="separate"/>
            </w:r>
            <w:r w:rsidR="00396C87">
              <w:rPr>
                <w:noProof/>
                <w:webHidden/>
              </w:rPr>
              <w:t>92</w:t>
            </w:r>
            <w:r>
              <w:rPr>
                <w:noProof/>
                <w:webHidden/>
              </w:rPr>
              <w:fldChar w:fldCharType="end"/>
            </w:r>
          </w:hyperlink>
        </w:p>
        <w:p w14:paraId="430C5FD5" w14:textId="6665C385"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97" w:history="1">
            <w:r w:rsidRPr="00975C62">
              <w:rPr>
                <w:rStyle w:val="Hyperlink"/>
                <w:noProof/>
                <w:spacing w:val="-1"/>
                <w:w w:val="102"/>
                <w:lang w:val="ru-RU"/>
              </w:rPr>
              <w:t>23.3</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Радиографический</w:t>
            </w:r>
            <w:r>
              <w:rPr>
                <w:noProof/>
                <w:webHidden/>
              </w:rPr>
              <w:tab/>
            </w:r>
            <w:r>
              <w:rPr>
                <w:noProof/>
                <w:webHidden/>
              </w:rPr>
              <w:fldChar w:fldCharType="begin"/>
            </w:r>
            <w:r>
              <w:rPr>
                <w:noProof/>
                <w:webHidden/>
              </w:rPr>
              <w:instrText xml:space="preserve"> PAGEREF _Toc205628197 \h </w:instrText>
            </w:r>
            <w:r>
              <w:rPr>
                <w:noProof/>
                <w:webHidden/>
              </w:rPr>
            </w:r>
            <w:r>
              <w:rPr>
                <w:noProof/>
                <w:webHidden/>
              </w:rPr>
              <w:fldChar w:fldCharType="separate"/>
            </w:r>
            <w:r w:rsidR="00396C87">
              <w:rPr>
                <w:noProof/>
                <w:webHidden/>
              </w:rPr>
              <w:t>92</w:t>
            </w:r>
            <w:r>
              <w:rPr>
                <w:noProof/>
                <w:webHidden/>
              </w:rPr>
              <w:fldChar w:fldCharType="end"/>
            </w:r>
          </w:hyperlink>
        </w:p>
        <w:p w14:paraId="4CC5370F" w14:textId="58630960"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98" w:history="1">
            <w:r w:rsidRPr="00975C62">
              <w:rPr>
                <w:rStyle w:val="Hyperlink"/>
                <w:noProof/>
                <w:spacing w:val="-1"/>
                <w:w w:val="102"/>
                <w:lang w:val="ru-RU"/>
              </w:rPr>
              <w:t>23.4</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Ультразвуковое исследование</w:t>
            </w:r>
            <w:r>
              <w:rPr>
                <w:noProof/>
                <w:webHidden/>
              </w:rPr>
              <w:tab/>
            </w:r>
            <w:r>
              <w:rPr>
                <w:noProof/>
                <w:webHidden/>
              </w:rPr>
              <w:fldChar w:fldCharType="begin"/>
            </w:r>
            <w:r>
              <w:rPr>
                <w:noProof/>
                <w:webHidden/>
              </w:rPr>
              <w:instrText xml:space="preserve"> PAGEREF _Toc205628198 \h </w:instrText>
            </w:r>
            <w:r>
              <w:rPr>
                <w:noProof/>
                <w:webHidden/>
              </w:rPr>
            </w:r>
            <w:r>
              <w:rPr>
                <w:noProof/>
                <w:webHidden/>
              </w:rPr>
              <w:fldChar w:fldCharType="separate"/>
            </w:r>
            <w:r w:rsidR="00396C87">
              <w:rPr>
                <w:noProof/>
                <w:webHidden/>
              </w:rPr>
              <w:t>93</w:t>
            </w:r>
            <w:r>
              <w:rPr>
                <w:noProof/>
                <w:webHidden/>
              </w:rPr>
              <w:fldChar w:fldCharType="end"/>
            </w:r>
          </w:hyperlink>
        </w:p>
        <w:p w14:paraId="44DE2718" w14:textId="385966CB"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199" w:history="1">
            <w:r w:rsidRPr="00975C62">
              <w:rPr>
                <w:rStyle w:val="Hyperlink"/>
                <w:noProof/>
                <w:spacing w:val="-1"/>
                <w:w w:val="102"/>
                <w:lang w:val="ru-RU"/>
              </w:rPr>
              <w:t>23.5</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Гидроиспытания</w:t>
            </w:r>
            <w:r>
              <w:rPr>
                <w:noProof/>
                <w:webHidden/>
              </w:rPr>
              <w:tab/>
            </w:r>
            <w:r>
              <w:rPr>
                <w:noProof/>
                <w:webHidden/>
              </w:rPr>
              <w:fldChar w:fldCharType="begin"/>
            </w:r>
            <w:r>
              <w:rPr>
                <w:noProof/>
                <w:webHidden/>
              </w:rPr>
              <w:instrText xml:space="preserve"> PAGEREF _Toc205628199 \h </w:instrText>
            </w:r>
            <w:r>
              <w:rPr>
                <w:noProof/>
                <w:webHidden/>
              </w:rPr>
            </w:r>
            <w:r>
              <w:rPr>
                <w:noProof/>
                <w:webHidden/>
              </w:rPr>
              <w:fldChar w:fldCharType="separate"/>
            </w:r>
            <w:r w:rsidR="00396C87">
              <w:rPr>
                <w:noProof/>
                <w:webHidden/>
              </w:rPr>
              <w:t>94</w:t>
            </w:r>
            <w:r>
              <w:rPr>
                <w:noProof/>
                <w:webHidden/>
              </w:rPr>
              <w:fldChar w:fldCharType="end"/>
            </w:r>
          </w:hyperlink>
        </w:p>
        <w:p w14:paraId="198EAC19" w14:textId="3C9E89ED"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200" w:history="1">
            <w:r w:rsidRPr="00975C62">
              <w:rPr>
                <w:rStyle w:val="Hyperlink"/>
                <w:noProof/>
                <w:spacing w:val="-1"/>
                <w:w w:val="102"/>
                <w:lang w:val="ru-RU"/>
              </w:rPr>
              <w:t>23.6</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rPr>
              <w:t>Пневматические испытания</w:t>
            </w:r>
            <w:r>
              <w:rPr>
                <w:noProof/>
                <w:webHidden/>
              </w:rPr>
              <w:tab/>
            </w:r>
            <w:r>
              <w:rPr>
                <w:noProof/>
                <w:webHidden/>
              </w:rPr>
              <w:fldChar w:fldCharType="begin"/>
            </w:r>
            <w:r>
              <w:rPr>
                <w:noProof/>
                <w:webHidden/>
              </w:rPr>
              <w:instrText xml:space="preserve"> PAGEREF _Toc205628200 \h </w:instrText>
            </w:r>
            <w:r>
              <w:rPr>
                <w:noProof/>
                <w:webHidden/>
              </w:rPr>
            </w:r>
            <w:r>
              <w:rPr>
                <w:noProof/>
                <w:webHidden/>
              </w:rPr>
              <w:fldChar w:fldCharType="separate"/>
            </w:r>
            <w:r w:rsidR="00396C87">
              <w:rPr>
                <w:noProof/>
                <w:webHidden/>
              </w:rPr>
              <w:t>95</w:t>
            </w:r>
            <w:r>
              <w:rPr>
                <w:noProof/>
                <w:webHidden/>
              </w:rPr>
              <w:fldChar w:fldCharType="end"/>
            </w:r>
          </w:hyperlink>
        </w:p>
        <w:p w14:paraId="116CEF89" w14:textId="0393E9D9" w:rsidR="003E0D20" w:rsidRDefault="003E0D20">
          <w:pPr>
            <w:pStyle w:val="TOC2"/>
            <w:tabs>
              <w:tab w:val="left" w:pos="1100"/>
              <w:tab w:val="right" w:leader="dot" w:pos="10609"/>
            </w:tabs>
            <w:rPr>
              <w:rFonts w:asciiTheme="minorHAnsi" w:eastAsiaTheme="minorEastAsia" w:hAnsiTheme="minorHAnsi" w:cstheme="minorBidi"/>
              <w:noProof/>
              <w:kern w:val="2"/>
              <w:sz w:val="24"/>
              <w:szCs w:val="24"/>
              <w14:ligatures w14:val="standardContextual"/>
            </w:rPr>
          </w:pPr>
          <w:hyperlink w:anchor="_Toc205628201" w:history="1">
            <w:r w:rsidRPr="00975C62">
              <w:rPr>
                <w:rStyle w:val="Hyperlink"/>
                <w:noProof/>
                <w:spacing w:val="-1"/>
                <w:w w:val="102"/>
                <w:lang w:val="ru-RU"/>
              </w:rPr>
              <w:t>23.7</w:t>
            </w:r>
            <w:r>
              <w:rPr>
                <w:rFonts w:asciiTheme="minorHAnsi" w:eastAsiaTheme="minorEastAsia" w:hAnsiTheme="minorHAnsi" w:cstheme="minorBidi"/>
                <w:noProof/>
                <w:kern w:val="2"/>
                <w:sz w:val="24"/>
                <w:szCs w:val="24"/>
                <w14:ligatures w14:val="standardContextual"/>
              </w:rPr>
              <w:tab/>
            </w:r>
            <w:r w:rsidRPr="00975C62">
              <w:rPr>
                <w:rStyle w:val="Hyperlink"/>
                <w:noProof/>
                <w:spacing w:val="-2"/>
                <w:lang w:val="ru-RU"/>
              </w:rPr>
              <w:t>Устранение утечек и повторное испытание</w:t>
            </w:r>
            <w:r>
              <w:rPr>
                <w:noProof/>
                <w:webHidden/>
              </w:rPr>
              <w:tab/>
            </w:r>
            <w:r>
              <w:rPr>
                <w:noProof/>
                <w:webHidden/>
              </w:rPr>
              <w:fldChar w:fldCharType="begin"/>
            </w:r>
            <w:r>
              <w:rPr>
                <w:noProof/>
                <w:webHidden/>
              </w:rPr>
              <w:instrText xml:space="preserve"> PAGEREF _Toc205628201 \h </w:instrText>
            </w:r>
            <w:r>
              <w:rPr>
                <w:noProof/>
                <w:webHidden/>
              </w:rPr>
            </w:r>
            <w:r>
              <w:rPr>
                <w:noProof/>
                <w:webHidden/>
              </w:rPr>
              <w:fldChar w:fldCharType="separate"/>
            </w:r>
            <w:r w:rsidR="00396C87">
              <w:rPr>
                <w:noProof/>
                <w:webHidden/>
              </w:rPr>
              <w:t>95</w:t>
            </w:r>
            <w:r>
              <w:rPr>
                <w:noProof/>
                <w:webHidden/>
              </w:rPr>
              <w:fldChar w:fldCharType="end"/>
            </w:r>
          </w:hyperlink>
        </w:p>
        <w:p w14:paraId="1B2E13F1" w14:textId="08C67F58"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202" w:history="1">
            <w:r w:rsidRPr="00975C62">
              <w:rPr>
                <w:rStyle w:val="Hyperlink"/>
                <w:noProof/>
                <w:lang w:val="ru-RU"/>
              </w:rPr>
              <w:t>24</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Контроль химического состава сплавов</w:t>
            </w:r>
            <w:r>
              <w:rPr>
                <w:noProof/>
                <w:webHidden/>
              </w:rPr>
              <w:tab/>
            </w:r>
            <w:r>
              <w:rPr>
                <w:noProof/>
                <w:webHidden/>
              </w:rPr>
              <w:fldChar w:fldCharType="begin"/>
            </w:r>
            <w:r>
              <w:rPr>
                <w:noProof/>
                <w:webHidden/>
              </w:rPr>
              <w:instrText xml:space="preserve"> PAGEREF _Toc205628202 \h </w:instrText>
            </w:r>
            <w:r>
              <w:rPr>
                <w:noProof/>
                <w:webHidden/>
              </w:rPr>
            </w:r>
            <w:r>
              <w:rPr>
                <w:noProof/>
                <w:webHidden/>
              </w:rPr>
              <w:fldChar w:fldCharType="separate"/>
            </w:r>
            <w:r w:rsidR="00396C87">
              <w:rPr>
                <w:noProof/>
                <w:webHidden/>
              </w:rPr>
              <w:t>95</w:t>
            </w:r>
            <w:r>
              <w:rPr>
                <w:noProof/>
                <w:webHidden/>
              </w:rPr>
              <w:fldChar w:fldCharType="end"/>
            </w:r>
          </w:hyperlink>
        </w:p>
        <w:p w14:paraId="51BFCEBB" w14:textId="7978703E"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203" w:history="1">
            <w:r w:rsidRPr="00975C62">
              <w:rPr>
                <w:rStyle w:val="Hyperlink"/>
                <w:noProof/>
              </w:rPr>
              <w:t>25</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Ремонты</w:t>
            </w:r>
            <w:r>
              <w:rPr>
                <w:noProof/>
                <w:webHidden/>
              </w:rPr>
              <w:tab/>
            </w:r>
            <w:r>
              <w:rPr>
                <w:noProof/>
                <w:webHidden/>
              </w:rPr>
              <w:fldChar w:fldCharType="begin"/>
            </w:r>
            <w:r>
              <w:rPr>
                <w:noProof/>
                <w:webHidden/>
              </w:rPr>
              <w:instrText xml:space="preserve"> PAGEREF _Toc205628203 \h </w:instrText>
            </w:r>
            <w:r>
              <w:rPr>
                <w:noProof/>
                <w:webHidden/>
              </w:rPr>
            </w:r>
            <w:r>
              <w:rPr>
                <w:noProof/>
                <w:webHidden/>
              </w:rPr>
              <w:fldChar w:fldCharType="separate"/>
            </w:r>
            <w:r w:rsidR="00396C87">
              <w:rPr>
                <w:noProof/>
                <w:webHidden/>
              </w:rPr>
              <w:t>95</w:t>
            </w:r>
            <w:r>
              <w:rPr>
                <w:noProof/>
                <w:webHidden/>
              </w:rPr>
              <w:fldChar w:fldCharType="end"/>
            </w:r>
          </w:hyperlink>
        </w:p>
        <w:p w14:paraId="466AAF07" w14:textId="18E2A153"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204" w:history="1">
            <w:r w:rsidRPr="00975C62">
              <w:rPr>
                <w:rStyle w:val="Hyperlink"/>
                <w:noProof/>
                <w:lang w:val="ru-RU"/>
              </w:rPr>
              <w:t>26</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Идентификация и знаки</w:t>
            </w:r>
            <w:r>
              <w:rPr>
                <w:noProof/>
                <w:webHidden/>
              </w:rPr>
              <w:tab/>
            </w:r>
            <w:r>
              <w:rPr>
                <w:noProof/>
                <w:webHidden/>
              </w:rPr>
              <w:fldChar w:fldCharType="begin"/>
            </w:r>
            <w:r>
              <w:rPr>
                <w:noProof/>
                <w:webHidden/>
              </w:rPr>
              <w:instrText xml:space="preserve"> PAGEREF _Toc205628204 \h </w:instrText>
            </w:r>
            <w:r>
              <w:rPr>
                <w:noProof/>
                <w:webHidden/>
              </w:rPr>
            </w:r>
            <w:r>
              <w:rPr>
                <w:noProof/>
                <w:webHidden/>
              </w:rPr>
              <w:fldChar w:fldCharType="separate"/>
            </w:r>
            <w:r w:rsidR="00396C87">
              <w:rPr>
                <w:noProof/>
                <w:webHidden/>
              </w:rPr>
              <w:t>97</w:t>
            </w:r>
            <w:r>
              <w:rPr>
                <w:noProof/>
                <w:webHidden/>
              </w:rPr>
              <w:fldChar w:fldCharType="end"/>
            </w:r>
          </w:hyperlink>
        </w:p>
        <w:p w14:paraId="05C98A3F" w14:textId="28CD2C15"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205" w:history="1">
            <w:r w:rsidRPr="00975C62">
              <w:rPr>
                <w:rStyle w:val="Hyperlink"/>
                <w:noProof/>
              </w:rPr>
              <w:t>27</w:t>
            </w:r>
            <w:r>
              <w:rPr>
                <w:rFonts w:asciiTheme="minorHAnsi" w:eastAsiaTheme="minorEastAsia" w:hAnsiTheme="minorHAnsi" w:cstheme="minorBidi"/>
                <w:noProof/>
                <w:kern w:val="2"/>
                <w:sz w:val="24"/>
                <w:szCs w:val="24"/>
                <w14:ligatures w14:val="standardContextual"/>
              </w:rPr>
              <w:tab/>
            </w:r>
            <w:r w:rsidRPr="00975C62">
              <w:rPr>
                <w:rStyle w:val="Hyperlink"/>
                <w:noProof/>
                <w:lang w:val="ru-RU"/>
              </w:rPr>
              <w:t>Документация</w:t>
            </w:r>
            <w:r>
              <w:rPr>
                <w:noProof/>
                <w:webHidden/>
              </w:rPr>
              <w:tab/>
            </w:r>
            <w:r>
              <w:rPr>
                <w:noProof/>
                <w:webHidden/>
              </w:rPr>
              <w:fldChar w:fldCharType="begin"/>
            </w:r>
            <w:r>
              <w:rPr>
                <w:noProof/>
                <w:webHidden/>
              </w:rPr>
              <w:instrText xml:space="preserve"> PAGEREF _Toc205628205 \h </w:instrText>
            </w:r>
            <w:r>
              <w:rPr>
                <w:noProof/>
                <w:webHidden/>
              </w:rPr>
            </w:r>
            <w:r>
              <w:rPr>
                <w:noProof/>
                <w:webHidden/>
              </w:rPr>
              <w:fldChar w:fldCharType="separate"/>
            </w:r>
            <w:r w:rsidR="00396C87">
              <w:rPr>
                <w:noProof/>
                <w:webHidden/>
              </w:rPr>
              <w:t>97</w:t>
            </w:r>
            <w:r>
              <w:rPr>
                <w:noProof/>
                <w:webHidden/>
              </w:rPr>
              <w:fldChar w:fldCharType="end"/>
            </w:r>
          </w:hyperlink>
        </w:p>
        <w:p w14:paraId="1FC9392D" w14:textId="2602E047" w:rsidR="003E0D20" w:rsidRDefault="003E0D20">
          <w:pPr>
            <w:pStyle w:val="TOC1"/>
            <w:tabs>
              <w:tab w:val="left" w:pos="769"/>
              <w:tab w:val="right" w:leader="dot" w:pos="10609"/>
            </w:tabs>
            <w:rPr>
              <w:rFonts w:asciiTheme="minorHAnsi" w:eastAsiaTheme="minorEastAsia" w:hAnsiTheme="minorHAnsi" w:cstheme="minorBidi"/>
              <w:noProof/>
              <w:kern w:val="2"/>
              <w:sz w:val="24"/>
              <w:szCs w:val="24"/>
              <w14:ligatures w14:val="standardContextual"/>
            </w:rPr>
          </w:pPr>
          <w:hyperlink w:anchor="_Toc205628206" w:history="1">
            <w:r w:rsidRPr="00975C62">
              <w:rPr>
                <w:rStyle w:val="Hyperlink"/>
                <w:noProof/>
              </w:rPr>
              <w:t>28</w:t>
            </w:r>
            <w:r>
              <w:rPr>
                <w:rFonts w:asciiTheme="minorHAnsi" w:eastAsiaTheme="minorEastAsia" w:hAnsiTheme="minorHAnsi" w:cstheme="minorBidi"/>
                <w:noProof/>
                <w:kern w:val="2"/>
                <w:sz w:val="24"/>
                <w:szCs w:val="24"/>
                <w14:ligatures w14:val="standardContextual"/>
              </w:rPr>
              <w:tab/>
            </w:r>
            <w:r w:rsidRPr="00975C62">
              <w:rPr>
                <w:rStyle w:val="Hyperlink"/>
                <w:noProof/>
              </w:rPr>
              <w:t>Упаковка для отправк</w:t>
            </w:r>
            <w:r w:rsidRPr="00975C62">
              <w:rPr>
                <w:rStyle w:val="Hyperlink"/>
                <w:noProof/>
                <w:lang w:val="ru-RU"/>
              </w:rPr>
              <w:t>и</w:t>
            </w:r>
            <w:r>
              <w:rPr>
                <w:noProof/>
                <w:webHidden/>
              </w:rPr>
              <w:tab/>
            </w:r>
            <w:r>
              <w:rPr>
                <w:noProof/>
                <w:webHidden/>
              </w:rPr>
              <w:fldChar w:fldCharType="begin"/>
            </w:r>
            <w:r>
              <w:rPr>
                <w:noProof/>
                <w:webHidden/>
              </w:rPr>
              <w:instrText xml:space="preserve"> PAGEREF _Toc205628206 \h </w:instrText>
            </w:r>
            <w:r>
              <w:rPr>
                <w:noProof/>
                <w:webHidden/>
              </w:rPr>
            </w:r>
            <w:r>
              <w:rPr>
                <w:noProof/>
                <w:webHidden/>
              </w:rPr>
              <w:fldChar w:fldCharType="separate"/>
            </w:r>
            <w:r w:rsidR="00396C87">
              <w:rPr>
                <w:noProof/>
                <w:webHidden/>
              </w:rPr>
              <w:t>98</w:t>
            </w:r>
            <w:r>
              <w:rPr>
                <w:noProof/>
                <w:webHidden/>
              </w:rPr>
              <w:fldChar w:fldCharType="end"/>
            </w:r>
          </w:hyperlink>
        </w:p>
        <w:p w14:paraId="45497852" w14:textId="05A34639" w:rsidR="00604050" w:rsidRDefault="00C431E2" w:rsidP="00621478">
          <w:pPr>
            <w:rPr>
              <w:sz w:val="20"/>
              <w:szCs w:val="20"/>
            </w:rPr>
          </w:pPr>
          <w:r w:rsidRPr="0024456A">
            <w:rPr>
              <w:b/>
              <w:bCs/>
              <w:noProof/>
            </w:rPr>
            <w:fldChar w:fldCharType="end"/>
          </w:r>
        </w:p>
        <w:p w14:paraId="6D8E23F8" w14:textId="77777777" w:rsidR="00604050" w:rsidRPr="002B5EEC" w:rsidRDefault="00604050" w:rsidP="00621478">
          <w:pPr>
            <w:rPr>
              <w:sz w:val="20"/>
              <w:szCs w:val="20"/>
              <w:lang w:val="ru-RU"/>
            </w:rPr>
          </w:pPr>
        </w:p>
        <w:p w14:paraId="40BF0C2F" w14:textId="785114C2" w:rsidR="00240ABC" w:rsidRPr="00621478" w:rsidRDefault="002B5EEC" w:rsidP="00621478">
          <w:pPr>
            <w:rPr>
              <w:sz w:val="20"/>
              <w:szCs w:val="20"/>
            </w:rPr>
          </w:pPr>
          <w:r>
            <w:rPr>
              <w:sz w:val="20"/>
              <w:szCs w:val="20"/>
            </w:rPr>
            <w:br w:type="page"/>
          </w:r>
        </w:p>
      </w:sdtContent>
    </w:sdt>
    <w:p w14:paraId="4A5A839C" w14:textId="77777777" w:rsidR="005B0358" w:rsidRPr="002D068D" w:rsidRDefault="00BC0477">
      <w:pPr>
        <w:pStyle w:val="Heading1"/>
        <w:numPr>
          <w:ilvl w:val="0"/>
          <w:numId w:val="78"/>
        </w:numPr>
        <w:spacing w:before="240" w:after="240"/>
        <w:ind w:left="709" w:hanging="709"/>
      </w:pPr>
      <w:bookmarkStart w:id="1" w:name="1___Scope"/>
      <w:bookmarkStart w:id="2" w:name="_Toc205628044"/>
      <w:bookmarkEnd w:id="1"/>
      <w:r w:rsidRPr="002D068D">
        <w:lastRenderedPageBreak/>
        <w:t>Scope</w:t>
      </w:r>
      <w:bookmarkEnd w:id="2"/>
    </w:p>
    <w:p w14:paraId="4A5A839E" w14:textId="4EC6398A" w:rsidR="005B0358" w:rsidRPr="002D068D" w:rsidRDefault="002D068D" w:rsidP="00150DB0">
      <w:pPr>
        <w:pStyle w:val="Heading2"/>
        <w:numPr>
          <w:ilvl w:val="1"/>
          <w:numId w:val="31"/>
        </w:numPr>
        <w:spacing w:before="240" w:after="240"/>
        <w:ind w:left="851" w:hanging="709"/>
      </w:pPr>
      <w:bookmarkStart w:id="3" w:name="_Toc205628045"/>
      <w:r w:rsidRPr="002D068D">
        <w:rPr>
          <w:sz w:val="22"/>
          <w:szCs w:val="22"/>
        </w:rPr>
        <w:t>Scope</w:t>
      </w:r>
      <w:bookmarkEnd w:id="3"/>
    </w:p>
    <w:p w14:paraId="4A5A839F" w14:textId="77777777" w:rsidR="005B0358" w:rsidRPr="00564F27" w:rsidRDefault="00BC0477" w:rsidP="002D068D">
      <w:pPr>
        <w:pStyle w:val="ListParagraph"/>
        <w:numPr>
          <w:ilvl w:val="0"/>
          <w:numId w:val="6"/>
        </w:numPr>
        <w:ind w:left="1134" w:hanging="425"/>
      </w:pPr>
      <w:r w:rsidRPr="00564F27">
        <w:rPr>
          <w:position w:val="2"/>
        </w:rPr>
        <w:t>This</w:t>
      </w:r>
      <w:r w:rsidRPr="00564F27">
        <w:rPr>
          <w:spacing w:val="10"/>
          <w:position w:val="2"/>
        </w:rPr>
        <w:t xml:space="preserve"> </w:t>
      </w:r>
      <w:r w:rsidRPr="00564F27">
        <w:rPr>
          <w:position w:val="2"/>
        </w:rPr>
        <w:t>specification</w:t>
      </w:r>
      <w:r w:rsidRPr="00564F27">
        <w:rPr>
          <w:spacing w:val="11"/>
          <w:position w:val="2"/>
        </w:rPr>
        <w:t xml:space="preserve"> </w:t>
      </w:r>
      <w:r w:rsidRPr="00564F27">
        <w:rPr>
          <w:position w:val="2"/>
        </w:rPr>
        <w:t>supplements</w:t>
      </w:r>
      <w:r w:rsidRPr="00564F27">
        <w:rPr>
          <w:spacing w:val="11"/>
          <w:position w:val="2"/>
        </w:rPr>
        <w:t xml:space="preserve"> </w:t>
      </w:r>
      <w:r w:rsidRPr="00564F27">
        <w:rPr>
          <w:position w:val="2"/>
        </w:rPr>
        <w:t>the</w:t>
      </w:r>
      <w:r w:rsidRPr="00564F27">
        <w:rPr>
          <w:spacing w:val="11"/>
          <w:position w:val="2"/>
        </w:rPr>
        <w:t xml:space="preserve"> </w:t>
      </w:r>
      <w:r w:rsidRPr="00564F27">
        <w:rPr>
          <w:position w:val="2"/>
        </w:rPr>
        <w:t>fabrication</w:t>
      </w:r>
      <w:r w:rsidRPr="00564F27">
        <w:rPr>
          <w:spacing w:val="10"/>
          <w:position w:val="2"/>
        </w:rPr>
        <w:t xml:space="preserve"> </w:t>
      </w:r>
      <w:r w:rsidRPr="00564F27">
        <w:rPr>
          <w:position w:val="2"/>
        </w:rPr>
        <w:t>requirements</w:t>
      </w:r>
      <w:r w:rsidRPr="00564F27">
        <w:rPr>
          <w:spacing w:val="11"/>
          <w:position w:val="2"/>
        </w:rPr>
        <w:t xml:space="preserve"> </w:t>
      </w:r>
      <w:r w:rsidRPr="00564F27">
        <w:rPr>
          <w:position w:val="2"/>
        </w:rPr>
        <w:t>of</w:t>
      </w:r>
      <w:r w:rsidRPr="00564F27">
        <w:rPr>
          <w:spacing w:val="11"/>
          <w:position w:val="2"/>
        </w:rPr>
        <w:t xml:space="preserve"> </w:t>
      </w:r>
      <w:r w:rsidRPr="00564F27">
        <w:rPr>
          <w:position w:val="2"/>
        </w:rPr>
        <w:t>ASME</w:t>
      </w:r>
      <w:r w:rsidRPr="00564F27">
        <w:rPr>
          <w:spacing w:val="11"/>
          <w:position w:val="2"/>
        </w:rPr>
        <w:t xml:space="preserve"> </w:t>
      </w:r>
      <w:r w:rsidRPr="00564F27">
        <w:rPr>
          <w:position w:val="2"/>
        </w:rPr>
        <w:t>B31.1</w:t>
      </w:r>
      <w:r w:rsidRPr="00564F27">
        <w:rPr>
          <w:spacing w:val="11"/>
          <w:position w:val="2"/>
        </w:rPr>
        <w:t xml:space="preserve"> </w:t>
      </w:r>
      <w:r w:rsidRPr="00564F27">
        <w:rPr>
          <w:position w:val="2"/>
        </w:rPr>
        <w:t>and</w:t>
      </w:r>
      <w:r w:rsidRPr="00564F27">
        <w:rPr>
          <w:spacing w:val="10"/>
          <w:position w:val="2"/>
        </w:rPr>
        <w:t xml:space="preserve"> </w:t>
      </w:r>
      <w:r w:rsidRPr="00564F27">
        <w:rPr>
          <w:position w:val="2"/>
        </w:rPr>
        <w:t>ASME</w:t>
      </w:r>
      <w:r w:rsidRPr="00564F27">
        <w:rPr>
          <w:spacing w:val="11"/>
          <w:position w:val="2"/>
        </w:rPr>
        <w:t xml:space="preserve"> </w:t>
      </w:r>
      <w:r w:rsidRPr="00564F27">
        <w:rPr>
          <w:position w:val="2"/>
        </w:rPr>
        <w:t>B31.3</w:t>
      </w:r>
      <w:r w:rsidRPr="00564F27">
        <w:rPr>
          <w:spacing w:val="11"/>
          <w:position w:val="2"/>
        </w:rPr>
        <w:t xml:space="preserve"> </w:t>
      </w:r>
      <w:r w:rsidRPr="00564F27">
        <w:rPr>
          <w:position w:val="2"/>
        </w:rPr>
        <w:t>piping</w:t>
      </w:r>
      <w:r w:rsidRPr="00564F27">
        <w:rPr>
          <w:spacing w:val="11"/>
          <w:position w:val="2"/>
        </w:rPr>
        <w:t xml:space="preserve"> </w:t>
      </w:r>
      <w:r w:rsidRPr="00564F27">
        <w:rPr>
          <w:spacing w:val="-2"/>
          <w:position w:val="2"/>
        </w:rPr>
        <w:t>codes.</w:t>
      </w:r>
    </w:p>
    <w:p w14:paraId="4A5A83A0" w14:textId="0F67EA14" w:rsidR="005B0358" w:rsidRPr="00564F27" w:rsidRDefault="00BC0477" w:rsidP="008D1B7A">
      <w:pPr>
        <w:pStyle w:val="ListParagraph"/>
        <w:numPr>
          <w:ilvl w:val="0"/>
          <w:numId w:val="6"/>
        </w:numPr>
        <w:spacing w:before="120" w:after="120"/>
        <w:ind w:left="1134" w:hanging="425"/>
      </w:pPr>
      <w:r w:rsidRPr="00564F27">
        <w:rPr>
          <w:position w:val="2"/>
        </w:rPr>
        <w:t xml:space="preserve">This specification includes the fabrication and examination of carbon steel, low alloy steel, austenitic stainless </w:t>
      </w:r>
      <w:r w:rsidRPr="00564F27">
        <w:t>steel, duplex</w:t>
      </w:r>
      <w:r w:rsidR="0094540F" w:rsidRPr="00564F27">
        <w:t xml:space="preserve"> </w:t>
      </w:r>
      <w:r w:rsidRPr="00564F27">
        <w:t xml:space="preserve">and </w:t>
      </w:r>
      <w:r w:rsidR="00C513E7" w:rsidRPr="00564F27">
        <w:t>super duplex</w:t>
      </w:r>
      <w:r w:rsidRPr="00564F27">
        <w:t xml:space="preserve"> stainless steel, nickel alloy, titanium, and copper-nickel piping.</w:t>
      </w:r>
    </w:p>
    <w:p w14:paraId="4A5A83A1" w14:textId="77777777" w:rsidR="005B0358" w:rsidRPr="00564F27" w:rsidRDefault="00BC0477" w:rsidP="002D068D">
      <w:pPr>
        <w:pStyle w:val="ListParagraph"/>
        <w:numPr>
          <w:ilvl w:val="0"/>
          <w:numId w:val="6"/>
        </w:numPr>
        <w:spacing w:before="120" w:after="120"/>
        <w:ind w:left="1134" w:hanging="425"/>
      </w:pPr>
      <w:r w:rsidRPr="00564F27">
        <w:rPr>
          <w:position w:val="2"/>
        </w:rPr>
        <w:t>This</w:t>
      </w:r>
      <w:r w:rsidRPr="00564F27">
        <w:rPr>
          <w:spacing w:val="8"/>
          <w:position w:val="2"/>
        </w:rPr>
        <w:t xml:space="preserve"> </w:t>
      </w:r>
      <w:r w:rsidRPr="00564F27">
        <w:rPr>
          <w:position w:val="2"/>
        </w:rPr>
        <w:t>specification</w:t>
      </w:r>
      <w:r w:rsidRPr="00564F27">
        <w:rPr>
          <w:spacing w:val="8"/>
          <w:position w:val="2"/>
        </w:rPr>
        <w:t xml:space="preserve"> </w:t>
      </w:r>
      <w:r w:rsidRPr="00564F27">
        <w:rPr>
          <w:position w:val="2"/>
        </w:rPr>
        <w:t>does</w:t>
      </w:r>
      <w:r w:rsidRPr="00564F27">
        <w:rPr>
          <w:spacing w:val="8"/>
          <w:position w:val="2"/>
        </w:rPr>
        <w:t xml:space="preserve"> </w:t>
      </w:r>
      <w:r w:rsidRPr="00564F27">
        <w:rPr>
          <w:position w:val="2"/>
        </w:rPr>
        <w:t>not</w:t>
      </w:r>
      <w:r w:rsidRPr="00564F27">
        <w:rPr>
          <w:spacing w:val="9"/>
          <w:position w:val="2"/>
        </w:rPr>
        <w:t xml:space="preserve"> </w:t>
      </w:r>
      <w:r w:rsidRPr="00564F27">
        <w:rPr>
          <w:position w:val="2"/>
        </w:rPr>
        <w:t>address</w:t>
      </w:r>
      <w:r w:rsidRPr="00564F27">
        <w:rPr>
          <w:spacing w:val="8"/>
          <w:position w:val="2"/>
        </w:rPr>
        <w:t xml:space="preserve"> </w:t>
      </w:r>
      <w:r w:rsidRPr="00564F27">
        <w:rPr>
          <w:position w:val="2"/>
        </w:rPr>
        <w:t>the</w:t>
      </w:r>
      <w:r w:rsidRPr="00564F27">
        <w:rPr>
          <w:spacing w:val="8"/>
          <w:position w:val="2"/>
        </w:rPr>
        <w:t xml:space="preserve"> </w:t>
      </w:r>
      <w:r w:rsidRPr="00564F27">
        <w:rPr>
          <w:spacing w:val="-2"/>
          <w:position w:val="2"/>
        </w:rPr>
        <w:t>following:</w:t>
      </w:r>
    </w:p>
    <w:p w14:paraId="4A5A83A2" w14:textId="77777777" w:rsidR="005B0358" w:rsidRPr="00564F27" w:rsidRDefault="00BC0477" w:rsidP="002D068D">
      <w:pPr>
        <w:pStyle w:val="ListParagraph"/>
        <w:numPr>
          <w:ilvl w:val="1"/>
          <w:numId w:val="6"/>
        </w:numPr>
        <w:spacing w:before="120"/>
        <w:ind w:left="1418" w:hanging="292"/>
      </w:pPr>
      <w:r w:rsidRPr="00564F27">
        <w:rPr>
          <w:position w:val="2"/>
        </w:rPr>
        <w:t>Hot</w:t>
      </w:r>
      <w:r w:rsidRPr="00564F27">
        <w:rPr>
          <w:spacing w:val="5"/>
          <w:position w:val="2"/>
        </w:rPr>
        <w:t xml:space="preserve"> </w:t>
      </w:r>
      <w:r w:rsidRPr="00564F27">
        <w:rPr>
          <w:position w:val="2"/>
        </w:rPr>
        <w:t>tap</w:t>
      </w:r>
      <w:r w:rsidRPr="00564F27">
        <w:rPr>
          <w:spacing w:val="6"/>
          <w:position w:val="2"/>
        </w:rPr>
        <w:t xml:space="preserve"> </w:t>
      </w:r>
      <w:r w:rsidRPr="00564F27">
        <w:rPr>
          <w:spacing w:val="-2"/>
          <w:position w:val="2"/>
        </w:rPr>
        <w:t>requirements.</w:t>
      </w:r>
    </w:p>
    <w:p w14:paraId="4A5A83A3" w14:textId="77777777" w:rsidR="005B0358" w:rsidRPr="00564F27" w:rsidRDefault="00BC0477" w:rsidP="002D068D">
      <w:pPr>
        <w:pStyle w:val="ListParagraph"/>
        <w:numPr>
          <w:ilvl w:val="1"/>
          <w:numId w:val="6"/>
        </w:numPr>
        <w:spacing w:before="120"/>
        <w:ind w:left="1418" w:hanging="291"/>
      </w:pPr>
      <w:r w:rsidRPr="00564F27">
        <w:rPr>
          <w:position w:val="2"/>
        </w:rPr>
        <w:t>Metallic</w:t>
      </w:r>
      <w:r w:rsidRPr="00564F27">
        <w:rPr>
          <w:spacing w:val="9"/>
          <w:position w:val="2"/>
        </w:rPr>
        <w:t xml:space="preserve"> </w:t>
      </w:r>
      <w:r w:rsidRPr="00564F27">
        <w:rPr>
          <w:position w:val="2"/>
        </w:rPr>
        <w:t>piping</w:t>
      </w:r>
      <w:r w:rsidRPr="00564F27">
        <w:rPr>
          <w:spacing w:val="10"/>
          <w:position w:val="2"/>
        </w:rPr>
        <w:t xml:space="preserve"> </w:t>
      </w:r>
      <w:r w:rsidRPr="00564F27">
        <w:rPr>
          <w:position w:val="2"/>
        </w:rPr>
        <w:t>lined</w:t>
      </w:r>
      <w:r w:rsidRPr="00564F27">
        <w:rPr>
          <w:spacing w:val="10"/>
          <w:position w:val="2"/>
        </w:rPr>
        <w:t xml:space="preserve"> </w:t>
      </w:r>
      <w:r w:rsidRPr="00564F27">
        <w:rPr>
          <w:position w:val="2"/>
        </w:rPr>
        <w:t>with</w:t>
      </w:r>
      <w:r w:rsidRPr="00564F27">
        <w:rPr>
          <w:spacing w:val="10"/>
          <w:position w:val="2"/>
        </w:rPr>
        <w:t xml:space="preserve"> </w:t>
      </w:r>
      <w:r w:rsidRPr="00564F27">
        <w:rPr>
          <w:position w:val="2"/>
        </w:rPr>
        <w:t>non-metallic</w:t>
      </w:r>
      <w:r w:rsidRPr="00564F27">
        <w:rPr>
          <w:spacing w:val="9"/>
          <w:position w:val="2"/>
        </w:rPr>
        <w:t xml:space="preserve"> </w:t>
      </w:r>
      <w:r w:rsidRPr="00564F27">
        <w:rPr>
          <w:spacing w:val="-2"/>
          <w:position w:val="2"/>
        </w:rPr>
        <w:t>materials.</w:t>
      </w:r>
    </w:p>
    <w:p w14:paraId="4A5A83A4" w14:textId="77777777" w:rsidR="005B0358" w:rsidRPr="00564F27" w:rsidRDefault="00BC0477" w:rsidP="002D068D">
      <w:pPr>
        <w:pStyle w:val="ListParagraph"/>
        <w:numPr>
          <w:ilvl w:val="1"/>
          <w:numId w:val="6"/>
        </w:numPr>
        <w:spacing w:before="120"/>
        <w:ind w:left="1418" w:hanging="292"/>
      </w:pPr>
      <w:r w:rsidRPr="00564F27">
        <w:rPr>
          <w:position w:val="2"/>
        </w:rPr>
        <w:t>Special</w:t>
      </w:r>
      <w:r w:rsidRPr="00564F27">
        <w:rPr>
          <w:spacing w:val="7"/>
          <w:position w:val="2"/>
        </w:rPr>
        <w:t xml:space="preserve"> </w:t>
      </w:r>
      <w:r w:rsidRPr="00564F27">
        <w:rPr>
          <w:position w:val="2"/>
        </w:rPr>
        <w:t>fabrication</w:t>
      </w:r>
      <w:r w:rsidRPr="00564F27">
        <w:rPr>
          <w:spacing w:val="9"/>
          <w:position w:val="2"/>
        </w:rPr>
        <w:t xml:space="preserve"> </w:t>
      </w:r>
      <w:r w:rsidRPr="00564F27">
        <w:rPr>
          <w:position w:val="2"/>
        </w:rPr>
        <w:t>requirements</w:t>
      </w:r>
      <w:r w:rsidRPr="00564F27">
        <w:rPr>
          <w:spacing w:val="9"/>
          <w:position w:val="2"/>
        </w:rPr>
        <w:t xml:space="preserve"> </w:t>
      </w:r>
      <w:r w:rsidRPr="00564F27">
        <w:rPr>
          <w:position w:val="2"/>
        </w:rPr>
        <w:t>applicable</w:t>
      </w:r>
      <w:r w:rsidRPr="00564F27">
        <w:rPr>
          <w:spacing w:val="9"/>
          <w:position w:val="2"/>
        </w:rPr>
        <w:t xml:space="preserve"> </w:t>
      </w:r>
      <w:r w:rsidRPr="00564F27">
        <w:rPr>
          <w:position w:val="2"/>
        </w:rPr>
        <w:t>to</w:t>
      </w:r>
      <w:r w:rsidRPr="00564F27">
        <w:rPr>
          <w:spacing w:val="9"/>
          <w:position w:val="2"/>
        </w:rPr>
        <w:t xml:space="preserve"> </w:t>
      </w:r>
      <w:r w:rsidRPr="00564F27">
        <w:rPr>
          <w:position w:val="2"/>
        </w:rPr>
        <w:t>other</w:t>
      </w:r>
      <w:r w:rsidRPr="00564F27">
        <w:rPr>
          <w:spacing w:val="9"/>
          <w:position w:val="2"/>
        </w:rPr>
        <w:t xml:space="preserve"> </w:t>
      </w:r>
      <w:r w:rsidRPr="00564F27">
        <w:rPr>
          <w:position w:val="2"/>
        </w:rPr>
        <w:t>types</w:t>
      </w:r>
      <w:r w:rsidRPr="00564F27">
        <w:rPr>
          <w:spacing w:val="9"/>
          <w:position w:val="2"/>
        </w:rPr>
        <w:t xml:space="preserve"> </w:t>
      </w:r>
      <w:r w:rsidRPr="00564F27">
        <w:rPr>
          <w:position w:val="2"/>
        </w:rPr>
        <w:t>of</w:t>
      </w:r>
      <w:r w:rsidRPr="00564F27">
        <w:rPr>
          <w:spacing w:val="9"/>
          <w:position w:val="2"/>
        </w:rPr>
        <w:t xml:space="preserve"> </w:t>
      </w:r>
      <w:r w:rsidRPr="00564F27">
        <w:rPr>
          <w:spacing w:val="-2"/>
          <w:position w:val="2"/>
        </w:rPr>
        <w:t>materials.</w:t>
      </w:r>
    </w:p>
    <w:p w14:paraId="4A5A83A5" w14:textId="04EFCE57" w:rsidR="005B0358" w:rsidRPr="00564F27" w:rsidRDefault="00BC0477" w:rsidP="002D068D">
      <w:pPr>
        <w:spacing w:before="120"/>
        <w:ind w:left="1134"/>
        <w:rPr>
          <w:i/>
        </w:rPr>
      </w:pPr>
      <w:r w:rsidRPr="00564F27">
        <w:rPr>
          <w:b/>
          <w:i/>
        </w:rPr>
        <w:t>Note:</w:t>
      </w:r>
      <w:r w:rsidRPr="00564F27">
        <w:rPr>
          <w:b/>
          <w:i/>
          <w:spacing w:val="34"/>
        </w:rPr>
        <w:t xml:space="preserve"> </w:t>
      </w:r>
      <w:r w:rsidRPr="00564F27">
        <w:rPr>
          <w:i/>
        </w:rPr>
        <w:t>Consult</w:t>
      </w:r>
      <w:r w:rsidRPr="00564F27">
        <w:rPr>
          <w:i/>
          <w:spacing w:val="9"/>
        </w:rPr>
        <w:t xml:space="preserve"> </w:t>
      </w:r>
      <w:r w:rsidRPr="00564F27">
        <w:rPr>
          <w:i/>
        </w:rPr>
        <w:t>Owner</w:t>
      </w:r>
      <w:r w:rsidRPr="00564F27">
        <w:rPr>
          <w:i/>
          <w:spacing w:val="8"/>
        </w:rPr>
        <w:t xml:space="preserve"> </w:t>
      </w:r>
      <w:r w:rsidRPr="00564F27">
        <w:rPr>
          <w:i/>
        </w:rPr>
        <w:t>for</w:t>
      </w:r>
      <w:r w:rsidRPr="00564F27">
        <w:rPr>
          <w:i/>
          <w:spacing w:val="7"/>
        </w:rPr>
        <w:t xml:space="preserve"> </w:t>
      </w:r>
      <w:r w:rsidRPr="00564F27">
        <w:rPr>
          <w:i/>
        </w:rPr>
        <w:t>special</w:t>
      </w:r>
      <w:r w:rsidRPr="00564F27">
        <w:rPr>
          <w:i/>
          <w:spacing w:val="8"/>
        </w:rPr>
        <w:t xml:space="preserve"> </w:t>
      </w:r>
      <w:r w:rsidRPr="00564F27">
        <w:rPr>
          <w:i/>
        </w:rPr>
        <w:t>requirements</w:t>
      </w:r>
      <w:r w:rsidRPr="00564F27">
        <w:rPr>
          <w:i/>
          <w:spacing w:val="7"/>
        </w:rPr>
        <w:t xml:space="preserve"> </w:t>
      </w:r>
      <w:r w:rsidRPr="00564F27">
        <w:rPr>
          <w:i/>
        </w:rPr>
        <w:t>regarding</w:t>
      </w:r>
      <w:r w:rsidRPr="00564F27">
        <w:rPr>
          <w:i/>
          <w:spacing w:val="8"/>
        </w:rPr>
        <w:t xml:space="preserve"> </w:t>
      </w:r>
      <w:r w:rsidRPr="00564F27">
        <w:rPr>
          <w:i/>
        </w:rPr>
        <w:t>other</w:t>
      </w:r>
      <w:r w:rsidRPr="00564F27">
        <w:rPr>
          <w:i/>
          <w:spacing w:val="8"/>
        </w:rPr>
        <w:t xml:space="preserve"> </w:t>
      </w:r>
      <w:r w:rsidRPr="00564F27">
        <w:rPr>
          <w:i/>
          <w:spacing w:val="-2"/>
        </w:rPr>
        <w:t>metallurgies.</w:t>
      </w:r>
    </w:p>
    <w:p w14:paraId="6400F183" w14:textId="1EE97B23" w:rsidR="00946FB3" w:rsidRPr="00150DB0" w:rsidRDefault="00BC0477" w:rsidP="00150DB0">
      <w:pPr>
        <w:pStyle w:val="ListParagraph"/>
        <w:numPr>
          <w:ilvl w:val="0"/>
          <w:numId w:val="6"/>
        </w:numPr>
        <w:spacing w:before="120"/>
        <w:ind w:left="1134" w:hanging="425"/>
      </w:pPr>
      <w:r w:rsidRPr="00564F27">
        <w:rPr>
          <w:position w:val="2"/>
        </w:rPr>
        <w:t>Pipelines</w:t>
      </w:r>
      <w:r w:rsidRPr="00564F27">
        <w:rPr>
          <w:spacing w:val="8"/>
          <w:position w:val="2"/>
        </w:rPr>
        <w:t xml:space="preserve"> </w:t>
      </w:r>
      <w:r w:rsidRPr="00564F27">
        <w:rPr>
          <w:position w:val="2"/>
        </w:rPr>
        <w:t>are</w:t>
      </w:r>
      <w:r w:rsidRPr="00564F27">
        <w:rPr>
          <w:spacing w:val="8"/>
          <w:position w:val="2"/>
        </w:rPr>
        <w:t xml:space="preserve"> </w:t>
      </w:r>
      <w:r w:rsidRPr="00564F27">
        <w:rPr>
          <w:position w:val="2"/>
        </w:rPr>
        <w:t>specifically</w:t>
      </w:r>
      <w:r w:rsidRPr="00564F27">
        <w:rPr>
          <w:spacing w:val="8"/>
          <w:position w:val="2"/>
        </w:rPr>
        <w:t xml:space="preserve"> </w:t>
      </w:r>
      <w:r w:rsidRPr="00564F27">
        <w:rPr>
          <w:position w:val="2"/>
        </w:rPr>
        <w:t>excluded</w:t>
      </w:r>
      <w:r w:rsidRPr="00564F27">
        <w:rPr>
          <w:spacing w:val="9"/>
          <w:position w:val="2"/>
        </w:rPr>
        <w:t xml:space="preserve"> </w:t>
      </w:r>
      <w:r w:rsidRPr="00564F27">
        <w:rPr>
          <w:position w:val="2"/>
        </w:rPr>
        <w:t>from</w:t>
      </w:r>
      <w:r w:rsidRPr="00564F27">
        <w:rPr>
          <w:spacing w:val="8"/>
          <w:position w:val="2"/>
        </w:rPr>
        <w:t xml:space="preserve"> </w:t>
      </w:r>
      <w:r w:rsidRPr="00564F27">
        <w:rPr>
          <w:position w:val="2"/>
        </w:rPr>
        <w:t>the</w:t>
      </w:r>
      <w:r w:rsidRPr="00564F27">
        <w:rPr>
          <w:spacing w:val="8"/>
          <w:position w:val="2"/>
        </w:rPr>
        <w:t xml:space="preserve"> </w:t>
      </w:r>
      <w:r w:rsidRPr="00564F27">
        <w:rPr>
          <w:position w:val="2"/>
        </w:rPr>
        <w:t>scope</w:t>
      </w:r>
      <w:r w:rsidRPr="00564F27">
        <w:rPr>
          <w:spacing w:val="8"/>
          <w:position w:val="2"/>
        </w:rPr>
        <w:t xml:space="preserve"> </w:t>
      </w:r>
      <w:r w:rsidRPr="00564F27">
        <w:rPr>
          <w:position w:val="2"/>
        </w:rPr>
        <w:t>of</w:t>
      </w:r>
      <w:r w:rsidRPr="00564F27">
        <w:rPr>
          <w:spacing w:val="9"/>
          <w:position w:val="2"/>
        </w:rPr>
        <w:t xml:space="preserve"> </w:t>
      </w:r>
      <w:r w:rsidRPr="00564F27">
        <w:rPr>
          <w:position w:val="2"/>
        </w:rPr>
        <w:t>this</w:t>
      </w:r>
      <w:r w:rsidRPr="00564F27">
        <w:rPr>
          <w:spacing w:val="8"/>
          <w:position w:val="2"/>
        </w:rPr>
        <w:t xml:space="preserve"> </w:t>
      </w:r>
      <w:r w:rsidRPr="00564F27">
        <w:rPr>
          <w:spacing w:val="-2"/>
          <w:position w:val="2"/>
        </w:rPr>
        <w:t>specification.</w:t>
      </w:r>
    </w:p>
    <w:p w14:paraId="4A5A83A9" w14:textId="59728640" w:rsidR="005B0358" w:rsidRPr="002D068D" w:rsidRDefault="00E337FD" w:rsidP="00150DB0">
      <w:pPr>
        <w:pStyle w:val="Heading2"/>
        <w:numPr>
          <w:ilvl w:val="1"/>
          <w:numId w:val="31"/>
        </w:numPr>
        <w:spacing w:before="240" w:after="240"/>
        <w:ind w:left="851" w:hanging="707"/>
      </w:pPr>
      <w:bookmarkStart w:id="4" w:name="_Toc205628046"/>
      <w:r w:rsidRPr="002D068D">
        <w:rPr>
          <w:sz w:val="22"/>
          <w:szCs w:val="22"/>
        </w:rPr>
        <w:t>Conflict R</w:t>
      </w:r>
      <w:r w:rsidR="009F609C" w:rsidRPr="002D068D">
        <w:rPr>
          <w:sz w:val="22"/>
          <w:szCs w:val="22"/>
        </w:rPr>
        <w:t>esolution</w:t>
      </w:r>
      <w:bookmarkEnd w:id="4"/>
    </w:p>
    <w:p w14:paraId="4A5A83AA" w14:textId="3C29651E" w:rsidR="005B0358" w:rsidRPr="00564F27" w:rsidRDefault="00BC0477" w:rsidP="00877F58">
      <w:pPr>
        <w:pStyle w:val="ListParagraph"/>
        <w:numPr>
          <w:ilvl w:val="0"/>
          <w:numId w:val="5"/>
        </w:numPr>
        <w:spacing w:line="307" w:lineRule="auto"/>
        <w:ind w:left="1134" w:hanging="425"/>
      </w:pPr>
      <w:r w:rsidRPr="001205B5">
        <w:rPr>
          <w:color w:val="333333"/>
          <w:position w:val="2"/>
        </w:rPr>
        <w:t>In case of conflict between the applicable ASME codes and this specification, the more stringent document shall</w:t>
      </w:r>
      <w:r w:rsidR="00CC05F6" w:rsidRPr="001205B5">
        <w:rPr>
          <w:color w:val="333333"/>
          <w:position w:val="2"/>
        </w:rPr>
        <w:t xml:space="preserve"> apply</w:t>
      </w:r>
      <w:r w:rsidR="0028076E" w:rsidRPr="001205B5">
        <w:rPr>
          <w:color w:val="333333"/>
          <w:position w:val="2"/>
        </w:rPr>
        <w:t>.</w:t>
      </w:r>
      <w:r w:rsidR="0028076E" w:rsidRPr="001205B5">
        <w:rPr>
          <w:color w:val="333333"/>
        </w:rPr>
        <w:t xml:space="preserve"> </w:t>
      </w:r>
      <w:r w:rsidR="00521D38" w:rsidRPr="001205B5">
        <w:rPr>
          <w:color w:val="333333"/>
        </w:rPr>
        <w:t>Purchasers</w:t>
      </w:r>
      <w:r w:rsidR="00521D38">
        <w:rPr>
          <w:color w:val="333333"/>
        </w:rPr>
        <w:t xml:space="preserve"> </w:t>
      </w:r>
      <w:r w:rsidR="00B81B7C" w:rsidRPr="001205B5">
        <w:rPr>
          <w:color w:val="333333"/>
        </w:rPr>
        <w:t>(</w:t>
      </w:r>
      <w:r w:rsidR="008878B4" w:rsidRPr="001205B5">
        <w:rPr>
          <w:color w:val="333333"/>
        </w:rPr>
        <w:t>TCO</w:t>
      </w:r>
      <w:r w:rsidR="000A29C6" w:rsidRPr="001205B5">
        <w:rPr>
          <w:color w:val="333333"/>
        </w:rPr>
        <w:t>)</w:t>
      </w:r>
      <w:r w:rsidRPr="001205B5">
        <w:rPr>
          <w:color w:val="333333"/>
        </w:rPr>
        <w:t xml:space="preserve"> shall be notified of such conflicts.</w:t>
      </w:r>
    </w:p>
    <w:p w14:paraId="4A5A83AB" w14:textId="4BAB8CF0" w:rsidR="005B0358" w:rsidRPr="001205B5" w:rsidRDefault="00BC0477" w:rsidP="009B3B2A">
      <w:pPr>
        <w:pStyle w:val="ListParagraph"/>
        <w:numPr>
          <w:ilvl w:val="0"/>
          <w:numId w:val="5"/>
        </w:numPr>
        <w:spacing w:before="60" w:line="307" w:lineRule="auto"/>
        <w:ind w:left="1134" w:hanging="425"/>
        <w:rPr>
          <w:color w:val="333333"/>
          <w:position w:val="2"/>
        </w:rPr>
      </w:pPr>
      <w:r w:rsidRPr="001205B5">
        <w:rPr>
          <w:color w:val="333333"/>
          <w:position w:val="2"/>
        </w:rPr>
        <w:t>All proposed exceptions to the requirements of this specification and requests for resolution of requirement</w:t>
      </w:r>
      <w:r w:rsidR="00054030" w:rsidRPr="001205B5">
        <w:rPr>
          <w:sz w:val="24"/>
          <w:szCs w:val="24"/>
        </w:rPr>
        <w:t xml:space="preserve"> </w:t>
      </w:r>
      <w:r w:rsidR="00054030" w:rsidRPr="001205B5">
        <w:rPr>
          <w:color w:val="333333"/>
          <w:position w:val="2"/>
        </w:rPr>
        <w:t xml:space="preserve">conflicts </w:t>
      </w:r>
      <w:r w:rsidR="00521D38" w:rsidRPr="001205B5">
        <w:rPr>
          <w:color w:val="333333"/>
          <w:position w:val="2"/>
        </w:rPr>
        <w:t>shall be</w:t>
      </w:r>
      <w:r w:rsidR="00054030" w:rsidRPr="001205B5">
        <w:rPr>
          <w:color w:val="333333"/>
          <w:position w:val="2"/>
        </w:rPr>
        <w:t xml:space="preserve"> submitted in writing to the Purchaser (TCO) as specified herein.</w:t>
      </w:r>
    </w:p>
    <w:p w14:paraId="4A5A83AC" w14:textId="4B313A85" w:rsidR="005B0358" w:rsidRPr="00564F27" w:rsidRDefault="00BC0477" w:rsidP="002D068D">
      <w:pPr>
        <w:pStyle w:val="ListParagraph"/>
        <w:numPr>
          <w:ilvl w:val="0"/>
          <w:numId w:val="5"/>
        </w:numPr>
        <w:spacing w:before="60"/>
        <w:ind w:left="1134" w:hanging="425"/>
      </w:pPr>
      <w:r w:rsidRPr="00564F27">
        <w:rPr>
          <w:color w:val="333333"/>
          <w:position w:val="2"/>
        </w:rPr>
        <w:t>All</w:t>
      </w:r>
      <w:r w:rsidRPr="00564F27">
        <w:rPr>
          <w:color w:val="333333"/>
          <w:spacing w:val="8"/>
          <w:position w:val="2"/>
        </w:rPr>
        <w:t xml:space="preserve"> </w:t>
      </w:r>
      <w:r w:rsidRPr="00564F27">
        <w:rPr>
          <w:color w:val="333333"/>
          <w:position w:val="2"/>
        </w:rPr>
        <w:t>statements</w:t>
      </w:r>
      <w:r w:rsidRPr="00564F27">
        <w:rPr>
          <w:color w:val="333333"/>
          <w:spacing w:val="9"/>
          <w:position w:val="2"/>
        </w:rPr>
        <w:t xml:space="preserve"> </w:t>
      </w:r>
      <w:r w:rsidRPr="00564F27">
        <w:rPr>
          <w:color w:val="333333"/>
          <w:position w:val="2"/>
        </w:rPr>
        <w:t>herein</w:t>
      </w:r>
      <w:r w:rsidRPr="00564F27">
        <w:rPr>
          <w:color w:val="333333"/>
          <w:spacing w:val="9"/>
          <w:position w:val="2"/>
        </w:rPr>
        <w:t xml:space="preserve"> </w:t>
      </w:r>
      <w:r w:rsidRPr="00564F27">
        <w:rPr>
          <w:color w:val="333333"/>
          <w:position w:val="2"/>
        </w:rPr>
        <w:t>that</w:t>
      </w:r>
      <w:r w:rsidRPr="00564F27">
        <w:rPr>
          <w:color w:val="333333"/>
          <w:spacing w:val="8"/>
          <w:position w:val="2"/>
        </w:rPr>
        <w:t xml:space="preserve"> </w:t>
      </w:r>
      <w:r w:rsidRPr="00564F27">
        <w:rPr>
          <w:color w:val="333333"/>
          <w:position w:val="2"/>
        </w:rPr>
        <w:t>require</w:t>
      </w:r>
      <w:r w:rsidRPr="00564F27">
        <w:rPr>
          <w:color w:val="333333"/>
          <w:spacing w:val="9"/>
          <w:position w:val="2"/>
        </w:rPr>
        <w:t xml:space="preserve"> </w:t>
      </w:r>
      <w:r w:rsidRPr="00564F27">
        <w:rPr>
          <w:color w:val="333333"/>
          <w:position w:val="2"/>
        </w:rPr>
        <w:t>Purchaser</w:t>
      </w:r>
      <w:r w:rsidR="00AF7BB5" w:rsidRPr="00564F27">
        <w:rPr>
          <w:color w:val="333333"/>
          <w:position w:val="2"/>
        </w:rPr>
        <w:t xml:space="preserve"> </w:t>
      </w:r>
      <w:r w:rsidR="00AF7BB5" w:rsidRPr="00564F27">
        <w:rPr>
          <w:color w:val="333333"/>
        </w:rPr>
        <w:t xml:space="preserve">(TCO) </w:t>
      </w:r>
      <w:r w:rsidR="00DD486C" w:rsidRPr="00564F27">
        <w:rPr>
          <w:color w:val="333333"/>
          <w:position w:val="2"/>
        </w:rPr>
        <w:t>review,</w:t>
      </w:r>
      <w:r w:rsidRPr="00564F27">
        <w:rPr>
          <w:color w:val="333333"/>
          <w:spacing w:val="9"/>
          <w:position w:val="2"/>
        </w:rPr>
        <w:t xml:space="preserve"> </w:t>
      </w:r>
      <w:r w:rsidRPr="00564F27">
        <w:rPr>
          <w:color w:val="333333"/>
          <w:position w:val="2"/>
        </w:rPr>
        <w:t>or</w:t>
      </w:r>
      <w:r w:rsidRPr="00564F27">
        <w:rPr>
          <w:color w:val="333333"/>
          <w:spacing w:val="8"/>
          <w:position w:val="2"/>
        </w:rPr>
        <w:t xml:space="preserve"> </w:t>
      </w:r>
      <w:r w:rsidRPr="00564F27">
        <w:rPr>
          <w:color w:val="333333"/>
          <w:position w:val="2"/>
        </w:rPr>
        <w:t>acceptance</w:t>
      </w:r>
      <w:r w:rsidRPr="00564F27">
        <w:rPr>
          <w:color w:val="333333"/>
          <w:spacing w:val="9"/>
          <w:position w:val="2"/>
        </w:rPr>
        <w:t xml:space="preserve"> </w:t>
      </w:r>
      <w:r w:rsidRPr="00564F27">
        <w:rPr>
          <w:color w:val="333333"/>
          <w:position w:val="2"/>
        </w:rPr>
        <w:t>shall</w:t>
      </w:r>
      <w:r w:rsidRPr="00564F27">
        <w:rPr>
          <w:color w:val="333333"/>
          <w:spacing w:val="9"/>
          <w:position w:val="2"/>
        </w:rPr>
        <w:t xml:space="preserve"> </w:t>
      </w:r>
      <w:r w:rsidRPr="00564F27">
        <w:rPr>
          <w:color w:val="333333"/>
          <w:position w:val="2"/>
        </w:rPr>
        <w:t>mean</w:t>
      </w:r>
      <w:r w:rsidRPr="00564F27">
        <w:rPr>
          <w:color w:val="333333"/>
          <w:spacing w:val="8"/>
          <w:position w:val="2"/>
        </w:rPr>
        <w:t xml:space="preserve"> </w:t>
      </w:r>
      <w:r w:rsidRPr="00564F27">
        <w:rPr>
          <w:color w:val="333333"/>
          <w:position w:val="2"/>
        </w:rPr>
        <w:t>written</w:t>
      </w:r>
      <w:r w:rsidRPr="00564F27">
        <w:rPr>
          <w:color w:val="333333"/>
          <w:spacing w:val="9"/>
          <w:position w:val="2"/>
        </w:rPr>
        <w:t xml:space="preserve"> </w:t>
      </w:r>
      <w:r w:rsidRPr="00564F27">
        <w:rPr>
          <w:color w:val="333333"/>
          <w:spacing w:val="-2"/>
          <w:position w:val="2"/>
        </w:rPr>
        <w:t>acceptance.</w:t>
      </w:r>
    </w:p>
    <w:p w14:paraId="4A5A83AF" w14:textId="1830D620" w:rsidR="005B0358" w:rsidRPr="00A05A04" w:rsidRDefault="005E2801" w:rsidP="00A34D4A">
      <w:pPr>
        <w:pStyle w:val="ListParagraph"/>
        <w:numPr>
          <w:ilvl w:val="0"/>
          <w:numId w:val="5"/>
        </w:numPr>
        <w:spacing w:before="60" w:after="240"/>
        <w:ind w:left="1134" w:hanging="425"/>
      </w:pPr>
      <w:r w:rsidRPr="00564F27">
        <w:t>Supplier (Business Partner) shall submit any conflicts among the inquiry documents in writing to Owner (TCO) for resolution.</w:t>
      </w:r>
    </w:p>
    <w:p w14:paraId="4A5A83B1" w14:textId="6E736BA7" w:rsidR="005B0358" w:rsidRPr="001B5E05" w:rsidRDefault="00BC0477" w:rsidP="00150DB0">
      <w:pPr>
        <w:pStyle w:val="Heading1"/>
        <w:spacing w:before="240" w:after="240"/>
      </w:pPr>
      <w:bookmarkStart w:id="5" w:name="2___References"/>
      <w:bookmarkStart w:id="6" w:name="_Toc205628047"/>
      <w:bookmarkEnd w:id="5"/>
      <w:r w:rsidRPr="00F76E6A">
        <w:t>References</w:t>
      </w:r>
      <w:bookmarkEnd w:id="6"/>
    </w:p>
    <w:p w14:paraId="4A5A83B2" w14:textId="77777777" w:rsidR="005B0358" w:rsidRPr="002D068D" w:rsidRDefault="00BC0477" w:rsidP="00150DB0">
      <w:pPr>
        <w:pStyle w:val="Heading2"/>
        <w:numPr>
          <w:ilvl w:val="1"/>
          <w:numId w:val="31"/>
        </w:numPr>
        <w:spacing w:before="240" w:after="240"/>
        <w:ind w:left="851" w:hanging="709"/>
      </w:pPr>
      <w:bookmarkStart w:id="7" w:name="2.1___Owner_Documents"/>
      <w:bookmarkStart w:id="8" w:name="_Toc205628048"/>
      <w:bookmarkStart w:id="9" w:name="_Hlk165786241"/>
      <w:bookmarkEnd w:id="7"/>
      <w:r w:rsidRPr="002D068D">
        <w:rPr>
          <w:sz w:val="22"/>
          <w:szCs w:val="22"/>
        </w:rPr>
        <w:t>Owner</w:t>
      </w:r>
      <w:r w:rsidRPr="002D068D">
        <w:rPr>
          <w:spacing w:val="10"/>
        </w:rPr>
        <w:t xml:space="preserve"> </w:t>
      </w:r>
      <w:r w:rsidRPr="002D068D">
        <w:rPr>
          <w:spacing w:val="-2"/>
          <w:sz w:val="22"/>
          <w:szCs w:val="22"/>
        </w:rPr>
        <w:t>Documents</w:t>
      </w:r>
      <w:bookmarkEnd w:id="8"/>
    </w:p>
    <w:p w14:paraId="4A5A83B4" w14:textId="12798B0D" w:rsidR="005B0358" w:rsidRPr="00262318" w:rsidRDefault="001B7E68" w:rsidP="00263133">
      <w:pPr>
        <w:pStyle w:val="BodyText"/>
        <w:tabs>
          <w:tab w:val="left" w:pos="3780"/>
        </w:tabs>
        <w:spacing w:before="240" w:after="120"/>
        <w:ind w:left="709"/>
        <w:rPr>
          <w:sz w:val="22"/>
          <w:szCs w:val="22"/>
        </w:rPr>
      </w:pPr>
      <w:bookmarkStart w:id="10" w:name="_Hlk179979095"/>
      <w:bookmarkEnd w:id="9"/>
      <w:r w:rsidRPr="00262318">
        <w:rPr>
          <w:sz w:val="22"/>
          <w:szCs w:val="22"/>
        </w:rPr>
        <w:t>L-ST-2023</w:t>
      </w:r>
      <w:bookmarkEnd w:id="10"/>
      <w:r w:rsidR="00BC0477" w:rsidRPr="00262318">
        <w:rPr>
          <w:sz w:val="22"/>
          <w:szCs w:val="22"/>
        </w:rPr>
        <w:tab/>
      </w:r>
      <w:r w:rsidR="00BC0477" w:rsidRPr="00262318">
        <w:rPr>
          <w:spacing w:val="-2"/>
          <w:sz w:val="22"/>
          <w:szCs w:val="22"/>
        </w:rPr>
        <w:t>Galvanizing</w:t>
      </w:r>
      <w:r w:rsidR="00012E19" w:rsidRPr="00262318">
        <w:rPr>
          <w:spacing w:val="-2"/>
          <w:sz w:val="22"/>
          <w:szCs w:val="22"/>
        </w:rPr>
        <w:t xml:space="preserve"> of Fabrica</w:t>
      </w:r>
      <w:r w:rsidR="0086324C" w:rsidRPr="00262318">
        <w:rPr>
          <w:spacing w:val="-2"/>
          <w:sz w:val="22"/>
          <w:szCs w:val="22"/>
        </w:rPr>
        <w:t>ted Pipework</w:t>
      </w:r>
    </w:p>
    <w:p w14:paraId="7B0956DC" w14:textId="49899F9C" w:rsidR="00DB5D04" w:rsidRPr="00262318" w:rsidRDefault="00BC0477" w:rsidP="00263133">
      <w:pPr>
        <w:pStyle w:val="BodyText"/>
        <w:tabs>
          <w:tab w:val="left" w:pos="3780"/>
        </w:tabs>
        <w:spacing w:before="120" w:after="120"/>
        <w:ind w:left="709"/>
        <w:rPr>
          <w:sz w:val="22"/>
          <w:szCs w:val="22"/>
        </w:rPr>
      </w:pPr>
      <w:r w:rsidRPr="00262318">
        <w:rPr>
          <w:spacing w:val="-2"/>
          <w:sz w:val="22"/>
          <w:szCs w:val="22"/>
        </w:rPr>
        <w:t>CPM-SU-5011</w:t>
      </w:r>
      <w:r w:rsidR="008D76D0" w:rsidRPr="00262318">
        <w:rPr>
          <w:spacing w:val="-2"/>
          <w:sz w:val="22"/>
          <w:szCs w:val="22"/>
        </w:rPr>
        <w:t>-TCO</w:t>
      </w:r>
      <w:r w:rsidRPr="00262318">
        <w:rPr>
          <w:sz w:val="22"/>
          <w:szCs w:val="22"/>
        </w:rPr>
        <w:tab/>
        <w:t>Material</w:t>
      </w:r>
      <w:r w:rsidR="00954358" w:rsidRPr="00262318">
        <w:rPr>
          <w:sz w:val="22"/>
          <w:szCs w:val="22"/>
        </w:rPr>
        <w:t>s</w:t>
      </w:r>
      <w:r w:rsidRPr="00262318">
        <w:rPr>
          <w:sz w:val="22"/>
          <w:szCs w:val="22"/>
        </w:rPr>
        <w:t xml:space="preserve"> and Fabrication Requirements for Duplex </w:t>
      </w:r>
      <w:r w:rsidR="007654C3" w:rsidRPr="00262318">
        <w:rPr>
          <w:sz w:val="22"/>
          <w:szCs w:val="22"/>
        </w:rPr>
        <w:t>Stainless</w:t>
      </w:r>
      <w:r w:rsidR="00954358" w:rsidRPr="00262318">
        <w:rPr>
          <w:sz w:val="22"/>
          <w:szCs w:val="22"/>
        </w:rPr>
        <w:t xml:space="preserve"> </w:t>
      </w:r>
      <w:r w:rsidR="007654C3" w:rsidRPr="00262318">
        <w:rPr>
          <w:sz w:val="22"/>
          <w:szCs w:val="22"/>
        </w:rPr>
        <w:t>Steel</w:t>
      </w:r>
      <w:r w:rsidRPr="00262318">
        <w:rPr>
          <w:sz w:val="22"/>
          <w:szCs w:val="22"/>
        </w:rPr>
        <w:t xml:space="preserve"> </w:t>
      </w:r>
    </w:p>
    <w:p w14:paraId="4A5A83B5" w14:textId="7A7FB2DD" w:rsidR="005B0358" w:rsidRPr="00262318" w:rsidRDefault="00BC0477" w:rsidP="00263133">
      <w:pPr>
        <w:pStyle w:val="BodyText"/>
        <w:tabs>
          <w:tab w:val="left" w:pos="3780"/>
        </w:tabs>
        <w:spacing w:before="120" w:after="120"/>
        <w:ind w:left="709"/>
        <w:rPr>
          <w:sz w:val="22"/>
          <w:szCs w:val="22"/>
        </w:rPr>
      </w:pPr>
      <w:r w:rsidRPr="00262318">
        <w:rPr>
          <w:color w:val="333333"/>
          <w:spacing w:val="-2"/>
          <w:sz w:val="22"/>
          <w:szCs w:val="22"/>
        </w:rPr>
        <w:t>CPM-SU-5013</w:t>
      </w:r>
      <w:r w:rsidR="008D76D0" w:rsidRPr="00262318">
        <w:rPr>
          <w:color w:val="333333"/>
          <w:spacing w:val="-2"/>
          <w:sz w:val="22"/>
          <w:szCs w:val="22"/>
        </w:rPr>
        <w:t>-TCO</w:t>
      </w:r>
      <w:r w:rsidRPr="00262318">
        <w:rPr>
          <w:color w:val="333333"/>
          <w:sz w:val="22"/>
          <w:szCs w:val="22"/>
        </w:rPr>
        <w:tab/>
      </w:r>
      <w:r w:rsidR="005A1112" w:rsidRPr="00262318">
        <w:rPr>
          <w:color w:val="333333"/>
          <w:sz w:val="22"/>
          <w:szCs w:val="22"/>
        </w:rPr>
        <w:t>Nickel Alloys Piping System and Equipment Fabrication</w:t>
      </w:r>
    </w:p>
    <w:p w14:paraId="151E6992" w14:textId="52F44989" w:rsidR="00FC4AFF" w:rsidRPr="00262318" w:rsidRDefault="00BC0477" w:rsidP="00263133">
      <w:pPr>
        <w:pStyle w:val="BodyText"/>
        <w:tabs>
          <w:tab w:val="left" w:pos="3780"/>
        </w:tabs>
        <w:spacing w:before="120" w:after="120"/>
        <w:ind w:left="709"/>
        <w:rPr>
          <w:color w:val="333333"/>
          <w:sz w:val="22"/>
          <w:szCs w:val="22"/>
        </w:rPr>
      </w:pPr>
      <w:r w:rsidRPr="00262318">
        <w:rPr>
          <w:color w:val="333333"/>
          <w:spacing w:val="-2"/>
          <w:sz w:val="22"/>
          <w:szCs w:val="22"/>
        </w:rPr>
        <w:t>CPM-PU-5074</w:t>
      </w:r>
      <w:r w:rsidR="008D76D0" w:rsidRPr="00262318">
        <w:rPr>
          <w:color w:val="333333"/>
          <w:spacing w:val="-2"/>
          <w:sz w:val="22"/>
          <w:szCs w:val="22"/>
        </w:rPr>
        <w:t>-TCO</w:t>
      </w:r>
      <w:r w:rsidRPr="00262318">
        <w:rPr>
          <w:color w:val="333333"/>
          <w:sz w:val="22"/>
          <w:szCs w:val="22"/>
        </w:rPr>
        <w:tab/>
      </w:r>
      <w:r w:rsidRPr="00262318">
        <w:rPr>
          <w:color w:val="333333"/>
          <w:spacing w:val="-42"/>
          <w:sz w:val="22"/>
          <w:szCs w:val="22"/>
        </w:rPr>
        <w:t xml:space="preserve"> </w:t>
      </w:r>
      <w:r w:rsidR="00FE5766" w:rsidRPr="00262318">
        <w:rPr>
          <w:color w:val="333333"/>
          <w:sz w:val="22"/>
          <w:szCs w:val="22"/>
        </w:rPr>
        <w:t>Positive material</w:t>
      </w:r>
      <w:r w:rsidR="004A3857" w:rsidRPr="00262318">
        <w:rPr>
          <w:color w:val="333333"/>
          <w:sz w:val="22"/>
          <w:szCs w:val="22"/>
        </w:rPr>
        <w:t xml:space="preserve"> identification program for sour</w:t>
      </w:r>
      <w:r w:rsidR="0048554E" w:rsidRPr="00262318">
        <w:rPr>
          <w:color w:val="333333"/>
          <w:sz w:val="22"/>
          <w:szCs w:val="22"/>
        </w:rPr>
        <w:t>ce PMI</w:t>
      </w:r>
      <w:r w:rsidRPr="00262318">
        <w:rPr>
          <w:color w:val="333333"/>
          <w:sz w:val="22"/>
          <w:szCs w:val="22"/>
        </w:rPr>
        <w:t xml:space="preserve"> </w:t>
      </w:r>
    </w:p>
    <w:p w14:paraId="4A5A83B6" w14:textId="549BC6E5" w:rsidR="005B0358" w:rsidRPr="00262318" w:rsidRDefault="00BC0477" w:rsidP="00263133">
      <w:pPr>
        <w:pStyle w:val="BodyText"/>
        <w:tabs>
          <w:tab w:val="left" w:pos="3780"/>
        </w:tabs>
        <w:spacing w:before="120" w:after="120"/>
        <w:ind w:left="709"/>
        <w:rPr>
          <w:sz w:val="22"/>
          <w:szCs w:val="22"/>
        </w:rPr>
      </w:pPr>
      <w:r w:rsidRPr="00262318">
        <w:rPr>
          <w:color w:val="333333"/>
          <w:spacing w:val="-2"/>
          <w:sz w:val="22"/>
          <w:szCs w:val="22"/>
        </w:rPr>
        <w:t>CPM-SU-5244</w:t>
      </w:r>
      <w:r w:rsidR="003900F2" w:rsidRPr="00262318">
        <w:rPr>
          <w:color w:val="333333"/>
          <w:spacing w:val="-2"/>
          <w:sz w:val="22"/>
          <w:szCs w:val="22"/>
        </w:rPr>
        <w:t>-TCO</w:t>
      </w:r>
      <w:r w:rsidRPr="00262318">
        <w:rPr>
          <w:color w:val="333333"/>
          <w:sz w:val="22"/>
          <w:szCs w:val="22"/>
        </w:rPr>
        <w:tab/>
        <w:t>Preservation of New Equipment</w:t>
      </w:r>
      <w:r w:rsidR="00551E7B" w:rsidRPr="00262318">
        <w:rPr>
          <w:color w:val="333333"/>
          <w:sz w:val="22"/>
          <w:szCs w:val="22"/>
        </w:rPr>
        <w:t xml:space="preserve"> during </w:t>
      </w:r>
      <w:r w:rsidR="0015324D" w:rsidRPr="00262318">
        <w:rPr>
          <w:color w:val="333333"/>
          <w:sz w:val="22"/>
          <w:szCs w:val="22"/>
        </w:rPr>
        <w:t>T</w:t>
      </w:r>
      <w:r w:rsidR="00551E7B" w:rsidRPr="00262318">
        <w:rPr>
          <w:color w:val="333333"/>
          <w:sz w:val="22"/>
          <w:szCs w:val="22"/>
        </w:rPr>
        <w:t>ransportation</w:t>
      </w:r>
      <w:r w:rsidR="0015324D" w:rsidRPr="00262318">
        <w:rPr>
          <w:color w:val="333333"/>
          <w:sz w:val="22"/>
          <w:szCs w:val="22"/>
        </w:rPr>
        <w:t xml:space="preserve"> and Storage</w:t>
      </w:r>
    </w:p>
    <w:p w14:paraId="4A5A83B7" w14:textId="3EF6F51A" w:rsidR="005B0358" w:rsidRPr="00262318" w:rsidRDefault="00BC0477" w:rsidP="00263133">
      <w:pPr>
        <w:pStyle w:val="BodyText"/>
        <w:tabs>
          <w:tab w:val="left" w:pos="3780"/>
        </w:tabs>
        <w:spacing w:before="120" w:after="120"/>
        <w:ind w:left="709"/>
        <w:rPr>
          <w:sz w:val="22"/>
          <w:szCs w:val="22"/>
        </w:rPr>
      </w:pPr>
      <w:r w:rsidRPr="00262318">
        <w:rPr>
          <w:sz w:val="22"/>
          <w:szCs w:val="22"/>
        </w:rPr>
        <w:t>ICM-SU-</w:t>
      </w:r>
      <w:r w:rsidRPr="00262318">
        <w:rPr>
          <w:spacing w:val="-4"/>
          <w:sz w:val="22"/>
          <w:szCs w:val="22"/>
        </w:rPr>
        <w:t>5139</w:t>
      </w:r>
      <w:r w:rsidR="003900F2" w:rsidRPr="00262318">
        <w:rPr>
          <w:spacing w:val="-4"/>
          <w:sz w:val="22"/>
          <w:szCs w:val="22"/>
        </w:rPr>
        <w:t>-TCO</w:t>
      </w:r>
      <w:r w:rsidRPr="00262318">
        <w:rPr>
          <w:sz w:val="22"/>
          <w:szCs w:val="22"/>
        </w:rPr>
        <w:tab/>
      </w:r>
      <w:r w:rsidR="00620D2A" w:rsidRPr="00262318">
        <w:rPr>
          <w:sz w:val="22"/>
          <w:szCs w:val="22"/>
        </w:rPr>
        <w:t xml:space="preserve">Installation, </w:t>
      </w:r>
      <w:r w:rsidR="007523A0" w:rsidRPr="00262318">
        <w:rPr>
          <w:sz w:val="22"/>
          <w:szCs w:val="22"/>
        </w:rPr>
        <w:t>Inspection, Testing,</w:t>
      </w:r>
      <w:r w:rsidR="0016115F" w:rsidRPr="00262318">
        <w:rPr>
          <w:sz w:val="22"/>
          <w:szCs w:val="22"/>
        </w:rPr>
        <w:t xml:space="preserve"> and </w:t>
      </w:r>
      <w:r w:rsidR="00BA29F9" w:rsidRPr="00262318">
        <w:rPr>
          <w:sz w:val="22"/>
          <w:szCs w:val="22"/>
        </w:rPr>
        <w:t>C</w:t>
      </w:r>
      <w:r w:rsidR="0016115F" w:rsidRPr="00262318">
        <w:rPr>
          <w:sz w:val="22"/>
          <w:szCs w:val="22"/>
        </w:rPr>
        <w:t>ommissioning</w:t>
      </w:r>
      <w:r w:rsidR="00BA29F9" w:rsidRPr="00262318">
        <w:rPr>
          <w:sz w:val="22"/>
          <w:szCs w:val="22"/>
        </w:rPr>
        <w:t xml:space="preserve"> of</w:t>
      </w:r>
      <w:r w:rsidR="0016115F" w:rsidRPr="00262318">
        <w:rPr>
          <w:sz w:val="22"/>
          <w:szCs w:val="22"/>
        </w:rPr>
        <w:t xml:space="preserve"> </w:t>
      </w:r>
      <w:r w:rsidRPr="00262318">
        <w:rPr>
          <w:sz w:val="22"/>
          <w:szCs w:val="22"/>
        </w:rPr>
        <w:t>Instrumentation</w:t>
      </w:r>
    </w:p>
    <w:p w14:paraId="4A5A83B8" w14:textId="3E6FFF71" w:rsidR="005B0358" w:rsidRPr="00262318" w:rsidRDefault="00BC0477" w:rsidP="00263133">
      <w:pPr>
        <w:pStyle w:val="BodyText"/>
        <w:tabs>
          <w:tab w:val="left" w:pos="3780"/>
        </w:tabs>
        <w:spacing w:before="120" w:after="120"/>
        <w:ind w:left="709"/>
        <w:rPr>
          <w:sz w:val="22"/>
          <w:szCs w:val="22"/>
        </w:rPr>
      </w:pPr>
      <w:r w:rsidRPr="00262318">
        <w:rPr>
          <w:sz w:val="22"/>
          <w:szCs w:val="22"/>
        </w:rPr>
        <w:t>PCR-PU-</w:t>
      </w:r>
      <w:r w:rsidRPr="00262318">
        <w:rPr>
          <w:spacing w:val="-4"/>
          <w:sz w:val="22"/>
          <w:szCs w:val="22"/>
        </w:rPr>
        <w:t>6239</w:t>
      </w:r>
      <w:r w:rsidR="003900F2" w:rsidRPr="00262318">
        <w:rPr>
          <w:spacing w:val="-4"/>
          <w:sz w:val="22"/>
          <w:szCs w:val="22"/>
        </w:rPr>
        <w:t>-TCO</w:t>
      </w:r>
      <w:r w:rsidRPr="00262318">
        <w:rPr>
          <w:sz w:val="22"/>
          <w:szCs w:val="22"/>
        </w:rPr>
        <w:tab/>
        <w:t>Field</w:t>
      </w:r>
      <w:r w:rsidRPr="00262318">
        <w:rPr>
          <w:spacing w:val="7"/>
          <w:sz w:val="22"/>
          <w:szCs w:val="22"/>
        </w:rPr>
        <w:t xml:space="preserve"> </w:t>
      </w:r>
      <w:r w:rsidRPr="00262318">
        <w:rPr>
          <w:sz w:val="22"/>
          <w:szCs w:val="22"/>
        </w:rPr>
        <w:t>Post</w:t>
      </w:r>
      <w:r w:rsidRPr="00262318">
        <w:rPr>
          <w:spacing w:val="8"/>
          <w:sz w:val="22"/>
          <w:szCs w:val="22"/>
        </w:rPr>
        <w:t xml:space="preserve"> </w:t>
      </w:r>
      <w:r w:rsidRPr="00262318">
        <w:rPr>
          <w:sz w:val="22"/>
          <w:szCs w:val="22"/>
        </w:rPr>
        <w:t>Weld</w:t>
      </w:r>
      <w:r w:rsidRPr="00262318">
        <w:rPr>
          <w:spacing w:val="8"/>
          <w:sz w:val="22"/>
          <w:szCs w:val="22"/>
        </w:rPr>
        <w:t xml:space="preserve"> </w:t>
      </w:r>
      <w:r w:rsidRPr="00262318">
        <w:rPr>
          <w:sz w:val="22"/>
          <w:szCs w:val="22"/>
        </w:rPr>
        <w:t>Heat</w:t>
      </w:r>
      <w:r w:rsidRPr="00262318">
        <w:rPr>
          <w:spacing w:val="7"/>
          <w:sz w:val="22"/>
          <w:szCs w:val="22"/>
        </w:rPr>
        <w:t xml:space="preserve"> </w:t>
      </w:r>
      <w:r w:rsidRPr="00262318">
        <w:rPr>
          <w:spacing w:val="-2"/>
          <w:sz w:val="22"/>
          <w:szCs w:val="22"/>
        </w:rPr>
        <w:t>Treating</w:t>
      </w:r>
    </w:p>
    <w:p w14:paraId="26CA6428" w14:textId="773F00EF" w:rsidR="00FC4AFF" w:rsidRPr="00262318" w:rsidRDefault="00BC0477" w:rsidP="00263133">
      <w:pPr>
        <w:pStyle w:val="BodyText"/>
        <w:tabs>
          <w:tab w:val="left" w:pos="3780"/>
        </w:tabs>
        <w:spacing w:before="120" w:after="120"/>
        <w:ind w:left="709"/>
        <w:rPr>
          <w:sz w:val="22"/>
          <w:szCs w:val="22"/>
        </w:rPr>
      </w:pPr>
      <w:r w:rsidRPr="00262318">
        <w:rPr>
          <w:spacing w:val="-2"/>
          <w:sz w:val="22"/>
          <w:szCs w:val="22"/>
        </w:rPr>
        <w:t>PIM-SU-3541</w:t>
      </w:r>
      <w:r w:rsidR="003900F2" w:rsidRPr="00262318">
        <w:rPr>
          <w:spacing w:val="-2"/>
          <w:sz w:val="22"/>
          <w:szCs w:val="22"/>
        </w:rPr>
        <w:t>-TCO</w:t>
      </w:r>
      <w:r w:rsidRPr="00262318">
        <w:rPr>
          <w:sz w:val="22"/>
          <w:szCs w:val="22"/>
        </w:rPr>
        <w:tab/>
        <w:t>Hydro</w:t>
      </w:r>
      <w:r w:rsidR="00EF0D0D" w:rsidRPr="00262318">
        <w:rPr>
          <w:sz w:val="22"/>
          <w:szCs w:val="22"/>
        </w:rPr>
        <w:t>testing</w:t>
      </w:r>
      <w:r w:rsidR="00E15109" w:rsidRPr="00262318">
        <w:rPr>
          <w:sz w:val="22"/>
          <w:szCs w:val="22"/>
        </w:rPr>
        <w:t xml:space="preserve"> of Onshore </w:t>
      </w:r>
      <w:r w:rsidRPr="00262318">
        <w:rPr>
          <w:sz w:val="22"/>
          <w:szCs w:val="22"/>
        </w:rPr>
        <w:t xml:space="preserve">Piping Systems </w:t>
      </w:r>
    </w:p>
    <w:p w14:paraId="73B7F4F1" w14:textId="1EFABC84" w:rsidR="00B95CD8" w:rsidRPr="00262318" w:rsidRDefault="00BC0477" w:rsidP="00263133">
      <w:pPr>
        <w:pStyle w:val="BodyText"/>
        <w:tabs>
          <w:tab w:val="left" w:pos="3780"/>
        </w:tabs>
        <w:spacing w:before="120" w:after="120"/>
        <w:ind w:left="709"/>
        <w:rPr>
          <w:sz w:val="22"/>
          <w:szCs w:val="22"/>
        </w:rPr>
      </w:pPr>
      <w:r w:rsidRPr="00262318">
        <w:rPr>
          <w:spacing w:val="-2"/>
          <w:sz w:val="22"/>
          <w:szCs w:val="22"/>
        </w:rPr>
        <w:t>PIM-SU-5104</w:t>
      </w:r>
      <w:r w:rsidR="003900F2" w:rsidRPr="00262318">
        <w:rPr>
          <w:spacing w:val="-2"/>
          <w:sz w:val="22"/>
          <w:szCs w:val="22"/>
        </w:rPr>
        <w:t>-TCO</w:t>
      </w:r>
      <w:r w:rsidRPr="00262318">
        <w:rPr>
          <w:sz w:val="22"/>
          <w:szCs w:val="22"/>
        </w:rPr>
        <w:tab/>
        <w:t>Valve Purchase</w:t>
      </w:r>
    </w:p>
    <w:p w14:paraId="079301E6" w14:textId="1BBC34AD" w:rsidR="003D5683" w:rsidRPr="00262318" w:rsidRDefault="00B95CD8" w:rsidP="00263133">
      <w:pPr>
        <w:pStyle w:val="BodyText"/>
        <w:tabs>
          <w:tab w:val="left" w:pos="3780"/>
        </w:tabs>
        <w:spacing w:before="120" w:after="120"/>
        <w:ind w:left="709"/>
        <w:rPr>
          <w:sz w:val="22"/>
          <w:szCs w:val="22"/>
        </w:rPr>
      </w:pPr>
      <w:r w:rsidRPr="00262318">
        <w:rPr>
          <w:sz w:val="22"/>
          <w:szCs w:val="22"/>
        </w:rPr>
        <w:t>PIM-SU-</w:t>
      </w:r>
      <w:r w:rsidRPr="00262318">
        <w:rPr>
          <w:spacing w:val="-4"/>
          <w:sz w:val="22"/>
          <w:szCs w:val="22"/>
        </w:rPr>
        <w:t>5112</w:t>
      </w:r>
      <w:r w:rsidR="003900F2" w:rsidRPr="00262318">
        <w:rPr>
          <w:spacing w:val="-4"/>
          <w:sz w:val="22"/>
          <w:szCs w:val="22"/>
        </w:rPr>
        <w:t>-TCO</w:t>
      </w:r>
      <w:r w:rsidRPr="00262318">
        <w:rPr>
          <w:sz w:val="22"/>
          <w:szCs w:val="22"/>
        </w:rPr>
        <w:tab/>
      </w:r>
      <w:bookmarkStart w:id="11" w:name="_Hlk166929391"/>
      <w:r w:rsidRPr="00262318">
        <w:rPr>
          <w:sz w:val="22"/>
          <w:szCs w:val="22"/>
        </w:rPr>
        <w:t>Piping</w:t>
      </w:r>
      <w:r w:rsidRPr="00262318">
        <w:rPr>
          <w:spacing w:val="8"/>
          <w:sz w:val="22"/>
          <w:szCs w:val="22"/>
        </w:rPr>
        <w:t xml:space="preserve"> </w:t>
      </w:r>
      <w:r w:rsidRPr="00262318">
        <w:rPr>
          <w:sz w:val="22"/>
          <w:szCs w:val="22"/>
        </w:rPr>
        <w:t>Material</w:t>
      </w:r>
      <w:r w:rsidRPr="00262318">
        <w:rPr>
          <w:spacing w:val="9"/>
          <w:sz w:val="22"/>
          <w:szCs w:val="22"/>
        </w:rPr>
        <w:t xml:space="preserve"> </w:t>
      </w:r>
      <w:r w:rsidR="003716A9" w:rsidRPr="00262318">
        <w:rPr>
          <w:spacing w:val="9"/>
          <w:sz w:val="22"/>
          <w:szCs w:val="22"/>
        </w:rPr>
        <w:t xml:space="preserve">Line </w:t>
      </w:r>
      <w:r w:rsidRPr="00262318">
        <w:rPr>
          <w:sz w:val="22"/>
          <w:szCs w:val="22"/>
        </w:rPr>
        <w:t>Classes</w:t>
      </w:r>
      <w:bookmarkEnd w:id="11"/>
      <w:r w:rsidRPr="00262318">
        <w:rPr>
          <w:sz w:val="22"/>
          <w:szCs w:val="22"/>
        </w:rPr>
        <w:t xml:space="preserve"> </w:t>
      </w:r>
    </w:p>
    <w:p w14:paraId="20B18FFD" w14:textId="75979B57" w:rsidR="00B95CD8" w:rsidRPr="00262318" w:rsidRDefault="00B95CD8" w:rsidP="00263133">
      <w:pPr>
        <w:pStyle w:val="BodyText"/>
        <w:tabs>
          <w:tab w:val="left" w:pos="3780"/>
        </w:tabs>
        <w:spacing w:before="120" w:after="120"/>
        <w:ind w:left="709"/>
        <w:rPr>
          <w:sz w:val="22"/>
          <w:szCs w:val="22"/>
        </w:rPr>
      </w:pPr>
      <w:r w:rsidRPr="00262318">
        <w:rPr>
          <w:color w:val="333333"/>
          <w:spacing w:val="-2"/>
          <w:sz w:val="22"/>
          <w:szCs w:val="22"/>
        </w:rPr>
        <w:t>PIM-DU-5138</w:t>
      </w:r>
      <w:r w:rsidR="00A73E9B" w:rsidRPr="00262318">
        <w:rPr>
          <w:color w:val="333333"/>
          <w:spacing w:val="-2"/>
          <w:sz w:val="22"/>
          <w:szCs w:val="22"/>
        </w:rPr>
        <w:t>-TCO</w:t>
      </w:r>
      <w:r w:rsidRPr="00262318">
        <w:rPr>
          <w:color w:val="333333"/>
          <w:sz w:val="22"/>
          <w:szCs w:val="22"/>
        </w:rPr>
        <w:tab/>
        <w:t>Piping Design</w:t>
      </w:r>
    </w:p>
    <w:p w14:paraId="7601F284" w14:textId="2EB16836" w:rsidR="00B95CD8" w:rsidRPr="00262318" w:rsidRDefault="00B95CD8" w:rsidP="00263133">
      <w:pPr>
        <w:pStyle w:val="BodyText"/>
        <w:tabs>
          <w:tab w:val="left" w:pos="3780"/>
        </w:tabs>
        <w:spacing w:before="120" w:after="120"/>
        <w:ind w:left="709"/>
        <w:rPr>
          <w:sz w:val="22"/>
          <w:szCs w:val="22"/>
        </w:rPr>
      </w:pPr>
      <w:r w:rsidRPr="00262318">
        <w:rPr>
          <w:sz w:val="22"/>
          <w:szCs w:val="22"/>
        </w:rPr>
        <w:t>PIM-PU-</w:t>
      </w:r>
      <w:r w:rsidRPr="00262318">
        <w:rPr>
          <w:spacing w:val="-4"/>
          <w:sz w:val="22"/>
          <w:szCs w:val="22"/>
        </w:rPr>
        <w:t>5284</w:t>
      </w:r>
      <w:r w:rsidR="00A73E9B" w:rsidRPr="00262318">
        <w:rPr>
          <w:spacing w:val="-4"/>
          <w:sz w:val="22"/>
          <w:szCs w:val="22"/>
        </w:rPr>
        <w:t>-TCO</w:t>
      </w:r>
      <w:r w:rsidRPr="00262318">
        <w:rPr>
          <w:sz w:val="22"/>
          <w:szCs w:val="22"/>
        </w:rPr>
        <w:tab/>
      </w:r>
      <w:r w:rsidR="00255F21" w:rsidRPr="00262318">
        <w:rPr>
          <w:sz w:val="22"/>
          <w:szCs w:val="22"/>
        </w:rPr>
        <w:t xml:space="preserve">Field </w:t>
      </w:r>
      <w:r w:rsidRPr="00262318">
        <w:rPr>
          <w:sz w:val="22"/>
          <w:szCs w:val="22"/>
        </w:rPr>
        <w:t>Pneumatic</w:t>
      </w:r>
      <w:r w:rsidRPr="00262318">
        <w:rPr>
          <w:spacing w:val="10"/>
          <w:sz w:val="22"/>
          <w:szCs w:val="22"/>
        </w:rPr>
        <w:t xml:space="preserve"> </w:t>
      </w:r>
      <w:r w:rsidRPr="00262318">
        <w:rPr>
          <w:sz w:val="22"/>
          <w:szCs w:val="22"/>
        </w:rPr>
        <w:t>Testing</w:t>
      </w:r>
      <w:r w:rsidRPr="00262318">
        <w:rPr>
          <w:spacing w:val="10"/>
          <w:sz w:val="22"/>
          <w:szCs w:val="22"/>
        </w:rPr>
        <w:t xml:space="preserve"> </w:t>
      </w:r>
      <w:r w:rsidRPr="00262318">
        <w:rPr>
          <w:sz w:val="22"/>
          <w:szCs w:val="22"/>
        </w:rPr>
        <w:t>of</w:t>
      </w:r>
      <w:r w:rsidRPr="00262318">
        <w:rPr>
          <w:spacing w:val="10"/>
          <w:sz w:val="22"/>
          <w:szCs w:val="22"/>
        </w:rPr>
        <w:t xml:space="preserve"> </w:t>
      </w:r>
      <w:r w:rsidRPr="00262318">
        <w:rPr>
          <w:sz w:val="22"/>
          <w:szCs w:val="22"/>
        </w:rPr>
        <w:t>Piping</w:t>
      </w:r>
      <w:r w:rsidRPr="00262318">
        <w:rPr>
          <w:spacing w:val="10"/>
          <w:sz w:val="22"/>
          <w:szCs w:val="22"/>
        </w:rPr>
        <w:t xml:space="preserve"> </w:t>
      </w:r>
      <w:r w:rsidRPr="00262318">
        <w:rPr>
          <w:spacing w:val="-2"/>
          <w:sz w:val="22"/>
          <w:szCs w:val="22"/>
        </w:rPr>
        <w:t>Systems</w:t>
      </w:r>
    </w:p>
    <w:p w14:paraId="43C1B83A" w14:textId="2534DC6F" w:rsidR="00B95CD8" w:rsidRPr="00262318" w:rsidRDefault="00B95CD8" w:rsidP="00263133">
      <w:pPr>
        <w:pStyle w:val="BodyText"/>
        <w:tabs>
          <w:tab w:val="left" w:pos="3780"/>
        </w:tabs>
        <w:spacing w:before="120" w:after="120"/>
        <w:ind w:left="709"/>
        <w:rPr>
          <w:sz w:val="22"/>
          <w:szCs w:val="22"/>
        </w:rPr>
      </w:pPr>
      <w:r w:rsidRPr="00262318">
        <w:rPr>
          <w:spacing w:val="-2"/>
          <w:sz w:val="22"/>
          <w:szCs w:val="22"/>
        </w:rPr>
        <w:lastRenderedPageBreak/>
        <w:t>PIM-SU-6098</w:t>
      </w:r>
      <w:r w:rsidR="00A73E9B" w:rsidRPr="00262318">
        <w:rPr>
          <w:spacing w:val="-2"/>
          <w:sz w:val="22"/>
          <w:szCs w:val="22"/>
        </w:rPr>
        <w:t>-TCO</w:t>
      </w:r>
      <w:r w:rsidRPr="00262318">
        <w:rPr>
          <w:sz w:val="22"/>
          <w:szCs w:val="22"/>
        </w:rPr>
        <w:tab/>
      </w:r>
      <w:r w:rsidRPr="00262318">
        <w:rPr>
          <w:spacing w:val="-50"/>
          <w:sz w:val="22"/>
          <w:szCs w:val="22"/>
        </w:rPr>
        <w:t xml:space="preserve"> </w:t>
      </w:r>
      <w:r w:rsidRPr="00262318">
        <w:rPr>
          <w:sz w:val="22"/>
          <w:szCs w:val="22"/>
        </w:rPr>
        <w:t>Clad Piping System Fabrication and Installation</w:t>
      </w:r>
    </w:p>
    <w:p w14:paraId="5148BA81" w14:textId="43E42401" w:rsidR="00311E16" w:rsidRPr="00262318" w:rsidRDefault="00FE6DB0" w:rsidP="00263133">
      <w:pPr>
        <w:pStyle w:val="BodyText"/>
        <w:tabs>
          <w:tab w:val="left" w:pos="3780"/>
        </w:tabs>
        <w:spacing w:before="120" w:after="120"/>
        <w:ind w:left="709"/>
        <w:rPr>
          <w:color w:val="333333"/>
          <w:sz w:val="22"/>
          <w:szCs w:val="22"/>
        </w:rPr>
      </w:pPr>
      <w:r w:rsidRPr="00262318">
        <w:rPr>
          <w:color w:val="333333"/>
          <w:spacing w:val="-2"/>
          <w:sz w:val="22"/>
          <w:szCs w:val="22"/>
        </w:rPr>
        <w:t>015-0000-WWW-STD-20001-01</w:t>
      </w:r>
      <w:r w:rsidR="00B95CD8" w:rsidRPr="00262318">
        <w:rPr>
          <w:color w:val="333333"/>
          <w:sz w:val="22"/>
          <w:szCs w:val="22"/>
        </w:rPr>
        <w:tab/>
      </w:r>
      <w:r w:rsidR="006245EA" w:rsidRPr="00262318">
        <w:rPr>
          <w:color w:val="333333"/>
          <w:sz w:val="22"/>
          <w:szCs w:val="22"/>
        </w:rPr>
        <w:t>Piping Welding Details</w:t>
      </w:r>
    </w:p>
    <w:p w14:paraId="2190776D" w14:textId="4D37FBFF" w:rsidR="00B95CD8" w:rsidRPr="00262318" w:rsidRDefault="00B95CD8" w:rsidP="00263133">
      <w:pPr>
        <w:pStyle w:val="BodyText"/>
        <w:tabs>
          <w:tab w:val="left" w:pos="3780"/>
        </w:tabs>
        <w:spacing w:before="120" w:after="120"/>
        <w:ind w:left="709"/>
        <w:rPr>
          <w:sz w:val="22"/>
          <w:szCs w:val="22"/>
        </w:rPr>
      </w:pPr>
      <w:r w:rsidRPr="00262318">
        <w:rPr>
          <w:spacing w:val="-2"/>
          <w:sz w:val="22"/>
          <w:szCs w:val="22"/>
        </w:rPr>
        <w:t>PPL-SU-4737</w:t>
      </w:r>
      <w:r w:rsidR="00F11343" w:rsidRPr="00262318">
        <w:rPr>
          <w:spacing w:val="-2"/>
          <w:sz w:val="22"/>
          <w:szCs w:val="22"/>
        </w:rPr>
        <w:t>-TCO</w:t>
      </w:r>
      <w:r w:rsidRPr="00262318">
        <w:rPr>
          <w:sz w:val="22"/>
          <w:szCs w:val="22"/>
        </w:rPr>
        <w:tab/>
        <w:t>Hot Induction and Cold Shop Bending</w:t>
      </w:r>
    </w:p>
    <w:p w14:paraId="120EBDFD" w14:textId="6973CB86" w:rsidR="00B95CD8" w:rsidRPr="00262318" w:rsidRDefault="00B95CD8" w:rsidP="00263133">
      <w:pPr>
        <w:pStyle w:val="BodyText"/>
        <w:tabs>
          <w:tab w:val="left" w:pos="3780"/>
        </w:tabs>
        <w:spacing w:before="120" w:after="120"/>
        <w:ind w:left="709"/>
        <w:rPr>
          <w:sz w:val="22"/>
          <w:szCs w:val="22"/>
        </w:rPr>
      </w:pPr>
      <w:r w:rsidRPr="00262318">
        <w:rPr>
          <w:sz w:val="22"/>
          <w:szCs w:val="22"/>
        </w:rPr>
        <w:t>SID-SU-</w:t>
      </w:r>
      <w:r w:rsidRPr="00262318">
        <w:rPr>
          <w:spacing w:val="-4"/>
          <w:sz w:val="22"/>
          <w:szCs w:val="22"/>
        </w:rPr>
        <w:t>5106</w:t>
      </w:r>
      <w:r w:rsidR="00F11343" w:rsidRPr="00262318">
        <w:rPr>
          <w:spacing w:val="-4"/>
          <w:sz w:val="22"/>
          <w:szCs w:val="22"/>
        </w:rPr>
        <w:t>-TCO</w:t>
      </w:r>
      <w:r w:rsidRPr="00262318">
        <w:rPr>
          <w:sz w:val="22"/>
          <w:szCs w:val="22"/>
        </w:rPr>
        <w:tab/>
        <w:t>Safety</w:t>
      </w:r>
      <w:r w:rsidRPr="00262318">
        <w:rPr>
          <w:spacing w:val="6"/>
          <w:sz w:val="22"/>
          <w:szCs w:val="22"/>
        </w:rPr>
        <w:t xml:space="preserve"> </w:t>
      </w:r>
      <w:r w:rsidRPr="00262318">
        <w:rPr>
          <w:sz w:val="22"/>
          <w:szCs w:val="22"/>
        </w:rPr>
        <w:t>in</w:t>
      </w:r>
      <w:r w:rsidRPr="00262318">
        <w:rPr>
          <w:spacing w:val="8"/>
          <w:sz w:val="22"/>
          <w:szCs w:val="22"/>
        </w:rPr>
        <w:t xml:space="preserve"> </w:t>
      </w:r>
      <w:r w:rsidRPr="00262318">
        <w:rPr>
          <w:spacing w:val="-2"/>
          <w:sz w:val="22"/>
          <w:szCs w:val="22"/>
        </w:rPr>
        <w:t>Designs</w:t>
      </w:r>
    </w:p>
    <w:p w14:paraId="1542F31C" w14:textId="2FBE3DF3" w:rsidR="00B95CD8" w:rsidRPr="00262318" w:rsidRDefault="00B95CD8" w:rsidP="00263133">
      <w:pPr>
        <w:pStyle w:val="BodyText"/>
        <w:tabs>
          <w:tab w:val="left" w:pos="3780"/>
        </w:tabs>
        <w:spacing w:before="120" w:after="120"/>
        <w:ind w:left="709"/>
        <w:rPr>
          <w:spacing w:val="-2"/>
          <w:sz w:val="22"/>
          <w:szCs w:val="22"/>
        </w:rPr>
      </w:pPr>
      <w:r w:rsidRPr="00262318">
        <w:rPr>
          <w:sz w:val="22"/>
          <w:szCs w:val="22"/>
        </w:rPr>
        <w:t>WEM-SU-</w:t>
      </w:r>
      <w:r w:rsidRPr="00262318">
        <w:rPr>
          <w:spacing w:val="-4"/>
          <w:sz w:val="22"/>
          <w:szCs w:val="22"/>
        </w:rPr>
        <w:t>5246</w:t>
      </w:r>
      <w:r w:rsidR="00F11343" w:rsidRPr="00262318">
        <w:rPr>
          <w:spacing w:val="-4"/>
          <w:sz w:val="22"/>
          <w:szCs w:val="22"/>
        </w:rPr>
        <w:t>-TCO</w:t>
      </w:r>
      <w:r w:rsidRPr="00262318">
        <w:rPr>
          <w:sz w:val="22"/>
          <w:szCs w:val="22"/>
        </w:rPr>
        <w:tab/>
        <w:t>Use</w:t>
      </w:r>
      <w:r w:rsidRPr="00262318">
        <w:rPr>
          <w:spacing w:val="13"/>
          <w:sz w:val="22"/>
          <w:szCs w:val="22"/>
        </w:rPr>
        <w:t xml:space="preserve"> </w:t>
      </w:r>
      <w:r w:rsidRPr="00262318">
        <w:rPr>
          <w:sz w:val="22"/>
          <w:szCs w:val="22"/>
        </w:rPr>
        <w:t>of</w:t>
      </w:r>
      <w:r w:rsidRPr="00262318">
        <w:rPr>
          <w:spacing w:val="14"/>
          <w:sz w:val="22"/>
          <w:szCs w:val="22"/>
        </w:rPr>
        <w:t xml:space="preserve"> </w:t>
      </w:r>
      <w:r w:rsidRPr="00262318">
        <w:rPr>
          <w:sz w:val="22"/>
          <w:szCs w:val="22"/>
        </w:rPr>
        <w:t>Non-Pressure-Tested</w:t>
      </w:r>
      <w:r w:rsidRPr="00262318">
        <w:rPr>
          <w:spacing w:val="13"/>
          <w:sz w:val="22"/>
          <w:szCs w:val="22"/>
        </w:rPr>
        <w:t xml:space="preserve"> </w:t>
      </w:r>
      <w:r w:rsidRPr="00262318">
        <w:rPr>
          <w:sz w:val="22"/>
          <w:szCs w:val="22"/>
        </w:rPr>
        <w:t>Closure</w:t>
      </w:r>
      <w:r w:rsidRPr="00262318">
        <w:rPr>
          <w:spacing w:val="14"/>
          <w:sz w:val="22"/>
          <w:szCs w:val="22"/>
        </w:rPr>
        <w:t xml:space="preserve"> </w:t>
      </w:r>
      <w:r w:rsidRPr="00262318">
        <w:rPr>
          <w:spacing w:val="-2"/>
          <w:sz w:val="22"/>
          <w:szCs w:val="22"/>
        </w:rPr>
        <w:t>Welds</w:t>
      </w:r>
    </w:p>
    <w:p w14:paraId="71D6A850" w14:textId="395FF90B" w:rsidR="00B07FF0" w:rsidRPr="00262318" w:rsidRDefault="00B07FF0" w:rsidP="00263133">
      <w:pPr>
        <w:pStyle w:val="BodyText"/>
        <w:tabs>
          <w:tab w:val="left" w:pos="3780"/>
        </w:tabs>
        <w:spacing w:before="120" w:after="120"/>
        <w:ind w:left="709"/>
        <w:rPr>
          <w:sz w:val="22"/>
          <w:szCs w:val="22"/>
        </w:rPr>
      </w:pPr>
      <w:r w:rsidRPr="00262318">
        <w:rPr>
          <w:sz w:val="22"/>
          <w:szCs w:val="22"/>
        </w:rPr>
        <w:t>WEM-PU 6251-TCO</w:t>
      </w:r>
      <w:r w:rsidR="00F027E7" w:rsidRPr="00262318">
        <w:rPr>
          <w:sz w:val="22"/>
          <w:szCs w:val="22"/>
        </w:rPr>
        <w:t xml:space="preserve">                   </w:t>
      </w:r>
      <w:r w:rsidR="00F17408" w:rsidRPr="00F17408">
        <w:rPr>
          <w:sz w:val="22"/>
          <w:szCs w:val="22"/>
        </w:rPr>
        <w:t xml:space="preserve">   </w:t>
      </w:r>
      <w:r w:rsidR="00F027E7" w:rsidRPr="00262318">
        <w:rPr>
          <w:sz w:val="22"/>
          <w:szCs w:val="22"/>
        </w:rPr>
        <w:t>Computer Controlled Drawn Arc (CCDA) Stud Welding</w:t>
      </w:r>
    </w:p>
    <w:p w14:paraId="48843B2E" w14:textId="3F667FD2" w:rsidR="00C86DAD" w:rsidRPr="00262318" w:rsidRDefault="00C86DAD" w:rsidP="00263133">
      <w:pPr>
        <w:pStyle w:val="BodyText"/>
        <w:tabs>
          <w:tab w:val="left" w:pos="3780"/>
        </w:tabs>
        <w:spacing w:before="120" w:after="120"/>
        <w:ind w:left="709"/>
        <w:rPr>
          <w:sz w:val="22"/>
          <w:szCs w:val="22"/>
        </w:rPr>
      </w:pPr>
      <w:r w:rsidRPr="00262318">
        <w:rPr>
          <w:sz w:val="22"/>
          <w:szCs w:val="22"/>
        </w:rPr>
        <w:t>L-ST-6077</w:t>
      </w:r>
      <w:r w:rsidRPr="00262318">
        <w:rPr>
          <w:sz w:val="22"/>
          <w:szCs w:val="22"/>
        </w:rPr>
        <w:tab/>
      </w:r>
      <w:r w:rsidR="00A139B5" w:rsidRPr="00262318">
        <w:rPr>
          <w:sz w:val="22"/>
          <w:szCs w:val="22"/>
        </w:rPr>
        <w:t xml:space="preserve">Pipe support </w:t>
      </w:r>
      <w:r w:rsidR="00A56026" w:rsidRPr="00262318">
        <w:rPr>
          <w:sz w:val="22"/>
          <w:szCs w:val="22"/>
        </w:rPr>
        <w:t>details</w:t>
      </w:r>
    </w:p>
    <w:p w14:paraId="24666159" w14:textId="423BA148" w:rsidR="00A12E33" w:rsidRPr="00262318" w:rsidRDefault="00A12E33" w:rsidP="00263133">
      <w:pPr>
        <w:pStyle w:val="BodyText"/>
        <w:tabs>
          <w:tab w:val="left" w:pos="3780"/>
          <w:tab w:val="left" w:pos="3870"/>
        </w:tabs>
        <w:spacing w:before="120" w:after="120"/>
        <w:ind w:left="709"/>
        <w:rPr>
          <w:sz w:val="22"/>
          <w:szCs w:val="22"/>
        </w:rPr>
      </w:pPr>
      <w:bookmarkStart w:id="12" w:name="_Hlk175542076"/>
      <w:r w:rsidRPr="00262318">
        <w:rPr>
          <w:sz w:val="22"/>
          <w:szCs w:val="22"/>
        </w:rPr>
        <w:t>015-0000-QAC-PRO-20121-01</w:t>
      </w:r>
      <w:r w:rsidR="00CE08EC" w:rsidRPr="00262318">
        <w:rPr>
          <w:sz w:val="22"/>
          <w:szCs w:val="22"/>
        </w:rPr>
        <w:t xml:space="preserve">   </w:t>
      </w:r>
      <w:r w:rsidR="00F17408" w:rsidRPr="00F17408">
        <w:rPr>
          <w:sz w:val="22"/>
          <w:szCs w:val="22"/>
        </w:rPr>
        <w:t xml:space="preserve">  </w:t>
      </w:r>
      <w:r w:rsidR="00CE08EC" w:rsidRPr="00262318">
        <w:rPr>
          <w:sz w:val="22"/>
          <w:szCs w:val="22"/>
        </w:rPr>
        <w:t>TCO Supplier Quality Assurance Procedure</w:t>
      </w:r>
    </w:p>
    <w:p w14:paraId="217AD499" w14:textId="17A18B3B" w:rsidR="00C86DAD" w:rsidRPr="00262318" w:rsidRDefault="001F22D8" w:rsidP="00263133">
      <w:pPr>
        <w:pStyle w:val="BodyText"/>
        <w:tabs>
          <w:tab w:val="left" w:pos="3780"/>
        </w:tabs>
        <w:spacing w:before="120" w:after="120"/>
        <w:ind w:left="709"/>
        <w:rPr>
          <w:sz w:val="22"/>
          <w:szCs w:val="22"/>
        </w:rPr>
      </w:pPr>
      <w:bookmarkStart w:id="13" w:name="_Hlk175602693"/>
      <w:bookmarkEnd w:id="12"/>
      <w:r w:rsidRPr="00262318">
        <w:rPr>
          <w:sz w:val="22"/>
          <w:szCs w:val="22"/>
        </w:rPr>
        <w:t>W</w:t>
      </w:r>
      <w:r w:rsidR="00C01240" w:rsidRPr="00262318">
        <w:rPr>
          <w:sz w:val="22"/>
          <w:szCs w:val="22"/>
        </w:rPr>
        <w:t xml:space="preserve">-ST-2004 </w:t>
      </w:r>
      <w:r w:rsidR="00537B27" w:rsidRPr="00262318">
        <w:rPr>
          <w:sz w:val="22"/>
          <w:szCs w:val="22"/>
        </w:rPr>
        <w:t xml:space="preserve">                                  </w:t>
      </w:r>
      <w:r w:rsidR="00F17408" w:rsidRPr="00F17408">
        <w:rPr>
          <w:sz w:val="22"/>
          <w:szCs w:val="22"/>
        </w:rPr>
        <w:t xml:space="preserve">  </w:t>
      </w:r>
      <w:r w:rsidR="00C01240" w:rsidRPr="00262318">
        <w:rPr>
          <w:sz w:val="22"/>
          <w:szCs w:val="22"/>
        </w:rPr>
        <w:t>M</w:t>
      </w:r>
      <w:r w:rsidR="00F950BC" w:rsidRPr="00262318">
        <w:rPr>
          <w:sz w:val="22"/>
          <w:szCs w:val="22"/>
        </w:rPr>
        <w:t>aterials in Wet H2</w:t>
      </w:r>
      <w:r w:rsidR="00537B27" w:rsidRPr="00262318">
        <w:rPr>
          <w:sz w:val="22"/>
          <w:szCs w:val="22"/>
        </w:rPr>
        <w:t>S Service</w:t>
      </w:r>
    </w:p>
    <w:p w14:paraId="5A10EFE9" w14:textId="2B67099C" w:rsidR="007F5168" w:rsidRPr="00262318" w:rsidRDefault="007F5168" w:rsidP="00263133">
      <w:pPr>
        <w:pStyle w:val="BodyText"/>
        <w:tabs>
          <w:tab w:val="left" w:pos="3780"/>
        </w:tabs>
        <w:spacing w:before="120" w:after="120"/>
        <w:ind w:left="709"/>
        <w:rPr>
          <w:sz w:val="22"/>
          <w:szCs w:val="22"/>
        </w:rPr>
      </w:pPr>
      <w:r w:rsidRPr="00262318">
        <w:rPr>
          <w:sz w:val="22"/>
          <w:szCs w:val="22"/>
        </w:rPr>
        <w:t>L-ST-2006</w:t>
      </w:r>
      <w:r w:rsidR="00726937" w:rsidRPr="00262318">
        <w:rPr>
          <w:sz w:val="22"/>
          <w:szCs w:val="22"/>
        </w:rPr>
        <w:t xml:space="preserve"> </w:t>
      </w:r>
      <w:r w:rsidR="002534EF" w:rsidRPr="00262318">
        <w:rPr>
          <w:sz w:val="22"/>
          <w:szCs w:val="22"/>
        </w:rPr>
        <w:t xml:space="preserve">                                    </w:t>
      </w:r>
      <w:r w:rsidR="00F17408" w:rsidRPr="00F17408">
        <w:rPr>
          <w:sz w:val="22"/>
          <w:szCs w:val="22"/>
        </w:rPr>
        <w:t xml:space="preserve"> </w:t>
      </w:r>
      <w:r w:rsidR="007F655D" w:rsidRPr="00262318">
        <w:rPr>
          <w:sz w:val="22"/>
          <w:szCs w:val="22"/>
        </w:rPr>
        <w:t>Color</w:t>
      </w:r>
      <w:r w:rsidR="00726937" w:rsidRPr="00262318">
        <w:rPr>
          <w:sz w:val="22"/>
          <w:szCs w:val="22"/>
        </w:rPr>
        <w:t xml:space="preserve"> Coding </w:t>
      </w:r>
      <w:r w:rsidR="00CD4837" w:rsidRPr="00262318">
        <w:rPr>
          <w:sz w:val="22"/>
          <w:szCs w:val="22"/>
        </w:rPr>
        <w:t>of Piping</w:t>
      </w:r>
      <w:r w:rsidR="00301594" w:rsidRPr="00262318">
        <w:rPr>
          <w:sz w:val="22"/>
          <w:szCs w:val="22"/>
        </w:rPr>
        <w:t xml:space="preserve"> Components and </w:t>
      </w:r>
      <w:r w:rsidR="00DA3A5F" w:rsidRPr="00262318">
        <w:rPr>
          <w:sz w:val="22"/>
          <w:szCs w:val="22"/>
        </w:rPr>
        <w:t xml:space="preserve">Piping </w:t>
      </w:r>
      <w:r w:rsidR="00E46866" w:rsidRPr="00262318">
        <w:rPr>
          <w:sz w:val="22"/>
          <w:szCs w:val="22"/>
        </w:rPr>
        <w:t>Traceability</w:t>
      </w:r>
    </w:p>
    <w:p w14:paraId="21EC94D0" w14:textId="2AE881D6" w:rsidR="00E46866" w:rsidRPr="00262318" w:rsidRDefault="002534EF" w:rsidP="00263133">
      <w:pPr>
        <w:pStyle w:val="BodyText"/>
        <w:tabs>
          <w:tab w:val="left" w:pos="3780"/>
        </w:tabs>
        <w:spacing w:before="120" w:after="120"/>
        <w:ind w:left="709"/>
        <w:rPr>
          <w:sz w:val="22"/>
          <w:szCs w:val="22"/>
        </w:rPr>
      </w:pPr>
      <w:r w:rsidRPr="00262318">
        <w:rPr>
          <w:sz w:val="22"/>
          <w:szCs w:val="22"/>
        </w:rPr>
        <w:t>L-ST-2009</w:t>
      </w:r>
      <w:r w:rsidR="00796CA3" w:rsidRPr="00262318">
        <w:rPr>
          <w:sz w:val="22"/>
          <w:szCs w:val="22"/>
        </w:rPr>
        <w:t xml:space="preserve">                                     </w:t>
      </w:r>
      <w:r w:rsidR="00F17408" w:rsidRPr="00F17408">
        <w:rPr>
          <w:sz w:val="22"/>
          <w:szCs w:val="22"/>
        </w:rPr>
        <w:t xml:space="preserve"> </w:t>
      </w:r>
      <w:r w:rsidRPr="00262318">
        <w:rPr>
          <w:sz w:val="22"/>
          <w:szCs w:val="22"/>
        </w:rPr>
        <w:t>Pur</w:t>
      </w:r>
      <w:r w:rsidR="00A6799F" w:rsidRPr="00262318">
        <w:rPr>
          <w:sz w:val="22"/>
          <w:szCs w:val="22"/>
        </w:rPr>
        <w:t xml:space="preserve">chasing Requirements for </w:t>
      </w:r>
      <w:r w:rsidR="00475422" w:rsidRPr="00262318">
        <w:rPr>
          <w:sz w:val="22"/>
          <w:szCs w:val="22"/>
        </w:rPr>
        <w:t>P</w:t>
      </w:r>
      <w:r w:rsidR="00A6799F" w:rsidRPr="00262318">
        <w:rPr>
          <w:sz w:val="22"/>
          <w:szCs w:val="22"/>
        </w:rPr>
        <w:t>ipe</w:t>
      </w:r>
      <w:r w:rsidR="00475422" w:rsidRPr="00262318">
        <w:rPr>
          <w:sz w:val="22"/>
          <w:szCs w:val="22"/>
        </w:rPr>
        <w:t>, Fittings and Flan</w:t>
      </w:r>
      <w:r w:rsidR="00796CA3" w:rsidRPr="00262318">
        <w:rPr>
          <w:sz w:val="22"/>
          <w:szCs w:val="22"/>
        </w:rPr>
        <w:t>ges</w:t>
      </w:r>
    </w:p>
    <w:p w14:paraId="2B14F53F" w14:textId="34C9B241" w:rsidR="000C36B2" w:rsidRPr="00262318" w:rsidRDefault="000C36B2" w:rsidP="00263133">
      <w:pPr>
        <w:pStyle w:val="BodyText"/>
        <w:tabs>
          <w:tab w:val="left" w:pos="3780"/>
        </w:tabs>
        <w:spacing w:before="120" w:after="120"/>
        <w:ind w:left="709"/>
        <w:rPr>
          <w:sz w:val="22"/>
          <w:szCs w:val="22"/>
        </w:rPr>
      </w:pPr>
      <w:r w:rsidRPr="00262318">
        <w:rPr>
          <w:sz w:val="22"/>
          <w:szCs w:val="22"/>
        </w:rPr>
        <w:t>L-ST-2033</w:t>
      </w:r>
      <w:r w:rsidR="007F655D" w:rsidRPr="00262318">
        <w:rPr>
          <w:sz w:val="22"/>
          <w:szCs w:val="22"/>
        </w:rPr>
        <w:t xml:space="preserve">                                     </w:t>
      </w:r>
      <w:r w:rsidR="00F17408" w:rsidRPr="00F17408">
        <w:rPr>
          <w:sz w:val="22"/>
          <w:szCs w:val="22"/>
        </w:rPr>
        <w:t xml:space="preserve"> </w:t>
      </w:r>
      <w:r w:rsidR="000F7EFA" w:rsidRPr="00262318">
        <w:rPr>
          <w:sz w:val="22"/>
          <w:szCs w:val="22"/>
        </w:rPr>
        <w:t>Site</w:t>
      </w:r>
      <w:r w:rsidR="003462D6" w:rsidRPr="00262318">
        <w:rPr>
          <w:sz w:val="22"/>
          <w:szCs w:val="22"/>
        </w:rPr>
        <w:t xml:space="preserve"> Piping Material Tracea</w:t>
      </w:r>
      <w:r w:rsidR="007F655D" w:rsidRPr="00262318">
        <w:rPr>
          <w:sz w:val="22"/>
          <w:szCs w:val="22"/>
        </w:rPr>
        <w:t>bility</w:t>
      </w:r>
    </w:p>
    <w:p w14:paraId="4CD24432" w14:textId="46488679" w:rsidR="00764E4C" w:rsidRPr="00262318" w:rsidRDefault="00F00C36" w:rsidP="00263133">
      <w:pPr>
        <w:pStyle w:val="BodyText"/>
        <w:tabs>
          <w:tab w:val="left" w:pos="3780"/>
        </w:tabs>
        <w:spacing w:before="120" w:after="120"/>
        <w:ind w:left="709"/>
        <w:rPr>
          <w:sz w:val="22"/>
          <w:szCs w:val="22"/>
        </w:rPr>
      </w:pPr>
      <w:r w:rsidRPr="00F00C36">
        <w:rPr>
          <w:sz w:val="22"/>
          <w:szCs w:val="22"/>
        </w:rPr>
        <w:t>RE-QM-SWP-002.13</w:t>
      </w:r>
      <w:r w:rsidR="00C176E0" w:rsidRPr="00262318">
        <w:rPr>
          <w:sz w:val="22"/>
          <w:szCs w:val="22"/>
        </w:rPr>
        <w:t xml:space="preserve">                     Qualification of Welding Procedures and Welders</w:t>
      </w:r>
    </w:p>
    <w:p w14:paraId="6007B969" w14:textId="7E25A143" w:rsidR="008A0BF2" w:rsidRDefault="00AC0EC4" w:rsidP="00150DB0">
      <w:pPr>
        <w:pStyle w:val="BodyText"/>
        <w:tabs>
          <w:tab w:val="left" w:pos="3780"/>
        </w:tabs>
        <w:spacing w:before="120" w:after="120"/>
        <w:ind w:left="709"/>
        <w:rPr>
          <w:sz w:val="22"/>
          <w:szCs w:val="22"/>
        </w:rPr>
      </w:pPr>
      <w:r w:rsidRPr="00262318">
        <w:rPr>
          <w:sz w:val="22"/>
          <w:szCs w:val="22"/>
        </w:rPr>
        <w:t xml:space="preserve">PPL-SU-1564-TCO                      </w:t>
      </w:r>
      <w:r w:rsidR="00F17408" w:rsidRPr="00F17408">
        <w:rPr>
          <w:sz w:val="22"/>
          <w:szCs w:val="22"/>
        </w:rPr>
        <w:t xml:space="preserve"> </w:t>
      </w:r>
      <w:r w:rsidR="00DC4AD9">
        <w:rPr>
          <w:sz w:val="22"/>
          <w:szCs w:val="22"/>
        </w:rPr>
        <w:t xml:space="preserve"> </w:t>
      </w:r>
      <w:r w:rsidRPr="00262318">
        <w:rPr>
          <w:sz w:val="22"/>
          <w:szCs w:val="22"/>
        </w:rPr>
        <w:t>Radiographic Inspection</w:t>
      </w:r>
      <w:bookmarkEnd w:id="13"/>
    </w:p>
    <w:p w14:paraId="37B4BE20" w14:textId="621087CC" w:rsidR="001A7808" w:rsidRPr="002579E8" w:rsidRDefault="001A7808" w:rsidP="00585826">
      <w:pPr>
        <w:spacing w:before="120" w:after="120"/>
        <w:ind w:left="720"/>
      </w:pPr>
      <w:r w:rsidRPr="00611135">
        <w:t>L-ST-20</w:t>
      </w:r>
      <w:r w:rsidR="00210C15">
        <w:t>56</w:t>
      </w:r>
      <w:r w:rsidRPr="00611135">
        <w:t xml:space="preserve"> </w:t>
      </w:r>
      <w:r w:rsidR="00585826">
        <w:t xml:space="preserve">                                     </w:t>
      </w:r>
      <w:r w:rsidR="00210C15">
        <w:t>Deta</w:t>
      </w:r>
      <w:r w:rsidR="009C3A30">
        <w:t>iled Piping Line Class Specification</w:t>
      </w:r>
      <w:r w:rsidR="008729EA">
        <w:t>s</w:t>
      </w:r>
    </w:p>
    <w:p w14:paraId="6FB44266" w14:textId="77777777" w:rsidR="00594EC8" w:rsidRPr="00627A3D" w:rsidRDefault="00594EC8" w:rsidP="00150DB0">
      <w:pPr>
        <w:pStyle w:val="Heading2"/>
        <w:numPr>
          <w:ilvl w:val="1"/>
          <w:numId w:val="31"/>
        </w:numPr>
        <w:spacing w:before="240" w:after="240"/>
        <w:ind w:left="851" w:hanging="709"/>
        <w:rPr>
          <w:sz w:val="22"/>
          <w:szCs w:val="22"/>
        </w:rPr>
      </w:pPr>
      <w:bookmarkStart w:id="14" w:name="_Toc205628049"/>
      <w:r w:rsidRPr="00627A3D">
        <w:rPr>
          <w:sz w:val="22"/>
          <w:szCs w:val="22"/>
        </w:rPr>
        <w:t>Industry</w:t>
      </w:r>
      <w:r w:rsidRPr="00627A3D">
        <w:rPr>
          <w:spacing w:val="8"/>
          <w:sz w:val="22"/>
          <w:szCs w:val="22"/>
        </w:rPr>
        <w:t xml:space="preserve"> </w:t>
      </w:r>
      <w:r w:rsidRPr="00627A3D">
        <w:rPr>
          <w:sz w:val="22"/>
          <w:szCs w:val="22"/>
        </w:rPr>
        <w:t>Codes</w:t>
      </w:r>
      <w:r w:rsidRPr="00627A3D">
        <w:rPr>
          <w:spacing w:val="9"/>
          <w:sz w:val="22"/>
          <w:szCs w:val="22"/>
        </w:rPr>
        <w:t xml:space="preserve"> </w:t>
      </w:r>
      <w:r w:rsidRPr="00627A3D">
        <w:rPr>
          <w:sz w:val="22"/>
          <w:szCs w:val="22"/>
        </w:rPr>
        <w:t>and</w:t>
      </w:r>
      <w:r w:rsidRPr="00627A3D">
        <w:rPr>
          <w:spacing w:val="9"/>
          <w:sz w:val="22"/>
          <w:szCs w:val="22"/>
        </w:rPr>
        <w:t xml:space="preserve"> </w:t>
      </w:r>
      <w:r w:rsidRPr="00627A3D">
        <w:rPr>
          <w:spacing w:val="-2"/>
          <w:sz w:val="22"/>
          <w:szCs w:val="22"/>
        </w:rPr>
        <w:t>Standards</w:t>
      </w:r>
      <w:bookmarkEnd w:id="14"/>
    </w:p>
    <w:p w14:paraId="71642CC7" w14:textId="77777777" w:rsidR="00594EC8" w:rsidRPr="00627A3D" w:rsidRDefault="00594EC8" w:rsidP="00627A3D">
      <w:pPr>
        <w:pStyle w:val="BodyText"/>
        <w:spacing w:before="120"/>
        <w:ind w:left="709"/>
        <w:rPr>
          <w:sz w:val="22"/>
          <w:szCs w:val="22"/>
        </w:rPr>
      </w:pPr>
      <w:r w:rsidRPr="00627A3D">
        <w:rPr>
          <w:sz w:val="22"/>
          <w:szCs w:val="22"/>
        </w:rPr>
        <w:t>Unless</w:t>
      </w:r>
      <w:r w:rsidRPr="00627A3D">
        <w:rPr>
          <w:spacing w:val="9"/>
          <w:sz w:val="22"/>
          <w:szCs w:val="22"/>
        </w:rPr>
        <w:t xml:space="preserve"> </w:t>
      </w:r>
      <w:r w:rsidRPr="00627A3D">
        <w:rPr>
          <w:sz w:val="22"/>
          <w:szCs w:val="22"/>
        </w:rPr>
        <w:t>otherwise</w:t>
      </w:r>
      <w:r w:rsidRPr="00627A3D">
        <w:rPr>
          <w:spacing w:val="9"/>
          <w:sz w:val="22"/>
          <w:szCs w:val="22"/>
        </w:rPr>
        <w:t xml:space="preserve"> </w:t>
      </w:r>
      <w:r w:rsidRPr="00627A3D">
        <w:rPr>
          <w:sz w:val="22"/>
          <w:szCs w:val="22"/>
        </w:rPr>
        <w:t>specified</w:t>
      </w:r>
      <w:r w:rsidRPr="00627A3D">
        <w:rPr>
          <w:spacing w:val="9"/>
          <w:sz w:val="22"/>
          <w:szCs w:val="22"/>
        </w:rPr>
        <w:t xml:space="preserve"> </w:t>
      </w:r>
      <w:r w:rsidRPr="00627A3D">
        <w:rPr>
          <w:sz w:val="22"/>
          <w:szCs w:val="22"/>
        </w:rPr>
        <w:t>herein,</w:t>
      </w:r>
      <w:r w:rsidRPr="00627A3D">
        <w:rPr>
          <w:spacing w:val="9"/>
          <w:sz w:val="22"/>
          <w:szCs w:val="22"/>
        </w:rPr>
        <w:t xml:space="preserve"> </w:t>
      </w:r>
      <w:r w:rsidRPr="00627A3D">
        <w:rPr>
          <w:sz w:val="22"/>
          <w:szCs w:val="22"/>
        </w:rPr>
        <w:t>use</w:t>
      </w:r>
      <w:r w:rsidRPr="00627A3D">
        <w:rPr>
          <w:spacing w:val="9"/>
          <w:sz w:val="22"/>
          <w:szCs w:val="22"/>
        </w:rPr>
        <w:t xml:space="preserve"> </w:t>
      </w:r>
      <w:r w:rsidRPr="00627A3D">
        <w:rPr>
          <w:sz w:val="22"/>
          <w:szCs w:val="22"/>
        </w:rPr>
        <w:t>the</w:t>
      </w:r>
      <w:r w:rsidRPr="00627A3D">
        <w:rPr>
          <w:spacing w:val="9"/>
          <w:sz w:val="22"/>
          <w:szCs w:val="22"/>
        </w:rPr>
        <w:t xml:space="preserve"> </w:t>
      </w:r>
      <w:r w:rsidRPr="00627A3D">
        <w:rPr>
          <w:sz w:val="22"/>
          <w:szCs w:val="22"/>
        </w:rPr>
        <w:t>latest</w:t>
      </w:r>
      <w:r w:rsidRPr="00627A3D">
        <w:rPr>
          <w:spacing w:val="9"/>
          <w:sz w:val="22"/>
          <w:szCs w:val="22"/>
        </w:rPr>
        <w:t xml:space="preserve"> </w:t>
      </w:r>
      <w:r w:rsidRPr="00627A3D">
        <w:rPr>
          <w:sz w:val="22"/>
          <w:szCs w:val="22"/>
        </w:rPr>
        <w:t>edition</w:t>
      </w:r>
      <w:r w:rsidRPr="00627A3D">
        <w:rPr>
          <w:spacing w:val="9"/>
          <w:sz w:val="22"/>
          <w:szCs w:val="22"/>
        </w:rPr>
        <w:t xml:space="preserve"> </w:t>
      </w:r>
      <w:r w:rsidRPr="00627A3D">
        <w:rPr>
          <w:sz w:val="22"/>
          <w:szCs w:val="22"/>
        </w:rPr>
        <w:t>of</w:t>
      </w:r>
      <w:r w:rsidRPr="00627A3D">
        <w:rPr>
          <w:spacing w:val="9"/>
          <w:sz w:val="22"/>
          <w:szCs w:val="22"/>
        </w:rPr>
        <w:t xml:space="preserve"> </w:t>
      </w:r>
      <w:r w:rsidRPr="00627A3D">
        <w:rPr>
          <w:sz w:val="22"/>
          <w:szCs w:val="22"/>
        </w:rPr>
        <w:t>the</w:t>
      </w:r>
      <w:r w:rsidRPr="00627A3D">
        <w:rPr>
          <w:spacing w:val="9"/>
          <w:sz w:val="22"/>
          <w:szCs w:val="22"/>
        </w:rPr>
        <w:t xml:space="preserve"> </w:t>
      </w:r>
      <w:r w:rsidRPr="00627A3D">
        <w:rPr>
          <w:sz w:val="22"/>
          <w:szCs w:val="22"/>
        </w:rPr>
        <w:t>referenced</w:t>
      </w:r>
      <w:r w:rsidRPr="00627A3D">
        <w:rPr>
          <w:spacing w:val="9"/>
          <w:sz w:val="22"/>
          <w:szCs w:val="22"/>
        </w:rPr>
        <w:t xml:space="preserve"> </w:t>
      </w:r>
      <w:r w:rsidRPr="00627A3D">
        <w:rPr>
          <w:spacing w:val="-2"/>
          <w:sz w:val="22"/>
          <w:szCs w:val="22"/>
        </w:rPr>
        <w:t>documents.</w:t>
      </w:r>
    </w:p>
    <w:p w14:paraId="2B16B386" w14:textId="77777777" w:rsidR="00594EC8" w:rsidRPr="00806063" w:rsidRDefault="00594EC8" w:rsidP="00627A3D">
      <w:pPr>
        <w:spacing w:before="240" w:after="240"/>
        <w:ind w:left="709"/>
        <w:rPr>
          <w:b/>
        </w:rPr>
      </w:pPr>
      <w:r w:rsidRPr="00806063">
        <w:rPr>
          <w:b/>
          <w:color w:val="333333"/>
        </w:rPr>
        <w:t>American</w:t>
      </w:r>
      <w:r w:rsidRPr="00806063">
        <w:rPr>
          <w:b/>
          <w:color w:val="333333"/>
          <w:spacing w:val="-5"/>
        </w:rPr>
        <w:t xml:space="preserve"> </w:t>
      </w:r>
      <w:r w:rsidRPr="00806063">
        <w:rPr>
          <w:b/>
          <w:color w:val="333333"/>
        </w:rPr>
        <w:t>Petroleum</w:t>
      </w:r>
      <w:r w:rsidRPr="00806063">
        <w:rPr>
          <w:b/>
          <w:color w:val="333333"/>
          <w:spacing w:val="-5"/>
        </w:rPr>
        <w:t xml:space="preserve"> </w:t>
      </w:r>
      <w:r w:rsidRPr="00806063">
        <w:rPr>
          <w:b/>
          <w:color w:val="333333"/>
        </w:rPr>
        <w:t>Institute</w:t>
      </w:r>
      <w:r w:rsidRPr="00806063">
        <w:rPr>
          <w:b/>
          <w:color w:val="333333"/>
          <w:spacing w:val="-5"/>
        </w:rPr>
        <w:t xml:space="preserve"> </w:t>
      </w:r>
      <w:r w:rsidRPr="00806063">
        <w:rPr>
          <w:b/>
          <w:color w:val="333333"/>
          <w:spacing w:val="-2"/>
        </w:rPr>
        <w:t>(API)</w:t>
      </w:r>
    </w:p>
    <w:p w14:paraId="20F1DE71" w14:textId="77777777" w:rsidR="00594EC8" w:rsidRPr="00627A3D" w:rsidRDefault="00594EC8" w:rsidP="0042487B">
      <w:pPr>
        <w:pStyle w:val="BodyText"/>
        <w:tabs>
          <w:tab w:val="left" w:pos="3780"/>
        </w:tabs>
        <w:spacing w:before="120"/>
        <w:ind w:left="709"/>
        <w:rPr>
          <w:sz w:val="22"/>
          <w:szCs w:val="22"/>
        </w:rPr>
      </w:pPr>
      <w:r w:rsidRPr="00627A3D">
        <w:rPr>
          <w:color w:val="333333"/>
          <w:sz w:val="22"/>
          <w:szCs w:val="22"/>
        </w:rPr>
        <w:t>API</w:t>
      </w:r>
      <w:r w:rsidRPr="00627A3D">
        <w:rPr>
          <w:color w:val="333333"/>
          <w:spacing w:val="6"/>
          <w:sz w:val="22"/>
          <w:szCs w:val="22"/>
        </w:rPr>
        <w:t xml:space="preserve"> </w:t>
      </w:r>
      <w:r w:rsidRPr="00627A3D">
        <w:rPr>
          <w:color w:val="333333"/>
          <w:sz w:val="22"/>
          <w:szCs w:val="22"/>
        </w:rPr>
        <w:t>Spec</w:t>
      </w:r>
      <w:r w:rsidRPr="00627A3D">
        <w:rPr>
          <w:color w:val="333333"/>
          <w:spacing w:val="7"/>
          <w:sz w:val="22"/>
          <w:szCs w:val="22"/>
        </w:rPr>
        <w:t xml:space="preserve"> </w:t>
      </w:r>
      <w:r w:rsidRPr="00627A3D">
        <w:rPr>
          <w:color w:val="333333"/>
          <w:spacing w:val="-5"/>
          <w:sz w:val="22"/>
          <w:szCs w:val="22"/>
        </w:rPr>
        <w:t>5L</w:t>
      </w:r>
      <w:r w:rsidRPr="00627A3D">
        <w:rPr>
          <w:color w:val="333333"/>
          <w:sz w:val="22"/>
          <w:szCs w:val="22"/>
        </w:rPr>
        <w:tab/>
        <w:t>Line</w:t>
      </w:r>
      <w:r w:rsidRPr="00627A3D">
        <w:rPr>
          <w:color w:val="333333"/>
          <w:spacing w:val="5"/>
          <w:sz w:val="22"/>
          <w:szCs w:val="22"/>
        </w:rPr>
        <w:t xml:space="preserve"> </w:t>
      </w:r>
      <w:r w:rsidRPr="00627A3D">
        <w:rPr>
          <w:color w:val="333333"/>
          <w:spacing w:val="-4"/>
          <w:sz w:val="22"/>
          <w:szCs w:val="22"/>
        </w:rPr>
        <w:t>Pipe</w:t>
      </w:r>
    </w:p>
    <w:p w14:paraId="79EF68D1" w14:textId="77777777" w:rsidR="00594EC8" w:rsidRPr="00627A3D" w:rsidRDefault="00594EC8" w:rsidP="0042487B">
      <w:pPr>
        <w:pStyle w:val="BodyText"/>
        <w:tabs>
          <w:tab w:val="left" w:pos="3780"/>
        </w:tabs>
        <w:spacing w:before="120"/>
        <w:ind w:left="709"/>
        <w:rPr>
          <w:sz w:val="22"/>
          <w:szCs w:val="22"/>
        </w:rPr>
      </w:pPr>
      <w:r w:rsidRPr="00627A3D">
        <w:rPr>
          <w:color w:val="333333"/>
          <w:sz w:val="22"/>
          <w:szCs w:val="22"/>
        </w:rPr>
        <w:t>API</w:t>
      </w:r>
      <w:r w:rsidRPr="00627A3D">
        <w:rPr>
          <w:color w:val="333333"/>
          <w:spacing w:val="6"/>
          <w:sz w:val="22"/>
          <w:szCs w:val="22"/>
        </w:rPr>
        <w:t xml:space="preserve"> </w:t>
      </w:r>
      <w:r w:rsidRPr="00627A3D">
        <w:rPr>
          <w:color w:val="333333"/>
          <w:sz w:val="22"/>
          <w:szCs w:val="22"/>
        </w:rPr>
        <w:t>Spec</w:t>
      </w:r>
      <w:r w:rsidRPr="00627A3D">
        <w:rPr>
          <w:color w:val="333333"/>
          <w:spacing w:val="7"/>
          <w:sz w:val="22"/>
          <w:szCs w:val="22"/>
        </w:rPr>
        <w:t xml:space="preserve"> </w:t>
      </w:r>
      <w:r w:rsidRPr="00627A3D">
        <w:rPr>
          <w:color w:val="333333"/>
          <w:spacing w:val="-5"/>
          <w:sz w:val="22"/>
          <w:szCs w:val="22"/>
        </w:rPr>
        <w:t>6A</w:t>
      </w:r>
      <w:r w:rsidRPr="00627A3D">
        <w:rPr>
          <w:color w:val="333333"/>
          <w:sz w:val="22"/>
          <w:szCs w:val="22"/>
        </w:rPr>
        <w:tab/>
        <w:t>Specification</w:t>
      </w:r>
      <w:r w:rsidRPr="00627A3D">
        <w:rPr>
          <w:color w:val="333333"/>
          <w:spacing w:val="11"/>
          <w:sz w:val="22"/>
          <w:szCs w:val="22"/>
        </w:rPr>
        <w:t xml:space="preserve"> </w:t>
      </w:r>
      <w:r w:rsidRPr="00627A3D">
        <w:rPr>
          <w:color w:val="333333"/>
          <w:sz w:val="22"/>
          <w:szCs w:val="22"/>
        </w:rPr>
        <w:t>for</w:t>
      </w:r>
      <w:r w:rsidRPr="00627A3D">
        <w:rPr>
          <w:color w:val="333333"/>
          <w:spacing w:val="12"/>
          <w:sz w:val="22"/>
          <w:szCs w:val="22"/>
        </w:rPr>
        <w:t xml:space="preserve"> </w:t>
      </w:r>
      <w:r w:rsidRPr="00627A3D">
        <w:rPr>
          <w:color w:val="333333"/>
          <w:sz w:val="22"/>
          <w:szCs w:val="22"/>
        </w:rPr>
        <w:t>Wellhead</w:t>
      </w:r>
      <w:r w:rsidRPr="00627A3D">
        <w:rPr>
          <w:color w:val="333333"/>
          <w:spacing w:val="12"/>
          <w:sz w:val="22"/>
          <w:szCs w:val="22"/>
        </w:rPr>
        <w:t xml:space="preserve"> </w:t>
      </w:r>
      <w:r w:rsidRPr="00627A3D">
        <w:rPr>
          <w:color w:val="333333"/>
          <w:sz w:val="22"/>
          <w:szCs w:val="22"/>
        </w:rPr>
        <w:t>and</w:t>
      </w:r>
      <w:r w:rsidRPr="00627A3D">
        <w:rPr>
          <w:color w:val="333333"/>
          <w:spacing w:val="12"/>
          <w:sz w:val="22"/>
          <w:szCs w:val="22"/>
        </w:rPr>
        <w:t xml:space="preserve"> </w:t>
      </w:r>
      <w:r w:rsidRPr="00627A3D">
        <w:rPr>
          <w:color w:val="333333"/>
          <w:sz w:val="22"/>
          <w:szCs w:val="22"/>
        </w:rPr>
        <w:t>Tree</w:t>
      </w:r>
      <w:r w:rsidRPr="00627A3D">
        <w:rPr>
          <w:color w:val="333333"/>
          <w:spacing w:val="11"/>
          <w:sz w:val="22"/>
          <w:szCs w:val="22"/>
        </w:rPr>
        <w:t xml:space="preserve"> </w:t>
      </w:r>
      <w:r w:rsidRPr="00627A3D">
        <w:rPr>
          <w:color w:val="333333"/>
          <w:spacing w:val="-2"/>
          <w:sz w:val="22"/>
          <w:szCs w:val="22"/>
        </w:rPr>
        <w:t>Equipment</w:t>
      </w:r>
    </w:p>
    <w:p w14:paraId="6343A27F" w14:textId="77777777" w:rsidR="0042487B" w:rsidRPr="00346C3C" w:rsidRDefault="00594EC8" w:rsidP="00F61DC5">
      <w:pPr>
        <w:pStyle w:val="BodyText"/>
        <w:tabs>
          <w:tab w:val="left" w:pos="3780"/>
        </w:tabs>
        <w:spacing w:before="120"/>
        <w:ind w:left="709"/>
        <w:rPr>
          <w:color w:val="333333"/>
          <w:spacing w:val="12"/>
          <w:sz w:val="22"/>
          <w:szCs w:val="22"/>
        </w:rPr>
      </w:pPr>
      <w:r w:rsidRPr="00627A3D">
        <w:rPr>
          <w:color w:val="333333"/>
          <w:sz w:val="22"/>
          <w:szCs w:val="22"/>
        </w:rPr>
        <w:t>API</w:t>
      </w:r>
      <w:r w:rsidRPr="00627A3D">
        <w:rPr>
          <w:color w:val="333333"/>
          <w:spacing w:val="6"/>
          <w:sz w:val="22"/>
          <w:szCs w:val="22"/>
        </w:rPr>
        <w:t xml:space="preserve"> </w:t>
      </w:r>
      <w:r w:rsidRPr="00627A3D">
        <w:rPr>
          <w:color w:val="333333"/>
          <w:sz w:val="22"/>
          <w:szCs w:val="22"/>
        </w:rPr>
        <w:t>RP</w:t>
      </w:r>
      <w:r w:rsidRPr="00627A3D">
        <w:rPr>
          <w:color w:val="333333"/>
          <w:spacing w:val="6"/>
          <w:sz w:val="22"/>
          <w:szCs w:val="22"/>
        </w:rPr>
        <w:t xml:space="preserve"> </w:t>
      </w:r>
      <w:r w:rsidRPr="00627A3D">
        <w:rPr>
          <w:color w:val="333333"/>
          <w:spacing w:val="-5"/>
          <w:sz w:val="22"/>
          <w:szCs w:val="22"/>
        </w:rPr>
        <w:t>14E</w:t>
      </w:r>
      <w:r w:rsidRPr="00627A3D">
        <w:rPr>
          <w:color w:val="333333"/>
          <w:sz w:val="22"/>
          <w:szCs w:val="22"/>
        </w:rPr>
        <w:tab/>
        <w:t>Recommended</w:t>
      </w:r>
      <w:r w:rsidRPr="00627A3D">
        <w:rPr>
          <w:color w:val="333333"/>
          <w:spacing w:val="10"/>
          <w:sz w:val="22"/>
          <w:szCs w:val="22"/>
        </w:rPr>
        <w:t xml:space="preserve"> </w:t>
      </w:r>
      <w:r w:rsidRPr="00627A3D">
        <w:rPr>
          <w:color w:val="333333"/>
          <w:sz w:val="22"/>
          <w:szCs w:val="22"/>
        </w:rPr>
        <w:t>Practice</w:t>
      </w:r>
      <w:r w:rsidRPr="00627A3D">
        <w:rPr>
          <w:color w:val="333333"/>
          <w:spacing w:val="12"/>
          <w:sz w:val="22"/>
          <w:szCs w:val="22"/>
        </w:rPr>
        <w:t xml:space="preserve"> </w:t>
      </w:r>
      <w:r w:rsidRPr="00627A3D">
        <w:rPr>
          <w:color w:val="333333"/>
          <w:sz w:val="22"/>
          <w:szCs w:val="22"/>
        </w:rPr>
        <w:t>for</w:t>
      </w:r>
      <w:r w:rsidRPr="00627A3D">
        <w:rPr>
          <w:color w:val="333333"/>
          <w:spacing w:val="12"/>
          <w:sz w:val="22"/>
          <w:szCs w:val="22"/>
        </w:rPr>
        <w:t xml:space="preserve"> </w:t>
      </w:r>
      <w:r w:rsidRPr="00627A3D">
        <w:rPr>
          <w:color w:val="333333"/>
          <w:sz w:val="22"/>
          <w:szCs w:val="22"/>
        </w:rPr>
        <w:t>Design</w:t>
      </w:r>
      <w:r w:rsidRPr="00627A3D">
        <w:rPr>
          <w:color w:val="333333"/>
          <w:spacing w:val="12"/>
          <w:sz w:val="22"/>
          <w:szCs w:val="22"/>
        </w:rPr>
        <w:t xml:space="preserve"> </w:t>
      </w:r>
      <w:r w:rsidRPr="00627A3D">
        <w:rPr>
          <w:color w:val="333333"/>
          <w:sz w:val="22"/>
          <w:szCs w:val="22"/>
        </w:rPr>
        <w:t>and</w:t>
      </w:r>
      <w:r w:rsidRPr="00627A3D">
        <w:rPr>
          <w:color w:val="333333"/>
          <w:spacing w:val="12"/>
          <w:sz w:val="22"/>
          <w:szCs w:val="22"/>
        </w:rPr>
        <w:t xml:space="preserve"> </w:t>
      </w:r>
      <w:r w:rsidRPr="00627A3D">
        <w:rPr>
          <w:color w:val="333333"/>
          <w:sz w:val="22"/>
          <w:szCs w:val="22"/>
        </w:rPr>
        <w:t>Installation</w:t>
      </w:r>
      <w:r w:rsidRPr="00627A3D">
        <w:rPr>
          <w:color w:val="333333"/>
          <w:spacing w:val="12"/>
          <w:sz w:val="22"/>
          <w:szCs w:val="22"/>
        </w:rPr>
        <w:t xml:space="preserve"> </w:t>
      </w:r>
      <w:r w:rsidRPr="00627A3D">
        <w:rPr>
          <w:color w:val="333333"/>
          <w:sz w:val="22"/>
          <w:szCs w:val="22"/>
        </w:rPr>
        <w:t>of</w:t>
      </w:r>
      <w:r w:rsidRPr="00627A3D">
        <w:rPr>
          <w:color w:val="333333"/>
          <w:spacing w:val="12"/>
          <w:sz w:val="22"/>
          <w:szCs w:val="22"/>
        </w:rPr>
        <w:t xml:space="preserve"> </w:t>
      </w:r>
      <w:r w:rsidRPr="00627A3D">
        <w:rPr>
          <w:color w:val="333333"/>
          <w:sz w:val="22"/>
          <w:szCs w:val="22"/>
        </w:rPr>
        <w:t>Offshore</w:t>
      </w:r>
      <w:r w:rsidRPr="00627A3D">
        <w:rPr>
          <w:color w:val="333333"/>
          <w:spacing w:val="12"/>
          <w:sz w:val="22"/>
          <w:szCs w:val="22"/>
        </w:rPr>
        <w:t xml:space="preserve"> </w:t>
      </w:r>
      <w:r w:rsidRPr="00627A3D">
        <w:rPr>
          <w:color w:val="333333"/>
          <w:sz w:val="22"/>
          <w:szCs w:val="22"/>
        </w:rPr>
        <w:t>Production</w:t>
      </w:r>
      <w:r w:rsidRPr="00627A3D">
        <w:rPr>
          <w:color w:val="333333"/>
          <w:spacing w:val="12"/>
          <w:sz w:val="22"/>
          <w:szCs w:val="22"/>
        </w:rPr>
        <w:t xml:space="preserve"> </w:t>
      </w:r>
    </w:p>
    <w:p w14:paraId="70951CF9" w14:textId="6893E02F" w:rsidR="00594EC8" w:rsidRPr="00346C3C" w:rsidRDefault="0042487B" w:rsidP="00F61DC5">
      <w:pPr>
        <w:pStyle w:val="BodyText"/>
        <w:tabs>
          <w:tab w:val="left" w:pos="3780"/>
        </w:tabs>
        <w:ind w:left="709"/>
        <w:rPr>
          <w:color w:val="333333"/>
          <w:spacing w:val="12"/>
          <w:sz w:val="22"/>
          <w:szCs w:val="22"/>
        </w:rPr>
      </w:pPr>
      <w:r w:rsidRPr="00346C3C">
        <w:rPr>
          <w:color w:val="333333"/>
          <w:spacing w:val="12"/>
          <w:sz w:val="22"/>
          <w:szCs w:val="22"/>
        </w:rPr>
        <w:t xml:space="preserve">                                              </w:t>
      </w:r>
      <w:r w:rsidR="00594EC8" w:rsidRPr="00627A3D">
        <w:rPr>
          <w:color w:val="333333"/>
          <w:sz w:val="22"/>
          <w:szCs w:val="22"/>
        </w:rPr>
        <w:t>Platform</w:t>
      </w:r>
      <w:r w:rsidR="003315EB" w:rsidRPr="003315EB">
        <w:rPr>
          <w:color w:val="333333"/>
          <w:spacing w:val="12"/>
          <w:sz w:val="22"/>
          <w:szCs w:val="22"/>
        </w:rPr>
        <w:t xml:space="preserve"> </w:t>
      </w:r>
      <w:r w:rsidR="00594EC8" w:rsidRPr="00627A3D">
        <w:rPr>
          <w:color w:val="333333"/>
          <w:sz w:val="22"/>
          <w:szCs w:val="22"/>
        </w:rPr>
        <w:t>Piping</w:t>
      </w:r>
      <w:r w:rsidR="00806063" w:rsidRPr="00627A3D">
        <w:rPr>
          <w:color w:val="333333"/>
          <w:spacing w:val="13"/>
          <w:sz w:val="22"/>
          <w:szCs w:val="22"/>
        </w:rPr>
        <w:t xml:space="preserve"> </w:t>
      </w:r>
      <w:r w:rsidR="00594EC8" w:rsidRPr="00627A3D">
        <w:rPr>
          <w:color w:val="333333"/>
          <w:spacing w:val="-2"/>
          <w:sz w:val="22"/>
          <w:szCs w:val="22"/>
        </w:rPr>
        <w:t>Systems</w:t>
      </w:r>
    </w:p>
    <w:p w14:paraId="238570D3" w14:textId="77777777" w:rsidR="00594EC8" w:rsidRPr="00806063" w:rsidRDefault="00594EC8" w:rsidP="00627A3D">
      <w:pPr>
        <w:spacing w:before="240" w:after="240"/>
        <w:ind w:left="709"/>
        <w:rPr>
          <w:b/>
        </w:rPr>
      </w:pPr>
      <w:r w:rsidRPr="00806063">
        <w:rPr>
          <w:b/>
          <w:color w:val="333333"/>
        </w:rPr>
        <w:t>ASME</w:t>
      </w:r>
      <w:r w:rsidRPr="00806063">
        <w:rPr>
          <w:b/>
          <w:color w:val="333333"/>
          <w:spacing w:val="-8"/>
        </w:rPr>
        <w:t xml:space="preserve"> </w:t>
      </w:r>
      <w:r w:rsidRPr="00806063">
        <w:rPr>
          <w:b/>
          <w:color w:val="333333"/>
        </w:rPr>
        <w:t>International</w:t>
      </w:r>
      <w:r w:rsidRPr="00806063">
        <w:rPr>
          <w:b/>
          <w:color w:val="333333"/>
          <w:spacing w:val="-7"/>
        </w:rPr>
        <w:t xml:space="preserve"> </w:t>
      </w:r>
      <w:r w:rsidRPr="00806063">
        <w:rPr>
          <w:b/>
          <w:color w:val="333333"/>
          <w:spacing w:val="-2"/>
        </w:rPr>
        <w:t>(ASME)</w:t>
      </w:r>
    </w:p>
    <w:p w14:paraId="15C328FB" w14:textId="07EA6F8D" w:rsidR="00DF627D" w:rsidRPr="00627A3D" w:rsidRDefault="00594EC8" w:rsidP="00F17408">
      <w:pPr>
        <w:pStyle w:val="BodyText"/>
        <w:tabs>
          <w:tab w:val="left" w:pos="3780"/>
        </w:tabs>
        <w:spacing w:before="120"/>
        <w:ind w:left="709"/>
        <w:rPr>
          <w:color w:val="333333"/>
          <w:sz w:val="22"/>
          <w:szCs w:val="22"/>
        </w:rPr>
      </w:pPr>
      <w:r w:rsidRPr="00627A3D">
        <w:rPr>
          <w:color w:val="333333"/>
          <w:sz w:val="22"/>
          <w:szCs w:val="22"/>
        </w:rPr>
        <w:t>ASME B1.20.1</w:t>
      </w:r>
      <w:r w:rsidRPr="00627A3D">
        <w:rPr>
          <w:color w:val="333333"/>
          <w:sz w:val="22"/>
          <w:szCs w:val="22"/>
        </w:rPr>
        <w:tab/>
        <w:t xml:space="preserve">Pipe Threads, General Purpose (Inch) </w:t>
      </w:r>
    </w:p>
    <w:p w14:paraId="51460593" w14:textId="22AE5A19" w:rsidR="00594EC8" w:rsidRPr="00627A3D" w:rsidRDefault="00594EC8" w:rsidP="00F17408">
      <w:pPr>
        <w:pStyle w:val="BodyText"/>
        <w:tabs>
          <w:tab w:val="left" w:pos="3780"/>
        </w:tabs>
        <w:spacing w:before="120"/>
        <w:ind w:left="709"/>
        <w:rPr>
          <w:sz w:val="22"/>
          <w:szCs w:val="22"/>
        </w:rPr>
      </w:pPr>
      <w:r w:rsidRPr="00627A3D">
        <w:rPr>
          <w:color w:val="333333"/>
          <w:sz w:val="22"/>
          <w:szCs w:val="22"/>
        </w:rPr>
        <w:t>ASME B16.25</w:t>
      </w:r>
      <w:r w:rsidRPr="00627A3D">
        <w:rPr>
          <w:color w:val="333333"/>
          <w:sz w:val="22"/>
          <w:szCs w:val="22"/>
        </w:rPr>
        <w:tab/>
        <w:t>Butt Welding Ends</w:t>
      </w:r>
    </w:p>
    <w:p w14:paraId="30CC534A" w14:textId="77777777" w:rsidR="00DF627D" w:rsidRPr="00627A3D" w:rsidRDefault="00594EC8" w:rsidP="00F17408">
      <w:pPr>
        <w:pStyle w:val="BodyText"/>
        <w:tabs>
          <w:tab w:val="left" w:pos="3780"/>
        </w:tabs>
        <w:spacing w:before="120"/>
        <w:ind w:left="709"/>
        <w:rPr>
          <w:color w:val="333333"/>
          <w:sz w:val="22"/>
          <w:szCs w:val="22"/>
        </w:rPr>
      </w:pPr>
      <w:r w:rsidRPr="00627A3D">
        <w:rPr>
          <w:color w:val="333333"/>
          <w:sz w:val="22"/>
          <w:szCs w:val="22"/>
        </w:rPr>
        <w:t>ASME B31.1</w:t>
      </w:r>
      <w:r w:rsidRPr="00627A3D">
        <w:rPr>
          <w:color w:val="333333"/>
          <w:sz w:val="22"/>
          <w:szCs w:val="22"/>
        </w:rPr>
        <w:tab/>
        <w:t xml:space="preserve">Power Piping </w:t>
      </w:r>
    </w:p>
    <w:p w14:paraId="0650B7B7" w14:textId="59A378CD" w:rsidR="00594EC8" w:rsidRPr="00627A3D" w:rsidRDefault="00594EC8" w:rsidP="00F17408">
      <w:pPr>
        <w:pStyle w:val="BodyText"/>
        <w:tabs>
          <w:tab w:val="left" w:pos="3780"/>
        </w:tabs>
        <w:spacing w:before="120"/>
        <w:ind w:left="709"/>
        <w:rPr>
          <w:color w:val="333333"/>
          <w:spacing w:val="9"/>
          <w:sz w:val="22"/>
          <w:szCs w:val="22"/>
        </w:rPr>
      </w:pPr>
      <w:r w:rsidRPr="00627A3D">
        <w:rPr>
          <w:color w:val="333333"/>
          <w:sz w:val="22"/>
          <w:szCs w:val="22"/>
        </w:rPr>
        <w:t>ASME</w:t>
      </w:r>
      <w:r w:rsidRPr="00627A3D">
        <w:rPr>
          <w:color w:val="333333"/>
          <w:spacing w:val="9"/>
          <w:sz w:val="22"/>
          <w:szCs w:val="22"/>
        </w:rPr>
        <w:t xml:space="preserve"> </w:t>
      </w:r>
      <w:r w:rsidRPr="00627A3D">
        <w:rPr>
          <w:color w:val="333333"/>
          <w:spacing w:val="-2"/>
          <w:sz w:val="22"/>
          <w:szCs w:val="22"/>
        </w:rPr>
        <w:t>B31.3</w:t>
      </w:r>
      <w:r w:rsidRPr="00627A3D">
        <w:rPr>
          <w:color w:val="333333"/>
          <w:sz w:val="22"/>
          <w:szCs w:val="22"/>
        </w:rPr>
        <w:tab/>
        <w:t>Process</w:t>
      </w:r>
      <w:r w:rsidRPr="00627A3D">
        <w:rPr>
          <w:color w:val="333333"/>
          <w:spacing w:val="7"/>
          <w:sz w:val="22"/>
          <w:szCs w:val="22"/>
        </w:rPr>
        <w:t xml:space="preserve"> </w:t>
      </w:r>
      <w:r w:rsidRPr="00627A3D">
        <w:rPr>
          <w:color w:val="333333"/>
          <w:spacing w:val="-2"/>
          <w:sz w:val="22"/>
          <w:szCs w:val="22"/>
        </w:rPr>
        <w:t>Piping</w:t>
      </w:r>
    </w:p>
    <w:p w14:paraId="031E7793" w14:textId="6281B806" w:rsidR="00594EC8" w:rsidRPr="00627A3D" w:rsidRDefault="00594EC8" w:rsidP="00F17408">
      <w:pPr>
        <w:pStyle w:val="BodyText"/>
        <w:tabs>
          <w:tab w:val="left" w:pos="3780"/>
        </w:tabs>
        <w:spacing w:before="120"/>
        <w:ind w:left="709"/>
        <w:rPr>
          <w:sz w:val="22"/>
          <w:szCs w:val="22"/>
        </w:rPr>
      </w:pPr>
      <w:r w:rsidRPr="00627A3D">
        <w:rPr>
          <w:sz w:val="22"/>
          <w:szCs w:val="22"/>
        </w:rPr>
        <w:t>ASME</w:t>
      </w:r>
      <w:r w:rsidRPr="00627A3D">
        <w:rPr>
          <w:spacing w:val="9"/>
          <w:sz w:val="22"/>
          <w:szCs w:val="22"/>
        </w:rPr>
        <w:t xml:space="preserve"> </w:t>
      </w:r>
      <w:r w:rsidRPr="00627A3D">
        <w:rPr>
          <w:spacing w:val="-5"/>
          <w:sz w:val="22"/>
          <w:szCs w:val="22"/>
        </w:rPr>
        <w:t>31P</w:t>
      </w:r>
      <w:r w:rsidRPr="00627A3D">
        <w:rPr>
          <w:sz w:val="22"/>
          <w:szCs w:val="22"/>
        </w:rPr>
        <w:tab/>
      </w:r>
      <w:r w:rsidRPr="00627A3D">
        <w:rPr>
          <w:color w:val="333333"/>
          <w:sz w:val="22"/>
          <w:szCs w:val="22"/>
        </w:rPr>
        <w:t>Standard</w:t>
      </w:r>
      <w:r w:rsidRPr="00627A3D">
        <w:rPr>
          <w:color w:val="333333"/>
          <w:spacing w:val="9"/>
          <w:sz w:val="22"/>
          <w:szCs w:val="22"/>
        </w:rPr>
        <w:t xml:space="preserve"> </w:t>
      </w:r>
      <w:r w:rsidRPr="00627A3D">
        <w:rPr>
          <w:color w:val="333333"/>
          <w:sz w:val="22"/>
          <w:szCs w:val="22"/>
        </w:rPr>
        <w:t>Heat</w:t>
      </w:r>
      <w:r w:rsidRPr="00627A3D">
        <w:rPr>
          <w:color w:val="333333"/>
          <w:spacing w:val="10"/>
          <w:sz w:val="22"/>
          <w:szCs w:val="22"/>
        </w:rPr>
        <w:t xml:space="preserve"> </w:t>
      </w:r>
      <w:r w:rsidRPr="00627A3D">
        <w:rPr>
          <w:color w:val="333333"/>
          <w:sz w:val="22"/>
          <w:szCs w:val="22"/>
        </w:rPr>
        <w:t>Treatments</w:t>
      </w:r>
      <w:r w:rsidRPr="00627A3D">
        <w:rPr>
          <w:color w:val="333333"/>
          <w:spacing w:val="9"/>
          <w:sz w:val="22"/>
          <w:szCs w:val="22"/>
        </w:rPr>
        <w:t xml:space="preserve"> </w:t>
      </w:r>
      <w:r w:rsidRPr="00627A3D">
        <w:rPr>
          <w:color w:val="333333"/>
          <w:sz w:val="22"/>
          <w:szCs w:val="22"/>
        </w:rPr>
        <w:t>for</w:t>
      </w:r>
      <w:r w:rsidRPr="00627A3D">
        <w:rPr>
          <w:color w:val="333333"/>
          <w:spacing w:val="10"/>
          <w:sz w:val="22"/>
          <w:szCs w:val="22"/>
        </w:rPr>
        <w:t xml:space="preserve"> </w:t>
      </w:r>
      <w:r w:rsidRPr="00627A3D">
        <w:rPr>
          <w:color w:val="333333"/>
          <w:spacing w:val="-2"/>
          <w:sz w:val="22"/>
          <w:szCs w:val="22"/>
        </w:rPr>
        <w:t>Piping</w:t>
      </w:r>
    </w:p>
    <w:p w14:paraId="42DE059D" w14:textId="77777777" w:rsidR="00594EC8" w:rsidRPr="00627A3D" w:rsidRDefault="00594EC8" w:rsidP="00627A3D">
      <w:pPr>
        <w:spacing w:before="120"/>
        <w:ind w:left="709"/>
        <w:rPr>
          <w:i/>
        </w:rPr>
      </w:pPr>
      <w:r w:rsidRPr="00627A3D">
        <w:rPr>
          <w:i/>
          <w:color w:val="333333"/>
        </w:rPr>
        <w:t>ASME</w:t>
      </w:r>
      <w:r w:rsidRPr="00627A3D">
        <w:rPr>
          <w:i/>
          <w:color w:val="333333"/>
          <w:spacing w:val="7"/>
        </w:rPr>
        <w:t xml:space="preserve"> </w:t>
      </w:r>
      <w:r w:rsidRPr="00627A3D">
        <w:rPr>
          <w:i/>
          <w:color w:val="333333"/>
        </w:rPr>
        <w:t>Boiler</w:t>
      </w:r>
      <w:r w:rsidRPr="00627A3D">
        <w:rPr>
          <w:i/>
          <w:color w:val="333333"/>
          <w:spacing w:val="8"/>
        </w:rPr>
        <w:t xml:space="preserve"> </w:t>
      </w:r>
      <w:r w:rsidRPr="00627A3D">
        <w:rPr>
          <w:i/>
          <w:color w:val="333333"/>
        </w:rPr>
        <w:t>and</w:t>
      </w:r>
      <w:r w:rsidRPr="00627A3D">
        <w:rPr>
          <w:i/>
          <w:color w:val="333333"/>
          <w:spacing w:val="8"/>
        </w:rPr>
        <w:t xml:space="preserve"> </w:t>
      </w:r>
      <w:r w:rsidRPr="00627A3D">
        <w:rPr>
          <w:i/>
          <w:color w:val="333333"/>
        </w:rPr>
        <w:t>Pressure</w:t>
      </w:r>
      <w:r w:rsidRPr="00627A3D">
        <w:rPr>
          <w:i/>
          <w:color w:val="333333"/>
          <w:spacing w:val="8"/>
        </w:rPr>
        <w:t xml:space="preserve"> </w:t>
      </w:r>
      <w:r w:rsidRPr="00627A3D">
        <w:rPr>
          <w:i/>
          <w:color w:val="333333"/>
        </w:rPr>
        <w:t>Vessel</w:t>
      </w:r>
      <w:r w:rsidRPr="00627A3D">
        <w:rPr>
          <w:i/>
          <w:color w:val="333333"/>
          <w:spacing w:val="8"/>
        </w:rPr>
        <w:t xml:space="preserve"> </w:t>
      </w:r>
      <w:r w:rsidRPr="00627A3D">
        <w:rPr>
          <w:i/>
          <w:color w:val="333333"/>
        </w:rPr>
        <w:t>Code</w:t>
      </w:r>
      <w:r w:rsidRPr="00627A3D">
        <w:rPr>
          <w:i/>
          <w:color w:val="333333"/>
          <w:spacing w:val="8"/>
        </w:rPr>
        <w:t xml:space="preserve"> </w:t>
      </w:r>
      <w:r w:rsidRPr="00627A3D">
        <w:rPr>
          <w:i/>
          <w:color w:val="333333"/>
        </w:rPr>
        <w:t>(BPVC,</w:t>
      </w:r>
      <w:r w:rsidRPr="00627A3D">
        <w:rPr>
          <w:i/>
          <w:color w:val="333333"/>
          <w:spacing w:val="8"/>
        </w:rPr>
        <w:t xml:space="preserve"> </w:t>
      </w:r>
      <w:r w:rsidRPr="00627A3D">
        <w:rPr>
          <w:i/>
          <w:color w:val="333333"/>
        </w:rPr>
        <w:t>also</w:t>
      </w:r>
      <w:r w:rsidRPr="00627A3D">
        <w:rPr>
          <w:i/>
          <w:color w:val="333333"/>
          <w:spacing w:val="8"/>
        </w:rPr>
        <w:t xml:space="preserve"> </w:t>
      </w:r>
      <w:r w:rsidRPr="00627A3D">
        <w:rPr>
          <w:i/>
          <w:color w:val="333333"/>
        </w:rPr>
        <w:t>referred</w:t>
      </w:r>
      <w:r w:rsidRPr="00627A3D">
        <w:rPr>
          <w:i/>
          <w:color w:val="333333"/>
          <w:spacing w:val="8"/>
        </w:rPr>
        <w:t xml:space="preserve"> </w:t>
      </w:r>
      <w:r w:rsidRPr="00627A3D">
        <w:rPr>
          <w:i/>
          <w:color w:val="333333"/>
        </w:rPr>
        <w:t>to</w:t>
      </w:r>
      <w:r w:rsidRPr="00627A3D">
        <w:rPr>
          <w:i/>
          <w:color w:val="333333"/>
          <w:spacing w:val="8"/>
        </w:rPr>
        <w:t xml:space="preserve"> </w:t>
      </w:r>
      <w:r w:rsidRPr="00627A3D">
        <w:rPr>
          <w:i/>
          <w:color w:val="333333"/>
        </w:rPr>
        <w:t>as</w:t>
      </w:r>
      <w:r w:rsidRPr="00627A3D">
        <w:rPr>
          <w:i/>
          <w:color w:val="333333"/>
          <w:spacing w:val="8"/>
        </w:rPr>
        <w:t xml:space="preserve"> </w:t>
      </w:r>
      <w:r w:rsidRPr="00627A3D">
        <w:rPr>
          <w:i/>
          <w:color w:val="333333"/>
        </w:rPr>
        <w:t>‘the</w:t>
      </w:r>
      <w:r w:rsidRPr="00627A3D">
        <w:rPr>
          <w:i/>
          <w:color w:val="333333"/>
          <w:spacing w:val="8"/>
        </w:rPr>
        <w:t xml:space="preserve"> </w:t>
      </w:r>
      <w:r w:rsidRPr="00627A3D">
        <w:rPr>
          <w:i/>
          <w:color w:val="333333"/>
        </w:rPr>
        <w:t>ASME</w:t>
      </w:r>
      <w:r w:rsidRPr="00627A3D">
        <w:rPr>
          <w:i/>
          <w:color w:val="333333"/>
          <w:spacing w:val="8"/>
        </w:rPr>
        <w:t xml:space="preserve"> </w:t>
      </w:r>
      <w:r w:rsidRPr="00627A3D">
        <w:rPr>
          <w:i/>
          <w:color w:val="333333"/>
          <w:spacing w:val="-2"/>
        </w:rPr>
        <w:t>Code’)</w:t>
      </w:r>
    </w:p>
    <w:p w14:paraId="58909B15" w14:textId="18EEF80A" w:rsidR="008A0BF2" w:rsidRPr="00627A3D" w:rsidRDefault="00594EC8" w:rsidP="00403D40">
      <w:pPr>
        <w:pStyle w:val="BodyText"/>
        <w:spacing w:before="120"/>
        <w:ind w:left="1440"/>
        <w:rPr>
          <w:color w:val="333333"/>
          <w:spacing w:val="-2"/>
          <w:sz w:val="22"/>
          <w:szCs w:val="22"/>
        </w:rPr>
      </w:pPr>
      <w:r w:rsidRPr="00627A3D">
        <w:rPr>
          <w:color w:val="333333"/>
          <w:sz w:val="22"/>
          <w:szCs w:val="22"/>
        </w:rPr>
        <w:t>Section</w:t>
      </w:r>
      <w:r w:rsidRPr="00627A3D">
        <w:rPr>
          <w:color w:val="333333"/>
          <w:spacing w:val="9"/>
          <w:sz w:val="22"/>
          <w:szCs w:val="22"/>
        </w:rPr>
        <w:t xml:space="preserve"> </w:t>
      </w:r>
      <w:r w:rsidRPr="00627A3D">
        <w:rPr>
          <w:color w:val="333333"/>
          <w:sz w:val="22"/>
          <w:szCs w:val="22"/>
        </w:rPr>
        <w:t>I,</w:t>
      </w:r>
      <w:r w:rsidRPr="00627A3D">
        <w:rPr>
          <w:color w:val="333333"/>
          <w:spacing w:val="10"/>
          <w:sz w:val="22"/>
          <w:szCs w:val="22"/>
        </w:rPr>
        <w:t xml:space="preserve"> </w:t>
      </w:r>
      <w:r w:rsidRPr="00627A3D">
        <w:rPr>
          <w:color w:val="333333"/>
          <w:sz w:val="22"/>
          <w:szCs w:val="22"/>
        </w:rPr>
        <w:t>Rules</w:t>
      </w:r>
      <w:r w:rsidRPr="00627A3D">
        <w:rPr>
          <w:color w:val="333333"/>
          <w:spacing w:val="10"/>
          <w:sz w:val="22"/>
          <w:szCs w:val="22"/>
        </w:rPr>
        <w:t xml:space="preserve"> </w:t>
      </w:r>
      <w:r w:rsidRPr="00627A3D">
        <w:rPr>
          <w:color w:val="333333"/>
          <w:sz w:val="22"/>
          <w:szCs w:val="22"/>
        </w:rPr>
        <w:t>for</w:t>
      </w:r>
      <w:r w:rsidRPr="00627A3D">
        <w:rPr>
          <w:color w:val="333333"/>
          <w:spacing w:val="10"/>
          <w:sz w:val="22"/>
          <w:szCs w:val="22"/>
        </w:rPr>
        <w:t xml:space="preserve"> </w:t>
      </w:r>
      <w:r w:rsidRPr="00627A3D">
        <w:rPr>
          <w:color w:val="333333"/>
          <w:sz w:val="22"/>
          <w:szCs w:val="22"/>
        </w:rPr>
        <w:t>Construction</w:t>
      </w:r>
      <w:r w:rsidRPr="00627A3D">
        <w:rPr>
          <w:color w:val="333333"/>
          <w:spacing w:val="9"/>
          <w:sz w:val="22"/>
          <w:szCs w:val="22"/>
        </w:rPr>
        <w:t xml:space="preserve"> </w:t>
      </w:r>
      <w:r w:rsidRPr="00627A3D">
        <w:rPr>
          <w:color w:val="333333"/>
          <w:sz w:val="22"/>
          <w:szCs w:val="22"/>
        </w:rPr>
        <w:t>of</w:t>
      </w:r>
      <w:r w:rsidRPr="00627A3D">
        <w:rPr>
          <w:color w:val="333333"/>
          <w:spacing w:val="10"/>
          <w:sz w:val="22"/>
          <w:szCs w:val="22"/>
        </w:rPr>
        <w:t xml:space="preserve"> </w:t>
      </w:r>
      <w:r w:rsidRPr="00627A3D">
        <w:rPr>
          <w:color w:val="333333"/>
          <w:sz w:val="22"/>
          <w:szCs w:val="22"/>
        </w:rPr>
        <w:t>Power</w:t>
      </w:r>
      <w:r w:rsidRPr="00627A3D">
        <w:rPr>
          <w:color w:val="333333"/>
          <w:spacing w:val="10"/>
          <w:sz w:val="22"/>
          <w:szCs w:val="22"/>
        </w:rPr>
        <w:t xml:space="preserve"> </w:t>
      </w:r>
      <w:r w:rsidRPr="00627A3D">
        <w:rPr>
          <w:color w:val="333333"/>
          <w:spacing w:val="-2"/>
          <w:sz w:val="22"/>
          <w:szCs w:val="22"/>
        </w:rPr>
        <w:t>Boilers</w:t>
      </w:r>
    </w:p>
    <w:p w14:paraId="58D8887E" w14:textId="09906A6C" w:rsidR="00C0709E" w:rsidRPr="00627A3D" w:rsidRDefault="00E3031F" w:rsidP="00403D40">
      <w:pPr>
        <w:pStyle w:val="BodyText"/>
        <w:spacing w:before="120"/>
        <w:ind w:left="1440"/>
        <w:rPr>
          <w:sz w:val="22"/>
          <w:szCs w:val="22"/>
        </w:rPr>
      </w:pPr>
      <w:r w:rsidRPr="00627A3D">
        <w:rPr>
          <w:sz w:val="22"/>
          <w:szCs w:val="22"/>
        </w:rPr>
        <w:t>Section V, Nondestructive Examination</w:t>
      </w:r>
    </w:p>
    <w:p w14:paraId="64351FF8" w14:textId="77777777" w:rsidR="004F0354" w:rsidRPr="00627A3D" w:rsidRDefault="004F0354" w:rsidP="00403D40">
      <w:pPr>
        <w:pStyle w:val="BodyText"/>
        <w:tabs>
          <w:tab w:val="left" w:pos="1440"/>
        </w:tabs>
        <w:spacing w:before="120"/>
        <w:ind w:left="1440"/>
        <w:rPr>
          <w:color w:val="333333"/>
          <w:sz w:val="22"/>
          <w:szCs w:val="22"/>
        </w:rPr>
      </w:pPr>
      <w:r w:rsidRPr="00627A3D">
        <w:rPr>
          <w:color w:val="333333"/>
          <w:sz w:val="22"/>
          <w:szCs w:val="22"/>
        </w:rPr>
        <w:t>Section IX, Qualification Standard for Welding, Brazing, and Fusing Procedures, Welders, Brazers, and</w:t>
      </w:r>
      <w:r w:rsidRPr="00627A3D">
        <w:rPr>
          <w:color w:val="333333"/>
          <w:spacing w:val="40"/>
          <w:sz w:val="22"/>
          <w:szCs w:val="22"/>
        </w:rPr>
        <w:t xml:space="preserve"> </w:t>
      </w:r>
      <w:r w:rsidRPr="00627A3D">
        <w:rPr>
          <w:color w:val="333333"/>
          <w:sz w:val="22"/>
          <w:szCs w:val="22"/>
        </w:rPr>
        <w:t>Welding and Fusing Operators</w:t>
      </w:r>
    </w:p>
    <w:p w14:paraId="3DB8B0CA" w14:textId="0D4D9986" w:rsidR="00220B5E" w:rsidRPr="00627A3D" w:rsidRDefault="00220B5E" w:rsidP="00403D40">
      <w:pPr>
        <w:pStyle w:val="BodyText"/>
        <w:tabs>
          <w:tab w:val="left" w:pos="1440"/>
        </w:tabs>
        <w:spacing w:before="120"/>
        <w:ind w:left="1440"/>
        <w:rPr>
          <w:sz w:val="22"/>
          <w:szCs w:val="22"/>
        </w:rPr>
      </w:pPr>
      <w:r w:rsidRPr="00627A3D">
        <w:rPr>
          <w:sz w:val="22"/>
          <w:szCs w:val="22"/>
        </w:rPr>
        <w:t>Section VIII, Rules for Construction of Pressure Vessels, Division 1</w:t>
      </w:r>
    </w:p>
    <w:p w14:paraId="3828A6B6" w14:textId="0534B677" w:rsidR="00220B5E" w:rsidRPr="00627A3D" w:rsidRDefault="00B56229" w:rsidP="00403D40">
      <w:pPr>
        <w:pStyle w:val="BodyText"/>
        <w:tabs>
          <w:tab w:val="left" w:pos="1440"/>
        </w:tabs>
        <w:spacing w:before="120"/>
        <w:ind w:left="1440"/>
        <w:rPr>
          <w:sz w:val="22"/>
          <w:szCs w:val="22"/>
        </w:rPr>
      </w:pPr>
      <w:r w:rsidRPr="00627A3D">
        <w:rPr>
          <w:sz w:val="22"/>
          <w:szCs w:val="22"/>
        </w:rPr>
        <w:lastRenderedPageBreak/>
        <w:t>Section II, Materials, Part C, Specifications for Welding Rods, Electrodes, and Filler Metals – the following SFA documents:</w:t>
      </w:r>
    </w:p>
    <w:p w14:paraId="65184C7A" w14:textId="77777777" w:rsidR="004F0354" w:rsidRPr="00627A3D" w:rsidRDefault="004F0354" w:rsidP="00615A6A">
      <w:pPr>
        <w:pStyle w:val="BodyText"/>
        <w:tabs>
          <w:tab w:val="left" w:pos="3780"/>
        </w:tabs>
        <w:spacing w:before="120"/>
        <w:ind w:left="709"/>
        <w:rPr>
          <w:sz w:val="22"/>
          <w:szCs w:val="22"/>
        </w:rPr>
      </w:pPr>
      <w:r w:rsidRPr="00627A3D">
        <w:rPr>
          <w:color w:val="333333"/>
          <w:sz w:val="22"/>
          <w:szCs w:val="22"/>
        </w:rPr>
        <w:t>ASME</w:t>
      </w:r>
      <w:r w:rsidRPr="00627A3D">
        <w:rPr>
          <w:color w:val="333333"/>
          <w:spacing w:val="18"/>
          <w:sz w:val="22"/>
          <w:szCs w:val="22"/>
        </w:rPr>
        <w:t xml:space="preserve"> </w:t>
      </w:r>
      <w:r w:rsidRPr="00627A3D">
        <w:rPr>
          <w:color w:val="333333"/>
          <w:sz w:val="22"/>
          <w:szCs w:val="22"/>
        </w:rPr>
        <w:t>SFA-</w:t>
      </w:r>
      <w:r w:rsidRPr="00627A3D">
        <w:rPr>
          <w:color w:val="333333"/>
          <w:spacing w:val="-5"/>
          <w:sz w:val="22"/>
          <w:szCs w:val="22"/>
        </w:rPr>
        <w:t>5.1</w:t>
      </w:r>
      <w:r w:rsidRPr="00627A3D">
        <w:rPr>
          <w:color w:val="333333"/>
          <w:sz w:val="22"/>
          <w:szCs w:val="22"/>
        </w:rPr>
        <w:tab/>
        <w:t>Specification</w:t>
      </w:r>
      <w:r w:rsidRPr="00627A3D">
        <w:rPr>
          <w:color w:val="333333"/>
          <w:spacing w:val="10"/>
          <w:sz w:val="22"/>
          <w:szCs w:val="22"/>
        </w:rPr>
        <w:t xml:space="preserve"> </w:t>
      </w:r>
      <w:r w:rsidRPr="00627A3D">
        <w:rPr>
          <w:color w:val="333333"/>
          <w:sz w:val="22"/>
          <w:szCs w:val="22"/>
        </w:rPr>
        <w:t>for</w:t>
      </w:r>
      <w:r w:rsidRPr="00627A3D">
        <w:rPr>
          <w:color w:val="333333"/>
          <w:spacing w:val="10"/>
          <w:sz w:val="22"/>
          <w:szCs w:val="22"/>
        </w:rPr>
        <w:t xml:space="preserve"> </w:t>
      </w:r>
      <w:r w:rsidRPr="00627A3D">
        <w:rPr>
          <w:color w:val="333333"/>
          <w:sz w:val="22"/>
          <w:szCs w:val="22"/>
        </w:rPr>
        <w:t>Carbon</w:t>
      </w:r>
      <w:r w:rsidRPr="00627A3D">
        <w:rPr>
          <w:color w:val="333333"/>
          <w:spacing w:val="10"/>
          <w:sz w:val="22"/>
          <w:szCs w:val="22"/>
        </w:rPr>
        <w:t xml:space="preserve"> </w:t>
      </w:r>
      <w:r w:rsidRPr="00627A3D">
        <w:rPr>
          <w:color w:val="333333"/>
          <w:sz w:val="22"/>
          <w:szCs w:val="22"/>
        </w:rPr>
        <w:t>Steel</w:t>
      </w:r>
      <w:r w:rsidRPr="00627A3D">
        <w:rPr>
          <w:color w:val="333333"/>
          <w:spacing w:val="10"/>
          <w:sz w:val="22"/>
          <w:szCs w:val="22"/>
        </w:rPr>
        <w:t xml:space="preserve"> </w:t>
      </w:r>
      <w:r w:rsidRPr="00627A3D">
        <w:rPr>
          <w:color w:val="333333"/>
          <w:sz w:val="22"/>
          <w:szCs w:val="22"/>
        </w:rPr>
        <w:t>Electrodes</w:t>
      </w:r>
      <w:r w:rsidRPr="00627A3D">
        <w:rPr>
          <w:color w:val="333333"/>
          <w:spacing w:val="10"/>
          <w:sz w:val="22"/>
          <w:szCs w:val="22"/>
        </w:rPr>
        <w:t xml:space="preserve"> </w:t>
      </w:r>
      <w:r w:rsidRPr="00627A3D">
        <w:rPr>
          <w:color w:val="333333"/>
          <w:sz w:val="22"/>
          <w:szCs w:val="22"/>
        </w:rPr>
        <w:t>for</w:t>
      </w:r>
      <w:r w:rsidRPr="00627A3D">
        <w:rPr>
          <w:color w:val="333333"/>
          <w:spacing w:val="10"/>
          <w:sz w:val="22"/>
          <w:szCs w:val="22"/>
        </w:rPr>
        <w:t xml:space="preserve"> </w:t>
      </w:r>
      <w:r w:rsidRPr="00627A3D">
        <w:rPr>
          <w:color w:val="333333"/>
          <w:sz w:val="22"/>
          <w:szCs w:val="22"/>
        </w:rPr>
        <w:t>Shielded</w:t>
      </w:r>
      <w:r w:rsidRPr="00627A3D">
        <w:rPr>
          <w:color w:val="333333"/>
          <w:spacing w:val="10"/>
          <w:sz w:val="22"/>
          <w:szCs w:val="22"/>
        </w:rPr>
        <w:t xml:space="preserve"> </w:t>
      </w:r>
      <w:r w:rsidRPr="00627A3D">
        <w:rPr>
          <w:color w:val="333333"/>
          <w:sz w:val="22"/>
          <w:szCs w:val="22"/>
        </w:rPr>
        <w:t>Metal</w:t>
      </w:r>
      <w:r w:rsidRPr="00627A3D">
        <w:rPr>
          <w:color w:val="333333"/>
          <w:spacing w:val="11"/>
          <w:sz w:val="22"/>
          <w:szCs w:val="22"/>
        </w:rPr>
        <w:t xml:space="preserve"> </w:t>
      </w:r>
      <w:r w:rsidRPr="00627A3D">
        <w:rPr>
          <w:color w:val="333333"/>
          <w:sz w:val="22"/>
          <w:szCs w:val="22"/>
        </w:rPr>
        <w:t>Arc</w:t>
      </w:r>
      <w:r w:rsidRPr="00627A3D">
        <w:rPr>
          <w:color w:val="333333"/>
          <w:spacing w:val="10"/>
          <w:sz w:val="22"/>
          <w:szCs w:val="22"/>
        </w:rPr>
        <w:t xml:space="preserve"> </w:t>
      </w:r>
      <w:r w:rsidRPr="00627A3D">
        <w:rPr>
          <w:color w:val="333333"/>
          <w:spacing w:val="-2"/>
          <w:sz w:val="22"/>
          <w:szCs w:val="22"/>
        </w:rPr>
        <w:t>Welding</w:t>
      </w:r>
    </w:p>
    <w:p w14:paraId="5A82BC0F" w14:textId="77777777" w:rsidR="00366853" w:rsidRPr="00627A3D" w:rsidRDefault="00366853" w:rsidP="00615A6A">
      <w:pPr>
        <w:pStyle w:val="BodyText"/>
        <w:tabs>
          <w:tab w:val="left" w:pos="2160"/>
          <w:tab w:val="left" w:pos="3780"/>
        </w:tabs>
        <w:spacing w:before="120"/>
        <w:ind w:left="709"/>
        <w:rPr>
          <w:color w:val="333333"/>
          <w:sz w:val="22"/>
          <w:szCs w:val="22"/>
        </w:rPr>
      </w:pPr>
      <w:r w:rsidRPr="00627A3D">
        <w:rPr>
          <w:color w:val="333333"/>
          <w:sz w:val="22"/>
          <w:szCs w:val="22"/>
        </w:rPr>
        <w:t>ASME SFA-5.4/SFA-5.4M</w:t>
      </w:r>
      <w:r w:rsidRPr="00627A3D">
        <w:rPr>
          <w:color w:val="333333"/>
          <w:sz w:val="22"/>
          <w:szCs w:val="22"/>
        </w:rPr>
        <w:tab/>
        <w:t xml:space="preserve">Specification for Stainless Steel Electrodes for Shielded Metal Arc Welding </w:t>
      </w:r>
    </w:p>
    <w:p w14:paraId="23D1C2ED" w14:textId="2B0E3136" w:rsidR="00366853" w:rsidRPr="00627A3D" w:rsidRDefault="00366853" w:rsidP="00615A6A">
      <w:pPr>
        <w:pStyle w:val="BodyText"/>
        <w:tabs>
          <w:tab w:val="left" w:pos="3780"/>
        </w:tabs>
        <w:spacing w:before="120"/>
        <w:ind w:left="709"/>
        <w:rPr>
          <w:sz w:val="22"/>
          <w:szCs w:val="22"/>
        </w:rPr>
      </w:pPr>
      <w:r w:rsidRPr="00627A3D">
        <w:rPr>
          <w:color w:val="333333"/>
          <w:sz w:val="22"/>
          <w:szCs w:val="22"/>
        </w:rPr>
        <w:t>ASME SFA-5.6</w:t>
      </w:r>
      <w:r w:rsidRPr="00627A3D">
        <w:rPr>
          <w:color w:val="333333"/>
          <w:sz w:val="22"/>
          <w:szCs w:val="22"/>
        </w:rPr>
        <w:tab/>
        <w:t>Covered Copper and Copper Alloy Arc Welding Electrodes</w:t>
      </w:r>
    </w:p>
    <w:p w14:paraId="06963B3D" w14:textId="77777777" w:rsidR="00366853" w:rsidRPr="00627A3D" w:rsidRDefault="00366853" w:rsidP="00615A6A">
      <w:pPr>
        <w:pStyle w:val="BodyText"/>
        <w:tabs>
          <w:tab w:val="left" w:pos="3780"/>
        </w:tabs>
        <w:spacing w:before="120"/>
        <w:ind w:left="709"/>
        <w:rPr>
          <w:color w:val="333333"/>
          <w:spacing w:val="80"/>
          <w:sz w:val="22"/>
          <w:szCs w:val="22"/>
        </w:rPr>
      </w:pPr>
      <w:r w:rsidRPr="00627A3D">
        <w:rPr>
          <w:color w:val="333333"/>
          <w:sz w:val="22"/>
          <w:szCs w:val="22"/>
        </w:rPr>
        <w:t>ASME SFA-5.7</w:t>
      </w:r>
      <w:r w:rsidRPr="00627A3D">
        <w:rPr>
          <w:color w:val="333333"/>
          <w:sz w:val="22"/>
          <w:szCs w:val="22"/>
        </w:rPr>
        <w:tab/>
        <w:t>Copper and Copper Alloy Bare Welding Rods and Electrodes</w:t>
      </w:r>
      <w:r w:rsidRPr="00627A3D">
        <w:rPr>
          <w:color w:val="333333"/>
          <w:spacing w:val="80"/>
          <w:sz w:val="22"/>
          <w:szCs w:val="22"/>
        </w:rPr>
        <w:t xml:space="preserve"> </w:t>
      </w:r>
    </w:p>
    <w:p w14:paraId="40F7C0CF" w14:textId="0C25EE43" w:rsidR="008A0BF2" w:rsidRPr="00627A3D" w:rsidRDefault="00366853" w:rsidP="00615A6A">
      <w:pPr>
        <w:pStyle w:val="BodyText"/>
        <w:tabs>
          <w:tab w:val="left" w:pos="3780"/>
        </w:tabs>
        <w:spacing w:before="120"/>
        <w:ind w:left="709"/>
        <w:rPr>
          <w:sz w:val="22"/>
          <w:szCs w:val="22"/>
        </w:rPr>
      </w:pPr>
      <w:bookmarkStart w:id="15" w:name="_Hlk165721577"/>
      <w:r w:rsidRPr="00627A3D">
        <w:rPr>
          <w:color w:val="333333"/>
          <w:sz w:val="22"/>
          <w:szCs w:val="22"/>
        </w:rPr>
        <w:t>ASME SFA-5.9</w:t>
      </w:r>
      <w:r w:rsidRPr="00627A3D">
        <w:rPr>
          <w:color w:val="333333"/>
          <w:sz w:val="22"/>
          <w:szCs w:val="22"/>
        </w:rPr>
        <w:tab/>
        <w:t>Specification for Bare Stainless Steel Welding Electrodes and Rods</w:t>
      </w:r>
    </w:p>
    <w:p w14:paraId="2F845D3F" w14:textId="5E6D1D07" w:rsidR="008971E4" w:rsidRPr="00627A3D" w:rsidRDefault="00EF71F2" w:rsidP="00615A6A">
      <w:pPr>
        <w:pStyle w:val="BodyText"/>
        <w:tabs>
          <w:tab w:val="left" w:pos="3780"/>
        </w:tabs>
        <w:spacing w:before="120"/>
        <w:ind w:left="709"/>
        <w:rPr>
          <w:color w:val="333333"/>
          <w:spacing w:val="-2"/>
          <w:sz w:val="22"/>
          <w:szCs w:val="22"/>
        </w:rPr>
      </w:pPr>
      <w:r w:rsidRPr="00627A3D">
        <w:rPr>
          <w:color w:val="333333"/>
          <w:sz w:val="22"/>
          <w:szCs w:val="22"/>
        </w:rPr>
        <w:t>ASME</w:t>
      </w:r>
      <w:r w:rsidRPr="00627A3D">
        <w:rPr>
          <w:color w:val="333333"/>
          <w:spacing w:val="18"/>
          <w:sz w:val="22"/>
          <w:szCs w:val="22"/>
        </w:rPr>
        <w:t xml:space="preserve"> </w:t>
      </w:r>
      <w:r w:rsidRPr="00627A3D">
        <w:rPr>
          <w:color w:val="333333"/>
          <w:sz w:val="22"/>
          <w:szCs w:val="22"/>
        </w:rPr>
        <w:t>SFA-</w:t>
      </w:r>
      <w:r w:rsidRPr="00627A3D">
        <w:rPr>
          <w:color w:val="333333"/>
          <w:spacing w:val="-4"/>
          <w:sz w:val="22"/>
          <w:szCs w:val="22"/>
        </w:rPr>
        <w:t>5.16</w:t>
      </w:r>
      <w:r w:rsidRPr="00627A3D">
        <w:rPr>
          <w:color w:val="333333"/>
          <w:sz w:val="22"/>
          <w:szCs w:val="22"/>
        </w:rPr>
        <w:tab/>
        <w:t>Specifications</w:t>
      </w:r>
      <w:r w:rsidRPr="00627A3D">
        <w:rPr>
          <w:color w:val="333333"/>
          <w:spacing w:val="10"/>
          <w:sz w:val="22"/>
          <w:szCs w:val="22"/>
        </w:rPr>
        <w:t xml:space="preserve"> </w:t>
      </w:r>
      <w:r w:rsidRPr="00627A3D">
        <w:rPr>
          <w:color w:val="333333"/>
          <w:sz w:val="22"/>
          <w:szCs w:val="22"/>
        </w:rPr>
        <w:t>for</w:t>
      </w:r>
      <w:r w:rsidRPr="00627A3D">
        <w:rPr>
          <w:color w:val="333333"/>
          <w:spacing w:val="10"/>
          <w:sz w:val="22"/>
          <w:szCs w:val="22"/>
        </w:rPr>
        <w:t xml:space="preserve"> </w:t>
      </w:r>
      <w:r w:rsidRPr="00627A3D">
        <w:rPr>
          <w:color w:val="333333"/>
          <w:sz w:val="22"/>
          <w:szCs w:val="22"/>
        </w:rPr>
        <w:t>Welding</w:t>
      </w:r>
      <w:r w:rsidRPr="00627A3D">
        <w:rPr>
          <w:color w:val="333333"/>
          <w:spacing w:val="10"/>
          <w:sz w:val="22"/>
          <w:szCs w:val="22"/>
        </w:rPr>
        <w:t xml:space="preserve"> </w:t>
      </w:r>
      <w:r w:rsidRPr="00627A3D">
        <w:rPr>
          <w:color w:val="333333"/>
          <w:sz w:val="22"/>
          <w:szCs w:val="22"/>
        </w:rPr>
        <w:t>Rods,</w:t>
      </w:r>
      <w:r w:rsidRPr="00627A3D">
        <w:rPr>
          <w:color w:val="333333"/>
          <w:spacing w:val="10"/>
          <w:sz w:val="22"/>
          <w:szCs w:val="22"/>
        </w:rPr>
        <w:t xml:space="preserve"> </w:t>
      </w:r>
      <w:r w:rsidRPr="00627A3D">
        <w:rPr>
          <w:color w:val="333333"/>
          <w:sz w:val="22"/>
          <w:szCs w:val="22"/>
        </w:rPr>
        <w:t>Electrodes,</w:t>
      </w:r>
      <w:r w:rsidRPr="00627A3D">
        <w:rPr>
          <w:color w:val="333333"/>
          <w:spacing w:val="10"/>
          <w:sz w:val="22"/>
          <w:szCs w:val="22"/>
        </w:rPr>
        <w:t xml:space="preserve"> </w:t>
      </w:r>
      <w:r w:rsidRPr="00627A3D">
        <w:rPr>
          <w:color w:val="333333"/>
          <w:sz w:val="22"/>
          <w:szCs w:val="22"/>
        </w:rPr>
        <w:t>and</w:t>
      </w:r>
      <w:r w:rsidRPr="00627A3D">
        <w:rPr>
          <w:color w:val="333333"/>
          <w:spacing w:val="10"/>
          <w:sz w:val="22"/>
          <w:szCs w:val="22"/>
        </w:rPr>
        <w:t xml:space="preserve"> </w:t>
      </w:r>
      <w:r w:rsidRPr="00627A3D">
        <w:rPr>
          <w:color w:val="333333"/>
          <w:sz w:val="22"/>
          <w:szCs w:val="22"/>
        </w:rPr>
        <w:t>Filler</w:t>
      </w:r>
      <w:r w:rsidRPr="00627A3D">
        <w:rPr>
          <w:color w:val="333333"/>
          <w:spacing w:val="10"/>
          <w:sz w:val="22"/>
          <w:szCs w:val="22"/>
        </w:rPr>
        <w:t xml:space="preserve"> </w:t>
      </w:r>
      <w:r w:rsidRPr="00627A3D">
        <w:rPr>
          <w:color w:val="333333"/>
          <w:sz w:val="22"/>
          <w:szCs w:val="22"/>
        </w:rPr>
        <w:t>Metals</w:t>
      </w:r>
      <w:r w:rsidRPr="00627A3D">
        <w:rPr>
          <w:color w:val="333333"/>
          <w:spacing w:val="10"/>
          <w:sz w:val="22"/>
          <w:szCs w:val="22"/>
        </w:rPr>
        <w:t xml:space="preserve"> </w:t>
      </w:r>
      <w:r w:rsidR="004D1E77" w:rsidRPr="00627A3D">
        <w:rPr>
          <w:color w:val="333333"/>
          <w:sz w:val="22"/>
          <w:szCs w:val="22"/>
        </w:rPr>
        <w:t>–</w:t>
      </w:r>
      <w:r w:rsidRPr="00627A3D">
        <w:rPr>
          <w:color w:val="333333"/>
          <w:spacing w:val="10"/>
          <w:sz w:val="22"/>
          <w:szCs w:val="22"/>
        </w:rPr>
        <w:t xml:space="preserve"> </w:t>
      </w:r>
      <w:r w:rsidRPr="00627A3D">
        <w:rPr>
          <w:color w:val="333333"/>
          <w:spacing w:val="-2"/>
          <w:sz w:val="22"/>
          <w:szCs w:val="22"/>
        </w:rPr>
        <w:t>Materials</w:t>
      </w:r>
    </w:p>
    <w:p w14:paraId="23677CAE" w14:textId="1C652D0D" w:rsidR="00627A3D" w:rsidRDefault="0028247A" w:rsidP="00615A6A">
      <w:pPr>
        <w:pStyle w:val="BodyText"/>
        <w:tabs>
          <w:tab w:val="left" w:pos="3780"/>
        </w:tabs>
        <w:spacing w:before="120"/>
        <w:ind w:left="709"/>
        <w:rPr>
          <w:color w:val="333333"/>
          <w:spacing w:val="-2"/>
          <w:sz w:val="22"/>
          <w:szCs w:val="22"/>
        </w:rPr>
      </w:pPr>
      <w:r w:rsidRPr="00627A3D">
        <w:rPr>
          <w:color w:val="333333"/>
          <w:spacing w:val="-2"/>
          <w:sz w:val="22"/>
          <w:szCs w:val="22"/>
        </w:rPr>
        <w:t xml:space="preserve">ASME SFA-5.17 </w:t>
      </w:r>
      <w:r w:rsidR="00897761" w:rsidRPr="00627A3D">
        <w:rPr>
          <w:color w:val="333333"/>
          <w:spacing w:val="-2"/>
          <w:sz w:val="22"/>
          <w:szCs w:val="22"/>
        </w:rPr>
        <w:t xml:space="preserve">                           </w:t>
      </w:r>
      <w:r w:rsidR="00615A6A" w:rsidRPr="00615A6A">
        <w:rPr>
          <w:color w:val="333333"/>
          <w:spacing w:val="-2"/>
          <w:sz w:val="22"/>
          <w:szCs w:val="22"/>
        </w:rPr>
        <w:t xml:space="preserve">  </w:t>
      </w:r>
      <w:r w:rsidRPr="00627A3D">
        <w:rPr>
          <w:color w:val="333333"/>
          <w:spacing w:val="-2"/>
          <w:sz w:val="22"/>
          <w:szCs w:val="22"/>
        </w:rPr>
        <w:t xml:space="preserve">Specification for Carbon Steel Electrodes and Fluxes for Submerged Arc </w:t>
      </w:r>
      <w:r w:rsidR="00627A3D">
        <w:rPr>
          <w:color w:val="333333"/>
          <w:spacing w:val="-2"/>
          <w:sz w:val="22"/>
          <w:szCs w:val="22"/>
        </w:rPr>
        <w:tab/>
      </w:r>
      <w:r w:rsidRPr="00627A3D">
        <w:rPr>
          <w:color w:val="333333"/>
          <w:spacing w:val="-2"/>
          <w:sz w:val="22"/>
          <w:szCs w:val="22"/>
        </w:rPr>
        <w:t xml:space="preserve">Welding </w:t>
      </w:r>
    </w:p>
    <w:p w14:paraId="23046FE2" w14:textId="77777777" w:rsidR="0027092C" w:rsidRDefault="00897761" w:rsidP="00BD418D">
      <w:pPr>
        <w:pStyle w:val="BodyText"/>
        <w:tabs>
          <w:tab w:val="left" w:pos="3780"/>
        </w:tabs>
        <w:spacing w:before="120"/>
        <w:ind w:left="706"/>
        <w:rPr>
          <w:color w:val="333333"/>
          <w:spacing w:val="-2"/>
          <w:sz w:val="22"/>
          <w:szCs w:val="22"/>
        </w:rPr>
      </w:pPr>
      <w:r w:rsidRPr="00627A3D">
        <w:rPr>
          <w:color w:val="333333"/>
          <w:spacing w:val="-2"/>
          <w:sz w:val="22"/>
          <w:szCs w:val="22"/>
        </w:rPr>
        <w:t xml:space="preserve">ASME SFA-5.18                            </w:t>
      </w:r>
      <w:r w:rsidR="00615A6A" w:rsidRPr="00615A6A">
        <w:rPr>
          <w:color w:val="333333"/>
          <w:spacing w:val="-2"/>
          <w:sz w:val="22"/>
          <w:szCs w:val="22"/>
        </w:rPr>
        <w:t xml:space="preserve">  </w:t>
      </w:r>
      <w:r w:rsidRPr="00627A3D">
        <w:rPr>
          <w:color w:val="333333"/>
          <w:spacing w:val="-2"/>
          <w:sz w:val="22"/>
          <w:szCs w:val="22"/>
        </w:rPr>
        <w:t>Specification for Carbon Steel Electrodes and Rods for Gas Shielded Arc</w:t>
      </w:r>
      <w:r w:rsidR="00BD418D">
        <w:rPr>
          <w:color w:val="333333"/>
          <w:spacing w:val="-2"/>
          <w:sz w:val="22"/>
          <w:szCs w:val="22"/>
        </w:rPr>
        <w:t xml:space="preserve">      </w:t>
      </w:r>
    </w:p>
    <w:p w14:paraId="0BE9332D" w14:textId="14149B16" w:rsidR="00897761" w:rsidRPr="00627A3D" w:rsidRDefault="0027092C" w:rsidP="0027092C">
      <w:pPr>
        <w:pStyle w:val="BodyText"/>
        <w:tabs>
          <w:tab w:val="left" w:pos="3780"/>
        </w:tabs>
        <w:ind w:left="706"/>
        <w:rPr>
          <w:color w:val="333333"/>
          <w:spacing w:val="-2"/>
          <w:sz w:val="22"/>
          <w:szCs w:val="22"/>
        </w:rPr>
      </w:pPr>
      <w:r>
        <w:rPr>
          <w:color w:val="333333"/>
          <w:spacing w:val="-2"/>
          <w:sz w:val="22"/>
          <w:szCs w:val="22"/>
        </w:rPr>
        <w:t xml:space="preserve">                                                          </w:t>
      </w:r>
      <w:r w:rsidR="00BD418D">
        <w:rPr>
          <w:color w:val="333333"/>
          <w:spacing w:val="-2"/>
          <w:sz w:val="22"/>
          <w:szCs w:val="22"/>
        </w:rPr>
        <w:t>Welding</w:t>
      </w:r>
      <w:r w:rsidR="00615A6A" w:rsidRPr="00615A6A">
        <w:rPr>
          <w:color w:val="333333"/>
          <w:spacing w:val="-2"/>
          <w:sz w:val="22"/>
          <w:szCs w:val="22"/>
        </w:rPr>
        <w:t xml:space="preserve"> </w:t>
      </w:r>
      <w:r w:rsidR="0055731C" w:rsidRPr="0055731C">
        <w:rPr>
          <w:color w:val="333333"/>
          <w:spacing w:val="-2"/>
          <w:sz w:val="22"/>
          <w:szCs w:val="22"/>
        </w:rPr>
        <w:t xml:space="preserve"> </w:t>
      </w:r>
      <w:r w:rsidR="00BD418D">
        <w:rPr>
          <w:color w:val="333333"/>
          <w:spacing w:val="-2"/>
          <w:sz w:val="22"/>
          <w:szCs w:val="22"/>
        </w:rPr>
        <w:t xml:space="preserve">    </w:t>
      </w:r>
    </w:p>
    <w:p w14:paraId="34711FCC" w14:textId="70E09231" w:rsidR="00D61B8D" w:rsidRPr="00627A3D" w:rsidRDefault="00D61B8D" w:rsidP="00615A6A">
      <w:pPr>
        <w:pStyle w:val="BodyText"/>
        <w:tabs>
          <w:tab w:val="left" w:pos="3780"/>
        </w:tabs>
        <w:spacing w:before="120"/>
        <w:ind w:left="709"/>
        <w:rPr>
          <w:color w:val="333333"/>
          <w:spacing w:val="-2"/>
          <w:sz w:val="22"/>
          <w:szCs w:val="22"/>
        </w:rPr>
      </w:pPr>
      <w:r w:rsidRPr="00627A3D">
        <w:rPr>
          <w:color w:val="333333"/>
          <w:spacing w:val="-2"/>
          <w:sz w:val="22"/>
          <w:szCs w:val="22"/>
        </w:rPr>
        <w:t xml:space="preserve">ASME SFA-5.20                            </w:t>
      </w:r>
      <w:r w:rsidR="0027092C">
        <w:rPr>
          <w:color w:val="333333"/>
          <w:spacing w:val="-2"/>
          <w:sz w:val="22"/>
          <w:szCs w:val="22"/>
        </w:rPr>
        <w:t xml:space="preserve">  </w:t>
      </w:r>
      <w:r w:rsidRPr="00627A3D">
        <w:rPr>
          <w:color w:val="333333"/>
          <w:spacing w:val="-2"/>
          <w:sz w:val="22"/>
          <w:szCs w:val="22"/>
        </w:rPr>
        <w:t>Specification for Carbon Steel Electrodes for Flux Cored Arc Welding</w:t>
      </w:r>
    </w:p>
    <w:p w14:paraId="27D39583" w14:textId="77777777" w:rsidR="0027092C" w:rsidRDefault="00D61B8D" w:rsidP="0027092C">
      <w:pPr>
        <w:pStyle w:val="BodyText"/>
        <w:tabs>
          <w:tab w:val="left" w:pos="3780"/>
        </w:tabs>
        <w:spacing w:before="120"/>
        <w:ind w:left="720" w:hanging="11"/>
        <w:rPr>
          <w:color w:val="333333"/>
          <w:spacing w:val="-2"/>
          <w:sz w:val="22"/>
          <w:szCs w:val="22"/>
        </w:rPr>
      </w:pPr>
      <w:r w:rsidRPr="00627A3D">
        <w:rPr>
          <w:color w:val="333333"/>
          <w:spacing w:val="-2"/>
          <w:sz w:val="22"/>
          <w:szCs w:val="22"/>
        </w:rPr>
        <w:t xml:space="preserve">ASME SFA-5.22                            </w:t>
      </w:r>
      <w:r w:rsidR="0027092C">
        <w:rPr>
          <w:color w:val="333333"/>
          <w:spacing w:val="-2"/>
          <w:sz w:val="22"/>
          <w:szCs w:val="22"/>
        </w:rPr>
        <w:t xml:space="preserve">  </w:t>
      </w:r>
      <w:r w:rsidRPr="00627A3D">
        <w:rPr>
          <w:color w:val="333333"/>
          <w:spacing w:val="-2"/>
          <w:sz w:val="22"/>
          <w:szCs w:val="22"/>
        </w:rPr>
        <w:t xml:space="preserve">Specification for Stainless Steel Electrodes for Flux Cored Arc Welding and </w:t>
      </w:r>
      <w:r w:rsidR="0027092C">
        <w:rPr>
          <w:color w:val="333333"/>
          <w:spacing w:val="-2"/>
          <w:sz w:val="22"/>
          <w:szCs w:val="22"/>
        </w:rPr>
        <w:t xml:space="preserve">     </w:t>
      </w:r>
    </w:p>
    <w:p w14:paraId="7E3C6B0B" w14:textId="7F3B2ED4" w:rsidR="00D61B8D" w:rsidRPr="00627A3D" w:rsidRDefault="00440C6E" w:rsidP="00440C6E">
      <w:pPr>
        <w:pStyle w:val="BodyText"/>
        <w:tabs>
          <w:tab w:val="left" w:pos="3780"/>
        </w:tabs>
        <w:ind w:left="720" w:hanging="11"/>
        <w:rPr>
          <w:color w:val="333333"/>
          <w:spacing w:val="-2"/>
          <w:sz w:val="22"/>
          <w:szCs w:val="22"/>
        </w:rPr>
      </w:pPr>
      <w:r>
        <w:rPr>
          <w:color w:val="333333"/>
          <w:spacing w:val="-2"/>
          <w:sz w:val="22"/>
          <w:szCs w:val="22"/>
        </w:rPr>
        <w:t xml:space="preserve">                                                          </w:t>
      </w:r>
      <w:r w:rsidR="00C60106" w:rsidRPr="00627A3D">
        <w:rPr>
          <w:color w:val="333333"/>
          <w:spacing w:val="-2"/>
          <w:sz w:val="22"/>
          <w:szCs w:val="22"/>
        </w:rPr>
        <w:t>Stainless-Steel</w:t>
      </w:r>
      <w:r w:rsidR="00D61B8D" w:rsidRPr="00627A3D">
        <w:rPr>
          <w:color w:val="333333"/>
          <w:spacing w:val="-2"/>
          <w:sz w:val="22"/>
          <w:szCs w:val="22"/>
        </w:rPr>
        <w:t xml:space="preserve"> Flux</w:t>
      </w:r>
      <w:r w:rsidR="008E081D" w:rsidRPr="00627A3D">
        <w:rPr>
          <w:color w:val="333333"/>
          <w:spacing w:val="-2"/>
          <w:sz w:val="22"/>
          <w:szCs w:val="22"/>
        </w:rPr>
        <w:t xml:space="preserve"> </w:t>
      </w:r>
      <w:r w:rsidR="00D61B8D" w:rsidRPr="00627A3D">
        <w:rPr>
          <w:color w:val="333333"/>
          <w:spacing w:val="-2"/>
          <w:sz w:val="22"/>
          <w:szCs w:val="22"/>
        </w:rPr>
        <w:t>Cored Rods for Gas Tungsten Arc Welding</w:t>
      </w:r>
    </w:p>
    <w:p w14:paraId="4DB06F4E" w14:textId="099652FD" w:rsidR="00B0299B" w:rsidRPr="00627A3D" w:rsidRDefault="00B0299B" w:rsidP="00615A6A">
      <w:pPr>
        <w:pStyle w:val="BodyText"/>
        <w:tabs>
          <w:tab w:val="left" w:pos="3780"/>
        </w:tabs>
        <w:spacing w:before="120"/>
        <w:ind w:left="709"/>
        <w:rPr>
          <w:color w:val="333333"/>
          <w:spacing w:val="-2"/>
          <w:sz w:val="22"/>
          <w:szCs w:val="22"/>
        </w:rPr>
      </w:pPr>
      <w:r w:rsidRPr="00627A3D">
        <w:rPr>
          <w:color w:val="333333"/>
          <w:spacing w:val="-2"/>
          <w:sz w:val="22"/>
          <w:szCs w:val="22"/>
        </w:rPr>
        <w:t xml:space="preserve">ASME SFA-5.30                            </w:t>
      </w:r>
      <w:r w:rsidR="00440C6E">
        <w:rPr>
          <w:color w:val="333333"/>
          <w:spacing w:val="-2"/>
          <w:sz w:val="22"/>
          <w:szCs w:val="22"/>
        </w:rPr>
        <w:t xml:space="preserve">  </w:t>
      </w:r>
      <w:r w:rsidRPr="00627A3D">
        <w:rPr>
          <w:color w:val="333333"/>
          <w:spacing w:val="-2"/>
          <w:sz w:val="22"/>
          <w:szCs w:val="22"/>
        </w:rPr>
        <w:t>Specification for Consumable Inserts</w:t>
      </w:r>
    </w:p>
    <w:p w14:paraId="354F1156" w14:textId="77777777" w:rsidR="00473AC8" w:rsidRPr="00946FB3" w:rsidRDefault="00473AC8" w:rsidP="00627A3D">
      <w:pPr>
        <w:pStyle w:val="BodyText"/>
        <w:tabs>
          <w:tab w:val="left" w:pos="2880"/>
        </w:tabs>
        <w:spacing w:before="240" w:after="240"/>
        <w:ind w:left="709"/>
        <w:rPr>
          <w:b/>
          <w:color w:val="333333"/>
          <w:spacing w:val="-2"/>
          <w:sz w:val="22"/>
          <w:szCs w:val="22"/>
        </w:rPr>
      </w:pPr>
      <w:r w:rsidRPr="00473AC8">
        <w:rPr>
          <w:b/>
          <w:color w:val="333333"/>
          <w:spacing w:val="-2"/>
          <w:sz w:val="22"/>
          <w:szCs w:val="22"/>
        </w:rPr>
        <w:t>American Society for Nondestructive Testing (ASNT)</w:t>
      </w:r>
    </w:p>
    <w:p w14:paraId="6A7D9F8F" w14:textId="57D21918" w:rsidR="003D26E2" w:rsidRPr="00627A3D" w:rsidRDefault="003D26E2" w:rsidP="00440C6E">
      <w:pPr>
        <w:pStyle w:val="BodyText"/>
        <w:tabs>
          <w:tab w:val="left" w:pos="2880"/>
          <w:tab w:val="left" w:pos="3780"/>
        </w:tabs>
        <w:spacing w:before="240" w:after="240"/>
        <w:ind w:left="709"/>
        <w:rPr>
          <w:bCs/>
          <w:color w:val="333333"/>
          <w:spacing w:val="-2"/>
          <w:sz w:val="22"/>
          <w:szCs w:val="22"/>
        </w:rPr>
      </w:pPr>
      <w:r w:rsidRPr="00627A3D">
        <w:rPr>
          <w:bCs/>
          <w:color w:val="333333"/>
          <w:spacing w:val="-2"/>
          <w:sz w:val="22"/>
          <w:szCs w:val="22"/>
        </w:rPr>
        <w:t xml:space="preserve">ASNT SNT-TC-1A                        </w:t>
      </w:r>
      <w:r w:rsidR="00440C6E">
        <w:rPr>
          <w:bCs/>
          <w:color w:val="333333"/>
          <w:spacing w:val="-2"/>
          <w:sz w:val="22"/>
          <w:szCs w:val="22"/>
        </w:rPr>
        <w:t xml:space="preserve">  </w:t>
      </w:r>
      <w:r w:rsidRPr="00627A3D">
        <w:rPr>
          <w:bCs/>
          <w:color w:val="333333"/>
          <w:spacing w:val="-2"/>
          <w:sz w:val="22"/>
          <w:szCs w:val="22"/>
        </w:rPr>
        <w:t>Personnel Qualification and Certification in Nondestructive Testing</w:t>
      </w:r>
    </w:p>
    <w:p w14:paraId="4745BCB9" w14:textId="77777777" w:rsidR="00292C08" w:rsidRPr="00292C08" w:rsidRDefault="00292C08" w:rsidP="00627A3D">
      <w:pPr>
        <w:pStyle w:val="BodyText"/>
        <w:tabs>
          <w:tab w:val="left" w:pos="2880"/>
        </w:tabs>
        <w:spacing w:before="240" w:after="240"/>
        <w:ind w:left="709"/>
        <w:rPr>
          <w:b/>
          <w:color w:val="333333"/>
          <w:spacing w:val="-2"/>
          <w:sz w:val="22"/>
          <w:szCs w:val="22"/>
        </w:rPr>
      </w:pPr>
      <w:r w:rsidRPr="00292C08">
        <w:rPr>
          <w:b/>
          <w:color w:val="333333"/>
          <w:spacing w:val="-2"/>
          <w:sz w:val="22"/>
          <w:szCs w:val="22"/>
        </w:rPr>
        <w:t>ASTM International (ASTM)</w:t>
      </w:r>
    </w:p>
    <w:p w14:paraId="2C53A188" w14:textId="3CE376F0" w:rsidR="002C6A72" w:rsidRPr="00627A3D" w:rsidRDefault="002C6A72" w:rsidP="00440C6E">
      <w:pPr>
        <w:pStyle w:val="BodyText"/>
        <w:tabs>
          <w:tab w:val="left" w:pos="3780"/>
        </w:tabs>
        <w:spacing w:before="240"/>
        <w:ind w:left="709"/>
        <w:rPr>
          <w:bCs/>
          <w:color w:val="333333"/>
          <w:spacing w:val="-2"/>
          <w:sz w:val="22"/>
          <w:szCs w:val="22"/>
        </w:rPr>
      </w:pPr>
      <w:r w:rsidRPr="00627A3D">
        <w:rPr>
          <w:bCs/>
          <w:color w:val="333333"/>
          <w:spacing w:val="-2"/>
          <w:sz w:val="22"/>
          <w:szCs w:val="22"/>
        </w:rPr>
        <w:t>ASTM A370</w:t>
      </w:r>
      <w:r w:rsidRPr="00627A3D">
        <w:rPr>
          <w:bCs/>
          <w:color w:val="333333"/>
          <w:spacing w:val="-2"/>
          <w:sz w:val="22"/>
          <w:szCs w:val="22"/>
        </w:rPr>
        <w:tab/>
        <w:t>Standard Test Methods and Definitions for Mechanical Testing of Steel Products</w:t>
      </w:r>
    </w:p>
    <w:p w14:paraId="5CFD3E16" w14:textId="77777777" w:rsidR="00440C6E" w:rsidRDefault="002C6A72" w:rsidP="00440C6E">
      <w:pPr>
        <w:pStyle w:val="BodyText"/>
        <w:tabs>
          <w:tab w:val="left" w:pos="2880"/>
        </w:tabs>
        <w:spacing w:before="120"/>
        <w:ind w:left="810" w:hanging="101"/>
        <w:rPr>
          <w:bCs/>
          <w:color w:val="333333"/>
          <w:spacing w:val="-2"/>
          <w:sz w:val="22"/>
          <w:szCs w:val="22"/>
        </w:rPr>
      </w:pPr>
      <w:r w:rsidRPr="00627A3D">
        <w:rPr>
          <w:bCs/>
          <w:color w:val="333333"/>
          <w:spacing w:val="-2"/>
          <w:sz w:val="22"/>
          <w:szCs w:val="22"/>
        </w:rPr>
        <w:t>ASTM A694/A694M</w:t>
      </w:r>
      <w:r w:rsidRPr="00627A3D">
        <w:rPr>
          <w:bCs/>
          <w:color w:val="333333"/>
          <w:spacing w:val="-2"/>
          <w:sz w:val="22"/>
          <w:szCs w:val="22"/>
        </w:rPr>
        <w:tab/>
      </w:r>
      <w:r w:rsidR="00440C6E">
        <w:rPr>
          <w:bCs/>
          <w:color w:val="333333"/>
          <w:spacing w:val="-2"/>
          <w:sz w:val="22"/>
          <w:szCs w:val="22"/>
        </w:rPr>
        <w:t xml:space="preserve">                 </w:t>
      </w:r>
      <w:r w:rsidRPr="00627A3D">
        <w:rPr>
          <w:bCs/>
          <w:color w:val="333333"/>
          <w:spacing w:val="-2"/>
          <w:sz w:val="22"/>
          <w:szCs w:val="22"/>
        </w:rPr>
        <w:t xml:space="preserve">Standard Specification for Carbon and Alloy Steel Forgings for Pipe </w:t>
      </w:r>
      <w:r w:rsidR="00440C6E" w:rsidRPr="00627A3D">
        <w:rPr>
          <w:bCs/>
          <w:color w:val="333333"/>
          <w:spacing w:val="-2"/>
          <w:sz w:val="22"/>
          <w:szCs w:val="22"/>
        </w:rPr>
        <w:t xml:space="preserve">Flanges, </w:t>
      </w:r>
      <w:r w:rsidR="00440C6E">
        <w:rPr>
          <w:bCs/>
          <w:color w:val="333333"/>
          <w:spacing w:val="-2"/>
          <w:sz w:val="22"/>
          <w:szCs w:val="22"/>
        </w:rPr>
        <w:t xml:space="preserve">   </w:t>
      </w:r>
    </w:p>
    <w:p w14:paraId="7C265789" w14:textId="5492A182" w:rsidR="002C6A72" w:rsidRPr="00627A3D" w:rsidRDefault="00440C6E" w:rsidP="00440C6E">
      <w:pPr>
        <w:pStyle w:val="BodyText"/>
        <w:tabs>
          <w:tab w:val="left" w:pos="3780"/>
        </w:tabs>
        <w:spacing w:after="120"/>
        <w:ind w:left="810" w:hanging="101"/>
        <w:rPr>
          <w:bCs/>
          <w:color w:val="333333"/>
          <w:spacing w:val="-2"/>
          <w:sz w:val="22"/>
          <w:szCs w:val="22"/>
        </w:rPr>
      </w:pPr>
      <w:r>
        <w:rPr>
          <w:bCs/>
          <w:color w:val="333333"/>
          <w:spacing w:val="-2"/>
          <w:sz w:val="22"/>
          <w:szCs w:val="22"/>
        </w:rPr>
        <w:t xml:space="preserve">                                                          </w:t>
      </w:r>
      <w:r w:rsidR="002C6A72" w:rsidRPr="00627A3D">
        <w:rPr>
          <w:bCs/>
          <w:color w:val="333333"/>
          <w:spacing w:val="-2"/>
          <w:sz w:val="22"/>
          <w:szCs w:val="22"/>
        </w:rPr>
        <w:t xml:space="preserve">Fittings, Valves, </w:t>
      </w:r>
      <w:r w:rsidR="00F61DC5" w:rsidRPr="00627A3D">
        <w:rPr>
          <w:bCs/>
          <w:color w:val="333333"/>
          <w:spacing w:val="-2"/>
          <w:sz w:val="22"/>
          <w:szCs w:val="22"/>
        </w:rPr>
        <w:t>and Parts</w:t>
      </w:r>
      <w:r w:rsidR="002C6A72" w:rsidRPr="00627A3D">
        <w:rPr>
          <w:bCs/>
          <w:color w:val="333333"/>
          <w:spacing w:val="-2"/>
          <w:sz w:val="22"/>
          <w:szCs w:val="22"/>
        </w:rPr>
        <w:t xml:space="preserve"> for High-Pressure Transmission Service</w:t>
      </w:r>
    </w:p>
    <w:p w14:paraId="0FA27ED1" w14:textId="77777777" w:rsidR="00440C6E" w:rsidRDefault="002C6A72" w:rsidP="00440C6E">
      <w:pPr>
        <w:pStyle w:val="BodyText"/>
        <w:tabs>
          <w:tab w:val="left" w:pos="3780"/>
        </w:tabs>
        <w:spacing w:before="120"/>
        <w:ind w:left="709"/>
        <w:rPr>
          <w:bCs/>
          <w:color w:val="333333"/>
          <w:spacing w:val="-2"/>
          <w:sz w:val="22"/>
          <w:szCs w:val="22"/>
        </w:rPr>
      </w:pPr>
      <w:r w:rsidRPr="00627A3D">
        <w:rPr>
          <w:bCs/>
          <w:color w:val="333333"/>
          <w:spacing w:val="-2"/>
          <w:sz w:val="22"/>
          <w:szCs w:val="22"/>
        </w:rPr>
        <w:t>ASTM A860/A860M</w:t>
      </w:r>
      <w:r w:rsidRPr="00627A3D">
        <w:rPr>
          <w:bCs/>
          <w:color w:val="333333"/>
          <w:spacing w:val="-2"/>
          <w:sz w:val="22"/>
          <w:szCs w:val="22"/>
        </w:rPr>
        <w:tab/>
        <w:t xml:space="preserve">Standard Specification for Wrought High-Strength Ferritic Steel Butt-Welding </w:t>
      </w:r>
    </w:p>
    <w:p w14:paraId="1D377A27" w14:textId="09043AFF" w:rsidR="002C6A72" w:rsidRDefault="00440C6E" w:rsidP="00440C6E">
      <w:pPr>
        <w:pStyle w:val="BodyText"/>
        <w:tabs>
          <w:tab w:val="left" w:pos="3780"/>
        </w:tabs>
        <w:spacing w:after="120"/>
        <w:ind w:left="709"/>
        <w:rPr>
          <w:bCs/>
          <w:color w:val="333333"/>
          <w:spacing w:val="-2"/>
          <w:sz w:val="22"/>
          <w:szCs w:val="22"/>
        </w:rPr>
      </w:pPr>
      <w:r>
        <w:rPr>
          <w:bCs/>
          <w:color w:val="333333"/>
          <w:spacing w:val="-2"/>
          <w:sz w:val="22"/>
          <w:szCs w:val="22"/>
        </w:rPr>
        <w:t xml:space="preserve">                                                          </w:t>
      </w:r>
      <w:r w:rsidR="002C6A72" w:rsidRPr="00627A3D">
        <w:rPr>
          <w:bCs/>
          <w:color w:val="333333"/>
          <w:spacing w:val="-2"/>
          <w:sz w:val="22"/>
          <w:szCs w:val="22"/>
        </w:rPr>
        <w:t>Fittings</w:t>
      </w:r>
    </w:p>
    <w:p w14:paraId="6DA4FCE4" w14:textId="77777777" w:rsidR="0013699B" w:rsidRPr="000701F5" w:rsidRDefault="0013699B" w:rsidP="0013699B">
      <w:pPr>
        <w:pStyle w:val="BodyText"/>
        <w:tabs>
          <w:tab w:val="left" w:pos="3780"/>
        </w:tabs>
        <w:ind w:left="709"/>
        <w:rPr>
          <w:bCs/>
          <w:color w:val="333333"/>
          <w:spacing w:val="-2"/>
          <w:sz w:val="22"/>
          <w:szCs w:val="22"/>
          <w:rPrChange w:id="16" w:author="Marchenko, Sergey [Tengizchevroil]" w:date="2025-08-07T13:25:00Z" w16du:dateUtc="2025-08-07T08:25:00Z">
            <w:rPr>
              <w:bCs/>
              <w:color w:val="333333"/>
              <w:spacing w:val="-2"/>
              <w:sz w:val="22"/>
              <w:szCs w:val="22"/>
              <w:highlight w:val="yellow"/>
            </w:rPr>
          </w:rPrChange>
        </w:rPr>
      </w:pPr>
      <w:bookmarkStart w:id="17" w:name="_Hlk205271618"/>
      <w:r w:rsidRPr="000701F5">
        <w:rPr>
          <w:bCs/>
          <w:color w:val="333333"/>
          <w:spacing w:val="-2"/>
          <w:sz w:val="22"/>
          <w:szCs w:val="22"/>
          <w:rPrChange w:id="18" w:author="Marchenko, Sergey [Tengizchevroil]" w:date="2025-08-07T13:25:00Z" w16du:dateUtc="2025-08-07T08:25:00Z">
            <w:rPr>
              <w:bCs/>
              <w:color w:val="333333"/>
              <w:spacing w:val="-2"/>
              <w:sz w:val="22"/>
              <w:szCs w:val="22"/>
              <w:highlight w:val="yellow"/>
            </w:rPr>
          </w:rPrChange>
        </w:rPr>
        <w:t>ASTM E562</w:t>
      </w:r>
      <w:r w:rsidRPr="000701F5">
        <w:rPr>
          <w:bCs/>
          <w:color w:val="333333"/>
          <w:spacing w:val="-2"/>
          <w:sz w:val="22"/>
          <w:szCs w:val="22"/>
          <w:rPrChange w:id="19" w:author="Marchenko, Sergey [Tengizchevroil]" w:date="2025-08-07T13:25:00Z" w16du:dateUtc="2025-08-07T08:25:00Z">
            <w:rPr>
              <w:bCs/>
              <w:color w:val="333333"/>
              <w:spacing w:val="-2"/>
              <w:sz w:val="22"/>
              <w:szCs w:val="22"/>
              <w:highlight w:val="yellow"/>
            </w:rPr>
          </w:rPrChange>
        </w:rPr>
        <w:tab/>
        <w:t xml:space="preserve">Standard Test Method for Determining Volume Fraction by Systematic          </w:t>
      </w:r>
    </w:p>
    <w:p w14:paraId="6D86BAC6" w14:textId="77777777" w:rsidR="0013699B" w:rsidRPr="00627A3D" w:rsidRDefault="0013699B" w:rsidP="0013699B">
      <w:pPr>
        <w:pStyle w:val="BodyText"/>
        <w:tabs>
          <w:tab w:val="left" w:pos="3780"/>
        </w:tabs>
        <w:spacing w:after="120"/>
        <w:ind w:left="709"/>
        <w:rPr>
          <w:bCs/>
          <w:color w:val="333333"/>
          <w:spacing w:val="-2"/>
          <w:sz w:val="22"/>
          <w:szCs w:val="22"/>
        </w:rPr>
      </w:pPr>
      <w:r w:rsidRPr="000701F5">
        <w:rPr>
          <w:bCs/>
          <w:color w:val="333333"/>
          <w:spacing w:val="-2"/>
          <w:sz w:val="22"/>
          <w:szCs w:val="22"/>
          <w:rPrChange w:id="20" w:author="Marchenko, Sergey [Tengizchevroil]" w:date="2025-08-07T13:25:00Z" w16du:dateUtc="2025-08-07T08:25:00Z">
            <w:rPr>
              <w:bCs/>
              <w:color w:val="333333"/>
              <w:spacing w:val="-2"/>
              <w:sz w:val="22"/>
              <w:szCs w:val="22"/>
              <w:highlight w:val="yellow"/>
            </w:rPr>
          </w:rPrChange>
        </w:rPr>
        <w:t xml:space="preserve">                                                          Manual Point Count</w:t>
      </w:r>
    </w:p>
    <w:bookmarkEnd w:id="17"/>
    <w:p w14:paraId="24DE2C6A" w14:textId="77777777" w:rsidR="002C6A72" w:rsidRPr="00946FB3" w:rsidRDefault="002C6A72" w:rsidP="00627A3D">
      <w:pPr>
        <w:pStyle w:val="BodyText"/>
        <w:tabs>
          <w:tab w:val="left" w:pos="2880"/>
        </w:tabs>
        <w:spacing w:before="240" w:after="240"/>
        <w:ind w:left="709"/>
        <w:rPr>
          <w:b/>
          <w:bCs/>
          <w:color w:val="333333"/>
          <w:spacing w:val="-2"/>
          <w:sz w:val="22"/>
          <w:szCs w:val="22"/>
        </w:rPr>
      </w:pPr>
      <w:r w:rsidRPr="002C6A72">
        <w:rPr>
          <w:b/>
          <w:bCs/>
          <w:color w:val="333333"/>
          <w:spacing w:val="-2"/>
          <w:sz w:val="22"/>
          <w:szCs w:val="22"/>
        </w:rPr>
        <w:t>American Welding Society (AWS)</w:t>
      </w:r>
    </w:p>
    <w:p w14:paraId="60663BA1" w14:textId="77777777" w:rsidR="00440C6E" w:rsidRDefault="006E4D4D" w:rsidP="003F35FE">
      <w:pPr>
        <w:pStyle w:val="BodyText"/>
        <w:tabs>
          <w:tab w:val="left" w:pos="720"/>
          <w:tab w:val="left" w:pos="3780"/>
        </w:tabs>
        <w:spacing w:before="240"/>
        <w:ind w:left="720" w:hanging="11"/>
        <w:rPr>
          <w:color w:val="333333"/>
          <w:spacing w:val="-2"/>
          <w:sz w:val="22"/>
          <w:szCs w:val="22"/>
        </w:rPr>
      </w:pPr>
      <w:r w:rsidRPr="00627A3D">
        <w:rPr>
          <w:color w:val="333333"/>
          <w:spacing w:val="-2"/>
          <w:sz w:val="22"/>
          <w:szCs w:val="22"/>
        </w:rPr>
        <w:t>AWS A4.2M/A4.2</w:t>
      </w:r>
      <w:r w:rsidRPr="00627A3D">
        <w:rPr>
          <w:color w:val="333333"/>
          <w:spacing w:val="-2"/>
          <w:sz w:val="22"/>
          <w:szCs w:val="22"/>
        </w:rPr>
        <w:tab/>
        <w:t xml:space="preserve">Standard Procedures for Calibrating Magnetic Instruments to Measure the </w:t>
      </w:r>
    </w:p>
    <w:p w14:paraId="5BBAA306" w14:textId="77777777" w:rsidR="003F35FE" w:rsidRDefault="00440C6E" w:rsidP="003F35FE">
      <w:pPr>
        <w:pStyle w:val="BodyText"/>
        <w:tabs>
          <w:tab w:val="left" w:pos="720"/>
          <w:tab w:val="left" w:pos="3780"/>
        </w:tabs>
        <w:ind w:left="720" w:hanging="11"/>
        <w:rPr>
          <w:color w:val="333333"/>
          <w:spacing w:val="-2"/>
          <w:sz w:val="22"/>
          <w:szCs w:val="22"/>
        </w:rPr>
      </w:pPr>
      <w:r>
        <w:rPr>
          <w:color w:val="333333"/>
          <w:spacing w:val="-2"/>
          <w:sz w:val="22"/>
          <w:szCs w:val="22"/>
        </w:rPr>
        <w:t xml:space="preserve">                                                          </w:t>
      </w:r>
      <w:r w:rsidR="006E4D4D" w:rsidRPr="00627A3D">
        <w:rPr>
          <w:color w:val="333333"/>
          <w:spacing w:val="-2"/>
          <w:sz w:val="22"/>
          <w:szCs w:val="22"/>
        </w:rPr>
        <w:t xml:space="preserve">Delta Ferrite Content of Austenitic and Duplex Ferritic-Austenitic Stainless </w:t>
      </w:r>
      <w:r w:rsidR="003F35FE">
        <w:rPr>
          <w:color w:val="333333"/>
          <w:spacing w:val="-2"/>
          <w:sz w:val="22"/>
          <w:szCs w:val="22"/>
        </w:rPr>
        <w:t xml:space="preserve">  </w:t>
      </w:r>
    </w:p>
    <w:p w14:paraId="34C37F20" w14:textId="4E92C906" w:rsidR="006E4D4D" w:rsidRPr="00627A3D" w:rsidRDefault="003F35FE" w:rsidP="00440C6E">
      <w:pPr>
        <w:pStyle w:val="BodyText"/>
        <w:tabs>
          <w:tab w:val="left" w:pos="720"/>
          <w:tab w:val="left" w:pos="3780"/>
        </w:tabs>
        <w:spacing w:after="120"/>
        <w:ind w:left="720" w:hanging="11"/>
        <w:rPr>
          <w:color w:val="333333"/>
          <w:spacing w:val="-2"/>
          <w:sz w:val="22"/>
          <w:szCs w:val="22"/>
        </w:rPr>
      </w:pPr>
      <w:r>
        <w:rPr>
          <w:color w:val="333333"/>
          <w:spacing w:val="-2"/>
          <w:sz w:val="22"/>
          <w:szCs w:val="22"/>
        </w:rPr>
        <w:t xml:space="preserve">                                                          </w:t>
      </w:r>
      <w:r w:rsidR="006E4D4D" w:rsidRPr="00627A3D">
        <w:rPr>
          <w:color w:val="333333"/>
          <w:spacing w:val="-2"/>
          <w:sz w:val="22"/>
          <w:szCs w:val="22"/>
        </w:rPr>
        <w:t>Steel Weld Metal</w:t>
      </w:r>
    </w:p>
    <w:p w14:paraId="52E8F5A8" w14:textId="77777777" w:rsidR="000F320C" w:rsidRDefault="000A352D" w:rsidP="000F320C">
      <w:pPr>
        <w:pStyle w:val="BodyText"/>
        <w:tabs>
          <w:tab w:val="left" w:pos="3780"/>
        </w:tabs>
        <w:spacing w:before="120"/>
        <w:ind w:left="720" w:hanging="11"/>
        <w:rPr>
          <w:color w:val="333333"/>
          <w:spacing w:val="-2"/>
          <w:sz w:val="22"/>
          <w:szCs w:val="22"/>
        </w:rPr>
      </w:pPr>
      <w:r w:rsidRPr="00627A3D">
        <w:rPr>
          <w:color w:val="333333"/>
          <w:spacing w:val="-2"/>
          <w:sz w:val="22"/>
          <w:szCs w:val="22"/>
        </w:rPr>
        <w:t>AWS A4.3</w:t>
      </w:r>
      <w:r w:rsidRPr="00627A3D">
        <w:rPr>
          <w:color w:val="333333"/>
          <w:spacing w:val="-2"/>
          <w:sz w:val="22"/>
          <w:szCs w:val="22"/>
        </w:rPr>
        <w:tab/>
        <w:t xml:space="preserve">Standard Methods for Determination of the Diffusible Hydrogen Content of </w:t>
      </w:r>
    </w:p>
    <w:p w14:paraId="7E3CEB6F" w14:textId="274AA93C" w:rsidR="000A352D" w:rsidRPr="00627A3D" w:rsidRDefault="000F320C" w:rsidP="000F320C">
      <w:pPr>
        <w:pStyle w:val="BodyText"/>
        <w:tabs>
          <w:tab w:val="left" w:pos="3780"/>
        </w:tabs>
        <w:spacing w:after="120"/>
        <w:ind w:left="720" w:hanging="11"/>
        <w:rPr>
          <w:color w:val="333333"/>
          <w:spacing w:val="-2"/>
          <w:sz w:val="22"/>
          <w:szCs w:val="22"/>
        </w:rPr>
      </w:pPr>
      <w:r>
        <w:rPr>
          <w:color w:val="333333"/>
          <w:spacing w:val="-2"/>
          <w:sz w:val="22"/>
          <w:szCs w:val="22"/>
        </w:rPr>
        <w:t xml:space="preserve">                                                          </w:t>
      </w:r>
      <w:r w:rsidR="000A352D" w:rsidRPr="00627A3D">
        <w:rPr>
          <w:color w:val="333333"/>
          <w:spacing w:val="-2"/>
          <w:sz w:val="22"/>
          <w:szCs w:val="22"/>
        </w:rPr>
        <w:t>Martensitic, Bainitic, and Ferritic Steel Weld Metal Produced by Arc Welding</w:t>
      </w:r>
    </w:p>
    <w:p w14:paraId="41BD6DD5" w14:textId="37A5FF7A" w:rsidR="000A352D" w:rsidRPr="00627A3D" w:rsidRDefault="000A352D" w:rsidP="00EB09C2">
      <w:pPr>
        <w:pStyle w:val="BodyText"/>
        <w:tabs>
          <w:tab w:val="left" w:pos="3780"/>
        </w:tabs>
        <w:spacing w:before="120" w:after="120"/>
        <w:ind w:left="709"/>
        <w:rPr>
          <w:color w:val="333333"/>
          <w:spacing w:val="-2"/>
          <w:sz w:val="22"/>
          <w:szCs w:val="22"/>
        </w:rPr>
      </w:pPr>
      <w:r w:rsidRPr="00627A3D">
        <w:rPr>
          <w:color w:val="333333"/>
          <w:spacing w:val="-2"/>
          <w:sz w:val="22"/>
          <w:szCs w:val="22"/>
        </w:rPr>
        <w:t>AWS A5.5</w:t>
      </w:r>
      <w:r w:rsidRPr="00627A3D">
        <w:rPr>
          <w:color w:val="333333"/>
          <w:spacing w:val="-2"/>
          <w:sz w:val="22"/>
          <w:szCs w:val="22"/>
        </w:rPr>
        <w:tab/>
        <w:t>Specification for Low-Alloy Steel Electrodes for Shielded Metal Arc Welding</w:t>
      </w:r>
    </w:p>
    <w:p w14:paraId="5C127012" w14:textId="77777777" w:rsidR="00FD02F9" w:rsidRDefault="000A352D" w:rsidP="00FD02F9">
      <w:pPr>
        <w:pStyle w:val="BodyText"/>
        <w:tabs>
          <w:tab w:val="left" w:pos="3780"/>
        </w:tabs>
        <w:spacing w:before="120"/>
        <w:ind w:left="709"/>
        <w:rPr>
          <w:color w:val="333333"/>
          <w:spacing w:val="-2"/>
          <w:sz w:val="22"/>
          <w:szCs w:val="22"/>
        </w:rPr>
      </w:pPr>
      <w:r w:rsidRPr="00627A3D">
        <w:rPr>
          <w:color w:val="333333"/>
          <w:spacing w:val="-2"/>
          <w:sz w:val="22"/>
          <w:szCs w:val="22"/>
        </w:rPr>
        <w:t>AWS A5.23</w:t>
      </w:r>
      <w:r w:rsidRPr="00627A3D">
        <w:rPr>
          <w:color w:val="333333"/>
          <w:spacing w:val="-2"/>
          <w:sz w:val="22"/>
          <w:szCs w:val="22"/>
        </w:rPr>
        <w:tab/>
        <w:t>Specification for Low-Alloy Steel Electrodes and Fluxes for Submerged Arc</w:t>
      </w:r>
      <w:r w:rsidR="00FD02F9">
        <w:rPr>
          <w:color w:val="333333"/>
          <w:spacing w:val="-2"/>
          <w:sz w:val="22"/>
          <w:szCs w:val="22"/>
        </w:rPr>
        <w:t xml:space="preserve">   </w:t>
      </w:r>
    </w:p>
    <w:p w14:paraId="1C92AB2C" w14:textId="334F05E3" w:rsidR="000A352D" w:rsidRPr="00627A3D" w:rsidRDefault="00FD02F9" w:rsidP="00C10F33">
      <w:pPr>
        <w:pStyle w:val="BodyText"/>
        <w:tabs>
          <w:tab w:val="left" w:pos="3780"/>
        </w:tabs>
        <w:spacing w:after="120"/>
        <w:ind w:left="709"/>
        <w:rPr>
          <w:color w:val="333333"/>
          <w:spacing w:val="-2"/>
          <w:sz w:val="22"/>
          <w:szCs w:val="22"/>
        </w:rPr>
      </w:pPr>
      <w:r>
        <w:rPr>
          <w:color w:val="333333"/>
          <w:spacing w:val="-2"/>
          <w:sz w:val="22"/>
          <w:szCs w:val="22"/>
        </w:rPr>
        <w:t xml:space="preserve">                                                        </w:t>
      </w:r>
      <w:r w:rsidR="00C10F33">
        <w:rPr>
          <w:color w:val="333333"/>
          <w:spacing w:val="-2"/>
          <w:sz w:val="22"/>
          <w:szCs w:val="22"/>
        </w:rPr>
        <w:t xml:space="preserve">  </w:t>
      </w:r>
      <w:r w:rsidR="000A352D" w:rsidRPr="00627A3D">
        <w:rPr>
          <w:color w:val="333333"/>
          <w:spacing w:val="-2"/>
          <w:sz w:val="22"/>
          <w:szCs w:val="22"/>
        </w:rPr>
        <w:t>Welding</w:t>
      </w:r>
    </w:p>
    <w:p w14:paraId="6C7A69CB" w14:textId="15881AC7" w:rsidR="000A352D" w:rsidRPr="00627A3D" w:rsidRDefault="000A352D" w:rsidP="00C10F33">
      <w:pPr>
        <w:pStyle w:val="BodyText"/>
        <w:tabs>
          <w:tab w:val="left" w:pos="3780"/>
        </w:tabs>
        <w:spacing w:before="120" w:after="120"/>
        <w:ind w:left="709"/>
        <w:rPr>
          <w:color w:val="333333"/>
          <w:spacing w:val="-2"/>
          <w:sz w:val="22"/>
          <w:szCs w:val="22"/>
        </w:rPr>
      </w:pPr>
      <w:r w:rsidRPr="00627A3D">
        <w:rPr>
          <w:color w:val="333333"/>
          <w:spacing w:val="-2"/>
          <w:sz w:val="22"/>
          <w:szCs w:val="22"/>
        </w:rPr>
        <w:t>AWS A5.29/A5.29M</w:t>
      </w:r>
      <w:r w:rsidRPr="00627A3D">
        <w:rPr>
          <w:color w:val="333333"/>
          <w:spacing w:val="-2"/>
          <w:sz w:val="22"/>
          <w:szCs w:val="22"/>
        </w:rPr>
        <w:tab/>
        <w:t>Specification for Low-Alloy Steel Electrodes for Flux Cored Arc Welding</w:t>
      </w:r>
    </w:p>
    <w:p w14:paraId="487FF5E3" w14:textId="52D2359E" w:rsidR="000A352D" w:rsidRPr="00627A3D" w:rsidRDefault="000A352D" w:rsidP="00C10F33">
      <w:pPr>
        <w:pStyle w:val="BodyText"/>
        <w:tabs>
          <w:tab w:val="left" w:pos="3780"/>
        </w:tabs>
        <w:spacing w:before="120" w:after="120"/>
        <w:ind w:left="709"/>
        <w:rPr>
          <w:color w:val="333333"/>
          <w:spacing w:val="-2"/>
          <w:sz w:val="22"/>
          <w:szCs w:val="22"/>
        </w:rPr>
      </w:pPr>
      <w:r w:rsidRPr="00627A3D">
        <w:rPr>
          <w:color w:val="333333"/>
          <w:spacing w:val="-2"/>
          <w:sz w:val="22"/>
          <w:szCs w:val="22"/>
        </w:rPr>
        <w:lastRenderedPageBreak/>
        <w:t>AWS Z49.1</w:t>
      </w:r>
      <w:r w:rsidRPr="00627A3D">
        <w:rPr>
          <w:color w:val="333333"/>
          <w:spacing w:val="-2"/>
          <w:sz w:val="22"/>
          <w:szCs w:val="22"/>
        </w:rPr>
        <w:tab/>
        <w:t>Safety in Welding, Cutting, and Allied Processes</w:t>
      </w:r>
    </w:p>
    <w:p w14:paraId="0F2D1F80" w14:textId="31CE2E37" w:rsidR="003F103B" w:rsidRPr="00627A3D" w:rsidRDefault="00927CC9" w:rsidP="00F92F03">
      <w:pPr>
        <w:pStyle w:val="BodyText"/>
        <w:tabs>
          <w:tab w:val="left" w:pos="3780"/>
        </w:tabs>
        <w:spacing w:before="120" w:after="120"/>
        <w:ind w:left="709"/>
        <w:rPr>
          <w:color w:val="333333"/>
          <w:spacing w:val="-2"/>
          <w:sz w:val="22"/>
          <w:szCs w:val="22"/>
        </w:rPr>
      </w:pPr>
      <w:bookmarkStart w:id="21" w:name="_Hlk175603528"/>
      <w:r w:rsidRPr="00627A3D">
        <w:rPr>
          <w:color w:val="333333"/>
          <w:spacing w:val="-2"/>
          <w:sz w:val="22"/>
          <w:szCs w:val="22"/>
        </w:rPr>
        <w:t>AWS D10.10</w:t>
      </w:r>
      <w:r w:rsidR="00D529FC" w:rsidRPr="00627A3D">
        <w:rPr>
          <w:sz w:val="22"/>
          <w:szCs w:val="22"/>
        </w:rPr>
        <w:t xml:space="preserve">                                </w:t>
      </w:r>
      <w:r w:rsidR="00534F19" w:rsidRPr="00534F19">
        <w:rPr>
          <w:sz w:val="22"/>
          <w:szCs w:val="22"/>
        </w:rPr>
        <w:t xml:space="preserve"> </w:t>
      </w:r>
      <w:r w:rsidR="00C10F33">
        <w:rPr>
          <w:sz w:val="22"/>
          <w:szCs w:val="22"/>
        </w:rPr>
        <w:t xml:space="preserve"> </w:t>
      </w:r>
      <w:r w:rsidR="00F92F03">
        <w:rPr>
          <w:sz w:val="22"/>
          <w:szCs w:val="22"/>
        </w:rPr>
        <w:t xml:space="preserve"> </w:t>
      </w:r>
      <w:r w:rsidR="00D529FC" w:rsidRPr="00627A3D">
        <w:rPr>
          <w:color w:val="333333"/>
          <w:spacing w:val="-2"/>
          <w:sz w:val="22"/>
          <w:szCs w:val="22"/>
        </w:rPr>
        <w:t>Recommended Practices for Local Heating of Welds in Piping and Tubing</w:t>
      </w:r>
    </w:p>
    <w:p w14:paraId="3E42BC68" w14:textId="2FD8F32D" w:rsidR="00D529FC" w:rsidRPr="00627A3D" w:rsidRDefault="00BF578F" w:rsidP="00C10F33">
      <w:pPr>
        <w:pStyle w:val="BodyText"/>
        <w:tabs>
          <w:tab w:val="left" w:pos="3780"/>
        </w:tabs>
        <w:spacing w:before="120" w:after="120"/>
        <w:ind w:left="709"/>
        <w:rPr>
          <w:color w:val="333333"/>
          <w:spacing w:val="-2"/>
          <w:sz w:val="22"/>
          <w:szCs w:val="22"/>
        </w:rPr>
      </w:pPr>
      <w:r w:rsidRPr="00627A3D">
        <w:rPr>
          <w:color w:val="333333"/>
          <w:spacing w:val="-2"/>
          <w:sz w:val="22"/>
          <w:szCs w:val="22"/>
        </w:rPr>
        <w:t>AWS A3.0M/A3.0</w:t>
      </w:r>
      <w:r w:rsidR="00767EE2" w:rsidRPr="00627A3D">
        <w:rPr>
          <w:sz w:val="22"/>
          <w:szCs w:val="22"/>
        </w:rPr>
        <w:t xml:space="preserve">                        </w:t>
      </w:r>
      <w:r w:rsidR="00C10F33">
        <w:rPr>
          <w:sz w:val="22"/>
          <w:szCs w:val="22"/>
        </w:rPr>
        <w:t xml:space="preserve">  </w:t>
      </w:r>
      <w:r w:rsidR="00767EE2" w:rsidRPr="00627A3D">
        <w:rPr>
          <w:color w:val="333333"/>
          <w:spacing w:val="-2"/>
          <w:sz w:val="22"/>
          <w:szCs w:val="22"/>
        </w:rPr>
        <w:t>Standard Welding Terms and Definitions</w:t>
      </w:r>
    </w:p>
    <w:bookmarkEnd w:id="21"/>
    <w:p w14:paraId="6B3B18B0" w14:textId="77777777" w:rsidR="00A74C0C" w:rsidRPr="00A74C0C" w:rsidRDefault="00A74C0C" w:rsidP="00627A3D">
      <w:pPr>
        <w:pStyle w:val="BodyText"/>
        <w:tabs>
          <w:tab w:val="left" w:pos="2880"/>
        </w:tabs>
        <w:spacing w:before="240" w:after="240"/>
        <w:ind w:left="709"/>
        <w:rPr>
          <w:b/>
          <w:color w:val="333333"/>
          <w:spacing w:val="-2"/>
          <w:sz w:val="22"/>
          <w:szCs w:val="22"/>
        </w:rPr>
      </w:pPr>
      <w:r w:rsidRPr="00A74C0C">
        <w:rPr>
          <w:b/>
          <w:color w:val="333333"/>
          <w:spacing w:val="-2"/>
          <w:sz w:val="22"/>
          <w:szCs w:val="22"/>
        </w:rPr>
        <w:t>Manufacturers Standardization Society of the Valve and Fittings Industry (MSS)</w:t>
      </w:r>
    </w:p>
    <w:p w14:paraId="074896A9" w14:textId="0A65BCC7" w:rsidR="00A74C0C" w:rsidRPr="00627A3D" w:rsidRDefault="00A74C0C" w:rsidP="00C10F33">
      <w:pPr>
        <w:pStyle w:val="BodyText"/>
        <w:tabs>
          <w:tab w:val="left" w:pos="3780"/>
        </w:tabs>
        <w:spacing w:before="120" w:after="120"/>
        <w:ind w:left="709"/>
        <w:rPr>
          <w:color w:val="333333"/>
          <w:spacing w:val="-2"/>
          <w:sz w:val="22"/>
          <w:szCs w:val="22"/>
        </w:rPr>
      </w:pPr>
      <w:r w:rsidRPr="00627A3D">
        <w:rPr>
          <w:color w:val="333333"/>
          <w:spacing w:val="-2"/>
          <w:sz w:val="22"/>
          <w:szCs w:val="22"/>
        </w:rPr>
        <w:t>MSS SP-44</w:t>
      </w:r>
      <w:r w:rsidRPr="00627A3D">
        <w:rPr>
          <w:color w:val="333333"/>
          <w:spacing w:val="-2"/>
          <w:sz w:val="22"/>
          <w:szCs w:val="22"/>
        </w:rPr>
        <w:tab/>
        <w:t>Steel Pipeline Flanges</w:t>
      </w:r>
    </w:p>
    <w:p w14:paraId="06C88EB1" w14:textId="6C9C6E71" w:rsidR="00A74C0C" w:rsidRPr="00627A3D" w:rsidRDefault="00A74C0C" w:rsidP="00414B57">
      <w:pPr>
        <w:pStyle w:val="BodyText"/>
        <w:tabs>
          <w:tab w:val="left" w:pos="3780"/>
        </w:tabs>
        <w:spacing w:before="120" w:after="120"/>
        <w:ind w:left="709"/>
        <w:rPr>
          <w:color w:val="333333"/>
          <w:spacing w:val="-2"/>
          <w:sz w:val="22"/>
          <w:szCs w:val="22"/>
        </w:rPr>
      </w:pPr>
      <w:r w:rsidRPr="00627A3D">
        <w:rPr>
          <w:color w:val="333333"/>
          <w:spacing w:val="-2"/>
          <w:sz w:val="22"/>
          <w:szCs w:val="22"/>
        </w:rPr>
        <w:t>MSS SP-75</w:t>
      </w:r>
      <w:r w:rsidRPr="00627A3D">
        <w:rPr>
          <w:color w:val="333333"/>
          <w:spacing w:val="-2"/>
          <w:sz w:val="22"/>
          <w:szCs w:val="22"/>
        </w:rPr>
        <w:tab/>
        <w:t>High-Strength, Wrought, Butt-Welding Fittings</w:t>
      </w:r>
    </w:p>
    <w:p w14:paraId="04601465" w14:textId="726790DC" w:rsidR="00A74C0C" w:rsidRPr="00B17169" w:rsidRDefault="00A74C0C" w:rsidP="00627A3D">
      <w:pPr>
        <w:pStyle w:val="BodyText"/>
        <w:tabs>
          <w:tab w:val="left" w:pos="2880"/>
        </w:tabs>
        <w:spacing w:before="240" w:after="240"/>
        <w:ind w:left="709"/>
        <w:rPr>
          <w:b/>
          <w:color w:val="333333"/>
          <w:spacing w:val="-2"/>
          <w:sz w:val="22"/>
          <w:szCs w:val="22"/>
        </w:rPr>
      </w:pPr>
      <w:r w:rsidRPr="00A74C0C">
        <w:rPr>
          <w:b/>
          <w:color w:val="333333"/>
          <w:spacing w:val="-2"/>
          <w:sz w:val="22"/>
          <w:szCs w:val="22"/>
        </w:rPr>
        <w:t>Association for Materials Protection and Performance (AMPP) (previously NACE International)</w:t>
      </w:r>
      <w:r w:rsidR="00B17169" w:rsidRPr="00B17169">
        <w:rPr>
          <w:b/>
          <w:color w:val="333333"/>
          <w:spacing w:val="-2"/>
          <w:sz w:val="22"/>
          <w:szCs w:val="22"/>
        </w:rPr>
        <w:t xml:space="preserve"> </w:t>
      </w:r>
      <w:r w:rsidR="00B17169">
        <w:rPr>
          <w:b/>
          <w:color w:val="333333"/>
          <w:spacing w:val="-2"/>
          <w:sz w:val="22"/>
          <w:szCs w:val="22"/>
        </w:rPr>
        <w:t>and ISO</w:t>
      </w:r>
    </w:p>
    <w:p w14:paraId="0B30B2A4" w14:textId="6128FB4D" w:rsidR="00F8775B" w:rsidRDefault="00A74C0C" w:rsidP="00972A5E">
      <w:pPr>
        <w:pStyle w:val="BodyText"/>
        <w:spacing w:before="120"/>
        <w:ind w:left="720" w:hanging="11"/>
        <w:rPr>
          <w:color w:val="333333"/>
          <w:spacing w:val="-2"/>
          <w:sz w:val="22"/>
          <w:szCs w:val="22"/>
        </w:rPr>
      </w:pPr>
      <w:r w:rsidRPr="00627A3D">
        <w:rPr>
          <w:color w:val="333333"/>
          <w:spacing w:val="-2"/>
          <w:sz w:val="22"/>
          <w:szCs w:val="22"/>
        </w:rPr>
        <w:t>NACE MR0175 / ISO 15156</w:t>
      </w:r>
      <w:r w:rsidRPr="00627A3D">
        <w:rPr>
          <w:color w:val="333333"/>
          <w:spacing w:val="-2"/>
          <w:sz w:val="22"/>
          <w:szCs w:val="22"/>
        </w:rPr>
        <w:tab/>
      </w:r>
      <w:r w:rsidR="00F8775B">
        <w:rPr>
          <w:color w:val="333333"/>
          <w:spacing w:val="-2"/>
          <w:sz w:val="22"/>
          <w:szCs w:val="22"/>
        </w:rPr>
        <w:t xml:space="preserve">   </w:t>
      </w:r>
      <w:r w:rsidRPr="00627A3D">
        <w:rPr>
          <w:color w:val="333333"/>
          <w:spacing w:val="-2"/>
          <w:sz w:val="22"/>
          <w:szCs w:val="22"/>
        </w:rPr>
        <w:t>Petroleum and Natural Gas Industries - Materials for use in H2S-Containing</w:t>
      </w:r>
      <w:r w:rsidR="00F8775B">
        <w:rPr>
          <w:color w:val="333333"/>
          <w:spacing w:val="-2"/>
          <w:sz w:val="22"/>
          <w:szCs w:val="22"/>
        </w:rPr>
        <w:t xml:space="preserve">  </w:t>
      </w:r>
    </w:p>
    <w:p w14:paraId="62389D7F" w14:textId="13562DC2" w:rsidR="00A74C0C" w:rsidRPr="00627A3D" w:rsidRDefault="00F8775B" w:rsidP="00972A5E">
      <w:pPr>
        <w:pStyle w:val="BodyText"/>
        <w:spacing w:after="120"/>
        <w:ind w:left="720" w:hanging="11"/>
        <w:rPr>
          <w:color w:val="333333"/>
          <w:spacing w:val="-2"/>
          <w:sz w:val="22"/>
          <w:szCs w:val="22"/>
        </w:rPr>
      </w:pPr>
      <w:r>
        <w:rPr>
          <w:color w:val="333333"/>
          <w:spacing w:val="-2"/>
          <w:sz w:val="22"/>
          <w:szCs w:val="22"/>
        </w:rPr>
        <w:t xml:space="preserve">                                                         </w:t>
      </w:r>
      <w:r w:rsidR="00972A5E">
        <w:rPr>
          <w:color w:val="333333"/>
          <w:spacing w:val="-2"/>
          <w:sz w:val="22"/>
          <w:szCs w:val="22"/>
        </w:rPr>
        <w:t xml:space="preserve"> </w:t>
      </w:r>
      <w:r w:rsidR="00A74C0C" w:rsidRPr="00627A3D">
        <w:rPr>
          <w:color w:val="333333"/>
          <w:spacing w:val="-2"/>
          <w:sz w:val="22"/>
          <w:szCs w:val="22"/>
        </w:rPr>
        <w:t>Environments in Oil and Gas Production</w:t>
      </w:r>
    </w:p>
    <w:p w14:paraId="4E1BF6BD" w14:textId="77777777" w:rsidR="00414B57" w:rsidRDefault="00A74C0C" w:rsidP="00414B57">
      <w:pPr>
        <w:pStyle w:val="BodyText"/>
        <w:spacing w:before="120"/>
        <w:ind w:left="720" w:hanging="14"/>
        <w:rPr>
          <w:color w:val="333333"/>
          <w:spacing w:val="-2"/>
          <w:sz w:val="22"/>
          <w:szCs w:val="22"/>
        </w:rPr>
      </w:pPr>
      <w:r w:rsidRPr="00627A3D">
        <w:rPr>
          <w:color w:val="333333"/>
          <w:spacing w:val="-2"/>
          <w:sz w:val="22"/>
          <w:szCs w:val="22"/>
        </w:rPr>
        <w:t>NACE SP0472</w:t>
      </w:r>
      <w:r w:rsidRPr="00627A3D">
        <w:rPr>
          <w:color w:val="333333"/>
          <w:spacing w:val="-2"/>
          <w:sz w:val="22"/>
          <w:szCs w:val="22"/>
        </w:rPr>
        <w:tab/>
      </w:r>
      <w:r w:rsidR="00414B57">
        <w:rPr>
          <w:color w:val="333333"/>
          <w:spacing w:val="-2"/>
          <w:sz w:val="22"/>
          <w:szCs w:val="22"/>
        </w:rPr>
        <w:t xml:space="preserve">                              </w:t>
      </w:r>
      <w:r w:rsidRPr="00627A3D">
        <w:rPr>
          <w:color w:val="333333"/>
          <w:spacing w:val="-2"/>
          <w:sz w:val="22"/>
          <w:szCs w:val="22"/>
        </w:rPr>
        <w:t xml:space="preserve">Methods and Controls to Prevent In-Service Environmental Cracking of </w:t>
      </w:r>
    </w:p>
    <w:p w14:paraId="49AF06A5" w14:textId="462CD3D6" w:rsidR="000A352D" w:rsidRPr="00627A3D" w:rsidRDefault="00414B57" w:rsidP="00414B57">
      <w:pPr>
        <w:pStyle w:val="BodyText"/>
        <w:spacing w:after="120"/>
        <w:ind w:left="720" w:hanging="14"/>
        <w:rPr>
          <w:color w:val="333333"/>
          <w:spacing w:val="-2"/>
          <w:sz w:val="22"/>
          <w:szCs w:val="22"/>
        </w:rPr>
      </w:pPr>
      <w:r>
        <w:rPr>
          <w:color w:val="333333"/>
          <w:spacing w:val="-2"/>
          <w:sz w:val="22"/>
          <w:szCs w:val="22"/>
        </w:rPr>
        <w:t xml:space="preserve">                                                          </w:t>
      </w:r>
      <w:r w:rsidR="00A74C0C" w:rsidRPr="00627A3D">
        <w:rPr>
          <w:color w:val="333333"/>
          <w:spacing w:val="-2"/>
          <w:sz w:val="22"/>
          <w:szCs w:val="22"/>
        </w:rPr>
        <w:t>Carbon Steel Weldments in Corrosive Petroleum Refining Environments</w:t>
      </w:r>
    </w:p>
    <w:p w14:paraId="02831DA3" w14:textId="0257252D" w:rsidR="00B17169" w:rsidRPr="00627A3D" w:rsidRDefault="00B17169" w:rsidP="00F92F03">
      <w:pPr>
        <w:pStyle w:val="BodyText"/>
        <w:spacing w:before="120" w:after="120"/>
        <w:ind w:left="720" w:hanging="11"/>
        <w:rPr>
          <w:color w:val="333333"/>
          <w:spacing w:val="-2"/>
          <w:sz w:val="22"/>
          <w:szCs w:val="22"/>
        </w:rPr>
      </w:pPr>
      <w:bookmarkStart w:id="22" w:name="_Hlk180843783"/>
      <w:r w:rsidRPr="00627A3D">
        <w:rPr>
          <w:color w:val="333333"/>
          <w:spacing w:val="-2"/>
          <w:sz w:val="22"/>
          <w:szCs w:val="22"/>
        </w:rPr>
        <w:t>ISO</w:t>
      </w:r>
      <w:r w:rsidR="00003A71" w:rsidRPr="00627A3D">
        <w:rPr>
          <w:color w:val="333333"/>
          <w:spacing w:val="-2"/>
          <w:sz w:val="22"/>
          <w:szCs w:val="22"/>
        </w:rPr>
        <w:t xml:space="preserve"> 9712</w:t>
      </w:r>
      <w:r w:rsidR="00FD4134" w:rsidRPr="00627A3D">
        <w:rPr>
          <w:sz w:val="22"/>
          <w:szCs w:val="22"/>
        </w:rPr>
        <w:t xml:space="preserve">                                  </w:t>
      </w:r>
      <w:r w:rsidR="00C26352">
        <w:rPr>
          <w:sz w:val="22"/>
          <w:szCs w:val="22"/>
        </w:rPr>
        <w:t xml:space="preserve">       </w:t>
      </w:r>
      <w:r w:rsidR="00FD4134" w:rsidRPr="00627A3D">
        <w:rPr>
          <w:color w:val="333333"/>
          <w:spacing w:val="-2"/>
          <w:sz w:val="22"/>
          <w:szCs w:val="22"/>
        </w:rPr>
        <w:t xml:space="preserve">Non-destructive testing </w:t>
      </w:r>
      <w:r w:rsidR="00475433" w:rsidRPr="00627A3D">
        <w:rPr>
          <w:color w:val="333333"/>
          <w:spacing w:val="-2"/>
          <w:sz w:val="22"/>
          <w:szCs w:val="22"/>
        </w:rPr>
        <w:t xml:space="preserve">- </w:t>
      </w:r>
      <w:r w:rsidR="00FD4134" w:rsidRPr="00627A3D">
        <w:rPr>
          <w:color w:val="333333"/>
          <w:spacing w:val="-2"/>
          <w:sz w:val="22"/>
          <w:szCs w:val="22"/>
        </w:rPr>
        <w:t>Qualification and certification of NDT personnel</w:t>
      </w:r>
    </w:p>
    <w:p w14:paraId="269F334D" w14:textId="77777777" w:rsidR="001E5E13" w:rsidRPr="001E5E13" w:rsidRDefault="001E5E13" w:rsidP="00627A3D">
      <w:pPr>
        <w:pStyle w:val="BodyText"/>
        <w:tabs>
          <w:tab w:val="left" w:pos="2880"/>
        </w:tabs>
        <w:spacing w:before="240" w:after="240"/>
        <w:ind w:left="709"/>
        <w:rPr>
          <w:b/>
          <w:color w:val="333333"/>
          <w:spacing w:val="-2"/>
          <w:sz w:val="22"/>
          <w:szCs w:val="22"/>
        </w:rPr>
      </w:pPr>
      <w:bookmarkStart w:id="23" w:name="_Hlk175609013"/>
      <w:bookmarkEnd w:id="22"/>
      <w:r w:rsidRPr="001E5E13">
        <w:rPr>
          <w:b/>
          <w:color w:val="333333"/>
          <w:spacing w:val="-2"/>
          <w:sz w:val="22"/>
          <w:szCs w:val="22"/>
        </w:rPr>
        <w:t>Pipe Fabrication Institute (PFI)</w:t>
      </w:r>
    </w:p>
    <w:bookmarkEnd w:id="23"/>
    <w:p w14:paraId="447FE079" w14:textId="64324598" w:rsidR="001E5E13" w:rsidRPr="00627A3D" w:rsidRDefault="001E5E13" w:rsidP="00414B57">
      <w:pPr>
        <w:pStyle w:val="BodyText"/>
        <w:tabs>
          <w:tab w:val="left" w:pos="3780"/>
        </w:tabs>
        <w:spacing w:before="120" w:after="120"/>
        <w:ind w:left="709"/>
        <w:rPr>
          <w:color w:val="333333"/>
          <w:spacing w:val="-2"/>
          <w:sz w:val="22"/>
          <w:szCs w:val="22"/>
        </w:rPr>
      </w:pPr>
      <w:r w:rsidRPr="00627A3D">
        <w:rPr>
          <w:color w:val="333333"/>
          <w:spacing w:val="-2"/>
          <w:sz w:val="22"/>
          <w:szCs w:val="22"/>
        </w:rPr>
        <w:t>PFI ES-3</w:t>
      </w:r>
      <w:r w:rsidR="00CB079A">
        <w:rPr>
          <w:color w:val="333333"/>
          <w:spacing w:val="-2"/>
          <w:sz w:val="22"/>
          <w:szCs w:val="22"/>
        </w:rPr>
        <w:t xml:space="preserve">                                           </w:t>
      </w:r>
      <w:r w:rsidRPr="00627A3D">
        <w:rPr>
          <w:color w:val="333333"/>
          <w:spacing w:val="-2"/>
          <w:sz w:val="22"/>
          <w:szCs w:val="22"/>
        </w:rPr>
        <w:t>Fabricating Tolerances</w:t>
      </w:r>
    </w:p>
    <w:p w14:paraId="78D35114" w14:textId="0C92C773" w:rsidR="001E5E13" w:rsidRPr="00627A3D" w:rsidRDefault="001E5E13" w:rsidP="00CB079A">
      <w:pPr>
        <w:pStyle w:val="BodyText"/>
        <w:tabs>
          <w:tab w:val="left" w:pos="3780"/>
        </w:tabs>
        <w:spacing w:before="120" w:after="120"/>
        <w:ind w:left="709"/>
        <w:rPr>
          <w:color w:val="333333"/>
          <w:spacing w:val="-2"/>
          <w:sz w:val="22"/>
          <w:szCs w:val="22"/>
        </w:rPr>
      </w:pPr>
      <w:r w:rsidRPr="00627A3D">
        <w:rPr>
          <w:color w:val="333333"/>
          <w:spacing w:val="-2"/>
          <w:sz w:val="22"/>
          <w:szCs w:val="22"/>
        </w:rPr>
        <w:t>PFI ES-5</w:t>
      </w:r>
      <w:r w:rsidRPr="00627A3D">
        <w:rPr>
          <w:color w:val="333333"/>
          <w:spacing w:val="-2"/>
          <w:sz w:val="22"/>
          <w:szCs w:val="22"/>
        </w:rPr>
        <w:tab/>
        <w:t>Cleaning of Fabricated Piping</w:t>
      </w:r>
    </w:p>
    <w:p w14:paraId="6EA59B02" w14:textId="6D7B8720" w:rsidR="000A352D" w:rsidRPr="00627A3D" w:rsidRDefault="001E5E13" w:rsidP="00CB079A">
      <w:pPr>
        <w:pStyle w:val="BodyText"/>
        <w:tabs>
          <w:tab w:val="left" w:pos="2880"/>
          <w:tab w:val="left" w:pos="3780"/>
        </w:tabs>
        <w:spacing w:before="120" w:after="120"/>
        <w:ind w:left="709"/>
        <w:rPr>
          <w:color w:val="333333"/>
          <w:spacing w:val="-2"/>
          <w:sz w:val="22"/>
          <w:szCs w:val="22"/>
        </w:rPr>
      </w:pPr>
      <w:r w:rsidRPr="00627A3D">
        <w:rPr>
          <w:color w:val="333333"/>
          <w:spacing w:val="-2"/>
          <w:sz w:val="22"/>
          <w:szCs w:val="22"/>
        </w:rPr>
        <w:t>PFI ES-49</w:t>
      </w:r>
      <w:r w:rsidRPr="00627A3D">
        <w:rPr>
          <w:color w:val="333333"/>
          <w:spacing w:val="-2"/>
          <w:sz w:val="22"/>
          <w:szCs w:val="22"/>
        </w:rPr>
        <w:tab/>
      </w:r>
      <w:r w:rsidR="00126669">
        <w:rPr>
          <w:color w:val="333333"/>
          <w:spacing w:val="-2"/>
          <w:sz w:val="22"/>
          <w:szCs w:val="22"/>
        </w:rPr>
        <w:t xml:space="preserve">               </w:t>
      </w:r>
      <w:r w:rsidR="00DC4AD9">
        <w:rPr>
          <w:color w:val="333333"/>
          <w:spacing w:val="-2"/>
          <w:sz w:val="22"/>
          <w:szCs w:val="22"/>
        </w:rPr>
        <w:t xml:space="preserve"> </w:t>
      </w:r>
      <w:r w:rsidR="00E479BF">
        <w:rPr>
          <w:color w:val="333333"/>
          <w:spacing w:val="-2"/>
          <w:sz w:val="22"/>
          <w:szCs w:val="22"/>
        </w:rPr>
        <w:t xml:space="preserve"> </w:t>
      </w:r>
      <w:r w:rsidRPr="00627A3D">
        <w:rPr>
          <w:color w:val="333333"/>
          <w:spacing w:val="-2"/>
          <w:sz w:val="22"/>
          <w:szCs w:val="22"/>
        </w:rPr>
        <w:t>Guidelines for Installation of Integrally Reinforced Branch Connection Fittings</w:t>
      </w:r>
    </w:p>
    <w:p w14:paraId="7C556CE6" w14:textId="222FE034" w:rsidR="00B27283" w:rsidRPr="001E5E13" w:rsidRDefault="00905A9A" w:rsidP="00627A3D">
      <w:pPr>
        <w:pStyle w:val="BodyText"/>
        <w:tabs>
          <w:tab w:val="left" w:pos="2880"/>
        </w:tabs>
        <w:spacing w:before="240" w:after="240"/>
        <w:ind w:left="709"/>
        <w:rPr>
          <w:b/>
          <w:color w:val="333333"/>
          <w:spacing w:val="-2"/>
          <w:sz w:val="22"/>
          <w:szCs w:val="22"/>
        </w:rPr>
      </w:pPr>
      <w:bookmarkStart w:id="24" w:name="_Hlk175609402"/>
      <w:r w:rsidRPr="00905A9A">
        <w:rPr>
          <w:b/>
          <w:color w:val="333333"/>
          <w:spacing w:val="-2"/>
          <w:sz w:val="22"/>
          <w:szCs w:val="22"/>
        </w:rPr>
        <w:t>Standards of the Republic of Kazakhstan</w:t>
      </w:r>
    </w:p>
    <w:p w14:paraId="3BC8F9C4" w14:textId="159C2ACB" w:rsidR="00B27283" w:rsidRPr="00627A3D" w:rsidRDefault="000253CE" w:rsidP="00627A3D">
      <w:pPr>
        <w:pStyle w:val="BodyText"/>
        <w:tabs>
          <w:tab w:val="left" w:pos="2880"/>
        </w:tabs>
        <w:spacing w:before="120" w:after="120"/>
        <w:ind w:left="709"/>
        <w:rPr>
          <w:color w:val="333333"/>
          <w:spacing w:val="-2"/>
          <w:sz w:val="22"/>
          <w:szCs w:val="22"/>
        </w:rPr>
      </w:pPr>
      <w:r w:rsidRPr="00627A3D">
        <w:rPr>
          <w:color w:val="333333"/>
          <w:spacing w:val="-2"/>
          <w:sz w:val="22"/>
          <w:szCs w:val="22"/>
        </w:rPr>
        <w:t>SP RK 3.05-103-2014</w:t>
      </w:r>
      <w:r w:rsidR="00822F18" w:rsidRPr="00627A3D">
        <w:rPr>
          <w:sz w:val="22"/>
          <w:szCs w:val="22"/>
        </w:rPr>
        <w:t xml:space="preserve">                  </w:t>
      </w:r>
      <w:r w:rsidR="00126669">
        <w:rPr>
          <w:sz w:val="22"/>
          <w:szCs w:val="22"/>
        </w:rPr>
        <w:t xml:space="preserve">  </w:t>
      </w:r>
      <w:r w:rsidR="00822F18" w:rsidRPr="00627A3D">
        <w:rPr>
          <w:sz w:val="22"/>
          <w:szCs w:val="22"/>
        </w:rPr>
        <w:t xml:space="preserve"> </w:t>
      </w:r>
      <w:r w:rsidR="009E597C" w:rsidRPr="009E597C">
        <w:rPr>
          <w:color w:val="333333"/>
          <w:spacing w:val="-2"/>
          <w:sz w:val="22"/>
          <w:szCs w:val="22"/>
        </w:rPr>
        <w:t>Technological Equipment and Technological Pipelines</w:t>
      </w:r>
    </w:p>
    <w:p w14:paraId="526268A4" w14:textId="085AA5D3" w:rsidR="00DB24F8" w:rsidRPr="00627A3D" w:rsidRDefault="00DB24F8" w:rsidP="00627A3D">
      <w:pPr>
        <w:pStyle w:val="BodyText"/>
        <w:tabs>
          <w:tab w:val="left" w:pos="2880"/>
        </w:tabs>
        <w:spacing w:before="120" w:after="120"/>
        <w:ind w:left="709"/>
        <w:rPr>
          <w:color w:val="333333"/>
          <w:spacing w:val="-2"/>
          <w:sz w:val="22"/>
          <w:szCs w:val="22"/>
        </w:rPr>
      </w:pPr>
      <w:r w:rsidRPr="00627A3D">
        <w:rPr>
          <w:color w:val="333333"/>
          <w:spacing w:val="-2"/>
          <w:sz w:val="22"/>
          <w:szCs w:val="22"/>
        </w:rPr>
        <w:t>The Order № 468 of RoK</w:t>
      </w:r>
      <w:r w:rsidR="001E6329" w:rsidRPr="00627A3D">
        <w:rPr>
          <w:color w:val="333333"/>
          <w:spacing w:val="-2"/>
          <w:sz w:val="22"/>
          <w:szCs w:val="22"/>
        </w:rPr>
        <w:t xml:space="preserve">               </w:t>
      </w:r>
      <w:r w:rsidR="00DC4AD9">
        <w:rPr>
          <w:color w:val="333333"/>
          <w:spacing w:val="-2"/>
          <w:sz w:val="22"/>
          <w:szCs w:val="22"/>
        </w:rPr>
        <w:t xml:space="preserve"> </w:t>
      </w:r>
      <w:r w:rsidR="001E6329" w:rsidRPr="00627A3D">
        <w:rPr>
          <w:color w:val="333333"/>
          <w:spacing w:val="-2"/>
          <w:sz w:val="22"/>
          <w:szCs w:val="22"/>
        </w:rPr>
        <w:t>Qualification of Welders and Welding Production Specialists</w:t>
      </w:r>
    </w:p>
    <w:p w14:paraId="4AB51582" w14:textId="612A17F2" w:rsidR="00471F33" w:rsidRPr="00627A3D" w:rsidRDefault="00471F33" w:rsidP="00A05A04">
      <w:pPr>
        <w:pStyle w:val="BodyText"/>
        <w:tabs>
          <w:tab w:val="left" w:pos="2880"/>
        </w:tabs>
        <w:spacing w:before="120" w:after="240"/>
        <w:ind w:left="709"/>
        <w:rPr>
          <w:color w:val="333333"/>
          <w:spacing w:val="-2"/>
          <w:sz w:val="22"/>
          <w:szCs w:val="22"/>
        </w:rPr>
      </w:pPr>
      <w:r w:rsidRPr="00627A3D">
        <w:rPr>
          <w:color w:val="333333"/>
          <w:spacing w:val="-2"/>
          <w:sz w:val="22"/>
          <w:szCs w:val="22"/>
        </w:rPr>
        <w:t>ST RK ASTM A 370-2011</w:t>
      </w:r>
      <w:r w:rsidR="007151BB" w:rsidRPr="00627A3D">
        <w:rPr>
          <w:color w:val="333333"/>
          <w:spacing w:val="-2"/>
          <w:sz w:val="22"/>
          <w:szCs w:val="22"/>
        </w:rPr>
        <w:t xml:space="preserve">             Technical testing of steel products. Standard method and definitions</w:t>
      </w:r>
    </w:p>
    <w:p w14:paraId="6D807192" w14:textId="20B750B8" w:rsidR="00497876" w:rsidRPr="00E822DD" w:rsidRDefault="00B840D8" w:rsidP="00150DB0">
      <w:pPr>
        <w:pStyle w:val="Heading1"/>
        <w:spacing w:before="240" w:after="240"/>
      </w:pPr>
      <w:bookmarkStart w:id="25" w:name="_Toc205628050"/>
      <w:bookmarkEnd w:id="24"/>
      <w:r>
        <w:t>T</w:t>
      </w:r>
      <w:r w:rsidR="00E822DD">
        <w:t>erminology</w:t>
      </w:r>
      <w:bookmarkEnd w:id="25"/>
    </w:p>
    <w:p w14:paraId="755EEA4F" w14:textId="7B93D637" w:rsidR="00E822DD" w:rsidRPr="00627A3D" w:rsidRDefault="00FF6103">
      <w:pPr>
        <w:pStyle w:val="Heading2"/>
        <w:numPr>
          <w:ilvl w:val="1"/>
          <w:numId w:val="67"/>
        </w:numPr>
        <w:spacing w:before="240" w:after="240"/>
        <w:ind w:left="851" w:hanging="707"/>
      </w:pPr>
      <w:bookmarkStart w:id="26" w:name="_Toc205628051"/>
      <w:bookmarkStart w:id="27" w:name="_Hlk175538786"/>
      <w:r w:rsidRPr="00627A3D">
        <w:rPr>
          <w:spacing w:val="-2"/>
          <w:sz w:val="22"/>
          <w:szCs w:val="22"/>
        </w:rPr>
        <w:t>Acronyms</w:t>
      </w:r>
      <w:bookmarkEnd w:id="26"/>
    </w:p>
    <w:p w14:paraId="3BD7EF15" w14:textId="77777777" w:rsidR="00892CF3" w:rsidRPr="00627A3D" w:rsidRDefault="00497876" w:rsidP="00B02EF5">
      <w:pPr>
        <w:pStyle w:val="BodyText"/>
        <w:tabs>
          <w:tab w:val="left" w:pos="3780"/>
        </w:tabs>
        <w:spacing w:before="120" w:after="120"/>
        <w:ind w:left="709"/>
        <w:rPr>
          <w:sz w:val="22"/>
          <w:szCs w:val="22"/>
        </w:rPr>
      </w:pPr>
      <w:bookmarkStart w:id="28" w:name="_Hlk175539016"/>
      <w:bookmarkEnd w:id="27"/>
      <w:r w:rsidRPr="00627A3D">
        <w:rPr>
          <w:spacing w:val="-4"/>
          <w:sz w:val="22"/>
          <w:szCs w:val="22"/>
        </w:rPr>
        <w:t>BEP</w:t>
      </w:r>
      <w:r w:rsidRPr="00627A3D">
        <w:rPr>
          <w:sz w:val="22"/>
          <w:szCs w:val="22"/>
        </w:rPr>
        <w:tab/>
        <w:t xml:space="preserve">Boiler External Piping </w:t>
      </w:r>
    </w:p>
    <w:p w14:paraId="5661AD51" w14:textId="6110F424" w:rsidR="00391A4E" w:rsidRPr="00627A3D" w:rsidRDefault="00497876" w:rsidP="00B02EF5">
      <w:pPr>
        <w:pStyle w:val="BodyText"/>
        <w:tabs>
          <w:tab w:val="left" w:pos="3780"/>
        </w:tabs>
        <w:ind w:left="709"/>
        <w:rPr>
          <w:sz w:val="22"/>
          <w:szCs w:val="22"/>
        </w:rPr>
      </w:pPr>
      <w:r w:rsidRPr="00627A3D">
        <w:rPr>
          <w:spacing w:val="-4"/>
          <w:sz w:val="22"/>
          <w:szCs w:val="22"/>
        </w:rPr>
        <w:t>BHN</w:t>
      </w:r>
      <w:r w:rsidRPr="00627A3D">
        <w:rPr>
          <w:sz w:val="22"/>
          <w:szCs w:val="22"/>
        </w:rPr>
        <w:tab/>
        <w:t>Brinell Hardness Number</w:t>
      </w:r>
    </w:p>
    <w:p w14:paraId="716BCA02" w14:textId="47361EBA" w:rsidR="00391A4E" w:rsidRPr="00627A3D" w:rsidRDefault="00497876" w:rsidP="00B02EF5">
      <w:pPr>
        <w:pStyle w:val="BodyText"/>
        <w:tabs>
          <w:tab w:val="left" w:pos="3780"/>
        </w:tabs>
        <w:spacing w:before="120" w:after="120"/>
        <w:ind w:left="709"/>
        <w:rPr>
          <w:sz w:val="22"/>
          <w:szCs w:val="22"/>
        </w:rPr>
      </w:pPr>
      <w:r w:rsidRPr="00627A3D">
        <w:rPr>
          <w:spacing w:val="-4"/>
          <w:sz w:val="22"/>
          <w:szCs w:val="22"/>
        </w:rPr>
        <w:t>CCDA</w:t>
      </w:r>
      <w:r w:rsidRPr="00627A3D">
        <w:rPr>
          <w:sz w:val="22"/>
          <w:szCs w:val="22"/>
        </w:rPr>
        <w:tab/>
        <w:t xml:space="preserve">Computer Controlled Drawn Arc (welding) </w:t>
      </w:r>
    </w:p>
    <w:p w14:paraId="47EFC1F0" w14:textId="432013F6" w:rsidR="00A6609D" w:rsidRPr="007060A8" w:rsidRDefault="00A6609D" w:rsidP="00A7654A">
      <w:pPr>
        <w:pStyle w:val="BodyText"/>
        <w:tabs>
          <w:tab w:val="left" w:pos="3780"/>
        </w:tabs>
        <w:spacing w:before="120" w:after="120"/>
        <w:ind w:left="709"/>
        <w:rPr>
          <w:sz w:val="22"/>
          <w:szCs w:val="22"/>
          <w:rPrChange w:id="29" w:author="Marchenko, Sergey [Tengizchevroil]" w:date="2025-08-09T06:39:00Z" w16du:dateUtc="2025-08-09T01:39:00Z">
            <w:rPr>
              <w:sz w:val="22"/>
              <w:szCs w:val="22"/>
              <w:lang w:val="ru-RU"/>
            </w:rPr>
          </w:rPrChange>
        </w:rPr>
      </w:pPr>
      <w:r w:rsidRPr="0094351B">
        <w:rPr>
          <w:sz w:val="22"/>
          <w:szCs w:val="22"/>
          <w:rPrChange w:id="30" w:author="Marchenko, Sergey [Tengizchevroil]" w:date="2025-08-07T15:10:00Z" w16du:dateUtc="2025-08-07T10:10:00Z">
            <w:rPr>
              <w:sz w:val="22"/>
              <w:szCs w:val="22"/>
              <w:highlight w:val="yellow"/>
            </w:rPr>
          </w:rPrChange>
        </w:rPr>
        <w:t>CVN                                               Charpy V-notch</w:t>
      </w:r>
    </w:p>
    <w:p w14:paraId="41C322EE" w14:textId="3D8239CA" w:rsidR="00391A4E" w:rsidRPr="00627A3D" w:rsidRDefault="00497876" w:rsidP="00B02EF5">
      <w:pPr>
        <w:pStyle w:val="BodyText"/>
        <w:tabs>
          <w:tab w:val="left" w:pos="3780"/>
        </w:tabs>
        <w:spacing w:before="120" w:after="120"/>
        <w:ind w:left="709"/>
        <w:rPr>
          <w:sz w:val="22"/>
          <w:szCs w:val="22"/>
        </w:rPr>
      </w:pPr>
      <w:r w:rsidRPr="00627A3D">
        <w:rPr>
          <w:spacing w:val="-4"/>
          <w:sz w:val="22"/>
          <w:szCs w:val="22"/>
        </w:rPr>
        <w:t>DHT</w:t>
      </w:r>
      <w:r w:rsidRPr="00627A3D">
        <w:rPr>
          <w:sz w:val="22"/>
          <w:szCs w:val="22"/>
        </w:rPr>
        <w:tab/>
        <w:t>Dehydrogenation Heat Treatment</w:t>
      </w:r>
    </w:p>
    <w:bookmarkEnd w:id="28"/>
    <w:p w14:paraId="41AD99ED" w14:textId="77777777" w:rsidR="00391A4E" w:rsidRPr="00627A3D" w:rsidRDefault="00497876" w:rsidP="00B02EF5">
      <w:pPr>
        <w:pStyle w:val="BodyText"/>
        <w:tabs>
          <w:tab w:val="left" w:pos="3780"/>
        </w:tabs>
        <w:spacing w:before="120" w:after="120"/>
        <w:ind w:left="709"/>
        <w:rPr>
          <w:sz w:val="22"/>
          <w:szCs w:val="22"/>
        </w:rPr>
      </w:pPr>
      <w:r w:rsidRPr="00627A3D">
        <w:rPr>
          <w:spacing w:val="-4"/>
          <w:sz w:val="22"/>
          <w:szCs w:val="22"/>
        </w:rPr>
        <w:t>DMT</w:t>
      </w:r>
      <w:r w:rsidRPr="00627A3D">
        <w:rPr>
          <w:sz w:val="22"/>
          <w:szCs w:val="22"/>
        </w:rPr>
        <w:tab/>
        <w:t xml:space="preserve">Design Minimum Temperature </w:t>
      </w:r>
    </w:p>
    <w:p w14:paraId="020A2E00" w14:textId="77777777" w:rsidR="00391A4E" w:rsidRPr="00627A3D" w:rsidRDefault="00497876" w:rsidP="00B02EF5">
      <w:pPr>
        <w:pStyle w:val="BodyText"/>
        <w:tabs>
          <w:tab w:val="left" w:pos="3780"/>
        </w:tabs>
        <w:ind w:left="709"/>
        <w:rPr>
          <w:sz w:val="22"/>
          <w:szCs w:val="22"/>
        </w:rPr>
      </w:pPr>
      <w:r w:rsidRPr="00627A3D">
        <w:rPr>
          <w:spacing w:val="-4"/>
          <w:sz w:val="22"/>
          <w:szCs w:val="22"/>
        </w:rPr>
        <w:t>ERW</w:t>
      </w:r>
      <w:r w:rsidRPr="00627A3D">
        <w:rPr>
          <w:sz w:val="22"/>
          <w:szCs w:val="22"/>
        </w:rPr>
        <w:tab/>
        <w:t xml:space="preserve">Electric Resistance Welded </w:t>
      </w:r>
    </w:p>
    <w:p w14:paraId="4DC047EA" w14:textId="19C8AFAD" w:rsidR="00237B8D" w:rsidRPr="00627A3D" w:rsidRDefault="00497876" w:rsidP="00B02EF5">
      <w:pPr>
        <w:pStyle w:val="BodyText"/>
        <w:tabs>
          <w:tab w:val="left" w:pos="3780"/>
        </w:tabs>
        <w:spacing w:before="120" w:after="120"/>
        <w:ind w:left="709"/>
        <w:rPr>
          <w:sz w:val="22"/>
          <w:szCs w:val="22"/>
        </w:rPr>
      </w:pPr>
      <w:r w:rsidRPr="00627A3D">
        <w:rPr>
          <w:spacing w:val="-4"/>
          <w:sz w:val="22"/>
          <w:szCs w:val="22"/>
        </w:rPr>
        <w:t>FCAW</w:t>
      </w:r>
      <w:r w:rsidRPr="00627A3D">
        <w:rPr>
          <w:sz w:val="22"/>
          <w:szCs w:val="22"/>
        </w:rPr>
        <w:tab/>
        <w:t>Flux Core Arc Welding</w:t>
      </w:r>
    </w:p>
    <w:p w14:paraId="71E90FDC" w14:textId="1C4A2706" w:rsidR="001964AA" w:rsidRPr="00627A3D" w:rsidRDefault="00237B8D" w:rsidP="00B02EF5">
      <w:pPr>
        <w:pStyle w:val="BodyText"/>
        <w:tabs>
          <w:tab w:val="left" w:pos="3780"/>
        </w:tabs>
        <w:spacing w:before="120" w:after="120"/>
        <w:ind w:left="709"/>
        <w:rPr>
          <w:sz w:val="22"/>
          <w:szCs w:val="22"/>
        </w:rPr>
      </w:pPr>
      <w:r w:rsidRPr="00627A3D">
        <w:rPr>
          <w:sz w:val="22"/>
          <w:szCs w:val="22"/>
        </w:rPr>
        <w:t xml:space="preserve">FCAW-G              </w:t>
      </w:r>
      <w:r w:rsidR="00A0616B" w:rsidRPr="00627A3D">
        <w:rPr>
          <w:sz w:val="22"/>
          <w:szCs w:val="22"/>
        </w:rPr>
        <w:t xml:space="preserve">                 </w:t>
      </w:r>
      <w:r w:rsidR="00205698">
        <w:rPr>
          <w:sz w:val="22"/>
          <w:szCs w:val="22"/>
        </w:rPr>
        <w:t xml:space="preserve">         </w:t>
      </w:r>
      <w:r w:rsidRPr="00627A3D">
        <w:rPr>
          <w:sz w:val="22"/>
          <w:szCs w:val="22"/>
        </w:rPr>
        <w:t>Gas-Shielded Flux Core Arc Welding</w:t>
      </w:r>
    </w:p>
    <w:p w14:paraId="4E73DD70" w14:textId="74CECC67" w:rsidR="009721D8" w:rsidRPr="00627A3D" w:rsidRDefault="001964AA" w:rsidP="00B02EF5">
      <w:pPr>
        <w:pStyle w:val="BodyText"/>
        <w:tabs>
          <w:tab w:val="left" w:pos="3780"/>
        </w:tabs>
        <w:spacing w:before="120" w:after="120"/>
        <w:ind w:left="709"/>
        <w:rPr>
          <w:sz w:val="22"/>
          <w:szCs w:val="22"/>
        </w:rPr>
      </w:pPr>
      <w:r w:rsidRPr="00627A3D">
        <w:rPr>
          <w:sz w:val="22"/>
          <w:szCs w:val="22"/>
        </w:rPr>
        <w:t xml:space="preserve">FCAW-S                              </w:t>
      </w:r>
      <w:r w:rsidR="00205698">
        <w:rPr>
          <w:sz w:val="22"/>
          <w:szCs w:val="22"/>
        </w:rPr>
        <w:t xml:space="preserve">      </w:t>
      </w:r>
      <w:r w:rsidRPr="00627A3D">
        <w:rPr>
          <w:sz w:val="22"/>
          <w:szCs w:val="22"/>
        </w:rPr>
        <w:t xml:space="preserve"> </w:t>
      </w:r>
      <w:r w:rsidR="00205698">
        <w:rPr>
          <w:sz w:val="22"/>
          <w:szCs w:val="22"/>
        </w:rPr>
        <w:t xml:space="preserve">     </w:t>
      </w:r>
      <w:r w:rsidRPr="00627A3D">
        <w:rPr>
          <w:sz w:val="22"/>
          <w:szCs w:val="22"/>
        </w:rPr>
        <w:t>Self -Shielded Flux Core Arc Welding</w:t>
      </w:r>
    </w:p>
    <w:p w14:paraId="1E7E64BE" w14:textId="473B777E" w:rsidR="001964AA" w:rsidRPr="00627A3D" w:rsidRDefault="00946577" w:rsidP="00B02EF5">
      <w:pPr>
        <w:pStyle w:val="BodyText"/>
        <w:tabs>
          <w:tab w:val="left" w:pos="3780"/>
        </w:tabs>
        <w:spacing w:before="120" w:after="120"/>
        <w:ind w:left="709"/>
        <w:rPr>
          <w:sz w:val="22"/>
          <w:szCs w:val="22"/>
        </w:rPr>
      </w:pPr>
      <w:r w:rsidRPr="00627A3D">
        <w:rPr>
          <w:sz w:val="22"/>
          <w:szCs w:val="22"/>
        </w:rPr>
        <w:lastRenderedPageBreak/>
        <w:t xml:space="preserve">FL                                         </w:t>
      </w:r>
      <w:r w:rsidR="00205698">
        <w:rPr>
          <w:sz w:val="22"/>
          <w:szCs w:val="22"/>
        </w:rPr>
        <w:t xml:space="preserve">          </w:t>
      </w:r>
      <w:r w:rsidR="00167C35">
        <w:rPr>
          <w:sz w:val="22"/>
          <w:szCs w:val="22"/>
        </w:rPr>
        <w:t xml:space="preserve"> </w:t>
      </w:r>
      <w:r w:rsidRPr="00627A3D">
        <w:rPr>
          <w:sz w:val="22"/>
          <w:szCs w:val="22"/>
        </w:rPr>
        <w:t>Fusion Line</w:t>
      </w:r>
    </w:p>
    <w:p w14:paraId="755F625A" w14:textId="4F63ED05" w:rsidR="00074BA3" w:rsidRPr="00627A3D" w:rsidRDefault="00074BA3" w:rsidP="00B02EF5">
      <w:pPr>
        <w:pStyle w:val="BodyText"/>
        <w:tabs>
          <w:tab w:val="left" w:pos="3780"/>
        </w:tabs>
        <w:spacing w:before="120" w:after="120"/>
        <w:ind w:left="709"/>
        <w:rPr>
          <w:sz w:val="22"/>
          <w:szCs w:val="22"/>
        </w:rPr>
      </w:pPr>
      <w:r w:rsidRPr="00627A3D">
        <w:rPr>
          <w:sz w:val="22"/>
          <w:szCs w:val="22"/>
        </w:rPr>
        <w:t>FN</w:t>
      </w:r>
      <w:r w:rsidRPr="00627A3D">
        <w:rPr>
          <w:sz w:val="22"/>
          <w:szCs w:val="22"/>
        </w:rPr>
        <w:tab/>
      </w:r>
      <w:r w:rsidR="00167C35">
        <w:rPr>
          <w:sz w:val="22"/>
          <w:szCs w:val="22"/>
        </w:rPr>
        <w:t xml:space="preserve"> </w:t>
      </w:r>
      <w:r w:rsidRPr="00627A3D">
        <w:rPr>
          <w:sz w:val="22"/>
          <w:szCs w:val="22"/>
        </w:rPr>
        <w:t>Ferrite Number</w:t>
      </w:r>
    </w:p>
    <w:p w14:paraId="4962BAAC" w14:textId="4788C743" w:rsidR="00D36D3D" w:rsidRPr="00627A3D" w:rsidRDefault="00D36D3D" w:rsidP="00B02EF5">
      <w:pPr>
        <w:pStyle w:val="BodyText"/>
        <w:tabs>
          <w:tab w:val="left" w:pos="3780"/>
        </w:tabs>
        <w:spacing w:before="120" w:after="120"/>
        <w:ind w:left="709"/>
        <w:rPr>
          <w:sz w:val="22"/>
          <w:szCs w:val="22"/>
        </w:rPr>
      </w:pPr>
      <w:r w:rsidRPr="00627A3D">
        <w:rPr>
          <w:sz w:val="22"/>
          <w:szCs w:val="22"/>
        </w:rPr>
        <w:t>FRP</w:t>
      </w:r>
      <w:r w:rsidRPr="00627A3D">
        <w:rPr>
          <w:sz w:val="22"/>
          <w:szCs w:val="22"/>
        </w:rPr>
        <w:tab/>
      </w:r>
      <w:r w:rsidR="00167C35">
        <w:rPr>
          <w:sz w:val="22"/>
          <w:szCs w:val="22"/>
        </w:rPr>
        <w:t xml:space="preserve"> </w:t>
      </w:r>
      <w:r w:rsidRPr="00627A3D">
        <w:rPr>
          <w:sz w:val="22"/>
          <w:szCs w:val="22"/>
        </w:rPr>
        <w:t>Fiberglass Reinforced Plastic</w:t>
      </w:r>
    </w:p>
    <w:p w14:paraId="0181EAA2" w14:textId="65512523" w:rsidR="00020ED0" w:rsidRPr="00627A3D" w:rsidRDefault="00020ED0" w:rsidP="00B02EF5">
      <w:pPr>
        <w:pStyle w:val="BodyText"/>
        <w:tabs>
          <w:tab w:val="left" w:pos="3780"/>
        </w:tabs>
        <w:spacing w:before="120" w:after="120"/>
        <w:ind w:left="709"/>
        <w:rPr>
          <w:sz w:val="22"/>
          <w:szCs w:val="22"/>
        </w:rPr>
      </w:pPr>
      <w:r w:rsidRPr="00627A3D">
        <w:rPr>
          <w:sz w:val="22"/>
          <w:szCs w:val="22"/>
        </w:rPr>
        <w:t>GMAW</w:t>
      </w:r>
      <w:r w:rsidRPr="00627A3D">
        <w:rPr>
          <w:sz w:val="22"/>
          <w:szCs w:val="22"/>
        </w:rPr>
        <w:tab/>
      </w:r>
      <w:r w:rsidR="00167C35">
        <w:rPr>
          <w:sz w:val="22"/>
          <w:szCs w:val="22"/>
        </w:rPr>
        <w:t xml:space="preserve"> </w:t>
      </w:r>
      <w:r w:rsidRPr="00627A3D">
        <w:rPr>
          <w:sz w:val="22"/>
          <w:szCs w:val="22"/>
        </w:rPr>
        <w:t>Gas Metal Arc Welding</w:t>
      </w:r>
    </w:p>
    <w:p w14:paraId="3E58AE08" w14:textId="750A9AB6" w:rsidR="002125B6" w:rsidRPr="00627A3D" w:rsidRDefault="002125B6" w:rsidP="00B02EF5">
      <w:pPr>
        <w:pStyle w:val="BodyText"/>
        <w:tabs>
          <w:tab w:val="left" w:pos="3780"/>
        </w:tabs>
        <w:spacing w:before="120" w:after="120"/>
        <w:ind w:left="709"/>
        <w:rPr>
          <w:sz w:val="22"/>
          <w:szCs w:val="22"/>
        </w:rPr>
      </w:pPr>
      <w:r w:rsidRPr="00627A3D">
        <w:rPr>
          <w:sz w:val="22"/>
          <w:szCs w:val="22"/>
        </w:rPr>
        <w:t>GMAW-P</w:t>
      </w:r>
      <w:r w:rsidRPr="00627A3D">
        <w:rPr>
          <w:sz w:val="22"/>
          <w:szCs w:val="22"/>
        </w:rPr>
        <w:tab/>
      </w:r>
      <w:r w:rsidR="00167C35">
        <w:rPr>
          <w:sz w:val="22"/>
          <w:szCs w:val="22"/>
        </w:rPr>
        <w:t xml:space="preserve"> </w:t>
      </w:r>
      <w:r w:rsidRPr="00627A3D">
        <w:rPr>
          <w:sz w:val="22"/>
          <w:szCs w:val="22"/>
        </w:rPr>
        <w:t>Paused Gas Metal Arc Welding</w:t>
      </w:r>
    </w:p>
    <w:p w14:paraId="48906067" w14:textId="32DE20A5" w:rsidR="00DF6F68" w:rsidRPr="00627A3D" w:rsidRDefault="00DF6F68" w:rsidP="00B02EF5">
      <w:pPr>
        <w:pStyle w:val="BodyText"/>
        <w:tabs>
          <w:tab w:val="left" w:pos="3780"/>
        </w:tabs>
        <w:spacing w:before="120" w:after="120"/>
        <w:ind w:left="709"/>
        <w:rPr>
          <w:sz w:val="22"/>
          <w:szCs w:val="22"/>
        </w:rPr>
      </w:pPr>
      <w:r w:rsidRPr="00627A3D">
        <w:rPr>
          <w:sz w:val="22"/>
          <w:szCs w:val="22"/>
        </w:rPr>
        <w:t>GMAW-S</w:t>
      </w:r>
      <w:r w:rsidRPr="00627A3D">
        <w:rPr>
          <w:sz w:val="22"/>
          <w:szCs w:val="22"/>
        </w:rPr>
        <w:tab/>
      </w:r>
      <w:r w:rsidR="00167C35">
        <w:rPr>
          <w:sz w:val="22"/>
          <w:szCs w:val="22"/>
        </w:rPr>
        <w:t xml:space="preserve"> </w:t>
      </w:r>
      <w:r w:rsidRPr="00627A3D">
        <w:rPr>
          <w:sz w:val="22"/>
          <w:szCs w:val="22"/>
        </w:rPr>
        <w:t>Short-Circuit Gas Metal Arc Welding</w:t>
      </w:r>
    </w:p>
    <w:p w14:paraId="4905E7BF" w14:textId="0E971C68" w:rsidR="00B964A2" w:rsidRPr="00627A3D" w:rsidRDefault="00B964A2" w:rsidP="00B02EF5">
      <w:pPr>
        <w:pStyle w:val="BodyText"/>
        <w:tabs>
          <w:tab w:val="left" w:pos="3780"/>
        </w:tabs>
        <w:spacing w:before="120" w:after="120"/>
        <w:ind w:left="709"/>
        <w:rPr>
          <w:sz w:val="22"/>
          <w:szCs w:val="22"/>
        </w:rPr>
      </w:pPr>
      <w:r w:rsidRPr="00627A3D">
        <w:rPr>
          <w:sz w:val="22"/>
          <w:szCs w:val="22"/>
        </w:rPr>
        <w:t>GTAW</w:t>
      </w:r>
      <w:r w:rsidRPr="00627A3D">
        <w:rPr>
          <w:sz w:val="22"/>
          <w:szCs w:val="22"/>
        </w:rPr>
        <w:tab/>
      </w:r>
      <w:r w:rsidR="00167C35">
        <w:rPr>
          <w:sz w:val="22"/>
          <w:szCs w:val="22"/>
        </w:rPr>
        <w:t xml:space="preserve"> </w:t>
      </w:r>
      <w:r w:rsidRPr="00627A3D">
        <w:rPr>
          <w:sz w:val="22"/>
          <w:szCs w:val="22"/>
        </w:rPr>
        <w:t>Gas Tungsten Arc Welding</w:t>
      </w:r>
    </w:p>
    <w:p w14:paraId="206DD99E" w14:textId="562979AD" w:rsidR="00177998" w:rsidRPr="00627A3D" w:rsidRDefault="00177998" w:rsidP="00B02EF5">
      <w:pPr>
        <w:pStyle w:val="BodyText"/>
        <w:tabs>
          <w:tab w:val="left" w:pos="3780"/>
        </w:tabs>
        <w:spacing w:before="120" w:after="120"/>
        <w:ind w:left="709"/>
        <w:rPr>
          <w:sz w:val="22"/>
          <w:szCs w:val="22"/>
        </w:rPr>
      </w:pPr>
      <w:r w:rsidRPr="00627A3D">
        <w:rPr>
          <w:sz w:val="22"/>
          <w:szCs w:val="22"/>
        </w:rPr>
        <w:t>GTAW-P</w:t>
      </w:r>
      <w:r w:rsidRPr="00627A3D">
        <w:rPr>
          <w:sz w:val="22"/>
          <w:szCs w:val="22"/>
        </w:rPr>
        <w:tab/>
      </w:r>
      <w:r w:rsidR="00167C35">
        <w:rPr>
          <w:sz w:val="22"/>
          <w:szCs w:val="22"/>
        </w:rPr>
        <w:t xml:space="preserve"> </w:t>
      </w:r>
      <w:r w:rsidRPr="00627A3D">
        <w:rPr>
          <w:sz w:val="22"/>
          <w:szCs w:val="22"/>
        </w:rPr>
        <w:t>Pulsed Current Gas Tungsten Arc Welding</w:t>
      </w:r>
    </w:p>
    <w:p w14:paraId="6D01A72A" w14:textId="102DCF05" w:rsidR="000A3757" w:rsidRPr="00627A3D" w:rsidRDefault="000A3757" w:rsidP="00B02EF5">
      <w:pPr>
        <w:pStyle w:val="BodyText"/>
        <w:tabs>
          <w:tab w:val="left" w:pos="3780"/>
        </w:tabs>
        <w:spacing w:before="120" w:after="120"/>
        <w:ind w:left="709"/>
        <w:rPr>
          <w:sz w:val="22"/>
          <w:szCs w:val="22"/>
        </w:rPr>
      </w:pPr>
      <w:r w:rsidRPr="00627A3D">
        <w:rPr>
          <w:sz w:val="22"/>
          <w:szCs w:val="22"/>
        </w:rPr>
        <w:t>HAZ</w:t>
      </w:r>
      <w:r w:rsidRPr="00627A3D">
        <w:rPr>
          <w:sz w:val="22"/>
          <w:szCs w:val="22"/>
        </w:rPr>
        <w:tab/>
      </w:r>
      <w:r w:rsidR="00167C35">
        <w:rPr>
          <w:sz w:val="22"/>
          <w:szCs w:val="22"/>
        </w:rPr>
        <w:t xml:space="preserve"> </w:t>
      </w:r>
      <w:r w:rsidRPr="00627A3D">
        <w:rPr>
          <w:sz w:val="22"/>
          <w:szCs w:val="22"/>
        </w:rPr>
        <w:t>Heat Affected Zone</w:t>
      </w:r>
    </w:p>
    <w:p w14:paraId="49CF8BDB" w14:textId="298F47D1" w:rsidR="00A75DAE" w:rsidRPr="00627A3D" w:rsidRDefault="00E72D63" w:rsidP="00B02EF5">
      <w:pPr>
        <w:pStyle w:val="BodyText"/>
        <w:tabs>
          <w:tab w:val="left" w:pos="3780"/>
        </w:tabs>
        <w:spacing w:before="120" w:after="120"/>
        <w:ind w:left="709"/>
        <w:rPr>
          <w:sz w:val="22"/>
          <w:szCs w:val="22"/>
        </w:rPr>
      </w:pPr>
      <w:r w:rsidRPr="00627A3D">
        <w:rPr>
          <w:sz w:val="22"/>
          <w:szCs w:val="22"/>
        </w:rPr>
        <w:t>HV10</w:t>
      </w:r>
      <w:r w:rsidRPr="00627A3D">
        <w:rPr>
          <w:sz w:val="22"/>
          <w:szCs w:val="22"/>
        </w:rPr>
        <w:tab/>
      </w:r>
      <w:r w:rsidR="00167C35">
        <w:rPr>
          <w:sz w:val="22"/>
          <w:szCs w:val="22"/>
        </w:rPr>
        <w:t xml:space="preserve"> </w:t>
      </w:r>
      <w:r w:rsidRPr="00627A3D">
        <w:rPr>
          <w:sz w:val="22"/>
          <w:szCs w:val="22"/>
        </w:rPr>
        <w:t>Vickers Hardness (10 kgf test force)</w:t>
      </w:r>
    </w:p>
    <w:p w14:paraId="648D80CF" w14:textId="486BBF3E" w:rsidR="00E72D63" w:rsidRPr="00627A3D" w:rsidRDefault="00E652F8" w:rsidP="00B02EF5">
      <w:pPr>
        <w:pStyle w:val="BodyText"/>
        <w:tabs>
          <w:tab w:val="left" w:pos="3780"/>
        </w:tabs>
        <w:spacing w:before="120" w:after="120"/>
        <w:ind w:left="709"/>
        <w:rPr>
          <w:sz w:val="22"/>
          <w:szCs w:val="22"/>
        </w:rPr>
      </w:pPr>
      <w:r w:rsidRPr="00627A3D">
        <w:rPr>
          <w:sz w:val="22"/>
          <w:szCs w:val="22"/>
        </w:rPr>
        <w:t>IIW</w:t>
      </w:r>
      <w:r w:rsidRPr="00627A3D">
        <w:rPr>
          <w:sz w:val="22"/>
          <w:szCs w:val="22"/>
        </w:rPr>
        <w:tab/>
      </w:r>
      <w:r w:rsidR="00167C35">
        <w:rPr>
          <w:sz w:val="22"/>
          <w:szCs w:val="22"/>
        </w:rPr>
        <w:t xml:space="preserve"> </w:t>
      </w:r>
      <w:r w:rsidRPr="00627A3D">
        <w:rPr>
          <w:sz w:val="22"/>
          <w:szCs w:val="22"/>
        </w:rPr>
        <w:t>International Institute of Welding</w:t>
      </w:r>
    </w:p>
    <w:p w14:paraId="160090CF" w14:textId="38476696" w:rsidR="00B91EB0" w:rsidRPr="00627A3D" w:rsidRDefault="00B91EB0" w:rsidP="00B02EF5">
      <w:pPr>
        <w:pStyle w:val="BodyText"/>
        <w:tabs>
          <w:tab w:val="left" w:pos="3780"/>
        </w:tabs>
        <w:spacing w:before="120" w:after="120"/>
        <w:ind w:left="709"/>
        <w:rPr>
          <w:sz w:val="22"/>
          <w:szCs w:val="22"/>
        </w:rPr>
      </w:pPr>
      <w:r w:rsidRPr="00627A3D">
        <w:rPr>
          <w:sz w:val="22"/>
          <w:szCs w:val="22"/>
        </w:rPr>
        <w:t>ISR</w:t>
      </w:r>
      <w:r w:rsidRPr="00627A3D">
        <w:rPr>
          <w:sz w:val="22"/>
          <w:szCs w:val="22"/>
        </w:rPr>
        <w:tab/>
      </w:r>
      <w:r w:rsidR="00167C35">
        <w:rPr>
          <w:sz w:val="22"/>
          <w:szCs w:val="22"/>
        </w:rPr>
        <w:t xml:space="preserve"> </w:t>
      </w:r>
      <w:r w:rsidRPr="00627A3D">
        <w:rPr>
          <w:sz w:val="22"/>
          <w:szCs w:val="22"/>
        </w:rPr>
        <w:t>Intermediate Stress Relief</w:t>
      </w:r>
    </w:p>
    <w:p w14:paraId="06A228B6" w14:textId="263764CE" w:rsidR="00B91EB0" w:rsidRPr="00627A3D" w:rsidRDefault="00A709AF" w:rsidP="00B02EF5">
      <w:pPr>
        <w:pStyle w:val="BodyText"/>
        <w:tabs>
          <w:tab w:val="left" w:pos="3780"/>
        </w:tabs>
        <w:spacing w:before="120" w:after="120"/>
        <w:ind w:left="709"/>
        <w:rPr>
          <w:sz w:val="22"/>
          <w:szCs w:val="22"/>
        </w:rPr>
      </w:pPr>
      <w:r w:rsidRPr="00627A3D">
        <w:rPr>
          <w:sz w:val="22"/>
          <w:szCs w:val="22"/>
        </w:rPr>
        <w:t>NDE/NDI/NDT</w:t>
      </w:r>
      <w:r w:rsidRPr="00627A3D">
        <w:rPr>
          <w:sz w:val="22"/>
          <w:szCs w:val="22"/>
        </w:rPr>
        <w:tab/>
      </w:r>
      <w:r w:rsidR="00167C35">
        <w:rPr>
          <w:sz w:val="22"/>
          <w:szCs w:val="22"/>
        </w:rPr>
        <w:t xml:space="preserve"> </w:t>
      </w:r>
      <w:r w:rsidRPr="00627A3D">
        <w:rPr>
          <w:sz w:val="22"/>
          <w:szCs w:val="22"/>
        </w:rPr>
        <w:t>Nondestructive Examination/Inspection/Testing</w:t>
      </w:r>
    </w:p>
    <w:p w14:paraId="054A5C05" w14:textId="36230449" w:rsidR="00B964A2" w:rsidRPr="00627A3D" w:rsidRDefault="0037490D" w:rsidP="00B02EF5">
      <w:pPr>
        <w:pStyle w:val="BodyText"/>
        <w:tabs>
          <w:tab w:val="left" w:pos="3780"/>
        </w:tabs>
        <w:spacing w:before="120" w:after="120"/>
        <w:ind w:left="709"/>
        <w:rPr>
          <w:sz w:val="22"/>
          <w:szCs w:val="22"/>
        </w:rPr>
      </w:pPr>
      <w:r w:rsidRPr="00627A3D">
        <w:rPr>
          <w:sz w:val="22"/>
          <w:szCs w:val="22"/>
        </w:rPr>
        <w:t>PAUT</w:t>
      </w:r>
      <w:r w:rsidRPr="00627A3D">
        <w:rPr>
          <w:sz w:val="22"/>
          <w:szCs w:val="22"/>
        </w:rPr>
        <w:tab/>
      </w:r>
      <w:r w:rsidR="00167C35">
        <w:rPr>
          <w:sz w:val="22"/>
          <w:szCs w:val="22"/>
        </w:rPr>
        <w:t xml:space="preserve"> </w:t>
      </w:r>
      <w:r w:rsidRPr="00627A3D">
        <w:rPr>
          <w:sz w:val="22"/>
          <w:szCs w:val="22"/>
        </w:rPr>
        <w:t>Phased Array Ultrasonic Testing</w:t>
      </w:r>
    </w:p>
    <w:p w14:paraId="46F4F49B" w14:textId="78682900" w:rsidR="002125B6" w:rsidRPr="00627A3D" w:rsidRDefault="00151C77" w:rsidP="00B02EF5">
      <w:pPr>
        <w:pStyle w:val="BodyText"/>
        <w:tabs>
          <w:tab w:val="left" w:pos="3780"/>
        </w:tabs>
        <w:spacing w:before="120" w:after="120"/>
        <w:ind w:left="709"/>
        <w:rPr>
          <w:sz w:val="22"/>
          <w:szCs w:val="22"/>
        </w:rPr>
      </w:pPr>
      <w:r w:rsidRPr="00627A3D">
        <w:rPr>
          <w:sz w:val="22"/>
          <w:szCs w:val="22"/>
        </w:rPr>
        <w:t>PMI</w:t>
      </w:r>
      <w:r w:rsidRPr="00627A3D">
        <w:rPr>
          <w:sz w:val="22"/>
          <w:szCs w:val="22"/>
        </w:rPr>
        <w:tab/>
      </w:r>
      <w:r w:rsidR="00167C35">
        <w:rPr>
          <w:sz w:val="22"/>
          <w:szCs w:val="22"/>
        </w:rPr>
        <w:t xml:space="preserve"> </w:t>
      </w:r>
      <w:r w:rsidRPr="00627A3D">
        <w:rPr>
          <w:sz w:val="22"/>
          <w:szCs w:val="22"/>
        </w:rPr>
        <w:t>Positive Material Identification</w:t>
      </w:r>
    </w:p>
    <w:p w14:paraId="0DF0E9A2" w14:textId="4EF9E5F3" w:rsidR="00BD3CB6" w:rsidRPr="00627A3D" w:rsidRDefault="00BD3CB6" w:rsidP="00B02EF5">
      <w:pPr>
        <w:pStyle w:val="BodyText"/>
        <w:tabs>
          <w:tab w:val="left" w:pos="3780"/>
        </w:tabs>
        <w:spacing w:before="120" w:after="120"/>
        <w:ind w:left="709"/>
        <w:rPr>
          <w:sz w:val="22"/>
          <w:szCs w:val="22"/>
        </w:rPr>
      </w:pPr>
      <w:r w:rsidRPr="00627A3D">
        <w:rPr>
          <w:sz w:val="22"/>
          <w:szCs w:val="22"/>
        </w:rPr>
        <w:t>PQR</w:t>
      </w:r>
      <w:r w:rsidRPr="00627A3D">
        <w:rPr>
          <w:sz w:val="22"/>
          <w:szCs w:val="22"/>
        </w:rPr>
        <w:tab/>
      </w:r>
      <w:r w:rsidR="00167C35">
        <w:rPr>
          <w:sz w:val="22"/>
          <w:szCs w:val="22"/>
        </w:rPr>
        <w:t xml:space="preserve"> </w:t>
      </w:r>
      <w:r w:rsidRPr="00627A3D">
        <w:rPr>
          <w:sz w:val="22"/>
          <w:szCs w:val="22"/>
        </w:rPr>
        <w:t>Procedure Qualification Record</w:t>
      </w:r>
    </w:p>
    <w:p w14:paraId="5C3CD84F" w14:textId="63F78C58" w:rsidR="00103599" w:rsidRPr="00627A3D" w:rsidRDefault="00103599" w:rsidP="00B02EF5">
      <w:pPr>
        <w:pStyle w:val="BodyText"/>
        <w:tabs>
          <w:tab w:val="left" w:pos="3780"/>
        </w:tabs>
        <w:spacing w:before="120" w:after="120"/>
        <w:ind w:left="709"/>
        <w:rPr>
          <w:sz w:val="22"/>
          <w:szCs w:val="22"/>
        </w:rPr>
      </w:pPr>
      <w:r w:rsidRPr="00627A3D">
        <w:rPr>
          <w:sz w:val="22"/>
          <w:szCs w:val="22"/>
        </w:rPr>
        <w:t>PT</w:t>
      </w:r>
      <w:r w:rsidRPr="00627A3D">
        <w:rPr>
          <w:sz w:val="22"/>
          <w:szCs w:val="22"/>
        </w:rPr>
        <w:tab/>
      </w:r>
      <w:r w:rsidR="00167C35">
        <w:rPr>
          <w:sz w:val="22"/>
          <w:szCs w:val="22"/>
        </w:rPr>
        <w:t xml:space="preserve"> </w:t>
      </w:r>
      <w:r w:rsidRPr="00627A3D">
        <w:rPr>
          <w:sz w:val="22"/>
          <w:szCs w:val="22"/>
        </w:rPr>
        <w:t>Liquid Penetrant Examination (or Inspection or Testing)</w:t>
      </w:r>
    </w:p>
    <w:p w14:paraId="68218048" w14:textId="2ACFE97B" w:rsidR="001844F3" w:rsidRPr="00627A3D" w:rsidRDefault="001844F3" w:rsidP="00B02EF5">
      <w:pPr>
        <w:pStyle w:val="BodyText"/>
        <w:tabs>
          <w:tab w:val="left" w:pos="3780"/>
        </w:tabs>
        <w:spacing w:before="120" w:after="120"/>
        <w:ind w:left="709"/>
        <w:rPr>
          <w:sz w:val="22"/>
          <w:szCs w:val="22"/>
        </w:rPr>
      </w:pPr>
      <w:r w:rsidRPr="00627A3D">
        <w:rPr>
          <w:sz w:val="22"/>
          <w:szCs w:val="22"/>
        </w:rPr>
        <w:t>PTFE</w:t>
      </w:r>
      <w:r w:rsidRPr="00627A3D">
        <w:rPr>
          <w:sz w:val="22"/>
          <w:szCs w:val="22"/>
        </w:rPr>
        <w:tab/>
      </w:r>
      <w:r w:rsidR="00167C35">
        <w:rPr>
          <w:sz w:val="22"/>
          <w:szCs w:val="22"/>
        </w:rPr>
        <w:t xml:space="preserve"> </w:t>
      </w:r>
      <w:r w:rsidRPr="00627A3D">
        <w:rPr>
          <w:sz w:val="22"/>
          <w:szCs w:val="22"/>
        </w:rPr>
        <w:t>Polytetrafluoroethylene (Teflon)</w:t>
      </w:r>
    </w:p>
    <w:p w14:paraId="06AD0A3E" w14:textId="053CE18A" w:rsidR="00BC64DF" w:rsidRPr="00627A3D" w:rsidRDefault="00BC64DF" w:rsidP="00B02EF5">
      <w:pPr>
        <w:pStyle w:val="BodyText"/>
        <w:tabs>
          <w:tab w:val="left" w:pos="3780"/>
        </w:tabs>
        <w:spacing w:before="120" w:after="120"/>
        <w:ind w:left="709"/>
        <w:rPr>
          <w:sz w:val="22"/>
          <w:szCs w:val="22"/>
        </w:rPr>
      </w:pPr>
      <w:r w:rsidRPr="00627A3D">
        <w:rPr>
          <w:sz w:val="22"/>
          <w:szCs w:val="22"/>
        </w:rPr>
        <w:t>PWHT</w:t>
      </w:r>
      <w:r w:rsidRPr="00627A3D">
        <w:rPr>
          <w:sz w:val="22"/>
          <w:szCs w:val="22"/>
        </w:rPr>
        <w:tab/>
      </w:r>
      <w:r w:rsidR="00167C35">
        <w:rPr>
          <w:sz w:val="22"/>
          <w:szCs w:val="22"/>
        </w:rPr>
        <w:t xml:space="preserve"> </w:t>
      </w:r>
      <w:r w:rsidRPr="00627A3D">
        <w:rPr>
          <w:sz w:val="22"/>
          <w:szCs w:val="22"/>
        </w:rPr>
        <w:t>Post Weld Heat Treatment</w:t>
      </w:r>
    </w:p>
    <w:p w14:paraId="62D7AA4C" w14:textId="0BA5140C" w:rsidR="00BC64DF" w:rsidRPr="00627A3D" w:rsidRDefault="00A43A4E" w:rsidP="00B02EF5">
      <w:pPr>
        <w:pStyle w:val="BodyText"/>
        <w:tabs>
          <w:tab w:val="left" w:pos="3780"/>
        </w:tabs>
        <w:spacing w:before="120" w:after="120"/>
        <w:ind w:left="709"/>
        <w:rPr>
          <w:sz w:val="22"/>
          <w:szCs w:val="22"/>
        </w:rPr>
      </w:pPr>
      <w:r w:rsidRPr="00627A3D">
        <w:rPr>
          <w:sz w:val="22"/>
          <w:szCs w:val="22"/>
        </w:rPr>
        <w:t>RT</w:t>
      </w:r>
      <w:r w:rsidRPr="00627A3D">
        <w:rPr>
          <w:sz w:val="22"/>
          <w:szCs w:val="22"/>
        </w:rPr>
        <w:tab/>
      </w:r>
      <w:r w:rsidR="00167C35">
        <w:rPr>
          <w:sz w:val="22"/>
          <w:szCs w:val="22"/>
        </w:rPr>
        <w:t xml:space="preserve"> </w:t>
      </w:r>
      <w:r w:rsidRPr="00627A3D">
        <w:rPr>
          <w:sz w:val="22"/>
          <w:szCs w:val="22"/>
        </w:rPr>
        <w:t>Radiographic Examination (or Inspection or Testing)</w:t>
      </w:r>
    </w:p>
    <w:p w14:paraId="6C40A881" w14:textId="56FECA94" w:rsidR="00E41C4F" w:rsidRPr="00627A3D" w:rsidRDefault="00E41C4F" w:rsidP="00B02EF5">
      <w:pPr>
        <w:pStyle w:val="BodyText"/>
        <w:tabs>
          <w:tab w:val="left" w:pos="3780"/>
        </w:tabs>
        <w:spacing w:before="120" w:after="120"/>
        <w:ind w:left="709"/>
        <w:rPr>
          <w:sz w:val="22"/>
          <w:szCs w:val="22"/>
        </w:rPr>
      </w:pPr>
      <w:r w:rsidRPr="00627A3D">
        <w:rPr>
          <w:sz w:val="22"/>
          <w:szCs w:val="22"/>
        </w:rPr>
        <w:t>SAW</w:t>
      </w:r>
      <w:r w:rsidRPr="00627A3D">
        <w:rPr>
          <w:sz w:val="22"/>
          <w:szCs w:val="22"/>
        </w:rPr>
        <w:tab/>
      </w:r>
      <w:r w:rsidR="00167C35">
        <w:rPr>
          <w:sz w:val="22"/>
          <w:szCs w:val="22"/>
        </w:rPr>
        <w:t xml:space="preserve"> </w:t>
      </w:r>
      <w:r w:rsidRPr="00627A3D">
        <w:rPr>
          <w:sz w:val="22"/>
          <w:szCs w:val="22"/>
        </w:rPr>
        <w:t>Submerged Arc Welded/Welding</w:t>
      </w:r>
    </w:p>
    <w:p w14:paraId="0127E999" w14:textId="07AE6EC7" w:rsidR="00CF2EAC" w:rsidRPr="00627A3D" w:rsidRDefault="00CF2EAC" w:rsidP="00B02EF5">
      <w:pPr>
        <w:pStyle w:val="BodyText"/>
        <w:tabs>
          <w:tab w:val="left" w:pos="3780"/>
        </w:tabs>
        <w:spacing w:before="120" w:after="120"/>
        <w:ind w:left="709"/>
        <w:rPr>
          <w:sz w:val="22"/>
          <w:szCs w:val="22"/>
        </w:rPr>
      </w:pPr>
      <w:r w:rsidRPr="00627A3D">
        <w:rPr>
          <w:sz w:val="22"/>
          <w:szCs w:val="22"/>
        </w:rPr>
        <w:t>SMAW</w:t>
      </w:r>
      <w:r w:rsidRPr="00627A3D">
        <w:rPr>
          <w:sz w:val="22"/>
          <w:szCs w:val="22"/>
        </w:rPr>
        <w:tab/>
      </w:r>
      <w:r w:rsidR="00167C35">
        <w:rPr>
          <w:sz w:val="22"/>
          <w:szCs w:val="22"/>
        </w:rPr>
        <w:t xml:space="preserve"> </w:t>
      </w:r>
      <w:r w:rsidRPr="00627A3D">
        <w:rPr>
          <w:sz w:val="22"/>
          <w:szCs w:val="22"/>
        </w:rPr>
        <w:t>Shielded Metal Arc Welding</w:t>
      </w:r>
    </w:p>
    <w:p w14:paraId="2A155772" w14:textId="49DC880F" w:rsidR="00731F8D" w:rsidRPr="00627A3D" w:rsidRDefault="00731F8D" w:rsidP="00B02EF5">
      <w:pPr>
        <w:pStyle w:val="BodyText"/>
        <w:tabs>
          <w:tab w:val="left" w:pos="3780"/>
        </w:tabs>
        <w:spacing w:before="120" w:after="120"/>
        <w:ind w:left="709"/>
        <w:rPr>
          <w:sz w:val="22"/>
          <w:szCs w:val="22"/>
        </w:rPr>
      </w:pPr>
      <w:r w:rsidRPr="00627A3D">
        <w:rPr>
          <w:sz w:val="22"/>
          <w:szCs w:val="22"/>
        </w:rPr>
        <w:t>SMTS</w:t>
      </w:r>
      <w:r w:rsidRPr="00627A3D">
        <w:rPr>
          <w:sz w:val="22"/>
          <w:szCs w:val="22"/>
        </w:rPr>
        <w:tab/>
      </w:r>
      <w:r w:rsidR="00167C35">
        <w:rPr>
          <w:sz w:val="22"/>
          <w:szCs w:val="22"/>
        </w:rPr>
        <w:t xml:space="preserve"> </w:t>
      </w:r>
      <w:r w:rsidRPr="00627A3D">
        <w:rPr>
          <w:sz w:val="22"/>
          <w:szCs w:val="22"/>
        </w:rPr>
        <w:t>Specified Minimum Tensile Strength</w:t>
      </w:r>
    </w:p>
    <w:p w14:paraId="18E46410" w14:textId="2C5C7108" w:rsidR="00056AC6" w:rsidRPr="00627A3D" w:rsidRDefault="00056AC6" w:rsidP="00B02EF5">
      <w:pPr>
        <w:pStyle w:val="BodyText"/>
        <w:tabs>
          <w:tab w:val="left" w:pos="3780"/>
        </w:tabs>
        <w:spacing w:before="120" w:after="120"/>
        <w:ind w:left="709"/>
        <w:rPr>
          <w:sz w:val="22"/>
          <w:szCs w:val="22"/>
        </w:rPr>
      </w:pPr>
      <w:r w:rsidRPr="00627A3D">
        <w:rPr>
          <w:sz w:val="22"/>
          <w:szCs w:val="22"/>
        </w:rPr>
        <w:t>TMCP</w:t>
      </w:r>
      <w:r w:rsidRPr="00627A3D">
        <w:rPr>
          <w:sz w:val="22"/>
          <w:szCs w:val="22"/>
        </w:rPr>
        <w:tab/>
      </w:r>
      <w:r w:rsidR="00167C35">
        <w:rPr>
          <w:sz w:val="22"/>
          <w:szCs w:val="22"/>
        </w:rPr>
        <w:t xml:space="preserve"> </w:t>
      </w:r>
      <w:r w:rsidRPr="00627A3D">
        <w:rPr>
          <w:sz w:val="22"/>
          <w:szCs w:val="22"/>
        </w:rPr>
        <w:t>Thermo-Mechanically Controlled Processing</w:t>
      </w:r>
    </w:p>
    <w:p w14:paraId="64E6FB87" w14:textId="7169019E" w:rsidR="00937DBB" w:rsidRPr="00627A3D" w:rsidRDefault="00937DBB" w:rsidP="00B02EF5">
      <w:pPr>
        <w:pStyle w:val="BodyText"/>
        <w:tabs>
          <w:tab w:val="left" w:pos="3780"/>
        </w:tabs>
        <w:spacing w:before="120" w:after="120"/>
        <w:ind w:left="709"/>
        <w:rPr>
          <w:sz w:val="22"/>
          <w:szCs w:val="22"/>
        </w:rPr>
      </w:pPr>
      <w:r w:rsidRPr="00627A3D">
        <w:rPr>
          <w:sz w:val="22"/>
          <w:szCs w:val="22"/>
        </w:rPr>
        <w:t>UNS</w:t>
      </w:r>
      <w:r w:rsidRPr="00627A3D">
        <w:rPr>
          <w:sz w:val="22"/>
          <w:szCs w:val="22"/>
        </w:rPr>
        <w:tab/>
      </w:r>
      <w:r w:rsidR="00167C35">
        <w:rPr>
          <w:sz w:val="22"/>
          <w:szCs w:val="22"/>
        </w:rPr>
        <w:t xml:space="preserve"> </w:t>
      </w:r>
      <w:r w:rsidRPr="00627A3D">
        <w:rPr>
          <w:sz w:val="22"/>
          <w:szCs w:val="22"/>
        </w:rPr>
        <w:t>Unified Numbering System (alloy designation system)</w:t>
      </w:r>
    </w:p>
    <w:p w14:paraId="3ECEE9E9" w14:textId="1321F69D" w:rsidR="008E2E67" w:rsidRPr="007060A8" w:rsidRDefault="008E2E67" w:rsidP="00435D8C">
      <w:pPr>
        <w:pStyle w:val="BodyText"/>
        <w:tabs>
          <w:tab w:val="left" w:pos="3828"/>
        </w:tabs>
        <w:spacing w:before="120" w:after="120"/>
        <w:ind w:left="709"/>
        <w:rPr>
          <w:sz w:val="22"/>
          <w:szCs w:val="22"/>
          <w:rPrChange w:id="31" w:author="Marchenko, Sergey [Tengizchevroil]" w:date="2025-08-09T06:39:00Z" w16du:dateUtc="2025-08-09T01:39:00Z">
            <w:rPr>
              <w:sz w:val="22"/>
              <w:szCs w:val="22"/>
              <w:highlight w:val="yellow"/>
              <w:lang w:val="ru-RU"/>
            </w:rPr>
          </w:rPrChange>
        </w:rPr>
      </w:pPr>
      <w:r w:rsidRPr="0094351B">
        <w:rPr>
          <w:sz w:val="22"/>
          <w:szCs w:val="22"/>
          <w:rPrChange w:id="32" w:author="Marchenko, Sergey [Tengizchevroil]" w:date="2025-08-07T15:10:00Z" w16du:dateUtc="2025-08-07T10:10:00Z">
            <w:rPr>
              <w:sz w:val="22"/>
              <w:szCs w:val="22"/>
              <w:highlight w:val="yellow"/>
            </w:rPr>
          </w:rPrChange>
        </w:rPr>
        <w:t>WM                                                 Weld metal</w:t>
      </w:r>
    </w:p>
    <w:p w14:paraId="59AD4DB9" w14:textId="4FA317A5" w:rsidR="00852C21" w:rsidRPr="00627A3D" w:rsidRDefault="00852C21" w:rsidP="00B02EF5">
      <w:pPr>
        <w:pStyle w:val="BodyText"/>
        <w:tabs>
          <w:tab w:val="left" w:pos="3780"/>
        </w:tabs>
        <w:spacing w:before="120" w:after="120"/>
        <w:ind w:left="709"/>
        <w:rPr>
          <w:sz w:val="22"/>
          <w:szCs w:val="22"/>
        </w:rPr>
      </w:pPr>
      <w:r w:rsidRPr="00627A3D">
        <w:rPr>
          <w:sz w:val="22"/>
          <w:szCs w:val="22"/>
        </w:rPr>
        <w:t>WPQ</w:t>
      </w:r>
      <w:r w:rsidRPr="00627A3D">
        <w:rPr>
          <w:sz w:val="22"/>
          <w:szCs w:val="22"/>
        </w:rPr>
        <w:tab/>
      </w:r>
      <w:r w:rsidR="00167C35">
        <w:rPr>
          <w:sz w:val="22"/>
          <w:szCs w:val="22"/>
        </w:rPr>
        <w:t xml:space="preserve"> </w:t>
      </w:r>
      <w:r w:rsidRPr="00627A3D">
        <w:rPr>
          <w:sz w:val="22"/>
          <w:szCs w:val="22"/>
        </w:rPr>
        <w:t>Welder Performance Qualification</w:t>
      </w:r>
    </w:p>
    <w:p w14:paraId="03B479DB" w14:textId="354B960C" w:rsidR="00564369" w:rsidRPr="00627A3D" w:rsidRDefault="00564369" w:rsidP="00B02EF5">
      <w:pPr>
        <w:pStyle w:val="BodyText"/>
        <w:tabs>
          <w:tab w:val="left" w:pos="3780"/>
        </w:tabs>
        <w:spacing w:before="120" w:after="120"/>
        <w:ind w:left="709"/>
        <w:rPr>
          <w:sz w:val="22"/>
          <w:szCs w:val="22"/>
        </w:rPr>
      </w:pPr>
      <w:r w:rsidRPr="00627A3D">
        <w:rPr>
          <w:sz w:val="22"/>
          <w:szCs w:val="22"/>
        </w:rPr>
        <w:t>WPS</w:t>
      </w:r>
      <w:r w:rsidRPr="00627A3D">
        <w:rPr>
          <w:sz w:val="22"/>
          <w:szCs w:val="22"/>
        </w:rPr>
        <w:tab/>
      </w:r>
      <w:r w:rsidR="00167C35">
        <w:rPr>
          <w:sz w:val="22"/>
          <w:szCs w:val="22"/>
        </w:rPr>
        <w:t xml:space="preserve"> </w:t>
      </w:r>
      <w:r w:rsidRPr="00627A3D">
        <w:rPr>
          <w:sz w:val="22"/>
          <w:szCs w:val="22"/>
        </w:rPr>
        <w:t>Welding Procedure Specification</w:t>
      </w:r>
    </w:p>
    <w:p w14:paraId="65E697B1" w14:textId="2FC8130B" w:rsidR="0036217E" w:rsidRDefault="0036217E" w:rsidP="007B3F21">
      <w:pPr>
        <w:pStyle w:val="BodyText"/>
        <w:tabs>
          <w:tab w:val="left" w:pos="3780"/>
        </w:tabs>
        <w:spacing w:before="120" w:after="120"/>
        <w:ind w:left="709"/>
        <w:rPr>
          <w:sz w:val="22"/>
          <w:szCs w:val="22"/>
        </w:rPr>
      </w:pPr>
      <w:r w:rsidRPr="00627A3D">
        <w:rPr>
          <w:sz w:val="22"/>
          <w:szCs w:val="22"/>
        </w:rPr>
        <w:t>WRC</w:t>
      </w:r>
      <w:r w:rsidRPr="00627A3D">
        <w:rPr>
          <w:sz w:val="22"/>
          <w:szCs w:val="22"/>
        </w:rPr>
        <w:tab/>
      </w:r>
      <w:r w:rsidR="00167C35">
        <w:rPr>
          <w:sz w:val="22"/>
          <w:szCs w:val="22"/>
        </w:rPr>
        <w:t xml:space="preserve"> </w:t>
      </w:r>
      <w:r w:rsidRPr="00627A3D">
        <w:rPr>
          <w:sz w:val="22"/>
          <w:szCs w:val="22"/>
        </w:rPr>
        <w:t>Welding Research Council</w:t>
      </w:r>
    </w:p>
    <w:p w14:paraId="4B702358" w14:textId="2D531470" w:rsidR="00B77B7D" w:rsidRPr="00627A3D" w:rsidRDefault="00106491">
      <w:pPr>
        <w:pStyle w:val="Heading2"/>
        <w:numPr>
          <w:ilvl w:val="1"/>
          <w:numId w:val="67"/>
        </w:numPr>
        <w:spacing w:before="240" w:after="240"/>
        <w:ind w:left="878" w:hanging="734"/>
      </w:pPr>
      <w:bookmarkStart w:id="33" w:name="_Toc205628052"/>
      <w:r w:rsidRPr="00627A3D">
        <w:rPr>
          <w:spacing w:val="-2"/>
          <w:sz w:val="22"/>
          <w:szCs w:val="22"/>
        </w:rPr>
        <w:t>Definitions</w:t>
      </w:r>
      <w:bookmarkEnd w:id="33"/>
    </w:p>
    <w:p w14:paraId="474964C7" w14:textId="381080D3" w:rsidR="00903D92" w:rsidRPr="00627A3D" w:rsidRDefault="00A53477" w:rsidP="00A77F49">
      <w:pPr>
        <w:pStyle w:val="BodyText"/>
        <w:tabs>
          <w:tab w:val="left" w:pos="3780"/>
        </w:tabs>
        <w:spacing w:before="120" w:after="120"/>
        <w:ind w:left="706"/>
        <w:rPr>
          <w:sz w:val="22"/>
          <w:szCs w:val="22"/>
        </w:rPr>
      </w:pPr>
      <w:r w:rsidRPr="00627A3D">
        <w:rPr>
          <w:spacing w:val="-4"/>
          <w:sz w:val="22"/>
          <w:szCs w:val="22"/>
        </w:rPr>
        <w:t>Company</w:t>
      </w:r>
      <w:r w:rsidR="00903D92" w:rsidRPr="00627A3D">
        <w:rPr>
          <w:sz w:val="22"/>
          <w:szCs w:val="22"/>
        </w:rPr>
        <w:tab/>
      </w:r>
      <w:r w:rsidR="00C22F34" w:rsidRPr="00627A3D">
        <w:rPr>
          <w:sz w:val="22"/>
          <w:szCs w:val="22"/>
        </w:rPr>
        <w:t>Tengizchevroil (TCO)</w:t>
      </w:r>
      <w:r w:rsidR="00903D92" w:rsidRPr="00627A3D">
        <w:rPr>
          <w:sz w:val="22"/>
          <w:szCs w:val="22"/>
        </w:rPr>
        <w:t xml:space="preserve"> </w:t>
      </w:r>
    </w:p>
    <w:p w14:paraId="65AC0A18" w14:textId="32B30A9D" w:rsidR="00903D92" w:rsidRPr="00627A3D" w:rsidRDefault="000633BC" w:rsidP="00A77F49">
      <w:pPr>
        <w:pStyle w:val="BodyText"/>
        <w:tabs>
          <w:tab w:val="left" w:pos="3780"/>
        </w:tabs>
        <w:ind w:left="706"/>
        <w:rPr>
          <w:sz w:val="22"/>
          <w:szCs w:val="22"/>
        </w:rPr>
      </w:pPr>
      <w:r w:rsidRPr="00627A3D">
        <w:rPr>
          <w:spacing w:val="-4"/>
          <w:sz w:val="22"/>
          <w:szCs w:val="22"/>
        </w:rPr>
        <w:t>Owner</w:t>
      </w:r>
      <w:r w:rsidR="00903D92" w:rsidRPr="00627A3D">
        <w:rPr>
          <w:sz w:val="22"/>
          <w:szCs w:val="22"/>
        </w:rPr>
        <w:tab/>
      </w:r>
      <w:r w:rsidR="00866565" w:rsidRPr="00627A3D">
        <w:rPr>
          <w:sz w:val="22"/>
          <w:szCs w:val="22"/>
        </w:rPr>
        <w:t>Purchaser</w:t>
      </w:r>
      <w:r w:rsidR="00866565" w:rsidRPr="00627A3D">
        <w:rPr>
          <w:sz w:val="22"/>
          <w:szCs w:val="22"/>
          <w:lang w:val="ru-RU"/>
        </w:rPr>
        <w:t>.</w:t>
      </w:r>
      <w:r w:rsidR="00866565" w:rsidRPr="00627A3D">
        <w:rPr>
          <w:sz w:val="22"/>
          <w:szCs w:val="22"/>
        </w:rPr>
        <w:t xml:space="preserve"> </w:t>
      </w:r>
      <w:r w:rsidR="00C95EF8" w:rsidRPr="00627A3D">
        <w:rPr>
          <w:sz w:val="22"/>
          <w:szCs w:val="22"/>
        </w:rPr>
        <w:t>Tengizchevroil (TCO)</w:t>
      </w:r>
    </w:p>
    <w:p w14:paraId="1DC9C5A1" w14:textId="77777777" w:rsidR="00442601" w:rsidRDefault="00C95EF8" w:rsidP="00A77F49">
      <w:pPr>
        <w:pStyle w:val="BodyText"/>
        <w:tabs>
          <w:tab w:val="left" w:pos="3780"/>
        </w:tabs>
        <w:spacing w:before="120"/>
        <w:ind w:left="706"/>
        <w:rPr>
          <w:sz w:val="22"/>
          <w:szCs w:val="22"/>
        </w:rPr>
      </w:pPr>
      <w:r w:rsidRPr="00627A3D">
        <w:rPr>
          <w:spacing w:val="-4"/>
          <w:sz w:val="22"/>
          <w:szCs w:val="22"/>
        </w:rPr>
        <w:t>Purchaser</w:t>
      </w:r>
      <w:r w:rsidR="00903D92" w:rsidRPr="00627A3D">
        <w:rPr>
          <w:sz w:val="22"/>
          <w:szCs w:val="22"/>
        </w:rPr>
        <w:tab/>
      </w:r>
      <w:r w:rsidR="005E3C72" w:rsidRPr="00627A3D">
        <w:rPr>
          <w:sz w:val="22"/>
          <w:szCs w:val="22"/>
        </w:rPr>
        <w:t xml:space="preserve">The party who awards the purchase order or contract. The Purchaser may be </w:t>
      </w:r>
    </w:p>
    <w:p w14:paraId="140C38D3" w14:textId="58394FA7" w:rsidR="00903D92" w:rsidRPr="00627A3D" w:rsidRDefault="00442601" w:rsidP="00A77F49">
      <w:pPr>
        <w:pStyle w:val="BodyText"/>
        <w:tabs>
          <w:tab w:val="left" w:pos="3780"/>
        </w:tabs>
        <w:ind w:left="706"/>
        <w:rPr>
          <w:sz w:val="22"/>
          <w:szCs w:val="22"/>
        </w:rPr>
      </w:pPr>
      <w:r>
        <w:rPr>
          <w:sz w:val="22"/>
          <w:szCs w:val="22"/>
        </w:rPr>
        <w:t xml:space="preserve">                                                        </w:t>
      </w:r>
      <w:r w:rsidR="005E3C72" w:rsidRPr="00627A3D">
        <w:rPr>
          <w:sz w:val="22"/>
          <w:szCs w:val="22"/>
        </w:rPr>
        <w:t xml:space="preserve">the Company </w:t>
      </w:r>
      <w:r w:rsidR="00AB1A8E" w:rsidRPr="00627A3D">
        <w:rPr>
          <w:sz w:val="22"/>
          <w:szCs w:val="22"/>
        </w:rPr>
        <w:t>or the</w:t>
      </w:r>
      <w:r w:rsidR="005E3C72" w:rsidRPr="00627A3D">
        <w:rPr>
          <w:sz w:val="22"/>
          <w:szCs w:val="22"/>
        </w:rPr>
        <w:t xml:space="preserve"> Company's authorized agent</w:t>
      </w:r>
      <w:r w:rsidR="00125D58" w:rsidRPr="00627A3D">
        <w:rPr>
          <w:sz w:val="22"/>
          <w:szCs w:val="22"/>
        </w:rPr>
        <w:t>.</w:t>
      </w:r>
      <w:r w:rsidR="005E3C72" w:rsidRPr="00627A3D">
        <w:rPr>
          <w:sz w:val="22"/>
          <w:szCs w:val="22"/>
        </w:rPr>
        <w:t xml:space="preserve"> </w:t>
      </w:r>
      <w:r w:rsidR="00C95EF8" w:rsidRPr="00627A3D">
        <w:rPr>
          <w:sz w:val="22"/>
          <w:szCs w:val="22"/>
        </w:rPr>
        <w:t>Tengizchevroil (TCO)</w:t>
      </w:r>
    </w:p>
    <w:p w14:paraId="6D378186" w14:textId="248EB4FD" w:rsidR="00A77F49" w:rsidRDefault="00F84B05" w:rsidP="00C97AD2">
      <w:pPr>
        <w:pStyle w:val="BodyText"/>
        <w:tabs>
          <w:tab w:val="left" w:pos="3828"/>
        </w:tabs>
        <w:spacing w:before="120"/>
        <w:ind w:left="706"/>
        <w:rPr>
          <w:sz w:val="22"/>
          <w:szCs w:val="22"/>
        </w:rPr>
      </w:pPr>
      <w:r w:rsidRPr="00627A3D">
        <w:rPr>
          <w:sz w:val="22"/>
          <w:szCs w:val="22"/>
        </w:rPr>
        <w:t>Supplier</w:t>
      </w:r>
      <w:r w:rsidR="008C2572" w:rsidRPr="00627A3D">
        <w:rPr>
          <w:sz w:val="22"/>
          <w:szCs w:val="22"/>
        </w:rPr>
        <w:t xml:space="preserve">                         </w:t>
      </w:r>
      <w:r w:rsidR="00A77F49">
        <w:rPr>
          <w:sz w:val="22"/>
          <w:szCs w:val="22"/>
        </w:rPr>
        <w:t xml:space="preserve">               </w:t>
      </w:r>
      <w:r w:rsidR="00C97AD2" w:rsidRPr="00C97AD2">
        <w:rPr>
          <w:sz w:val="22"/>
          <w:szCs w:val="22"/>
        </w:rPr>
        <w:t xml:space="preserve">  </w:t>
      </w:r>
      <w:r w:rsidR="008C2572" w:rsidRPr="00627A3D">
        <w:rPr>
          <w:sz w:val="22"/>
          <w:szCs w:val="22"/>
        </w:rPr>
        <w:t xml:space="preserve">Any vendor, seller, provider or supplier of goods to the Company or </w:t>
      </w:r>
      <w:r w:rsidR="00995AC9" w:rsidRPr="00627A3D">
        <w:rPr>
          <w:sz w:val="22"/>
          <w:szCs w:val="22"/>
        </w:rPr>
        <w:t xml:space="preserve">Business </w:t>
      </w:r>
    </w:p>
    <w:p w14:paraId="239DE355" w14:textId="5DB4246C" w:rsidR="00903D92" w:rsidRPr="00627A3D" w:rsidRDefault="00A77F49" w:rsidP="00E171DC">
      <w:pPr>
        <w:pStyle w:val="BodyText"/>
        <w:tabs>
          <w:tab w:val="left" w:pos="3780"/>
        </w:tabs>
        <w:spacing w:after="240"/>
        <w:ind w:left="706"/>
        <w:rPr>
          <w:sz w:val="22"/>
          <w:szCs w:val="22"/>
        </w:rPr>
      </w:pPr>
      <w:r>
        <w:rPr>
          <w:sz w:val="22"/>
          <w:szCs w:val="22"/>
        </w:rPr>
        <w:lastRenderedPageBreak/>
        <w:t xml:space="preserve">                                                     </w:t>
      </w:r>
      <w:r w:rsidR="00C97AD2" w:rsidRPr="008C73AD">
        <w:rPr>
          <w:sz w:val="22"/>
          <w:szCs w:val="22"/>
        </w:rPr>
        <w:t xml:space="preserve">  </w:t>
      </w:r>
      <w:r>
        <w:rPr>
          <w:sz w:val="22"/>
          <w:szCs w:val="22"/>
        </w:rPr>
        <w:t xml:space="preserve"> </w:t>
      </w:r>
      <w:r w:rsidR="00995AC9" w:rsidRPr="00627A3D">
        <w:rPr>
          <w:sz w:val="22"/>
          <w:szCs w:val="22"/>
        </w:rPr>
        <w:t>Partner</w:t>
      </w:r>
      <w:r w:rsidR="008C2572" w:rsidRPr="00627A3D">
        <w:rPr>
          <w:sz w:val="22"/>
          <w:szCs w:val="22"/>
        </w:rPr>
        <w:t>.</w:t>
      </w:r>
    </w:p>
    <w:p w14:paraId="4DDC02F8" w14:textId="77777777" w:rsidR="00D36EBF" w:rsidRPr="00D36EBF" w:rsidRDefault="00D36EBF">
      <w:pPr>
        <w:pStyle w:val="Heading1"/>
        <w:numPr>
          <w:ilvl w:val="0"/>
          <w:numId w:val="67"/>
        </w:numPr>
        <w:spacing w:before="240" w:after="240"/>
        <w:ind w:left="709" w:hanging="709"/>
      </w:pPr>
      <w:bookmarkStart w:id="34" w:name="_Toc205628053"/>
      <w:r w:rsidRPr="00D36EBF">
        <w:t>General</w:t>
      </w:r>
      <w:r w:rsidRPr="00D36EBF">
        <w:rPr>
          <w:spacing w:val="-6"/>
        </w:rPr>
        <w:t xml:space="preserve"> </w:t>
      </w:r>
      <w:r w:rsidRPr="00D36EBF">
        <w:t>Requirements</w:t>
      </w:r>
      <w:bookmarkEnd w:id="34"/>
    </w:p>
    <w:p w14:paraId="77E555E5" w14:textId="0351FED8" w:rsidR="00D36EBF" w:rsidRPr="002579E8" w:rsidRDefault="00D36EBF" w:rsidP="002579E8">
      <w:pPr>
        <w:pStyle w:val="ListParagraph"/>
        <w:numPr>
          <w:ilvl w:val="1"/>
          <w:numId w:val="30"/>
        </w:numPr>
        <w:spacing w:before="120" w:after="120"/>
        <w:ind w:left="1134" w:hanging="425"/>
      </w:pPr>
      <w:r w:rsidRPr="002579E8">
        <w:rPr>
          <w:b/>
        </w:rPr>
        <w:t>-</w:t>
      </w:r>
      <w:r w:rsidRPr="002579E8">
        <w:rPr>
          <w:rFonts w:ascii="Arial"/>
          <w:b/>
          <w:spacing w:val="3"/>
        </w:rPr>
        <w:t xml:space="preserve"> </w:t>
      </w:r>
      <w:r w:rsidRPr="002579E8">
        <w:rPr>
          <w:color w:val="333333"/>
        </w:rPr>
        <w:t>Piping</w:t>
      </w:r>
      <w:r w:rsidRPr="002579E8">
        <w:rPr>
          <w:color w:val="333333"/>
          <w:spacing w:val="10"/>
        </w:rPr>
        <w:t xml:space="preserve"> </w:t>
      </w:r>
      <w:r w:rsidRPr="002579E8">
        <w:rPr>
          <w:color w:val="333333"/>
        </w:rPr>
        <w:t>materials,</w:t>
      </w:r>
      <w:r w:rsidRPr="002579E8">
        <w:rPr>
          <w:color w:val="333333"/>
          <w:spacing w:val="11"/>
        </w:rPr>
        <w:t xml:space="preserve"> </w:t>
      </w:r>
      <w:r w:rsidRPr="002579E8">
        <w:rPr>
          <w:color w:val="333333"/>
        </w:rPr>
        <w:t>fabrication,</w:t>
      </w:r>
      <w:r w:rsidRPr="002579E8">
        <w:rPr>
          <w:color w:val="333333"/>
          <w:spacing w:val="10"/>
        </w:rPr>
        <w:t xml:space="preserve"> </w:t>
      </w:r>
      <w:r w:rsidRPr="002579E8">
        <w:rPr>
          <w:color w:val="333333"/>
        </w:rPr>
        <w:t>examination,</w:t>
      </w:r>
      <w:r w:rsidRPr="002579E8">
        <w:rPr>
          <w:color w:val="333333"/>
          <w:spacing w:val="10"/>
        </w:rPr>
        <w:t xml:space="preserve"> </w:t>
      </w:r>
      <w:r w:rsidRPr="002579E8">
        <w:rPr>
          <w:color w:val="333333"/>
        </w:rPr>
        <w:t>and</w:t>
      </w:r>
      <w:r w:rsidRPr="002579E8">
        <w:rPr>
          <w:color w:val="333333"/>
          <w:spacing w:val="11"/>
        </w:rPr>
        <w:t xml:space="preserve"> </w:t>
      </w:r>
      <w:r w:rsidRPr="002579E8">
        <w:rPr>
          <w:color w:val="333333"/>
        </w:rPr>
        <w:t>testing</w:t>
      </w:r>
      <w:r w:rsidRPr="002579E8">
        <w:rPr>
          <w:color w:val="333333"/>
          <w:spacing w:val="10"/>
        </w:rPr>
        <w:t xml:space="preserve"> </w:t>
      </w:r>
      <w:r w:rsidRPr="002579E8">
        <w:rPr>
          <w:color w:val="333333"/>
        </w:rPr>
        <w:t>shall</w:t>
      </w:r>
      <w:r w:rsidRPr="002579E8">
        <w:rPr>
          <w:color w:val="333333"/>
          <w:spacing w:val="11"/>
        </w:rPr>
        <w:t xml:space="preserve"> </w:t>
      </w:r>
      <w:r w:rsidRPr="002579E8">
        <w:rPr>
          <w:color w:val="333333"/>
        </w:rPr>
        <w:t>comply</w:t>
      </w:r>
      <w:r w:rsidRPr="002579E8">
        <w:rPr>
          <w:color w:val="333333"/>
          <w:spacing w:val="10"/>
        </w:rPr>
        <w:t xml:space="preserve"> </w:t>
      </w:r>
      <w:r w:rsidRPr="002579E8">
        <w:rPr>
          <w:color w:val="333333"/>
        </w:rPr>
        <w:t>with</w:t>
      </w:r>
      <w:r w:rsidRPr="002579E8">
        <w:rPr>
          <w:color w:val="333333"/>
          <w:spacing w:val="11"/>
        </w:rPr>
        <w:t xml:space="preserve"> </w:t>
      </w:r>
      <w:r w:rsidRPr="002579E8">
        <w:rPr>
          <w:color w:val="333333"/>
        </w:rPr>
        <w:t>the</w:t>
      </w:r>
      <w:r w:rsidRPr="002579E8">
        <w:rPr>
          <w:color w:val="333333"/>
          <w:spacing w:val="10"/>
        </w:rPr>
        <w:t xml:space="preserve"> </w:t>
      </w:r>
      <w:r w:rsidRPr="002579E8">
        <w:rPr>
          <w:color w:val="333333"/>
        </w:rPr>
        <w:t>requirements</w:t>
      </w:r>
      <w:r w:rsidRPr="002579E8">
        <w:rPr>
          <w:color w:val="333333"/>
          <w:spacing w:val="10"/>
        </w:rPr>
        <w:t xml:space="preserve"> </w:t>
      </w:r>
      <w:r w:rsidRPr="002579E8">
        <w:rPr>
          <w:color w:val="333333"/>
        </w:rPr>
        <w:t>of</w:t>
      </w:r>
      <w:r w:rsidRPr="002579E8">
        <w:rPr>
          <w:color w:val="333333"/>
          <w:spacing w:val="11"/>
        </w:rPr>
        <w:t xml:space="preserve"> </w:t>
      </w:r>
      <w:r w:rsidRPr="002579E8">
        <w:rPr>
          <w:color w:val="333333"/>
        </w:rPr>
        <w:t>the</w:t>
      </w:r>
      <w:r w:rsidRPr="002579E8">
        <w:rPr>
          <w:color w:val="333333"/>
          <w:spacing w:val="10"/>
        </w:rPr>
        <w:t xml:space="preserve"> </w:t>
      </w:r>
      <w:r w:rsidRPr="002579E8">
        <w:rPr>
          <w:color w:val="333333"/>
          <w:spacing w:val="-2"/>
        </w:rPr>
        <w:t>following:</w:t>
      </w:r>
    </w:p>
    <w:p w14:paraId="341D3445" w14:textId="151384FD" w:rsidR="00D36EBF" w:rsidRPr="002579E8" w:rsidRDefault="00D36EBF" w:rsidP="002579E8">
      <w:pPr>
        <w:pStyle w:val="ListParagraph"/>
        <w:numPr>
          <w:ilvl w:val="2"/>
          <w:numId w:val="30"/>
        </w:numPr>
        <w:tabs>
          <w:tab w:val="left" w:pos="717"/>
        </w:tabs>
        <w:spacing w:after="120"/>
        <w:ind w:left="1418" w:hanging="284"/>
      </w:pPr>
      <w:r w:rsidRPr="002579E8">
        <w:rPr>
          <w:color w:val="333333"/>
          <w:position w:val="2"/>
        </w:rPr>
        <w:t>PIM-SU-5112</w:t>
      </w:r>
      <w:r w:rsidR="00477B23" w:rsidRPr="002579E8">
        <w:rPr>
          <w:color w:val="333333"/>
          <w:position w:val="2"/>
        </w:rPr>
        <w:t>-TCO</w:t>
      </w:r>
      <w:r w:rsidRPr="002579E8">
        <w:rPr>
          <w:color w:val="333333"/>
          <w:spacing w:val="10"/>
          <w:position w:val="2"/>
        </w:rPr>
        <w:t xml:space="preserve"> </w:t>
      </w:r>
      <w:r w:rsidRPr="002579E8">
        <w:rPr>
          <w:color w:val="333333"/>
          <w:position w:val="2"/>
        </w:rPr>
        <w:t>piping</w:t>
      </w:r>
      <w:r w:rsidRPr="002579E8">
        <w:rPr>
          <w:color w:val="333333"/>
          <w:spacing w:val="10"/>
          <w:position w:val="2"/>
        </w:rPr>
        <w:t xml:space="preserve"> </w:t>
      </w:r>
      <w:r w:rsidRPr="002579E8">
        <w:rPr>
          <w:color w:val="333333"/>
          <w:position w:val="2"/>
        </w:rPr>
        <w:t>material</w:t>
      </w:r>
      <w:r w:rsidRPr="002579E8">
        <w:rPr>
          <w:color w:val="333333"/>
          <w:spacing w:val="11"/>
          <w:position w:val="2"/>
        </w:rPr>
        <w:t xml:space="preserve"> </w:t>
      </w:r>
      <w:r w:rsidR="00877572" w:rsidRPr="002579E8">
        <w:rPr>
          <w:color w:val="333333"/>
          <w:spacing w:val="11"/>
          <w:position w:val="2"/>
        </w:rPr>
        <w:t xml:space="preserve">line </w:t>
      </w:r>
      <w:r w:rsidRPr="002579E8">
        <w:rPr>
          <w:color w:val="333333"/>
          <w:position w:val="2"/>
        </w:rPr>
        <w:t>classes</w:t>
      </w:r>
      <w:r w:rsidRPr="002579E8">
        <w:rPr>
          <w:color w:val="333333"/>
          <w:spacing w:val="-2"/>
          <w:position w:val="2"/>
        </w:rPr>
        <w:t>.</w:t>
      </w:r>
    </w:p>
    <w:p w14:paraId="5F6AFB21" w14:textId="3D18CFE8" w:rsidR="00D36EBF" w:rsidRPr="002579E8" w:rsidRDefault="00EC6510" w:rsidP="002579E8">
      <w:pPr>
        <w:pStyle w:val="ListParagraph"/>
        <w:numPr>
          <w:ilvl w:val="2"/>
          <w:numId w:val="30"/>
        </w:numPr>
        <w:tabs>
          <w:tab w:val="left" w:pos="717"/>
        </w:tabs>
        <w:spacing w:before="120"/>
        <w:ind w:left="1418" w:hanging="284"/>
      </w:pPr>
      <w:r w:rsidRPr="002579E8">
        <w:rPr>
          <w:color w:val="333333"/>
          <w:spacing w:val="-2"/>
          <w:position w:val="2"/>
        </w:rPr>
        <w:t>Not applicable in TCO</w:t>
      </w:r>
      <w:r w:rsidRPr="002579E8">
        <w:rPr>
          <w:color w:val="333333"/>
          <w:spacing w:val="-2"/>
          <w:position w:val="2"/>
          <w:lang w:val="ru-RU"/>
        </w:rPr>
        <w:t>.</w:t>
      </w:r>
    </w:p>
    <w:p w14:paraId="26310671" w14:textId="1B2816C7" w:rsidR="00D36EBF" w:rsidRPr="002579E8" w:rsidRDefault="00265960" w:rsidP="002579E8">
      <w:pPr>
        <w:pStyle w:val="ListParagraph"/>
        <w:numPr>
          <w:ilvl w:val="2"/>
          <w:numId w:val="30"/>
        </w:numPr>
        <w:spacing w:before="120" w:after="120"/>
        <w:ind w:left="1418" w:hanging="284"/>
        <w:rPr>
          <w:color w:val="333333"/>
          <w:spacing w:val="-2"/>
          <w:position w:val="2"/>
        </w:rPr>
      </w:pPr>
      <w:r w:rsidRPr="002579E8">
        <w:rPr>
          <w:color w:val="333333"/>
          <w:spacing w:val="-2"/>
          <w:position w:val="2"/>
        </w:rPr>
        <w:t>Not applicable in TCO.</w:t>
      </w:r>
    </w:p>
    <w:p w14:paraId="74BCDAD2" w14:textId="43C6669C" w:rsidR="00781380" w:rsidRPr="002579E8" w:rsidRDefault="00D36EBF" w:rsidP="002579E8">
      <w:pPr>
        <w:pStyle w:val="ListParagraph"/>
        <w:numPr>
          <w:ilvl w:val="2"/>
          <w:numId w:val="30"/>
        </w:numPr>
        <w:tabs>
          <w:tab w:val="left" w:pos="717"/>
        </w:tabs>
        <w:spacing w:before="120"/>
        <w:ind w:left="1418" w:hanging="284"/>
      </w:pPr>
      <w:r w:rsidRPr="002579E8">
        <w:rPr>
          <w:color w:val="333333"/>
          <w:position w:val="2"/>
        </w:rPr>
        <w:t>Other</w:t>
      </w:r>
      <w:r w:rsidRPr="002579E8">
        <w:rPr>
          <w:color w:val="333333"/>
          <w:spacing w:val="11"/>
          <w:position w:val="2"/>
        </w:rPr>
        <w:t xml:space="preserve"> </w:t>
      </w:r>
      <w:r w:rsidRPr="002579E8">
        <w:rPr>
          <w:color w:val="333333"/>
          <w:position w:val="2"/>
        </w:rPr>
        <w:t>Owner</w:t>
      </w:r>
      <w:r w:rsidRPr="002579E8">
        <w:rPr>
          <w:color w:val="333333"/>
          <w:spacing w:val="12"/>
          <w:position w:val="2"/>
        </w:rPr>
        <w:t xml:space="preserve"> </w:t>
      </w:r>
      <w:r w:rsidRPr="002579E8">
        <w:rPr>
          <w:color w:val="333333"/>
          <w:position w:val="2"/>
        </w:rPr>
        <w:t>accepted</w:t>
      </w:r>
      <w:r w:rsidRPr="002579E8">
        <w:rPr>
          <w:color w:val="333333"/>
          <w:spacing w:val="11"/>
          <w:position w:val="2"/>
        </w:rPr>
        <w:t xml:space="preserve"> </w:t>
      </w:r>
      <w:r w:rsidRPr="002579E8">
        <w:rPr>
          <w:color w:val="333333"/>
          <w:position w:val="2"/>
        </w:rPr>
        <w:t>piping</w:t>
      </w:r>
      <w:r w:rsidRPr="002579E8">
        <w:rPr>
          <w:color w:val="333333"/>
          <w:spacing w:val="12"/>
          <w:position w:val="2"/>
        </w:rPr>
        <w:t xml:space="preserve"> </w:t>
      </w:r>
      <w:r w:rsidRPr="002579E8">
        <w:rPr>
          <w:color w:val="333333"/>
          <w:position w:val="2"/>
        </w:rPr>
        <w:t>material</w:t>
      </w:r>
      <w:r w:rsidRPr="002579E8">
        <w:rPr>
          <w:color w:val="333333"/>
          <w:spacing w:val="12"/>
          <w:position w:val="2"/>
        </w:rPr>
        <w:t xml:space="preserve"> </w:t>
      </w:r>
      <w:r w:rsidRPr="002579E8">
        <w:rPr>
          <w:color w:val="333333"/>
          <w:spacing w:val="-2"/>
          <w:position w:val="2"/>
        </w:rPr>
        <w:t>classes.</w:t>
      </w:r>
    </w:p>
    <w:p w14:paraId="3C8429CE" w14:textId="003F5B03" w:rsidR="00781380" w:rsidRPr="00611135" w:rsidRDefault="00781380" w:rsidP="002579E8">
      <w:pPr>
        <w:pStyle w:val="ListParagraph"/>
        <w:numPr>
          <w:ilvl w:val="2"/>
          <w:numId w:val="30"/>
        </w:numPr>
        <w:spacing w:before="120" w:after="120"/>
        <w:ind w:left="1418" w:hanging="284"/>
      </w:pPr>
      <w:r w:rsidRPr="002579E8">
        <w:t>Other documents referenced herein.</w:t>
      </w:r>
    </w:p>
    <w:p w14:paraId="0EB83CCF" w14:textId="48DE37BA" w:rsidR="00611135" w:rsidRPr="002579E8" w:rsidRDefault="00611135" w:rsidP="002579E8">
      <w:pPr>
        <w:pStyle w:val="ListParagraph"/>
        <w:numPr>
          <w:ilvl w:val="2"/>
          <w:numId w:val="30"/>
        </w:numPr>
        <w:spacing w:before="120" w:after="120"/>
        <w:ind w:left="1418" w:hanging="284"/>
      </w:pPr>
      <w:bookmarkStart w:id="35" w:name="_Hlk189895850"/>
      <w:r w:rsidRPr="00611135">
        <w:t xml:space="preserve">L-ST-2009 </w:t>
      </w:r>
      <w:r>
        <w:t xml:space="preserve">Purchasing requirements for </w:t>
      </w:r>
      <w:r w:rsidR="00F513A6">
        <w:t>P</w:t>
      </w:r>
      <w:r>
        <w:t xml:space="preserve">ipe, </w:t>
      </w:r>
      <w:r w:rsidR="00F513A6">
        <w:t>Fittings and Flanges</w:t>
      </w:r>
    </w:p>
    <w:bookmarkEnd w:id="35"/>
    <w:p w14:paraId="38FB1C60" w14:textId="347E7807" w:rsidR="002C0FAE" w:rsidRPr="002579E8" w:rsidRDefault="00781380" w:rsidP="002579E8">
      <w:pPr>
        <w:pStyle w:val="ListParagraph"/>
        <w:numPr>
          <w:ilvl w:val="2"/>
          <w:numId w:val="30"/>
        </w:numPr>
        <w:tabs>
          <w:tab w:val="left" w:pos="717"/>
        </w:tabs>
        <w:spacing w:before="120"/>
        <w:ind w:left="1418" w:hanging="284"/>
      </w:pPr>
      <w:r w:rsidRPr="002579E8">
        <w:t>W-ST-2004 materials in Wet H2S Service</w:t>
      </w:r>
    </w:p>
    <w:p w14:paraId="56EA5DC4" w14:textId="4A8EE9B4" w:rsidR="00D36EBF" w:rsidRPr="002579E8" w:rsidRDefault="00D36EBF" w:rsidP="002579E8">
      <w:pPr>
        <w:pStyle w:val="ListParagraph"/>
        <w:numPr>
          <w:ilvl w:val="1"/>
          <w:numId w:val="30"/>
        </w:numPr>
        <w:spacing w:before="120"/>
        <w:ind w:left="1134" w:hanging="425"/>
      </w:pPr>
      <w:r w:rsidRPr="002579E8">
        <w:rPr>
          <w:b/>
        </w:rPr>
        <w:t>-</w:t>
      </w:r>
      <w:r w:rsidRPr="002579E8">
        <w:rPr>
          <w:rFonts w:ascii="Arial"/>
          <w:b/>
          <w:spacing w:val="3"/>
        </w:rPr>
        <w:t xml:space="preserve"> </w:t>
      </w:r>
      <w:r w:rsidR="00FC7317" w:rsidRPr="002579E8">
        <w:rPr>
          <w:color w:val="333333"/>
          <w:spacing w:val="-2"/>
        </w:rPr>
        <w:t>Not applicable in TCO</w:t>
      </w:r>
      <w:r w:rsidR="00FC7317" w:rsidRPr="002579E8">
        <w:rPr>
          <w:color w:val="333333"/>
          <w:spacing w:val="-2"/>
          <w:lang w:val="ru-RU"/>
        </w:rPr>
        <w:t>.</w:t>
      </w:r>
    </w:p>
    <w:p w14:paraId="781C1EE3" w14:textId="77777777" w:rsidR="00D36EBF" w:rsidRPr="002579E8" w:rsidRDefault="00D36EBF" w:rsidP="002579E8">
      <w:pPr>
        <w:pStyle w:val="ListParagraph"/>
        <w:numPr>
          <w:ilvl w:val="1"/>
          <w:numId w:val="30"/>
        </w:numPr>
        <w:spacing w:before="120"/>
        <w:ind w:left="1134" w:hanging="425"/>
      </w:pPr>
      <w:r w:rsidRPr="002579E8">
        <w:rPr>
          <w:b/>
        </w:rPr>
        <w:t>-</w:t>
      </w:r>
      <w:r w:rsidRPr="002579E8">
        <w:rPr>
          <w:rFonts w:ascii="Arial" w:hAnsi="Arial"/>
          <w:b/>
        </w:rPr>
        <w:t xml:space="preserve"> </w:t>
      </w:r>
      <w:r w:rsidRPr="002579E8">
        <w:rPr>
          <w:color w:val="333333"/>
        </w:rPr>
        <w:t>Use</w:t>
      </w:r>
      <w:r w:rsidRPr="002579E8">
        <w:rPr>
          <w:color w:val="333333"/>
          <w:spacing w:val="8"/>
        </w:rPr>
        <w:t xml:space="preserve"> </w:t>
      </w:r>
      <w:r w:rsidRPr="002579E8">
        <w:rPr>
          <w:color w:val="333333"/>
        </w:rPr>
        <w:t>of</w:t>
      </w:r>
      <w:r w:rsidRPr="002579E8">
        <w:rPr>
          <w:color w:val="333333"/>
          <w:spacing w:val="8"/>
        </w:rPr>
        <w:t xml:space="preserve"> </w:t>
      </w:r>
      <w:r w:rsidRPr="002579E8">
        <w:rPr>
          <w:color w:val="333333"/>
        </w:rPr>
        <w:t>the</w:t>
      </w:r>
      <w:r w:rsidRPr="002579E8">
        <w:rPr>
          <w:color w:val="333333"/>
          <w:spacing w:val="8"/>
        </w:rPr>
        <w:t xml:space="preserve"> </w:t>
      </w:r>
      <w:r w:rsidRPr="002579E8">
        <w:rPr>
          <w:color w:val="333333"/>
        </w:rPr>
        <w:t>word</w:t>
      </w:r>
      <w:r w:rsidRPr="002579E8">
        <w:rPr>
          <w:color w:val="333333"/>
          <w:spacing w:val="8"/>
        </w:rPr>
        <w:t xml:space="preserve"> </w:t>
      </w:r>
      <w:r w:rsidRPr="002579E8">
        <w:rPr>
          <w:color w:val="333333"/>
        </w:rPr>
        <w:t>“code”</w:t>
      </w:r>
      <w:r w:rsidRPr="002579E8">
        <w:rPr>
          <w:color w:val="333333"/>
          <w:spacing w:val="8"/>
        </w:rPr>
        <w:t xml:space="preserve"> </w:t>
      </w:r>
      <w:r w:rsidRPr="002579E8">
        <w:rPr>
          <w:color w:val="333333"/>
        </w:rPr>
        <w:t>in</w:t>
      </w:r>
      <w:r w:rsidRPr="002579E8">
        <w:rPr>
          <w:color w:val="333333"/>
          <w:spacing w:val="8"/>
        </w:rPr>
        <w:t xml:space="preserve"> </w:t>
      </w:r>
      <w:r w:rsidRPr="002579E8">
        <w:rPr>
          <w:color w:val="333333"/>
        </w:rPr>
        <w:t>this</w:t>
      </w:r>
      <w:r w:rsidRPr="002579E8">
        <w:rPr>
          <w:color w:val="333333"/>
          <w:spacing w:val="8"/>
        </w:rPr>
        <w:t xml:space="preserve"> </w:t>
      </w:r>
      <w:r w:rsidRPr="002579E8">
        <w:rPr>
          <w:color w:val="333333"/>
        </w:rPr>
        <w:t>specification</w:t>
      </w:r>
      <w:r w:rsidRPr="002579E8">
        <w:rPr>
          <w:color w:val="333333"/>
          <w:spacing w:val="8"/>
        </w:rPr>
        <w:t xml:space="preserve"> </w:t>
      </w:r>
      <w:r w:rsidRPr="002579E8">
        <w:rPr>
          <w:color w:val="333333"/>
        </w:rPr>
        <w:t>shall</w:t>
      </w:r>
      <w:r w:rsidRPr="002579E8">
        <w:rPr>
          <w:color w:val="333333"/>
          <w:spacing w:val="8"/>
        </w:rPr>
        <w:t xml:space="preserve"> </w:t>
      </w:r>
      <w:r w:rsidRPr="002579E8">
        <w:rPr>
          <w:color w:val="333333"/>
        </w:rPr>
        <w:t>mean</w:t>
      </w:r>
      <w:r w:rsidRPr="002579E8">
        <w:rPr>
          <w:color w:val="333333"/>
          <w:spacing w:val="8"/>
        </w:rPr>
        <w:t xml:space="preserve"> </w:t>
      </w:r>
      <w:r w:rsidRPr="002579E8">
        <w:rPr>
          <w:color w:val="333333"/>
        </w:rPr>
        <w:t>ASME</w:t>
      </w:r>
      <w:r w:rsidRPr="002579E8">
        <w:rPr>
          <w:color w:val="333333"/>
          <w:spacing w:val="8"/>
        </w:rPr>
        <w:t xml:space="preserve"> </w:t>
      </w:r>
      <w:r w:rsidRPr="002579E8">
        <w:rPr>
          <w:color w:val="333333"/>
        </w:rPr>
        <w:t>B31.1</w:t>
      </w:r>
      <w:r w:rsidRPr="002579E8">
        <w:rPr>
          <w:color w:val="333333"/>
          <w:spacing w:val="8"/>
        </w:rPr>
        <w:t xml:space="preserve"> </w:t>
      </w:r>
      <w:r w:rsidRPr="002579E8">
        <w:rPr>
          <w:color w:val="333333"/>
        </w:rPr>
        <w:t>or</w:t>
      </w:r>
      <w:r w:rsidRPr="002579E8">
        <w:rPr>
          <w:color w:val="333333"/>
          <w:spacing w:val="8"/>
        </w:rPr>
        <w:t xml:space="preserve"> </w:t>
      </w:r>
      <w:r w:rsidRPr="002579E8">
        <w:rPr>
          <w:color w:val="333333"/>
        </w:rPr>
        <w:t>ASME</w:t>
      </w:r>
      <w:r w:rsidRPr="002579E8">
        <w:rPr>
          <w:color w:val="333333"/>
          <w:spacing w:val="8"/>
        </w:rPr>
        <w:t xml:space="preserve"> </w:t>
      </w:r>
      <w:r w:rsidRPr="002579E8">
        <w:rPr>
          <w:color w:val="333333"/>
        </w:rPr>
        <w:t>B31.3,</w:t>
      </w:r>
      <w:r w:rsidRPr="002579E8">
        <w:rPr>
          <w:color w:val="333333"/>
          <w:spacing w:val="8"/>
        </w:rPr>
        <w:t xml:space="preserve"> </w:t>
      </w:r>
      <w:r w:rsidRPr="002579E8">
        <w:rPr>
          <w:color w:val="333333"/>
        </w:rPr>
        <w:t>as</w:t>
      </w:r>
      <w:r w:rsidRPr="002579E8">
        <w:rPr>
          <w:color w:val="333333"/>
          <w:spacing w:val="8"/>
        </w:rPr>
        <w:t xml:space="preserve"> </w:t>
      </w:r>
      <w:r w:rsidRPr="002579E8">
        <w:rPr>
          <w:color w:val="333333"/>
        </w:rPr>
        <w:t>specified</w:t>
      </w:r>
      <w:r w:rsidRPr="002579E8">
        <w:rPr>
          <w:color w:val="333333"/>
          <w:spacing w:val="8"/>
        </w:rPr>
        <w:t xml:space="preserve"> </w:t>
      </w:r>
      <w:r w:rsidRPr="002579E8">
        <w:rPr>
          <w:color w:val="333333"/>
        </w:rPr>
        <w:t>by</w:t>
      </w:r>
      <w:r w:rsidRPr="002579E8">
        <w:rPr>
          <w:color w:val="333333"/>
          <w:spacing w:val="8"/>
        </w:rPr>
        <w:t xml:space="preserve"> </w:t>
      </w:r>
      <w:r w:rsidRPr="002579E8">
        <w:rPr>
          <w:color w:val="333333"/>
          <w:spacing w:val="-2"/>
        </w:rPr>
        <w:t>Purchaser.</w:t>
      </w:r>
    </w:p>
    <w:p w14:paraId="63894745" w14:textId="460DF1D7" w:rsidR="00C54A38" w:rsidRPr="002579E8" w:rsidRDefault="00C54A38" w:rsidP="0096775B">
      <w:pPr>
        <w:pStyle w:val="ListParagraph"/>
        <w:numPr>
          <w:ilvl w:val="1"/>
          <w:numId w:val="30"/>
        </w:numPr>
        <w:spacing w:before="120"/>
        <w:ind w:left="1134" w:hanging="425"/>
      </w:pPr>
      <w:r w:rsidRPr="002579E8">
        <w:rPr>
          <w:b/>
        </w:rPr>
        <w:t xml:space="preserve">- </w:t>
      </w:r>
      <w:r w:rsidRPr="002579E8">
        <w:rPr>
          <w:color w:val="333333"/>
        </w:rPr>
        <w:t>Piping shall comply with this specification and with the latest edition of ASME B31.1 or ASME B31.3</w:t>
      </w:r>
      <w:r w:rsidR="00097E9F">
        <w:rPr>
          <w:color w:val="333333"/>
        </w:rPr>
        <w:t xml:space="preserve"> </w:t>
      </w:r>
      <w:r w:rsidRPr="002579E8">
        <w:rPr>
          <w:color w:val="333333"/>
        </w:rPr>
        <w:t xml:space="preserve">(as </w:t>
      </w:r>
      <w:r w:rsidRPr="002579E8">
        <w:rPr>
          <w:color w:val="333333"/>
          <w:spacing w:val="-2"/>
        </w:rPr>
        <w:t>applicable).</w:t>
      </w:r>
    </w:p>
    <w:p w14:paraId="62030A7F" w14:textId="7E0F6B3C" w:rsidR="00C54A38" w:rsidRPr="002579E8" w:rsidRDefault="00C54A38" w:rsidP="0096775B">
      <w:pPr>
        <w:pStyle w:val="ListParagraph"/>
        <w:numPr>
          <w:ilvl w:val="1"/>
          <w:numId w:val="30"/>
        </w:numPr>
        <w:spacing w:before="120"/>
        <w:ind w:left="1134" w:hanging="425"/>
      </w:pPr>
      <w:r w:rsidRPr="002579E8">
        <w:rPr>
          <w:b/>
        </w:rPr>
        <w:t>-</w:t>
      </w:r>
      <w:r w:rsidRPr="002579E8">
        <w:rPr>
          <w:b/>
          <w:spacing w:val="1"/>
        </w:rPr>
        <w:t xml:space="preserve"> </w:t>
      </w:r>
      <w:r w:rsidRPr="002579E8">
        <w:rPr>
          <w:color w:val="333333"/>
        </w:rPr>
        <w:t>Piping</w:t>
      </w:r>
      <w:r w:rsidRPr="002579E8">
        <w:rPr>
          <w:color w:val="333333"/>
          <w:spacing w:val="9"/>
        </w:rPr>
        <w:t xml:space="preserve"> </w:t>
      </w:r>
      <w:r w:rsidRPr="002579E8">
        <w:rPr>
          <w:color w:val="333333"/>
        </w:rPr>
        <w:t>designated</w:t>
      </w:r>
      <w:r w:rsidRPr="002579E8">
        <w:rPr>
          <w:color w:val="333333"/>
          <w:spacing w:val="9"/>
        </w:rPr>
        <w:t xml:space="preserve"> </w:t>
      </w:r>
      <w:r w:rsidRPr="002579E8">
        <w:rPr>
          <w:color w:val="333333"/>
        </w:rPr>
        <w:t>as</w:t>
      </w:r>
      <w:r w:rsidRPr="002579E8">
        <w:rPr>
          <w:color w:val="333333"/>
          <w:spacing w:val="9"/>
        </w:rPr>
        <w:t xml:space="preserve"> </w:t>
      </w:r>
      <w:r w:rsidRPr="002579E8">
        <w:rPr>
          <w:color w:val="333333"/>
        </w:rPr>
        <w:t>boiler</w:t>
      </w:r>
      <w:r w:rsidRPr="002579E8">
        <w:rPr>
          <w:color w:val="333333"/>
          <w:spacing w:val="10"/>
        </w:rPr>
        <w:t xml:space="preserve"> </w:t>
      </w:r>
      <w:r w:rsidRPr="002579E8">
        <w:rPr>
          <w:color w:val="333333"/>
        </w:rPr>
        <w:t>external</w:t>
      </w:r>
      <w:r w:rsidRPr="002579E8">
        <w:rPr>
          <w:color w:val="333333"/>
          <w:spacing w:val="9"/>
        </w:rPr>
        <w:t xml:space="preserve"> </w:t>
      </w:r>
      <w:r w:rsidRPr="002579E8">
        <w:rPr>
          <w:color w:val="333333"/>
        </w:rPr>
        <w:t>piping</w:t>
      </w:r>
      <w:r w:rsidRPr="002579E8">
        <w:rPr>
          <w:color w:val="333333"/>
          <w:spacing w:val="9"/>
        </w:rPr>
        <w:t xml:space="preserve"> </w:t>
      </w:r>
      <w:r w:rsidRPr="002579E8">
        <w:rPr>
          <w:color w:val="333333"/>
        </w:rPr>
        <w:t>(BEP)</w:t>
      </w:r>
      <w:r w:rsidRPr="002579E8">
        <w:rPr>
          <w:color w:val="333333"/>
          <w:spacing w:val="9"/>
        </w:rPr>
        <w:t xml:space="preserve"> </w:t>
      </w:r>
      <w:r w:rsidRPr="002579E8">
        <w:rPr>
          <w:color w:val="333333"/>
        </w:rPr>
        <w:t>shall</w:t>
      </w:r>
      <w:r w:rsidRPr="002579E8">
        <w:rPr>
          <w:color w:val="333333"/>
          <w:spacing w:val="9"/>
        </w:rPr>
        <w:t xml:space="preserve"> </w:t>
      </w:r>
      <w:r w:rsidRPr="002579E8">
        <w:rPr>
          <w:color w:val="333333"/>
        </w:rPr>
        <w:t>comply</w:t>
      </w:r>
      <w:r w:rsidRPr="002579E8">
        <w:rPr>
          <w:color w:val="333333"/>
          <w:spacing w:val="9"/>
        </w:rPr>
        <w:t xml:space="preserve"> </w:t>
      </w:r>
      <w:r w:rsidRPr="002579E8">
        <w:rPr>
          <w:color w:val="333333"/>
        </w:rPr>
        <w:t>with</w:t>
      </w:r>
      <w:r w:rsidRPr="002579E8">
        <w:rPr>
          <w:color w:val="333333"/>
          <w:spacing w:val="9"/>
        </w:rPr>
        <w:t xml:space="preserve"> </w:t>
      </w:r>
      <w:r w:rsidRPr="002579E8">
        <w:rPr>
          <w:color w:val="333333"/>
        </w:rPr>
        <w:t>the</w:t>
      </w:r>
      <w:r w:rsidRPr="002579E8">
        <w:rPr>
          <w:color w:val="333333"/>
          <w:spacing w:val="9"/>
        </w:rPr>
        <w:t xml:space="preserve"> </w:t>
      </w:r>
      <w:r w:rsidRPr="002579E8">
        <w:rPr>
          <w:color w:val="333333"/>
        </w:rPr>
        <w:t>requirements</w:t>
      </w:r>
      <w:r w:rsidRPr="002579E8">
        <w:rPr>
          <w:color w:val="333333"/>
          <w:spacing w:val="9"/>
        </w:rPr>
        <w:t xml:space="preserve"> </w:t>
      </w:r>
      <w:r w:rsidRPr="002579E8">
        <w:rPr>
          <w:color w:val="333333"/>
        </w:rPr>
        <w:t>in</w:t>
      </w:r>
      <w:r w:rsidRPr="002579E8">
        <w:rPr>
          <w:color w:val="333333"/>
          <w:spacing w:val="9"/>
        </w:rPr>
        <w:t xml:space="preserve"> </w:t>
      </w:r>
      <w:r w:rsidRPr="002579E8">
        <w:rPr>
          <w:color w:val="333333"/>
        </w:rPr>
        <w:t>ASME</w:t>
      </w:r>
      <w:r w:rsidRPr="002579E8">
        <w:rPr>
          <w:color w:val="333333"/>
          <w:spacing w:val="9"/>
        </w:rPr>
        <w:t xml:space="preserve"> </w:t>
      </w:r>
      <w:r w:rsidRPr="002579E8">
        <w:rPr>
          <w:color w:val="333333"/>
          <w:spacing w:val="-2"/>
        </w:rPr>
        <w:t>B31.1.</w:t>
      </w:r>
    </w:p>
    <w:p w14:paraId="29B6949D" w14:textId="77777777" w:rsidR="00C54A38" w:rsidRPr="002579E8" w:rsidRDefault="00C54A38" w:rsidP="0096775B">
      <w:pPr>
        <w:pStyle w:val="ListParagraph"/>
        <w:numPr>
          <w:ilvl w:val="1"/>
          <w:numId w:val="30"/>
        </w:numPr>
        <w:spacing w:before="120"/>
        <w:ind w:left="1134" w:hanging="425"/>
      </w:pPr>
      <w:r w:rsidRPr="002579E8">
        <w:rPr>
          <w:b/>
        </w:rPr>
        <w:t xml:space="preserve">- </w:t>
      </w:r>
      <w:r w:rsidRPr="002579E8">
        <w:rPr>
          <w:color w:val="333333"/>
        </w:rPr>
        <w:t>Boiler external piping (BEP) materials, fabrication, inspection, testing, documentation, and stamping shall comply</w:t>
      </w:r>
      <w:r w:rsidRPr="002579E8">
        <w:rPr>
          <w:color w:val="333333"/>
          <w:spacing w:val="40"/>
        </w:rPr>
        <w:t xml:space="preserve"> </w:t>
      </w:r>
      <w:r w:rsidRPr="002579E8">
        <w:rPr>
          <w:color w:val="333333"/>
        </w:rPr>
        <w:t xml:space="preserve">with the requirements of ASME </w:t>
      </w:r>
      <w:r w:rsidRPr="002579E8">
        <w:rPr>
          <w:i/>
          <w:color w:val="333333"/>
        </w:rPr>
        <w:t>Boiler and Pressure Vessel Code</w:t>
      </w:r>
      <w:r w:rsidRPr="002579E8">
        <w:rPr>
          <w:i/>
          <w:color w:val="333333"/>
          <w:spacing w:val="40"/>
        </w:rPr>
        <w:t xml:space="preserve"> </w:t>
      </w:r>
      <w:r w:rsidRPr="002579E8">
        <w:rPr>
          <w:i/>
          <w:color w:val="333333"/>
        </w:rPr>
        <w:t>(</w:t>
      </w:r>
      <w:r w:rsidRPr="002579E8">
        <w:rPr>
          <w:color w:val="333333"/>
        </w:rPr>
        <w:t>BPVC) Section I.</w:t>
      </w:r>
    </w:p>
    <w:p w14:paraId="2AA479FA" w14:textId="77777777" w:rsidR="00F93184" w:rsidRPr="002579E8" w:rsidRDefault="00F93184" w:rsidP="00C97AD2">
      <w:pPr>
        <w:pStyle w:val="BodyText"/>
        <w:spacing w:before="120"/>
        <w:ind w:left="1418" w:hanging="284"/>
        <w:rPr>
          <w:sz w:val="22"/>
          <w:szCs w:val="22"/>
        </w:rPr>
      </w:pPr>
      <w:r w:rsidRPr="002579E8">
        <w:rPr>
          <w:b/>
          <w:sz w:val="22"/>
          <w:szCs w:val="22"/>
        </w:rPr>
        <w:t xml:space="preserve">4-6.1 - </w:t>
      </w:r>
      <w:r w:rsidRPr="002579E8">
        <w:rPr>
          <w:color w:val="333333"/>
          <w:sz w:val="22"/>
          <w:szCs w:val="22"/>
        </w:rPr>
        <w:t>Materials purchased for inclusion within the scope of boiler external piping (BEP) shall comply with the special requirements specified in ASME B31.1.</w:t>
      </w:r>
    </w:p>
    <w:p w14:paraId="02E834F4" w14:textId="77777777" w:rsidR="00F93184" w:rsidRPr="002579E8" w:rsidRDefault="00F93184" w:rsidP="00C97AD2">
      <w:pPr>
        <w:pStyle w:val="BodyText"/>
        <w:spacing w:before="120"/>
        <w:ind w:left="1418" w:hanging="284"/>
        <w:rPr>
          <w:sz w:val="22"/>
          <w:szCs w:val="22"/>
        </w:rPr>
      </w:pPr>
      <w:r w:rsidRPr="002579E8">
        <w:rPr>
          <w:b/>
          <w:sz w:val="22"/>
          <w:szCs w:val="22"/>
        </w:rPr>
        <w:t xml:space="preserve">4-6.2 - </w:t>
      </w:r>
      <w:r w:rsidRPr="002579E8">
        <w:rPr>
          <w:color w:val="333333"/>
          <w:sz w:val="22"/>
          <w:szCs w:val="22"/>
        </w:rPr>
        <w:t>Purchase orders that include boiler external piping (BEP) systems shall state that all material, fabrication, inspection, testing, documentation, and stamping required by ASME BPVC Section I and ASME B31.1 shall be</w:t>
      </w:r>
      <w:r w:rsidRPr="002579E8">
        <w:rPr>
          <w:color w:val="333333"/>
          <w:spacing w:val="40"/>
          <w:sz w:val="22"/>
          <w:szCs w:val="22"/>
        </w:rPr>
        <w:t xml:space="preserve"> </w:t>
      </w:r>
      <w:r w:rsidRPr="002579E8">
        <w:rPr>
          <w:color w:val="333333"/>
          <w:spacing w:val="-2"/>
          <w:sz w:val="22"/>
          <w:szCs w:val="22"/>
        </w:rPr>
        <w:t>provided.</w:t>
      </w:r>
    </w:p>
    <w:p w14:paraId="48E0804F" w14:textId="77777777" w:rsidR="00BA0280" w:rsidRPr="002579E8" w:rsidRDefault="00BA0280" w:rsidP="003E074D">
      <w:pPr>
        <w:pStyle w:val="ListParagraph"/>
        <w:numPr>
          <w:ilvl w:val="1"/>
          <w:numId w:val="30"/>
        </w:numPr>
        <w:spacing w:before="120"/>
        <w:ind w:left="1134" w:hanging="425"/>
      </w:pPr>
      <w:r w:rsidRPr="002579E8">
        <w:rPr>
          <w:b/>
        </w:rPr>
        <w:t xml:space="preserve">- </w:t>
      </w:r>
      <w:r w:rsidRPr="002579E8">
        <w:rPr>
          <w:color w:val="333333"/>
        </w:rPr>
        <w:t>Purchaser shall be given the opportunity to witness all or part of the work, including access to facilities to verify the results.</w:t>
      </w:r>
    </w:p>
    <w:p w14:paraId="0CDA21E4" w14:textId="13FBF5C0" w:rsidR="00CC5140" w:rsidRPr="002579E8" w:rsidRDefault="00BA0280" w:rsidP="002579E8">
      <w:pPr>
        <w:pStyle w:val="ListParagraph"/>
        <w:numPr>
          <w:ilvl w:val="1"/>
          <w:numId w:val="30"/>
        </w:numPr>
        <w:spacing w:before="120"/>
        <w:ind w:left="1134" w:hanging="425"/>
      </w:pPr>
      <w:r w:rsidRPr="002579E8">
        <w:rPr>
          <w:b/>
        </w:rPr>
        <w:t xml:space="preserve">- </w:t>
      </w:r>
      <w:r w:rsidRPr="002579E8">
        <w:rPr>
          <w:color w:val="333333"/>
        </w:rPr>
        <w:t>Pipe support systems shall be in accordance with PIM-DU-5138</w:t>
      </w:r>
      <w:r w:rsidR="00477B23" w:rsidRPr="002579E8">
        <w:rPr>
          <w:color w:val="333333"/>
        </w:rPr>
        <w:t>-TCO</w:t>
      </w:r>
      <w:r w:rsidRPr="002579E8">
        <w:rPr>
          <w:color w:val="333333"/>
        </w:rPr>
        <w:t xml:space="preserve"> for onshore piping systems.</w:t>
      </w:r>
    </w:p>
    <w:p w14:paraId="019C65ED" w14:textId="48DFD8FD" w:rsidR="00BA0280" w:rsidRPr="002579E8" w:rsidRDefault="00BA0280" w:rsidP="002579E8">
      <w:pPr>
        <w:pStyle w:val="ListParagraph"/>
        <w:numPr>
          <w:ilvl w:val="1"/>
          <w:numId w:val="30"/>
        </w:numPr>
        <w:spacing w:before="120" w:after="120"/>
        <w:ind w:left="1134" w:hanging="425"/>
      </w:pPr>
      <w:r w:rsidRPr="002579E8">
        <w:rPr>
          <w:b/>
        </w:rPr>
        <w:t>-</w:t>
      </w:r>
      <w:r w:rsidRPr="002579E8">
        <w:rPr>
          <w:b/>
          <w:spacing w:val="2"/>
        </w:rPr>
        <w:t xml:space="preserve"> </w:t>
      </w:r>
      <w:r w:rsidRPr="002579E8">
        <w:rPr>
          <w:color w:val="333333"/>
        </w:rPr>
        <w:t>Clad</w:t>
      </w:r>
      <w:r w:rsidRPr="002579E8">
        <w:rPr>
          <w:color w:val="333333"/>
          <w:spacing w:val="9"/>
        </w:rPr>
        <w:t xml:space="preserve"> </w:t>
      </w:r>
      <w:r w:rsidRPr="002579E8">
        <w:rPr>
          <w:color w:val="333333"/>
        </w:rPr>
        <w:t>piping</w:t>
      </w:r>
      <w:r w:rsidRPr="002579E8">
        <w:rPr>
          <w:color w:val="333333"/>
          <w:spacing w:val="10"/>
        </w:rPr>
        <w:t xml:space="preserve"> </w:t>
      </w:r>
      <w:r w:rsidRPr="002579E8">
        <w:rPr>
          <w:color w:val="333333"/>
        </w:rPr>
        <w:t>shall</w:t>
      </w:r>
      <w:r w:rsidRPr="002579E8">
        <w:rPr>
          <w:color w:val="333333"/>
          <w:spacing w:val="9"/>
        </w:rPr>
        <w:t xml:space="preserve"> </w:t>
      </w:r>
      <w:r w:rsidRPr="002579E8">
        <w:rPr>
          <w:color w:val="333333"/>
        </w:rPr>
        <w:t>be</w:t>
      </w:r>
      <w:r w:rsidRPr="002579E8">
        <w:rPr>
          <w:color w:val="333333"/>
          <w:spacing w:val="9"/>
        </w:rPr>
        <w:t xml:space="preserve"> </w:t>
      </w:r>
      <w:r w:rsidRPr="002579E8">
        <w:rPr>
          <w:color w:val="333333"/>
        </w:rPr>
        <w:t>fabricated</w:t>
      </w:r>
      <w:r w:rsidRPr="002579E8">
        <w:rPr>
          <w:color w:val="333333"/>
          <w:spacing w:val="10"/>
        </w:rPr>
        <w:t xml:space="preserve"> </w:t>
      </w:r>
      <w:r w:rsidRPr="002579E8">
        <w:rPr>
          <w:color w:val="333333"/>
        </w:rPr>
        <w:t>and</w:t>
      </w:r>
      <w:r w:rsidRPr="002579E8">
        <w:rPr>
          <w:color w:val="333333"/>
          <w:spacing w:val="9"/>
        </w:rPr>
        <w:t xml:space="preserve"> </w:t>
      </w:r>
      <w:r w:rsidRPr="002579E8">
        <w:rPr>
          <w:color w:val="333333"/>
        </w:rPr>
        <w:t>installed</w:t>
      </w:r>
      <w:r w:rsidRPr="002579E8">
        <w:rPr>
          <w:color w:val="333333"/>
          <w:spacing w:val="10"/>
        </w:rPr>
        <w:t xml:space="preserve"> </w:t>
      </w:r>
      <w:r w:rsidRPr="002579E8">
        <w:rPr>
          <w:color w:val="333333"/>
        </w:rPr>
        <w:t>in</w:t>
      </w:r>
      <w:r w:rsidRPr="002579E8">
        <w:rPr>
          <w:color w:val="333333"/>
          <w:spacing w:val="9"/>
        </w:rPr>
        <w:t xml:space="preserve"> </w:t>
      </w:r>
      <w:r w:rsidRPr="002579E8">
        <w:rPr>
          <w:color w:val="333333"/>
        </w:rPr>
        <w:t>accordance</w:t>
      </w:r>
      <w:r w:rsidRPr="002579E8">
        <w:rPr>
          <w:color w:val="333333"/>
          <w:spacing w:val="10"/>
        </w:rPr>
        <w:t xml:space="preserve"> </w:t>
      </w:r>
      <w:r w:rsidRPr="002579E8">
        <w:rPr>
          <w:color w:val="333333"/>
        </w:rPr>
        <w:t>with</w:t>
      </w:r>
      <w:r w:rsidRPr="002579E8">
        <w:rPr>
          <w:color w:val="333333"/>
          <w:spacing w:val="9"/>
        </w:rPr>
        <w:t xml:space="preserve"> </w:t>
      </w:r>
      <w:r w:rsidRPr="002579E8">
        <w:rPr>
          <w:color w:val="333333"/>
        </w:rPr>
        <w:t>the</w:t>
      </w:r>
      <w:r w:rsidRPr="002579E8">
        <w:rPr>
          <w:color w:val="333333"/>
          <w:spacing w:val="9"/>
        </w:rPr>
        <w:t xml:space="preserve"> </w:t>
      </w:r>
      <w:r w:rsidRPr="002579E8">
        <w:rPr>
          <w:color w:val="333333"/>
        </w:rPr>
        <w:t>requirements</w:t>
      </w:r>
      <w:r w:rsidRPr="002579E8">
        <w:rPr>
          <w:color w:val="333333"/>
          <w:spacing w:val="10"/>
        </w:rPr>
        <w:t xml:space="preserve"> </w:t>
      </w:r>
      <w:r w:rsidRPr="002579E8">
        <w:rPr>
          <w:color w:val="333333"/>
        </w:rPr>
        <w:t>of</w:t>
      </w:r>
      <w:r w:rsidRPr="002579E8">
        <w:rPr>
          <w:color w:val="333333"/>
          <w:spacing w:val="9"/>
        </w:rPr>
        <w:t xml:space="preserve"> </w:t>
      </w:r>
      <w:r w:rsidRPr="002579E8">
        <w:rPr>
          <w:color w:val="333333"/>
        </w:rPr>
        <w:t>PIM-SU-</w:t>
      </w:r>
      <w:r w:rsidRPr="002579E8">
        <w:rPr>
          <w:color w:val="333333"/>
          <w:spacing w:val="-2"/>
        </w:rPr>
        <w:t>6098</w:t>
      </w:r>
      <w:r w:rsidR="000046EC" w:rsidRPr="002579E8">
        <w:rPr>
          <w:color w:val="333333"/>
          <w:spacing w:val="-2"/>
        </w:rPr>
        <w:t>-TCO</w:t>
      </w:r>
      <w:r w:rsidRPr="002579E8">
        <w:rPr>
          <w:color w:val="333333"/>
          <w:spacing w:val="-2"/>
        </w:rPr>
        <w:t>.</w:t>
      </w:r>
    </w:p>
    <w:p w14:paraId="27F8A65B" w14:textId="2A27A39E" w:rsidR="00AC4752" w:rsidRPr="002579E8" w:rsidRDefault="00BA0280" w:rsidP="002579E8">
      <w:pPr>
        <w:pStyle w:val="ListParagraph"/>
        <w:numPr>
          <w:ilvl w:val="1"/>
          <w:numId w:val="30"/>
        </w:numPr>
        <w:tabs>
          <w:tab w:val="left" w:pos="605"/>
        </w:tabs>
        <w:spacing w:before="120"/>
        <w:ind w:left="1134" w:hanging="425"/>
      </w:pPr>
      <w:r w:rsidRPr="002579E8">
        <w:rPr>
          <w:b/>
        </w:rPr>
        <w:t xml:space="preserve">- </w:t>
      </w:r>
      <w:r w:rsidRPr="002579E8">
        <w:rPr>
          <w:color w:val="333333"/>
        </w:rPr>
        <w:t xml:space="preserve">Piping systems constructed using </w:t>
      </w:r>
      <w:r w:rsidR="00CC39EE" w:rsidRPr="002579E8">
        <w:rPr>
          <w:color w:val="333333"/>
        </w:rPr>
        <w:t>d</w:t>
      </w:r>
      <w:r w:rsidRPr="002579E8">
        <w:rPr>
          <w:color w:val="333333"/>
        </w:rPr>
        <w:t xml:space="preserve">uplex or </w:t>
      </w:r>
      <w:r w:rsidR="00CC39EE" w:rsidRPr="002579E8">
        <w:rPr>
          <w:color w:val="333333"/>
        </w:rPr>
        <w:t>s</w:t>
      </w:r>
      <w:r w:rsidRPr="002579E8">
        <w:rPr>
          <w:color w:val="333333"/>
        </w:rPr>
        <w:t xml:space="preserve">uper duplex stainless steel shall meet the requirements of CPM- </w:t>
      </w:r>
      <w:r w:rsidRPr="002579E8">
        <w:rPr>
          <w:color w:val="333333"/>
          <w:spacing w:val="-2"/>
        </w:rPr>
        <w:t>SU-5011</w:t>
      </w:r>
      <w:r w:rsidR="003107CB" w:rsidRPr="002579E8">
        <w:rPr>
          <w:color w:val="333333"/>
          <w:spacing w:val="-2"/>
        </w:rPr>
        <w:t>-</w:t>
      </w:r>
      <w:r w:rsidR="000046EC" w:rsidRPr="002579E8">
        <w:rPr>
          <w:color w:val="333333"/>
          <w:spacing w:val="-2"/>
        </w:rPr>
        <w:t>TCO</w:t>
      </w:r>
      <w:r w:rsidRPr="002579E8">
        <w:rPr>
          <w:color w:val="333333"/>
          <w:spacing w:val="-2"/>
        </w:rPr>
        <w:t>.</w:t>
      </w:r>
    </w:p>
    <w:p w14:paraId="412524BA" w14:textId="2625058A" w:rsidR="00300E88" w:rsidRPr="002579E8" w:rsidRDefault="00300E88" w:rsidP="002579E8">
      <w:pPr>
        <w:pStyle w:val="ListParagraph"/>
        <w:numPr>
          <w:ilvl w:val="1"/>
          <w:numId w:val="30"/>
        </w:numPr>
        <w:tabs>
          <w:tab w:val="left" w:pos="540"/>
        </w:tabs>
        <w:spacing w:before="120"/>
        <w:ind w:left="1134" w:hanging="425"/>
      </w:pPr>
      <w:r w:rsidRPr="002579E8">
        <w:rPr>
          <w:b/>
        </w:rPr>
        <w:t>-</w:t>
      </w:r>
      <w:r w:rsidRPr="002579E8">
        <w:rPr>
          <w:b/>
          <w:spacing w:val="2"/>
        </w:rPr>
        <w:t xml:space="preserve"> </w:t>
      </w:r>
      <w:r w:rsidRPr="002579E8">
        <w:rPr>
          <w:color w:val="333333"/>
        </w:rPr>
        <w:t>Piping</w:t>
      </w:r>
      <w:r w:rsidRPr="002579E8">
        <w:rPr>
          <w:color w:val="333333"/>
          <w:spacing w:val="10"/>
        </w:rPr>
        <w:t xml:space="preserve"> </w:t>
      </w:r>
      <w:r w:rsidRPr="002579E8">
        <w:rPr>
          <w:color w:val="333333"/>
        </w:rPr>
        <w:t>systems</w:t>
      </w:r>
      <w:r w:rsidRPr="002579E8">
        <w:rPr>
          <w:color w:val="333333"/>
          <w:spacing w:val="10"/>
        </w:rPr>
        <w:t xml:space="preserve"> </w:t>
      </w:r>
      <w:r w:rsidRPr="002579E8">
        <w:rPr>
          <w:color w:val="333333"/>
        </w:rPr>
        <w:t>constructed</w:t>
      </w:r>
      <w:r w:rsidRPr="002579E8">
        <w:rPr>
          <w:color w:val="333333"/>
          <w:spacing w:val="10"/>
        </w:rPr>
        <w:t xml:space="preserve"> </w:t>
      </w:r>
      <w:r w:rsidRPr="002579E8">
        <w:rPr>
          <w:color w:val="333333"/>
        </w:rPr>
        <w:t>using</w:t>
      </w:r>
      <w:r w:rsidRPr="002579E8">
        <w:rPr>
          <w:color w:val="333333"/>
          <w:spacing w:val="10"/>
        </w:rPr>
        <w:t xml:space="preserve"> </w:t>
      </w:r>
      <w:r w:rsidR="00CC39EE" w:rsidRPr="002579E8">
        <w:rPr>
          <w:color w:val="333333"/>
          <w:spacing w:val="10"/>
        </w:rPr>
        <w:t>n</w:t>
      </w:r>
      <w:r w:rsidR="00413725" w:rsidRPr="002579E8">
        <w:rPr>
          <w:color w:val="333333"/>
          <w:spacing w:val="10"/>
        </w:rPr>
        <w:t xml:space="preserve">ickel </w:t>
      </w:r>
      <w:r w:rsidRPr="002579E8">
        <w:rPr>
          <w:color w:val="333333"/>
        </w:rPr>
        <w:t>alloy</w:t>
      </w:r>
      <w:r w:rsidR="0026460A" w:rsidRPr="002579E8">
        <w:rPr>
          <w:color w:val="333333"/>
        </w:rPr>
        <w:t>s</w:t>
      </w:r>
      <w:r w:rsidRPr="002579E8">
        <w:rPr>
          <w:color w:val="333333"/>
          <w:spacing w:val="10"/>
        </w:rPr>
        <w:t xml:space="preserve"> </w:t>
      </w:r>
      <w:r w:rsidRPr="002579E8">
        <w:rPr>
          <w:color w:val="333333"/>
        </w:rPr>
        <w:t>shall</w:t>
      </w:r>
      <w:r w:rsidRPr="002579E8">
        <w:rPr>
          <w:color w:val="333333"/>
          <w:spacing w:val="9"/>
        </w:rPr>
        <w:t xml:space="preserve"> </w:t>
      </w:r>
      <w:r w:rsidRPr="002579E8">
        <w:rPr>
          <w:color w:val="333333"/>
        </w:rPr>
        <w:t>meet</w:t>
      </w:r>
      <w:r w:rsidRPr="002579E8">
        <w:rPr>
          <w:color w:val="333333"/>
          <w:spacing w:val="10"/>
        </w:rPr>
        <w:t xml:space="preserve"> </w:t>
      </w:r>
      <w:r w:rsidRPr="002579E8">
        <w:rPr>
          <w:color w:val="333333"/>
        </w:rPr>
        <w:t>the</w:t>
      </w:r>
      <w:r w:rsidRPr="002579E8">
        <w:rPr>
          <w:color w:val="333333"/>
          <w:spacing w:val="10"/>
        </w:rPr>
        <w:t xml:space="preserve"> </w:t>
      </w:r>
      <w:r w:rsidRPr="002579E8">
        <w:rPr>
          <w:color w:val="333333"/>
        </w:rPr>
        <w:t>requirements</w:t>
      </w:r>
      <w:r w:rsidRPr="002579E8">
        <w:rPr>
          <w:color w:val="333333"/>
          <w:spacing w:val="10"/>
        </w:rPr>
        <w:t xml:space="preserve"> </w:t>
      </w:r>
      <w:r w:rsidRPr="002579E8">
        <w:rPr>
          <w:color w:val="333333"/>
        </w:rPr>
        <w:t>of</w:t>
      </w:r>
      <w:r w:rsidRPr="002579E8">
        <w:rPr>
          <w:color w:val="333333"/>
          <w:spacing w:val="10"/>
        </w:rPr>
        <w:t xml:space="preserve"> </w:t>
      </w:r>
      <w:r w:rsidRPr="002579E8">
        <w:rPr>
          <w:color w:val="333333"/>
        </w:rPr>
        <w:t>CPM-SU-</w:t>
      </w:r>
      <w:r w:rsidRPr="002579E8">
        <w:rPr>
          <w:color w:val="333333"/>
          <w:spacing w:val="-2"/>
        </w:rPr>
        <w:t>5013</w:t>
      </w:r>
      <w:r w:rsidR="00413725" w:rsidRPr="002579E8">
        <w:rPr>
          <w:color w:val="333333"/>
          <w:spacing w:val="-2"/>
        </w:rPr>
        <w:t>-TCO</w:t>
      </w:r>
      <w:r w:rsidRPr="002579E8">
        <w:rPr>
          <w:color w:val="333333"/>
          <w:spacing w:val="-2"/>
        </w:rPr>
        <w:t>.</w:t>
      </w:r>
    </w:p>
    <w:p w14:paraId="6F71C577" w14:textId="71D741BA" w:rsidR="00300E88" w:rsidRPr="002579E8" w:rsidRDefault="00300E88" w:rsidP="002579E8">
      <w:pPr>
        <w:pStyle w:val="ListParagraph"/>
        <w:numPr>
          <w:ilvl w:val="1"/>
          <w:numId w:val="30"/>
        </w:numPr>
        <w:tabs>
          <w:tab w:val="left" w:pos="540"/>
        </w:tabs>
        <w:spacing w:before="120" w:after="120"/>
        <w:ind w:left="1134" w:hanging="425"/>
      </w:pPr>
      <w:r w:rsidRPr="002579E8">
        <w:rPr>
          <w:b/>
        </w:rPr>
        <w:t xml:space="preserve">- </w:t>
      </w:r>
      <w:r w:rsidRPr="002579E8">
        <w:rPr>
          <w:color w:val="333333"/>
        </w:rPr>
        <w:t>Instrument</w:t>
      </w:r>
      <w:r w:rsidRPr="002579E8">
        <w:rPr>
          <w:color w:val="333333"/>
          <w:spacing w:val="9"/>
        </w:rPr>
        <w:t xml:space="preserve"> </w:t>
      </w:r>
      <w:r w:rsidRPr="002579E8">
        <w:rPr>
          <w:color w:val="333333"/>
        </w:rPr>
        <w:t>tubing</w:t>
      </w:r>
      <w:r w:rsidRPr="002579E8">
        <w:rPr>
          <w:color w:val="333333"/>
          <w:spacing w:val="8"/>
        </w:rPr>
        <w:t xml:space="preserve"> </w:t>
      </w:r>
      <w:r w:rsidRPr="002579E8">
        <w:rPr>
          <w:color w:val="333333"/>
        </w:rPr>
        <w:t>shall</w:t>
      </w:r>
      <w:r w:rsidRPr="002579E8">
        <w:rPr>
          <w:color w:val="333333"/>
          <w:spacing w:val="8"/>
        </w:rPr>
        <w:t xml:space="preserve"> </w:t>
      </w:r>
      <w:r w:rsidRPr="002579E8">
        <w:rPr>
          <w:color w:val="333333"/>
        </w:rPr>
        <w:t>be</w:t>
      </w:r>
      <w:r w:rsidRPr="002579E8">
        <w:rPr>
          <w:color w:val="333333"/>
          <w:spacing w:val="8"/>
        </w:rPr>
        <w:t xml:space="preserve"> </w:t>
      </w:r>
      <w:r w:rsidRPr="002579E8">
        <w:rPr>
          <w:color w:val="333333"/>
        </w:rPr>
        <w:t>subject</w:t>
      </w:r>
      <w:r w:rsidRPr="002579E8">
        <w:rPr>
          <w:color w:val="333333"/>
          <w:spacing w:val="8"/>
        </w:rPr>
        <w:t xml:space="preserve"> </w:t>
      </w:r>
      <w:r w:rsidRPr="002579E8">
        <w:rPr>
          <w:color w:val="333333"/>
        </w:rPr>
        <w:t>to</w:t>
      </w:r>
      <w:r w:rsidRPr="002579E8">
        <w:rPr>
          <w:color w:val="333333"/>
          <w:spacing w:val="8"/>
        </w:rPr>
        <w:t xml:space="preserve"> </w:t>
      </w:r>
      <w:r w:rsidRPr="002579E8">
        <w:rPr>
          <w:color w:val="333333"/>
        </w:rPr>
        <w:t>the</w:t>
      </w:r>
      <w:r w:rsidRPr="002579E8">
        <w:rPr>
          <w:color w:val="333333"/>
          <w:spacing w:val="8"/>
        </w:rPr>
        <w:t xml:space="preserve"> </w:t>
      </w:r>
      <w:r w:rsidRPr="002579E8">
        <w:rPr>
          <w:color w:val="333333"/>
        </w:rPr>
        <w:t>requirements</w:t>
      </w:r>
      <w:r w:rsidRPr="002579E8">
        <w:rPr>
          <w:color w:val="333333"/>
          <w:spacing w:val="8"/>
        </w:rPr>
        <w:t xml:space="preserve"> </w:t>
      </w:r>
      <w:r w:rsidRPr="002579E8">
        <w:rPr>
          <w:color w:val="333333"/>
        </w:rPr>
        <w:t>in</w:t>
      </w:r>
      <w:r w:rsidRPr="002579E8">
        <w:rPr>
          <w:color w:val="333333"/>
          <w:spacing w:val="8"/>
        </w:rPr>
        <w:t xml:space="preserve"> </w:t>
      </w:r>
      <w:r w:rsidRPr="002579E8">
        <w:rPr>
          <w:color w:val="333333"/>
        </w:rPr>
        <w:t>ICM-SU-</w:t>
      </w:r>
      <w:r w:rsidRPr="002579E8">
        <w:rPr>
          <w:color w:val="333333"/>
          <w:spacing w:val="-2"/>
        </w:rPr>
        <w:t>5139</w:t>
      </w:r>
      <w:r w:rsidR="00413725" w:rsidRPr="002579E8">
        <w:rPr>
          <w:color w:val="333333"/>
          <w:spacing w:val="-2"/>
        </w:rPr>
        <w:t>-TCO</w:t>
      </w:r>
      <w:r w:rsidRPr="002579E8">
        <w:rPr>
          <w:color w:val="333333"/>
          <w:spacing w:val="-2"/>
        </w:rPr>
        <w:t>.</w:t>
      </w:r>
    </w:p>
    <w:p w14:paraId="4A5A8417" w14:textId="65BDA125" w:rsidR="005B0358" w:rsidRPr="002579E8" w:rsidRDefault="00300E88" w:rsidP="002579E8">
      <w:pPr>
        <w:pStyle w:val="ListParagraph"/>
        <w:numPr>
          <w:ilvl w:val="1"/>
          <w:numId w:val="30"/>
        </w:numPr>
        <w:tabs>
          <w:tab w:val="left" w:pos="540"/>
        </w:tabs>
        <w:spacing w:before="120" w:after="120" w:line="381" w:lineRule="auto"/>
        <w:ind w:left="1134" w:hanging="425"/>
      </w:pPr>
      <w:r w:rsidRPr="002579E8">
        <w:rPr>
          <w:b/>
        </w:rPr>
        <w:t xml:space="preserve">- </w:t>
      </w:r>
      <w:r w:rsidR="003D4E2A" w:rsidRPr="002579E8">
        <w:rPr>
          <w:color w:val="333333"/>
        </w:rPr>
        <w:t>Not applicable in TCO</w:t>
      </w:r>
      <w:r w:rsidRPr="002579E8">
        <w:rPr>
          <w:color w:val="333333"/>
        </w:rPr>
        <w:t>.</w:t>
      </w:r>
      <w:bookmarkEnd w:id="15"/>
    </w:p>
    <w:p w14:paraId="4A5A8435" w14:textId="5DAE0EF0" w:rsidR="005B0358" w:rsidRPr="002579E8" w:rsidRDefault="00BC0477" w:rsidP="00EF61E1">
      <w:pPr>
        <w:pStyle w:val="ListParagraph"/>
        <w:numPr>
          <w:ilvl w:val="1"/>
          <w:numId w:val="30"/>
        </w:numPr>
        <w:tabs>
          <w:tab w:val="left" w:pos="605"/>
        </w:tabs>
        <w:spacing w:before="120" w:after="120"/>
        <w:ind w:left="1134" w:hanging="425"/>
      </w:pPr>
      <w:bookmarkStart w:id="36" w:name="4___General_Requirements"/>
      <w:bookmarkEnd w:id="36"/>
      <w:r w:rsidRPr="002579E8">
        <w:rPr>
          <w:b/>
        </w:rPr>
        <w:t xml:space="preserve">- </w:t>
      </w:r>
      <w:r w:rsidRPr="002579E8">
        <w:rPr>
          <w:color w:val="333333"/>
        </w:rPr>
        <w:t xml:space="preserve">Where indicated in the piping material class specifications, piping systems designed in accordance with high </w:t>
      </w:r>
      <w:r w:rsidR="00124F57" w:rsidRPr="002579E8">
        <w:rPr>
          <w:color w:val="333333"/>
        </w:rPr>
        <w:t>pressure ASME</w:t>
      </w:r>
      <w:r w:rsidRPr="002579E8">
        <w:rPr>
          <w:color w:val="333333"/>
        </w:rPr>
        <w:t xml:space="preserve"> B31.3 Chapter IX requirements shall meet the additional fabrication and welding requirements in ASME B31.3 Chapter</w:t>
      </w:r>
      <w:r w:rsidR="002579E8" w:rsidRPr="002579E8">
        <w:rPr>
          <w:color w:val="333333"/>
        </w:rPr>
        <w:t xml:space="preserve"> </w:t>
      </w:r>
      <w:r w:rsidRPr="002579E8">
        <w:rPr>
          <w:color w:val="333333"/>
        </w:rPr>
        <w:t>IX.</w:t>
      </w:r>
    </w:p>
    <w:p w14:paraId="4A5A8437" w14:textId="26370452" w:rsidR="005B0358" w:rsidRPr="002579E8" w:rsidRDefault="00BC0477" w:rsidP="002579E8">
      <w:pPr>
        <w:pStyle w:val="ListParagraph"/>
        <w:numPr>
          <w:ilvl w:val="1"/>
          <w:numId w:val="30"/>
        </w:numPr>
        <w:tabs>
          <w:tab w:val="left" w:pos="605"/>
        </w:tabs>
        <w:spacing w:before="120" w:after="120"/>
        <w:ind w:left="1134" w:hanging="425"/>
      </w:pPr>
      <w:r w:rsidRPr="002579E8">
        <w:rPr>
          <w:b/>
        </w:rPr>
        <w:t>-</w:t>
      </w:r>
      <w:r w:rsidRPr="002579E8">
        <w:rPr>
          <w:b/>
          <w:spacing w:val="4"/>
        </w:rPr>
        <w:t xml:space="preserve"> </w:t>
      </w:r>
      <w:r w:rsidRPr="002579E8">
        <w:rPr>
          <w:color w:val="333333"/>
        </w:rPr>
        <w:t>Non-pressure-tested</w:t>
      </w:r>
      <w:r w:rsidRPr="002579E8">
        <w:rPr>
          <w:color w:val="333333"/>
          <w:spacing w:val="12"/>
        </w:rPr>
        <w:t xml:space="preserve"> </w:t>
      </w:r>
      <w:r w:rsidRPr="002579E8">
        <w:rPr>
          <w:color w:val="333333"/>
        </w:rPr>
        <w:t>closure</w:t>
      </w:r>
      <w:r w:rsidRPr="002579E8">
        <w:rPr>
          <w:color w:val="333333"/>
          <w:spacing w:val="11"/>
        </w:rPr>
        <w:t xml:space="preserve"> </w:t>
      </w:r>
      <w:r w:rsidRPr="002579E8">
        <w:rPr>
          <w:color w:val="333333"/>
        </w:rPr>
        <w:t>welds</w:t>
      </w:r>
      <w:r w:rsidRPr="002579E8">
        <w:rPr>
          <w:color w:val="333333"/>
          <w:spacing w:val="12"/>
        </w:rPr>
        <w:t xml:space="preserve"> </w:t>
      </w:r>
      <w:r w:rsidRPr="002579E8">
        <w:rPr>
          <w:color w:val="333333"/>
        </w:rPr>
        <w:t>shall</w:t>
      </w:r>
      <w:r w:rsidRPr="002579E8">
        <w:rPr>
          <w:color w:val="333333"/>
          <w:spacing w:val="12"/>
        </w:rPr>
        <w:t xml:space="preserve"> </w:t>
      </w:r>
      <w:r w:rsidRPr="002579E8">
        <w:rPr>
          <w:color w:val="333333"/>
        </w:rPr>
        <w:t>comply</w:t>
      </w:r>
      <w:r w:rsidRPr="002579E8">
        <w:rPr>
          <w:color w:val="333333"/>
          <w:spacing w:val="12"/>
        </w:rPr>
        <w:t xml:space="preserve"> </w:t>
      </w:r>
      <w:r w:rsidRPr="002579E8">
        <w:rPr>
          <w:color w:val="333333"/>
        </w:rPr>
        <w:t>with</w:t>
      </w:r>
      <w:r w:rsidRPr="002579E8">
        <w:rPr>
          <w:color w:val="333333"/>
          <w:spacing w:val="11"/>
        </w:rPr>
        <w:t xml:space="preserve"> </w:t>
      </w:r>
      <w:r w:rsidRPr="002579E8">
        <w:rPr>
          <w:color w:val="333333"/>
        </w:rPr>
        <w:t>the</w:t>
      </w:r>
      <w:r w:rsidRPr="002579E8">
        <w:rPr>
          <w:color w:val="333333"/>
          <w:spacing w:val="12"/>
        </w:rPr>
        <w:t xml:space="preserve"> </w:t>
      </w:r>
      <w:r w:rsidRPr="002579E8">
        <w:rPr>
          <w:color w:val="333333"/>
        </w:rPr>
        <w:t>requirements</w:t>
      </w:r>
      <w:r w:rsidRPr="002579E8">
        <w:rPr>
          <w:color w:val="333333"/>
          <w:spacing w:val="12"/>
        </w:rPr>
        <w:t xml:space="preserve"> </w:t>
      </w:r>
      <w:r w:rsidRPr="002579E8">
        <w:rPr>
          <w:color w:val="333333"/>
        </w:rPr>
        <w:t>of</w:t>
      </w:r>
      <w:r w:rsidRPr="002579E8">
        <w:rPr>
          <w:color w:val="333333"/>
          <w:spacing w:val="12"/>
        </w:rPr>
        <w:t xml:space="preserve"> </w:t>
      </w:r>
      <w:r w:rsidRPr="002579E8">
        <w:rPr>
          <w:color w:val="333333"/>
        </w:rPr>
        <w:t>WEM-SU-</w:t>
      </w:r>
      <w:r w:rsidRPr="002579E8">
        <w:rPr>
          <w:color w:val="333333"/>
          <w:spacing w:val="-4"/>
        </w:rPr>
        <w:t>5246</w:t>
      </w:r>
      <w:r w:rsidR="00E724F8" w:rsidRPr="002579E8">
        <w:rPr>
          <w:color w:val="333333"/>
          <w:spacing w:val="-4"/>
        </w:rPr>
        <w:t>-TCO</w:t>
      </w:r>
    </w:p>
    <w:p w14:paraId="4A5A8438" w14:textId="516C732D" w:rsidR="005B0358" w:rsidRPr="002579E8" w:rsidRDefault="00BC0477" w:rsidP="00E95541">
      <w:pPr>
        <w:pStyle w:val="ListParagraph"/>
        <w:numPr>
          <w:ilvl w:val="1"/>
          <w:numId w:val="30"/>
        </w:numPr>
        <w:tabs>
          <w:tab w:val="left" w:pos="605"/>
        </w:tabs>
        <w:spacing w:before="120" w:after="120"/>
        <w:ind w:left="1134" w:hanging="425"/>
      </w:pPr>
      <w:r w:rsidRPr="002579E8">
        <w:rPr>
          <w:b/>
        </w:rPr>
        <w:t>-</w:t>
      </w:r>
      <w:r w:rsidRPr="002579E8">
        <w:rPr>
          <w:rFonts w:ascii="Arial"/>
          <w:b/>
        </w:rPr>
        <w:t xml:space="preserve"> </w:t>
      </w:r>
      <w:r w:rsidRPr="002579E8">
        <w:rPr>
          <w:color w:val="333333"/>
        </w:rPr>
        <w:t xml:space="preserve">Supplier shall meet all the requirements of </w:t>
      </w:r>
      <w:r w:rsidR="009F6E08" w:rsidRPr="002579E8">
        <w:rPr>
          <w:color w:val="333333"/>
        </w:rPr>
        <w:t>015-0000-QAC-PRO-20121-01</w:t>
      </w:r>
      <w:r w:rsidR="00A37418" w:rsidRPr="002579E8">
        <w:rPr>
          <w:color w:val="333333"/>
        </w:rPr>
        <w:t xml:space="preserve"> </w:t>
      </w:r>
      <w:r w:rsidRPr="002579E8">
        <w:rPr>
          <w:color w:val="333333"/>
        </w:rPr>
        <w:t xml:space="preserve">unless exemption is provided </w:t>
      </w:r>
      <w:r w:rsidRPr="002579E8">
        <w:rPr>
          <w:color w:val="333333"/>
        </w:rPr>
        <w:lastRenderedPageBreak/>
        <w:t>by the Owner prior to</w:t>
      </w:r>
      <w:r w:rsidR="00550FB7" w:rsidRPr="002579E8">
        <w:rPr>
          <w:color w:val="333333"/>
          <w:spacing w:val="40"/>
        </w:rPr>
        <w:t xml:space="preserve"> </w:t>
      </w:r>
      <w:r w:rsidRPr="002579E8">
        <w:rPr>
          <w:color w:val="333333"/>
        </w:rPr>
        <w:t>the</w:t>
      </w:r>
      <w:r w:rsidR="009F6E08" w:rsidRPr="002579E8">
        <w:rPr>
          <w:color w:val="333333"/>
        </w:rPr>
        <w:t xml:space="preserve"> </w:t>
      </w:r>
      <w:r w:rsidRPr="002579E8">
        <w:rPr>
          <w:color w:val="333333"/>
        </w:rPr>
        <w:t>start of fabrication.</w:t>
      </w:r>
    </w:p>
    <w:p w14:paraId="4A5A8439" w14:textId="07EA71E2" w:rsidR="005B0358" w:rsidRPr="002579E8" w:rsidRDefault="00BC0477" w:rsidP="00381D3F">
      <w:pPr>
        <w:pStyle w:val="ListParagraph"/>
        <w:numPr>
          <w:ilvl w:val="1"/>
          <w:numId w:val="30"/>
        </w:numPr>
        <w:tabs>
          <w:tab w:val="left" w:pos="540"/>
        </w:tabs>
        <w:spacing w:before="120"/>
        <w:ind w:left="1134" w:hanging="425"/>
      </w:pPr>
      <w:r w:rsidRPr="002579E8">
        <w:rPr>
          <w:b/>
        </w:rPr>
        <w:t>-</w:t>
      </w:r>
      <w:r w:rsidRPr="002579E8">
        <w:rPr>
          <w:rFonts w:ascii="Arial"/>
          <w:b/>
        </w:rPr>
        <w:t xml:space="preserve"> </w:t>
      </w:r>
      <w:r w:rsidRPr="002579E8">
        <w:rPr>
          <w:color w:val="333333"/>
        </w:rPr>
        <w:t xml:space="preserve">Piping systems constructed of API 5L Grade X60 and Grade X65 materials shall meet the additional requirements </w:t>
      </w:r>
      <w:r w:rsidR="000F3558" w:rsidRPr="002579E8">
        <w:rPr>
          <w:color w:val="333333"/>
        </w:rPr>
        <w:t>specified in</w:t>
      </w:r>
      <w:r w:rsidRPr="002579E8">
        <w:rPr>
          <w:color w:val="333333"/>
        </w:rPr>
        <w:t xml:space="preserve"> Section </w:t>
      </w:r>
      <w:hyperlink w:anchor="_bookmark54" w:history="1">
        <w:r w:rsidRPr="002579E8">
          <w:rPr>
            <w:u w:val="single"/>
          </w:rPr>
          <w:t>20</w:t>
        </w:r>
      </w:hyperlink>
      <w:r w:rsidRPr="002579E8">
        <w:rPr>
          <w:color w:val="333333"/>
        </w:rPr>
        <w:t>.</w:t>
      </w:r>
    </w:p>
    <w:p w14:paraId="4A5A843A" w14:textId="77777777" w:rsidR="005B0358" w:rsidRPr="002579E8" w:rsidRDefault="00BC0477" w:rsidP="002579E8">
      <w:pPr>
        <w:pStyle w:val="ListParagraph"/>
        <w:numPr>
          <w:ilvl w:val="1"/>
          <w:numId w:val="30"/>
        </w:numPr>
        <w:tabs>
          <w:tab w:val="left" w:pos="605"/>
        </w:tabs>
        <w:spacing w:before="120" w:after="120"/>
        <w:ind w:left="1134" w:hanging="425"/>
      </w:pPr>
      <w:r w:rsidRPr="002579E8">
        <w:rPr>
          <w:b/>
        </w:rPr>
        <w:t>-</w:t>
      </w:r>
      <w:r w:rsidRPr="002579E8">
        <w:rPr>
          <w:rFonts w:ascii="Arial"/>
          <w:b/>
          <w:spacing w:val="1"/>
        </w:rPr>
        <w:t xml:space="preserve"> </w:t>
      </w:r>
      <w:r w:rsidRPr="002579E8">
        <w:rPr>
          <w:color w:val="333333"/>
        </w:rPr>
        <w:t>Welded</w:t>
      </w:r>
      <w:r w:rsidRPr="002579E8">
        <w:rPr>
          <w:color w:val="333333"/>
          <w:spacing w:val="8"/>
        </w:rPr>
        <w:t xml:space="preserve"> </w:t>
      </w:r>
      <w:r w:rsidRPr="002579E8">
        <w:rPr>
          <w:color w:val="333333"/>
        </w:rPr>
        <w:t>pipe</w:t>
      </w:r>
      <w:r w:rsidRPr="002579E8">
        <w:rPr>
          <w:color w:val="333333"/>
          <w:spacing w:val="9"/>
        </w:rPr>
        <w:t xml:space="preserve"> </w:t>
      </w:r>
      <w:r w:rsidRPr="002579E8">
        <w:rPr>
          <w:color w:val="333333"/>
        </w:rPr>
        <w:t>spools</w:t>
      </w:r>
      <w:r w:rsidRPr="002579E8">
        <w:rPr>
          <w:color w:val="333333"/>
          <w:spacing w:val="9"/>
        </w:rPr>
        <w:t xml:space="preserve"> </w:t>
      </w:r>
      <w:r w:rsidRPr="002579E8">
        <w:rPr>
          <w:color w:val="333333"/>
        </w:rPr>
        <w:t>that</w:t>
      </w:r>
      <w:r w:rsidRPr="002579E8">
        <w:rPr>
          <w:color w:val="333333"/>
          <w:spacing w:val="8"/>
        </w:rPr>
        <w:t xml:space="preserve"> </w:t>
      </w:r>
      <w:r w:rsidRPr="002579E8">
        <w:rPr>
          <w:color w:val="333333"/>
        </w:rPr>
        <w:t>require</w:t>
      </w:r>
      <w:r w:rsidRPr="002579E8">
        <w:rPr>
          <w:color w:val="333333"/>
          <w:spacing w:val="9"/>
        </w:rPr>
        <w:t xml:space="preserve"> </w:t>
      </w:r>
      <w:r w:rsidRPr="002579E8">
        <w:rPr>
          <w:color w:val="333333"/>
        </w:rPr>
        <w:t>galvanizing</w:t>
      </w:r>
      <w:r w:rsidRPr="002579E8">
        <w:rPr>
          <w:color w:val="333333"/>
          <w:spacing w:val="8"/>
        </w:rPr>
        <w:t xml:space="preserve"> </w:t>
      </w:r>
      <w:r w:rsidRPr="002579E8">
        <w:rPr>
          <w:color w:val="333333"/>
        </w:rPr>
        <w:t>shall</w:t>
      </w:r>
      <w:r w:rsidRPr="002579E8">
        <w:rPr>
          <w:color w:val="333333"/>
          <w:spacing w:val="9"/>
        </w:rPr>
        <w:t xml:space="preserve"> </w:t>
      </w:r>
      <w:r w:rsidRPr="002579E8">
        <w:rPr>
          <w:color w:val="333333"/>
        </w:rPr>
        <w:t>be</w:t>
      </w:r>
      <w:r w:rsidRPr="002579E8">
        <w:rPr>
          <w:color w:val="333333"/>
          <w:spacing w:val="8"/>
        </w:rPr>
        <w:t xml:space="preserve"> </w:t>
      </w:r>
      <w:r w:rsidRPr="002579E8">
        <w:rPr>
          <w:color w:val="333333"/>
        </w:rPr>
        <w:t>flanged</w:t>
      </w:r>
      <w:r w:rsidRPr="002579E8">
        <w:rPr>
          <w:color w:val="333333"/>
          <w:spacing w:val="9"/>
        </w:rPr>
        <w:t xml:space="preserve"> </w:t>
      </w:r>
      <w:r w:rsidRPr="002579E8">
        <w:rPr>
          <w:color w:val="333333"/>
        </w:rPr>
        <w:t>and</w:t>
      </w:r>
      <w:r w:rsidRPr="002579E8">
        <w:rPr>
          <w:color w:val="333333"/>
          <w:spacing w:val="9"/>
        </w:rPr>
        <w:t xml:space="preserve"> </w:t>
      </w:r>
      <w:r w:rsidRPr="002579E8">
        <w:rPr>
          <w:color w:val="333333"/>
        </w:rPr>
        <w:t>hot</w:t>
      </w:r>
      <w:r w:rsidRPr="002579E8">
        <w:rPr>
          <w:color w:val="333333"/>
          <w:spacing w:val="8"/>
        </w:rPr>
        <w:t xml:space="preserve"> </w:t>
      </w:r>
      <w:r w:rsidRPr="002579E8">
        <w:rPr>
          <w:color w:val="333333"/>
        </w:rPr>
        <w:t>dip</w:t>
      </w:r>
      <w:r w:rsidRPr="002579E8">
        <w:rPr>
          <w:color w:val="333333"/>
          <w:spacing w:val="9"/>
        </w:rPr>
        <w:t xml:space="preserve"> </w:t>
      </w:r>
      <w:r w:rsidRPr="002579E8">
        <w:rPr>
          <w:color w:val="333333"/>
        </w:rPr>
        <w:t>galvanized</w:t>
      </w:r>
      <w:r w:rsidRPr="002579E8">
        <w:rPr>
          <w:color w:val="333333"/>
          <w:spacing w:val="8"/>
        </w:rPr>
        <w:t xml:space="preserve"> </w:t>
      </w:r>
      <w:r w:rsidRPr="002579E8">
        <w:rPr>
          <w:color w:val="333333"/>
        </w:rPr>
        <w:t>after</w:t>
      </w:r>
      <w:r w:rsidRPr="002579E8">
        <w:rPr>
          <w:color w:val="333333"/>
          <w:spacing w:val="9"/>
        </w:rPr>
        <w:t xml:space="preserve"> </w:t>
      </w:r>
      <w:r w:rsidRPr="002579E8">
        <w:rPr>
          <w:color w:val="333333"/>
          <w:spacing w:val="-2"/>
        </w:rPr>
        <w:t>fabrication.</w:t>
      </w:r>
    </w:p>
    <w:p w14:paraId="0966E844" w14:textId="1996813C" w:rsidR="004A435B" w:rsidRPr="002579E8" w:rsidRDefault="00BC0477" w:rsidP="008E4099">
      <w:pPr>
        <w:pStyle w:val="BodyText"/>
        <w:spacing w:before="120" w:after="240"/>
        <w:ind w:left="1418" w:hanging="284"/>
        <w:rPr>
          <w:color w:val="333333"/>
          <w:spacing w:val="-2"/>
          <w:sz w:val="22"/>
          <w:szCs w:val="22"/>
        </w:rPr>
      </w:pPr>
      <w:r w:rsidRPr="002579E8">
        <w:rPr>
          <w:b/>
          <w:sz w:val="22"/>
          <w:szCs w:val="22"/>
        </w:rPr>
        <w:t>4-18.1 -</w:t>
      </w:r>
      <w:r w:rsidRPr="002579E8">
        <w:rPr>
          <w:rFonts w:ascii="Arial"/>
          <w:b/>
          <w:sz w:val="22"/>
          <w:szCs w:val="22"/>
        </w:rPr>
        <w:t xml:space="preserve"> </w:t>
      </w:r>
      <w:r w:rsidRPr="002579E8">
        <w:rPr>
          <w:color w:val="333333"/>
          <w:sz w:val="22"/>
          <w:szCs w:val="22"/>
        </w:rPr>
        <w:t xml:space="preserve">Inspection and preparation of piping for galvanizing applications shall be in accordance with </w:t>
      </w:r>
      <w:r w:rsidR="00B91E5A" w:rsidRPr="002579E8">
        <w:rPr>
          <w:color w:val="333333"/>
          <w:sz w:val="22"/>
          <w:szCs w:val="22"/>
        </w:rPr>
        <w:t>L-ST-2023</w:t>
      </w:r>
    </w:p>
    <w:p w14:paraId="4156947E" w14:textId="77777777" w:rsidR="00E73BE7" w:rsidRPr="00E73BE7" w:rsidRDefault="00E73BE7">
      <w:pPr>
        <w:pStyle w:val="Heading1"/>
        <w:numPr>
          <w:ilvl w:val="0"/>
          <w:numId w:val="67"/>
        </w:numPr>
        <w:spacing w:before="240" w:after="240"/>
        <w:ind w:left="709" w:hanging="709"/>
      </w:pPr>
      <w:bookmarkStart w:id="37" w:name="_Toc205628054"/>
      <w:r w:rsidRPr="00E73BE7">
        <w:t>Material</w:t>
      </w:r>
      <w:bookmarkEnd w:id="37"/>
    </w:p>
    <w:p w14:paraId="5188A63D" w14:textId="14336D9C" w:rsidR="00E73BE7" w:rsidRPr="002579E8" w:rsidRDefault="00E73BE7" w:rsidP="002579E8">
      <w:pPr>
        <w:pStyle w:val="ListParagraph"/>
        <w:numPr>
          <w:ilvl w:val="1"/>
          <w:numId w:val="29"/>
        </w:numPr>
        <w:spacing w:before="240" w:after="120"/>
        <w:ind w:left="1134" w:hanging="425"/>
      </w:pPr>
      <w:r w:rsidRPr="002579E8">
        <w:rPr>
          <w:b/>
        </w:rPr>
        <w:t xml:space="preserve">- </w:t>
      </w:r>
      <w:r w:rsidRPr="002579E8">
        <w:rPr>
          <w:color w:val="333333"/>
        </w:rPr>
        <w:t>Piping</w:t>
      </w:r>
      <w:r w:rsidRPr="002579E8">
        <w:rPr>
          <w:color w:val="333333"/>
          <w:spacing w:val="8"/>
        </w:rPr>
        <w:t xml:space="preserve"> </w:t>
      </w:r>
      <w:r w:rsidRPr="002579E8">
        <w:rPr>
          <w:color w:val="333333"/>
        </w:rPr>
        <w:t>shall</w:t>
      </w:r>
      <w:r w:rsidRPr="002579E8">
        <w:rPr>
          <w:color w:val="333333"/>
          <w:spacing w:val="8"/>
        </w:rPr>
        <w:t xml:space="preserve"> </w:t>
      </w:r>
      <w:r w:rsidRPr="002579E8">
        <w:rPr>
          <w:color w:val="333333"/>
        </w:rPr>
        <w:t>be</w:t>
      </w:r>
      <w:r w:rsidRPr="002579E8">
        <w:rPr>
          <w:color w:val="333333"/>
          <w:spacing w:val="8"/>
        </w:rPr>
        <w:t xml:space="preserve"> </w:t>
      </w:r>
      <w:r w:rsidRPr="002579E8">
        <w:rPr>
          <w:color w:val="333333"/>
        </w:rPr>
        <w:t>in</w:t>
      </w:r>
      <w:r w:rsidRPr="002579E8">
        <w:rPr>
          <w:color w:val="333333"/>
          <w:spacing w:val="8"/>
        </w:rPr>
        <w:t xml:space="preserve"> </w:t>
      </w:r>
      <w:r w:rsidRPr="002579E8">
        <w:rPr>
          <w:color w:val="333333"/>
        </w:rPr>
        <w:t>accordance</w:t>
      </w:r>
      <w:r w:rsidRPr="002579E8">
        <w:rPr>
          <w:color w:val="333333"/>
          <w:spacing w:val="8"/>
        </w:rPr>
        <w:t xml:space="preserve"> </w:t>
      </w:r>
      <w:r w:rsidRPr="002579E8">
        <w:rPr>
          <w:color w:val="333333"/>
        </w:rPr>
        <w:t>piping</w:t>
      </w:r>
      <w:r w:rsidRPr="002579E8">
        <w:rPr>
          <w:color w:val="333333"/>
          <w:spacing w:val="8"/>
        </w:rPr>
        <w:t xml:space="preserve"> </w:t>
      </w:r>
      <w:r w:rsidRPr="002579E8">
        <w:rPr>
          <w:color w:val="333333"/>
        </w:rPr>
        <w:t>material</w:t>
      </w:r>
      <w:r w:rsidRPr="002579E8">
        <w:rPr>
          <w:color w:val="333333"/>
          <w:spacing w:val="8"/>
        </w:rPr>
        <w:t xml:space="preserve"> </w:t>
      </w:r>
      <w:r w:rsidRPr="002579E8">
        <w:rPr>
          <w:color w:val="333333"/>
        </w:rPr>
        <w:t>class</w:t>
      </w:r>
      <w:r w:rsidRPr="002579E8">
        <w:rPr>
          <w:color w:val="333333"/>
          <w:spacing w:val="8"/>
        </w:rPr>
        <w:t xml:space="preserve"> </w:t>
      </w:r>
      <w:r w:rsidRPr="002579E8">
        <w:rPr>
          <w:color w:val="333333"/>
        </w:rPr>
        <w:t>per</w:t>
      </w:r>
      <w:r w:rsidRPr="002579E8">
        <w:rPr>
          <w:color w:val="333333"/>
          <w:spacing w:val="8"/>
        </w:rPr>
        <w:t xml:space="preserve"> </w:t>
      </w:r>
      <w:r w:rsidRPr="002579E8">
        <w:rPr>
          <w:color w:val="333333"/>
        </w:rPr>
        <w:t>item</w:t>
      </w:r>
      <w:r w:rsidRPr="002579E8">
        <w:rPr>
          <w:color w:val="333333"/>
          <w:spacing w:val="2"/>
        </w:rPr>
        <w:t xml:space="preserve"> </w:t>
      </w:r>
      <w:hyperlink w:anchor="_bookmark6" w:history="1">
        <w:r w:rsidRPr="002579E8">
          <w:rPr>
            <w:u w:val="single"/>
          </w:rPr>
          <w:t>4-1</w:t>
        </w:r>
      </w:hyperlink>
      <w:r w:rsidRPr="002579E8">
        <w:rPr>
          <w:spacing w:val="14"/>
        </w:rPr>
        <w:t xml:space="preserve"> </w:t>
      </w:r>
      <w:r w:rsidRPr="002579E8">
        <w:rPr>
          <w:color w:val="333333"/>
        </w:rPr>
        <w:t>or</w:t>
      </w:r>
      <w:r w:rsidRPr="002579E8">
        <w:rPr>
          <w:color w:val="333333"/>
          <w:spacing w:val="8"/>
        </w:rPr>
        <w:t xml:space="preserve"> </w:t>
      </w:r>
      <w:r w:rsidRPr="002579E8">
        <w:rPr>
          <w:color w:val="333333"/>
        </w:rPr>
        <w:t>other</w:t>
      </w:r>
      <w:r w:rsidRPr="002579E8">
        <w:rPr>
          <w:color w:val="333333"/>
          <w:spacing w:val="8"/>
        </w:rPr>
        <w:t xml:space="preserve"> </w:t>
      </w:r>
      <w:r w:rsidRPr="002579E8">
        <w:rPr>
          <w:color w:val="333333"/>
        </w:rPr>
        <w:t>Owner</w:t>
      </w:r>
      <w:r w:rsidRPr="002579E8">
        <w:rPr>
          <w:color w:val="333333"/>
          <w:spacing w:val="8"/>
        </w:rPr>
        <w:t xml:space="preserve"> </w:t>
      </w:r>
      <w:r w:rsidRPr="002579E8">
        <w:rPr>
          <w:color w:val="333333"/>
        </w:rPr>
        <w:t>accepted</w:t>
      </w:r>
      <w:r w:rsidRPr="002579E8">
        <w:rPr>
          <w:color w:val="333333"/>
          <w:spacing w:val="8"/>
        </w:rPr>
        <w:t xml:space="preserve"> </w:t>
      </w:r>
      <w:r w:rsidRPr="002579E8">
        <w:rPr>
          <w:color w:val="333333"/>
        </w:rPr>
        <w:t>piping</w:t>
      </w:r>
      <w:r w:rsidRPr="002579E8">
        <w:rPr>
          <w:color w:val="333333"/>
          <w:spacing w:val="8"/>
        </w:rPr>
        <w:t xml:space="preserve"> </w:t>
      </w:r>
      <w:r w:rsidRPr="002579E8">
        <w:rPr>
          <w:color w:val="333333"/>
        </w:rPr>
        <w:t>material</w:t>
      </w:r>
      <w:r w:rsidRPr="002579E8">
        <w:rPr>
          <w:color w:val="333333"/>
          <w:spacing w:val="8"/>
        </w:rPr>
        <w:t xml:space="preserve"> </w:t>
      </w:r>
      <w:r w:rsidRPr="002579E8">
        <w:rPr>
          <w:color w:val="333333"/>
          <w:spacing w:val="-2"/>
        </w:rPr>
        <w:t>classes.</w:t>
      </w:r>
    </w:p>
    <w:p w14:paraId="025E51FF" w14:textId="77777777" w:rsidR="00E73BE7" w:rsidRPr="002579E8" w:rsidRDefault="00E73BE7" w:rsidP="002579E8">
      <w:pPr>
        <w:pStyle w:val="ListParagraph"/>
        <w:numPr>
          <w:ilvl w:val="1"/>
          <w:numId w:val="29"/>
        </w:numPr>
        <w:spacing w:after="120"/>
        <w:ind w:left="1134" w:hanging="425"/>
      </w:pPr>
      <w:r w:rsidRPr="002579E8">
        <w:rPr>
          <w:b/>
        </w:rPr>
        <w:t xml:space="preserve">- </w:t>
      </w:r>
      <w:r w:rsidRPr="002579E8">
        <w:rPr>
          <w:color w:val="333333"/>
        </w:rPr>
        <w:t xml:space="preserve">Material substitutions, including thicker wall materials, shall be permitted only with Owner’s review and </w:t>
      </w:r>
      <w:r w:rsidRPr="002579E8">
        <w:rPr>
          <w:color w:val="333333"/>
          <w:spacing w:val="-2"/>
        </w:rPr>
        <w:t>acceptance.</w:t>
      </w:r>
    </w:p>
    <w:p w14:paraId="777C6353" w14:textId="77777777" w:rsidR="00E73BE7" w:rsidRPr="002579E8" w:rsidRDefault="00E73BE7" w:rsidP="002579E8">
      <w:pPr>
        <w:pStyle w:val="ListParagraph"/>
        <w:numPr>
          <w:ilvl w:val="1"/>
          <w:numId w:val="29"/>
        </w:numPr>
        <w:spacing w:before="120" w:after="120"/>
        <w:ind w:left="1134" w:hanging="425"/>
      </w:pPr>
      <w:r w:rsidRPr="002579E8">
        <w:rPr>
          <w:b/>
        </w:rPr>
        <w:t xml:space="preserve">- </w:t>
      </w:r>
      <w:r w:rsidRPr="002579E8">
        <w:rPr>
          <w:color w:val="333333"/>
        </w:rPr>
        <w:t xml:space="preserve">Substitutions shall comply with the limitations specified in item </w:t>
      </w:r>
      <w:hyperlink w:anchor="_bookmark6" w:history="1">
        <w:r w:rsidRPr="002579E8">
          <w:rPr>
            <w:u w:val="single"/>
          </w:rPr>
          <w:t>4-1</w:t>
        </w:r>
      </w:hyperlink>
      <w:r w:rsidRPr="002579E8">
        <w:rPr>
          <w:spacing w:val="28"/>
        </w:rPr>
        <w:t xml:space="preserve"> </w:t>
      </w:r>
      <w:r w:rsidRPr="002579E8">
        <w:rPr>
          <w:color w:val="333333"/>
        </w:rPr>
        <w:t xml:space="preserve">and shall require prior written acceptance by </w:t>
      </w:r>
      <w:r w:rsidRPr="002579E8">
        <w:rPr>
          <w:color w:val="333333"/>
          <w:spacing w:val="-2"/>
        </w:rPr>
        <w:t>Purchaser.</w:t>
      </w:r>
    </w:p>
    <w:p w14:paraId="393DDED3" w14:textId="6EFC7AC6" w:rsidR="00E73BE7" w:rsidRPr="002579E8" w:rsidRDefault="00E73BE7" w:rsidP="002579E8">
      <w:pPr>
        <w:pStyle w:val="ListParagraph"/>
        <w:numPr>
          <w:ilvl w:val="1"/>
          <w:numId w:val="29"/>
        </w:numPr>
        <w:spacing w:before="120" w:after="120"/>
        <w:ind w:left="1134" w:hanging="425"/>
      </w:pPr>
      <w:r w:rsidRPr="002579E8">
        <w:rPr>
          <w:b/>
        </w:rPr>
        <w:t>-</w:t>
      </w:r>
      <w:r w:rsidRPr="002579E8">
        <w:rPr>
          <w:b/>
          <w:spacing w:val="-3"/>
        </w:rPr>
        <w:t xml:space="preserve"> </w:t>
      </w:r>
      <w:r w:rsidRPr="002579E8">
        <w:rPr>
          <w:color w:val="333333"/>
        </w:rPr>
        <w:t>Cast</w:t>
      </w:r>
      <w:r w:rsidRPr="002579E8">
        <w:rPr>
          <w:color w:val="333333"/>
          <w:spacing w:val="4"/>
        </w:rPr>
        <w:t xml:space="preserve"> </w:t>
      </w:r>
      <w:r w:rsidRPr="002579E8">
        <w:rPr>
          <w:color w:val="333333"/>
        </w:rPr>
        <w:t>fittings</w:t>
      </w:r>
      <w:r w:rsidRPr="002579E8">
        <w:rPr>
          <w:color w:val="333333"/>
          <w:spacing w:val="5"/>
        </w:rPr>
        <w:t xml:space="preserve"> </w:t>
      </w:r>
      <w:r w:rsidRPr="002579E8">
        <w:rPr>
          <w:color w:val="333333"/>
        </w:rPr>
        <w:t>shall</w:t>
      </w:r>
      <w:r w:rsidRPr="002579E8">
        <w:rPr>
          <w:color w:val="333333"/>
          <w:spacing w:val="5"/>
        </w:rPr>
        <w:t xml:space="preserve"> </w:t>
      </w:r>
      <w:r w:rsidRPr="002579E8">
        <w:rPr>
          <w:color w:val="333333"/>
        </w:rPr>
        <w:t>not</w:t>
      </w:r>
      <w:r w:rsidRPr="002579E8">
        <w:rPr>
          <w:color w:val="333333"/>
          <w:spacing w:val="4"/>
        </w:rPr>
        <w:t xml:space="preserve"> </w:t>
      </w:r>
      <w:r w:rsidRPr="002579E8">
        <w:rPr>
          <w:color w:val="333333"/>
        </w:rPr>
        <w:t>be</w:t>
      </w:r>
      <w:r w:rsidRPr="002579E8">
        <w:rPr>
          <w:color w:val="333333"/>
          <w:spacing w:val="5"/>
        </w:rPr>
        <w:t xml:space="preserve"> </w:t>
      </w:r>
      <w:r w:rsidRPr="002579E8">
        <w:rPr>
          <w:color w:val="333333"/>
          <w:spacing w:val="-2"/>
        </w:rPr>
        <w:t>used.</w:t>
      </w:r>
    </w:p>
    <w:p w14:paraId="54E115D3" w14:textId="18F05355" w:rsidR="00E73BE7" w:rsidRPr="002579E8" w:rsidRDefault="00E73BE7" w:rsidP="00496CD9">
      <w:pPr>
        <w:pStyle w:val="ListParagraph"/>
        <w:numPr>
          <w:ilvl w:val="1"/>
          <w:numId w:val="29"/>
        </w:numPr>
        <w:spacing w:before="120" w:after="240"/>
        <w:ind w:left="1134" w:hanging="425"/>
      </w:pPr>
      <w:r w:rsidRPr="002579E8">
        <w:rPr>
          <w:b/>
        </w:rPr>
        <w:t>-</w:t>
      </w:r>
      <w:r w:rsidRPr="002579E8">
        <w:rPr>
          <w:b/>
          <w:spacing w:val="4"/>
        </w:rPr>
        <w:t xml:space="preserve"> </w:t>
      </w:r>
      <w:r w:rsidRPr="002579E8">
        <w:rPr>
          <w:color w:val="333333"/>
        </w:rPr>
        <w:t>Traceability</w:t>
      </w:r>
      <w:r w:rsidRPr="002579E8">
        <w:rPr>
          <w:color w:val="333333"/>
          <w:spacing w:val="12"/>
        </w:rPr>
        <w:t xml:space="preserve"> </w:t>
      </w:r>
      <w:r w:rsidRPr="002579E8">
        <w:rPr>
          <w:color w:val="333333"/>
        </w:rPr>
        <w:t>shall</w:t>
      </w:r>
      <w:r w:rsidRPr="002579E8">
        <w:rPr>
          <w:color w:val="333333"/>
          <w:spacing w:val="12"/>
        </w:rPr>
        <w:t xml:space="preserve"> </w:t>
      </w:r>
      <w:r w:rsidRPr="002579E8">
        <w:rPr>
          <w:color w:val="333333"/>
        </w:rPr>
        <w:t>be</w:t>
      </w:r>
      <w:r w:rsidRPr="002579E8">
        <w:rPr>
          <w:color w:val="333333"/>
          <w:spacing w:val="12"/>
        </w:rPr>
        <w:t xml:space="preserve"> </w:t>
      </w:r>
      <w:r w:rsidRPr="002579E8">
        <w:rPr>
          <w:color w:val="333333"/>
        </w:rPr>
        <w:t>maintained</w:t>
      </w:r>
      <w:r w:rsidRPr="002579E8">
        <w:rPr>
          <w:color w:val="333333"/>
          <w:spacing w:val="12"/>
        </w:rPr>
        <w:t xml:space="preserve"> </w:t>
      </w:r>
      <w:r w:rsidRPr="002579E8">
        <w:rPr>
          <w:color w:val="333333"/>
        </w:rPr>
        <w:t>in</w:t>
      </w:r>
      <w:r w:rsidRPr="002579E8">
        <w:rPr>
          <w:color w:val="333333"/>
          <w:spacing w:val="12"/>
        </w:rPr>
        <w:t xml:space="preserve"> </w:t>
      </w:r>
      <w:r w:rsidRPr="002579E8">
        <w:rPr>
          <w:color w:val="333333"/>
        </w:rPr>
        <w:t>accordance</w:t>
      </w:r>
      <w:r w:rsidRPr="002579E8">
        <w:rPr>
          <w:color w:val="333333"/>
          <w:spacing w:val="12"/>
        </w:rPr>
        <w:t xml:space="preserve"> </w:t>
      </w:r>
      <w:r w:rsidRPr="002579E8">
        <w:rPr>
          <w:color w:val="333333"/>
        </w:rPr>
        <w:t>with</w:t>
      </w:r>
      <w:r w:rsidRPr="002579E8">
        <w:rPr>
          <w:color w:val="333333"/>
          <w:spacing w:val="2"/>
        </w:rPr>
        <w:t xml:space="preserve"> </w:t>
      </w:r>
      <w:r w:rsidR="00E16FE0" w:rsidRPr="002579E8">
        <w:rPr>
          <w:color w:val="333333"/>
        </w:rPr>
        <w:t>L-ST-2006, L-ST-2009, L-ST-2033</w:t>
      </w:r>
      <w:r w:rsidRPr="002579E8">
        <w:rPr>
          <w:color w:val="333333"/>
          <w:spacing w:val="-2"/>
        </w:rPr>
        <w:t>.</w:t>
      </w:r>
    </w:p>
    <w:p w14:paraId="40C1D385" w14:textId="726D6879" w:rsidR="00DD1CBD" w:rsidRPr="00DD1CBD" w:rsidRDefault="00DD1CBD">
      <w:pPr>
        <w:pStyle w:val="Heading1"/>
        <w:numPr>
          <w:ilvl w:val="0"/>
          <w:numId w:val="67"/>
        </w:numPr>
        <w:spacing w:before="240" w:after="240"/>
        <w:ind w:left="709" w:hanging="704"/>
      </w:pPr>
      <w:bookmarkStart w:id="38" w:name="_Toc205628055"/>
      <w:r w:rsidRPr="00DD1CBD">
        <w:t>Storage</w:t>
      </w:r>
      <w:r w:rsidRPr="00DD1CBD">
        <w:rPr>
          <w:spacing w:val="-4"/>
        </w:rPr>
        <w:t xml:space="preserve"> </w:t>
      </w:r>
      <w:r w:rsidRPr="00DD1CBD">
        <w:t>and</w:t>
      </w:r>
      <w:r w:rsidRPr="00DD1CBD">
        <w:rPr>
          <w:spacing w:val="-4"/>
        </w:rPr>
        <w:t xml:space="preserve"> </w:t>
      </w:r>
      <w:r w:rsidRPr="00DD1CBD">
        <w:t>Handling</w:t>
      </w:r>
      <w:r w:rsidRPr="00DD1CBD">
        <w:rPr>
          <w:spacing w:val="-4"/>
        </w:rPr>
        <w:t xml:space="preserve"> </w:t>
      </w:r>
      <w:r w:rsidRPr="00DD1CBD">
        <w:t>of</w:t>
      </w:r>
      <w:r w:rsidRPr="00DD1CBD">
        <w:rPr>
          <w:spacing w:val="-3"/>
        </w:rPr>
        <w:t xml:space="preserve"> </w:t>
      </w:r>
      <w:r w:rsidRPr="00DD1CBD">
        <w:rPr>
          <w:spacing w:val="-2"/>
        </w:rPr>
        <w:t>Materials</w:t>
      </w:r>
      <w:bookmarkEnd w:id="38"/>
    </w:p>
    <w:p w14:paraId="66DC7DD7" w14:textId="77777777" w:rsidR="00DD1CBD" w:rsidRPr="002579E8" w:rsidRDefault="00DD1CBD">
      <w:pPr>
        <w:pStyle w:val="Heading2"/>
        <w:numPr>
          <w:ilvl w:val="1"/>
          <w:numId w:val="67"/>
        </w:numPr>
        <w:spacing w:before="240" w:after="240"/>
        <w:ind w:left="851" w:hanging="709"/>
        <w:rPr>
          <w:sz w:val="22"/>
          <w:szCs w:val="22"/>
        </w:rPr>
      </w:pPr>
      <w:bookmarkStart w:id="39" w:name="_Toc205628056"/>
      <w:r w:rsidRPr="002579E8">
        <w:rPr>
          <w:spacing w:val="-2"/>
          <w:sz w:val="22"/>
          <w:szCs w:val="22"/>
        </w:rPr>
        <w:t>Storage</w:t>
      </w:r>
      <w:bookmarkEnd w:id="39"/>
    </w:p>
    <w:p w14:paraId="7BB96DD9" w14:textId="001E5E02" w:rsidR="00DD1CBD" w:rsidRPr="002579E8" w:rsidRDefault="00DD1CBD" w:rsidP="002579E8">
      <w:pPr>
        <w:pStyle w:val="BodyText"/>
        <w:spacing w:before="120" w:after="120"/>
        <w:ind w:left="1134" w:hanging="425"/>
        <w:rPr>
          <w:sz w:val="22"/>
          <w:szCs w:val="22"/>
        </w:rPr>
      </w:pPr>
      <w:r w:rsidRPr="002579E8">
        <w:rPr>
          <w:b/>
          <w:sz w:val="22"/>
          <w:szCs w:val="22"/>
        </w:rPr>
        <w:t>6.1-1</w:t>
      </w:r>
      <w:r w:rsidRPr="002579E8">
        <w:rPr>
          <w:b/>
          <w:spacing w:val="8"/>
          <w:sz w:val="22"/>
          <w:szCs w:val="22"/>
        </w:rPr>
        <w:t xml:space="preserve"> </w:t>
      </w:r>
      <w:r w:rsidRPr="002579E8">
        <w:rPr>
          <w:b/>
          <w:sz w:val="22"/>
          <w:szCs w:val="22"/>
        </w:rPr>
        <w:t xml:space="preserve">- </w:t>
      </w:r>
      <w:r w:rsidRPr="002579E8">
        <w:rPr>
          <w:color w:val="333333"/>
          <w:sz w:val="22"/>
          <w:szCs w:val="22"/>
        </w:rPr>
        <w:t>Pipes,</w:t>
      </w:r>
      <w:r w:rsidRPr="002579E8">
        <w:rPr>
          <w:color w:val="333333"/>
          <w:spacing w:val="8"/>
          <w:sz w:val="22"/>
          <w:szCs w:val="22"/>
        </w:rPr>
        <w:t xml:space="preserve"> </w:t>
      </w:r>
      <w:r w:rsidRPr="002579E8">
        <w:rPr>
          <w:color w:val="333333"/>
          <w:sz w:val="22"/>
          <w:szCs w:val="22"/>
        </w:rPr>
        <w:t>valves,</w:t>
      </w:r>
      <w:r w:rsidRPr="002579E8">
        <w:rPr>
          <w:color w:val="333333"/>
          <w:spacing w:val="7"/>
          <w:sz w:val="22"/>
          <w:szCs w:val="22"/>
        </w:rPr>
        <w:t xml:space="preserve"> </w:t>
      </w:r>
      <w:r w:rsidRPr="002579E8">
        <w:rPr>
          <w:color w:val="333333"/>
          <w:sz w:val="22"/>
          <w:szCs w:val="22"/>
        </w:rPr>
        <w:t>and</w:t>
      </w:r>
      <w:r w:rsidRPr="002579E8">
        <w:rPr>
          <w:color w:val="333333"/>
          <w:spacing w:val="7"/>
          <w:sz w:val="22"/>
          <w:szCs w:val="22"/>
        </w:rPr>
        <w:t xml:space="preserve"> </w:t>
      </w:r>
      <w:r w:rsidRPr="002579E8">
        <w:rPr>
          <w:color w:val="333333"/>
          <w:sz w:val="22"/>
          <w:szCs w:val="22"/>
        </w:rPr>
        <w:t>fittings</w:t>
      </w:r>
      <w:r w:rsidRPr="002579E8">
        <w:rPr>
          <w:color w:val="333333"/>
          <w:spacing w:val="7"/>
          <w:sz w:val="22"/>
          <w:szCs w:val="22"/>
        </w:rPr>
        <w:t xml:space="preserve"> </w:t>
      </w:r>
      <w:r w:rsidRPr="002579E8">
        <w:rPr>
          <w:color w:val="333333"/>
          <w:sz w:val="22"/>
          <w:szCs w:val="22"/>
        </w:rPr>
        <w:t>shall</w:t>
      </w:r>
      <w:r w:rsidRPr="002579E8">
        <w:rPr>
          <w:color w:val="333333"/>
          <w:spacing w:val="7"/>
          <w:sz w:val="22"/>
          <w:szCs w:val="22"/>
        </w:rPr>
        <w:t xml:space="preserve"> </w:t>
      </w:r>
      <w:r w:rsidRPr="002579E8">
        <w:rPr>
          <w:color w:val="333333"/>
          <w:sz w:val="22"/>
          <w:szCs w:val="22"/>
        </w:rPr>
        <w:t>not</w:t>
      </w:r>
      <w:r w:rsidRPr="002579E8">
        <w:rPr>
          <w:color w:val="333333"/>
          <w:spacing w:val="7"/>
          <w:sz w:val="22"/>
          <w:szCs w:val="22"/>
        </w:rPr>
        <w:t xml:space="preserve"> </w:t>
      </w:r>
      <w:r w:rsidRPr="002579E8">
        <w:rPr>
          <w:color w:val="333333"/>
          <w:sz w:val="22"/>
          <w:szCs w:val="22"/>
        </w:rPr>
        <w:t>be</w:t>
      </w:r>
      <w:r w:rsidRPr="002579E8">
        <w:rPr>
          <w:color w:val="333333"/>
          <w:spacing w:val="7"/>
          <w:sz w:val="22"/>
          <w:szCs w:val="22"/>
        </w:rPr>
        <w:t xml:space="preserve"> </w:t>
      </w:r>
      <w:r w:rsidRPr="002579E8">
        <w:rPr>
          <w:color w:val="333333"/>
          <w:sz w:val="22"/>
          <w:szCs w:val="22"/>
        </w:rPr>
        <w:t>stored</w:t>
      </w:r>
      <w:r w:rsidRPr="002579E8">
        <w:rPr>
          <w:color w:val="333333"/>
          <w:spacing w:val="8"/>
          <w:sz w:val="22"/>
          <w:szCs w:val="22"/>
        </w:rPr>
        <w:t xml:space="preserve"> </w:t>
      </w:r>
      <w:r w:rsidRPr="002579E8">
        <w:rPr>
          <w:color w:val="333333"/>
          <w:sz w:val="22"/>
          <w:szCs w:val="22"/>
        </w:rPr>
        <w:t>directly</w:t>
      </w:r>
      <w:r w:rsidRPr="002579E8">
        <w:rPr>
          <w:color w:val="333333"/>
          <w:spacing w:val="7"/>
          <w:sz w:val="22"/>
          <w:szCs w:val="22"/>
        </w:rPr>
        <w:t xml:space="preserve"> </w:t>
      </w:r>
      <w:r w:rsidRPr="002579E8">
        <w:rPr>
          <w:color w:val="333333"/>
          <w:sz w:val="22"/>
          <w:szCs w:val="22"/>
        </w:rPr>
        <w:t>on</w:t>
      </w:r>
      <w:r w:rsidRPr="002579E8">
        <w:rPr>
          <w:color w:val="333333"/>
          <w:spacing w:val="7"/>
          <w:sz w:val="22"/>
          <w:szCs w:val="22"/>
        </w:rPr>
        <w:t xml:space="preserve"> </w:t>
      </w:r>
      <w:r w:rsidRPr="002579E8">
        <w:rPr>
          <w:color w:val="333333"/>
          <w:sz w:val="22"/>
          <w:szCs w:val="22"/>
        </w:rPr>
        <w:t>the</w:t>
      </w:r>
      <w:r w:rsidRPr="002579E8">
        <w:rPr>
          <w:color w:val="333333"/>
          <w:spacing w:val="7"/>
          <w:sz w:val="22"/>
          <w:szCs w:val="22"/>
        </w:rPr>
        <w:t xml:space="preserve"> </w:t>
      </w:r>
      <w:r w:rsidRPr="002579E8">
        <w:rPr>
          <w:color w:val="333333"/>
          <w:spacing w:val="-2"/>
          <w:sz w:val="22"/>
          <w:szCs w:val="22"/>
        </w:rPr>
        <w:t>ground.</w:t>
      </w:r>
    </w:p>
    <w:p w14:paraId="17290AAE" w14:textId="3E881691" w:rsidR="00DD1CBD" w:rsidRPr="002579E8" w:rsidRDefault="00DD1CBD" w:rsidP="002579E8">
      <w:pPr>
        <w:pStyle w:val="BodyText"/>
        <w:spacing w:before="120" w:after="120"/>
        <w:ind w:left="1134" w:hanging="425"/>
        <w:rPr>
          <w:sz w:val="22"/>
          <w:szCs w:val="22"/>
        </w:rPr>
      </w:pPr>
      <w:r w:rsidRPr="002579E8">
        <w:rPr>
          <w:b/>
          <w:sz w:val="22"/>
          <w:szCs w:val="22"/>
        </w:rPr>
        <w:t>6.1-2</w:t>
      </w:r>
      <w:r w:rsidRPr="002579E8">
        <w:rPr>
          <w:b/>
          <w:spacing w:val="8"/>
          <w:sz w:val="22"/>
          <w:szCs w:val="22"/>
        </w:rPr>
        <w:t xml:space="preserve"> </w:t>
      </w:r>
      <w:r w:rsidRPr="002579E8">
        <w:rPr>
          <w:b/>
          <w:sz w:val="22"/>
          <w:szCs w:val="22"/>
        </w:rPr>
        <w:t>-</w:t>
      </w:r>
      <w:r w:rsidRPr="002579E8">
        <w:rPr>
          <w:b/>
          <w:spacing w:val="-1"/>
          <w:sz w:val="22"/>
          <w:szCs w:val="22"/>
        </w:rPr>
        <w:t xml:space="preserve"> </w:t>
      </w:r>
      <w:r w:rsidRPr="002579E8">
        <w:rPr>
          <w:color w:val="333333"/>
          <w:sz w:val="22"/>
          <w:szCs w:val="22"/>
        </w:rPr>
        <w:t>Stacking</w:t>
      </w:r>
      <w:r w:rsidRPr="002579E8">
        <w:rPr>
          <w:color w:val="333333"/>
          <w:spacing w:val="6"/>
          <w:sz w:val="22"/>
          <w:szCs w:val="22"/>
        </w:rPr>
        <w:t xml:space="preserve"> </w:t>
      </w:r>
      <w:r w:rsidRPr="002579E8">
        <w:rPr>
          <w:color w:val="333333"/>
          <w:sz w:val="22"/>
          <w:szCs w:val="22"/>
        </w:rPr>
        <w:t>shall</w:t>
      </w:r>
      <w:r w:rsidRPr="002579E8">
        <w:rPr>
          <w:color w:val="333333"/>
          <w:spacing w:val="6"/>
          <w:sz w:val="22"/>
          <w:szCs w:val="22"/>
        </w:rPr>
        <w:t xml:space="preserve"> </w:t>
      </w:r>
      <w:r w:rsidRPr="002579E8">
        <w:rPr>
          <w:color w:val="333333"/>
          <w:sz w:val="22"/>
          <w:szCs w:val="22"/>
        </w:rPr>
        <w:t>be</w:t>
      </w:r>
      <w:r w:rsidRPr="002579E8">
        <w:rPr>
          <w:color w:val="333333"/>
          <w:spacing w:val="7"/>
          <w:sz w:val="22"/>
          <w:szCs w:val="22"/>
        </w:rPr>
        <w:t xml:space="preserve"> </w:t>
      </w:r>
      <w:r w:rsidRPr="002579E8">
        <w:rPr>
          <w:color w:val="333333"/>
          <w:sz w:val="22"/>
          <w:szCs w:val="22"/>
        </w:rPr>
        <w:t>done</w:t>
      </w:r>
      <w:r w:rsidRPr="002579E8">
        <w:rPr>
          <w:color w:val="333333"/>
          <w:spacing w:val="6"/>
          <w:sz w:val="22"/>
          <w:szCs w:val="22"/>
        </w:rPr>
        <w:t xml:space="preserve"> </w:t>
      </w:r>
      <w:r w:rsidRPr="002579E8">
        <w:rPr>
          <w:color w:val="333333"/>
          <w:sz w:val="22"/>
          <w:szCs w:val="22"/>
        </w:rPr>
        <w:t>in</w:t>
      </w:r>
      <w:r w:rsidRPr="002579E8">
        <w:rPr>
          <w:color w:val="333333"/>
          <w:spacing w:val="6"/>
          <w:sz w:val="22"/>
          <w:szCs w:val="22"/>
        </w:rPr>
        <w:t xml:space="preserve"> </w:t>
      </w:r>
      <w:r w:rsidRPr="002579E8">
        <w:rPr>
          <w:color w:val="333333"/>
          <w:sz w:val="22"/>
          <w:szCs w:val="22"/>
        </w:rPr>
        <w:t>a</w:t>
      </w:r>
      <w:r w:rsidRPr="002579E8">
        <w:rPr>
          <w:color w:val="333333"/>
          <w:spacing w:val="7"/>
          <w:sz w:val="22"/>
          <w:szCs w:val="22"/>
        </w:rPr>
        <w:t xml:space="preserve"> </w:t>
      </w:r>
      <w:r w:rsidRPr="002579E8">
        <w:rPr>
          <w:color w:val="333333"/>
          <w:sz w:val="22"/>
          <w:szCs w:val="22"/>
        </w:rPr>
        <w:t>manner</w:t>
      </w:r>
      <w:r w:rsidRPr="002579E8">
        <w:rPr>
          <w:color w:val="333333"/>
          <w:spacing w:val="6"/>
          <w:sz w:val="22"/>
          <w:szCs w:val="22"/>
        </w:rPr>
        <w:t xml:space="preserve"> </w:t>
      </w:r>
      <w:r w:rsidRPr="002579E8">
        <w:rPr>
          <w:color w:val="333333"/>
          <w:sz w:val="22"/>
          <w:szCs w:val="22"/>
        </w:rPr>
        <w:t>that</w:t>
      </w:r>
      <w:r w:rsidRPr="002579E8">
        <w:rPr>
          <w:color w:val="333333"/>
          <w:spacing w:val="6"/>
          <w:sz w:val="22"/>
          <w:szCs w:val="22"/>
        </w:rPr>
        <w:t xml:space="preserve"> </w:t>
      </w:r>
      <w:r w:rsidRPr="002579E8">
        <w:rPr>
          <w:color w:val="333333"/>
          <w:sz w:val="22"/>
          <w:szCs w:val="22"/>
        </w:rPr>
        <w:t>avoids</w:t>
      </w:r>
      <w:r w:rsidRPr="002579E8">
        <w:rPr>
          <w:color w:val="333333"/>
          <w:spacing w:val="7"/>
          <w:sz w:val="22"/>
          <w:szCs w:val="22"/>
        </w:rPr>
        <w:t xml:space="preserve"> </w:t>
      </w:r>
      <w:r w:rsidRPr="002579E8">
        <w:rPr>
          <w:color w:val="333333"/>
          <w:sz w:val="22"/>
          <w:szCs w:val="22"/>
        </w:rPr>
        <w:t>damage</w:t>
      </w:r>
      <w:r w:rsidRPr="002579E8">
        <w:rPr>
          <w:color w:val="333333"/>
          <w:spacing w:val="6"/>
          <w:sz w:val="22"/>
          <w:szCs w:val="22"/>
        </w:rPr>
        <w:t xml:space="preserve"> </w:t>
      </w:r>
      <w:r w:rsidRPr="002579E8">
        <w:rPr>
          <w:color w:val="333333"/>
          <w:sz w:val="22"/>
          <w:szCs w:val="22"/>
        </w:rPr>
        <w:t>to</w:t>
      </w:r>
      <w:r w:rsidRPr="002579E8">
        <w:rPr>
          <w:color w:val="333333"/>
          <w:spacing w:val="6"/>
          <w:sz w:val="22"/>
          <w:szCs w:val="22"/>
        </w:rPr>
        <w:t xml:space="preserve"> </w:t>
      </w:r>
      <w:r w:rsidRPr="002579E8">
        <w:rPr>
          <w:color w:val="333333"/>
          <w:sz w:val="22"/>
          <w:szCs w:val="22"/>
        </w:rPr>
        <w:t>pipes</w:t>
      </w:r>
      <w:r w:rsidRPr="002579E8">
        <w:rPr>
          <w:color w:val="333333"/>
          <w:spacing w:val="7"/>
          <w:sz w:val="22"/>
          <w:szCs w:val="22"/>
        </w:rPr>
        <w:t xml:space="preserve"> </w:t>
      </w:r>
      <w:r w:rsidRPr="002579E8">
        <w:rPr>
          <w:color w:val="333333"/>
          <w:sz w:val="22"/>
          <w:szCs w:val="22"/>
        </w:rPr>
        <w:t>or</w:t>
      </w:r>
      <w:r w:rsidRPr="002579E8">
        <w:rPr>
          <w:color w:val="333333"/>
          <w:spacing w:val="6"/>
          <w:sz w:val="22"/>
          <w:szCs w:val="22"/>
        </w:rPr>
        <w:t xml:space="preserve"> </w:t>
      </w:r>
      <w:r w:rsidRPr="002579E8">
        <w:rPr>
          <w:color w:val="333333"/>
          <w:spacing w:val="-2"/>
          <w:sz w:val="22"/>
          <w:szCs w:val="22"/>
        </w:rPr>
        <w:t>coatings.</w:t>
      </w:r>
    </w:p>
    <w:p w14:paraId="1C8B76B3" w14:textId="77777777" w:rsidR="00DD1CBD" w:rsidRPr="002579E8" w:rsidRDefault="00DD1CBD" w:rsidP="002579E8">
      <w:pPr>
        <w:pStyle w:val="BodyText"/>
        <w:spacing w:before="120" w:after="120"/>
        <w:ind w:left="1134" w:hanging="425"/>
        <w:rPr>
          <w:sz w:val="22"/>
          <w:szCs w:val="22"/>
        </w:rPr>
      </w:pPr>
      <w:r w:rsidRPr="002579E8">
        <w:rPr>
          <w:b/>
          <w:sz w:val="22"/>
          <w:szCs w:val="22"/>
        </w:rPr>
        <w:t xml:space="preserve">6.1-3 - </w:t>
      </w:r>
      <w:r w:rsidRPr="002579E8">
        <w:rPr>
          <w:color w:val="333333"/>
          <w:sz w:val="22"/>
          <w:szCs w:val="22"/>
        </w:rPr>
        <w:t xml:space="preserve">Orientation of components (such as directional valves or flow orifices) shall comply with the manufacturer’s </w:t>
      </w:r>
      <w:r w:rsidRPr="002579E8">
        <w:rPr>
          <w:color w:val="333333"/>
          <w:spacing w:val="-2"/>
          <w:sz w:val="22"/>
          <w:szCs w:val="22"/>
        </w:rPr>
        <w:t>requirements.</w:t>
      </w:r>
    </w:p>
    <w:p w14:paraId="4453089E" w14:textId="556093AC" w:rsidR="00DD1CBD" w:rsidRPr="002579E8" w:rsidRDefault="00DD1CBD" w:rsidP="002579E8">
      <w:pPr>
        <w:pStyle w:val="BodyText"/>
        <w:spacing w:before="120" w:after="120"/>
        <w:ind w:left="1134" w:hanging="425"/>
        <w:rPr>
          <w:sz w:val="22"/>
          <w:szCs w:val="22"/>
        </w:rPr>
      </w:pPr>
      <w:r w:rsidRPr="002579E8">
        <w:rPr>
          <w:b/>
          <w:sz w:val="22"/>
          <w:szCs w:val="22"/>
        </w:rPr>
        <w:t>6.1-4</w:t>
      </w:r>
      <w:r w:rsidRPr="002579E8">
        <w:rPr>
          <w:b/>
          <w:spacing w:val="12"/>
          <w:sz w:val="22"/>
          <w:szCs w:val="22"/>
        </w:rPr>
        <w:t xml:space="preserve"> </w:t>
      </w:r>
      <w:r w:rsidRPr="002579E8">
        <w:rPr>
          <w:b/>
          <w:sz w:val="22"/>
          <w:szCs w:val="22"/>
        </w:rPr>
        <w:t>-</w:t>
      </w:r>
      <w:r w:rsidRPr="002579E8">
        <w:rPr>
          <w:b/>
          <w:spacing w:val="4"/>
          <w:sz w:val="22"/>
          <w:szCs w:val="22"/>
        </w:rPr>
        <w:t xml:space="preserve"> </w:t>
      </w:r>
      <w:r w:rsidRPr="002579E8">
        <w:rPr>
          <w:color w:val="333333"/>
          <w:sz w:val="22"/>
          <w:szCs w:val="22"/>
        </w:rPr>
        <w:t>Identification</w:t>
      </w:r>
      <w:r w:rsidRPr="002579E8">
        <w:rPr>
          <w:color w:val="333333"/>
          <w:spacing w:val="11"/>
          <w:sz w:val="22"/>
          <w:szCs w:val="22"/>
        </w:rPr>
        <w:t xml:space="preserve"> </w:t>
      </w:r>
      <w:r w:rsidRPr="002579E8">
        <w:rPr>
          <w:color w:val="333333"/>
          <w:sz w:val="22"/>
          <w:szCs w:val="22"/>
        </w:rPr>
        <w:t>markings</w:t>
      </w:r>
      <w:r w:rsidRPr="002579E8">
        <w:rPr>
          <w:color w:val="333333"/>
          <w:spacing w:val="10"/>
          <w:sz w:val="22"/>
          <w:szCs w:val="22"/>
        </w:rPr>
        <w:t xml:space="preserve"> </w:t>
      </w:r>
      <w:r w:rsidRPr="002579E8">
        <w:rPr>
          <w:color w:val="333333"/>
          <w:sz w:val="22"/>
          <w:szCs w:val="22"/>
        </w:rPr>
        <w:t>provided</w:t>
      </w:r>
      <w:r w:rsidRPr="002579E8">
        <w:rPr>
          <w:color w:val="333333"/>
          <w:spacing w:val="11"/>
          <w:sz w:val="22"/>
          <w:szCs w:val="22"/>
        </w:rPr>
        <w:t xml:space="preserve"> </w:t>
      </w:r>
      <w:r w:rsidRPr="002579E8">
        <w:rPr>
          <w:color w:val="333333"/>
          <w:sz w:val="22"/>
          <w:szCs w:val="22"/>
        </w:rPr>
        <w:t>by</w:t>
      </w:r>
      <w:r w:rsidRPr="002579E8">
        <w:rPr>
          <w:color w:val="333333"/>
          <w:spacing w:val="11"/>
          <w:sz w:val="22"/>
          <w:szCs w:val="22"/>
        </w:rPr>
        <w:t xml:space="preserve"> </w:t>
      </w:r>
      <w:r w:rsidRPr="002579E8">
        <w:rPr>
          <w:color w:val="333333"/>
          <w:sz w:val="22"/>
          <w:szCs w:val="22"/>
        </w:rPr>
        <w:t>the</w:t>
      </w:r>
      <w:r w:rsidRPr="002579E8">
        <w:rPr>
          <w:color w:val="333333"/>
          <w:spacing w:val="10"/>
          <w:sz w:val="22"/>
          <w:szCs w:val="22"/>
        </w:rPr>
        <w:t xml:space="preserve"> </w:t>
      </w:r>
      <w:r w:rsidRPr="002579E8">
        <w:rPr>
          <w:color w:val="333333"/>
          <w:sz w:val="22"/>
          <w:szCs w:val="22"/>
        </w:rPr>
        <w:t>manufacturer</w:t>
      </w:r>
      <w:r w:rsidRPr="002579E8">
        <w:rPr>
          <w:color w:val="333333"/>
          <w:spacing w:val="11"/>
          <w:sz w:val="22"/>
          <w:szCs w:val="22"/>
        </w:rPr>
        <w:t xml:space="preserve"> </w:t>
      </w:r>
      <w:r w:rsidRPr="002579E8">
        <w:rPr>
          <w:color w:val="333333"/>
          <w:sz w:val="22"/>
          <w:szCs w:val="22"/>
        </w:rPr>
        <w:t>or</w:t>
      </w:r>
      <w:r w:rsidRPr="002579E8">
        <w:rPr>
          <w:color w:val="333333"/>
          <w:spacing w:val="11"/>
          <w:sz w:val="22"/>
          <w:szCs w:val="22"/>
        </w:rPr>
        <w:t xml:space="preserve"> </w:t>
      </w:r>
      <w:r w:rsidRPr="002579E8">
        <w:rPr>
          <w:color w:val="333333"/>
          <w:sz w:val="22"/>
          <w:szCs w:val="22"/>
        </w:rPr>
        <w:t>supplier</w:t>
      </w:r>
      <w:r w:rsidRPr="002579E8">
        <w:rPr>
          <w:color w:val="333333"/>
          <w:spacing w:val="10"/>
          <w:sz w:val="22"/>
          <w:szCs w:val="22"/>
        </w:rPr>
        <w:t xml:space="preserve"> </w:t>
      </w:r>
      <w:r w:rsidRPr="002579E8">
        <w:rPr>
          <w:color w:val="333333"/>
          <w:sz w:val="22"/>
          <w:szCs w:val="22"/>
        </w:rPr>
        <w:t>shall</w:t>
      </w:r>
      <w:r w:rsidRPr="002579E8">
        <w:rPr>
          <w:color w:val="333333"/>
          <w:spacing w:val="11"/>
          <w:sz w:val="22"/>
          <w:szCs w:val="22"/>
        </w:rPr>
        <w:t xml:space="preserve"> </w:t>
      </w:r>
      <w:r w:rsidRPr="002579E8">
        <w:rPr>
          <w:color w:val="333333"/>
          <w:sz w:val="22"/>
          <w:szCs w:val="22"/>
        </w:rPr>
        <w:t>be</w:t>
      </w:r>
      <w:r w:rsidRPr="002579E8">
        <w:rPr>
          <w:color w:val="333333"/>
          <w:spacing w:val="11"/>
          <w:sz w:val="22"/>
          <w:szCs w:val="22"/>
        </w:rPr>
        <w:t xml:space="preserve"> </w:t>
      </w:r>
      <w:r w:rsidRPr="002579E8">
        <w:rPr>
          <w:color w:val="333333"/>
          <w:sz w:val="22"/>
          <w:szCs w:val="22"/>
        </w:rPr>
        <w:t>maintained</w:t>
      </w:r>
      <w:r w:rsidRPr="002579E8">
        <w:rPr>
          <w:color w:val="333333"/>
          <w:spacing w:val="10"/>
          <w:sz w:val="22"/>
          <w:szCs w:val="22"/>
        </w:rPr>
        <w:t xml:space="preserve"> </w:t>
      </w:r>
      <w:r w:rsidRPr="002579E8">
        <w:rPr>
          <w:color w:val="333333"/>
          <w:sz w:val="22"/>
          <w:szCs w:val="22"/>
        </w:rPr>
        <w:t>during</w:t>
      </w:r>
      <w:r w:rsidRPr="002579E8">
        <w:rPr>
          <w:color w:val="333333"/>
          <w:spacing w:val="11"/>
          <w:sz w:val="22"/>
          <w:szCs w:val="22"/>
        </w:rPr>
        <w:t xml:space="preserve"> </w:t>
      </w:r>
      <w:r w:rsidRPr="002579E8">
        <w:rPr>
          <w:color w:val="333333"/>
          <w:spacing w:val="-2"/>
          <w:sz w:val="22"/>
          <w:szCs w:val="22"/>
        </w:rPr>
        <w:t>storage.</w:t>
      </w:r>
    </w:p>
    <w:p w14:paraId="407E5CF5" w14:textId="30EE4E89" w:rsidR="00DD1CBD" w:rsidRPr="002579E8" w:rsidRDefault="00DD1CBD" w:rsidP="002579E8">
      <w:pPr>
        <w:pStyle w:val="BodyText"/>
        <w:spacing w:before="120" w:after="120"/>
        <w:ind w:left="1134" w:hanging="425"/>
        <w:rPr>
          <w:sz w:val="22"/>
          <w:szCs w:val="22"/>
        </w:rPr>
      </w:pPr>
      <w:r w:rsidRPr="002579E8">
        <w:rPr>
          <w:b/>
          <w:sz w:val="22"/>
          <w:szCs w:val="22"/>
        </w:rPr>
        <w:t xml:space="preserve">6.1-5 - </w:t>
      </w:r>
      <w:r w:rsidRPr="002579E8">
        <w:rPr>
          <w:color w:val="333333"/>
          <w:sz w:val="22"/>
          <w:szCs w:val="22"/>
        </w:rPr>
        <w:t>End protectors on flanges, weld bevels, threads, and socket ends shall be firmly attached and shall not be removed prior to installation.</w:t>
      </w:r>
    </w:p>
    <w:p w14:paraId="4AC0E863" w14:textId="63FB238A" w:rsidR="00DD1CBD" w:rsidRPr="002579E8" w:rsidRDefault="00DD1CBD" w:rsidP="002579E8">
      <w:pPr>
        <w:pStyle w:val="BodyText"/>
        <w:spacing w:before="120" w:after="120"/>
        <w:ind w:left="1134" w:hanging="425"/>
        <w:rPr>
          <w:sz w:val="22"/>
          <w:szCs w:val="22"/>
        </w:rPr>
      </w:pPr>
      <w:r w:rsidRPr="002579E8">
        <w:rPr>
          <w:b/>
          <w:sz w:val="22"/>
          <w:szCs w:val="22"/>
        </w:rPr>
        <w:t xml:space="preserve">6.1-6 - </w:t>
      </w:r>
      <w:r w:rsidRPr="002579E8">
        <w:rPr>
          <w:color w:val="333333"/>
          <w:sz w:val="22"/>
          <w:szCs w:val="22"/>
        </w:rPr>
        <w:t>Pipe spools shall remain capped at all times unless being prepared for assembly. Pipe spools awaiting further fabrication shall be fitted with end caps to keep out contaminants when set aside for more than 72 hours.</w:t>
      </w:r>
    </w:p>
    <w:p w14:paraId="659FFF72" w14:textId="13A81C60" w:rsidR="00DD1CBD" w:rsidRPr="002579E8" w:rsidRDefault="00DD1CBD" w:rsidP="002579E8">
      <w:pPr>
        <w:pStyle w:val="BodyText"/>
        <w:spacing w:before="120" w:after="120"/>
        <w:ind w:left="1134" w:hanging="425"/>
        <w:rPr>
          <w:sz w:val="22"/>
          <w:szCs w:val="22"/>
        </w:rPr>
      </w:pPr>
      <w:r w:rsidRPr="002579E8">
        <w:rPr>
          <w:b/>
          <w:sz w:val="22"/>
          <w:szCs w:val="22"/>
        </w:rPr>
        <w:t>6.1-7</w:t>
      </w:r>
      <w:r w:rsidRPr="002579E8">
        <w:rPr>
          <w:b/>
          <w:spacing w:val="11"/>
          <w:sz w:val="22"/>
          <w:szCs w:val="22"/>
        </w:rPr>
        <w:t xml:space="preserve"> </w:t>
      </w:r>
      <w:r w:rsidRPr="002579E8">
        <w:rPr>
          <w:b/>
          <w:sz w:val="22"/>
          <w:szCs w:val="22"/>
        </w:rPr>
        <w:t>-</w:t>
      </w:r>
      <w:r w:rsidRPr="002579E8">
        <w:rPr>
          <w:b/>
          <w:spacing w:val="3"/>
          <w:sz w:val="22"/>
          <w:szCs w:val="22"/>
        </w:rPr>
        <w:t xml:space="preserve"> </w:t>
      </w:r>
      <w:r w:rsidRPr="002579E8">
        <w:rPr>
          <w:color w:val="333333"/>
          <w:sz w:val="22"/>
          <w:szCs w:val="22"/>
        </w:rPr>
        <w:t>Preservation</w:t>
      </w:r>
      <w:r w:rsidRPr="002579E8">
        <w:rPr>
          <w:color w:val="333333"/>
          <w:spacing w:val="10"/>
          <w:sz w:val="22"/>
          <w:szCs w:val="22"/>
        </w:rPr>
        <w:t xml:space="preserve"> </w:t>
      </w:r>
      <w:r w:rsidRPr="002579E8">
        <w:rPr>
          <w:color w:val="333333"/>
          <w:sz w:val="22"/>
          <w:szCs w:val="22"/>
        </w:rPr>
        <w:t>of</w:t>
      </w:r>
      <w:r w:rsidRPr="002579E8">
        <w:rPr>
          <w:color w:val="333333"/>
          <w:spacing w:val="9"/>
          <w:sz w:val="22"/>
          <w:szCs w:val="22"/>
        </w:rPr>
        <w:t xml:space="preserve"> </w:t>
      </w:r>
      <w:r w:rsidRPr="002579E8">
        <w:rPr>
          <w:color w:val="333333"/>
          <w:sz w:val="22"/>
          <w:szCs w:val="22"/>
        </w:rPr>
        <w:t>piping</w:t>
      </w:r>
      <w:r w:rsidRPr="002579E8">
        <w:rPr>
          <w:color w:val="333333"/>
          <w:spacing w:val="10"/>
          <w:sz w:val="22"/>
          <w:szCs w:val="22"/>
        </w:rPr>
        <w:t xml:space="preserve"> </w:t>
      </w:r>
      <w:r w:rsidRPr="002579E8">
        <w:rPr>
          <w:color w:val="333333"/>
          <w:sz w:val="22"/>
          <w:szCs w:val="22"/>
        </w:rPr>
        <w:t>components</w:t>
      </w:r>
      <w:r w:rsidRPr="002579E8">
        <w:rPr>
          <w:color w:val="333333"/>
          <w:spacing w:val="10"/>
          <w:sz w:val="22"/>
          <w:szCs w:val="22"/>
        </w:rPr>
        <w:t xml:space="preserve"> </w:t>
      </w:r>
      <w:r w:rsidRPr="002579E8">
        <w:rPr>
          <w:color w:val="333333"/>
          <w:sz w:val="22"/>
          <w:szCs w:val="22"/>
        </w:rPr>
        <w:t>shall</w:t>
      </w:r>
      <w:r w:rsidRPr="002579E8">
        <w:rPr>
          <w:color w:val="333333"/>
          <w:spacing w:val="10"/>
          <w:sz w:val="22"/>
          <w:szCs w:val="22"/>
        </w:rPr>
        <w:t xml:space="preserve"> </w:t>
      </w:r>
      <w:r w:rsidRPr="002579E8">
        <w:rPr>
          <w:color w:val="333333"/>
          <w:sz w:val="22"/>
          <w:szCs w:val="22"/>
        </w:rPr>
        <w:t>meet</w:t>
      </w:r>
      <w:r w:rsidRPr="002579E8">
        <w:rPr>
          <w:color w:val="333333"/>
          <w:spacing w:val="9"/>
          <w:sz w:val="22"/>
          <w:szCs w:val="22"/>
        </w:rPr>
        <w:t xml:space="preserve"> </w:t>
      </w:r>
      <w:r w:rsidRPr="002579E8">
        <w:rPr>
          <w:color w:val="333333"/>
          <w:sz w:val="22"/>
          <w:szCs w:val="22"/>
        </w:rPr>
        <w:t>the</w:t>
      </w:r>
      <w:r w:rsidRPr="002579E8">
        <w:rPr>
          <w:color w:val="333333"/>
          <w:spacing w:val="10"/>
          <w:sz w:val="22"/>
          <w:szCs w:val="22"/>
        </w:rPr>
        <w:t xml:space="preserve"> </w:t>
      </w:r>
      <w:r w:rsidRPr="002579E8">
        <w:rPr>
          <w:color w:val="333333"/>
          <w:sz w:val="22"/>
          <w:szCs w:val="22"/>
        </w:rPr>
        <w:t>requirements</w:t>
      </w:r>
      <w:r w:rsidRPr="002579E8">
        <w:rPr>
          <w:color w:val="333333"/>
          <w:spacing w:val="10"/>
          <w:sz w:val="22"/>
          <w:szCs w:val="22"/>
        </w:rPr>
        <w:t xml:space="preserve"> </w:t>
      </w:r>
      <w:r w:rsidRPr="002579E8">
        <w:rPr>
          <w:color w:val="333333"/>
          <w:sz w:val="22"/>
          <w:szCs w:val="22"/>
        </w:rPr>
        <w:t>of</w:t>
      </w:r>
      <w:r w:rsidRPr="002579E8">
        <w:rPr>
          <w:color w:val="333333"/>
          <w:spacing w:val="10"/>
          <w:sz w:val="22"/>
          <w:szCs w:val="22"/>
        </w:rPr>
        <w:t xml:space="preserve"> </w:t>
      </w:r>
      <w:r w:rsidRPr="002579E8">
        <w:rPr>
          <w:color w:val="333333"/>
          <w:sz w:val="22"/>
          <w:szCs w:val="22"/>
        </w:rPr>
        <w:t>CPM-SU-</w:t>
      </w:r>
      <w:r w:rsidRPr="002579E8">
        <w:rPr>
          <w:color w:val="333333"/>
          <w:spacing w:val="-2"/>
          <w:sz w:val="22"/>
          <w:szCs w:val="22"/>
        </w:rPr>
        <w:t>5244</w:t>
      </w:r>
      <w:r w:rsidR="00826E0F" w:rsidRPr="002579E8">
        <w:rPr>
          <w:color w:val="333333"/>
          <w:spacing w:val="-2"/>
          <w:sz w:val="22"/>
          <w:szCs w:val="22"/>
        </w:rPr>
        <w:t>-TCO</w:t>
      </w:r>
      <w:r w:rsidRPr="002579E8">
        <w:rPr>
          <w:color w:val="333333"/>
          <w:spacing w:val="-2"/>
          <w:sz w:val="22"/>
          <w:szCs w:val="22"/>
        </w:rPr>
        <w:t>.</w:t>
      </w:r>
    </w:p>
    <w:p w14:paraId="10723082" w14:textId="707E234F" w:rsidR="006C12A2" w:rsidRPr="002579E8" w:rsidRDefault="006C12A2" w:rsidP="002579E8">
      <w:pPr>
        <w:pStyle w:val="BodyText"/>
        <w:spacing w:before="120" w:after="120"/>
        <w:ind w:left="1134" w:hanging="425"/>
        <w:rPr>
          <w:color w:val="333333"/>
          <w:spacing w:val="-2"/>
          <w:sz w:val="22"/>
          <w:szCs w:val="22"/>
        </w:rPr>
      </w:pPr>
      <w:r w:rsidRPr="002579E8">
        <w:rPr>
          <w:b/>
          <w:color w:val="333333"/>
          <w:spacing w:val="-2"/>
          <w:sz w:val="22"/>
          <w:szCs w:val="22"/>
        </w:rPr>
        <w:t xml:space="preserve">6.1-8 - </w:t>
      </w:r>
      <w:r w:rsidRPr="002579E8">
        <w:rPr>
          <w:color w:val="333333"/>
          <w:spacing w:val="-2"/>
          <w:sz w:val="22"/>
          <w:szCs w:val="22"/>
        </w:rPr>
        <w:t>Supplier shall develop additional preservation requirements necessary to maintain the “as received” condition of valves and other piping components throughout the period for which Supplier is assigned responsibility. These additional preservation requirements shall be submitted for Owner review and acceptance.</w:t>
      </w:r>
    </w:p>
    <w:p w14:paraId="42710053" w14:textId="66453B3C" w:rsidR="006C12A2" w:rsidRPr="002579E8" w:rsidRDefault="006C12A2" w:rsidP="002579E8">
      <w:pPr>
        <w:pStyle w:val="BodyText"/>
        <w:spacing w:before="120" w:after="120"/>
        <w:ind w:left="1134" w:hanging="425"/>
        <w:rPr>
          <w:color w:val="333333"/>
          <w:spacing w:val="-2"/>
          <w:sz w:val="22"/>
          <w:szCs w:val="22"/>
        </w:rPr>
      </w:pPr>
      <w:r w:rsidRPr="002579E8">
        <w:rPr>
          <w:b/>
          <w:color w:val="333333"/>
          <w:spacing w:val="-2"/>
          <w:sz w:val="22"/>
          <w:szCs w:val="22"/>
        </w:rPr>
        <w:t xml:space="preserve">6.1-9 - </w:t>
      </w:r>
      <w:r w:rsidRPr="002579E8">
        <w:rPr>
          <w:color w:val="333333"/>
          <w:spacing w:val="-2"/>
          <w:sz w:val="22"/>
          <w:szCs w:val="22"/>
        </w:rPr>
        <w:t>Valve handling, storage, and preservation shall meet requirements of PIM-SU-5104</w:t>
      </w:r>
      <w:r w:rsidR="00197553" w:rsidRPr="002579E8">
        <w:rPr>
          <w:color w:val="333333"/>
          <w:spacing w:val="-2"/>
          <w:sz w:val="22"/>
          <w:szCs w:val="22"/>
        </w:rPr>
        <w:t>-TCO</w:t>
      </w:r>
      <w:r w:rsidRPr="002579E8">
        <w:rPr>
          <w:color w:val="333333"/>
          <w:spacing w:val="-2"/>
          <w:sz w:val="22"/>
          <w:szCs w:val="22"/>
        </w:rPr>
        <w:t xml:space="preserve"> and CPM-SU-5244</w:t>
      </w:r>
      <w:r w:rsidR="00197553" w:rsidRPr="002579E8">
        <w:rPr>
          <w:color w:val="333333"/>
          <w:spacing w:val="-2"/>
          <w:sz w:val="22"/>
          <w:szCs w:val="22"/>
        </w:rPr>
        <w:t>-TCO</w:t>
      </w:r>
      <w:r w:rsidRPr="002579E8">
        <w:rPr>
          <w:color w:val="333333"/>
          <w:spacing w:val="-2"/>
          <w:sz w:val="22"/>
          <w:szCs w:val="22"/>
        </w:rPr>
        <w:t>.</w:t>
      </w:r>
    </w:p>
    <w:p w14:paraId="4A02FD30" w14:textId="7A180C34" w:rsidR="006C12A2" w:rsidRPr="002579E8" w:rsidRDefault="006C12A2" w:rsidP="002579E8">
      <w:pPr>
        <w:pStyle w:val="BodyText"/>
        <w:spacing w:before="120" w:after="120"/>
        <w:ind w:left="1134" w:hanging="425"/>
        <w:rPr>
          <w:color w:val="333333"/>
          <w:spacing w:val="-2"/>
          <w:sz w:val="22"/>
          <w:szCs w:val="22"/>
        </w:rPr>
      </w:pPr>
      <w:r w:rsidRPr="002579E8">
        <w:rPr>
          <w:b/>
          <w:color w:val="333333"/>
          <w:spacing w:val="-2"/>
          <w:sz w:val="22"/>
          <w:szCs w:val="22"/>
        </w:rPr>
        <w:t xml:space="preserve">6.1-10 - </w:t>
      </w:r>
      <w:r w:rsidRPr="002579E8">
        <w:rPr>
          <w:color w:val="333333"/>
          <w:spacing w:val="-2"/>
          <w:sz w:val="22"/>
          <w:szCs w:val="22"/>
        </w:rPr>
        <w:t>Valve storage shall be in accordance with manufacturer’s recommendations.</w:t>
      </w:r>
    </w:p>
    <w:p w14:paraId="01CF3AB0" w14:textId="1BE8CBBA" w:rsidR="006C12A2" w:rsidRPr="002579E8" w:rsidRDefault="006C12A2" w:rsidP="002579E8">
      <w:pPr>
        <w:pStyle w:val="BodyText"/>
        <w:spacing w:before="120" w:after="120"/>
        <w:ind w:left="1134" w:hanging="425"/>
        <w:rPr>
          <w:color w:val="333333"/>
          <w:spacing w:val="-2"/>
          <w:sz w:val="22"/>
          <w:szCs w:val="22"/>
        </w:rPr>
      </w:pPr>
      <w:r w:rsidRPr="002579E8">
        <w:rPr>
          <w:b/>
          <w:color w:val="333333"/>
          <w:spacing w:val="-2"/>
          <w:sz w:val="22"/>
          <w:szCs w:val="22"/>
        </w:rPr>
        <w:t xml:space="preserve">6.1-11 - </w:t>
      </w:r>
      <w:r w:rsidRPr="002579E8">
        <w:rPr>
          <w:color w:val="333333"/>
          <w:spacing w:val="-2"/>
          <w:sz w:val="22"/>
          <w:szCs w:val="22"/>
        </w:rPr>
        <w:t>The presence and integrity of valve end closures shall be verified immediately upon receipt of valves at site.</w:t>
      </w:r>
    </w:p>
    <w:p w14:paraId="060B359A" w14:textId="77777777" w:rsidR="006C12A2" w:rsidRPr="002579E8" w:rsidRDefault="006C12A2" w:rsidP="002579E8">
      <w:pPr>
        <w:pStyle w:val="BodyText"/>
        <w:spacing w:before="120" w:after="120"/>
        <w:ind w:left="1134" w:hanging="425"/>
        <w:rPr>
          <w:color w:val="333333"/>
          <w:spacing w:val="-2"/>
          <w:sz w:val="22"/>
          <w:szCs w:val="22"/>
        </w:rPr>
      </w:pPr>
      <w:r w:rsidRPr="002579E8">
        <w:rPr>
          <w:b/>
          <w:color w:val="333333"/>
          <w:spacing w:val="-2"/>
          <w:sz w:val="22"/>
          <w:szCs w:val="22"/>
        </w:rPr>
        <w:t xml:space="preserve">6.1-12 - </w:t>
      </w:r>
      <w:r w:rsidRPr="002579E8">
        <w:rPr>
          <w:color w:val="333333"/>
          <w:spacing w:val="-2"/>
          <w:sz w:val="22"/>
          <w:szCs w:val="22"/>
        </w:rPr>
        <w:t>The integrity of the end closures shall be maintained until the valve is installed into the piping system.</w:t>
      </w:r>
    </w:p>
    <w:p w14:paraId="47883528" w14:textId="77777777" w:rsidR="00BD5D4B" w:rsidRPr="002579E8" w:rsidRDefault="00BD5D4B" w:rsidP="002579E8">
      <w:pPr>
        <w:pStyle w:val="BodyText"/>
        <w:spacing w:before="120" w:after="120"/>
        <w:ind w:left="1134" w:hanging="425"/>
        <w:rPr>
          <w:color w:val="333333"/>
          <w:spacing w:val="-2"/>
          <w:sz w:val="22"/>
          <w:szCs w:val="22"/>
        </w:rPr>
      </w:pPr>
      <w:r w:rsidRPr="002579E8">
        <w:rPr>
          <w:b/>
          <w:color w:val="333333"/>
          <w:spacing w:val="-2"/>
          <w:sz w:val="22"/>
          <w:szCs w:val="22"/>
        </w:rPr>
        <w:lastRenderedPageBreak/>
        <w:t xml:space="preserve">6.1-13 - </w:t>
      </w:r>
      <w:r w:rsidRPr="002579E8">
        <w:rPr>
          <w:color w:val="333333"/>
          <w:spacing w:val="-2"/>
          <w:sz w:val="22"/>
          <w:szCs w:val="22"/>
        </w:rPr>
        <w:t>Stainless steel and other corrosion resistant materials shall be stored in such a way as to prevent direct contact with soil, carbon steel, or low alloy steel materials.</w:t>
      </w:r>
    </w:p>
    <w:p w14:paraId="647CF6E6" w14:textId="77777777" w:rsidR="00BD5D4B" w:rsidRPr="00A23EF0" w:rsidRDefault="00BD5D4B">
      <w:pPr>
        <w:pStyle w:val="Heading2"/>
        <w:numPr>
          <w:ilvl w:val="1"/>
          <w:numId w:val="67"/>
        </w:numPr>
        <w:spacing w:before="240" w:after="240"/>
        <w:ind w:left="851" w:hanging="707"/>
        <w:rPr>
          <w:sz w:val="22"/>
          <w:szCs w:val="22"/>
        </w:rPr>
      </w:pPr>
      <w:bookmarkStart w:id="40" w:name="_Toc205628057"/>
      <w:r w:rsidRPr="00A23EF0">
        <w:rPr>
          <w:spacing w:val="-2"/>
          <w:sz w:val="22"/>
          <w:szCs w:val="22"/>
        </w:rPr>
        <w:t>Handling</w:t>
      </w:r>
      <w:bookmarkEnd w:id="40"/>
    </w:p>
    <w:p w14:paraId="3415FB77" w14:textId="7DAFCE7E" w:rsidR="00BD5D4B" w:rsidRPr="00A23EF0" w:rsidRDefault="00BD5D4B" w:rsidP="00A23EF0">
      <w:pPr>
        <w:pStyle w:val="BodyText"/>
        <w:spacing w:before="120" w:after="120"/>
        <w:ind w:left="1134" w:hanging="425"/>
        <w:rPr>
          <w:sz w:val="22"/>
          <w:szCs w:val="22"/>
        </w:rPr>
      </w:pPr>
      <w:r w:rsidRPr="00A23EF0">
        <w:rPr>
          <w:b/>
          <w:sz w:val="22"/>
          <w:szCs w:val="22"/>
        </w:rPr>
        <w:t>6.2-1</w:t>
      </w:r>
      <w:r w:rsidRPr="00A23EF0">
        <w:rPr>
          <w:b/>
          <w:spacing w:val="8"/>
          <w:sz w:val="22"/>
          <w:szCs w:val="22"/>
        </w:rPr>
        <w:t xml:space="preserve"> </w:t>
      </w:r>
      <w:r w:rsidRPr="00A23EF0">
        <w:rPr>
          <w:b/>
          <w:sz w:val="22"/>
          <w:szCs w:val="22"/>
        </w:rPr>
        <w:t>-</w:t>
      </w:r>
      <w:r w:rsidRPr="00A23EF0">
        <w:rPr>
          <w:b/>
          <w:spacing w:val="-1"/>
          <w:sz w:val="22"/>
          <w:szCs w:val="22"/>
        </w:rPr>
        <w:t xml:space="preserve"> </w:t>
      </w:r>
      <w:r w:rsidRPr="00A23EF0">
        <w:rPr>
          <w:color w:val="333333"/>
          <w:sz w:val="22"/>
          <w:szCs w:val="22"/>
        </w:rPr>
        <w:t>Material</w:t>
      </w:r>
      <w:r w:rsidRPr="00A23EF0">
        <w:rPr>
          <w:color w:val="333333"/>
          <w:spacing w:val="7"/>
          <w:sz w:val="22"/>
          <w:szCs w:val="22"/>
        </w:rPr>
        <w:t xml:space="preserve"> </w:t>
      </w:r>
      <w:r w:rsidRPr="00A23EF0">
        <w:rPr>
          <w:color w:val="333333"/>
          <w:sz w:val="22"/>
          <w:szCs w:val="22"/>
        </w:rPr>
        <w:t>shall</w:t>
      </w:r>
      <w:r w:rsidRPr="00A23EF0">
        <w:rPr>
          <w:color w:val="333333"/>
          <w:spacing w:val="7"/>
          <w:sz w:val="22"/>
          <w:szCs w:val="22"/>
        </w:rPr>
        <w:t xml:space="preserve"> </w:t>
      </w:r>
      <w:r w:rsidRPr="00A23EF0">
        <w:rPr>
          <w:color w:val="333333"/>
          <w:sz w:val="22"/>
          <w:szCs w:val="22"/>
        </w:rPr>
        <w:t>be</w:t>
      </w:r>
      <w:r w:rsidRPr="00A23EF0">
        <w:rPr>
          <w:color w:val="333333"/>
          <w:spacing w:val="6"/>
          <w:sz w:val="22"/>
          <w:szCs w:val="22"/>
        </w:rPr>
        <w:t xml:space="preserve"> </w:t>
      </w:r>
      <w:r w:rsidRPr="00A23EF0">
        <w:rPr>
          <w:color w:val="333333"/>
          <w:sz w:val="22"/>
          <w:szCs w:val="22"/>
        </w:rPr>
        <w:t>handled</w:t>
      </w:r>
      <w:r w:rsidRPr="00A23EF0">
        <w:rPr>
          <w:color w:val="333333"/>
          <w:spacing w:val="7"/>
          <w:sz w:val="22"/>
          <w:szCs w:val="22"/>
        </w:rPr>
        <w:t xml:space="preserve"> </w:t>
      </w:r>
      <w:r w:rsidRPr="00A23EF0">
        <w:rPr>
          <w:color w:val="333333"/>
          <w:sz w:val="22"/>
          <w:szCs w:val="22"/>
        </w:rPr>
        <w:t>in</w:t>
      </w:r>
      <w:r w:rsidRPr="00A23EF0">
        <w:rPr>
          <w:color w:val="333333"/>
          <w:spacing w:val="7"/>
          <w:sz w:val="22"/>
          <w:szCs w:val="22"/>
        </w:rPr>
        <w:t xml:space="preserve"> </w:t>
      </w:r>
      <w:r w:rsidRPr="00A23EF0">
        <w:rPr>
          <w:color w:val="333333"/>
          <w:sz w:val="22"/>
          <w:szCs w:val="22"/>
        </w:rPr>
        <w:t>a</w:t>
      </w:r>
      <w:r w:rsidRPr="00A23EF0">
        <w:rPr>
          <w:color w:val="333333"/>
          <w:spacing w:val="6"/>
          <w:sz w:val="22"/>
          <w:szCs w:val="22"/>
        </w:rPr>
        <w:t xml:space="preserve"> </w:t>
      </w:r>
      <w:r w:rsidRPr="00A23EF0">
        <w:rPr>
          <w:color w:val="333333"/>
          <w:sz w:val="22"/>
          <w:szCs w:val="22"/>
        </w:rPr>
        <w:t>manner</w:t>
      </w:r>
      <w:r w:rsidRPr="00A23EF0">
        <w:rPr>
          <w:color w:val="333333"/>
          <w:spacing w:val="7"/>
          <w:sz w:val="22"/>
          <w:szCs w:val="22"/>
        </w:rPr>
        <w:t xml:space="preserve"> </w:t>
      </w:r>
      <w:r w:rsidRPr="00A23EF0">
        <w:rPr>
          <w:color w:val="333333"/>
          <w:sz w:val="22"/>
          <w:szCs w:val="22"/>
        </w:rPr>
        <w:t>that</w:t>
      </w:r>
      <w:r w:rsidRPr="00A23EF0">
        <w:rPr>
          <w:color w:val="333333"/>
          <w:spacing w:val="7"/>
          <w:sz w:val="22"/>
          <w:szCs w:val="22"/>
        </w:rPr>
        <w:t xml:space="preserve"> </w:t>
      </w:r>
      <w:r w:rsidRPr="00A23EF0">
        <w:rPr>
          <w:color w:val="333333"/>
          <w:sz w:val="22"/>
          <w:szCs w:val="22"/>
        </w:rPr>
        <w:t>prevents</w:t>
      </w:r>
      <w:r w:rsidRPr="00A23EF0">
        <w:rPr>
          <w:color w:val="333333"/>
          <w:spacing w:val="6"/>
          <w:sz w:val="22"/>
          <w:szCs w:val="22"/>
        </w:rPr>
        <w:t xml:space="preserve"> </w:t>
      </w:r>
      <w:r w:rsidRPr="00A23EF0">
        <w:rPr>
          <w:color w:val="333333"/>
          <w:spacing w:val="-2"/>
          <w:sz w:val="22"/>
          <w:szCs w:val="22"/>
        </w:rPr>
        <w:t>damage.</w:t>
      </w:r>
    </w:p>
    <w:p w14:paraId="4A5CE21E" w14:textId="2400DB7A" w:rsidR="00BD5D4B" w:rsidRPr="00A23EF0" w:rsidRDefault="00BD5D4B" w:rsidP="00A23EF0">
      <w:pPr>
        <w:pStyle w:val="BodyText"/>
        <w:spacing w:before="120" w:after="120"/>
        <w:ind w:left="1134" w:hanging="425"/>
        <w:rPr>
          <w:sz w:val="22"/>
          <w:szCs w:val="22"/>
        </w:rPr>
      </w:pPr>
      <w:r w:rsidRPr="00A23EF0">
        <w:rPr>
          <w:b/>
          <w:sz w:val="22"/>
          <w:szCs w:val="22"/>
        </w:rPr>
        <w:t>6.2-2</w:t>
      </w:r>
      <w:r w:rsidRPr="00A23EF0">
        <w:rPr>
          <w:b/>
          <w:spacing w:val="13"/>
          <w:sz w:val="22"/>
          <w:szCs w:val="22"/>
        </w:rPr>
        <w:t xml:space="preserve"> </w:t>
      </w:r>
      <w:r w:rsidRPr="00A23EF0">
        <w:rPr>
          <w:b/>
          <w:sz w:val="22"/>
          <w:szCs w:val="22"/>
        </w:rPr>
        <w:t xml:space="preserve">- </w:t>
      </w:r>
      <w:r w:rsidRPr="00A23EF0">
        <w:rPr>
          <w:color w:val="333333"/>
          <w:sz w:val="22"/>
          <w:szCs w:val="22"/>
        </w:rPr>
        <w:t>All</w:t>
      </w:r>
      <w:r w:rsidRPr="00A23EF0">
        <w:rPr>
          <w:color w:val="333333"/>
          <w:spacing w:val="11"/>
          <w:sz w:val="22"/>
          <w:szCs w:val="22"/>
        </w:rPr>
        <w:t xml:space="preserve"> </w:t>
      </w:r>
      <w:r w:rsidRPr="00A23EF0">
        <w:rPr>
          <w:color w:val="333333"/>
          <w:sz w:val="22"/>
          <w:szCs w:val="22"/>
        </w:rPr>
        <w:t>items</w:t>
      </w:r>
      <w:r w:rsidRPr="00A23EF0">
        <w:rPr>
          <w:color w:val="333333"/>
          <w:spacing w:val="11"/>
          <w:sz w:val="22"/>
          <w:szCs w:val="22"/>
        </w:rPr>
        <w:t xml:space="preserve"> </w:t>
      </w:r>
      <w:r w:rsidRPr="00A23EF0">
        <w:rPr>
          <w:color w:val="333333"/>
          <w:sz w:val="22"/>
          <w:szCs w:val="22"/>
        </w:rPr>
        <w:t>shall</w:t>
      </w:r>
      <w:r w:rsidRPr="00A23EF0">
        <w:rPr>
          <w:color w:val="333333"/>
          <w:spacing w:val="11"/>
          <w:sz w:val="22"/>
          <w:szCs w:val="22"/>
        </w:rPr>
        <w:t xml:space="preserve"> </w:t>
      </w:r>
      <w:r w:rsidRPr="00A23EF0">
        <w:rPr>
          <w:color w:val="333333"/>
          <w:sz w:val="22"/>
          <w:szCs w:val="22"/>
        </w:rPr>
        <w:t>be</w:t>
      </w:r>
      <w:r w:rsidRPr="00A23EF0">
        <w:rPr>
          <w:color w:val="333333"/>
          <w:spacing w:val="11"/>
          <w:sz w:val="22"/>
          <w:szCs w:val="22"/>
        </w:rPr>
        <w:t xml:space="preserve"> </w:t>
      </w:r>
      <w:r w:rsidRPr="00A23EF0">
        <w:rPr>
          <w:color w:val="333333"/>
          <w:sz w:val="22"/>
          <w:szCs w:val="22"/>
        </w:rPr>
        <w:t>visually</w:t>
      </w:r>
      <w:r w:rsidRPr="00A23EF0">
        <w:rPr>
          <w:color w:val="333333"/>
          <w:spacing w:val="11"/>
          <w:sz w:val="22"/>
          <w:szCs w:val="22"/>
        </w:rPr>
        <w:t xml:space="preserve"> </w:t>
      </w:r>
      <w:r w:rsidRPr="00A23EF0">
        <w:rPr>
          <w:color w:val="333333"/>
          <w:sz w:val="22"/>
          <w:szCs w:val="22"/>
        </w:rPr>
        <w:t>inspected</w:t>
      </w:r>
      <w:r w:rsidRPr="00A23EF0">
        <w:rPr>
          <w:color w:val="333333"/>
          <w:spacing w:val="11"/>
          <w:sz w:val="22"/>
          <w:szCs w:val="22"/>
        </w:rPr>
        <w:t xml:space="preserve"> </w:t>
      </w:r>
      <w:r w:rsidRPr="00A23EF0">
        <w:rPr>
          <w:color w:val="333333"/>
          <w:sz w:val="22"/>
          <w:szCs w:val="22"/>
        </w:rPr>
        <w:t>prior</w:t>
      </w:r>
      <w:r w:rsidRPr="00A23EF0">
        <w:rPr>
          <w:color w:val="333333"/>
          <w:spacing w:val="11"/>
          <w:sz w:val="22"/>
          <w:szCs w:val="22"/>
        </w:rPr>
        <w:t xml:space="preserve"> </w:t>
      </w:r>
      <w:r w:rsidRPr="00A23EF0">
        <w:rPr>
          <w:color w:val="333333"/>
          <w:sz w:val="22"/>
          <w:szCs w:val="22"/>
        </w:rPr>
        <w:t>to</w:t>
      </w:r>
      <w:r w:rsidRPr="00A23EF0">
        <w:rPr>
          <w:color w:val="333333"/>
          <w:spacing w:val="11"/>
          <w:sz w:val="22"/>
          <w:szCs w:val="22"/>
        </w:rPr>
        <w:t xml:space="preserve"> </w:t>
      </w:r>
      <w:r w:rsidRPr="00A23EF0">
        <w:rPr>
          <w:color w:val="333333"/>
          <w:sz w:val="22"/>
          <w:szCs w:val="22"/>
        </w:rPr>
        <w:t>fabrication.</w:t>
      </w:r>
      <w:r w:rsidRPr="00A23EF0">
        <w:rPr>
          <w:color w:val="333333"/>
          <w:spacing w:val="11"/>
          <w:sz w:val="22"/>
          <w:szCs w:val="22"/>
        </w:rPr>
        <w:t xml:space="preserve"> </w:t>
      </w:r>
      <w:r w:rsidRPr="00A23EF0">
        <w:rPr>
          <w:color w:val="333333"/>
          <w:sz w:val="22"/>
          <w:szCs w:val="22"/>
        </w:rPr>
        <w:t>Supplier</w:t>
      </w:r>
      <w:r w:rsidRPr="00A23EF0">
        <w:rPr>
          <w:color w:val="333333"/>
          <w:spacing w:val="11"/>
          <w:sz w:val="22"/>
          <w:szCs w:val="22"/>
        </w:rPr>
        <w:t xml:space="preserve"> </w:t>
      </w:r>
      <w:r w:rsidRPr="00A23EF0">
        <w:rPr>
          <w:color w:val="333333"/>
          <w:sz w:val="22"/>
          <w:szCs w:val="22"/>
        </w:rPr>
        <w:t>shall</w:t>
      </w:r>
      <w:r w:rsidRPr="00A23EF0">
        <w:rPr>
          <w:color w:val="333333"/>
          <w:spacing w:val="11"/>
          <w:sz w:val="22"/>
          <w:szCs w:val="22"/>
        </w:rPr>
        <w:t xml:space="preserve"> </w:t>
      </w:r>
      <w:r w:rsidRPr="00A23EF0">
        <w:rPr>
          <w:color w:val="333333"/>
          <w:sz w:val="22"/>
          <w:szCs w:val="22"/>
        </w:rPr>
        <w:t>reject</w:t>
      </w:r>
      <w:r w:rsidRPr="00A23EF0">
        <w:rPr>
          <w:color w:val="333333"/>
          <w:spacing w:val="11"/>
          <w:sz w:val="22"/>
          <w:szCs w:val="22"/>
        </w:rPr>
        <w:t xml:space="preserve"> </w:t>
      </w:r>
      <w:r w:rsidRPr="00A23EF0">
        <w:rPr>
          <w:color w:val="333333"/>
          <w:sz w:val="22"/>
          <w:szCs w:val="22"/>
        </w:rPr>
        <w:t>any</w:t>
      </w:r>
      <w:r w:rsidRPr="00A23EF0">
        <w:rPr>
          <w:color w:val="333333"/>
          <w:spacing w:val="11"/>
          <w:sz w:val="22"/>
          <w:szCs w:val="22"/>
        </w:rPr>
        <w:t xml:space="preserve"> </w:t>
      </w:r>
      <w:r w:rsidRPr="00A23EF0">
        <w:rPr>
          <w:color w:val="333333"/>
          <w:sz w:val="22"/>
          <w:szCs w:val="22"/>
        </w:rPr>
        <w:t>item</w:t>
      </w:r>
      <w:r w:rsidRPr="00A23EF0">
        <w:rPr>
          <w:color w:val="333333"/>
          <w:spacing w:val="11"/>
          <w:sz w:val="22"/>
          <w:szCs w:val="22"/>
        </w:rPr>
        <w:t xml:space="preserve"> </w:t>
      </w:r>
      <w:r w:rsidRPr="00A23EF0">
        <w:rPr>
          <w:color w:val="333333"/>
          <w:sz w:val="22"/>
          <w:szCs w:val="22"/>
        </w:rPr>
        <w:t>that</w:t>
      </w:r>
      <w:r w:rsidRPr="00A23EF0">
        <w:rPr>
          <w:color w:val="333333"/>
          <w:spacing w:val="11"/>
          <w:sz w:val="22"/>
          <w:szCs w:val="22"/>
        </w:rPr>
        <w:t xml:space="preserve"> </w:t>
      </w:r>
      <w:r w:rsidRPr="00A23EF0">
        <w:rPr>
          <w:color w:val="333333"/>
          <w:sz w:val="22"/>
          <w:szCs w:val="22"/>
        </w:rPr>
        <w:t>contains</w:t>
      </w:r>
      <w:r w:rsidRPr="00A23EF0">
        <w:rPr>
          <w:color w:val="333333"/>
          <w:spacing w:val="11"/>
          <w:sz w:val="22"/>
          <w:szCs w:val="22"/>
        </w:rPr>
        <w:t xml:space="preserve"> </w:t>
      </w:r>
      <w:r w:rsidRPr="00A23EF0">
        <w:rPr>
          <w:color w:val="333333"/>
          <w:sz w:val="22"/>
          <w:szCs w:val="22"/>
        </w:rPr>
        <w:t>a</w:t>
      </w:r>
      <w:r w:rsidRPr="00A23EF0">
        <w:rPr>
          <w:color w:val="333333"/>
          <w:spacing w:val="11"/>
          <w:sz w:val="22"/>
          <w:szCs w:val="22"/>
        </w:rPr>
        <w:t xml:space="preserve"> </w:t>
      </w:r>
      <w:r w:rsidRPr="00A23EF0">
        <w:rPr>
          <w:color w:val="333333"/>
          <w:sz w:val="22"/>
          <w:szCs w:val="22"/>
        </w:rPr>
        <w:t>defect</w:t>
      </w:r>
      <w:r w:rsidRPr="00A23EF0">
        <w:rPr>
          <w:color w:val="333333"/>
          <w:spacing w:val="11"/>
          <w:sz w:val="22"/>
          <w:szCs w:val="22"/>
        </w:rPr>
        <w:t xml:space="preserve"> </w:t>
      </w:r>
      <w:r w:rsidRPr="00A23EF0">
        <w:rPr>
          <w:color w:val="333333"/>
          <w:sz w:val="22"/>
          <w:szCs w:val="22"/>
        </w:rPr>
        <w:t>that is unacceptable per the ASTM or other specification under which the component was purchased.</w:t>
      </w:r>
    </w:p>
    <w:p w14:paraId="685B633A" w14:textId="2D6CDF11" w:rsidR="00BD5D4B" w:rsidRPr="00A23EF0" w:rsidRDefault="00BD5D4B" w:rsidP="00A23EF0">
      <w:pPr>
        <w:pStyle w:val="BodyText"/>
        <w:spacing w:before="120" w:after="120"/>
        <w:ind w:left="1134" w:hanging="425"/>
        <w:rPr>
          <w:sz w:val="22"/>
          <w:szCs w:val="22"/>
        </w:rPr>
      </w:pPr>
      <w:r w:rsidRPr="0094351B">
        <w:rPr>
          <w:b/>
          <w:sz w:val="22"/>
          <w:szCs w:val="22"/>
          <w:rPrChange w:id="41" w:author="Marchenko, Sergey [Tengizchevroil]" w:date="2025-08-07T15:10:00Z" w16du:dateUtc="2025-08-07T10:10:00Z">
            <w:rPr>
              <w:b/>
              <w:sz w:val="22"/>
              <w:szCs w:val="22"/>
              <w:highlight w:val="yellow"/>
            </w:rPr>
          </w:rPrChange>
        </w:rPr>
        <w:t xml:space="preserve">6.2-3 - </w:t>
      </w:r>
      <w:r w:rsidRPr="0094351B">
        <w:rPr>
          <w:color w:val="333333"/>
          <w:sz w:val="22"/>
          <w:szCs w:val="22"/>
          <w:rPrChange w:id="42" w:author="Marchenko, Sergey [Tengizchevroil]" w:date="2025-08-07T15:10:00Z" w16du:dateUtc="2025-08-07T10:10:00Z">
            <w:rPr>
              <w:color w:val="333333"/>
              <w:sz w:val="22"/>
              <w:szCs w:val="22"/>
              <w:highlight w:val="yellow"/>
            </w:rPr>
          </w:rPrChange>
        </w:rPr>
        <w:t>Stainless steel, alloys other than low and intermediate alloys, lined and coated pipe, and fittings shall be lifted with wide fabric or rubber-covered slings.</w:t>
      </w:r>
    </w:p>
    <w:p w14:paraId="14FA891B" w14:textId="6366DE59" w:rsidR="00BD5D4B" w:rsidRPr="00A23EF0" w:rsidRDefault="00BD5D4B" w:rsidP="00A23EF0">
      <w:pPr>
        <w:pStyle w:val="BodyText"/>
        <w:spacing w:before="120" w:after="120"/>
        <w:ind w:left="1134" w:hanging="425"/>
        <w:rPr>
          <w:sz w:val="22"/>
          <w:szCs w:val="22"/>
        </w:rPr>
      </w:pPr>
      <w:r w:rsidRPr="00A23EF0">
        <w:rPr>
          <w:b/>
          <w:sz w:val="22"/>
          <w:szCs w:val="22"/>
        </w:rPr>
        <w:t xml:space="preserve">6.2-4 - </w:t>
      </w:r>
      <w:r w:rsidRPr="00A23EF0">
        <w:rPr>
          <w:color w:val="333333"/>
          <w:sz w:val="22"/>
          <w:szCs w:val="22"/>
        </w:rPr>
        <w:t>Handling shall be accomplished in a manner that precludes contamination resulting from direct contact with ferritic materials.</w:t>
      </w:r>
    </w:p>
    <w:p w14:paraId="3456649B" w14:textId="03F0F505" w:rsidR="004A435B" w:rsidRPr="00A23EF0" w:rsidRDefault="00BD5D4B" w:rsidP="00496CD9">
      <w:pPr>
        <w:pStyle w:val="BodyText"/>
        <w:spacing w:before="120" w:after="240"/>
        <w:ind w:left="1134" w:hanging="425"/>
        <w:rPr>
          <w:sz w:val="22"/>
          <w:szCs w:val="22"/>
        </w:rPr>
      </w:pPr>
      <w:r w:rsidRPr="00A23EF0">
        <w:rPr>
          <w:b/>
          <w:sz w:val="22"/>
          <w:szCs w:val="22"/>
        </w:rPr>
        <w:t xml:space="preserve">6.2-5 - </w:t>
      </w:r>
      <w:r w:rsidRPr="00A23EF0">
        <w:rPr>
          <w:color w:val="333333"/>
          <w:sz w:val="22"/>
          <w:szCs w:val="22"/>
        </w:rPr>
        <w:t>Storage banding for identification of materials during storage and fabrication shall be made of a non- contaminating material.</w:t>
      </w:r>
    </w:p>
    <w:p w14:paraId="249E13EB" w14:textId="77777777" w:rsidR="00DD7182" w:rsidRPr="00DD7182" w:rsidRDefault="00DD7182">
      <w:pPr>
        <w:pStyle w:val="Heading1"/>
        <w:numPr>
          <w:ilvl w:val="0"/>
          <w:numId w:val="67"/>
        </w:numPr>
        <w:spacing w:before="240" w:after="240"/>
        <w:ind w:left="709" w:hanging="704"/>
      </w:pPr>
      <w:bookmarkStart w:id="43" w:name="_Toc205628058"/>
      <w:r w:rsidRPr="00DD7182">
        <w:t>Elbows</w:t>
      </w:r>
      <w:r w:rsidRPr="00DD7182">
        <w:rPr>
          <w:spacing w:val="-4"/>
        </w:rPr>
        <w:t xml:space="preserve"> </w:t>
      </w:r>
      <w:r w:rsidRPr="00DD7182">
        <w:t>and</w:t>
      </w:r>
      <w:r w:rsidRPr="00DD7182">
        <w:rPr>
          <w:spacing w:val="-3"/>
        </w:rPr>
        <w:t xml:space="preserve"> </w:t>
      </w:r>
      <w:r w:rsidRPr="00DD7182">
        <w:rPr>
          <w:spacing w:val="-2"/>
        </w:rPr>
        <w:t>Bends</w:t>
      </w:r>
      <w:bookmarkEnd w:id="43"/>
    </w:p>
    <w:p w14:paraId="5F6EF463" w14:textId="3830E454" w:rsidR="00DD7182" w:rsidRPr="00A23EF0" w:rsidRDefault="00DD7182" w:rsidP="00B11088">
      <w:pPr>
        <w:pStyle w:val="ListParagraph"/>
        <w:numPr>
          <w:ilvl w:val="1"/>
          <w:numId w:val="28"/>
        </w:numPr>
        <w:spacing w:before="120" w:after="120"/>
        <w:ind w:left="1134" w:hanging="425"/>
      </w:pPr>
      <w:r w:rsidRPr="00A23EF0">
        <w:rPr>
          <w:b/>
        </w:rPr>
        <w:t xml:space="preserve">- </w:t>
      </w:r>
      <w:r w:rsidRPr="00A23EF0">
        <w:rPr>
          <w:color w:val="333333"/>
        </w:rPr>
        <w:t>Trimmed elbows (cut to less than ninety degrees) shall require Owner acceptance. If accepted, arc length along the</w:t>
      </w:r>
      <w:r w:rsidRPr="00A23EF0">
        <w:rPr>
          <w:color w:val="333333"/>
          <w:spacing w:val="40"/>
        </w:rPr>
        <w:t xml:space="preserve"> </w:t>
      </w:r>
      <w:r w:rsidRPr="00A23EF0">
        <w:rPr>
          <w:color w:val="333333"/>
        </w:rPr>
        <w:t>crotch of trimmed elbows shall meet the following criteria:</w:t>
      </w:r>
    </w:p>
    <w:p w14:paraId="3EA267E3" w14:textId="77777777" w:rsidR="00DD7182" w:rsidRPr="00A23EF0" w:rsidRDefault="00DD7182" w:rsidP="00B11088">
      <w:pPr>
        <w:pStyle w:val="ListParagraph"/>
        <w:numPr>
          <w:ilvl w:val="2"/>
          <w:numId w:val="28"/>
        </w:numPr>
        <w:tabs>
          <w:tab w:val="left" w:pos="717"/>
        </w:tabs>
        <w:spacing w:before="120" w:after="120"/>
        <w:ind w:left="1418" w:hanging="284"/>
      </w:pPr>
      <w:r w:rsidRPr="00A23EF0">
        <w:rPr>
          <w:color w:val="333333"/>
          <w:position w:val="2"/>
        </w:rPr>
        <w:t>A</w:t>
      </w:r>
      <w:r w:rsidRPr="00A23EF0">
        <w:rPr>
          <w:color w:val="333333"/>
          <w:spacing w:val="6"/>
          <w:position w:val="2"/>
        </w:rPr>
        <w:t xml:space="preserve"> </w:t>
      </w:r>
      <w:r w:rsidRPr="00A23EF0">
        <w:rPr>
          <w:color w:val="333333"/>
          <w:position w:val="2"/>
        </w:rPr>
        <w:t>minimum</w:t>
      </w:r>
      <w:r w:rsidRPr="00A23EF0">
        <w:rPr>
          <w:color w:val="333333"/>
          <w:spacing w:val="6"/>
          <w:position w:val="2"/>
        </w:rPr>
        <w:t xml:space="preserve"> </w:t>
      </w:r>
      <w:r w:rsidRPr="00A23EF0">
        <w:rPr>
          <w:color w:val="333333"/>
          <w:position w:val="2"/>
        </w:rPr>
        <w:t>of</w:t>
      </w:r>
      <w:r w:rsidRPr="00A23EF0">
        <w:rPr>
          <w:color w:val="333333"/>
          <w:spacing w:val="6"/>
          <w:position w:val="2"/>
        </w:rPr>
        <w:t xml:space="preserve"> </w:t>
      </w:r>
      <w:r w:rsidRPr="00A23EF0">
        <w:rPr>
          <w:color w:val="333333"/>
          <w:position w:val="2"/>
        </w:rPr>
        <w:t>1</w:t>
      </w:r>
      <w:r w:rsidRPr="00A23EF0">
        <w:rPr>
          <w:color w:val="333333"/>
          <w:spacing w:val="7"/>
          <w:position w:val="2"/>
        </w:rPr>
        <w:t xml:space="preserve"> </w:t>
      </w:r>
      <w:r w:rsidRPr="00A23EF0">
        <w:rPr>
          <w:color w:val="333333"/>
          <w:position w:val="2"/>
        </w:rPr>
        <w:t>inch</w:t>
      </w:r>
      <w:r w:rsidRPr="00A23EF0">
        <w:rPr>
          <w:color w:val="333333"/>
          <w:spacing w:val="6"/>
          <w:position w:val="2"/>
        </w:rPr>
        <w:t xml:space="preserve"> </w:t>
      </w:r>
      <w:r w:rsidRPr="00A23EF0">
        <w:rPr>
          <w:color w:val="333333"/>
          <w:position w:val="2"/>
        </w:rPr>
        <w:t>(25</w:t>
      </w:r>
      <w:r w:rsidRPr="00A23EF0">
        <w:rPr>
          <w:color w:val="333333"/>
          <w:spacing w:val="6"/>
          <w:position w:val="2"/>
        </w:rPr>
        <w:t xml:space="preserve"> </w:t>
      </w:r>
      <w:r w:rsidRPr="00A23EF0">
        <w:rPr>
          <w:color w:val="333333"/>
          <w:position w:val="2"/>
        </w:rPr>
        <w:t>mm)</w:t>
      </w:r>
      <w:r w:rsidRPr="00A23EF0">
        <w:rPr>
          <w:color w:val="333333"/>
          <w:spacing w:val="7"/>
          <w:position w:val="2"/>
        </w:rPr>
        <w:t xml:space="preserve"> </w:t>
      </w:r>
      <w:r w:rsidRPr="00A23EF0">
        <w:rPr>
          <w:color w:val="333333"/>
          <w:position w:val="2"/>
        </w:rPr>
        <w:t>for</w:t>
      </w:r>
      <w:r w:rsidRPr="00A23EF0">
        <w:rPr>
          <w:color w:val="333333"/>
          <w:spacing w:val="6"/>
          <w:position w:val="2"/>
        </w:rPr>
        <w:t xml:space="preserve"> </w:t>
      </w:r>
      <w:r w:rsidRPr="00A23EF0">
        <w:rPr>
          <w:color w:val="333333"/>
          <w:position w:val="2"/>
        </w:rPr>
        <w:t>NPS</w:t>
      </w:r>
      <w:r w:rsidRPr="00A23EF0">
        <w:rPr>
          <w:color w:val="333333"/>
          <w:spacing w:val="6"/>
          <w:position w:val="2"/>
        </w:rPr>
        <w:t xml:space="preserve"> </w:t>
      </w:r>
      <w:r w:rsidRPr="00A23EF0">
        <w:rPr>
          <w:color w:val="333333"/>
          <w:position w:val="2"/>
        </w:rPr>
        <w:t>2</w:t>
      </w:r>
      <w:r w:rsidRPr="00A23EF0">
        <w:rPr>
          <w:color w:val="333333"/>
          <w:spacing w:val="7"/>
          <w:position w:val="2"/>
        </w:rPr>
        <w:t xml:space="preserve"> </w:t>
      </w:r>
      <w:r w:rsidRPr="00A23EF0">
        <w:rPr>
          <w:color w:val="333333"/>
          <w:position w:val="2"/>
        </w:rPr>
        <w:t>and</w:t>
      </w:r>
      <w:r w:rsidRPr="00A23EF0">
        <w:rPr>
          <w:color w:val="333333"/>
          <w:spacing w:val="6"/>
          <w:position w:val="2"/>
        </w:rPr>
        <w:t xml:space="preserve"> </w:t>
      </w:r>
      <w:r w:rsidRPr="00A23EF0">
        <w:rPr>
          <w:color w:val="333333"/>
          <w:spacing w:val="-5"/>
          <w:position w:val="2"/>
        </w:rPr>
        <w:t>3.</w:t>
      </w:r>
    </w:p>
    <w:p w14:paraId="777834D8" w14:textId="77777777" w:rsidR="00DD7182" w:rsidRPr="00A23EF0" w:rsidRDefault="00DD7182" w:rsidP="00B11088">
      <w:pPr>
        <w:pStyle w:val="ListParagraph"/>
        <w:numPr>
          <w:ilvl w:val="2"/>
          <w:numId w:val="28"/>
        </w:numPr>
        <w:tabs>
          <w:tab w:val="left" w:pos="717"/>
        </w:tabs>
        <w:spacing w:before="120" w:after="120"/>
        <w:ind w:left="1418" w:hanging="284"/>
      </w:pPr>
      <w:r w:rsidRPr="00A23EF0">
        <w:rPr>
          <w:color w:val="333333"/>
          <w:position w:val="2"/>
        </w:rPr>
        <w:t>A</w:t>
      </w:r>
      <w:r w:rsidRPr="00A23EF0">
        <w:rPr>
          <w:color w:val="333333"/>
          <w:spacing w:val="6"/>
          <w:position w:val="2"/>
        </w:rPr>
        <w:t xml:space="preserve"> </w:t>
      </w:r>
      <w:r w:rsidRPr="00A23EF0">
        <w:rPr>
          <w:color w:val="333333"/>
          <w:position w:val="2"/>
        </w:rPr>
        <w:t>minimum</w:t>
      </w:r>
      <w:r w:rsidRPr="00A23EF0">
        <w:rPr>
          <w:color w:val="333333"/>
          <w:spacing w:val="6"/>
          <w:position w:val="2"/>
        </w:rPr>
        <w:t xml:space="preserve"> </w:t>
      </w:r>
      <w:r w:rsidRPr="00A23EF0">
        <w:rPr>
          <w:color w:val="333333"/>
          <w:position w:val="2"/>
        </w:rPr>
        <w:t>of</w:t>
      </w:r>
      <w:r w:rsidRPr="00A23EF0">
        <w:rPr>
          <w:color w:val="333333"/>
          <w:spacing w:val="6"/>
          <w:position w:val="2"/>
        </w:rPr>
        <w:t xml:space="preserve"> </w:t>
      </w:r>
      <w:r w:rsidRPr="00A23EF0">
        <w:rPr>
          <w:color w:val="333333"/>
          <w:position w:val="2"/>
        </w:rPr>
        <w:t>2</w:t>
      </w:r>
      <w:r w:rsidRPr="00A23EF0">
        <w:rPr>
          <w:color w:val="333333"/>
          <w:spacing w:val="6"/>
          <w:position w:val="2"/>
        </w:rPr>
        <w:t xml:space="preserve"> </w:t>
      </w:r>
      <w:r w:rsidRPr="00A23EF0">
        <w:rPr>
          <w:color w:val="333333"/>
          <w:position w:val="2"/>
        </w:rPr>
        <w:t>inches</w:t>
      </w:r>
      <w:r w:rsidRPr="00A23EF0">
        <w:rPr>
          <w:color w:val="333333"/>
          <w:spacing w:val="6"/>
          <w:position w:val="2"/>
        </w:rPr>
        <w:t xml:space="preserve"> </w:t>
      </w:r>
      <w:r w:rsidRPr="00A23EF0">
        <w:rPr>
          <w:color w:val="333333"/>
          <w:position w:val="2"/>
        </w:rPr>
        <w:t>(50</w:t>
      </w:r>
      <w:r w:rsidRPr="00A23EF0">
        <w:rPr>
          <w:color w:val="333333"/>
          <w:spacing w:val="6"/>
          <w:position w:val="2"/>
        </w:rPr>
        <w:t xml:space="preserve"> </w:t>
      </w:r>
      <w:r w:rsidRPr="00A23EF0">
        <w:rPr>
          <w:color w:val="333333"/>
          <w:position w:val="2"/>
        </w:rPr>
        <w:t>mm)</w:t>
      </w:r>
      <w:r w:rsidRPr="00A23EF0">
        <w:rPr>
          <w:color w:val="333333"/>
          <w:spacing w:val="6"/>
          <w:position w:val="2"/>
        </w:rPr>
        <w:t xml:space="preserve"> </w:t>
      </w:r>
      <w:r w:rsidRPr="00A23EF0">
        <w:rPr>
          <w:color w:val="333333"/>
          <w:position w:val="2"/>
        </w:rPr>
        <w:t>for</w:t>
      </w:r>
      <w:r w:rsidRPr="00A23EF0">
        <w:rPr>
          <w:color w:val="333333"/>
          <w:spacing w:val="6"/>
          <w:position w:val="2"/>
        </w:rPr>
        <w:t xml:space="preserve"> </w:t>
      </w:r>
      <w:r w:rsidRPr="00A23EF0">
        <w:rPr>
          <w:color w:val="333333"/>
          <w:position w:val="2"/>
        </w:rPr>
        <w:t>sizes</w:t>
      </w:r>
      <w:r w:rsidRPr="00A23EF0">
        <w:rPr>
          <w:color w:val="333333"/>
          <w:spacing w:val="6"/>
          <w:position w:val="2"/>
        </w:rPr>
        <w:t xml:space="preserve"> </w:t>
      </w:r>
      <w:r w:rsidRPr="00A23EF0">
        <w:rPr>
          <w:color w:val="333333"/>
          <w:position w:val="2"/>
        </w:rPr>
        <w:t>NPS</w:t>
      </w:r>
      <w:r w:rsidRPr="00A23EF0">
        <w:rPr>
          <w:color w:val="333333"/>
          <w:spacing w:val="6"/>
          <w:position w:val="2"/>
        </w:rPr>
        <w:t xml:space="preserve"> </w:t>
      </w:r>
      <w:r w:rsidRPr="00A23EF0">
        <w:rPr>
          <w:color w:val="333333"/>
          <w:position w:val="2"/>
        </w:rPr>
        <w:t>4</w:t>
      </w:r>
      <w:r w:rsidRPr="00A23EF0">
        <w:rPr>
          <w:color w:val="333333"/>
          <w:spacing w:val="7"/>
          <w:position w:val="2"/>
        </w:rPr>
        <w:t xml:space="preserve"> </w:t>
      </w:r>
      <w:r w:rsidRPr="00A23EF0">
        <w:rPr>
          <w:color w:val="333333"/>
          <w:position w:val="2"/>
        </w:rPr>
        <w:t>and</w:t>
      </w:r>
      <w:r w:rsidRPr="00A23EF0">
        <w:rPr>
          <w:color w:val="333333"/>
          <w:spacing w:val="6"/>
          <w:position w:val="2"/>
        </w:rPr>
        <w:t xml:space="preserve"> </w:t>
      </w:r>
      <w:r w:rsidRPr="00A23EF0">
        <w:rPr>
          <w:color w:val="333333"/>
          <w:spacing w:val="-2"/>
          <w:position w:val="2"/>
        </w:rPr>
        <w:t>larger.</w:t>
      </w:r>
    </w:p>
    <w:p w14:paraId="0F7FC50B" w14:textId="421EC8EB" w:rsidR="00DD7182" w:rsidRPr="00A23EF0" w:rsidRDefault="00DD7182" w:rsidP="00B11088">
      <w:pPr>
        <w:pStyle w:val="ListParagraph"/>
        <w:numPr>
          <w:ilvl w:val="2"/>
          <w:numId w:val="28"/>
        </w:numPr>
        <w:tabs>
          <w:tab w:val="left" w:pos="717"/>
        </w:tabs>
        <w:spacing w:before="120" w:after="120"/>
        <w:ind w:left="1418" w:hanging="284"/>
      </w:pPr>
      <w:r w:rsidRPr="00A23EF0">
        <w:rPr>
          <w:color w:val="333333"/>
          <w:position w:val="2"/>
        </w:rPr>
        <w:t>Distance</w:t>
      </w:r>
      <w:r w:rsidRPr="00A23EF0">
        <w:rPr>
          <w:color w:val="333333"/>
          <w:spacing w:val="9"/>
          <w:position w:val="2"/>
        </w:rPr>
        <w:t xml:space="preserve"> </w:t>
      </w:r>
      <w:r w:rsidRPr="00A23EF0">
        <w:rPr>
          <w:color w:val="333333"/>
          <w:position w:val="2"/>
        </w:rPr>
        <w:t>between</w:t>
      </w:r>
      <w:r w:rsidRPr="00A23EF0">
        <w:rPr>
          <w:color w:val="333333"/>
          <w:spacing w:val="10"/>
          <w:position w:val="2"/>
        </w:rPr>
        <w:t xml:space="preserve"> </w:t>
      </w:r>
      <w:r w:rsidRPr="00A23EF0">
        <w:rPr>
          <w:color w:val="333333"/>
          <w:position w:val="2"/>
        </w:rPr>
        <w:t>buttwelds</w:t>
      </w:r>
      <w:r w:rsidRPr="00A23EF0">
        <w:rPr>
          <w:color w:val="333333"/>
          <w:spacing w:val="10"/>
          <w:position w:val="2"/>
        </w:rPr>
        <w:t xml:space="preserve"> </w:t>
      </w:r>
      <w:r w:rsidRPr="00A23EF0">
        <w:rPr>
          <w:color w:val="333333"/>
          <w:position w:val="2"/>
        </w:rPr>
        <w:t>shall</w:t>
      </w:r>
      <w:r w:rsidRPr="00A23EF0">
        <w:rPr>
          <w:color w:val="333333"/>
          <w:spacing w:val="10"/>
          <w:position w:val="2"/>
        </w:rPr>
        <w:t xml:space="preserve"> </w:t>
      </w:r>
      <w:r w:rsidRPr="00A23EF0">
        <w:rPr>
          <w:color w:val="333333"/>
          <w:position w:val="2"/>
        </w:rPr>
        <w:t>be</w:t>
      </w:r>
      <w:r w:rsidRPr="00A23EF0">
        <w:rPr>
          <w:color w:val="333333"/>
          <w:spacing w:val="10"/>
          <w:position w:val="2"/>
        </w:rPr>
        <w:t xml:space="preserve"> </w:t>
      </w:r>
      <w:r w:rsidRPr="00A23EF0">
        <w:rPr>
          <w:color w:val="333333"/>
          <w:position w:val="2"/>
        </w:rPr>
        <w:t>maintained</w:t>
      </w:r>
      <w:r w:rsidRPr="00A23EF0">
        <w:rPr>
          <w:color w:val="333333"/>
          <w:spacing w:val="10"/>
          <w:position w:val="2"/>
        </w:rPr>
        <w:t xml:space="preserve"> </w:t>
      </w:r>
      <w:r w:rsidRPr="00A23EF0">
        <w:rPr>
          <w:color w:val="333333"/>
          <w:position w:val="2"/>
        </w:rPr>
        <w:t>as</w:t>
      </w:r>
      <w:r w:rsidRPr="00A23EF0">
        <w:rPr>
          <w:color w:val="333333"/>
          <w:spacing w:val="10"/>
          <w:position w:val="2"/>
        </w:rPr>
        <w:t xml:space="preserve"> </w:t>
      </w:r>
      <w:r w:rsidRPr="00A23EF0">
        <w:rPr>
          <w:color w:val="333333"/>
          <w:position w:val="2"/>
        </w:rPr>
        <w:t>specified</w:t>
      </w:r>
      <w:r w:rsidRPr="00A23EF0">
        <w:rPr>
          <w:color w:val="333333"/>
          <w:spacing w:val="9"/>
          <w:position w:val="2"/>
        </w:rPr>
        <w:t xml:space="preserve"> </w:t>
      </w:r>
      <w:r w:rsidRPr="00A23EF0">
        <w:rPr>
          <w:color w:val="333333"/>
          <w:position w:val="2"/>
        </w:rPr>
        <w:t>in</w:t>
      </w:r>
      <w:r w:rsidRPr="00A23EF0">
        <w:rPr>
          <w:color w:val="333333"/>
          <w:spacing w:val="10"/>
          <w:position w:val="2"/>
        </w:rPr>
        <w:t xml:space="preserve"> </w:t>
      </w:r>
      <w:r w:rsidRPr="00A23EF0">
        <w:rPr>
          <w:color w:val="333333"/>
          <w:position w:val="2"/>
        </w:rPr>
        <w:t>Section</w:t>
      </w:r>
      <w:r w:rsidRPr="00A23EF0">
        <w:rPr>
          <w:color w:val="333333"/>
          <w:spacing w:val="14"/>
          <w:position w:val="2"/>
        </w:rPr>
        <w:t xml:space="preserve"> </w:t>
      </w:r>
      <w:hyperlink w:anchor="_bookmark24" w:history="1">
        <w:r w:rsidRPr="00A23EF0">
          <w:rPr>
            <w:spacing w:val="-2"/>
            <w:position w:val="2"/>
            <w:u w:val="single"/>
          </w:rPr>
          <w:t>8.11</w:t>
        </w:r>
      </w:hyperlink>
      <w:r w:rsidRPr="00A23EF0">
        <w:rPr>
          <w:color w:val="333333"/>
          <w:spacing w:val="-2"/>
          <w:position w:val="2"/>
        </w:rPr>
        <w:t>.</w:t>
      </w:r>
    </w:p>
    <w:p w14:paraId="0C874789" w14:textId="39563537" w:rsidR="00DD7182" w:rsidRPr="00A23EF0" w:rsidRDefault="00DD7182" w:rsidP="00B11088">
      <w:pPr>
        <w:pStyle w:val="ListParagraph"/>
        <w:numPr>
          <w:ilvl w:val="1"/>
          <w:numId w:val="28"/>
        </w:numPr>
        <w:spacing w:before="120" w:after="120"/>
        <w:ind w:left="1134" w:hanging="425"/>
      </w:pPr>
      <w:r w:rsidRPr="00A23EF0">
        <w:rPr>
          <w:b/>
        </w:rPr>
        <w:t>-</w:t>
      </w:r>
      <w:r w:rsidRPr="00A23EF0">
        <w:rPr>
          <w:b/>
          <w:spacing w:val="1"/>
        </w:rPr>
        <w:t xml:space="preserve"> </w:t>
      </w:r>
      <w:r w:rsidRPr="00A23EF0">
        <w:rPr>
          <w:color w:val="333333"/>
        </w:rPr>
        <w:t>Bends</w:t>
      </w:r>
      <w:r w:rsidRPr="00A23EF0">
        <w:rPr>
          <w:color w:val="333333"/>
          <w:spacing w:val="8"/>
        </w:rPr>
        <w:t xml:space="preserve"> </w:t>
      </w:r>
      <w:r w:rsidRPr="00A23EF0">
        <w:rPr>
          <w:color w:val="333333"/>
        </w:rPr>
        <w:t>shall</w:t>
      </w:r>
      <w:r w:rsidRPr="00A23EF0">
        <w:rPr>
          <w:color w:val="333333"/>
          <w:spacing w:val="9"/>
        </w:rPr>
        <w:t xml:space="preserve"> </w:t>
      </w:r>
      <w:r w:rsidRPr="00A23EF0">
        <w:rPr>
          <w:color w:val="333333"/>
        </w:rPr>
        <w:t>be</w:t>
      </w:r>
      <w:r w:rsidRPr="00A23EF0">
        <w:rPr>
          <w:color w:val="333333"/>
          <w:spacing w:val="9"/>
        </w:rPr>
        <w:t xml:space="preserve"> </w:t>
      </w:r>
      <w:r w:rsidRPr="00A23EF0">
        <w:rPr>
          <w:color w:val="333333"/>
        </w:rPr>
        <w:t>permitted</w:t>
      </w:r>
      <w:r w:rsidRPr="00A23EF0">
        <w:rPr>
          <w:color w:val="333333"/>
          <w:spacing w:val="8"/>
        </w:rPr>
        <w:t xml:space="preserve"> </w:t>
      </w:r>
      <w:r w:rsidRPr="00A23EF0">
        <w:rPr>
          <w:color w:val="333333"/>
        </w:rPr>
        <w:t>only</w:t>
      </w:r>
      <w:r w:rsidRPr="00A23EF0">
        <w:rPr>
          <w:color w:val="333333"/>
          <w:spacing w:val="9"/>
        </w:rPr>
        <w:t xml:space="preserve"> </w:t>
      </w:r>
      <w:r w:rsidRPr="00A23EF0">
        <w:rPr>
          <w:color w:val="333333"/>
        </w:rPr>
        <w:t>if</w:t>
      </w:r>
      <w:r w:rsidRPr="00A23EF0">
        <w:rPr>
          <w:color w:val="333333"/>
          <w:spacing w:val="8"/>
        </w:rPr>
        <w:t xml:space="preserve"> </w:t>
      </w:r>
      <w:r w:rsidRPr="00A23EF0">
        <w:rPr>
          <w:color w:val="333333"/>
        </w:rPr>
        <w:t>reviewed</w:t>
      </w:r>
      <w:r w:rsidRPr="00A23EF0">
        <w:rPr>
          <w:color w:val="333333"/>
          <w:spacing w:val="9"/>
        </w:rPr>
        <w:t xml:space="preserve"> </w:t>
      </w:r>
      <w:r w:rsidRPr="00A23EF0">
        <w:rPr>
          <w:color w:val="333333"/>
        </w:rPr>
        <w:t>and</w:t>
      </w:r>
      <w:r w:rsidRPr="00A23EF0">
        <w:rPr>
          <w:color w:val="333333"/>
          <w:spacing w:val="8"/>
        </w:rPr>
        <w:t xml:space="preserve"> </w:t>
      </w:r>
      <w:r w:rsidRPr="00A23EF0">
        <w:rPr>
          <w:color w:val="333333"/>
        </w:rPr>
        <w:t>accepted</w:t>
      </w:r>
      <w:r w:rsidRPr="00A23EF0">
        <w:rPr>
          <w:color w:val="333333"/>
          <w:spacing w:val="9"/>
        </w:rPr>
        <w:t xml:space="preserve"> </w:t>
      </w:r>
      <w:r w:rsidRPr="00A23EF0">
        <w:rPr>
          <w:color w:val="333333"/>
        </w:rPr>
        <w:t>by</w:t>
      </w:r>
      <w:r w:rsidRPr="00A23EF0">
        <w:rPr>
          <w:color w:val="333333"/>
          <w:spacing w:val="9"/>
        </w:rPr>
        <w:t xml:space="preserve"> </w:t>
      </w:r>
      <w:r w:rsidRPr="00A23EF0">
        <w:rPr>
          <w:color w:val="333333"/>
        </w:rPr>
        <w:t>Owner.</w:t>
      </w:r>
      <w:r w:rsidRPr="00A23EF0">
        <w:rPr>
          <w:color w:val="333333"/>
          <w:spacing w:val="8"/>
        </w:rPr>
        <w:t xml:space="preserve"> </w:t>
      </w:r>
      <w:r w:rsidRPr="00A23EF0">
        <w:rPr>
          <w:color w:val="333333"/>
        </w:rPr>
        <w:t>When</w:t>
      </w:r>
      <w:r w:rsidRPr="00A23EF0">
        <w:rPr>
          <w:color w:val="333333"/>
          <w:spacing w:val="9"/>
        </w:rPr>
        <w:t xml:space="preserve"> </w:t>
      </w:r>
      <w:r w:rsidRPr="00A23EF0">
        <w:rPr>
          <w:color w:val="333333"/>
        </w:rPr>
        <w:t>permitted,</w:t>
      </w:r>
      <w:r w:rsidRPr="00A23EF0">
        <w:rPr>
          <w:color w:val="333333"/>
          <w:spacing w:val="8"/>
        </w:rPr>
        <w:t xml:space="preserve"> </w:t>
      </w:r>
      <w:r w:rsidRPr="00A23EF0">
        <w:rPr>
          <w:color w:val="333333"/>
        </w:rPr>
        <w:t>bends</w:t>
      </w:r>
      <w:r w:rsidRPr="00A23EF0">
        <w:rPr>
          <w:color w:val="333333"/>
          <w:spacing w:val="9"/>
        </w:rPr>
        <w:t xml:space="preserve"> </w:t>
      </w:r>
      <w:r w:rsidRPr="00A23EF0">
        <w:rPr>
          <w:color w:val="333333"/>
        </w:rPr>
        <w:t>shall</w:t>
      </w:r>
      <w:r w:rsidRPr="00A23EF0">
        <w:rPr>
          <w:color w:val="333333"/>
          <w:spacing w:val="8"/>
        </w:rPr>
        <w:t xml:space="preserve"> </w:t>
      </w:r>
      <w:r w:rsidRPr="00A23EF0">
        <w:rPr>
          <w:color w:val="333333"/>
        </w:rPr>
        <w:t>be</w:t>
      </w:r>
      <w:r w:rsidRPr="00A23EF0">
        <w:rPr>
          <w:color w:val="333333"/>
          <w:spacing w:val="9"/>
        </w:rPr>
        <w:t xml:space="preserve"> </w:t>
      </w:r>
      <w:r w:rsidRPr="00A23EF0">
        <w:rPr>
          <w:color w:val="333333"/>
        </w:rPr>
        <w:t>as</w:t>
      </w:r>
      <w:r w:rsidRPr="00A23EF0">
        <w:rPr>
          <w:color w:val="333333"/>
          <w:spacing w:val="9"/>
        </w:rPr>
        <w:t xml:space="preserve"> </w:t>
      </w:r>
      <w:r w:rsidRPr="00A23EF0">
        <w:rPr>
          <w:color w:val="333333"/>
          <w:spacing w:val="-2"/>
        </w:rPr>
        <w:t>follows:</w:t>
      </w:r>
    </w:p>
    <w:p w14:paraId="3CD010F6" w14:textId="77777777" w:rsidR="00DD7182" w:rsidRPr="00A23EF0" w:rsidRDefault="00DD7182" w:rsidP="00B11088">
      <w:pPr>
        <w:pStyle w:val="ListParagraph"/>
        <w:numPr>
          <w:ilvl w:val="2"/>
          <w:numId w:val="28"/>
        </w:numPr>
        <w:spacing w:before="120" w:after="120"/>
        <w:ind w:left="1418" w:hanging="284"/>
      </w:pPr>
      <w:r w:rsidRPr="00A23EF0">
        <w:rPr>
          <w:color w:val="333333"/>
          <w:position w:val="2"/>
        </w:rPr>
        <w:t>Comply</w:t>
      </w:r>
      <w:r w:rsidRPr="00A23EF0">
        <w:rPr>
          <w:color w:val="333333"/>
          <w:spacing w:val="8"/>
          <w:position w:val="2"/>
        </w:rPr>
        <w:t xml:space="preserve"> </w:t>
      </w:r>
      <w:r w:rsidRPr="00A23EF0">
        <w:rPr>
          <w:color w:val="333333"/>
          <w:position w:val="2"/>
        </w:rPr>
        <w:t>with</w:t>
      </w:r>
      <w:r w:rsidRPr="00A23EF0">
        <w:rPr>
          <w:color w:val="333333"/>
          <w:spacing w:val="9"/>
          <w:position w:val="2"/>
        </w:rPr>
        <w:t xml:space="preserve"> </w:t>
      </w:r>
      <w:r w:rsidRPr="00A23EF0">
        <w:rPr>
          <w:color w:val="333333"/>
          <w:position w:val="2"/>
        </w:rPr>
        <w:t>the</w:t>
      </w:r>
      <w:r w:rsidRPr="00A23EF0">
        <w:rPr>
          <w:color w:val="333333"/>
          <w:spacing w:val="8"/>
          <w:position w:val="2"/>
        </w:rPr>
        <w:t xml:space="preserve"> </w:t>
      </w:r>
      <w:r w:rsidRPr="00A23EF0">
        <w:rPr>
          <w:color w:val="333333"/>
          <w:position w:val="2"/>
        </w:rPr>
        <w:t>requirements</w:t>
      </w:r>
      <w:r w:rsidRPr="00A23EF0">
        <w:rPr>
          <w:color w:val="333333"/>
          <w:spacing w:val="9"/>
          <w:position w:val="2"/>
        </w:rPr>
        <w:t xml:space="preserve"> </w:t>
      </w:r>
      <w:r w:rsidRPr="00A23EF0">
        <w:rPr>
          <w:color w:val="333333"/>
          <w:position w:val="2"/>
        </w:rPr>
        <w:t>of</w:t>
      </w:r>
      <w:r w:rsidRPr="00A23EF0">
        <w:rPr>
          <w:color w:val="333333"/>
          <w:spacing w:val="8"/>
          <w:position w:val="2"/>
        </w:rPr>
        <w:t xml:space="preserve"> </w:t>
      </w:r>
      <w:r w:rsidRPr="00A23EF0">
        <w:rPr>
          <w:color w:val="333333"/>
          <w:position w:val="2"/>
        </w:rPr>
        <w:t>ASME</w:t>
      </w:r>
      <w:r w:rsidRPr="00A23EF0">
        <w:rPr>
          <w:color w:val="333333"/>
          <w:spacing w:val="9"/>
          <w:position w:val="2"/>
        </w:rPr>
        <w:t xml:space="preserve"> </w:t>
      </w:r>
      <w:r w:rsidRPr="00A23EF0">
        <w:rPr>
          <w:color w:val="333333"/>
          <w:position w:val="2"/>
        </w:rPr>
        <w:t>B31.1</w:t>
      </w:r>
      <w:r w:rsidRPr="00A23EF0">
        <w:rPr>
          <w:color w:val="333333"/>
          <w:spacing w:val="8"/>
          <w:position w:val="2"/>
        </w:rPr>
        <w:t xml:space="preserve"> </w:t>
      </w:r>
      <w:r w:rsidRPr="00A23EF0">
        <w:rPr>
          <w:color w:val="333333"/>
          <w:position w:val="2"/>
        </w:rPr>
        <w:t>or</w:t>
      </w:r>
      <w:r w:rsidRPr="00A23EF0">
        <w:rPr>
          <w:color w:val="333333"/>
          <w:spacing w:val="9"/>
          <w:position w:val="2"/>
        </w:rPr>
        <w:t xml:space="preserve"> </w:t>
      </w:r>
      <w:r w:rsidRPr="00A23EF0">
        <w:rPr>
          <w:color w:val="333333"/>
          <w:position w:val="2"/>
        </w:rPr>
        <w:t>ASME</w:t>
      </w:r>
      <w:r w:rsidRPr="00A23EF0">
        <w:rPr>
          <w:color w:val="333333"/>
          <w:spacing w:val="9"/>
          <w:position w:val="2"/>
        </w:rPr>
        <w:t xml:space="preserve"> </w:t>
      </w:r>
      <w:r w:rsidRPr="00A23EF0">
        <w:rPr>
          <w:color w:val="333333"/>
          <w:position w:val="2"/>
        </w:rPr>
        <w:t>B31.3,</w:t>
      </w:r>
      <w:r w:rsidRPr="00A23EF0">
        <w:rPr>
          <w:color w:val="333333"/>
          <w:spacing w:val="8"/>
          <w:position w:val="2"/>
        </w:rPr>
        <w:t xml:space="preserve"> </w:t>
      </w:r>
      <w:r w:rsidRPr="00A23EF0">
        <w:rPr>
          <w:color w:val="333333"/>
          <w:position w:val="2"/>
        </w:rPr>
        <w:t>as</w:t>
      </w:r>
      <w:r w:rsidRPr="00A23EF0">
        <w:rPr>
          <w:color w:val="333333"/>
          <w:spacing w:val="9"/>
          <w:position w:val="2"/>
        </w:rPr>
        <w:t xml:space="preserve"> </w:t>
      </w:r>
      <w:r w:rsidRPr="00A23EF0">
        <w:rPr>
          <w:color w:val="333333"/>
          <w:spacing w:val="-2"/>
          <w:position w:val="2"/>
        </w:rPr>
        <w:t>applicable.</w:t>
      </w:r>
    </w:p>
    <w:p w14:paraId="271C1DB5" w14:textId="631EFFBE" w:rsidR="00DD7182" w:rsidRPr="00A23EF0" w:rsidRDefault="00DD7182" w:rsidP="00B11088">
      <w:pPr>
        <w:pStyle w:val="ListParagraph"/>
        <w:numPr>
          <w:ilvl w:val="2"/>
          <w:numId w:val="28"/>
        </w:numPr>
        <w:spacing w:before="120" w:after="120"/>
        <w:ind w:left="1418" w:hanging="284"/>
      </w:pPr>
      <w:r w:rsidRPr="00A23EF0">
        <w:rPr>
          <w:color w:val="333333"/>
          <w:position w:val="2"/>
        </w:rPr>
        <w:t xml:space="preserve">Provide pressure/temperature ratings consistent with the piping material class applicable to the piping in which </w:t>
      </w:r>
      <w:r w:rsidRPr="00A23EF0">
        <w:rPr>
          <w:color w:val="333333"/>
        </w:rPr>
        <w:t>they are used.</w:t>
      </w:r>
    </w:p>
    <w:p w14:paraId="7CAC5FD3" w14:textId="6ADA6133" w:rsidR="00DD7182" w:rsidRPr="00A23EF0" w:rsidRDefault="00DD7182" w:rsidP="00B11088">
      <w:pPr>
        <w:pStyle w:val="ListParagraph"/>
        <w:numPr>
          <w:ilvl w:val="1"/>
          <w:numId w:val="28"/>
        </w:numPr>
        <w:spacing w:before="120" w:after="120"/>
        <w:ind w:left="1134" w:hanging="425"/>
      </w:pPr>
      <w:r w:rsidRPr="00A23EF0">
        <w:rPr>
          <w:b/>
        </w:rPr>
        <w:t xml:space="preserve">- </w:t>
      </w:r>
      <w:r w:rsidRPr="00A23EF0">
        <w:rPr>
          <w:color w:val="333333"/>
        </w:rPr>
        <w:t>Bending procedures shall be submitted to Owner for review and acceptance prior to fabrication. To avoid layout issues, proposals to use bends in lieu of fittings shall be considered prior to the design stage.</w:t>
      </w:r>
    </w:p>
    <w:p w14:paraId="75C9DEFC" w14:textId="77777777" w:rsidR="00E73BE7" w:rsidRPr="00A23EF0" w:rsidRDefault="00DD7182" w:rsidP="00510374">
      <w:pPr>
        <w:pStyle w:val="ListParagraph"/>
        <w:numPr>
          <w:ilvl w:val="1"/>
          <w:numId w:val="28"/>
        </w:numPr>
        <w:spacing w:before="120" w:after="240"/>
        <w:ind w:left="1134" w:hanging="425"/>
      </w:pPr>
      <w:r w:rsidRPr="00A23EF0">
        <w:rPr>
          <w:b/>
        </w:rPr>
        <w:t>-</w:t>
      </w:r>
      <w:r w:rsidRPr="00A23EF0">
        <w:rPr>
          <w:b/>
          <w:spacing w:val="1"/>
        </w:rPr>
        <w:t xml:space="preserve"> </w:t>
      </w:r>
      <w:r w:rsidRPr="00A23EF0">
        <w:rPr>
          <w:color w:val="333333"/>
        </w:rPr>
        <w:t>Cold</w:t>
      </w:r>
      <w:r w:rsidRPr="00A23EF0">
        <w:rPr>
          <w:color w:val="333333"/>
          <w:spacing w:val="9"/>
        </w:rPr>
        <w:t xml:space="preserve"> </w:t>
      </w:r>
      <w:r w:rsidRPr="00A23EF0">
        <w:rPr>
          <w:color w:val="333333"/>
        </w:rPr>
        <w:t>and</w:t>
      </w:r>
      <w:r w:rsidRPr="00A23EF0">
        <w:rPr>
          <w:color w:val="333333"/>
          <w:spacing w:val="9"/>
        </w:rPr>
        <w:t xml:space="preserve"> </w:t>
      </w:r>
      <w:r w:rsidRPr="00A23EF0">
        <w:rPr>
          <w:color w:val="333333"/>
        </w:rPr>
        <w:t>induction</w:t>
      </w:r>
      <w:r w:rsidRPr="00A23EF0">
        <w:rPr>
          <w:color w:val="333333"/>
          <w:spacing w:val="9"/>
        </w:rPr>
        <w:t xml:space="preserve"> </w:t>
      </w:r>
      <w:r w:rsidRPr="00A23EF0">
        <w:rPr>
          <w:color w:val="333333"/>
        </w:rPr>
        <w:t>bends</w:t>
      </w:r>
      <w:r w:rsidRPr="00A23EF0">
        <w:rPr>
          <w:color w:val="333333"/>
          <w:spacing w:val="9"/>
        </w:rPr>
        <w:t xml:space="preserve"> </w:t>
      </w:r>
      <w:r w:rsidRPr="00A23EF0">
        <w:rPr>
          <w:color w:val="333333"/>
        </w:rPr>
        <w:t>for</w:t>
      </w:r>
      <w:r w:rsidRPr="00A23EF0">
        <w:rPr>
          <w:color w:val="333333"/>
          <w:spacing w:val="8"/>
        </w:rPr>
        <w:t xml:space="preserve"> </w:t>
      </w:r>
      <w:r w:rsidRPr="00A23EF0">
        <w:rPr>
          <w:color w:val="333333"/>
        </w:rPr>
        <w:t>carbon</w:t>
      </w:r>
      <w:r w:rsidRPr="00A23EF0">
        <w:rPr>
          <w:color w:val="333333"/>
          <w:spacing w:val="9"/>
        </w:rPr>
        <w:t xml:space="preserve"> </w:t>
      </w:r>
      <w:r w:rsidRPr="00A23EF0">
        <w:rPr>
          <w:color w:val="333333"/>
        </w:rPr>
        <w:t>and</w:t>
      </w:r>
      <w:r w:rsidRPr="00A23EF0">
        <w:rPr>
          <w:color w:val="333333"/>
          <w:spacing w:val="9"/>
        </w:rPr>
        <w:t xml:space="preserve"> </w:t>
      </w:r>
      <w:r w:rsidRPr="00A23EF0">
        <w:rPr>
          <w:color w:val="333333"/>
        </w:rPr>
        <w:t>low</w:t>
      </w:r>
      <w:r w:rsidRPr="00A23EF0">
        <w:rPr>
          <w:color w:val="333333"/>
          <w:spacing w:val="9"/>
        </w:rPr>
        <w:t xml:space="preserve"> </w:t>
      </w:r>
      <w:r w:rsidRPr="00A23EF0">
        <w:rPr>
          <w:color w:val="333333"/>
        </w:rPr>
        <w:t>alloy</w:t>
      </w:r>
      <w:r w:rsidRPr="00A23EF0">
        <w:rPr>
          <w:color w:val="333333"/>
          <w:spacing w:val="9"/>
        </w:rPr>
        <w:t xml:space="preserve"> </w:t>
      </w:r>
      <w:r w:rsidRPr="00A23EF0">
        <w:rPr>
          <w:color w:val="333333"/>
        </w:rPr>
        <w:t>steel</w:t>
      </w:r>
      <w:r w:rsidRPr="00A23EF0">
        <w:rPr>
          <w:color w:val="333333"/>
          <w:spacing w:val="9"/>
        </w:rPr>
        <w:t xml:space="preserve"> </w:t>
      </w:r>
      <w:r w:rsidRPr="00A23EF0">
        <w:rPr>
          <w:color w:val="333333"/>
        </w:rPr>
        <w:t>shall</w:t>
      </w:r>
      <w:r w:rsidRPr="00A23EF0">
        <w:rPr>
          <w:color w:val="333333"/>
          <w:spacing w:val="8"/>
        </w:rPr>
        <w:t xml:space="preserve"> </w:t>
      </w:r>
      <w:r w:rsidRPr="00A23EF0">
        <w:rPr>
          <w:color w:val="333333"/>
        </w:rPr>
        <w:t>comply</w:t>
      </w:r>
      <w:r w:rsidRPr="00A23EF0">
        <w:rPr>
          <w:color w:val="333333"/>
          <w:spacing w:val="9"/>
        </w:rPr>
        <w:t xml:space="preserve"> </w:t>
      </w:r>
      <w:r w:rsidRPr="00A23EF0">
        <w:rPr>
          <w:color w:val="333333"/>
        </w:rPr>
        <w:t>with</w:t>
      </w:r>
      <w:r w:rsidRPr="00A23EF0">
        <w:rPr>
          <w:color w:val="333333"/>
          <w:spacing w:val="9"/>
        </w:rPr>
        <w:t xml:space="preserve"> </w:t>
      </w:r>
      <w:r w:rsidRPr="00A23EF0">
        <w:rPr>
          <w:color w:val="333333"/>
        </w:rPr>
        <w:t>the</w:t>
      </w:r>
      <w:r w:rsidRPr="00A23EF0">
        <w:rPr>
          <w:color w:val="333333"/>
          <w:spacing w:val="9"/>
        </w:rPr>
        <w:t xml:space="preserve"> </w:t>
      </w:r>
      <w:r w:rsidRPr="00A23EF0">
        <w:rPr>
          <w:color w:val="333333"/>
        </w:rPr>
        <w:t>requirements</w:t>
      </w:r>
      <w:r w:rsidRPr="00A23EF0">
        <w:rPr>
          <w:color w:val="333333"/>
          <w:spacing w:val="9"/>
        </w:rPr>
        <w:t xml:space="preserve"> </w:t>
      </w:r>
      <w:r w:rsidRPr="00A23EF0">
        <w:rPr>
          <w:color w:val="333333"/>
        </w:rPr>
        <w:t>of</w:t>
      </w:r>
      <w:r w:rsidRPr="00A23EF0">
        <w:rPr>
          <w:color w:val="333333"/>
          <w:spacing w:val="9"/>
        </w:rPr>
        <w:t xml:space="preserve"> </w:t>
      </w:r>
      <w:r w:rsidRPr="00A23EF0">
        <w:rPr>
          <w:color w:val="333333"/>
        </w:rPr>
        <w:t>PPL-SU-</w:t>
      </w:r>
      <w:r w:rsidRPr="00A23EF0">
        <w:rPr>
          <w:color w:val="333333"/>
          <w:spacing w:val="-2"/>
        </w:rPr>
        <w:t>4737</w:t>
      </w:r>
      <w:r w:rsidR="000A62C4" w:rsidRPr="00A23EF0">
        <w:rPr>
          <w:color w:val="333333"/>
          <w:spacing w:val="-2"/>
        </w:rPr>
        <w:t>-TCO</w:t>
      </w:r>
      <w:r w:rsidRPr="00A23EF0">
        <w:rPr>
          <w:color w:val="333333"/>
          <w:spacing w:val="-2"/>
        </w:rPr>
        <w:t>.</w:t>
      </w:r>
    </w:p>
    <w:p w14:paraId="16A9B5C4" w14:textId="3BD52CB4" w:rsidR="00B2296B" w:rsidRPr="003A240E" w:rsidRDefault="00B2296B">
      <w:pPr>
        <w:pStyle w:val="Heading1"/>
        <w:numPr>
          <w:ilvl w:val="0"/>
          <w:numId w:val="67"/>
        </w:numPr>
        <w:spacing w:before="240" w:after="240"/>
        <w:ind w:left="709" w:hanging="704"/>
      </w:pPr>
      <w:bookmarkStart w:id="44" w:name="_Toc205628059"/>
      <w:r w:rsidRPr="00B2296B">
        <w:t>Fabrication</w:t>
      </w:r>
      <w:r w:rsidRPr="00B2296B">
        <w:rPr>
          <w:spacing w:val="-10"/>
        </w:rPr>
        <w:t xml:space="preserve"> </w:t>
      </w:r>
      <w:r w:rsidRPr="00B2296B">
        <w:rPr>
          <w:spacing w:val="-2"/>
        </w:rPr>
        <w:t>Requirements</w:t>
      </w:r>
      <w:bookmarkEnd w:id="44"/>
    </w:p>
    <w:p w14:paraId="07AEDC00" w14:textId="77777777" w:rsidR="00B2296B" w:rsidRPr="00B11088" w:rsidRDefault="00B2296B">
      <w:pPr>
        <w:pStyle w:val="Heading2"/>
        <w:numPr>
          <w:ilvl w:val="1"/>
          <w:numId w:val="67"/>
        </w:numPr>
        <w:spacing w:before="240" w:after="240"/>
        <w:ind w:left="851" w:hanging="707"/>
      </w:pPr>
      <w:bookmarkStart w:id="45" w:name="_Toc205628060"/>
      <w:r w:rsidRPr="00B11088">
        <w:rPr>
          <w:spacing w:val="-2"/>
          <w:sz w:val="22"/>
          <w:szCs w:val="22"/>
        </w:rPr>
        <w:t>General</w:t>
      </w:r>
      <w:bookmarkEnd w:id="45"/>
    </w:p>
    <w:p w14:paraId="5A3A9D87" w14:textId="087EC81A" w:rsidR="00B2296B" w:rsidRPr="00B11088" w:rsidRDefault="00B2296B" w:rsidP="00B11088">
      <w:pPr>
        <w:pStyle w:val="BodyText"/>
        <w:spacing w:before="120" w:after="120"/>
        <w:ind w:left="1134" w:hanging="425"/>
        <w:rPr>
          <w:sz w:val="22"/>
          <w:szCs w:val="22"/>
        </w:rPr>
      </w:pPr>
      <w:r w:rsidRPr="00B11088">
        <w:rPr>
          <w:b/>
          <w:sz w:val="22"/>
          <w:szCs w:val="22"/>
        </w:rPr>
        <w:t xml:space="preserve">8.1-1 - </w:t>
      </w:r>
      <w:r w:rsidRPr="00B11088">
        <w:rPr>
          <w:color w:val="333333"/>
          <w:sz w:val="22"/>
          <w:szCs w:val="22"/>
        </w:rPr>
        <w:t>All Fabrication activities, including cutting, welding, and allied processes shall be conducted in a safe manner</w:t>
      </w:r>
      <w:r w:rsidRPr="00B11088">
        <w:rPr>
          <w:color w:val="333333"/>
          <w:spacing w:val="40"/>
          <w:sz w:val="22"/>
          <w:szCs w:val="22"/>
        </w:rPr>
        <w:t xml:space="preserve"> </w:t>
      </w:r>
      <w:r w:rsidRPr="00B11088">
        <w:rPr>
          <w:color w:val="333333"/>
          <w:sz w:val="22"/>
          <w:szCs w:val="22"/>
        </w:rPr>
        <w:t>and in accordance with the requirements of AWS Z49.1.</w:t>
      </w:r>
    </w:p>
    <w:p w14:paraId="20781482" w14:textId="23CB1273" w:rsidR="00B2296B" w:rsidRPr="00B11088" w:rsidRDefault="00B2296B" w:rsidP="00B11088">
      <w:pPr>
        <w:pStyle w:val="BodyText"/>
        <w:spacing w:before="120" w:after="120"/>
        <w:ind w:left="1134" w:hanging="425"/>
        <w:rPr>
          <w:sz w:val="22"/>
          <w:szCs w:val="22"/>
        </w:rPr>
      </w:pPr>
      <w:r w:rsidRPr="00B11088">
        <w:rPr>
          <w:b/>
          <w:sz w:val="22"/>
          <w:szCs w:val="22"/>
        </w:rPr>
        <w:t>8.1-2</w:t>
      </w:r>
      <w:r w:rsidRPr="00B11088">
        <w:rPr>
          <w:b/>
          <w:spacing w:val="12"/>
          <w:sz w:val="22"/>
          <w:szCs w:val="22"/>
        </w:rPr>
        <w:t xml:space="preserve"> </w:t>
      </w:r>
      <w:r w:rsidRPr="00B11088">
        <w:rPr>
          <w:b/>
          <w:sz w:val="22"/>
          <w:szCs w:val="22"/>
        </w:rPr>
        <w:t>-</w:t>
      </w:r>
      <w:r w:rsidRPr="00B11088">
        <w:rPr>
          <w:b/>
          <w:spacing w:val="3"/>
          <w:sz w:val="22"/>
          <w:szCs w:val="22"/>
        </w:rPr>
        <w:t xml:space="preserve"> </w:t>
      </w:r>
      <w:r w:rsidRPr="00B11088">
        <w:rPr>
          <w:color w:val="333333"/>
          <w:sz w:val="22"/>
          <w:szCs w:val="22"/>
        </w:rPr>
        <w:t>Welds</w:t>
      </w:r>
      <w:r w:rsidRPr="00B11088">
        <w:rPr>
          <w:color w:val="333333"/>
          <w:spacing w:val="10"/>
          <w:sz w:val="22"/>
          <w:szCs w:val="22"/>
        </w:rPr>
        <w:t xml:space="preserve"> </w:t>
      </w:r>
      <w:r w:rsidRPr="00B11088">
        <w:rPr>
          <w:color w:val="333333"/>
          <w:sz w:val="22"/>
          <w:szCs w:val="22"/>
        </w:rPr>
        <w:t>shall</w:t>
      </w:r>
      <w:r w:rsidRPr="00B11088">
        <w:rPr>
          <w:color w:val="333333"/>
          <w:spacing w:val="10"/>
          <w:sz w:val="22"/>
          <w:szCs w:val="22"/>
        </w:rPr>
        <w:t xml:space="preserve"> </w:t>
      </w:r>
      <w:r w:rsidRPr="00B11088">
        <w:rPr>
          <w:color w:val="333333"/>
          <w:sz w:val="22"/>
          <w:szCs w:val="22"/>
        </w:rPr>
        <w:t>comply</w:t>
      </w:r>
      <w:r w:rsidRPr="00B11088">
        <w:rPr>
          <w:color w:val="333333"/>
          <w:spacing w:val="10"/>
          <w:sz w:val="22"/>
          <w:szCs w:val="22"/>
        </w:rPr>
        <w:t xml:space="preserve"> </w:t>
      </w:r>
      <w:r w:rsidRPr="00B11088">
        <w:rPr>
          <w:color w:val="333333"/>
          <w:sz w:val="22"/>
          <w:szCs w:val="22"/>
        </w:rPr>
        <w:t>with</w:t>
      </w:r>
      <w:r w:rsidRPr="00B11088">
        <w:rPr>
          <w:color w:val="333333"/>
          <w:spacing w:val="11"/>
          <w:sz w:val="22"/>
          <w:szCs w:val="22"/>
        </w:rPr>
        <w:t xml:space="preserve"> </w:t>
      </w:r>
      <w:r w:rsidR="00776DFF" w:rsidRPr="00B11088">
        <w:rPr>
          <w:color w:val="333333"/>
          <w:sz w:val="22"/>
          <w:szCs w:val="22"/>
        </w:rPr>
        <w:t>015-0000-WWW-STD-20001-01</w:t>
      </w:r>
      <w:r w:rsidR="00B330B7" w:rsidRPr="00B11088">
        <w:rPr>
          <w:color w:val="333333"/>
          <w:sz w:val="22"/>
          <w:szCs w:val="22"/>
        </w:rPr>
        <w:t xml:space="preserve"> </w:t>
      </w:r>
      <w:r w:rsidRPr="00B11088">
        <w:rPr>
          <w:color w:val="333333"/>
          <w:sz w:val="22"/>
          <w:szCs w:val="22"/>
        </w:rPr>
        <w:t>unless</w:t>
      </w:r>
      <w:r w:rsidRPr="00B11088">
        <w:rPr>
          <w:color w:val="333333"/>
          <w:spacing w:val="11"/>
          <w:sz w:val="22"/>
          <w:szCs w:val="22"/>
        </w:rPr>
        <w:t xml:space="preserve"> </w:t>
      </w:r>
      <w:r w:rsidRPr="00B11088">
        <w:rPr>
          <w:color w:val="333333"/>
          <w:sz w:val="22"/>
          <w:szCs w:val="22"/>
        </w:rPr>
        <w:t>otherwise</w:t>
      </w:r>
      <w:r w:rsidRPr="00B11088">
        <w:rPr>
          <w:color w:val="333333"/>
          <w:spacing w:val="10"/>
          <w:sz w:val="22"/>
          <w:szCs w:val="22"/>
        </w:rPr>
        <w:t xml:space="preserve"> </w:t>
      </w:r>
      <w:r w:rsidRPr="00B11088">
        <w:rPr>
          <w:color w:val="333333"/>
          <w:sz w:val="22"/>
          <w:szCs w:val="22"/>
        </w:rPr>
        <w:t>reviewed</w:t>
      </w:r>
      <w:r w:rsidRPr="00B11088">
        <w:rPr>
          <w:color w:val="333333"/>
          <w:spacing w:val="10"/>
          <w:sz w:val="22"/>
          <w:szCs w:val="22"/>
        </w:rPr>
        <w:t xml:space="preserve"> </w:t>
      </w:r>
      <w:r w:rsidRPr="00B11088">
        <w:rPr>
          <w:color w:val="333333"/>
          <w:sz w:val="22"/>
          <w:szCs w:val="22"/>
        </w:rPr>
        <w:t>and</w:t>
      </w:r>
      <w:r w:rsidRPr="00B11088">
        <w:rPr>
          <w:color w:val="333333"/>
          <w:spacing w:val="10"/>
          <w:sz w:val="22"/>
          <w:szCs w:val="22"/>
        </w:rPr>
        <w:t xml:space="preserve"> </w:t>
      </w:r>
      <w:r w:rsidRPr="00B11088">
        <w:rPr>
          <w:color w:val="333333"/>
          <w:sz w:val="22"/>
          <w:szCs w:val="22"/>
        </w:rPr>
        <w:t>accepted</w:t>
      </w:r>
      <w:r w:rsidRPr="00B11088">
        <w:rPr>
          <w:color w:val="333333"/>
          <w:spacing w:val="10"/>
          <w:sz w:val="22"/>
          <w:szCs w:val="22"/>
        </w:rPr>
        <w:t xml:space="preserve"> </w:t>
      </w:r>
      <w:r w:rsidRPr="00B11088">
        <w:rPr>
          <w:color w:val="333333"/>
          <w:sz w:val="22"/>
          <w:szCs w:val="22"/>
        </w:rPr>
        <w:t>by</w:t>
      </w:r>
      <w:r w:rsidRPr="00B11088">
        <w:rPr>
          <w:color w:val="333333"/>
          <w:spacing w:val="11"/>
          <w:sz w:val="22"/>
          <w:szCs w:val="22"/>
        </w:rPr>
        <w:t xml:space="preserve"> </w:t>
      </w:r>
      <w:r w:rsidRPr="00B11088">
        <w:rPr>
          <w:color w:val="333333"/>
          <w:spacing w:val="-2"/>
          <w:sz w:val="22"/>
          <w:szCs w:val="22"/>
        </w:rPr>
        <w:t>Owner.</w:t>
      </w:r>
    </w:p>
    <w:p w14:paraId="39B783B6" w14:textId="77777777" w:rsidR="00B2296B" w:rsidRPr="00B11088" w:rsidRDefault="00B2296B" w:rsidP="00B11088">
      <w:pPr>
        <w:pStyle w:val="BodyText"/>
        <w:spacing w:before="120" w:after="120"/>
        <w:ind w:left="1134" w:hanging="425"/>
        <w:rPr>
          <w:sz w:val="22"/>
          <w:szCs w:val="22"/>
        </w:rPr>
      </w:pPr>
      <w:r w:rsidRPr="00B11088">
        <w:rPr>
          <w:b/>
          <w:sz w:val="22"/>
          <w:szCs w:val="22"/>
        </w:rPr>
        <w:t xml:space="preserve">8.1-3 - </w:t>
      </w:r>
      <w:r w:rsidRPr="00B11088">
        <w:rPr>
          <w:color w:val="333333"/>
          <w:sz w:val="22"/>
          <w:szCs w:val="22"/>
        </w:rPr>
        <w:t>Unless otherwise specified, tolerances for dimensions of fabricated pipe sections shall be in accordance with PFI ES-3.</w:t>
      </w:r>
    </w:p>
    <w:p w14:paraId="5DCFA6C8" w14:textId="708806DE" w:rsidR="00552BE5" w:rsidRPr="00B11088" w:rsidRDefault="00552BE5" w:rsidP="00B11088">
      <w:pPr>
        <w:tabs>
          <w:tab w:val="left" w:pos="482"/>
        </w:tabs>
        <w:spacing w:before="120" w:after="120"/>
        <w:ind w:left="1134" w:hanging="425"/>
        <w:rPr>
          <w:bCs/>
        </w:rPr>
      </w:pPr>
      <w:r w:rsidRPr="00B11088">
        <w:rPr>
          <w:b/>
        </w:rPr>
        <w:t>8.1-4</w:t>
      </w:r>
      <w:r w:rsidRPr="00B11088">
        <w:rPr>
          <w:bCs/>
        </w:rPr>
        <w:t xml:space="preserve"> - Heating or cold bending to achieve compliance with fabrication tolerances shall be permissible only within the following restrictions:</w:t>
      </w:r>
    </w:p>
    <w:p w14:paraId="023E1FE6" w14:textId="1972AAED" w:rsidR="00552BE5" w:rsidRPr="00B11088" w:rsidRDefault="00552BE5" w:rsidP="00B11088">
      <w:pPr>
        <w:tabs>
          <w:tab w:val="left" w:pos="482"/>
        </w:tabs>
        <w:spacing w:before="120" w:after="120"/>
        <w:ind w:left="1418" w:hanging="284"/>
        <w:rPr>
          <w:bCs/>
        </w:rPr>
      </w:pPr>
      <w:r w:rsidRPr="00B11088">
        <w:rPr>
          <w:b/>
        </w:rPr>
        <w:lastRenderedPageBreak/>
        <w:t>8.1-4.1</w:t>
      </w:r>
      <w:r w:rsidRPr="00B11088">
        <w:rPr>
          <w:bCs/>
        </w:rPr>
        <w:t xml:space="preserve"> - Prior to execution of such activities, the Supplier shall submit for Owner review and acceptance the procedures fully describing the method to be used and the extent of correction permitted.</w:t>
      </w:r>
    </w:p>
    <w:p w14:paraId="3E278477" w14:textId="43CA75B2" w:rsidR="00552BE5" w:rsidRPr="00B11088" w:rsidRDefault="00552BE5" w:rsidP="00B11088">
      <w:pPr>
        <w:tabs>
          <w:tab w:val="left" w:pos="482"/>
        </w:tabs>
        <w:spacing w:before="120" w:after="120"/>
        <w:ind w:left="1418" w:hanging="284"/>
        <w:rPr>
          <w:bCs/>
        </w:rPr>
      </w:pPr>
      <w:r w:rsidRPr="00B11088">
        <w:rPr>
          <w:b/>
        </w:rPr>
        <w:t>8.1-4.2</w:t>
      </w:r>
      <w:r w:rsidRPr="00B11088">
        <w:rPr>
          <w:bCs/>
        </w:rPr>
        <w:t xml:space="preserve"> - Maximum permanent outer fiber deformation shall be limited to three percent. Bending procedure submitted to Owner for acceptance shall describe the method used to calculate fiber deformation.</w:t>
      </w:r>
    </w:p>
    <w:p w14:paraId="0D11AB77" w14:textId="77777777" w:rsidR="00552BE5" w:rsidRPr="00B11088" w:rsidRDefault="00552BE5" w:rsidP="00B11088">
      <w:pPr>
        <w:tabs>
          <w:tab w:val="left" w:pos="482"/>
        </w:tabs>
        <w:spacing w:before="120" w:after="120"/>
        <w:ind w:left="1418" w:hanging="284"/>
        <w:rPr>
          <w:bCs/>
        </w:rPr>
      </w:pPr>
      <w:r w:rsidRPr="00B11088">
        <w:rPr>
          <w:b/>
        </w:rPr>
        <w:t>8.1-4.3</w:t>
      </w:r>
      <w:r w:rsidRPr="00B11088">
        <w:rPr>
          <w:bCs/>
        </w:rPr>
        <w:t xml:space="preserve"> - Heating temperature for stainless steel shall be limited to 700°F (371°C).</w:t>
      </w:r>
    </w:p>
    <w:p w14:paraId="4B86AD65" w14:textId="2D0C77D4" w:rsidR="00CE4F1A" w:rsidRPr="00B11088" w:rsidRDefault="00CE4F1A" w:rsidP="00B11088">
      <w:pPr>
        <w:tabs>
          <w:tab w:val="left" w:pos="482"/>
        </w:tabs>
        <w:spacing w:before="120" w:after="120"/>
        <w:ind w:left="1134" w:hanging="425"/>
        <w:rPr>
          <w:bCs/>
        </w:rPr>
      </w:pPr>
      <w:r w:rsidRPr="00B11088">
        <w:rPr>
          <w:b/>
        </w:rPr>
        <w:t xml:space="preserve">8.1-5 - </w:t>
      </w:r>
      <w:r w:rsidRPr="00B11088">
        <w:rPr>
          <w:bCs/>
        </w:rPr>
        <w:t>Weld bevels shall be made by machining, grinding, or thermal cutting, and shall be reasonably smooth and true.</w:t>
      </w:r>
    </w:p>
    <w:p w14:paraId="6A13699A" w14:textId="0DC76287" w:rsidR="00CE4F1A" w:rsidRPr="00B11088" w:rsidRDefault="00CE4F1A" w:rsidP="00B11088">
      <w:pPr>
        <w:tabs>
          <w:tab w:val="left" w:pos="482"/>
        </w:tabs>
        <w:spacing w:before="120" w:after="120"/>
        <w:ind w:left="1418" w:hanging="284"/>
        <w:rPr>
          <w:bCs/>
        </w:rPr>
      </w:pPr>
      <w:r w:rsidRPr="00B11088">
        <w:rPr>
          <w:b/>
        </w:rPr>
        <w:t xml:space="preserve">8.1-5.1 - </w:t>
      </w:r>
      <w:r w:rsidRPr="00B11088">
        <w:rPr>
          <w:bCs/>
        </w:rPr>
        <w:t>Thermally cut bevels shall be ground to bright metal.</w:t>
      </w:r>
    </w:p>
    <w:p w14:paraId="65D021E7" w14:textId="30B17C24" w:rsidR="006547F7" w:rsidRPr="00B11088" w:rsidRDefault="00CE4F1A" w:rsidP="00B11088">
      <w:pPr>
        <w:tabs>
          <w:tab w:val="left" w:pos="482"/>
        </w:tabs>
        <w:spacing w:before="120" w:after="120"/>
        <w:ind w:left="1418" w:hanging="284"/>
        <w:rPr>
          <w:bCs/>
        </w:rPr>
      </w:pPr>
      <w:r w:rsidRPr="00B11088">
        <w:rPr>
          <w:b/>
        </w:rPr>
        <w:t xml:space="preserve">8.1-5.2 - </w:t>
      </w:r>
      <w:r w:rsidRPr="00B11088">
        <w:rPr>
          <w:bCs/>
        </w:rPr>
        <w:t>Materials that require preheat for welding as required by shall be preheated in the same manner for thermal cutting or gouging.</w:t>
      </w:r>
    </w:p>
    <w:p w14:paraId="0CF50685" w14:textId="0C9A2AE0" w:rsidR="00A0425E" w:rsidRPr="00B11088" w:rsidRDefault="00A0425E" w:rsidP="00B11088">
      <w:pPr>
        <w:tabs>
          <w:tab w:val="left" w:pos="482"/>
        </w:tabs>
        <w:spacing w:before="120" w:after="120"/>
        <w:ind w:left="1134" w:hanging="425"/>
        <w:rPr>
          <w:bCs/>
        </w:rPr>
      </w:pPr>
      <w:r w:rsidRPr="00B11088">
        <w:rPr>
          <w:b/>
        </w:rPr>
        <w:t xml:space="preserve">8.1-6 - </w:t>
      </w:r>
      <w:r w:rsidRPr="00B11088">
        <w:rPr>
          <w:bCs/>
        </w:rPr>
        <w:t>Laminations, split ends, and other defects shall be cropped, repaired, or removed prior to welding.</w:t>
      </w:r>
    </w:p>
    <w:p w14:paraId="2F07CE38" w14:textId="76148F42" w:rsidR="00A0425E" w:rsidRPr="00B11088" w:rsidRDefault="00A0425E" w:rsidP="00B11088">
      <w:pPr>
        <w:tabs>
          <w:tab w:val="left" w:pos="482"/>
        </w:tabs>
        <w:spacing w:before="120" w:after="120"/>
        <w:ind w:left="1134" w:hanging="425"/>
        <w:rPr>
          <w:bCs/>
        </w:rPr>
      </w:pPr>
      <w:r w:rsidRPr="00B11088">
        <w:rPr>
          <w:b/>
        </w:rPr>
        <w:t xml:space="preserve">8.1-7 - </w:t>
      </w:r>
      <w:r w:rsidRPr="00B11088">
        <w:rPr>
          <w:bCs/>
        </w:rPr>
        <w:t xml:space="preserve">Buttweld alignment shall comply with the requirements of </w:t>
      </w:r>
      <w:r w:rsidR="00B330B7" w:rsidRPr="00B11088">
        <w:rPr>
          <w:bCs/>
        </w:rPr>
        <w:t>015-0000-WWW-STD-20001-01</w:t>
      </w:r>
      <w:r w:rsidR="0062359A" w:rsidRPr="00B11088">
        <w:rPr>
          <w:bCs/>
        </w:rPr>
        <w:t xml:space="preserve"> </w:t>
      </w:r>
      <w:r w:rsidRPr="00B11088">
        <w:rPr>
          <w:bCs/>
        </w:rPr>
        <w:t>and the welding procedure specification (WPS).</w:t>
      </w:r>
    </w:p>
    <w:p w14:paraId="0901AD01" w14:textId="4F5B1713" w:rsidR="002C628D" w:rsidRPr="00B11088" w:rsidRDefault="002C628D" w:rsidP="00B11088">
      <w:pPr>
        <w:tabs>
          <w:tab w:val="left" w:pos="482"/>
        </w:tabs>
        <w:spacing w:before="120" w:after="120"/>
        <w:ind w:left="1134" w:hanging="425"/>
        <w:rPr>
          <w:b/>
        </w:rPr>
      </w:pPr>
      <w:r w:rsidRPr="00B11088">
        <w:rPr>
          <w:b/>
        </w:rPr>
        <w:t xml:space="preserve">8.1-8 </w:t>
      </w:r>
      <w:r w:rsidRPr="00B11088">
        <w:rPr>
          <w:bCs/>
        </w:rPr>
        <w:t>- The following methods shall be used as applicable and in descending order of preference to achieve required alignment of piping at buttweld joints:</w:t>
      </w:r>
    </w:p>
    <w:p w14:paraId="2056ADBF" w14:textId="77777777" w:rsidR="002C628D" w:rsidRPr="00B11088" w:rsidRDefault="002C628D" w:rsidP="00B11088">
      <w:pPr>
        <w:numPr>
          <w:ilvl w:val="0"/>
          <w:numId w:val="7"/>
        </w:numPr>
        <w:tabs>
          <w:tab w:val="left" w:pos="482"/>
        </w:tabs>
        <w:spacing w:before="120" w:after="120"/>
        <w:ind w:left="1418" w:hanging="284"/>
        <w:rPr>
          <w:bCs/>
        </w:rPr>
      </w:pPr>
      <w:r w:rsidRPr="00B11088">
        <w:rPr>
          <w:bCs/>
        </w:rPr>
        <w:t>Rotation of pipe or fitting.</w:t>
      </w:r>
    </w:p>
    <w:p w14:paraId="38543C92" w14:textId="77777777" w:rsidR="002C628D" w:rsidRPr="00B11088" w:rsidRDefault="002C628D" w:rsidP="00B11088">
      <w:pPr>
        <w:numPr>
          <w:ilvl w:val="0"/>
          <w:numId w:val="7"/>
        </w:numPr>
        <w:tabs>
          <w:tab w:val="left" w:pos="482"/>
        </w:tabs>
        <w:spacing w:before="120" w:after="120"/>
        <w:ind w:left="1418" w:hanging="284"/>
        <w:rPr>
          <w:bCs/>
        </w:rPr>
      </w:pPr>
      <w:r w:rsidRPr="00B11088">
        <w:rPr>
          <w:bCs/>
        </w:rPr>
        <w:t>Correction of out-of-round condition by use of spreaders or line-up clamps.</w:t>
      </w:r>
    </w:p>
    <w:p w14:paraId="12A4921F" w14:textId="16C6FB12" w:rsidR="002C628D" w:rsidRPr="00B11088" w:rsidRDefault="002C628D" w:rsidP="00B11088">
      <w:pPr>
        <w:numPr>
          <w:ilvl w:val="0"/>
          <w:numId w:val="7"/>
        </w:numPr>
        <w:tabs>
          <w:tab w:val="left" w:pos="482"/>
        </w:tabs>
        <w:spacing w:before="120" w:after="120"/>
        <w:ind w:left="1418" w:hanging="284"/>
        <w:rPr>
          <w:bCs/>
        </w:rPr>
      </w:pPr>
      <w:r w:rsidRPr="00B11088">
        <w:rPr>
          <w:bCs/>
        </w:rPr>
        <w:t>Tapering or counterboring in accordance with ASME B16.25 and within the minimum wall thickness limitations (including consideration of corrosion/erosion allowance).</w:t>
      </w:r>
    </w:p>
    <w:p w14:paraId="14B79C23" w14:textId="7562A9F3" w:rsidR="002C628D" w:rsidRPr="00B11088" w:rsidRDefault="002C628D" w:rsidP="00B11088">
      <w:pPr>
        <w:numPr>
          <w:ilvl w:val="0"/>
          <w:numId w:val="7"/>
        </w:numPr>
        <w:tabs>
          <w:tab w:val="left" w:pos="482"/>
        </w:tabs>
        <w:spacing w:before="120" w:after="120"/>
        <w:ind w:left="1418" w:hanging="284"/>
        <w:rPr>
          <w:bCs/>
        </w:rPr>
      </w:pPr>
      <w:r w:rsidRPr="00B11088">
        <w:rPr>
          <w:bCs/>
        </w:rPr>
        <w:t>Back-welding of the root pass.</w:t>
      </w:r>
    </w:p>
    <w:p w14:paraId="62EDA468" w14:textId="77777777" w:rsidR="002C628D" w:rsidRPr="00B11088" w:rsidRDefault="002C628D" w:rsidP="00B11088">
      <w:pPr>
        <w:tabs>
          <w:tab w:val="left" w:pos="482"/>
        </w:tabs>
        <w:spacing w:before="120" w:after="120"/>
        <w:ind w:left="1134" w:hanging="425"/>
        <w:rPr>
          <w:bCs/>
        </w:rPr>
      </w:pPr>
      <w:r w:rsidRPr="00B11088">
        <w:rPr>
          <w:b/>
        </w:rPr>
        <w:t xml:space="preserve">8.1-9 </w:t>
      </w:r>
      <w:r w:rsidRPr="00B11088">
        <w:rPr>
          <w:bCs/>
        </w:rPr>
        <w:t>- Use of line-up clamps shall comply with the following:</w:t>
      </w:r>
    </w:p>
    <w:p w14:paraId="1C9645F3" w14:textId="1BA27E38" w:rsidR="00470459" w:rsidRPr="00B11088" w:rsidRDefault="00470459" w:rsidP="00B83FF3">
      <w:pPr>
        <w:tabs>
          <w:tab w:val="left" w:pos="482"/>
        </w:tabs>
        <w:spacing w:before="120" w:after="120"/>
        <w:ind w:left="1418" w:hanging="284"/>
        <w:rPr>
          <w:b/>
        </w:rPr>
      </w:pPr>
      <w:r w:rsidRPr="00B11088">
        <w:rPr>
          <w:b/>
        </w:rPr>
        <w:t xml:space="preserve">8.1-9.1 </w:t>
      </w:r>
      <w:r w:rsidRPr="00B11088">
        <w:rPr>
          <w:bCs/>
        </w:rPr>
        <w:t xml:space="preserve">- Welded </w:t>
      </w:r>
      <w:r w:rsidR="00FC7FE1" w:rsidRPr="00B11088">
        <w:rPr>
          <w:bCs/>
        </w:rPr>
        <w:t>strong backs</w:t>
      </w:r>
      <w:r w:rsidRPr="00B11088">
        <w:rPr>
          <w:bCs/>
        </w:rPr>
        <w:t xml:space="preserve"> or lugs shall not be permitted.</w:t>
      </w:r>
    </w:p>
    <w:p w14:paraId="4C062CE1" w14:textId="4B7C6AC1" w:rsidR="00470459" w:rsidRPr="00B11088" w:rsidRDefault="00470459" w:rsidP="00B83FF3">
      <w:pPr>
        <w:tabs>
          <w:tab w:val="left" w:pos="482"/>
        </w:tabs>
        <w:spacing w:before="120" w:after="120"/>
        <w:ind w:left="1418" w:hanging="284"/>
        <w:rPr>
          <w:bCs/>
        </w:rPr>
      </w:pPr>
      <w:r w:rsidRPr="00B11088">
        <w:rPr>
          <w:b/>
        </w:rPr>
        <w:t xml:space="preserve">8.1-9.2 </w:t>
      </w:r>
      <w:r w:rsidRPr="00B11088">
        <w:rPr>
          <w:bCs/>
        </w:rPr>
        <w:t>- Internal line-up clamps shall not be removed until a continuous stringer bead, equal to 100 percent of the circumference of the pipe, has been completed.</w:t>
      </w:r>
    </w:p>
    <w:p w14:paraId="23F49705" w14:textId="38AD62BD" w:rsidR="00470459" w:rsidRPr="00B11088" w:rsidRDefault="00470459" w:rsidP="00B83FF3">
      <w:pPr>
        <w:tabs>
          <w:tab w:val="left" w:pos="482"/>
        </w:tabs>
        <w:spacing w:before="120" w:after="120"/>
        <w:ind w:left="1418" w:hanging="284"/>
        <w:rPr>
          <w:bCs/>
        </w:rPr>
      </w:pPr>
      <w:r w:rsidRPr="00B11088">
        <w:rPr>
          <w:b/>
        </w:rPr>
        <w:t xml:space="preserve">8.1-9.3 </w:t>
      </w:r>
      <w:r w:rsidRPr="00B11088">
        <w:rPr>
          <w:bCs/>
        </w:rPr>
        <w:t>- External line-up clamps shall not be removed until a continuous stringer bead, equal to one-quarter of the circumference of the pipe, in equally spaced segments, on both sides of the pipe, has been completed.</w:t>
      </w:r>
    </w:p>
    <w:p w14:paraId="79526824" w14:textId="40BFAFBA" w:rsidR="00470459" w:rsidRPr="00B11088" w:rsidRDefault="00470459" w:rsidP="00B11088">
      <w:pPr>
        <w:tabs>
          <w:tab w:val="left" w:pos="482"/>
        </w:tabs>
        <w:spacing w:before="120" w:after="120"/>
        <w:ind w:left="1134" w:hanging="425"/>
        <w:rPr>
          <w:bCs/>
        </w:rPr>
      </w:pPr>
      <w:r w:rsidRPr="00B11088">
        <w:rPr>
          <w:b/>
        </w:rPr>
        <w:t xml:space="preserve">8.1-10 </w:t>
      </w:r>
      <w:r w:rsidRPr="00B11088">
        <w:rPr>
          <w:bCs/>
        </w:rPr>
        <w:t>- For buttweld joints of unequal thickness, the weld ends shall be prepared in accordance with ASME B16.25 for onshore applications.</w:t>
      </w:r>
    </w:p>
    <w:p w14:paraId="591B191D" w14:textId="2B4B2246" w:rsidR="00470459" w:rsidRPr="00B11088" w:rsidRDefault="00470459" w:rsidP="00B11088">
      <w:pPr>
        <w:tabs>
          <w:tab w:val="left" w:pos="482"/>
        </w:tabs>
        <w:spacing w:before="120" w:after="120"/>
        <w:ind w:left="1134" w:hanging="425"/>
        <w:rPr>
          <w:bCs/>
        </w:rPr>
      </w:pPr>
      <w:r w:rsidRPr="00B11088">
        <w:rPr>
          <w:b/>
        </w:rPr>
        <w:t xml:space="preserve">8.1-11 </w:t>
      </w:r>
      <w:r w:rsidRPr="00B11088">
        <w:rPr>
          <w:bCs/>
        </w:rPr>
        <w:t>- Miter welds shall be permitted only with Owner review and acceptance.</w:t>
      </w:r>
    </w:p>
    <w:p w14:paraId="1DEF0F20" w14:textId="12E10111" w:rsidR="00470459" w:rsidRPr="00B11088" w:rsidRDefault="00470459" w:rsidP="00B11088">
      <w:pPr>
        <w:tabs>
          <w:tab w:val="left" w:pos="482"/>
        </w:tabs>
        <w:spacing w:before="120" w:after="120"/>
        <w:ind w:left="1134" w:hanging="425"/>
        <w:rPr>
          <w:bCs/>
        </w:rPr>
      </w:pPr>
      <w:r w:rsidRPr="00B11088">
        <w:rPr>
          <w:b/>
        </w:rPr>
        <w:t xml:space="preserve">8.1-12 </w:t>
      </w:r>
      <w:r w:rsidRPr="00B11088">
        <w:rPr>
          <w:bCs/>
        </w:rPr>
        <w:t>- Threads on threaded pipe and fittings shall be cut to ASME B1.20.1.</w:t>
      </w:r>
    </w:p>
    <w:p w14:paraId="7723FF6F" w14:textId="1CC6957C" w:rsidR="00470459" w:rsidRPr="00B11088" w:rsidRDefault="00470459" w:rsidP="00B11088">
      <w:pPr>
        <w:tabs>
          <w:tab w:val="left" w:pos="482"/>
        </w:tabs>
        <w:spacing w:before="120" w:after="120"/>
        <w:ind w:left="1134" w:hanging="425"/>
        <w:rPr>
          <w:bCs/>
        </w:rPr>
      </w:pPr>
      <w:r w:rsidRPr="00B11088">
        <w:rPr>
          <w:b/>
        </w:rPr>
        <w:t xml:space="preserve">8.1-13 </w:t>
      </w:r>
      <w:r w:rsidRPr="00B11088">
        <w:rPr>
          <w:bCs/>
        </w:rPr>
        <w:t>- Manufactured components (e.g., Y-laterals) shall not be permitted without prior written acceptance by Purchaser. Acceptance, if granted, shall require full compliance with ASME B31.3.</w:t>
      </w:r>
    </w:p>
    <w:p w14:paraId="3B0B4A19" w14:textId="1AF9CD47" w:rsidR="00470459" w:rsidRPr="00B11088" w:rsidRDefault="00470459" w:rsidP="00B11088">
      <w:pPr>
        <w:tabs>
          <w:tab w:val="left" w:pos="482"/>
        </w:tabs>
        <w:spacing w:before="120" w:after="120"/>
        <w:ind w:left="1134" w:hanging="425"/>
        <w:rPr>
          <w:bCs/>
        </w:rPr>
      </w:pPr>
      <w:r w:rsidRPr="00B11088">
        <w:rPr>
          <w:b/>
        </w:rPr>
        <w:t xml:space="preserve">8.1-14 </w:t>
      </w:r>
      <w:r w:rsidRPr="00B11088">
        <w:rPr>
          <w:bCs/>
        </w:rPr>
        <w:t>- Transition spools shall be used when welding differing grades of materials as necessary to achieve alignment while maintaining the minimum wall thickness requirements of both spools being buttwelded together. Transition spools shall be constructed as follows:</w:t>
      </w:r>
    </w:p>
    <w:p w14:paraId="595AF42D" w14:textId="72AEAC1C" w:rsidR="00FE4B37" w:rsidRPr="00B11088" w:rsidRDefault="00FE4B37" w:rsidP="00B83FF3">
      <w:pPr>
        <w:tabs>
          <w:tab w:val="left" w:pos="482"/>
        </w:tabs>
        <w:spacing w:before="120" w:after="120"/>
        <w:ind w:left="1418" w:hanging="284"/>
        <w:rPr>
          <w:bCs/>
        </w:rPr>
      </w:pPr>
      <w:r w:rsidRPr="00B11088">
        <w:rPr>
          <w:b/>
        </w:rPr>
        <w:t xml:space="preserve">8.1-14.1 </w:t>
      </w:r>
      <w:r w:rsidRPr="00B11088">
        <w:rPr>
          <w:bCs/>
        </w:rPr>
        <w:t>- Material shall be equal in grade to the highest-grade material to be welded.</w:t>
      </w:r>
    </w:p>
    <w:p w14:paraId="38EA5A16" w14:textId="73781736" w:rsidR="00FE4B37" w:rsidRPr="00B11088" w:rsidRDefault="00FE4B37" w:rsidP="00B83FF3">
      <w:pPr>
        <w:tabs>
          <w:tab w:val="left" w:pos="482"/>
        </w:tabs>
        <w:spacing w:before="120" w:after="120"/>
        <w:ind w:left="1418" w:hanging="284"/>
        <w:rPr>
          <w:b/>
        </w:rPr>
      </w:pPr>
      <w:r w:rsidRPr="00B11088">
        <w:rPr>
          <w:b/>
        </w:rPr>
        <w:t xml:space="preserve">8.1-14.2 </w:t>
      </w:r>
      <w:r w:rsidRPr="00B11088">
        <w:rPr>
          <w:bCs/>
        </w:rPr>
        <w:t>- Wall thickness shall be equal to the thicker pipe or fitting to be welded.</w:t>
      </w:r>
    </w:p>
    <w:p w14:paraId="118ED5BD" w14:textId="77777777" w:rsidR="00FE4B37" w:rsidRPr="00B11088" w:rsidRDefault="00FE4B37" w:rsidP="00B83FF3">
      <w:pPr>
        <w:tabs>
          <w:tab w:val="left" w:pos="482"/>
        </w:tabs>
        <w:spacing w:before="120" w:after="120"/>
        <w:ind w:left="1418" w:hanging="284"/>
        <w:rPr>
          <w:bCs/>
        </w:rPr>
      </w:pPr>
      <w:r w:rsidRPr="00B11088">
        <w:rPr>
          <w:b/>
        </w:rPr>
        <w:t xml:space="preserve">8.1-14.3 </w:t>
      </w:r>
      <w:r w:rsidRPr="00B11088">
        <w:rPr>
          <w:bCs/>
        </w:rPr>
        <w:t>- Length shall be at least one and one-half times the nominal pipe diameter, but not less than 12 inches (300 mm).</w:t>
      </w:r>
    </w:p>
    <w:p w14:paraId="2FFAE8AA" w14:textId="24A533C0" w:rsidR="00252830" w:rsidRPr="00B11088" w:rsidRDefault="00252830" w:rsidP="00B83FF3">
      <w:pPr>
        <w:tabs>
          <w:tab w:val="left" w:pos="482"/>
        </w:tabs>
        <w:spacing w:before="120" w:after="120"/>
        <w:ind w:left="1418" w:hanging="284"/>
        <w:rPr>
          <w:bCs/>
        </w:rPr>
      </w:pPr>
      <w:r w:rsidRPr="00B11088">
        <w:rPr>
          <w:b/>
        </w:rPr>
        <w:lastRenderedPageBreak/>
        <w:t xml:space="preserve">8.1-14.4 </w:t>
      </w:r>
      <w:r w:rsidRPr="00B11088">
        <w:rPr>
          <w:bCs/>
        </w:rPr>
        <w:t xml:space="preserve">- Internally tapered at one end to match the thickness of the thinner walled pipe or fitting and beveled for welding. Tapering shall be in accordance with ASME B16.25 and </w:t>
      </w:r>
      <w:r w:rsidR="00041840" w:rsidRPr="00B11088">
        <w:rPr>
          <w:bCs/>
        </w:rPr>
        <w:t>015-0000-WWW-STD-20001-01</w:t>
      </w:r>
      <w:r w:rsidRPr="00B11088">
        <w:rPr>
          <w:bCs/>
        </w:rPr>
        <w:t>.</w:t>
      </w:r>
    </w:p>
    <w:p w14:paraId="6EAF6F15" w14:textId="3E4E256D" w:rsidR="00DA51F7" w:rsidRPr="00B11088" w:rsidRDefault="00DA51F7" w:rsidP="00B83FF3">
      <w:pPr>
        <w:tabs>
          <w:tab w:val="left" w:pos="482"/>
        </w:tabs>
        <w:spacing w:before="120" w:after="120"/>
        <w:ind w:left="1418" w:hanging="284"/>
        <w:rPr>
          <w:bCs/>
        </w:rPr>
      </w:pPr>
      <w:r w:rsidRPr="00B11088">
        <w:rPr>
          <w:b/>
        </w:rPr>
        <w:t xml:space="preserve">8.1-14.5 </w:t>
      </w:r>
      <w:r w:rsidRPr="00B11088">
        <w:rPr>
          <w:bCs/>
        </w:rPr>
        <w:t>- The pipe size, grade, and wall thickness shall be stenciled by Supplier.</w:t>
      </w:r>
    </w:p>
    <w:p w14:paraId="4A5A84B3" w14:textId="35EDC576" w:rsidR="005B0358" w:rsidRPr="00B11088" w:rsidRDefault="00DA51F7" w:rsidP="00B11088">
      <w:pPr>
        <w:tabs>
          <w:tab w:val="left" w:pos="482"/>
        </w:tabs>
        <w:spacing w:before="120" w:after="120"/>
        <w:ind w:left="1134" w:hanging="425"/>
        <w:rPr>
          <w:b/>
        </w:rPr>
      </w:pPr>
      <w:r w:rsidRPr="00B11088">
        <w:rPr>
          <w:b/>
        </w:rPr>
        <w:t xml:space="preserve">8.1-15 </w:t>
      </w:r>
      <w:r w:rsidRPr="00B11088">
        <w:rPr>
          <w:bCs/>
        </w:rPr>
        <w:t>- Dissimilar metal welds shall be avoided and shall only be accepted after acceptance by the Owner's materials engineer.</w:t>
      </w:r>
      <w:bookmarkStart w:id="46" w:name="5___Material"/>
      <w:bookmarkStart w:id="47" w:name="6___Storage_and_Handling_of_Materials"/>
      <w:bookmarkStart w:id="48" w:name="6.1___Storage"/>
      <w:bookmarkStart w:id="49" w:name="6.2___Handling"/>
      <w:bookmarkStart w:id="50" w:name="7___Elbows_and_Bends"/>
      <w:bookmarkStart w:id="51" w:name="8___Fabrication_Requirements"/>
      <w:bookmarkEnd w:id="46"/>
      <w:bookmarkEnd w:id="47"/>
      <w:bookmarkEnd w:id="48"/>
      <w:bookmarkEnd w:id="49"/>
      <w:bookmarkEnd w:id="50"/>
      <w:bookmarkEnd w:id="51"/>
    </w:p>
    <w:p w14:paraId="4A5A84B4" w14:textId="0CAC824C" w:rsidR="005B0358" w:rsidRPr="00B83FF3" w:rsidRDefault="00BC0477">
      <w:pPr>
        <w:pStyle w:val="Heading2"/>
        <w:numPr>
          <w:ilvl w:val="1"/>
          <w:numId w:val="67"/>
        </w:numPr>
        <w:spacing w:before="240" w:after="240"/>
        <w:ind w:left="851" w:hanging="709"/>
        <w:rPr>
          <w:sz w:val="22"/>
          <w:szCs w:val="22"/>
        </w:rPr>
      </w:pPr>
      <w:bookmarkStart w:id="52" w:name="8.2___Buttwelds"/>
      <w:bookmarkStart w:id="53" w:name="_Toc205628061"/>
      <w:bookmarkEnd w:id="52"/>
      <w:r w:rsidRPr="00B83FF3">
        <w:rPr>
          <w:spacing w:val="-2"/>
          <w:sz w:val="22"/>
          <w:szCs w:val="22"/>
        </w:rPr>
        <w:t>Butt</w:t>
      </w:r>
      <w:r w:rsidR="00CC71C3">
        <w:rPr>
          <w:spacing w:val="-2"/>
          <w:sz w:val="22"/>
          <w:szCs w:val="22"/>
          <w:lang w:val="ru-RU"/>
        </w:rPr>
        <w:t xml:space="preserve"> </w:t>
      </w:r>
      <w:r w:rsidR="00CC71C3">
        <w:rPr>
          <w:spacing w:val="-2"/>
          <w:sz w:val="22"/>
          <w:szCs w:val="22"/>
        </w:rPr>
        <w:t>W</w:t>
      </w:r>
      <w:r w:rsidRPr="00B83FF3">
        <w:rPr>
          <w:spacing w:val="-2"/>
          <w:sz w:val="22"/>
          <w:szCs w:val="22"/>
        </w:rPr>
        <w:t>elds</w:t>
      </w:r>
      <w:bookmarkEnd w:id="53"/>
    </w:p>
    <w:p w14:paraId="4A5A84B5" w14:textId="176ECC0E" w:rsidR="005B0358" w:rsidRPr="00B83FF3" w:rsidRDefault="00BC0477" w:rsidP="00B83FF3">
      <w:pPr>
        <w:pStyle w:val="BodyText"/>
        <w:spacing w:before="205"/>
        <w:ind w:left="1134" w:hanging="425"/>
        <w:rPr>
          <w:sz w:val="22"/>
          <w:szCs w:val="22"/>
        </w:rPr>
      </w:pPr>
      <w:r w:rsidRPr="00B83FF3">
        <w:rPr>
          <w:b/>
          <w:sz w:val="22"/>
          <w:szCs w:val="22"/>
        </w:rPr>
        <w:t xml:space="preserve">8.2-1 - </w:t>
      </w:r>
      <w:r w:rsidRPr="00B83FF3">
        <w:rPr>
          <w:color w:val="333333"/>
          <w:sz w:val="22"/>
          <w:szCs w:val="22"/>
        </w:rPr>
        <w:t>Longitudinal welds shall be located at least 30 degrees above the bottom of the pipe and as high above the centerline as possible, while maintaining weld edge distance requirements with branch connections.</w:t>
      </w:r>
    </w:p>
    <w:p w14:paraId="4A5A84B6" w14:textId="46C66DCC" w:rsidR="005B0358" w:rsidRPr="00B83FF3" w:rsidRDefault="00BC0477" w:rsidP="00B83FF3">
      <w:pPr>
        <w:pStyle w:val="BodyText"/>
        <w:spacing w:before="120" w:after="120"/>
        <w:ind w:left="1134" w:hanging="425"/>
        <w:rPr>
          <w:sz w:val="22"/>
          <w:szCs w:val="22"/>
        </w:rPr>
      </w:pPr>
      <w:r w:rsidRPr="00B83FF3">
        <w:rPr>
          <w:b/>
          <w:sz w:val="22"/>
          <w:szCs w:val="22"/>
        </w:rPr>
        <w:t xml:space="preserve">8.2-2 - </w:t>
      </w:r>
      <w:r w:rsidRPr="00B83FF3">
        <w:rPr>
          <w:color w:val="333333"/>
          <w:sz w:val="22"/>
          <w:szCs w:val="22"/>
        </w:rPr>
        <w:t>If seam-welded pipes are joined by buttwelding, the distance between the centerline of longitudinal weld seams shall</w:t>
      </w:r>
      <w:r w:rsidRPr="00B83FF3">
        <w:rPr>
          <w:color w:val="333333"/>
          <w:spacing w:val="19"/>
          <w:sz w:val="22"/>
          <w:szCs w:val="22"/>
        </w:rPr>
        <w:t xml:space="preserve"> </w:t>
      </w:r>
      <w:r w:rsidRPr="00B83FF3">
        <w:rPr>
          <w:color w:val="333333"/>
          <w:sz w:val="22"/>
          <w:szCs w:val="22"/>
        </w:rPr>
        <w:t>be</w:t>
      </w:r>
      <w:r w:rsidRPr="00B83FF3">
        <w:rPr>
          <w:color w:val="333333"/>
          <w:spacing w:val="19"/>
          <w:sz w:val="22"/>
          <w:szCs w:val="22"/>
        </w:rPr>
        <w:t xml:space="preserve"> </w:t>
      </w:r>
      <w:r w:rsidRPr="00B83FF3">
        <w:rPr>
          <w:color w:val="333333"/>
          <w:sz w:val="22"/>
          <w:szCs w:val="22"/>
        </w:rPr>
        <w:t>2</w:t>
      </w:r>
      <w:r w:rsidRPr="00B83FF3">
        <w:rPr>
          <w:color w:val="333333"/>
          <w:spacing w:val="19"/>
          <w:sz w:val="22"/>
          <w:szCs w:val="22"/>
        </w:rPr>
        <w:t xml:space="preserve"> </w:t>
      </w:r>
      <w:r w:rsidRPr="00B83FF3">
        <w:rPr>
          <w:color w:val="333333"/>
          <w:sz w:val="22"/>
          <w:szCs w:val="22"/>
        </w:rPr>
        <w:t>inches</w:t>
      </w:r>
      <w:r w:rsidRPr="00B83FF3">
        <w:rPr>
          <w:color w:val="333333"/>
          <w:spacing w:val="19"/>
          <w:sz w:val="22"/>
          <w:szCs w:val="22"/>
        </w:rPr>
        <w:t xml:space="preserve"> </w:t>
      </w:r>
      <w:r w:rsidRPr="00B83FF3">
        <w:rPr>
          <w:color w:val="333333"/>
          <w:sz w:val="22"/>
          <w:szCs w:val="22"/>
        </w:rPr>
        <w:t>(50</w:t>
      </w:r>
      <w:r w:rsidRPr="00B83FF3">
        <w:rPr>
          <w:color w:val="333333"/>
          <w:spacing w:val="19"/>
          <w:sz w:val="22"/>
          <w:szCs w:val="22"/>
        </w:rPr>
        <w:t xml:space="preserve"> </w:t>
      </w:r>
      <w:r w:rsidRPr="00B83FF3">
        <w:rPr>
          <w:color w:val="333333"/>
          <w:sz w:val="22"/>
          <w:szCs w:val="22"/>
        </w:rPr>
        <w:t>mm)</w:t>
      </w:r>
      <w:r w:rsidRPr="00B83FF3">
        <w:rPr>
          <w:color w:val="333333"/>
          <w:spacing w:val="19"/>
          <w:sz w:val="22"/>
          <w:szCs w:val="22"/>
        </w:rPr>
        <w:t xml:space="preserve"> </w:t>
      </w:r>
      <w:r w:rsidRPr="00B83FF3">
        <w:rPr>
          <w:color w:val="333333"/>
          <w:sz w:val="22"/>
          <w:szCs w:val="22"/>
        </w:rPr>
        <w:t>or</w:t>
      </w:r>
      <w:r w:rsidRPr="00B83FF3">
        <w:rPr>
          <w:color w:val="333333"/>
          <w:spacing w:val="19"/>
          <w:sz w:val="22"/>
          <w:szCs w:val="22"/>
        </w:rPr>
        <w:t xml:space="preserve"> </w:t>
      </w:r>
      <w:r w:rsidRPr="00B83FF3">
        <w:rPr>
          <w:color w:val="333333"/>
          <w:sz w:val="22"/>
          <w:szCs w:val="22"/>
        </w:rPr>
        <w:t>three</w:t>
      </w:r>
      <w:r w:rsidRPr="00B83FF3">
        <w:rPr>
          <w:color w:val="333333"/>
          <w:spacing w:val="19"/>
          <w:sz w:val="22"/>
          <w:szCs w:val="22"/>
        </w:rPr>
        <w:t xml:space="preserve"> </w:t>
      </w:r>
      <w:r w:rsidRPr="00B83FF3">
        <w:rPr>
          <w:color w:val="333333"/>
          <w:sz w:val="22"/>
          <w:szCs w:val="22"/>
        </w:rPr>
        <w:t>times</w:t>
      </w:r>
      <w:r w:rsidRPr="00B83FF3">
        <w:rPr>
          <w:color w:val="333333"/>
          <w:spacing w:val="19"/>
          <w:sz w:val="22"/>
          <w:szCs w:val="22"/>
        </w:rPr>
        <w:t xml:space="preserve"> </w:t>
      </w:r>
      <w:r w:rsidRPr="00B83FF3">
        <w:rPr>
          <w:color w:val="333333"/>
          <w:sz w:val="22"/>
          <w:szCs w:val="22"/>
        </w:rPr>
        <w:t>the</w:t>
      </w:r>
      <w:r w:rsidRPr="00B83FF3">
        <w:rPr>
          <w:color w:val="333333"/>
          <w:spacing w:val="19"/>
          <w:sz w:val="22"/>
          <w:szCs w:val="22"/>
        </w:rPr>
        <w:t xml:space="preserve"> </w:t>
      </w:r>
      <w:r w:rsidRPr="00B83FF3">
        <w:rPr>
          <w:color w:val="333333"/>
          <w:sz w:val="22"/>
          <w:szCs w:val="22"/>
        </w:rPr>
        <w:t>nominal</w:t>
      </w:r>
      <w:r w:rsidRPr="00B83FF3">
        <w:rPr>
          <w:color w:val="333333"/>
          <w:spacing w:val="19"/>
          <w:sz w:val="22"/>
          <w:szCs w:val="22"/>
        </w:rPr>
        <w:t xml:space="preserve"> </w:t>
      </w:r>
      <w:r w:rsidRPr="00B83FF3">
        <w:rPr>
          <w:color w:val="333333"/>
          <w:sz w:val="22"/>
          <w:szCs w:val="22"/>
        </w:rPr>
        <w:t>thickness</w:t>
      </w:r>
      <w:r w:rsidRPr="00B83FF3">
        <w:rPr>
          <w:color w:val="333333"/>
          <w:spacing w:val="19"/>
          <w:sz w:val="22"/>
          <w:szCs w:val="22"/>
        </w:rPr>
        <w:t xml:space="preserve"> </w:t>
      </w:r>
      <w:r w:rsidRPr="00B83FF3">
        <w:rPr>
          <w:color w:val="333333"/>
          <w:sz w:val="22"/>
          <w:szCs w:val="22"/>
        </w:rPr>
        <w:t>of</w:t>
      </w:r>
      <w:r w:rsidRPr="00B83FF3">
        <w:rPr>
          <w:color w:val="333333"/>
          <w:spacing w:val="19"/>
          <w:sz w:val="22"/>
          <w:szCs w:val="22"/>
        </w:rPr>
        <w:t xml:space="preserve"> </w:t>
      </w:r>
      <w:r w:rsidRPr="00B83FF3">
        <w:rPr>
          <w:color w:val="333333"/>
          <w:sz w:val="22"/>
          <w:szCs w:val="22"/>
        </w:rPr>
        <w:t>the</w:t>
      </w:r>
      <w:r w:rsidRPr="00B83FF3">
        <w:rPr>
          <w:color w:val="333333"/>
          <w:spacing w:val="19"/>
          <w:sz w:val="22"/>
          <w:szCs w:val="22"/>
        </w:rPr>
        <w:t xml:space="preserve"> </w:t>
      </w:r>
      <w:r w:rsidRPr="00B83FF3">
        <w:rPr>
          <w:color w:val="333333"/>
          <w:sz w:val="22"/>
          <w:szCs w:val="22"/>
        </w:rPr>
        <w:t>materials</w:t>
      </w:r>
      <w:r w:rsidRPr="00B83FF3">
        <w:rPr>
          <w:color w:val="333333"/>
          <w:spacing w:val="19"/>
          <w:sz w:val="22"/>
          <w:szCs w:val="22"/>
        </w:rPr>
        <w:t xml:space="preserve"> </w:t>
      </w:r>
      <w:r w:rsidRPr="00B83FF3">
        <w:rPr>
          <w:color w:val="333333"/>
          <w:sz w:val="22"/>
          <w:szCs w:val="22"/>
        </w:rPr>
        <w:t>being</w:t>
      </w:r>
      <w:r w:rsidRPr="00B83FF3">
        <w:rPr>
          <w:color w:val="333333"/>
          <w:spacing w:val="19"/>
          <w:sz w:val="22"/>
          <w:szCs w:val="22"/>
        </w:rPr>
        <w:t xml:space="preserve"> </w:t>
      </w:r>
      <w:r w:rsidRPr="00B83FF3">
        <w:rPr>
          <w:color w:val="333333"/>
          <w:sz w:val="22"/>
          <w:szCs w:val="22"/>
        </w:rPr>
        <w:t>joined,</w:t>
      </w:r>
      <w:r w:rsidRPr="00B83FF3">
        <w:rPr>
          <w:color w:val="333333"/>
          <w:spacing w:val="19"/>
          <w:sz w:val="22"/>
          <w:szCs w:val="22"/>
        </w:rPr>
        <w:t xml:space="preserve"> </w:t>
      </w:r>
      <w:r w:rsidRPr="00B83FF3">
        <w:rPr>
          <w:color w:val="333333"/>
          <w:sz w:val="22"/>
          <w:szCs w:val="22"/>
        </w:rPr>
        <w:t>whichever</w:t>
      </w:r>
      <w:r w:rsidRPr="00B83FF3">
        <w:rPr>
          <w:color w:val="333333"/>
          <w:spacing w:val="19"/>
          <w:sz w:val="22"/>
          <w:szCs w:val="22"/>
        </w:rPr>
        <w:t xml:space="preserve"> </w:t>
      </w:r>
      <w:r w:rsidRPr="00B83FF3">
        <w:rPr>
          <w:color w:val="333333"/>
          <w:sz w:val="22"/>
          <w:szCs w:val="22"/>
        </w:rPr>
        <w:t>is</w:t>
      </w:r>
      <w:r w:rsidRPr="00B83FF3">
        <w:rPr>
          <w:color w:val="333333"/>
          <w:spacing w:val="19"/>
          <w:sz w:val="22"/>
          <w:szCs w:val="22"/>
        </w:rPr>
        <w:t xml:space="preserve"> </w:t>
      </w:r>
      <w:r w:rsidRPr="00B83FF3">
        <w:rPr>
          <w:color w:val="333333"/>
          <w:sz w:val="22"/>
          <w:szCs w:val="22"/>
        </w:rPr>
        <w:t>greater.</w:t>
      </w:r>
    </w:p>
    <w:p w14:paraId="4A5A84B7" w14:textId="5EF090E8" w:rsidR="005B0358" w:rsidRPr="00B83FF3" w:rsidRDefault="00BC0477" w:rsidP="00B83FF3">
      <w:pPr>
        <w:pStyle w:val="BodyText"/>
        <w:spacing w:before="120" w:after="120"/>
        <w:ind w:left="1134" w:hanging="425"/>
        <w:rPr>
          <w:sz w:val="22"/>
          <w:szCs w:val="22"/>
        </w:rPr>
      </w:pPr>
      <w:r w:rsidRPr="00B83FF3">
        <w:rPr>
          <w:b/>
          <w:sz w:val="22"/>
          <w:szCs w:val="22"/>
        </w:rPr>
        <w:t xml:space="preserve">8.2-3 - </w:t>
      </w:r>
      <w:r w:rsidRPr="00B83FF3">
        <w:rPr>
          <w:color w:val="333333"/>
          <w:sz w:val="22"/>
          <w:szCs w:val="22"/>
        </w:rPr>
        <w:t xml:space="preserve">Field butt-weld joints in shop-fabricated piping shall be prepared in accordance with the appropriate figure in </w:t>
      </w:r>
      <w:r w:rsidR="00695E3C" w:rsidRPr="00B83FF3">
        <w:rPr>
          <w:color w:val="333333"/>
          <w:spacing w:val="-2"/>
          <w:sz w:val="22"/>
          <w:szCs w:val="22"/>
        </w:rPr>
        <w:t>015-0000-WWW-STD-20001-01.</w:t>
      </w:r>
    </w:p>
    <w:p w14:paraId="5EAEE7A8" w14:textId="136D79C6" w:rsidR="00774DFB" w:rsidRPr="00B83FF3" w:rsidRDefault="00BC0477" w:rsidP="00B83FF3">
      <w:pPr>
        <w:pStyle w:val="BodyText"/>
        <w:spacing w:before="109"/>
        <w:ind w:left="1134" w:hanging="425"/>
        <w:rPr>
          <w:color w:val="333333"/>
          <w:spacing w:val="-4"/>
          <w:sz w:val="22"/>
          <w:szCs w:val="22"/>
        </w:rPr>
      </w:pPr>
      <w:r w:rsidRPr="00B83FF3">
        <w:rPr>
          <w:b/>
          <w:sz w:val="22"/>
          <w:szCs w:val="22"/>
        </w:rPr>
        <w:t>8.2-4</w:t>
      </w:r>
      <w:r w:rsidRPr="00B83FF3">
        <w:rPr>
          <w:b/>
          <w:spacing w:val="9"/>
          <w:sz w:val="22"/>
          <w:szCs w:val="22"/>
        </w:rPr>
        <w:t xml:space="preserve"> </w:t>
      </w:r>
      <w:r w:rsidRPr="00B83FF3">
        <w:rPr>
          <w:b/>
          <w:sz w:val="22"/>
          <w:szCs w:val="22"/>
        </w:rPr>
        <w:t xml:space="preserve">- </w:t>
      </w:r>
      <w:r w:rsidRPr="00B83FF3">
        <w:rPr>
          <w:color w:val="333333"/>
          <w:sz w:val="22"/>
          <w:szCs w:val="22"/>
        </w:rPr>
        <w:t>Buttwelds</w:t>
      </w:r>
      <w:r w:rsidRPr="00B83FF3">
        <w:rPr>
          <w:color w:val="333333"/>
          <w:spacing w:val="8"/>
          <w:sz w:val="22"/>
          <w:szCs w:val="22"/>
        </w:rPr>
        <w:t xml:space="preserve"> </w:t>
      </w:r>
      <w:r w:rsidRPr="00B83FF3">
        <w:rPr>
          <w:color w:val="333333"/>
          <w:sz w:val="22"/>
          <w:szCs w:val="22"/>
        </w:rPr>
        <w:t>shall</w:t>
      </w:r>
      <w:r w:rsidRPr="00B83FF3">
        <w:rPr>
          <w:color w:val="333333"/>
          <w:spacing w:val="8"/>
          <w:sz w:val="22"/>
          <w:szCs w:val="22"/>
        </w:rPr>
        <w:t xml:space="preserve"> </w:t>
      </w:r>
      <w:r w:rsidRPr="00B83FF3">
        <w:rPr>
          <w:color w:val="333333"/>
          <w:sz w:val="22"/>
          <w:szCs w:val="22"/>
        </w:rPr>
        <w:t>be</w:t>
      </w:r>
      <w:r w:rsidRPr="00B83FF3">
        <w:rPr>
          <w:color w:val="333333"/>
          <w:spacing w:val="7"/>
          <w:sz w:val="22"/>
          <w:szCs w:val="22"/>
        </w:rPr>
        <w:t xml:space="preserve"> </w:t>
      </w:r>
      <w:r w:rsidRPr="00B83FF3">
        <w:rPr>
          <w:color w:val="333333"/>
          <w:sz w:val="22"/>
          <w:szCs w:val="22"/>
        </w:rPr>
        <w:t>located</w:t>
      </w:r>
      <w:r w:rsidRPr="00B83FF3">
        <w:rPr>
          <w:color w:val="333333"/>
          <w:spacing w:val="8"/>
          <w:sz w:val="22"/>
          <w:szCs w:val="22"/>
        </w:rPr>
        <w:t xml:space="preserve"> </w:t>
      </w:r>
      <w:r w:rsidRPr="00B83FF3">
        <w:rPr>
          <w:color w:val="333333"/>
          <w:sz w:val="22"/>
          <w:szCs w:val="22"/>
        </w:rPr>
        <w:t>where</w:t>
      </w:r>
      <w:r w:rsidRPr="00B83FF3">
        <w:rPr>
          <w:color w:val="333333"/>
          <w:spacing w:val="7"/>
          <w:sz w:val="22"/>
          <w:szCs w:val="22"/>
        </w:rPr>
        <w:t xml:space="preserve"> </w:t>
      </w:r>
      <w:r w:rsidRPr="00B83FF3">
        <w:rPr>
          <w:color w:val="333333"/>
          <w:sz w:val="22"/>
          <w:szCs w:val="22"/>
        </w:rPr>
        <w:t>there</w:t>
      </w:r>
      <w:r w:rsidRPr="00B83FF3">
        <w:rPr>
          <w:color w:val="333333"/>
          <w:spacing w:val="8"/>
          <w:sz w:val="22"/>
          <w:szCs w:val="22"/>
        </w:rPr>
        <w:t xml:space="preserve"> </w:t>
      </w:r>
      <w:r w:rsidRPr="00B83FF3">
        <w:rPr>
          <w:color w:val="333333"/>
          <w:sz w:val="22"/>
          <w:szCs w:val="22"/>
        </w:rPr>
        <w:t>is</w:t>
      </w:r>
      <w:r w:rsidRPr="00B83FF3">
        <w:rPr>
          <w:color w:val="333333"/>
          <w:spacing w:val="8"/>
          <w:sz w:val="22"/>
          <w:szCs w:val="22"/>
        </w:rPr>
        <w:t xml:space="preserve"> </w:t>
      </w:r>
      <w:r w:rsidRPr="00B83FF3">
        <w:rPr>
          <w:color w:val="333333"/>
          <w:sz w:val="22"/>
          <w:szCs w:val="22"/>
        </w:rPr>
        <w:t>adequate</w:t>
      </w:r>
      <w:r w:rsidRPr="00B83FF3">
        <w:rPr>
          <w:color w:val="333333"/>
          <w:spacing w:val="7"/>
          <w:sz w:val="22"/>
          <w:szCs w:val="22"/>
        </w:rPr>
        <w:t xml:space="preserve"> </w:t>
      </w:r>
      <w:r w:rsidRPr="00B83FF3">
        <w:rPr>
          <w:color w:val="333333"/>
          <w:sz w:val="22"/>
          <w:szCs w:val="22"/>
        </w:rPr>
        <w:t>clearance</w:t>
      </w:r>
      <w:r w:rsidRPr="00B83FF3">
        <w:rPr>
          <w:color w:val="333333"/>
          <w:spacing w:val="8"/>
          <w:sz w:val="22"/>
          <w:szCs w:val="22"/>
        </w:rPr>
        <w:t xml:space="preserve"> </w:t>
      </w:r>
      <w:r w:rsidRPr="00B83FF3">
        <w:rPr>
          <w:color w:val="333333"/>
          <w:sz w:val="22"/>
          <w:szCs w:val="22"/>
        </w:rPr>
        <w:t>to</w:t>
      </w:r>
      <w:r w:rsidRPr="00B83FF3">
        <w:rPr>
          <w:color w:val="333333"/>
          <w:spacing w:val="7"/>
          <w:sz w:val="22"/>
          <w:szCs w:val="22"/>
        </w:rPr>
        <w:t xml:space="preserve"> </w:t>
      </w:r>
      <w:r w:rsidRPr="00B83FF3">
        <w:rPr>
          <w:color w:val="333333"/>
          <w:sz w:val="22"/>
          <w:szCs w:val="22"/>
        </w:rPr>
        <w:t>accommodate</w:t>
      </w:r>
      <w:r w:rsidRPr="00B83FF3">
        <w:rPr>
          <w:color w:val="333333"/>
          <w:spacing w:val="8"/>
          <w:sz w:val="22"/>
          <w:szCs w:val="22"/>
        </w:rPr>
        <w:t xml:space="preserve"> </w:t>
      </w:r>
      <w:r w:rsidRPr="00B83FF3">
        <w:rPr>
          <w:color w:val="333333"/>
          <w:sz w:val="22"/>
          <w:szCs w:val="22"/>
        </w:rPr>
        <w:t>field</w:t>
      </w:r>
      <w:r w:rsidRPr="00B83FF3">
        <w:rPr>
          <w:color w:val="333333"/>
          <w:spacing w:val="7"/>
          <w:sz w:val="22"/>
          <w:szCs w:val="22"/>
        </w:rPr>
        <w:t xml:space="preserve"> </w:t>
      </w:r>
      <w:r w:rsidRPr="00B83FF3">
        <w:rPr>
          <w:color w:val="333333"/>
          <w:sz w:val="22"/>
          <w:szCs w:val="22"/>
        </w:rPr>
        <w:t>welding</w:t>
      </w:r>
      <w:r w:rsidRPr="00B83FF3">
        <w:rPr>
          <w:color w:val="333333"/>
          <w:spacing w:val="8"/>
          <w:sz w:val="22"/>
          <w:szCs w:val="22"/>
        </w:rPr>
        <w:t xml:space="preserve"> </w:t>
      </w:r>
      <w:r w:rsidRPr="00B83FF3">
        <w:rPr>
          <w:color w:val="333333"/>
          <w:sz w:val="22"/>
          <w:szCs w:val="22"/>
        </w:rPr>
        <w:t>and</w:t>
      </w:r>
      <w:r w:rsidRPr="00B83FF3">
        <w:rPr>
          <w:color w:val="333333"/>
          <w:spacing w:val="8"/>
          <w:sz w:val="22"/>
          <w:szCs w:val="22"/>
        </w:rPr>
        <w:t xml:space="preserve"> </w:t>
      </w:r>
      <w:r w:rsidRPr="00B83FF3">
        <w:rPr>
          <w:color w:val="333333"/>
          <w:sz w:val="22"/>
          <w:szCs w:val="22"/>
        </w:rPr>
        <w:t>post</w:t>
      </w:r>
      <w:r w:rsidRPr="00B83FF3">
        <w:rPr>
          <w:color w:val="333333"/>
          <w:spacing w:val="7"/>
          <w:sz w:val="22"/>
          <w:szCs w:val="22"/>
        </w:rPr>
        <w:t xml:space="preserve"> </w:t>
      </w:r>
      <w:r w:rsidRPr="00B83FF3">
        <w:rPr>
          <w:color w:val="333333"/>
          <w:sz w:val="22"/>
          <w:szCs w:val="22"/>
        </w:rPr>
        <w:t>weld</w:t>
      </w:r>
      <w:r w:rsidRPr="00B83FF3">
        <w:rPr>
          <w:color w:val="333333"/>
          <w:spacing w:val="8"/>
          <w:sz w:val="22"/>
          <w:szCs w:val="22"/>
        </w:rPr>
        <w:t xml:space="preserve"> </w:t>
      </w:r>
      <w:r w:rsidRPr="00B83FF3">
        <w:rPr>
          <w:color w:val="333333"/>
          <w:spacing w:val="-4"/>
          <w:sz w:val="22"/>
          <w:szCs w:val="22"/>
        </w:rPr>
        <w:t>heat</w:t>
      </w:r>
      <w:r w:rsidR="00774DFB" w:rsidRPr="00B83FF3">
        <w:rPr>
          <w:color w:val="333333"/>
          <w:sz w:val="22"/>
          <w:szCs w:val="22"/>
        </w:rPr>
        <w:t xml:space="preserve"> </w:t>
      </w:r>
      <w:r w:rsidR="00774DFB" w:rsidRPr="00B83FF3">
        <w:rPr>
          <w:color w:val="333333"/>
          <w:spacing w:val="-4"/>
          <w:sz w:val="22"/>
          <w:szCs w:val="22"/>
        </w:rPr>
        <w:t>treatment (PWHT) in accordance with the minimum clearance requirements for heat treatment equipment as specified in ASME B31P Appendix B or PCR-PU-6239</w:t>
      </w:r>
      <w:r w:rsidR="004D50DE" w:rsidRPr="00B83FF3">
        <w:rPr>
          <w:color w:val="333333"/>
          <w:spacing w:val="-4"/>
          <w:sz w:val="22"/>
          <w:szCs w:val="22"/>
        </w:rPr>
        <w:t>-TCO</w:t>
      </w:r>
      <w:r w:rsidR="00774DFB" w:rsidRPr="00B83FF3">
        <w:rPr>
          <w:color w:val="333333"/>
          <w:spacing w:val="-4"/>
          <w:sz w:val="22"/>
          <w:szCs w:val="22"/>
        </w:rPr>
        <w:t xml:space="preserve"> (Section 5).</w:t>
      </w:r>
    </w:p>
    <w:p w14:paraId="5DDCAD17" w14:textId="77777777" w:rsidR="00345DE2" w:rsidRPr="00B83FF3" w:rsidRDefault="00345DE2">
      <w:pPr>
        <w:pStyle w:val="Heading2"/>
        <w:numPr>
          <w:ilvl w:val="1"/>
          <w:numId w:val="67"/>
        </w:numPr>
        <w:spacing w:before="240" w:after="240"/>
        <w:ind w:left="851" w:hanging="709"/>
        <w:rPr>
          <w:sz w:val="22"/>
          <w:szCs w:val="22"/>
        </w:rPr>
      </w:pPr>
      <w:bookmarkStart w:id="54" w:name="_Toc205628062"/>
      <w:r w:rsidRPr="00B83FF3">
        <w:rPr>
          <w:sz w:val="22"/>
          <w:szCs w:val="22"/>
        </w:rPr>
        <w:t>Fillet</w:t>
      </w:r>
      <w:r w:rsidRPr="00B83FF3">
        <w:rPr>
          <w:spacing w:val="10"/>
          <w:sz w:val="22"/>
          <w:szCs w:val="22"/>
        </w:rPr>
        <w:t xml:space="preserve"> </w:t>
      </w:r>
      <w:r w:rsidRPr="00B83FF3">
        <w:rPr>
          <w:spacing w:val="-2"/>
          <w:sz w:val="22"/>
          <w:szCs w:val="22"/>
        </w:rPr>
        <w:t>Welds</w:t>
      </w:r>
      <w:bookmarkEnd w:id="54"/>
    </w:p>
    <w:p w14:paraId="0CEB7957" w14:textId="5B4E61B2" w:rsidR="00345DE2" w:rsidRPr="00B83FF3" w:rsidRDefault="00345DE2" w:rsidP="00B83FF3">
      <w:pPr>
        <w:pStyle w:val="BodyText"/>
        <w:spacing w:before="120" w:after="120"/>
        <w:ind w:left="1134" w:hanging="425"/>
        <w:rPr>
          <w:sz w:val="22"/>
          <w:szCs w:val="22"/>
        </w:rPr>
      </w:pPr>
      <w:r w:rsidRPr="00EC25CE">
        <w:rPr>
          <w:b/>
          <w:sz w:val="22"/>
          <w:szCs w:val="22"/>
        </w:rPr>
        <w:t>8.3-1</w:t>
      </w:r>
      <w:r w:rsidRPr="00EC25CE">
        <w:rPr>
          <w:b/>
          <w:spacing w:val="12"/>
          <w:sz w:val="22"/>
          <w:szCs w:val="22"/>
        </w:rPr>
        <w:t xml:space="preserve"> </w:t>
      </w:r>
      <w:r w:rsidRPr="00EC25CE">
        <w:rPr>
          <w:b/>
          <w:sz w:val="22"/>
          <w:szCs w:val="22"/>
        </w:rPr>
        <w:t>-</w:t>
      </w:r>
      <w:r w:rsidRPr="00EC25CE">
        <w:rPr>
          <w:b/>
          <w:spacing w:val="3"/>
          <w:sz w:val="22"/>
          <w:szCs w:val="22"/>
        </w:rPr>
        <w:t xml:space="preserve"> </w:t>
      </w:r>
      <w:r w:rsidR="00B4255D" w:rsidRPr="00EC25CE">
        <w:rPr>
          <w:color w:val="333333"/>
          <w:spacing w:val="10"/>
          <w:sz w:val="22"/>
          <w:szCs w:val="22"/>
        </w:rPr>
        <w:t xml:space="preserve">All fillet welds shall have two </w:t>
      </w:r>
      <w:r w:rsidR="00DE4060" w:rsidRPr="00EC25CE">
        <w:rPr>
          <w:color w:val="333333"/>
          <w:spacing w:val="10"/>
          <w:sz w:val="22"/>
          <w:szCs w:val="22"/>
        </w:rPr>
        <w:t>minimum passes</w:t>
      </w:r>
      <w:r w:rsidR="00B4255D" w:rsidRPr="00EC25CE">
        <w:rPr>
          <w:color w:val="333333"/>
          <w:spacing w:val="10"/>
          <w:sz w:val="22"/>
          <w:szCs w:val="22"/>
        </w:rPr>
        <w:t xml:space="preserve">. </w:t>
      </w:r>
      <w:r w:rsidRPr="00EC25CE">
        <w:rPr>
          <w:color w:val="333333"/>
          <w:sz w:val="22"/>
          <w:szCs w:val="22"/>
        </w:rPr>
        <w:t>For</w:t>
      </w:r>
      <w:r w:rsidRPr="00EC25CE">
        <w:rPr>
          <w:color w:val="333333"/>
          <w:spacing w:val="11"/>
          <w:sz w:val="22"/>
          <w:szCs w:val="22"/>
        </w:rPr>
        <w:t xml:space="preserve"> </w:t>
      </w:r>
      <w:r w:rsidRPr="00EC25CE">
        <w:rPr>
          <w:color w:val="333333"/>
          <w:sz w:val="22"/>
          <w:szCs w:val="22"/>
        </w:rPr>
        <w:t>details,</w:t>
      </w:r>
      <w:r w:rsidRPr="00EC25CE">
        <w:rPr>
          <w:color w:val="333333"/>
          <w:spacing w:val="10"/>
          <w:sz w:val="22"/>
          <w:szCs w:val="22"/>
        </w:rPr>
        <w:t xml:space="preserve"> </w:t>
      </w:r>
      <w:r w:rsidRPr="00EC25CE">
        <w:rPr>
          <w:color w:val="333333"/>
          <w:sz w:val="22"/>
          <w:szCs w:val="22"/>
        </w:rPr>
        <w:t>refer</w:t>
      </w:r>
      <w:r w:rsidRPr="00EC25CE">
        <w:rPr>
          <w:color w:val="333333"/>
          <w:spacing w:val="11"/>
          <w:sz w:val="22"/>
          <w:szCs w:val="22"/>
        </w:rPr>
        <w:t xml:space="preserve"> </w:t>
      </w:r>
      <w:r w:rsidRPr="00EC25CE">
        <w:rPr>
          <w:color w:val="333333"/>
          <w:sz w:val="22"/>
          <w:szCs w:val="22"/>
        </w:rPr>
        <w:t>to</w:t>
      </w:r>
      <w:r w:rsidRPr="00EC25CE">
        <w:rPr>
          <w:color w:val="333333"/>
          <w:spacing w:val="10"/>
          <w:sz w:val="22"/>
          <w:szCs w:val="22"/>
        </w:rPr>
        <w:t xml:space="preserve"> </w:t>
      </w:r>
      <w:r w:rsidR="008B6AF6" w:rsidRPr="00EC25CE">
        <w:rPr>
          <w:color w:val="333333"/>
          <w:sz w:val="22"/>
          <w:szCs w:val="22"/>
        </w:rPr>
        <w:t>015-0000-WWW-STD-20001-01</w:t>
      </w:r>
      <w:r w:rsidRPr="00EC25CE">
        <w:rPr>
          <w:color w:val="333333"/>
          <w:spacing w:val="-2"/>
          <w:sz w:val="22"/>
          <w:szCs w:val="22"/>
        </w:rPr>
        <w:t>.</w:t>
      </w:r>
      <w:r w:rsidR="0037358B" w:rsidRPr="0037358B">
        <w:t xml:space="preserve"> </w:t>
      </w:r>
    </w:p>
    <w:p w14:paraId="0BBD9EE1" w14:textId="15903B70" w:rsidR="00345DE2" w:rsidRPr="00B83FF3" w:rsidRDefault="00345DE2" w:rsidP="00B83FF3">
      <w:pPr>
        <w:pStyle w:val="BodyText"/>
        <w:spacing w:before="120" w:after="120"/>
        <w:ind w:left="1134" w:hanging="425"/>
        <w:rPr>
          <w:sz w:val="22"/>
          <w:szCs w:val="22"/>
        </w:rPr>
      </w:pPr>
      <w:r w:rsidRPr="00B83FF3">
        <w:rPr>
          <w:b/>
          <w:sz w:val="22"/>
          <w:szCs w:val="22"/>
        </w:rPr>
        <w:t xml:space="preserve">8.3-2 - </w:t>
      </w:r>
      <w:r w:rsidRPr="00B83FF3">
        <w:rPr>
          <w:color w:val="333333"/>
          <w:sz w:val="22"/>
          <w:szCs w:val="22"/>
        </w:rPr>
        <w:t xml:space="preserve">If painting of welds is required prior to hydrotest, both weld passes shall be visible for inspection. Refer to </w:t>
      </w:r>
      <w:r w:rsidR="008B6AF6" w:rsidRPr="00B83FF3">
        <w:rPr>
          <w:color w:val="333333"/>
          <w:sz w:val="22"/>
          <w:szCs w:val="22"/>
        </w:rPr>
        <w:t xml:space="preserve">015-0000-WWW-STD-20001-01 </w:t>
      </w:r>
      <w:r w:rsidRPr="00B83FF3">
        <w:rPr>
          <w:color w:val="333333"/>
          <w:sz w:val="22"/>
          <w:szCs w:val="22"/>
        </w:rPr>
        <w:t>for details.</w:t>
      </w:r>
    </w:p>
    <w:p w14:paraId="0C5D5242" w14:textId="77777777" w:rsidR="00B72D24" w:rsidRPr="00B83FF3" w:rsidRDefault="00B72D24">
      <w:pPr>
        <w:pStyle w:val="Heading2"/>
        <w:numPr>
          <w:ilvl w:val="1"/>
          <w:numId w:val="67"/>
        </w:numPr>
        <w:spacing w:before="240" w:after="240"/>
        <w:ind w:left="851" w:hanging="709"/>
        <w:rPr>
          <w:sz w:val="22"/>
          <w:szCs w:val="22"/>
        </w:rPr>
      </w:pPr>
      <w:bookmarkStart w:id="55" w:name="_Toc205628063"/>
      <w:r w:rsidRPr="00B83FF3">
        <w:rPr>
          <w:sz w:val="22"/>
          <w:szCs w:val="22"/>
        </w:rPr>
        <w:t>Slip-On</w:t>
      </w:r>
      <w:r w:rsidRPr="00B83FF3">
        <w:rPr>
          <w:spacing w:val="9"/>
          <w:sz w:val="22"/>
          <w:szCs w:val="22"/>
        </w:rPr>
        <w:t xml:space="preserve"> </w:t>
      </w:r>
      <w:r w:rsidRPr="00B83FF3">
        <w:rPr>
          <w:spacing w:val="-2"/>
          <w:sz w:val="22"/>
          <w:szCs w:val="22"/>
        </w:rPr>
        <w:t>Flanges</w:t>
      </w:r>
      <w:bookmarkEnd w:id="55"/>
    </w:p>
    <w:p w14:paraId="73295D41" w14:textId="400DA2DF" w:rsidR="00B72D24" w:rsidRPr="00B83FF3" w:rsidRDefault="00B72D24" w:rsidP="00B83FF3">
      <w:pPr>
        <w:pStyle w:val="BodyText"/>
        <w:spacing w:before="120" w:after="120"/>
        <w:ind w:left="1134" w:hanging="425"/>
        <w:rPr>
          <w:sz w:val="22"/>
          <w:szCs w:val="22"/>
        </w:rPr>
      </w:pPr>
      <w:r w:rsidRPr="00B83FF3">
        <w:rPr>
          <w:b/>
          <w:sz w:val="22"/>
          <w:szCs w:val="22"/>
        </w:rPr>
        <w:t xml:space="preserve">8.4-1 - </w:t>
      </w:r>
      <w:r w:rsidRPr="00B83FF3">
        <w:rPr>
          <w:color w:val="333333"/>
          <w:sz w:val="22"/>
          <w:szCs w:val="22"/>
        </w:rPr>
        <w:t>Slip-on flanges shall be double welded in accordance with ASME B31.3 Figure 328.5.2B(a) or ASME B31.1 Figure 127.4.4(B)(a).</w:t>
      </w:r>
    </w:p>
    <w:p w14:paraId="14EB780F" w14:textId="77777777" w:rsidR="00B72D24" w:rsidRPr="00B83FF3" w:rsidRDefault="00B72D24" w:rsidP="00B83FF3">
      <w:pPr>
        <w:pStyle w:val="BodyText"/>
        <w:spacing w:before="120" w:after="120"/>
        <w:ind w:left="1134" w:hanging="425"/>
        <w:rPr>
          <w:sz w:val="22"/>
          <w:szCs w:val="22"/>
        </w:rPr>
      </w:pPr>
      <w:r w:rsidRPr="00B83FF3">
        <w:rPr>
          <w:b/>
          <w:sz w:val="22"/>
          <w:szCs w:val="22"/>
        </w:rPr>
        <w:t xml:space="preserve">8.4-2 - </w:t>
      </w:r>
      <w:r w:rsidRPr="00B83FF3">
        <w:rPr>
          <w:color w:val="333333"/>
          <w:sz w:val="22"/>
          <w:szCs w:val="22"/>
        </w:rPr>
        <w:t xml:space="preserve">The toe of the inside fillet weld shall be 1/16 inch to 3/16 inch (1.5 mm to 5 mm) back from the face of the </w:t>
      </w:r>
      <w:r w:rsidRPr="00B83FF3">
        <w:rPr>
          <w:color w:val="333333"/>
          <w:spacing w:val="-2"/>
          <w:sz w:val="22"/>
          <w:szCs w:val="22"/>
        </w:rPr>
        <w:t>flange.</w:t>
      </w:r>
    </w:p>
    <w:p w14:paraId="740EF740" w14:textId="667DDA48" w:rsidR="00B72D24" w:rsidRPr="00B83FF3" w:rsidRDefault="00B72D24" w:rsidP="00B83FF3">
      <w:pPr>
        <w:pStyle w:val="BodyText"/>
        <w:spacing w:before="120" w:after="120"/>
        <w:ind w:left="1134" w:hanging="425"/>
        <w:rPr>
          <w:sz w:val="22"/>
          <w:szCs w:val="22"/>
        </w:rPr>
      </w:pPr>
      <w:r w:rsidRPr="00B83FF3">
        <w:rPr>
          <w:b/>
          <w:sz w:val="22"/>
          <w:szCs w:val="22"/>
        </w:rPr>
        <w:t>8.4-3</w:t>
      </w:r>
      <w:r w:rsidRPr="00B83FF3">
        <w:rPr>
          <w:b/>
          <w:spacing w:val="8"/>
          <w:sz w:val="22"/>
          <w:szCs w:val="22"/>
        </w:rPr>
        <w:t xml:space="preserve"> </w:t>
      </w:r>
      <w:r w:rsidRPr="00B83FF3">
        <w:rPr>
          <w:b/>
          <w:sz w:val="22"/>
          <w:szCs w:val="22"/>
        </w:rPr>
        <w:t xml:space="preserve">- </w:t>
      </w:r>
      <w:r w:rsidRPr="00B83FF3">
        <w:rPr>
          <w:color w:val="333333"/>
          <w:sz w:val="22"/>
          <w:szCs w:val="22"/>
        </w:rPr>
        <w:t>Flange</w:t>
      </w:r>
      <w:r w:rsidRPr="00B83FF3">
        <w:rPr>
          <w:color w:val="333333"/>
          <w:spacing w:val="7"/>
          <w:sz w:val="22"/>
          <w:szCs w:val="22"/>
        </w:rPr>
        <w:t xml:space="preserve"> </w:t>
      </w:r>
      <w:r w:rsidRPr="00B83FF3">
        <w:rPr>
          <w:color w:val="333333"/>
          <w:sz w:val="22"/>
          <w:szCs w:val="22"/>
        </w:rPr>
        <w:t>face</w:t>
      </w:r>
      <w:r w:rsidRPr="00B83FF3">
        <w:rPr>
          <w:color w:val="333333"/>
          <w:spacing w:val="7"/>
          <w:sz w:val="22"/>
          <w:szCs w:val="22"/>
        </w:rPr>
        <w:t xml:space="preserve"> </w:t>
      </w:r>
      <w:r w:rsidRPr="00B83FF3">
        <w:rPr>
          <w:color w:val="333333"/>
          <w:sz w:val="22"/>
          <w:szCs w:val="22"/>
        </w:rPr>
        <w:t>shall</w:t>
      </w:r>
      <w:r w:rsidRPr="00B83FF3">
        <w:rPr>
          <w:color w:val="333333"/>
          <w:spacing w:val="6"/>
          <w:sz w:val="22"/>
          <w:szCs w:val="22"/>
        </w:rPr>
        <w:t xml:space="preserve"> </w:t>
      </w:r>
      <w:r w:rsidRPr="00B83FF3">
        <w:rPr>
          <w:color w:val="333333"/>
          <w:sz w:val="22"/>
          <w:szCs w:val="22"/>
        </w:rPr>
        <w:t>be</w:t>
      </w:r>
      <w:r w:rsidRPr="00B83FF3">
        <w:rPr>
          <w:color w:val="333333"/>
          <w:spacing w:val="7"/>
          <w:sz w:val="22"/>
          <w:szCs w:val="22"/>
        </w:rPr>
        <w:t xml:space="preserve"> </w:t>
      </w:r>
      <w:r w:rsidRPr="00B83FF3">
        <w:rPr>
          <w:color w:val="333333"/>
          <w:sz w:val="22"/>
          <w:szCs w:val="22"/>
        </w:rPr>
        <w:t>protected</w:t>
      </w:r>
      <w:r w:rsidRPr="00B83FF3">
        <w:rPr>
          <w:color w:val="333333"/>
          <w:spacing w:val="7"/>
          <w:sz w:val="22"/>
          <w:szCs w:val="22"/>
        </w:rPr>
        <w:t xml:space="preserve"> </w:t>
      </w:r>
      <w:r w:rsidRPr="00B83FF3">
        <w:rPr>
          <w:color w:val="333333"/>
          <w:sz w:val="22"/>
          <w:szCs w:val="22"/>
        </w:rPr>
        <w:t>from</w:t>
      </w:r>
      <w:r w:rsidRPr="00B83FF3">
        <w:rPr>
          <w:color w:val="333333"/>
          <w:spacing w:val="7"/>
          <w:sz w:val="22"/>
          <w:szCs w:val="22"/>
        </w:rPr>
        <w:t xml:space="preserve"> </w:t>
      </w:r>
      <w:r w:rsidRPr="00B83FF3">
        <w:rPr>
          <w:color w:val="333333"/>
          <w:sz w:val="22"/>
          <w:szCs w:val="22"/>
        </w:rPr>
        <w:t>weld</w:t>
      </w:r>
      <w:r w:rsidRPr="00B83FF3">
        <w:rPr>
          <w:color w:val="333333"/>
          <w:spacing w:val="7"/>
          <w:sz w:val="22"/>
          <w:szCs w:val="22"/>
        </w:rPr>
        <w:t xml:space="preserve"> </w:t>
      </w:r>
      <w:r w:rsidRPr="00B83FF3">
        <w:rPr>
          <w:color w:val="333333"/>
          <w:spacing w:val="-2"/>
          <w:sz w:val="22"/>
          <w:szCs w:val="22"/>
        </w:rPr>
        <w:t>spatter.</w:t>
      </w:r>
    </w:p>
    <w:p w14:paraId="7D304184" w14:textId="3E135124" w:rsidR="00B72D24" w:rsidRPr="00B83FF3" w:rsidRDefault="00B72D24" w:rsidP="00B83FF3">
      <w:pPr>
        <w:pStyle w:val="BodyText"/>
        <w:spacing w:before="120" w:after="120"/>
        <w:ind w:left="1134" w:hanging="425"/>
        <w:rPr>
          <w:sz w:val="22"/>
          <w:szCs w:val="22"/>
        </w:rPr>
      </w:pPr>
      <w:r w:rsidRPr="00B83FF3">
        <w:rPr>
          <w:b/>
          <w:sz w:val="22"/>
          <w:szCs w:val="22"/>
        </w:rPr>
        <w:t xml:space="preserve">8.4-4 - </w:t>
      </w:r>
      <w:r w:rsidRPr="00B83FF3">
        <w:rPr>
          <w:color w:val="333333"/>
          <w:sz w:val="22"/>
          <w:szCs w:val="22"/>
        </w:rPr>
        <w:t>Use of slip-on flanges shall be limited to the extent permitted by the piping material classes and shall be restricted to category D services. See ASME B31.3 for definition of category D services.</w:t>
      </w:r>
    </w:p>
    <w:p w14:paraId="0EEAC640" w14:textId="246B2A12" w:rsidR="006A1C67" w:rsidRPr="00B83FF3" w:rsidRDefault="00B72D24" w:rsidP="00B83FF3">
      <w:pPr>
        <w:pStyle w:val="BodyText"/>
        <w:spacing w:before="120" w:after="120"/>
        <w:ind w:left="1134" w:hanging="425"/>
        <w:rPr>
          <w:color w:val="333333"/>
          <w:sz w:val="22"/>
          <w:szCs w:val="22"/>
        </w:rPr>
      </w:pPr>
      <w:r w:rsidRPr="00B83FF3">
        <w:rPr>
          <w:b/>
          <w:sz w:val="22"/>
          <w:szCs w:val="22"/>
        </w:rPr>
        <w:t xml:space="preserve">8.4-5 - </w:t>
      </w:r>
      <w:r w:rsidRPr="00B83FF3">
        <w:rPr>
          <w:color w:val="333333"/>
          <w:sz w:val="22"/>
          <w:szCs w:val="22"/>
        </w:rPr>
        <w:t>Exceptions to permit use of slip-on flanges in other applications (e.g., if needed in space restricted locations) shall require Owner review and acceptance.</w:t>
      </w:r>
    </w:p>
    <w:p w14:paraId="0A318CE9" w14:textId="77777777" w:rsidR="008B1937" w:rsidRPr="00B83FF3" w:rsidRDefault="008B1937">
      <w:pPr>
        <w:pStyle w:val="Heading2"/>
        <w:numPr>
          <w:ilvl w:val="1"/>
          <w:numId w:val="67"/>
        </w:numPr>
        <w:spacing w:before="240" w:after="240"/>
        <w:ind w:left="851" w:hanging="709"/>
        <w:rPr>
          <w:sz w:val="22"/>
          <w:szCs w:val="22"/>
        </w:rPr>
      </w:pPr>
      <w:bookmarkStart w:id="56" w:name="_Toc205628064"/>
      <w:r w:rsidRPr="00B83FF3">
        <w:rPr>
          <w:sz w:val="22"/>
          <w:szCs w:val="22"/>
        </w:rPr>
        <w:t>Seal</w:t>
      </w:r>
      <w:r w:rsidRPr="00B83FF3">
        <w:rPr>
          <w:spacing w:val="6"/>
          <w:sz w:val="22"/>
          <w:szCs w:val="22"/>
        </w:rPr>
        <w:t xml:space="preserve"> </w:t>
      </w:r>
      <w:r w:rsidRPr="00B83FF3">
        <w:rPr>
          <w:spacing w:val="-2"/>
          <w:sz w:val="22"/>
          <w:szCs w:val="22"/>
        </w:rPr>
        <w:t>Welding</w:t>
      </w:r>
      <w:bookmarkEnd w:id="56"/>
    </w:p>
    <w:p w14:paraId="18289103" w14:textId="480AD050" w:rsidR="008B1937" w:rsidRPr="00B83FF3" w:rsidRDefault="008B1937" w:rsidP="00B83FF3">
      <w:pPr>
        <w:pStyle w:val="BodyText"/>
        <w:spacing w:before="120" w:after="120"/>
        <w:ind w:left="1134" w:hanging="425"/>
        <w:rPr>
          <w:sz w:val="22"/>
          <w:szCs w:val="22"/>
        </w:rPr>
      </w:pPr>
      <w:r w:rsidRPr="00B83FF3">
        <w:rPr>
          <w:b/>
          <w:sz w:val="22"/>
          <w:szCs w:val="22"/>
        </w:rPr>
        <w:t xml:space="preserve">8.5-1 - </w:t>
      </w:r>
      <w:r w:rsidRPr="00B83FF3">
        <w:rPr>
          <w:sz w:val="22"/>
          <w:szCs w:val="22"/>
        </w:rPr>
        <w:t>Seal welding of threaded joints shall comply with the requirements of either PIM-SU-5112, in</w:t>
      </w:r>
      <w:r w:rsidRPr="00B83FF3">
        <w:rPr>
          <w:spacing w:val="40"/>
          <w:sz w:val="22"/>
          <w:szCs w:val="22"/>
        </w:rPr>
        <w:t xml:space="preserve"> </w:t>
      </w:r>
      <w:r w:rsidRPr="00B83FF3">
        <w:rPr>
          <w:sz w:val="22"/>
          <w:szCs w:val="22"/>
        </w:rPr>
        <w:t>accordance</w:t>
      </w:r>
      <w:r w:rsidRPr="00B83FF3">
        <w:rPr>
          <w:spacing w:val="22"/>
          <w:sz w:val="22"/>
          <w:szCs w:val="22"/>
        </w:rPr>
        <w:t xml:space="preserve"> </w:t>
      </w:r>
      <w:r w:rsidRPr="00B83FF3">
        <w:rPr>
          <w:sz w:val="22"/>
          <w:szCs w:val="22"/>
        </w:rPr>
        <w:t>with</w:t>
      </w:r>
      <w:r w:rsidRPr="00B83FF3">
        <w:rPr>
          <w:spacing w:val="22"/>
          <w:sz w:val="22"/>
          <w:szCs w:val="22"/>
        </w:rPr>
        <w:t xml:space="preserve"> </w:t>
      </w:r>
      <w:r w:rsidRPr="00B83FF3">
        <w:rPr>
          <w:sz w:val="22"/>
          <w:szCs w:val="22"/>
        </w:rPr>
        <w:t>the</w:t>
      </w:r>
      <w:r w:rsidRPr="00B83FF3">
        <w:rPr>
          <w:spacing w:val="22"/>
          <w:sz w:val="22"/>
          <w:szCs w:val="22"/>
        </w:rPr>
        <w:t xml:space="preserve"> </w:t>
      </w:r>
      <w:r w:rsidRPr="00B83FF3">
        <w:rPr>
          <w:sz w:val="22"/>
          <w:szCs w:val="22"/>
        </w:rPr>
        <w:t>intended</w:t>
      </w:r>
      <w:r w:rsidRPr="00B83FF3">
        <w:rPr>
          <w:spacing w:val="22"/>
          <w:sz w:val="22"/>
          <w:szCs w:val="22"/>
        </w:rPr>
        <w:t xml:space="preserve"> </w:t>
      </w:r>
      <w:r w:rsidRPr="00B83FF3">
        <w:rPr>
          <w:sz w:val="22"/>
          <w:szCs w:val="22"/>
        </w:rPr>
        <w:t>application.</w:t>
      </w:r>
      <w:r w:rsidRPr="00B83FF3">
        <w:rPr>
          <w:spacing w:val="22"/>
          <w:sz w:val="22"/>
          <w:szCs w:val="22"/>
        </w:rPr>
        <w:t xml:space="preserve"> </w:t>
      </w:r>
      <w:r w:rsidRPr="00B83FF3">
        <w:rPr>
          <w:sz w:val="22"/>
          <w:szCs w:val="22"/>
        </w:rPr>
        <w:t>Seal</w:t>
      </w:r>
      <w:r w:rsidRPr="00B83FF3">
        <w:rPr>
          <w:spacing w:val="22"/>
          <w:sz w:val="22"/>
          <w:szCs w:val="22"/>
        </w:rPr>
        <w:t xml:space="preserve"> </w:t>
      </w:r>
      <w:r w:rsidRPr="00B83FF3">
        <w:rPr>
          <w:sz w:val="22"/>
          <w:szCs w:val="22"/>
        </w:rPr>
        <w:t>welding</w:t>
      </w:r>
      <w:r w:rsidRPr="00B83FF3">
        <w:rPr>
          <w:spacing w:val="22"/>
          <w:sz w:val="22"/>
          <w:szCs w:val="22"/>
        </w:rPr>
        <w:t xml:space="preserve"> </w:t>
      </w:r>
      <w:r w:rsidRPr="00B83FF3">
        <w:rPr>
          <w:sz w:val="22"/>
          <w:szCs w:val="22"/>
        </w:rPr>
        <w:t>beyond</w:t>
      </w:r>
      <w:r w:rsidRPr="00B83FF3">
        <w:rPr>
          <w:spacing w:val="22"/>
          <w:sz w:val="22"/>
          <w:szCs w:val="22"/>
        </w:rPr>
        <w:t xml:space="preserve"> </w:t>
      </w:r>
      <w:r w:rsidRPr="00B83FF3">
        <w:rPr>
          <w:sz w:val="22"/>
          <w:szCs w:val="22"/>
        </w:rPr>
        <w:t>the</w:t>
      </w:r>
      <w:r w:rsidRPr="00B83FF3">
        <w:rPr>
          <w:spacing w:val="22"/>
          <w:sz w:val="22"/>
          <w:szCs w:val="22"/>
        </w:rPr>
        <w:t xml:space="preserve"> </w:t>
      </w:r>
      <w:r w:rsidRPr="00B83FF3">
        <w:rPr>
          <w:sz w:val="22"/>
          <w:szCs w:val="22"/>
        </w:rPr>
        <w:t>scope</w:t>
      </w:r>
      <w:r w:rsidRPr="00B83FF3">
        <w:rPr>
          <w:spacing w:val="22"/>
          <w:sz w:val="22"/>
          <w:szCs w:val="22"/>
        </w:rPr>
        <w:t xml:space="preserve"> </w:t>
      </w:r>
      <w:r w:rsidRPr="00B83FF3">
        <w:rPr>
          <w:sz w:val="22"/>
          <w:szCs w:val="22"/>
        </w:rPr>
        <w:t>of</w:t>
      </w:r>
      <w:r w:rsidRPr="00B83FF3">
        <w:rPr>
          <w:spacing w:val="22"/>
          <w:sz w:val="22"/>
          <w:szCs w:val="22"/>
        </w:rPr>
        <w:t xml:space="preserve"> </w:t>
      </w:r>
      <w:r w:rsidRPr="00B83FF3">
        <w:rPr>
          <w:sz w:val="22"/>
          <w:szCs w:val="22"/>
        </w:rPr>
        <w:t>these</w:t>
      </w:r>
      <w:r w:rsidRPr="00B83FF3">
        <w:rPr>
          <w:spacing w:val="22"/>
          <w:sz w:val="22"/>
          <w:szCs w:val="22"/>
        </w:rPr>
        <w:t xml:space="preserve"> </w:t>
      </w:r>
      <w:r w:rsidRPr="00B83FF3">
        <w:rPr>
          <w:sz w:val="22"/>
          <w:szCs w:val="22"/>
        </w:rPr>
        <w:t>requirements</w:t>
      </w:r>
      <w:r w:rsidRPr="00B83FF3">
        <w:rPr>
          <w:spacing w:val="22"/>
          <w:sz w:val="22"/>
          <w:szCs w:val="22"/>
        </w:rPr>
        <w:t xml:space="preserve"> </w:t>
      </w:r>
      <w:r w:rsidRPr="00B83FF3">
        <w:rPr>
          <w:sz w:val="22"/>
          <w:szCs w:val="22"/>
        </w:rPr>
        <w:t>shall</w:t>
      </w:r>
      <w:r w:rsidRPr="00B83FF3">
        <w:rPr>
          <w:spacing w:val="22"/>
          <w:sz w:val="22"/>
          <w:szCs w:val="22"/>
        </w:rPr>
        <w:t xml:space="preserve"> </w:t>
      </w:r>
      <w:r w:rsidRPr="00B83FF3">
        <w:rPr>
          <w:sz w:val="22"/>
          <w:szCs w:val="22"/>
        </w:rPr>
        <w:t>not</w:t>
      </w:r>
      <w:r w:rsidRPr="00B83FF3">
        <w:rPr>
          <w:spacing w:val="22"/>
          <w:sz w:val="22"/>
          <w:szCs w:val="22"/>
        </w:rPr>
        <w:t xml:space="preserve"> </w:t>
      </w:r>
      <w:r w:rsidRPr="00B83FF3">
        <w:rPr>
          <w:sz w:val="22"/>
          <w:szCs w:val="22"/>
        </w:rPr>
        <w:t>be</w:t>
      </w:r>
      <w:r w:rsidRPr="00B83FF3">
        <w:rPr>
          <w:spacing w:val="22"/>
          <w:sz w:val="22"/>
          <w:szCs w:val="22"/>
        </w:rPr>
        <w:t xml:space="preserve"> </w:t>
      </w:r>
      <w:r w:rsidRPr="00B83FF3">
        <w:rPr>
          <w:sz w:val="22"/>
          <w:szCs w:val="22"/>
        </w:rPr>
        <w:t>permitted.</w:t>
      </w:r>
    </w:p>
    <w:p w14:paraId="7D1DCBB7" w14:textId="472914BA" w:rsidR="008B1937" w:rsidRPr="00B83FF3" w:rsidRDefault="008B1937" w:rsidP="00B83FF3">
      <w:pPr>
        <w:pStyle w:val="BodyText"/>
        <w:spacing w:before="120" w:after="120"/>
        <w:ind w:left="1134" w:hanging="425"/>
        <w:rPr>
          <w:sz w:val="22"/>
          <w:szCs w:val="22"/>
        </w:rPr>
      </w:pPr>
      <w:r w:rsidRPr="00B83FF3">
        <w:rPr>
          <w:b/>
          <w:sz w:val="22"/>
          <w:szCs w:val="22"/>
        </w:rPr>
        <w:t>8.5-2</w:t>
      </w:r>
      <w:r w:rsidRPr="00B83FF3">
        <w:rPr>
          <w:b/>
          <w:spacing w:val="7"/>
          <w:sz w:val="22"/>
          <w:szCs w:val="22"/>
        </w:rPr>
        <w:t xml:space="preserve"> </w:t>
      </w:r>
      <w:r w:rsidRPr="00B83FF3">
        <w:rPr>
          <w:b/>
          <w:sz w:val="22"/>
          <w:szCs w:val="22"/>
        </w:rPr>
        <w:t xml:space="preserve">- </w:t>
      </w:r>
      <w:r w:rsidRPr="00B83FF3">
        <w:rPr>
          <w:color w:val="333333"/>
          <w:sz w:val="22"/>
          <w:szCs w:val="22"/>
        </w:rPr>
        <w:t>Both</w:t>
      </w:r>
      <w:r w:rsidRPr="00B83FF3">
        <w:rPr>
          <w:color w:val="333333"/>
          <w:spacing w:val="6"/>
          <w:sz w:val="22"/>
          <w:szCs w:val="22"/>
        </w:rPr>
        <w:t xml:space="preserve"> </w:t>
      </w:r>
      <w:r w:rsidRPr="00B83FF3">
        <w:rPr>
          <w:color w:val="333333"/>
          <w:sz w:val="22"/>
          <w:szCs w:val="22"/>
        </w:rPr>
        <w:t>male</w:t>
      </w:r>
      <w:r w:rsidRPr="00B83FF3">
        <w:rPr>
          <w:color w:val="333333"/>
          <w:spacing w:val="6"/>
          <w:sz w:val="22"/>
          <w:szCs w:val="22"/>
        </w:rPr>
        <w:t xml:space="preserve"> </w:t>
      </w:r>
      <w:r w:rsidRPr="00B83FF3">
        <w:rPr>
          <w:color w:val="333333"/>
          <w:sz w:val="22"/>
          <w:szCs w:val="22"/>
        </w:rPr>
        <w:t>and</w:t>
      </w:r>
      <w:r w:rsidRPr="00B83FF3">
        <w:rPr>
          <w:color w:val="333333"/>
          <w:spacing w:val="6"/>
          <w:sz w:val="22"/>
          <w:szCs w:val="22"/>
        </w:rPr>
        <w:t xml:space="preserve"> </w:t>
      </w:r>
      <w:r w:rsidRPr="00B83FF3">
        <w:rPr>
          <w:color w:val="333333"/>
          <w:sz w:val="22"/>
          <w:szCs w:val="22"/>
        </w:rPr>
        <w:t>female</w:t>
      </w:r>
      <w:r w:rsidRPr="00B83FF3">
        <w:rPr>
          <w:color w:val="333333"/>
          <w:spacing w:val="7"/>
          <w:sz w:val="22"/>
          <w:szCs w:val="22"/>
        </w:rPr>
        <w:t xml:space="preserve"> </w:t>
      </w:r>
      <w:r w:rsidRPr="00B83FF3">
        <w:rPr>
          <w:color w:val="333333"/>
          <w:sz w:val="22"/>
          <w:szCs w:val="22"/>
        </w:rPr>
        <w:t>threads</w:t>
      </w:r>
      <w:r w:rsidRPr="00B83FF3">
        <w:rPr>
          <w:color w:val="333333"/>
          <w:spacing w:val="6"/>
          <w:sz w:val="22"/>
          <w:szCs w:val="22"/>
        </w:rPr>
        <w:t xml:space="preserve"> </w:t>
      </w:r>
      <w:r w:rsidRPr="00B83FF3">
        <w:rPr>
          <w:color w:val="333333"/>
          <w:sz w:val="22"/>
          <w:szCs w:val="22"/>
        </w:rPr>
        <w:t>shall</w:t>
      </w:r>
      <w:r w:rsidRPr="00B83FF3">
        <w:rPr>
          <w:color w:val="333333"/>
          <w:spacing w:val="6"/>
          <w:sz w:val="22"/>
          <w:szCs w:val="22"/>
        </w:rPr>
        <w:t xml:space="preserve"> </w:t>
      </w:r>
      <w:r w:rsidRPr="00B83FF3">
        <w:rPr>
          <w:color w:val="333333"/>
          <w:sz w:val="22"/>
          <w:szCs w:val="22"/>
        </w:rPr>
        <w:t>be</w:t>
      </w:r>
      <w:r w:rsidRPr="00B83FF3">
        <w:rPr>
          <w:color w:val="333333"/>
          <w:spacing w:val="6"/>
          <w:sz w:val="22"/>
          <w:szCs w:val="22"/>
        </w:rPr>
        <w:t xml:space="preserve"> </w:t>
      </w:r>
      <w:r w:rsidRPr="00B83FF3">
        <w:rPr>
          <w:color w:val="333333"/>
          <w:sz w:val="22"/>
          <w:szCs w:val="22"/>
        </w:rPr>
        <w:t>free</w:t>
      </w:r>
      <w:r w:rsidRPr="00B83FF3">
        <w:rPr>
          <w:color w:val="333333"/>
          <w:spacing w:val="6"/>
          <w:sz w:val="22"/>
          <w:szCs w:val="22"/>
        </w:rPr>
        <w:t xml:space="preserve"> </w:t>
      </w:r>
      <w:r w:rsidRPr="00B83FF3">
        <w:rPr>
          <w:color w:val="333333"/>
          <w:sz w:val="22"/>
          <w:szCs w:val="22"/>
        </w:rPr>
        <w:t>of</w:t>
      </w:r>
      <w:r w:rsidRPr="00B83FF3">
        <w:rPr>
          <w:color w:val="333333"/>
          <w:spacing w:val="7"/>
          <w:sz w:val="22"/>
          <w:szCs w:val="22"/>
        </w:rPr>
        <w:t xml:space="preserve"> </w:t>
      </w:r>
      <w:r w:rsidRPr="00B83FF3">
        <w:rPr>
          <w:color w:val="333333"/>
          <w:sz w:val="22"/>
          <w:szCs w:val="22"/>
        </w:rPr>
        <w:t>oil</w:t>
      </w:r>
      <w:r w:rsidRPr="00B83FF3">
        <w:rPr>
          <w:color w:val="333333"/>
          <w:spacing w:val="6"/>
          <w:sz w:val="22"/>
          <w:szCs w:val="22"/>
        </w:rPr>
        <w:t xml:space="preserve"> </w:t>
      </w:r>
      <w:r w:rsidRPr="00B83FF3">
        <w:rPr>
          <w:color w:val="333333"/>
          <w:sz w:val="22"/>
          <w:szCs w:val="22"/>
        </w:rPr>
        <w:t>and</w:t>
      </w:r>
      <w:r w:rsidRPr="00B83FF3">
        <w:rPr>
          <w:color w:val="333333"/>
          <w:spacing w:val="6"/>
          <w:sz w:val="22"/>
          <w:szCs w:val="22"/>
        </w:rPr>
        <w:t xml:space="preserve"> </w:t>
      </w:r>
      <w:r w:rsidRPr="00B83FF3">
        <w:rPr>
          <w:color w:val="333333"/>
          <w:sz w:val="22"/>
          <w:szCs w:val="22"/>
        </w:rPr>
        <w:t>joint</w:t>
      </w:r>
      <w:r w:rsidRPr="00B83FF3">
        <w:rPr>
          <w:color w:val="333333"/>
          <w:spacing w:val="6"/>
          <w:sz w:val="22"/>
          <w:szCs w:val="22"/>
        </w:rPr>
        <w:t xml:space="preserve"> </w:t>
      </w:r>
      <w:r w:rsidRPr="00B83FF3">
        <w:rPr>
          <w:color w:val="333333"/>
          <w:sz w:val="22"/>
          <w:szCs w:val="22"/>
        </w:rPr>
        <w:t>sealant.</w:t>
      </w:r>
      <w:r w:rsidRPr="00B83FF3">
        <w:rPr>
          <w:color w:val="333333"/>
          <w:spacing w:val="7"/>
          <w:sz w:val="22"/>
          <w:szCs w:val="22"/>
        </w:rPr>
        <w:t xml:space="preserve"> </w:t>
      </w:r>
      <w:r w:rsidRPr="00B83FF3">
        <w:rPr>
          <w:color w:val="333333"/>
          <w:sz w:val="22"/>
          <w:szCs w:val="22"/>
        </w:rPr>
        <w:t>Threads</w:t>
      </w:r>
      <w:r w:rsidRPr="00B83FF3">
        <w:rPr>
          <w:color w:val="333333"/>
          <w:spacing w:val="6"/>
          <w:sz w:val="22"/>
          <w:szCs w:val="22"/>
        </w:rPr>
        <w:t xml:space="preserve"> </w:t>
      </w:r>
      <w:r w:rsidRPr="00B83FF3">
        <w:rPr>
          <w:color w:val="333333"/>
          <w:sz w:val="22"/>
          <w:szCs w:val="22"/>
        </w:rPr>
        <w:t>shall</w:t>
      </w:r>
      <w:r w:rsidRPr="00B83FF3">
        <w:rPr>
          <w:color w:val="333333"/>
          <w:spacing w:val="6"/>
          <w:sz w:val="22"/>
          <w:szCs w:val="22"/>
        </w:rPr>
        <w:t xml:space="preserve"> </w:t>
      </w:r>
      <w:r w:rsidRPr="00B83FF3">
        <w:rPr>
          <w:color w:val="333333"/>
          <w:sz w:val="22"/>
          <w:szCs w:val="22"/>
        </w:rPr>
        <w:t>be</w:t>
      </w:r>
      <w:r w:rsidRPr="00B83FF3">
        <w:rPr>
          <w:color w:val="333333"/>
          <w:spacing w:val="6"/>
          <w:sz w:val="22"/>
          <w:szCs w:val="22"/>
        </w:rPr>
        <w:t xml:space="preserve"> </w:t>
      </w:r>
      <w:r w:rsidRPr="00B83FF3">
        <w:rPr>
          <w:color w:val="333333"/>
          <w:sz w:val="22"/>
          <w:szCs w:val="22"/>
        </w:rPr>
        <w:t>fully</w:t>
      </w:r>
      <w:r w:rsidRPr="00B83FF3">
        <w:rPr>
          <w:color w:val="333333"/>
          <w:spacing w:val="7"/>
          <w:sz w:val="22"/>
          <w:szCs w:val="22"/>
        </w:rPr>
        <w:t xml:space="preserve"> </w:t>
      </w:r>
      <w:r w:rsidRPr="00B83FF3">
        <w:rPr>
          <w:color w:val="333333"/>
          <w:spacing w:val="-2"/>
          <w:sz w:val="22"/>
          <w:szCs w:val="22"/>
        </w:rPr>
        <w:t>engaged.</w:t>
      </w:r>
    </w:p>
    <w:p w14:paraId="271F2166" w14:textId="07701F67" w:rsidR="008B1937" w:rsidRPr="00B83FF3" w:rsidRDefault="008B1937" w:rsidP="00B83FF3">
      <w:pPr>
        <w:pStyle w:val="BodyText"/>
        <w:spacing w:before="120" w:after="120"/>
        <w:ind w:left="1134" w:hanging="425"/>
        <w:rPr>
          <w:sz w:val="22"/>
          <w:szCs w:val="22"/>
        </w:rPr>
      </w:pPr>
      <w:r w:rsidRPr="00B83FF3">
        <w:rPr>
          <w:b/>
          <w:sz w:val="22"/>
          <w:szCs w:val="22"/>
        </w:rPr>
        <w:t>8.5-3</w:t>
      </w:r>
      <w:r w:rsidRPr="00B83FF3">
        <w:rPr>
          <w:b/>
          <w:spacing w:val="9"/>
          <w:sz w:val="22"/>
          <w:szCs w:val="22"/>
        </w:rPr>
        <w:t xml:space="preserve"> </w:t>
      </w:r>
      <w:r w:rsidRPr="00B83FF3">
        <w:rPr>
          <w:b/>
          <w:sz w:val="22"/>
          <w:szCs w:val="22"/>
        </w:rPr>
        <w:t xml:space="preserve">- </w:t>
      </w:r>
      <w:r w:rsidRPr="00B83FF3">
        <w:rPr>
          <w:color w:val="333333"/>
          <w:sz w:val="22"/>
          <w:szCs w:val="22"/>
        </w:rPr>
        <w:t>Exposed</w:t>
      </w:r>
      <w:r w:rsidRPr="00B83FF3">
        <w:rPr>
          <w:color w:val="333333"/>
          <w:spacing w:val="7"/>
          <w:sz w:val="22"/>
          <w:szCs w:val="22"/>
        </w:rPr>
        <w:t xml:space="preserve"> </w:t>
      </w:r>
      <w:r w:rsidRPr="00B83FF3">
        <w:rPr>
          <w:color w:val="333333"/>
          <w:sz w:val="22"/>
          <w:szCs w:val="22"/>
        </w:rPr>
        <w:t>threads</w:t>
      </w:r>
      <w:r w:rsidRPr="00B83FF3">
        <w:rPr>
          <w:color w:val="333333"/>
          <w:spacing w:val="7"/>
          <w:sz w:val="22"/>
          <w:szCs w:val="22"/>
        </w:rPr>
        <w:t xml:space="preserve"> </w:t>
      </w:r>
      <w:r w:rsidRPr="00B83FF3">
        <w:rPr>
          <w:color w:val="333333"/>
          <w:sz w:val="22"/>
          <w:szCs w:val="22"/>
        </w:rPr>
        <w:t>shall</w:t>
      </w:r>
      <w:r w:rsidRPr="00B83FF3">
        <w:rPr>
          <w:color w:val="333333"/>
          <w:spacing w:val="7"/>
          <w:sz w:val="22"/>
          <w:szCs w:val="22"/>
        </w:rPr>
        <w:t xml:space="preserve"> </w:t>
      </w:r>
      <w:r w:rsidRPr="00B83FF3">
        <w:rPr>
          <w:color w:val="333333"/>
          <w:sz w:val="22"/>
          <w:szCs w:val="22"/>
        </w:rPr>
        <w:t>be</w:t>
      </w:r>
      <w:r w:rsidRPr="00B83FF3">
        <w:rPr>
          <w:color w:val="333333"/>
          <w:spacing w:val="8"/>
          <w:sz w:val="22"/>
          <w:szCs w:val="22"/>
        </w:rPr>
        <w:t xml:space="preserve"> </w:t>
      </w:r>
      <w:r w:rsidRPr="00B83FF3">
        <w:rPr>
          <w:color w:val="333333"/>
          <w:sz w:val="22"/>
          <w:szCs w:val="22"/>
        </w:rPr>
        <w:t>covered</w:t>
      </w:r>
      <w:r w:rsidRPr="00B83FF3">
        <w:rPr>
          <w:color w:val="333333"/>
          <w:spacing w:val="7"/>
          <w:sz w:val="22"/>
          <w:szCs w:val="22"/>
        </w:rPr>
        <w:t xml:space="preserve"> </w:t>
      </w:r>
      <w:r w:rsidRPr="00B83FF3">
        <w:rPr>
          <w:color w:val="333333"/>
          <w:sz w:val="22"/>
          <w:szCs w:val="22"/>
        </w:rPr>
        <w:t>by</w:t>
      </w:r>
      <w:r w:rsidRPr="00B83FF3">
        <w:rPr>
          <w:color w:val="333333"/>
          <w:spacing w:val="7"/>
          <w:sz w:val="22"/>
          <w:szCs w:val="22"/>
        </w:rPr>
        <w:t xml:space="preserve"> </w:t>
      </w:r>
      <w:r w:rsidRPr="00B83FF3">
        <w:rPr>
          <w:color w:val="333333"/>
          <w:sz w:val="22"/>
          <w:szCs w:val="22"/>
        </w:rPr>
        <w:t>the</w:t>
      </w:r>
      <w:r w:rsidRPr="00B83FF3">
        <w:rPr>
          <w:color w:val="333333"/>
          <w:spacing w:val="7"/>
          <w:sz w:val="22"/>
          <w:szCs w:val="22"/>
        </w:rPr>
        <w:t xml:space="preserve"> </w:t>
      </w:r>
      <w:r w:rsidRPr="00B83FF3">
        <w:rPr>
          <w:color w:val="333333"/>
          <w:sz w:val="22"/>
          <w:szCs w:val="22"/>
        </w:rPr>
        <w:t>weld</w:t>
      </w:r>
      <w:r w:rsidRPr="00B83FF3">
        <w:rPr>
          <w:color w:val="333333"/>
          <w:spacing w:val="8"/>
          <w:sz w:val="22"/>
          <w:szCs w:val="22"/>
        </w:rPr>
        <w:t xml:space="preserve"> </w:t>
      </w:r>
      <w:r w:rsidRPr="00B83FF3">
        <w:rPr>
          <w:color w:val="333333"/>
          <w:spacing w:val="-2"/>
          <w:sz w:val="22"/>
          <w:szCs w:val="22"/>
        </w:rPr>
        <w:t>metal.</w:t>
      </w:r>
    </w:p>
    <w:p w14:paraId="705101EB" w14:textId="284A04EE" w:rsidR="008B1937" w:rsidRPr="00B83FF3" w:rsidRDefault="008B1937" w:rsidP="00B83FF3">
      <w:pPr>
        <w:pStyle w:val="BodyText"/>
        <w:spacing w:before="120" w:after="120"/>
        <w:ind w:left="1134" w:hanging="425"/>
        <w:rPr>
          <w:color w:val="333333"/>
          <w:sz w:val="22"/>
          <w:szCs w:val="22"/>
        </w:rPr>
      </w:pPr>
      <w:r w:rsidRPr="00B83FF3">
        <w:rPr>
          <w:b/>
          <w:sz w:val="22"/>
          <w:szCs w:val="22"/>
        </w:rPr>
        <w:lastRenderedPageBreak/>
        <w:t xml:space="preserve">8.5-4 - </w:t>
      </w:r>
      <w:r w:rsidRPr="00B83FF3">
        <w:rPr>
          <w:color w:val="333333"/>
          <w:sz w:val="22"/>
          <w:szCs w:val="22"/>
        </w:rPr>
        <w:t xml:space="preserve">Seal welds are considered to be pressure-containing and shall meet </w:t>
      </w:r>
      <w:r w:rsidR="008B6AF6" w:rsidRPr="00B83FF3">
        <w:rPr>
          <w:color w:val="333333"/>
          <w:sz w:val="22"/>
          <w:szCs w:val="22"/>
        </w:rPr>
        <w:t>015-0000-WWW-STD-20001-01</w:t>
      </w:r>
      <w:r w:rsidR="009D6262" w:rsidRPr="00B83FF3">
        <w:rPr>
          <w:color w:val="333333"/>
          <w:sz w:val="22"/>
          <w:szCs w:val="22"/>
        </w:rPr>
        <w:t xml:space="preserve"> </w:t>
      </w:r>
      <w:r w:rsidRPr="00B83FF3">
        <w:rPr>
          <w:color w:val="333333"/>
          <w:sz w:val="22"/>
          <w:szCs w:val="22"/>
        </w:rPr>
        <w:t>requirements. Seal welds</w:t>
      </w:r>
      <w:r w:rsidRPr="00B83FF3">
        <w:rPr>
          <w:color w:val="333333"/>
          <w:spacing w:val="40"/>
          <w:sz w:val="22"/>
          <w:szCs w:val="22"/>
        </w:rPr>
        <w:t xml:space="preserve"> </w:t>
      </w:r>
      <w:r w:rsidRPr="00B83FF3">
        <w:rPr>
          <w:color w:val="333333"/>
          <w:sz w:val="22"/>
          <w:szCs w:val="22"/>
        </w:rPr>
        <w:t>shall have a minimum of two weld passes.</w:t>
      </w:r>
    </w:p>
    <w:p w14:paraId="6EC39997" w14:textId="77777777" w:rsidR="008B1937" w:rsidRPr="00B83FF3" w:rsidRDefault="008B1937" w:rsidP="00A9614C">
      <w:pPr>
        <w:pStyle w:val="BodyText"/>
        <w:spacing w:before="120" w:after="120"/>
        <w:ind w:left="1418" w:hanging="284"/>
        <w:rPr>
          <w:color w:val="333333"/>
          <w:spacing w:val="-2"/>
          <w:sz w:val="22"/>
          <w:szCs w:val="22"/>
        </w:rPr>
      </w:pPr>
      <w:r w:rsidRPr="006C6D72">
        <w:rPr>
          <w:b/>
          <w:sz w:val="22"/>
          <w:szCs w:val="22"/>
          <w:rPrChange w:id="57" w:author="Marchenko, Sergey [Tengizchevroil]" w:date="2025-08-07T15:13:00Z" w16du:dateUtc="2025-08-07T10:13:00Z">
            <w:rPr>
              <w:b/>
              <w:sz w:val="22"/>
              <w:szCs w:val="22"/>
              <w:highlight w:val="yellow"/>
            </w:rPr>
          </w:rPrChange>
        </w:rPr>
        <w:t>8.5-4.1</w:t>
      </w:r>
      <w:r w:rsidRPr="006C6D72">
        <w:rPr>
          <w:b/>
          <w:spacing w:val="14"/>
          <w:sz w:val="22"/>
          <w:szCs w:val="22"/>
          <w:rPrChange w:id="58" w:author="Marchenko, Sergey [Tengizchevroil]" w:date="2025-08-07T15:13:00Z" w16du:dateUtc="2025-08-07T10:13:00Z">
            <w:rPr>
              <w:b/>
              <w:spacing w:val="14"/>
              <w:sz w:val="22"/>
              <w:szCs w:val="22"/>
              <w:highlight w:val="yellow"/>
            </w:rPr>
          </w:rPrChange>
        </w:rPr>
        <w:t xml:space="preserve"> </w:t>
      </w:r>
      <w:r w:rsidRPr="006C6D72">
        <w:rPr>
          <w:b/>
          <w:sz w:val="22"/>
          <w:szCs w:val="22"/>
          <w:rPrChange w:id="59" w:author="Marchenko, Sergey [Tengizchevroil]" w:date="2025-08-07T15:13:00Z" w16du:dateUtc="2025-08-07T10:13:00Z">
            <w:rPr>
              <w:b/>
              <w:sz w:val="22"/>
              <w:szCs w:val="22"/>
              <w:highlight w:val="yellow"/>
            </w:rPr>
          </w:rPrChange>
        </w:rPr>
        <w:t>-</w:t>
      </w:r>
      <w:r w:rsidRPr="006C6D72">
        <w:rPr>
          <w:b/>
          <w:spacing w:val="-1"/>
          <w:sz w:val="22"/>
          <w:szCs w:val="22"/>
          <w:rPrChange w:id="60" w:author="Marchenko, Sergey [Tengizchevroil]" w:date="2025-08-07T15:13:00Z" w16du:dateUtc="2025-08-07T10:13:00Z">
            <w:rPr>
              <w:b/>
              <w:spacing w:val="-1"/>
              <w:sz w:val="22"/>
              <w:szCs w:val="22"/>
              <w:highlight w:val="yellow"/>
            </w:rPr>
          </w:rPrChange>
        </w:rPr>
        <w:t xml:space="preserve"> </w:t>
      </w:r>
      <w:r w:rsidRPr="006C6D72">
        <w:rPr>
          <w:color w:val="333333"/>
          <w:sz w:val="22"/>
          <w:szCs w:val="22"/>
          <w:rPrChange w:id="61" w:author="Marchenko, Sergey [Tengizchevroil]" w:date="2025-08-07T15:13:00Z" w16du:dateUtc="2025-08-07T10:13:00Z">
            <w:rPr>
              <w:color w:val="333333"/>
              <w:sz w:val="22"/>
              <w:szCs w:val="22"/>
              <w:highlight w:val="yellow"/>
            </w:rPr>
          </w:rPrChange>
        </w:rPr>
        <w:t>Seal</w:t>
      </w:r>
      <w:r w:rsidRPr="006C6D72">
        <w:rPr>
          <w:color w:val="333333"/>
          <w:spacing w:val="7"/>
          <w:sz w:val="22"/>
          <w:szCs w:val="22"/>
          <w:rPrChange w:id="62" w:author="Marchenko, Sergey [Tengizchevroil]" w:date="2025-08-07T15:13:00Z" w16du:dateUtc="2025-08-07T10:13:00Z">
            <w:rPr>
              <w:color w:val="333333"/>
              <w:spacing w:val="7"/>
              <w:sz w:val="22"/>
              <w:szCs w:val="22"/>
              <w:highlight w:val="yellow"/>
            </w:rPr>
          </w:rPrChange>
        </w:rPr>
        <w:t xml:space="preserve"> </w:t>
      </w:r>
      <w:r w:rsidRPr="006C6D72">
        <w:rPr>
          <w:color w:val="333333"/>
          <w:sz w:val="22"/>
          <w:szCs w:val="22"/>
          <w:rPrChange w:id="63" w:author="Marchenko, Sergey [Tengizchevroil]" w:date="2025-08-07T15:13:00Z" w16du:dateUtc="2025-08-07T10:13:00Z">
            <w:rPr>
              <w:color w:val="333333"/>
              <w:sz w:val="22"/>
              <w:szCs w:val="22"/>
              <w:highlight w:val="yellow"/>
            </w:rPr>
          </w:rPrChange>
        </w:rPr>
        <w:t>welds</w:t>
      </w:r>
      <w:r w:rsidRPr="006C6D72">
        <w:rPr>
          <w:color w:val="333333"/>
          <w:spacing w:val="7"/>
          <w:sz w:val="22"/>
          <w:szCs w:val="22"/>
          <w:rPrChange w:id="64" w:author="Marchenko, Sergey [Tengizchevroil]" w:date="2025-08-07T15:13:00Z" w16du:dateUtc="2025-08-07T10:13:00Z">
            <w:rPr>
              <w:color w:val="333333"/>
              <w:spacing w:val="7"/>
              <w:sz w:val="22"/>
              <w:szCs w:val="22"/>
              <w:highlight w:val="yellow"/>
            </w:rPr>
          </w:rPrChange>
        </w:rPr>
        <w:t xml:space="preserve"> </w:t>
      </w:r>
      <w:r w:rsidRPr="006C6D72">
        <w:rPr>
          <w:color w:val="333333"/>
          <w:sz w:val="22"/>
          <w:szCs w:val="22"/>
          <w:rPrChange w:id="65" w:author="Marchenko, Sergey [Tengizchevroil]" w:date="2025-08-07T15:13:00Z" w16du:dateUtc="2025-08-07T10:13:00Z">
            <w:rPr>
              <w:color w:val="333333"/>
              <w:sz w:val="22"/>
              <w:szCs w:val="22"/>
              <w:highlight w:val="yellow"/>
            </w:rPr>
          </w:rPrChange>
        </w:rPr>
        <w:t>shall</w:t>
      </w:r>
      <w:r w:rsidRPr="006C6D72">
        <w:rPr>
          <w:color w:val="333333"/>
          <w:spacing w:val="7"/>
          <w:sz w:val="22"/>
          <w:szCs w:val="22"/>
          <w:rPrChange w:id="66" w:author="Marchenko, Sergey [Tengizchevroil]" w:date="2025-08-07T15:13:00Z" w16du:dateUtc="2025-08-07T10:13:00Z">
            <w:rPr>
              <w:color w:val="333333"/>
              <w:spacing w:val="7"/>
              <w:sz w:val="22"/>
              <w:szCs w:val="22"/>
              <w:highlight w:val="yellow"/>
            </w:rPr>
          </w:rPrChange>
        </w:rPr>
        <w:t xml:space="preserve"> </w:t>
      </w:r>
      <w:r w:rsidRPr="006C6D72">
        <w:rPr>
          <w:color w:val="333333"/>
          <w:sz w:val="22"/>
          <w:szCs w:val="22"/>
          <w:rPrChange w:id="67" w:author="Marchenko, Sergey [Tengizchevroil]" w:date="2025-08-07T15:13:00Z" w16du:dateUtc="2025-08-07T10:13:00Z">
            <w:rPr>
              <w:color w:val="333333"/>
              <w:sz w:val="22"/>
              <w:szCs w:val="22"/>
              <w:highlight w:val="yellow"/>
            </w:rPr>
          </w:rPrChange>
        </w:rPr>
        <w:t>be</w:t>
      </w:r>
      <w:r w:rsidRPr="006C6D72">
        <w:rPr>
          <w:color w:val="333333"/>
          <w:spacing w:val="6"/>
          <w:sz w:val="22"/>
          <w:szCs w:val="22"/>
          <w:rPrChange w:id="68" w:author="Marchenko, Sergey [Tengizchevroil]" w:date="2025-08-07T15:13:00Z" w16du:dateUtc="2025-08-07T10:13:00Z">
            <w:rPr>
              <w:color w:val="333333"/>
              <w:spacing w:val="6"/>
              <w:sz w:val="22"/>
              <w:szCs w:val="22"/>
              <w:highlight w:val="yellow"/>
            </w:rPr>
          </w:rPrChange>
        </w:rPr>
        <w:t xml:space="preserve"> </w:t>
      </w:r>
      <w:r w:rsidRPr="006C6D72">
        <w:rPr>
          <w:color w:val="333333"/>
          <w:sz w:val="22"/>
          <w:szCs w:val="22"/>
          <w:rPrChange w:id="69" w:author="Marchenko, Sergey [Tengizchevroil]" w:date="2025-08-07T15:13:00Z" w16du:dateUtc="2025-08-07T10:13:00Z">
            <w:rPr>
              <w:color w:val="333333"/>
              <w:sz w:val="22"/>
              <w:szCs w:val="22"/>
              <w:highlight w:val="yellow"/>
            </w:rPr>
          </w:rPrChange>
        </w:rPr>
        <w:t>PWHT</w:t>
      </w:r>
      <w:r w:rsidRPr="006C6D72">
        <w:rPr>
          <w:color w:val="333333"/>
          <w:spacing w:val="7"/>
          <w:sz w:val="22"/>
          <w:szCs w:val="22"/>
          <w:rPrChange w:id="70" w:author="Marchenko, Sergey [Tengizchevroil]" w:date="2025-08-07T15:13:00Z" w16du:dateUtc="2025-08-07T10:13:00Z">
            <w:rPr>
              <w:color w:val="333333"/>
              <w:spacing w:val="7"/>
              <w:sz w:val="22"/>
              <w:szCs w:val="22"/>
              <w:highlight w:val="yellow"/>
            </w:rPr>
          </w:rPrChange>
        </w:rPr>
        <w:t xml:space="preserve"> </w:t>
      </w:r>
      <w:r w:rsidRPr="006C6D72">
        <w:rPr>
          <w:color w:val="333333"/>
          <w:sz w:val="22"/>
          <w:szCs w:val="22"/>
          <w:rPrChange w:id="71" w:author="Marchenko, Sergey [Tengizchevroil]" w:date="2025-08-07T15:13:00Z" w16du:dateUtc="2025-08-07T10:13:00Z">
            <w:rPr>
              <w:color w:val="333333"/>
              <w:sz w:val="22"/>
              <w:szCs w:val="22"/>
              <w:highlight w:val="yellow"/>
            </w:rPr>
          </w:rPrChange>
        </w:rPr>
        <w:t>as</w:t>
      </w:r>
      <w:r w:rsidRPr="006C6D72">
        <w:rPr>
          <w:color w:val="333333"/>
          <w:spacing w:val="7"/>
          <w:sz w:val="22"/>
          <w:szCs w:val="22"/>
          <w:rPrChange w:id="72" w:author="Marchenko, Sergey [Tengizchevroil]" w:date="2025-08-07T15:13:00Z" w16du:dateUtc="2025-08-07T10:13:00Z">
            <w:rPr>
              <w:color w:val="333333"/>
              <w:spacing w:val="7"/>
              <w:sz w:val="22"/>
              <w:szCs w:val="22"/>
              <w:highlight w:val="yellow"/>
            </w:rPr>
          </w:rPrChange>
        </w:rPr>
        <w:t xml:space="preserve"> </w:t>
      </w:r>
      <w:r w:rsidRPr="006C6D72">
        <w:rPr>
          <w:color w:val="333333"/>
          <w:sz w:val="22"/>
          <w:szCs w:val="22"/>
          <w:rPrChange w:id="73" w:author="Marchenko, Sergey [Tengizchevroil]" w:date="2025-08-07T15:13:00Z" w16du:dateUtc="2025-08-07T10:13:00Z">
            <w:rPr>
              <w:color w:val="333333"/>
              <w:sz w:val="22"/>
              <w:szCs w:val="22"/>
              <w:highlight w:val="yellow"/>
            </w:rPr>
          </w:rPrChange>
        </w:rPr>
        <w:t>required</w:t>
      </w:r>
      <w:r w:rsidRPr="006C6D72">
        <w:rPr>
          <w:color w:val="333333"/>
          <w:spacing w:val="7"/>
          <w:sz w:val="22"/>
          <w:szCs w:val="22"/>
          <w:rPrChange w:id="74" w:author="Marchenko, Sergey [Tengizchevroil]" w:date="2025-08-07T15:13:00Z" w16du:dateUtc="2025-08-07T10:13:00Z">
            <w:rPr>
              <w:color w:val="333333"/>
              <w:spacing w:val="7"/>
              <w:sz w:val="22"/>
              <w:szCs w:val="22"/>
              <w:highlight w:val="yellow"/>
            </w:rPr>
          </w:rPrChange>
        </w:rPr>
        <w:t xml:space="preserve"> </w:t>
      </w:r>
      <w:r w:rsidRPr="006C6D72">
        <w:rPr>
          <w:color w:val="333333"/>
          <w:sz w:val="22"/>
          <w:szCs w:val="22"/>
          <w:rPrChange w:id="75" w:author="Marchenko, Sergey [Tengizchevroil]" w:date="2025-08-07T15:13:00Z" w16du:dateUtc="2025-08-07T10:13:00Z">
            <w:rPr>
              <w:color w:val="333333"/>
              <w:sz w:val="22"/>
              <w:szCs w:val="22"/>
              <w:highlight w:val="yellow"/>
            </w:rPr>
          </w:rPrChange>
        </w:rPr>
        <w:t>by</w:t>
      </w:r>
      <w:r w:rsidRPr="006C6D72">
        <w:rPr>
          <w:color w:val="333333"/>
          <w:spacing w:val="6"/>
          <w:sz w:val="22"/>
          <w:szCs w:val="22"/>
          <w:rPrChange w:id="76" w:author="Marchenko, Sergey [Tengizchevroil]" w:date="2025-08-07T15:13:00Z" w16du:dateUtc="2025-08-07T10:13:00Z">
            <w:rPr>
              <w:color w:val="333333"/>
              <w:spacing w:val="6"/>
              <w:sz w:val="22"/>
              <w:szCs w:val="22"/>
              <w:highlight w:val="yellow"/>
            </w:rPr>
          </w:rPrChange>
        </w:rPr>
        <w:t xml:space="preserve"> </w:t>
      </w:r>
      <w:r w:rsidRPr="006C6D72">
        <w:rPr>
          <w:color w:val="333333"/>
          <w:sz w:val="22"/>
          <w:szCs w:val="22"/>
          <w:rPrChange w:id="77" w:author="Marchenko, Sergey [Tengizchevroil]" w:date="2025-08-07T15:13:00Z" w16du:dateUtc="2025-08-07T10:13:00Z">
            <w:rPr>
              <w:color w:val="333333"/>
              <w:sz w:val="22"/>
              <w:szCs w:val="22"/>
              <w:highlight w:val="yellow"/>
            </w:rPr>
          </w:rPrChange>
        </w:rPr>
        <w:t>code</w:t>
      </w:r>
      <w:r w:rsidRPr="006C6D72">
        <w:rPr>
          <w:color w:val="333333"/>
          <w:spacing w:val="7"/>
          <w:sz w:val="22"/>
          <w:szCs w:val="22"/>
          <w:rPrChange w:id="78" w:author="Marchenko, Sergey [Tengizchevroil]" w:date="2025-08-07T15:13:00Z" w16du:dateUtc="2025-08-07T10:13:00Z">
            <w:rPr>
              <w:color w:val="333333"/>
              <w:spacing w:val="7"/>
              <w:sz w:val="22"/>
              <w:szCs w:val="22"/>
              <w:highlight w:val="yellow"/>
            </w:rPr>
          </w:rPrChange>
        </w:rPr>
        <w:t xml:space="preserve"> </w:t>
      </w:r>
      <w:r w:rsidRPr="006C6D72">
        <w:rPr>
          <w:color w:val="333333"/>
          <w:sz w:val="22"/>
          <w:szCs w:val="22"/>
          <w:rPrChange w:id="79" w:author="Marchenko, Sergey [Tengizchevroil]" w:date="2025-08-07T15:13:00Z" w16du:dateUtc="2025-08-07T10:13:00Z">
            <w:rPr>
              <w:color w:val="333333"/>
              <w:sz w:val="22"/>
              <w:szCs w:val="22"/>
              <w:highlight w:val="yellow"/>
            </w:rPr>
          </w:rPrChange>
        </w:rPr>
        <w:t>and</w:t>
      </w:r>
      <w:r w:rsidRPr="006C6D72">
        <w:rPr>
          <w:color w:val="333333"/>
          <w:spacing w:val="7"/>
          <w:sz w:val="22"/>
          <w:szCs w:val="22"/>
          <w:rPrChange w:id="80" w:author="Marchenko, Sergey [Tengizchevroil]" w:date="2025-08-07T15:13:00Z" w16du:dateUtc="2025-08-07T10:13:00Z">
            <w:rPr>
              <w:color w:val="333333"/>
              <w:spacing w:val="7"/>
              <w:sz w:val="22"/>
              <w:szCs w:val="22"/>
              <w:highlight w:val="yellow"/>
            </w:rPr>
          </w:rPrChange>
        </w:rPr>
        <w:t xml:space="preserve"> </w:t>
      </w:r>
      <w:r w:rsidRPr="006C6D72">
        <w:rPr>
          <w:color w:val="333333"/>
          <w:sz w:val="22"/>
          <w:szCs w:val="22"/>
          <w:rPrChange w:id="81" w:author="Marchenko, Sergey [Tengizchevroil]" w:date="2025-08-07T15:13:00Z" w16du:dateUtc="2025-08-07T10:13:00Z">
            <w:rPr>
              <w:color w:val="333333"/>
              <w:sz w:val="22"/>
              <w:szCs w:val="22"/>
              <w:highlight w:val="yellow"/>
            </w:rPr>
          </w:rPrChange>
        </w:rPr>
        <w:t>by</w:t>
      </w:r>
      <w:r w:rsidRPr="006C6D72">
        <w:rPr>
          <w:color w:val="333333"/>
          <w:spacing w:val="7"/>
          <w:sz w:val="22"/>
          <w:szCs w:val="22"/>
          <w:rPrChange w:id="82" w:author="Marchenko, Sergey [Tengizchevroil]" w:date="2025-08-07T15:13:00Z" w16du:dateUtc="2025-08-07T10:13:00Z">
            <w:rPr>
              <w:color w:val="333333"/>
              <w:spacing w:val="7"/>
              <w:sz w:val="22"/>
              <w:szCs w:val="22"/>
              <w:highlight w:val="yellow"/>
            </w:rPr>
          </w:rPrChange>
        </w:rPr>
        <w:t xml:space="preserve"> </w:t>
      </w:r>
      <w:r w:rsidRPr="006C6D72">
        <w:rPr>
          <w:color w:val="333333"/>
          <w:sz w:val="22"/>
          <w:szCs w:val="22"/>
          <w:rPrChange w:id="83" w:author="Marchenko, Sergey [Tengizchevroil]" w:date="2025-08-07T15:13:00Z" w16du:dateUtc="2025-08-07T10:13:00Z">
            <w:rPr>
              <w:color w:val="333333"/>
              <w:sz w:val="22"/>
              <w:szCs w:val="22"/>
              <w:highlight w:val="yellow"/>
            </w:rPr>
          </w:rPrChange>
        </w:rPr>
        <w:t>piping</w:t>
      </w:r>
      <w:r w:rsidRPr="006C6D72">
        <w:rPr>
          <w:color w:val="333333"/>
          <w:spacing w:val="6"/>
          <w:sz w:val="22"/>
          <w:szCs w:val="22"/>
          <w:rPrChange w:id="84" w:author="Marchenko, Sergey [Tengizchevroil]" w:date="2025-08-07T15:13:00Z" w16du:dateUtc="2025-08-07T10:13:00Z">
            <w:rPr>
              <w:color w:val="333333"/>
              <w:spacing w:val="6"/>
              <w:sz w:val="22"/>
              <w:szCs w:val="22"/>
              <w:highlight w:val="yellow"/>
            </w:rPr>
          </w:rPrChange>
        </w:rPr>
        <w:t xml:space="preserve"> </w:t>
      </w:r>
      <w:r w:rsidRPr="006C6D72">
        <w:rPr>
          <w:color w:val="333333"/>
          <w:sz w:val="22"/>
          <w:szCs w:val="22"/>
          <w:rPrChange w:id="85" w:author="Marchenko, Sergey [Tengizchevroil]" w:date="2025-08-07T15:13:00Z" w16du:dateUtc="2025-08-07T10:13:00Z">
            <w:rPr>
              <w:color w:val="333333"/>
              <w:sz w:val="22"/>
              <w:szCs w:val="22"/>
              <w:highlight w:val="yellow"/>
            </w:rPr>
          </w:rPrChange>
        </w:rPr>
        <w:t>material</w:t>
      </w:r>
      <w:r w:rsidRPr="006C6D72">
        <w:rPr>
          <w:color w:val="333333"/>
          <w:spacing w:val="7"/>
          <w:sz w:val="22"/>
          <w:szCs w:val="22"/>
          <w:rPrChange w:id="86" w:author="Marchenko, Sergey [Tengizchevroil]" w:date="2025-08-07T15:13:00Z" w16du:dateUtc="2025-08-07T10:13:00Z">
            <w:rPr>
              <w:color w:val="333333"/>
              <w:spacing w:val="7"/>
              <w:sz w:val="22"/>
              <w:szCs w:val="22"/>
              <w:highlight w:val="yellow"/>
            </w:rPr>
          </w:rPrChange>
        </w:rPr>
        <w:t xml:space="preserve"> </w:t>
      </w:r>
      <w:r w:rsidRPr="006C6D72">
        <w:rPr>
          <w:color w:val="333333"/>
          <w:spacing w:val="-2"/>
          <w:sz w:val="22"/>
          <w:szCs w:val="22"/>
          <w:rPrChange w:id="87" w:author="Marchenko, Sergey [Tengizchevroil]" w:date="2025-08-07T15:13:00Z" w16du:dateUtc="2025-08-07T10:13:00Z">
            <w:rPr>
              <w:color w:val="333333"/>
              <w:spacing w:val="-2"/>
              <w:sz w:val="22"/>
              <w:szCs w:val="22"/>
              <w:highlight w:val="yellow"/>
            </w:rPr>
          </w:rPrChange>
        </w:rPr>
        <w:t>classes.</w:t>
      </w:r>
    </w:p>
    <w:p w14:paraId="0E9D305D" w14:textId="3A564B3B" w:rsidR="004D0F99" w:rsidRPr="00B83FF3" w:rsidRDefault="004D0F99" w:rsidP="00B83FF3">
      <w:pPr>
        <w:pStyle w:val="BodyText"/>
        <w:spacing w:before="120" w:after="120"/>
        <w:ind w:left="1134" w:hanging="425"/>
        <w:rPr>
          <w:sz w:val="22"/>
          <w:szCs w:val="22"/>
        </w:rPr>
      </w:pPr>
      <w:r w:rsidRPr="006C6D72">
        <w:rPr>
          <w:b/>
          <w:sz w:val="22"/>
          <w:szCs w:val="22"/>
        </w:rPr>
        <w:t xml:space="preserve">8.5-5 - </w:t>
      </w:r>
      <w:r w:rsidRPr="006C6D72">
        <w:rPr>
          <w:sz w:val="22"/>
          <w:szCs w:val="22"/>
          <w:rPrChange w:id="88" w:author="Marchenko, Sergey [Tengizchevroil]" w:date="2025-08-07T15:13:00Z" w16du:dateUtc="2025-08-07T10:13:00Z">
            <w:rPr>
              <w:sz w:val="22"/>
              <w:szCs w:val="22"/>
              <w:highlight w:val="yellow"/>
            </w:rPr>
          </w:rPrChange>
        </w:rPr>
        <w:t>Threaded or non-threaded bull plugs on the downstream side of a normally closed valve (e.g., high point vent) may be carbon steel and seal welded with gas tungsten arc welding (GTAW) ERNiCrMo-3, left in the "as-welded condition" regardless of upstream piping material class.</w:t>
      </w:r>
    </w:p>
    <w:p w14:paraId="08554529" w14:textId="77777777" w:rsidR="00E241DD" w:rsidRPr="00B83FF3" w:rsidRDefault="00E241DD" w:rsidP="00B83FF3">
      <w:pPr>
        <w:pStyle w:val="BodyText"/>
        <w:spacing w:before="120" w:after="120"/>
        <w:ind w:left="1134" w:hanging="425"/>
        <w:rPr>
          <w:sz w:val="22"/>
          <w:szCs w:val="22"/>
        </w:rPr>
      </w:pPr>
      <w:r w:rsidRPr="00B83FF3">
        <w:rPr>
          <w:b/>
          <w:sz w:val="22"/>
          <w:szCs w:val="22"/>
        </w:rPr>
        <w:t xml:space="preserve">8.5-6 - </w:t>
      </w:r>
      <w:r w:rsidRPr="00B83FF3">
        <w:rPr>
          <w:sz w:val="22"/>
          <w:szCs w:val="22"/>
        </w:rPr>
        <w:t>Galvanized pipe shall not be seal welded.</w:t>
      </w:r>
    </w:p>
    <w:p w14:paraId="6210CE7D" w14:textId="77777777" w:rsidR="00A45280" w:rsidRPr="00195AB8" w:rsidRDefault="00A45280">
      <w:pPr>
        <w:pStyle w:val="Heading2"/>
        <w:numPr>
          <w:ilvl w:val="1"/>
          <w:numId w:val="67"/>
        </w:numPr>
        <w:spacing w:before="240" w:after="240"/>
        <w:ind w:left="851" w:hanging="709"/>
        <w:rPr>
          <w:sz w:val="22"/>
          <w:szCs w:val="22"/>
        </w:rPr>
      </w:pPr>
      <w:bookmarkStart w:id="89" w:name="_Toc205628065"/>
      <w:r w:rsidRPr="00195AB8">
        <w:rPr>
          <w:sz w:val="22"/>
          <w:szCs w:val="22"/>
        </w:rPr>
        <w:t>Branch</w:t>
      </w:r>
      <w:r w:rsidRPr="00195AB8">
        <w:rPr>
          <w:spacing w:val="10"/>
          <w:sz w:val="22"/>
          <w:szCs w:val="22"/>
        </w:rPr>
        <w:t xml:space="preserve"> </w:t>
      </w:r>
      <w:r w:rsidRPr="00195AB8">
        <w:rPr>
          <w:spacing w:val="-2"/>
          <w:sz w:val="22"/>
          <w:szCs w:val="22"/>
        </w:rPr>
        <w:t>Connections</w:t>
      </w:r>
      <w:bookmarkEnd w:id="89"/>
    </w:p>
    <w:p w14:paraId="39CE8A45" w14:textId="3DD42387" w:rsidR="00A45280" w:rsidRPr="00195AB8" w:rsidRDefault="00A45280" w:rsidP="00195AB8">
      <w:pPr>
        <w:pStyle w:val="BodyText"/>
        <w:spacing w:before="120" w:after="120"/>
        <w:ind w:left="1134" w:hanging="425"/>
        <w:rPr>
          <w:sz w:val="22"/>
          <w:szCs w:val="22"/>
        </w:rPr>
      </w:pPr>
      <w:r w:rsidRPr="00195AB8">
        <w:rPr>
          <w:b/>
          <w:sz w:val="22"/>
          <w:szCs w:val="22"/>
        </w:rPr>
        <w:t xml:space="preserve">8.6-1 - </w:t>
      </w:r>
      <w:r w:rsidRPr="00195AB8">
        <w:rPr>
          <w:color w:val="333333"/>
          <w:sz w:val="22"/>
          <w:szCs w:val="22"/>
        </w:rPr>
        <w:t>Unless otherwise specified, the type of branch connections shall be in accordance with the branch connection chart in the applicable piping material class.</w:t>
      </w:r>
    </w:p>
    <w:p w14:paraId="439B5262" w14:textId="77777777" w:rsidR="00A45280" w:rsidRPr="00195AB8" w:rsidRDefault="00A45280" w:rsidP="00195AB8">
      <w:pPr>
        <w:pStyle w:val="BodyText"/>
        <w:spacing w:before="120" w:after="120"/>
        <w:ind w:left="1134" w:hanging="425"/>
        <w:rPr>
          <w:sz w:val="22"/>
          <w:szCs w:val="22"/>
        </w:rPr>
      </w:pPr>
      <w:r w:rsidRPr="00195AB8">
        <w:rPr>
          <w:b/>
          <w:sz w:val="22"/>
          <w:szCs w:val="22"/>
        </w:rPr>
        <w:t xml:space="preserve">8.6-2 - </w:t>
      </w:r>
      <w:r w:rsidRPr="00195AB8">
        <w:rPr>
          <w:color w:val="333333"/>
          <w:sz w:val="22"/>
          <w:szCs w:val="22"/>
        </w:rPr>
        <w:t xml:space="preserve">Intersection of branch welds with longitudinal seams shall not be permitted without Owner review and </w:t>
      </w:r>
      <w:r w:rsidRPr="00195AB8">
        <w:rPr>
          <w:color w:val="333333"/>
          <w:spacing w:val="-2"/>
          <w:sz w:val="22"/>
          <w:szCs w:val="22"/>
        </w:rPr>
        <w:t>acceptance.</w:t>
      </w:r>
    </w:p>
    <w:p w14:paraId="38B440DC" w14:textId="097EEC1B" w:rsidR="00A45280" w:rsidRPr="00195AB8" w:rsidRDefault="00A45280" w:rsidP="00195AB8">
      <w:pPr>
        <w:pStyle w:val="BodyText"/>
        <w:spacing w:before="120" w:after="120"/>
        <w:ind w:left="1134" w:hanging="425"/>
        <w:rPr>
          <w:sz w:val="22"/>
          <w:szCs w:val="22"/>
        </w:rPr>
      </w:pPr>
      <w:r w:rsidRPr="006C6D72">
        <w:rPr>
          <w:b/>
          <w:sz w:val="22"/>
          <w:szCs w:val="22"/>
          <w:rPrChange w:id="90" w:author="Marchenko, Sergey [Tengizchevroil]" w:date="2025-08-07T15:13:00Z" w16du:dateUtc="2025-08-07T10:13:00Z">
            <w:rPr>
              <w:b/>
              <w:sz w:val="22"/>
              <w:szCs w:val="22"/>
              <w:highlight w:val="yellow"/>
            </w:rPr>
          </w:rPrChange>
        </w:rPr>
        <w:t xml:space="preserve">8.6-3 - </w:t>
      </w:r>
      <w:r w:rsidRPr="006C6D72">
        <w:rPr>
          <w:color w:val="333333"/>
          <w:sz w:val="22"/>
          <w:szCs w:val="22"/>
          <w:rPrChange w:id="91" w:author="Marchenko, Sergey [Tengizchevroil]" w:date="2025-08-07T15:13:00Z" w16du:dateUtc="2025-08-07T10:13:00Z">
            <w:rPr>
              <w:color w:val="333333"/>
              <w:sz w:val="22"/>
              <w:szCs w:val="22"/>
              <w:highlight w:val="yellow"/>
            </w:rPr>
          </w:rPrChange>
        </w:rPr>
        <w:t xml:space="preserve">Unless otherwise specified, welding of unreinforced stub-ins shall be in accordance with ASME B31.3, Figure </w:t>
      </w:r>
      <w:r w:rsidRPr="006C6D72">
        <w:rPr>
          <w:color w:val="333333"/>
          <w:spacing w:val="-2"/>
          <w:sz w:val="22"/>
          <w:szCs w:val="22"/>
          <w:rPrChange w:id="92" w:author="Marchenko, Sergey [Tengizchevroil]" w:date="2025-08-07T15:13:00Z" w16du:dateUtc="2025-08-07T10:13:00Z">
            <w:rPr>
              <w:color w:val="333333"/>
              <w:spacing w:val="-2"/>
              <w:sz w:val="22"/>
              <w:szCs w:val="22"/>
              <w:highlight w:val="yellow"/>
            </w:rPr>
          </w:rPrChange>
        </w:rPr>
        <w:t>328.5.4</w:t>
      </w:r>
      <w:r w:rsidR="00104224" w:rsidRPr="006C6D72">
        <w:rPr>
          <w:color w:val="333333"/>
          <w:spacing w:val="-2"/>
          <w:sz w:val="22"/>
          <w:szCs w:val="22"/>
          <w:rPrChange w:id="93" w:author="Marchenko, Sergey [Tengizchevroil]" w:date="2025-08-07T15:13:00Z" w16du:dateUtc="2025-08-07T10:13:00Z">
            <w:rPr>
              <w:color w:val="333333"/>
              <w:spacing w:val="-2"/>
              <w:sz w:val="22"/>
              <w:szCs w:val="22"/>
              <w:highlight w:val="yellow"/>
            </w:rPr>
          </w:rPrChange>
        </w:rPr>
        <w:t>-2</w:t>
      </w:r>
      <w:r w:rsidRPr="006C6D72">
        <w:rPr>
          <w:color w:val="333333"/>
          <w:spacing w:val="-2"/>
          <w:sz w:val="22"/>
          <w:szCs w:val="22"/>
          <w:rPrChange w:id="94" w:author="Marchenko, Sergey [Tengizchevroil]" w:date="2025-08-07T15:13:00Z" w16du:dateUtc="2025-08-07T10:13:00Z">
            <w:rPr>
              <w:color w:val="333333"/>
              <w:spacing w:val="-2"/>
              <w:sz w:val="22"/>
              <w:szCs w:val="22"/>
              <w:highlight w:val="yellow"/>
            </w:rPr>
          </w:rPrChange>
        </w:rPr>
        <w:t>(b).</w:t>
      </w:r>
    </w:p>
    <w:p w14:paraId="33187299" w14:textId="2B46BA58" w:rsidR="00A45280" w:rsidRPr="00195AB8" w:rsidRDefault="00A45280" w:rsidP="00195AB8">
      <w:pPr>
        <w:pStyle w:val="BodyText"/>
        <w:spacing w:before="120" w:after="120"/>
        <w:ind w:left="1134" w:hanging="425"/>
        <w:rPr>
          <w:sz w:val="22"/>
          <w:szCs w:val="22"/>
        </w:rPr>
      </w:pPr>
      <w:r w:rsidRPr="00195AB8">
        <w:rPr>
          <w:b/>
          <w:sz w:val="22"/>
          <w:szCs w:val="22"/>
        </w:rPr>
        <w:t>8.6-4</w:t>
      </w:r>
      <w:r w:rsidRPr="00195AB8">
        <w:rPr>
          <w:b/>
          <w:spacing w:val="10"/>
          <w:sz w:val="22"/>
          <w:szCs w:val="22"/>
        </w:rPr>
        <w:t xml:space="preserve"> </w:t>
      </w:r>
      <w:r w:rsidRPr="00195AB8">
        <w:rPr>
          <w:b/>
          <w:sz w:val="22"/>
          <w:szCs w:val="22"/>
        </w:rPr>
        <w:t>-</w:t>
      </w:r>
      <w:r w:rsidRPr="00195AB8">
        <w:rPr>
          <w:b/>
          <w:spacing w:val="2"/>
          <w:sz w:val="22"/>
          <w:szCs w:val="22"/>
        </w:rPr>
        <w:t xml:space="preserve"> </w:t>
      </w:r>
      <w:r w:rsidRPr="00195AB8">
        <w:rPr>
          <w:sz w:val="22"/>
          <w:szCs w:val="22"/>
        </w:rPr>
        <w:t>Attachment</w:t>
      </w:r>
      <w:r w:rsidRPr="00195AB8">
        <w:rPr>
          <w:spacing w:val="13"/>
          <w:sz w:val="22"/>
          <w:szCs w:val="22"/>
        </w:rPr>
        <w:t xml:space="preserve"> </w:t>
      </w:r>
      <w:r w:rsidRPr="00195AB8">
        <w:rPr>
          <w:color w:val="333333"/>
          <w:sz w:val="22"/>
          <w:szCs w:val="22"/>
        </w:rPr>
        <w:t>of</w:t>
      </w:r>
      <w:r w:rsidRPr="00195AB8">
        <w:rPr>
          <w:color w:val="333333"/>
          <w:spacing w:val="8"/>
          <w:sz w:val="22"/>
          <w:szCs w:val="22"/>
        </w:rPr>
        <w:t xml:space="preserve"> </w:t>
      </w:r>
      <w:r w:rsidRPr="00195AB8">
        <w:rPr>
          <w:color w:val="333333"/>
          <w:sz w:val="22"/>
          <w:szCs w:val="22"/>
        </w:rPr>
        <w:t>integrally</w:t>
      </w:r>
      <w:r w:rsidRPr="00195AB8">
        <w:rPr>
          <w:color w:val="333333"/>
          <w:spacing w:val="9"/>
          <w:sz w:val="22"/>
          <w:szCs w:val="22"/>
        </w:rPr>
        <w:t xml:space="preserve"> </w:t>
      </w:r>
      <w:r w:rsidRPr="00195AB8">
        <w:rPr>
          <w:color w:val="333333"/>
          <w:sz w:val="22"/>
          <w:szCs w:val="22"/>
        </w:rPr>
        <w:t>reinforced</w:t>
      </w:r>
      <w:r w:rsidRPr="00195AB8">
        <w:rPr>
          <w:color w:val="333333"/>
          <w:spacing w:val="9"/>
          <w:sz w:val="22"/>
          <w:szCs w:val="22"/>
        </w:rPr>
        <w:t xml:space="preserve"> </w:t>
      </w:r>
      <w:r w:rsidRPr="00195AB8">
        <w:rPr>
          <w:color w:val="333333"/>
          <w:sz w:val="22"/>
          <w:szCs w:val="22"/>
        </w:rPr>
        <w:t>branch</w:t>
      </w:r>
      <w:r w:rsidRPr="00195AB8">
        <w:rPr>
          <w:color w:val="333333"/>
          <w:spacing w:val="8"/>
          <w:sz w:val="22"/>
          <w:szCs w:val="22"/>
        </w:rPr>
        <w:t xml:space="preserve"> </w:t>
      </w:r>
      <w:r w:rsidRPr="00195AB8">
        <w:rPr>
          <w:color w:val="333333"/>
          <w:sz w:val="22"/>
          <w:szCs w:val="22"/>
        </w:rPr>
        <w:t>connections</w:t>
      </w:r>
      <w:r w:rsidRPr="00195AB8">
        <w:rPr>
          <w:color w:val="333333"/>
          <w:spacing w:val="9"/>
          <w:sz w:val="22"/>
          <w:szCs w:val="22"/>
        </w:rPr>
        <w:t xml:space="preserve"> </w:t>
      </w:r>
      <w:r w:rsidRPr="00195AB8">
        <w:rPr>
          <w:color w:val="333333"/>
          <w:sz w:val="22"/>
          <w:szCs w:val="22"/>
        </w:rPr>
        <w:t>shall</w:t>
      </w:r>
      <w:r w:rsidRPr="00195AB8">
        <w:rPr>
          <w:color w:val="333333"/>
          <w:spacing w:val="9"/>
          <w:sz w:val="22"/>
          <w:szCs w:val="22"/>
        </w:rPr>
        <w:t xml:space="preserve"> </w:t>
      </w:r>
      <w:r w:rsidRPr="00195AB8">
        <w:rPr>
          <w:color w:val="333333"/>
          <w:sz w:val="22"/>
          <w:szCs w:val="22"/>
        </w:rPr>
        <w:t>be</w:t>
      </w:r>
      <w:r w:rsidRPr="00195AB8">
        <w:rPr>
          <w:color w:val="333333"/>
          <w:spacing w:val="8"/>
          <w:sz w:val="22"/>
          <w:szCs w:val="22"/>
        </w:rPr>
        <w:t xml:space="preserve"> </w:t>
      </w:r>
      <w:r w:rsidRPr="00195AB8">
        <w:rPr>
          <w:color w:val="333333"/>
          <w:sz w:val="22"/>
          <w:szCs w:val="22"/>
        </w:rPr>
        <w:t>as</w:t>
      </w:r>
      <w:r w:rsidRPr="00195AB8">
        <w:rPr>
          <w:color w:val="333333"/>
          <w:spacing w:val="9"/>
          <w:sz w:val="22"/>
          <w:szCs w:val="22"/>
        </w:rPr>
        <w:t xml:space="preserve"> </w:t>
      </w:r>
      <w:r w:rsidRPr="00195AB8">
        <w:rPr>
          <w:color w:val="333333"/>
          <w:spacing w:val="-2"/>
          <w:sz w:val="22"/>
          <w:szCs w:val="22"/>
        </w:rPr>
        <w:t>follows:</w:t>
      </w:r>
    </w:p>
    <w:p w14:paraId="7C97C9B5" w14:textId="5C169BDC" w:rsidR="00A45280" w:rsidRPr="00195AB8" w:rsidRDefault="00A45280" w:rsidP="00195AB8">
      <w:pPr>
        <w:spacing w:before="120" w:after="120"/>
        <w:ind w:left="1418" w:hanging="284"/>
      </w:pPr>
      <w:r w:rsidRPr="00195AB8">
        <w:rPr>
          <w:b/>
        </w:rPr>
        <w:t>8.6-4.1</w:t>
      </w:r>
      <w:r w:rsidRPr="00195AB8">
        <w:rPr>
          <w:b/>
          <w:spacing w:val="16"/>
        </w:rPr>
        <w:t xml:space="preserve"> </w:t>
      </w:r>
      <w:r w:rsidRPr="00195AB8">
        <w:rPr>
          <w:b/>
        </w:rPr>
        <w:t>-</w:t>
      </w:r>
      <w:r w:rsidRPr="00195AB8">
        <w:rPr>
          <w:b/>
          <w:spacing w:val="2"/>
        </w:rPr>
        <w:t xml:space="preserve"> </w:t>
      </w:r>
      <w:r w:rsidRPr="00195AB8">
        <w:rPr>
          <w:color w:val="333333"/>
        </w:rPr>
        <w:t>By</w:t>
      </w:r>
      <w:r w:rsidRPr="00195AB8">
        <w:rPr>
          <w:color w:val="333333"/>
          <w:spacing w:val="9"/>
        </w:rPr>
        <w:t xml:space="preserve"> </w:t>
      </w:r>
      <w:r w:rsidRPr="00195AB8">
        <w:rPr>
          <w:color w:val="333333"/>
        </w:rPr>
        <w:t>a</w:t>
      </w:r>
      <w:r w:rsidRPr="00195AB8">
        <w:rPr>
          <w:color w:val="333333"/>
          <w:spacing w:val="9"/>
        </w:rPr>
        <w:t xml:space="preserve"> </w:t>
      </w:r>
      <w:r w:rsidRPr="00195AB8">
        <w:rPr>
          <w:color w:val="333333"/>
        </w:rPr>
        <w:t>full-penetration</w:t>
      </w:r>
      <w:r w:rsidRPr="00195AB8">
        <w:rPr>
          <w:color w:val="333333"/>
          <w:spacing w:val="9"/>
        </w:rPr>
        <w:t xml:space="preserve"> </w:t>
      </w:r>
      <w:r w:rsidRPr="00195AB8">
        <w:rPr>
          <w:color w:val="333333"/>
          <w:spacing w:val="-2"/>
        </w:rPr>
        <w:t>weld.</w:t>
      </w:r>
    </w:p>
    <w:p w14:paraId="6622282D" w14:textId="58BBE0EF" w:rsidR="00A45280" w:rsidRPr="00195AB8" w:rsidRDefault="00A45280" w:rsidP="00195AB8">
      <w:pPr>
        <w:pStyle w:val="BodyText"/>
        <w:spacing w:before="120" w:after="120"/>
        <w:ind w:left="1418" w:hanging="284"/>
        <w:rPr>
          <w:sz w:val="22"/>
          <w:szCs w:val="22"/>
        </w:rPr>
      </w:pPr>
      <w:r w:rsidRPr="00195AB8">
        <w:rPr>
          <w:b/>
          <w:sz w:val="22"/>
          <w:szCs w:val="22"/>
        </w:rPr>
        <w:t>8.6-4.2</w:t>
      </w:r>
      <w:r w:rsidRPr="00195AB8">
        <w:rPr>
          <w:b/>
          <w:spacing w:val="20"/>
          <w:sz w:val="22"/>
          <w:szCs w:val="22"/>
        </w:rPr>
        <w:t xml:space="preserve"> </w:t>
      </w:r>
      <w:r w:rsidRPr="00195AB8">
        <w:rPr>
          <w:b/>
          <w:sz w:val="22"/>
          <w:szCs w:val="22"/>
        </w:rPr>
        <w:t xml:space="preserve">- </w:t>
      </w:r>
      <w:r w:rsidRPr="00195AB8">
        <w:rPr>
          <w:color w:val="333333"/>
          <w:sz w:val="22"/>
          <w:szCs w:val="22"/>
        </w:rPr>
        <w:t xml:space="preserve">Filled out to the edge of the fitting weld bevel. Refer to fitting </w:t>
      </w:r>
      <w:r w:rsidR="00DC04E5" w:rsidRPr="00195AB8">
        <w:rPr>
          <w:color w:val="333333"/>
          <w:sz w:val="22"/>
          <w:szCs w:val="22"/>
        </w:rPr>
        <w:t>manufacturers’</w:t>
      </w:r>
      <w:r w:rsidRPr="00195AB8">
        <w:rPr>
          <w:color w:val="333333"/>
          <w:sz w:val="22"/>
          <w:szCs w:val="22"/>
        </w:rPr>
        <w:t xml:space="preserve"> instructions for identification</w:t>
      </w:r>
      <w:r w:rsidRPr="00195AB8">
        <w:rPr>
          <w:color w:val="333333"/>
          <w:spacing w:val="80"/>
          <w:sz w:val="22"/>
          <w:szCs w:val="22"/>
        </w:rPr>
        <w:t xml:space="preserve"> </w:t>
      </w:r>
      <w:r w:rsidRPr="00195AB8">
        <w:rPr>
          <w:color w:val="333333"/>
          <w:sz w:val="22"/>
          <w:szCs w:val="22"/>
        </w:rPr>
        <w:t>of the fitting weld line.</w:t>
      </w:r>
    </w:p>
    <w:p w14:paraId="1D90FB48" w14:textId="061E504F" w:rsidR="00A45280" w:rsidRPr="00195AB8" w:rsidRDefault="00A45280" w:rsidP="00195AB8">
      <w:pPr>
        <w:spacing w:before="120" w:after="120"/>
        <w:ind w:left="1418"/>
        <w:rPr>
          <w:i/>
        </w:rPr>
      </w:pPr>
      <w:r w:rsidRPr="00195AB8">
        <w:rPr>
          <w:b/>
          <w:i/>
          <w:color w:val="333333"/>
        </w:rPr>
        <w:t>Note:</w:t>
      </w:r>
      <w:r w:rsidRPr="00195AB8">
        <w:rPr>
          <w:b/>
          <w:i/>
          <w:color w:val="333333"/>
          <w:spacing w:val="42"/>
        </w:rPr>
        <w:t xml:space="preserve"> </w:t>
      </w:r>
      <w:r w:rsidRPr="00195AB8">
        <w:rPr>
          <w:i/>
          <w:color w:val="333333"/>
        </w:rPr>
        <w:t>Refer</w:t>
      </w:r>
      <w:r w:rsidRPr="00195AB8">
        <w:rPr>
          <w:i/>
          <w:color w:val="333333"/>
          <w:spacing w:val="9"/>
        </w:rPr>
        <w:t xml:space="preserve"> </w:t>
      </w:r>
      <w:r w:rsidRPr="00195AB8">
        <w:rPr>
          <w:i/>
          <w:color w:val="333333"/>
        </w:rPr>
        <w:t>to</w:t>
      </w:r>
      <w:r w:rsidRPr="00195AB8">
        <w:rPr>
          <w:i/>
          <w:color w:val="333333"/>
          <w:spacing w:val="9"/>
        </w:rPr>
        <w:t xml:space="preserve"> </w:t>
      </w:r>
      <w:r w:rsidRPr="00195AB8">
        <w:rPr>
          <w:i/>
          <w:color w:val="333333"/>
        </w:rPr>
        <w:t>drawing</w:t>
      </w:r>
      <w:r w:rsidRPr="00195AB8">
        <w:rPr>
          <w:i/>
          <w:color w:val="333333"/>
          <w:spacing w:val="10"/>
        </w:rPr>
        <w:t xml:space="preserve"> </w:t>
      </w:r>
      <w:r w:rsidRPr="00195AB8">
        <w:rPr>
          <w:i/>
          <w:color w:val="333333"/>
        </w:rPr>
        <w:t>in</w:t>
      </w:r>
      <w:r w:rsidRPr="00195AB8">
        <w:rPr>
          <w:i/>
          <w:color w:val="333333"/>
          <w:spacing w:val="9"/>
        </w:rPr>
        <w:t xml:space="preserve"> </w:t>
      </w:r>
      <w:r w:rsidRPr="00195AB8">
        <w:rPr>
          <w:i/>
          <w:color w:val="333333"/>
        </w:rPr>
        <w:t>ASME</w:t>
      </w:r>
      <w:r w:rsidRPr="00195AB8">
        <w:rPr>
          <w:i/>
          <w:color w:val="333333"/>
          <w:spacing w:val="9"/>
        </w:rPr>
        <w:t xml:space="preserve"> </w:t>
      </w:r>
      <w:r w:rsidRPr="00195AB8">
        <w:rPr>
          <w:i/>
          <w:color w:val="333333"/>
        </w:rPr>
        <w:t>B31.3,</w:t>
      </w:r>
      <w:r w:rsidRPr="00195AB8">
        <w:rPr>
          <w:i/>
          <w:color w:val="333333"/>
          <w:spacing w:val="10"/>
        </w:rPr>
        <w:t xml:space="preserve"> </w:t>
      </w:r>
      <w:r w:rsidRPr="00195AB8">
        <w:rPr>
          <w:i/>
          <w:color w:val="333333"/>
        </w:rPr>
        <w:t>Figure</w:t>
      </w:r>
      <w:r w:rsidRPr="00195AB8">
        <w:rPr>
          <w:i/>
          <w:color w:val="333333"/>
          <w:spacing w:val="9"/>
        </w:rPr>
        <w:t xml:space="preserve"> </w:t>
      </w:r>
      <w:r w:rsidRPr="00195AB8">
        <w:rPr>
          <w:i/>
          <w:color w:val="333333"/>
        </w:rPr>
        <w:t>328.5.4F,</w:t>
      </w:r>
      <w:r w:rsidRPr="00195AB8">
        <w:rPr>
          <w:i/>
          <w:color w:val="333333"/>
          <w:spacing w:val="16"/>
        </w:rPr>
        <w:t xml:space="preserve"> </w:t>
      </w:r>
      <w:r w:rsidR="006040F5" w:rsidRPr="00195AB8">
        <w:rPr>
          <w:i/>
          <w:color w:val="333333"/>
        </w:rPr>
        <w:t>015-0000-WWW-STD-20001-01</w:t>
      </w:r>
      <w:r w:rsidRPr="00195AB8">
        <w:rPr>
          <w:i/>
          <w:color w:val="333333"/>
        </w:rPr>
        <w:t>,</w:t>
      </w:r>
      <w:r w:rsidRPr="00195AB8">
        <w:rPr>
          <w:i/>
          <w:color w:val="333333"/>
          <w:spacing w:val="10"/>
        </w:rPr>
        <w:t xml:space="preserve"> </w:t>
      </w:r>
      <w:r w:rsidRPr="00195AB8">
        <w:rPr>
          <w:i/>
          <w:color w:val="333333"/>
        </w:rPr>
        <w:t>and</w:t>
      </w:r>
      <w:r w:rsidRPr="00195AB8">
        <w:rPr>
          <w:i/>
          <w:color w:val="333333"/>
          <w:spacing w:val="9"/>
        </w:rPr>
        <w:t xml:space="preserve"> </w:t>
      </w:r>
      <w:r w:rsidRPr="00195AB8">
        <w:rPr>
          <w:i/>
          <w:color w:val="333333"/>
        </w:rPr>
        <w:t>PFI</w:t>
      </w:r>
      <w:r w:rsidRPr="00195AB8">
        <w:rPr>
          <w:i/>
          <w:color w:val="333333"/>
          <w:spacing w:val="9"/>
        </w:rPr>
        <w:t xml:space="preserve"> </w:t>
      </w:r>
      <w:r w:rsidRPr="00195AB8">
        <w:rPr>
          <w:i/>
          <w:color w:val="333333"/>
        </w:rPr>
        <w:t>ES-</w:t>
      </w:r>
      <w:r w:rsidRPr="00195AB8">
        <w:rPr>
          <w:i/>
          <w:color w:val="333333"/>
          <w:spacing w:val="-5"/>
        </w:rPr>
        <w:t>49.</w:t>
      </w:r>
    </w:p>
    <w:p w14:paraId="5E04A8E2" w14:textId="254FFC2A" w:rsidR="00A45280" w:rsidRPr="00195AB8" w:rsidRDefault="00A45280" w:rsidP="00195AB8">
      <w:pPr>
        <w:pStyle w:val="BodyText"/>
        <w:spacing w:before="120" w:after="120"/>
        <w:ind w:left="1418" w:hanging="284"/>
        <w:rPr>
          <w:color w:val="333333"/>
          <w:sz w:val="22"/>
          <w:szCs w:val="22"/>
        </w:rPr>
      </w:pPr>
      <w:r w:rsidRPr="00195AB8">
        <w:rPr>
          <w:b/>
          <w:sz w:val="22"/>
          <w:szCs w:val="22"/>
        </w:rPr>
        <w:t>8.6-4.3</w:t>
      </w:r>
      <w:r w:rsidRPr="00195AB8">
        <w:rPr>
          <w:b/>
          <w:spacing w:val="20"/>
          <w:sz w:val="22"/>
          <w:szCs w:val="22"/>
        </w:rPr>
        <w:t xml:space="preserve"> </w:t>
      </w:r>
      <w:r w:rsidRPr="00195AB8">
        <w:rPr>
          <w:b/>
          <w:sz w:val="22"/>
          <w:szCs w:val="22"/>
        </w:rPr>
        <w:t xml:space="preserve">- </w:t>
      </w:r>
      <w:r w:rsidRPr="00195AB8">
        <w:rPr>
          <w:color w:val="333333"/>
          <w:sz w:val="22"/>
          <w:szCs w:val="22"/>
        </w:rPr>
        <w:t>Welds on branches and reinforcing pads shall merge smoothly with the surface of the pipe. Sharp corners</w:t>
      </w:r>
      <w:r w:rsidRPr="00195AB8">
        <w:rPr>
          <w:color w:val="333333"/>
          <w:spacing w:val="40"/>
          <w:sz w:val="22"/>
          <w:szCs w:val="22"/>
        </w:rPr>
        <w:t xml:space="preserve"> </w:t>
      </w:r>
      <w:r w:rsidRPr="00195AB8">
        <w:rPr>
          <w:color w:val="333333"/>
          <w:sz w:val="22"/>
          <w:szCs w:val="22"/>
        </w:rPr>
        <w:t>on reinforcing pads shall be removed.</w:t>
      </w:r>
    </w:p>
    <w:p w14:paraId="73CFDAFD" w14:textId="22E996D7" w:rsidR="00A45280" w:rsidRPr="00195AB8" w:rsidRDefault="00A45280" w:rsidP="00195AB8">
      <w:pPr>
        <w:pStyle w:val="BodyText"/>
        <w:spacing w:before="120" w:after="120"/>
        <w:ind w:left="1418" w:hanging="284"/>
        <w:rPr>
          <w:color w:val="333333"/>
          <w:sz w:val="22"/>
          <w:szCs w:val="22"/>
        </w:rPr>
      </w:pPr>
      <w:r w:rsidRPr="006C6D72">
        <w:rPr>
          <w:b/>
          <w:sz w:val="22"/>
          <w:szCs w:val="22"/>
          <w:rPrChange w:id="95" w:author="Marchenko, Sergey [Tengizchevroil]" w:date="2025-08-07T15:13:00Z" w16du:dateUtc="2025-08-07T10:13:00Z">
            <w:rPr>
              <w:b/>
              <w:sz w:val="22"/>
              <w:szCs w:val="22"/>
              <w:highlight w:val="yellow"/>
            </w:rPr>
          </w:rPrChange>
        </w:rPr>
        <w:t xml:space="preserve">8.6-4.4 - </w:t>
      </w:r>
      <w:r w:rsidRPr="006C6D72">
        <w:rPr>
          <w:color w:val="333333"/>
          <w:sz w:val="22"/>
          <w:szCs w:val="22"/>
          <w:rPrChange w:id="96" w:author="Marchenko, Sergey [Tengizchevroil]" w:date="2025-08-07T15:13:00Z" w16du:dateUtc="2025-08-07T10:13:00Z">
            <w:rPr>
              <w:color w:val="333333"/>
              <w:sz w:val="22"/>
              <w:szCs w:val="22"/>
              <w:highlight w:val="yellow"/>
            </w:rPr>
          </w:rPrChange>
        </w:rPr>
        <w:t>Final hole for integrally reinforced branch connections shall be equal to the inside diameter of the fitting at the point of attachment to the header. Inside surface at the root of the weld shall be smooth, fully fused, and free of excess weld penetration.</w:t>
      </w:r>
    </w:p>
    <w:p w14:paraId="0811038A" w14:textId="4E8E1B85" w:rsidR="00A45280" w:rsidRPr="00195AB8" w:rsidRDefault="00A45280" w:rsidP="00195AB8">
      <w:pPr>
        <w:pStyle w:val="BodyText"/>
        <w:spacing w:before="120" w:after="120"/>
        <w:ind w:left="1134" w:hanging="425"/>
        <w:rPr>
          <w:sz w:val="22"/>
          <w:szCs w:val="22"/>
        </w:rPr>
      </w:pPr>
      <w:r w:rsidRPr="00195AB8">
        <w:rPr>
          <w:b/>
          <w:sz w:val="22"/>
          <w:szCs w:val="22"/>
        </w:rPr>
        <w:t xml:space="preserve">8.6-5 - </w:t>
      </w:r>
      <w:r w:rsidRPr="00195AB8">
        <w:rPr>
          <w:color w:val="333333"/>
          <w:sz w:val="22"/>
          <w:szCs w:val="22"/>
        </w:rPr>
        <w:t>Elbolets and latrolets shall be installed so that the longitudinal axis of the fitting lies in the plane containing the longitudinal axes of the fitting or pipe. Tangential and other orientations shall be prohibited.</w:t>
      </w:r>
    </w:p>
    <w:p w14:paraId="77FC798E" w14:textId="77777777" w:rsidR="00A512B4" w:rsidRPr="00195AB8" w:rsidRDefault="00A512B4">
      <w:pPr>
        <w:pStyle w:val="Heading2"/>
        <w:numPr>
          <w:ilvl w:val="1"/>
          <w:numId w:val="67"/>
        </w:numPr>
        <w:spacing w:before="240" w:after="240"/>
        <w:ind w:left="851" w:hanging="707"/>
        <w:rPr>
          <w:sz w:val="22"/>
          <w:szCs w:val="22"/>
        </w:rPr>
      </w:pPr>
      <w:bookmarkStart w:id="97" w:name="_Toc205628066"/>
      <w:r w:rsidRPr="00195AB8">
        <w:rPr>
          <w:sz w:val="22"/>
          <w:szCs w:val="22"/>
        </w:rPr>
        <w:t>Trunnion</w:t>
      </w:r>
      <w:r w:rsidRPr="00195AB8">
        <w:rPr>
          <w:spacing w:val="9"/>
          <w:sz w:val="22"/>
          <w:szCs w:val="22"/>
        </w:rPr>
        <w:t xml:space="preserve"> </w:t>
      </w:r>
      <w:r w:rsidRPr="00195AB8">
        <w:rPr>
          <w:sz w:val="22"/>
          <w:szCs w:val="22"/>
        </w:rPr>
        <w:t>and</w:t>
      </w:r>
      <w:r w:rsidRPr="00195AB8">
        <w:rPr>
          <w:spacing w:val="9"/>
          <w:sz w:val="22"/>
          <w:szCs w:val="22"/>
        </w:rPr>
        <w:t xml:space="preserve"> </w:t>
      </w:r>
      <w:r w:rsidRPr="00195AB8">
        <w:rPr>
          <w:sz w:val="22"/>
          <w:szCs w:val="22"/>
        </w:rPr>
        <w:t>Dummy</w:t>
      </w:r>
      <w:r w:rsidRPr="00195AB8">
        <w:rPr>
          <w:spacing w:val="10"/>
          <w:sz w:val="22"/>
          <w:szCs w:val="22"/>
        </w:rPr>
        <w:t xml:space="preserve"> </w:t>
      </w:r>
      <w:r w:rsidRPr="00195AB8">
        <w:rPr>
          <w:sz w:val="22"/>
          <w:szCs w:val="22"/>
        </w:rPr>
        <w:t>Leg</w:t>
      </w:r>
      <w:r w:rsidRPr="00195AB8">
        <w:rPr>
          <w:spacing w:val="9"/>
          <w:sz w:val="22"/>
          <w:szCs w:val="22"/>
        </w:rPr>
        <w:t xml:space="preserve"> </w:t>
      </w:r>
      <w:r w:rsidRPr="00195AB8">
        <w:rPr>
          <w:spacing w:val="-2"/>
          <w:sz w:val="22"/>
          <w:szCs w:val="22"/>
        </w:rPr>
        <w:t>Supports</w:t>
      </w:r>
      <w:bookmarkEnd w:id="97"/>
    </w:p>
    <w:p w14:paraId="6C62FE07" w14:textId="33E79975" w:rsidR="00A512B4" w:rsidRPr="00195AB8" w:rsidRDefault="00A512B4" w:rsidP="00195AB8">
      <w:pPr>
        <w:pStyle w:val="BodyText"/>
        <w:spacing w:before="120" w:after="120"/>
        <w:ind w:left="1134" w:hanging="425"/>
        <w:rPr>
          <w:sz w:val="22"/>
          <w:szCs w:val="22"/>
        </w:rPr>
      </w:pPr>
      <w:r w:rsidRPr="00195AB8">
        <w:rPr>
          <w:b/>
          <w:sz w:val="22"/>
          <w:szCs w:val="22"/>
        </w:rPr>
        <w:t>8.7-1</w:t>
      </w:r>
      <w:r w:rsidRPr="00195AB8">
        <w:rPr>
          <w:b/>
          <w:spacing w:val="23"/>
          <w:sz w:val="22"/>
          <w:szCs w:val="22"/>
        </w:rPr>
        <w:t xml:space="preserve"> </w:t>
      </w:r>
      <w:r w:rsidRPr="00195AB8">
        <w:rPr>
          <w:b/>
          <w:sz w:val="22"/>
          <w:szCs w:val="22"/>
        </w:rPr>
        <w:t xml:space="preserve">- </w:t>
      </w:r>
      <w:r w:rsidRPr="00195AB8">
        <w:rPr>
          <w:color w:val="333333"/>
          <w:sz w:val="22"/>
          <w:szCs w:val="22"/>
        </w:rPr>
        <w:t>Trunnion</w:t>
      </w:r>
      <w:r w:rsidRPr="00195AB8">
        <w:rPr>
          <w:color w:val="333333"/>
          <w:spacing w:val="20"/>
          <w:sz w:val="22"/>
          <w:szCs w:val="22"/>
        </w:rPr>
        <w:t xml:space="preserve"> </w:t>
      </w:r>
      <w:r w:rsidRPr="00195AB8">
        <w:rPr>
          <w:color w:val="333333"/>
          <w:sz w:val="22"/>
          <w:szCs w:val="22"/>
        </w:rPr>
        <w:t>and</w:t>
      </w:r>
      <w:r w:rsidRPr="00195AB8">
        <w:rPr>
          <w:color w:val="333333"/>
          <w:spacing w:val="20"/>
          <w:sz w:val="22"/>
          <w:szCs w:val="22"/>
        </w:rPr>
        <w:t xml:space="preserve"> </w:t>
      </w:r>
      <w:r w:rsidRPr="00195AB8">
        <w:rPr>
          <w:color w:val="333333"/>
          <w:sz w:val="22"/>
          <w:szCs w:val="22"/>
        </w:rPr>
        <w:t>dummy</w:t>
      </w:r>
      <w:r w:rsidRPr="00195AB8">
        <w:rPr>
          <w:color w:val="333333"/>
          <w:spacing w:val="20"/>
          <w:sz w:val="22"/>
          <w:szCs w:val="22"/>
        </w:rPr>
        <w:t xml:space="preserve"> </w:t>
      </w:r>
      <w:r w:rsidRPr="00195AB8">
        <w:rPr>
          <w:color w:val="333333"/>
          <w:sz w:val="22"/>
          <w:szCs w:val="22"/>
        </w:rPr>
        <w:t>leg</w:t>
      </w:r>
      <w:r w:rsidRPr="00195AB8">
        <w:rPr>
          <w:color w:val="333333"/>
          <w:spacing w:val="20"/>
          <w:sz w:val="22"/>
          <w:szCs w:val="22"/>
        </w:rPr>
        <w:t xml:space="preserve"> </w:t>
      </w:r>
      <w:r w:rsidR="00DC04E5" w:rsidRPr="00195AB8">
        <w:rPr>
          <w:color w:val="333333"/>
          <w:sz w:val="22"/>
          <w:szCs w:val="22"/>
        </w:rPr>
        <w:t>support</w:t>
      </w:r>
      <w:r w:rsidRPr="00195AB8">
        <w:rPr>
          <w:color w:val="333333"/>
          <w:spacing w:val="20"/>
          <w:sz w:val="22"/>
          <w:szCs w:val="22"/>
        </w:rPr>
        <w:t xml:space="preserve"> </w:t>
      </w:r>
      <w:r w:rsidRPr="00195AB8">
        <w:rPr>
          <w:color w:val="333333"/>
          <w:sz w:val="22"/>
          <w:szCs w:val="22"/>
        </w:rPr>
        <w:t>shall</w:t>
      </w:r>
      <w:r w:rsidRPr="00195AB8">
        <w:rPr>
          <w:color w:val="333333"/>
          <w:spacing w:val="20"/>
          <w:sz w:val="22"/>
          <w:szCs w:val="22"/>
        </w:rPr>
        <w:t xml:space="preserve"> </w:t>
      </w:r>
      <w:r w:rsidRPr="00195AB8">
        <w:rPr>
          <w:color w:val="333333"/>
          <w:sz w:val="22"/>
          <w:szCs w:val="22"/>
        </w:rPr>
        <w:t>be</w:t>
      </w:r>
      <w:r w:rsidRPr="00195AB8">
        <w:rPr>
          <w:color w:val="333333"/>
          <w:spacing w:val="20"/>
          <w:sz w:val="22"/>
          <w:szCs w:val="22"/>
        </w:rPr>
        <w:t xml:space="preserve"> </w:t>
      </w:r>
      <w:r w:rsidRPr="00195AB8">
        <w:rPr>
          <w:color w:val="333333"/>
          <w:sz w:val="22"/>
          <w:szCs w:val="22"/>
        </w:rPr>
        <w:t>free</w:t>
      </w:r>
      <w:r w:rsidRPr="00195AB8">
        <w:rPr>
          <w:color w:val="333333"/>
          <w:spacing w:val="20"/>
          <w:sz w:val="22"/>
          <w:szCs w:val="22"/>
        </w:rPr>
        <w:t xml:space="preserve"> </w:t>
      </w:r>
      <w:r w:rsidRPr="00195AB8">
        <w:rPr>
          <w:color w:val="333333"/>
          <w:sz w:val="22"/>
          <w:szCs w:val="22"/>
        </w:rPr>
        <w:t>draining</w:t>
      </w:r>
      <w:r w:rsidRPr="00195AB8">
        <w:rPr>
          <w:color w:val="333333"/>
          <w:spacing w:val="20"/>
          <w:sz w:val="22"/>
          <w:szCs w:val="22"/>
        </w:rPr>
        <w:t xml:space="preserve"> </w:t>
      </w:r>
      <w:r w:rsidRPr="00195AB8">
        <w:rPr>
          <w:color w:val="333333"/>
          <w:sz w:val="22"/>
          <w:szCs w:val="22"/>
        </w:rPr>
        <w:t>of</w:t>
      </w:r>
      <w:r w:rsidRPr="00195AB8">
        <w:rPr>
          <w:color w:val="333333"/>
          <w:spacing w:val="20"/>
          <w:sz w:val="22"/>
          <w:szCs w:val="22"/>
        </w:rPr>
        <w:t xml:space="preserve"> </w:t>
      </w:r>
      <w:r w:rsidRPr="00195AB8">
        <w:rPr>
          <w:color w:val="333333"/>
          <w:sz w:val="22"/>
          <w:szCs w:val="22"/>
        </w:rPr>
        <w:t>liquid</w:t>
      </w:r>
      <w:r w:rsidRPr="00195AB8">
        <w:rPr>
          <w:color w:val="333333"/>
          <w:spacing w:val="20"/>
          <w:sz w:val="22"/>
          <w:szCs w:val="22"/>
        </w:rPr>
        <w:t xml:space="preserve"> </w:t>
      </w:r>
      <w:r w:rsidRPr="00195AB8">
        <w:rPr>
          <w:color w:val="333333"/>
          <w:sz w:val="22"/>
          <w:szCs w:val="22"/>
        </w:rPr>
        <w:t>and</w:t>
      </w:r>
      <w:r w:rsidRPr="00195AB8">
        <w:rPr>
          <w:color w:val="333333"/>
          <w:spacing w:val="20"/>
          <w:sz w:val="22"/>
          <w:szCs w:val="22"/>
        </w:rPr>
        <w:t xml:space="preserve"> </w:t>
      </w:r>
      <w:r w:rsidRPr="00195AB8">
        <w:rPr>
          <w:color w:val="333333"/>
          <w:sz w:val="22"/>
          <w:szCs w:val="22"/>
        </w:rPr>
        <w:t>when</w:t>
      </w:r>
      <w:r w:rsidRPr="00195AB8">
        <w:rPr>
          <w:color w:val="333333"/>
          <w:spacing w:val="20"/>
          <w:sz w:val="22"/>
          <w:szCs w:val="22"/>
        </w:rPr>
        <w:t xml:space="preserve"> </w:t>
      </w:r>
      <w:r w:rsidRPr="00195AB8">
        <w:rPr>
          <w:color w:val="333333"/>
          <w:sz w:val="22"/>
          <w:szCs w:val="22"/>
        </w:rPr>
        <w:t>tubular</w:t>
      </w:r>
      <w:r w:rsidRPr="00195AB8">
        <w:rPr>
          <w:color w:val="333333"/>
          <w:spacing w:val="20"/>
          <w:sz w:val="22"/>
          <w:szCs w:val="22"/>
        </w:rPr>
        <w:t xml:space="preserve"> </w:t>
      </w:r>
      <w:r w:rsidRPr="00195AB8">
        <w:rPr>
          <w:color w:val="333333"/>
          <w:sz w:val="22"/>
          <w:szCs w:val="22"/>
        </w:rPr>
        <w:t>structural</w:t>
      </w:r>
      <w:r w:rsidRPr="00195AB8">
        <w:rPr>
          <w:color w:val="333333"/>
          <w:spacing w:val="20"/>
          <w:sz w:val="22"/>
          <w:szCs w:val="22"/>
        </w:rPr>
        <w:t xml:space="preserve"> </w:t>
      </w:r>
      <w:r w:rsidRPr="00195AB8">
        <w:rPr>
          <w:color w:val="333333"/>
          <w:sz w:val="22"/>
          <w:szCs w:val="22"/>
        </w:rPr>
        <w:t>section</w:t>
      </w:r>
      <w:r w:rsidRPr="00195AB8">
        <w:rPr>
          <w:color w:val="333333"/>
          <w:spacing w:val="20"/>
          <w:sz w:val="22"/>
          <w:szCs w:val="22"/>
        </w:rPr>
        <w:t xml:space="preserve"> </w:t>
      </w:r>
      <w:r w:rsidRPr="00195AB8">
        <w:rPr>
          <w:color w:val="333333"/>
          <w:sz w:val="22"/>
          <w:szCs w:val="22"/>
        </w:rPr>
        <w:t>such</w:t>
      </w:r>
      <w:r w:rsidRPr="00195AB8">
        <w:rPr>
          <w:color w:val="333333"/>
          <w:spacing w:val="20"/>
          <w:sz w:val="22"/>
          <w:szCs w:val="22"/>
        </w:rPr>
        <w:t xml:space="preserve"> </w:t>
      </w:r>
      <w:r w:rsidRPr="00195AB8">
        <w:rPr>
          <w:color w:val="333333"/>
          <w:sz w:val="22"/>
          <w:szCs w:val="22"/>
        </w:rPr>
        <w:t>as pipe or box sections are used must contain a 1/</w:t>
      </w:r>
      <w:r w:rsidR="00C15648">
        <w:rPr>
          <w:color w:val="333333"/>
          <w:sz w:val="22"/>
          <w:szCs w:val="22"/>
        </w:rPr>
        <w:t>2</w:t>
      </w:r>
      <w:r w:rsidRPr="00195AB8">
        <w:rPr>
          <w:color w:val="333333"/>
          <w:sz w:val="22"/>
          <w:szCs w:val="22"/>
        </w:rPr>
        <w:t xml:space="preserve"> inch × 3-inch minimum window at the lowest point of the support to</w:t>
      </w:r>
      <w:r w:rsidR="001D6AC5">
        <w:rPr>
          <w:color w:val="333333"/>
          <w:spacing w:val="80"/>
          <w:sz w:val="22"/>
          <w:szCs w:val="22"/>
        </w:rPr>
        <w:t xml:space="preserve"> </w:t>
      </w:r>
      <w:r w:rsidRPr="00195AB8">
        <w:rPr>
          <w:color w:val="333333"/>
          <w:sz w:val="22"/>
          <w:szCs w:val="22"/>
        </w:rPr>
        <w:t xml:space="preserve">allow escape of atmospheric </w:t>
      </w:r>
      <w:r w:rsidR="00DC04E5" w:rsidRPr="00195AB8">
        <w:rPr>
          <w:color w:val="333333"/>
          <w:sz w:val="22"/>
          <w:szCs w:val="22"/>
        </w:rPr>
        <w:t>moisture but</w:t>
      </w:r>
      <w:r w:rsidRPr="00195AB8">
        <w:rPr>
          <w:color w:val="333333"/>
          <w:sz w:val="22"/>
          <w:szCs w:val="22"/>
        </w:rPr>
        <w:t xml:space="preserve"> still allow for adequate visual inspection for external corrosion of piping pressure boundary. Maximum drain window size shall be as specified in </w:t>
      </w:r>
      <w:r w:rsidR="009575F9" w:rsidRPr="00195AB8">
        <w:rPr>
          <w:color w:val="333333"/>
          <w:sz w:val="22"/>
          <w:szCs w:val="22"/>
        </w:rPr>
        <w:t xml:space="preserve">L-ST-6077 </w:t>
      </w:r>
      <w:r w:rsidRPr="00195AB8">
        <w:rPr>
          <w:color w:val="333333"/>
          <w:sz w:val="22"/>
          <w:szCs w:val="22"/>
        </w:rPr>
        <w:t>to ensure support provides adequate mechanical support.</w:t>
      </w:r>
    </w:p>
    <w:p w14:paraId="2CB84017" w14:textId="52A01292" w:rsidR="00A512B4" w:rsidRPr="00195AB8" w:rsidRDefault="00A512B4" w:rsidP="00195AB8">
      <w:pPr>
        <w:pStyle w:val="BodyText"/>
        <w:spacing w:before="120" w:after="120"/>
        <w:ind w:left="1134" w:hanging="425"/>
        <w:rPr>
          <w:sz w:val="22"/>
          <w:szCs w:val="22"/>
        </w:rPr>
      </w:pPr>
      <w:r w:rsidRPr="00195AB8">
        <w:rPr>
          <w:b/>
          <w:sz w:val="22"/>
          <w:szCs w:val="22"/>
        </w:rPr>
        <w:t xml:space="preserve">8.7-2 - </w:t>
      </w:r>
      <w:r w:rsidRPr="00195AB8">
        <w:rPr>
          <w:color w:val="333333"/>
          <w:sz w:val="22"/>
          <w:szCs w:val="22"/>
        </w:rPr>
        <w:t>All trunnion and dummy leg support connections to piping shall comply with the fit-up tolerances required by</w:t>
      </w:r>
      <w:r w:rsidRPr="00195AB8">
        <w:rPr>
          <w:color w:val="333333"/>
          <w:spacing w:val="40"/>
          <w:sz w:val="22"/>
          <w:szCs w:val="22"/>
        </w:rPr>
        <w:t xml:space="preserve"> </w:t>
      </w:r>
      <w:r w:rsidRPr="00195AB8">
        <w:rPr>
          <w:color w:val="333333"/>
          <w:sz w:val="22"/>
          <w:szCs w:val="22"/>
        </w:rPr>
        <w:t>project approved drawings, code requirements, and the applicable welding procedures.</w:t>
      </w:r>
    </w:p>
    <w:p w14:paraId="337F7B69" w14:textId="29D011CA" w:rsidR="00A512B4" w:rsidRPr="00195AB8" w:rsidRDefault="00A512B4" w:rsidP="00195AB8">
      <w:pPr>
        <w:pStyle w:val="BodyText"/>
        <w:spacing w:before="120" w:after="120"/>
        <w:ind w:left="1418" w:hanging="284"/>
        <w:rPr>
          <w:sz w:val="22"/>
          <w:szCs w:val="22"/>
        </w:rPr>
      </w:pPr>
      <w:r w:rsidRPr="00195AB8">
        <w:rPr>
          <w:b/>
          <w:sz w:val="22"/>
          <w:szCs w:val="22"/>
        </w:rPr>
        <w:t xml:space="preserve">8.7-2.1 - </w:t>
      </w:r>
      <w:r w:rsidRPr="00195AB8">
        <w:rPr>
          <w:color w:val="333333"/>
          <w:sz w:val="22"/>
          <w:szCs w:val="22"/>
        </w:rPr>
        <w:t>After tack welding the components in position, the weld bevel and root pass gaps of the trunnion and associated reinforcing pads shall be 100 percent visually inspected by the Purchaser’s fabrication inspector on all</w:t>
      </w:r>
      <w:r w:rsidRPr="00195AB8">
        <w:rPr>
          <w:color w:val="333333"/>
          <w:spacing w:val="40"/>
          <w:sz w:val="22"/>
          <w:szCs w:val="22"/>
        </w:rPr>
        <w:t xml:space="preserve"> </w:t>
      </w:r>
      <w:r w:rsidRPr="00195AB8">
        <w:rPr>
          <w:color w:val="333333"/>
          <w:sz w:val="22"/>
          <w:szCs w:val="22"/>
        </w:rPr>
        <w:t>trunnions and dummy legs prior to the start of completion welding.</w:t>
      </w:r>
    </w:p>
    <w:p w14:paraId="483A717C" w14:textId="3B474351" w:rsidR="008F414F" w:rsidRPr="00195AB8" w:rsidRDefault="008F414F" w:rsidP="00195AB8">
      <w:pPr>
        <w:pStyle w:val="BodyText"/>
        <w:spacing w:before="120" w:after="120"/>
        <w:ind w:left="1418" w:hanging="284"/>
        <w:rPr>
          <w:sz w:val="22"/>
          <w:szCs w:val="22"/>
        </w:rPr>
      </w:pPr>
      <w:r w:rsidRPr="00195AB8">
        <w:rPr>
          <w:b/>
          <w:sz w:val="22"/>
          <w:szCs w:val="22"/>
        </w:rPr>
        <w:t xml:space="preserve">8.7-2.2 - </w:t>
      </w:r>
      <w:r w:rsidR="00477430" w:rsidRPr="00477430">
        <w:rPr>
          <w:sz w:val="22"/>
          <w:szCs w:val="22"/>
        </w:rPr>
        <w:t>Not applicable in TCO</w:t>
      </w:r>
      <w:r w:rsidRPr="00195AB8">
        <w:rPr>
          <w:sz w:val="22"/>
          <w:szCs w:val="22"/>
        </w:rPr>
        <w:t>.</w:t>
      </w:r>
    </w:p>
    <w:p w14:paraId="05207931" w14:textId="6F8563BB" w:rsidR="008F414F" w:rsidRPr="00195AB8" w:rsidRDefault="008F414F" w:rsidP="00195AB8">
      <w:pPr>
        <w:pStyle w:val="BodyText"/>
        <w:spacing w:before="120" w:after="120"/>
        <w:ind w:left="1418" w:hanging="284"/>
        <w:rPr>
          <w:sz w:val="22"/>
          <w:szCs w:val="22"/>
        </w:rPr>
      </w:pPr>
      <w:r w:rsidRPr="00195AB8">
        <w:rPr>
          <w:b/>
          <w:sz w:val="22"/>
          <w:szCs w:val="22"/>
        </w:rPr>
        <w:t xml:space="preserve">8.7-2.3 - </w:t>
      </w:r>
      <w:r w:rsidRPr="00195AB8">
        <w:rPr>
          <w:sz w:val="22"/>
          <w:szCs w:val="22"/>
        </w:rPr>
        <w:t xml:space="preserve">Welders performing trunnion and dummy leg attachment welds shall be ASME BPVC Section IX </w:t>
      </w:r>
      <w:r w:rsidRPr="00195AB8">
        <w:rPr>
          <w:sz w:val="22"/>
          <w:szCs w:val="22"/>
        </w:rPr>
        <w:lastRenderedPageBreak/>
        <w:t>qualified for the position of the particular weld.</w:t>
      </w:r>
    </w:p>
    <w:p w14:paraId="056BC3ED" w14:textId="52838D76" w:rsidR="008F414F" w:rsidRPr="00195AB8" w:rsidRDefault="008F414F" w:rsidP="00195AB8">
      <w:pPr>
        <w:pStyle w:val="BodyText"/>
        <w:spacing w:before="120" w:after="120"/>
        <w:ind w:left="1418" w:hanging="284"/>
        <w:rPr>
          <w:sz w:val="22"/>
          <w:szCs w:val="22"/>
        </w:rPr>
      </w:pPr>
      <w:r w:rsidRPr="00195AB8">
        <w:rPr>
          <w:b/>
          <w:sz w:val="22"/>
          <w:szCs w:val="22"/>
        </w:rPr>
        <w:t xml:space="preserve">8.7-2.4 - </w:t>
      </w:r>
      <w:r w:rsidRPr="00195AB8">
        <w:rPr>
          <w:sz w:val="22"/>
          <w:szCs w:val="22"/>
        </w:rPr>
        <w:t xml:space="preserve">Welders shall be responsible for inspecting the </w:t>
      </w:r>
      <w:r w:rsidR="00834D1A" w:rsidRPr="00195AB8">
        <w:rPr>
          <w:sz w:val="22"/>
          <w:szCs w:val="22"/>
        </w:rPr>
        <w:t>fit-up</w:t>
      </w:r>
      <w:r w:rsidRPr="00195AB8">
        <w:rPr>
          <w:sz w:val="22"/>
          <w:szCs w:val="22"/>
        </w:rPr>
        <w:t xml:space="preserve"> gaps and bevel.</w:t>
      </w:r>
    </w:p>
    <w:p w14:paraId="1248182B" w14:textId="7EDA8609" w:rsidR="008F414F" w:rsidRPr="00195AB8" w:rsidRDefault="008F414F" w:rsidP="00195AB8">
      <w:pPr>
        <w:pStyle w:val="BodyText"/>
        <w:spacing w:before="120" w:after="120"/>
        <w:ind w:left="1418" w:hanging="284"/>
        <w:rPr>
          <w:sz w:val="22"/>
          <w:szCs w:val="22"/>
        </w:rPr>
      </w:pPr>
      <w:r w:rsidRPr="00195AB8">
        <w:rPr>
          <w:b/>
          <w:sz w:val="22"/>
          <w:szCs w:val="22"/>
        </w:rPr>
        <w:t xml:space="preserve">8.7-2.5 - </w:t>
      </w:r>
      <w:r w:rsidRPr="00195AB8">
        <w:rPr>
          <w:sz w:val="22"/>
          <w:szCs w:val="22"/>
        </w:rPr>
        <w:t>If Purchaser’s inspector should notice a completed trunnion or dummy leg where fit up is clearly not within the agreed tolerances (e.g., trunnion leg not centered within reinforcement pad, pad not flush against pipe wall), Purchaser reserves the right to require fit up verification through other means, such as nondestructive examination (NDE).</w:t>
      </w:r>
    </w:p>
    <w:p w14:paraId="4B6968FF" w14:textId="77777777" w:rsidR="002B4210" w:rsidRPr="004B51BB" w:rsidRDefault="002B4210">
      <w:pPr>
        <w:pStyle w:val="Heading2"/>
        <w:numPr>
          <w:ilvl w:val="1"/>
          <w:numId w:val="67"/>
        </w:numPr>
        <w:spacing w:before="240" w:after="240"/>
        <w:ind w:left="851" w:hanging="707"/>
        <w:rPr>
          <w:sz w:val="22"/>
          <w:szCs w:val="22"/>
        </w:rPr>
      </w:pPr>
      <w:bookmarkStart w:id="98" w:name="_Toc205628067"/>
      <w:r w:rsidRPr="004B51BB">
        <w:rPr>
          <w:spacing w:val="-2"/>
          <w:sz w:val="22"/>
          <w:szCs w:val="22"/>
        </w:rPr>
        <w:t>Flanges</w:t>
      </w:r>
      <w:bookmarkEnd w:id="98"/>
    </w:p>
    <w:p w14:paraId="25EDD5C8" w14:textId="450DDF8F" w:rsidR="002B4210" w:rsidRPr="004B51BB" w:rsidRDefault="002B4210" w:rsidP="004B51BB">
      <w:pPr>
        <w:pStyle w:val="BodyText"/>
        <w:spacing w:before="120" w:after="120"/>
        <w:ind w:left="1134" w:hanging="425"/>
        <w:rPr>
          <w:sz w:val="22"/>
          <w:szCs w:val="22"/>
        </w:rPr>
      </w:pPr>
      <w:r w:rsidRPr="004B51BB">
        <w:rPr>
          <w:b/>
          <w:sz w:val="22"/>
          <w:szCs w:val="22"/>
        </w:rPr>
        <w:t xml:space="preserve">8.8-1 - </w:t>
      </w:r>
      <w:r w:rsidRPr="004B51BB">
        <w:rPr>
          <w:color w:val="333333"/>
          <w:sz w:val="22"/>
          <w:szCs w:val="22"/>
        </w:rPr>
        <w:t>Unless otherwise specified on piping drawings submitted for fabrication, bolt holes of fixed flanges shall be oriented as follows:</w:t>
      </w:r>
    </w:p>
    <w:p w14:paraId="1B3C7ED1" w14:textId="70B2D0C6" w:rsidR="002B4210" w:rsidRPr="004B51BB" w:rsidRDefault="002B4210" w:rsidP="004B51BB">
      <w:pPr>
        <w:pStyle w:val="BodyText"/>
        <w:spacing w:before="120" w:after="120"/>
        <w:ind w:left="1418" w:hanging="284"/>
        <w:rPr>
          <w:sz w:val="22"/>
          <w:szCs w:val="22"/>
        </w:rPr>
      </w:pPr>
      <w:r w:rsidRPr="004B51BB">
        <w:rPr>
          <w:b/>
          <w:sz w:val="22"/>
          <w:szCs w:val="22"/>
        </w:rPr>
        <w:t>8.8-1.1</w:t>
      </w:r>
      <w:r w:rsidRPr="004B51BB">
        <w:rPr>
          <w:b/>
          <w:spacing w:val="12"/>
          <w:sz w:val="22"/>
          <w:szCs w:val="22"/>
        </w:rPr>
        <w:t xml:space="preserve"> </w:t>
      </w:r>
      <w:r w:rsidRPr="004B51BB">
        <w:rPr>
          <w:b/>
          <w:sz w:val="22"/>
          <w:szCs w:val="22"/>
        </w:rPr>
        <w:t>-</w:t>
      </w:r>
      <w:r w:rsidRPr="004B51BB">
        <w:rPr>
          <w:b/>
          <w:spacing w:val="-1"/>
          <w:sz w:val="22"/>
          <w:szCs w:val="22"/>
        </w:rPr>
        <w:t xml:space="preserve"> </w:t>
      </w:r>
      <w:r w:rsidRPr="004B51BB">
        <w:rPr>
          <w:color w:val="333333"/>
          <w:sz w:val="22"/>
          <w:szCs w:val="22"/>
        </w:rPr>
        <w:t>Vertical</w:t>
      </w:r>
      <w:r w:rsidRPr="004B51BB">
        <w:rPr>
          <w:color w:val="333333"/>
          <w:spacing w:val="5"/>
          <w:sz w:val="22"/>
          <w:szCs w:val="22"/>
        </w:rPr>
        <w:t xml:space="preserve"> </w:t>
      </w:r>
      <w:r w:rsidRPr="004B51BB">
        <w:rPr>
          <w:color w:val="333333"/>
          <w:sz w:val="22"/>
          <w:szCs w:val="22"/>
        </w:rPr>
        <w:t>flange</w:t>
      </w:r>
      <w:r w:rsidRPr="004B51BB">
        <w:rPr>
          <w:color w:val="333333"/>
          <w:spacing w:val="6"/>
          <w:sz w:val="22"/>
          <w:szCs w:val="22"/>
        </w:rPr>
        <w:t xml:space="preserve"> </w:t>
      </w:r>
      <w:r w:rsidRPr="004B51BB">
        <w:rPr>
          <w:color w:val="333333"/>
          <w:sz w:val="22"/>
          <w:szCs w:val="22"/>
        </w:rPr>
        <w:t>faces:</w:t>
      </w:r>
      <w:r w:rsidRPr="004B51BB">
        <w:rPr>
          <w:color w:val="333333"/>
          <w:spacing w:val="6"/>
          <w:sz w:val="22"/>
          <w:szCs w:val="22"/>
        </w:rPr>
        <w:t xml:space="preserve"> </w:t>
      </w:r>
      <w:r w:rsidRPr="004B51BB">
        <w:rPr>
          <w:color w:val="333333"/>
          <w:sz w:val="22"/>
          <w:szCs w:val="22"/>
        </w:rPr>
        <w:t>A</w:t>
      </w:r>
      <w:r w:rsidRPr="004B51BB">
        <w:rPr>
          <w:color w:val="333333"/>
          <w:spacing w:val="5"/>
          <w:sz w:val="22"/>
          <w:szCs w:val="22"/>
        </w:rPr>
        <w:t xml:space="preserve"> </w:t>
      </w:r>
      <w:r w:rsidRPr="004B51BB">
        <w:rPr>
          <w:color w:val="333333"/>
          <w:sz w:val="22"/>
          <w:szCs w:val="22"/>
        </w:rPr>
        <w:t>pair</w:t>
      </w:r>
      <w:r w:rsidRPr="004B51BB">
        <w:rPr>
          <w:color w:val="333333"/>
          <w:spacing w:val="6"/>
          <w:sz w:val="22"/>
          <w:szCs w:val="22"/>
        </w:rPr>
        <w:t xml:space="preserve"> </w:t>
      </w:r>
      <w:r w:rsidRPr="004B51BB">
        <w:rPr>
          <w:color w:val="333333"/>
          <w:sz w:val="22"/>
          <w:szCs w:val="22"/>
        </w:rPr>
        <w:t>of</w:t>
      </w:r>
      <w:r w:rsidRPr="004B51BB">
        <w:rPr>
          <w:color w:val="333333"/>
          <w:spacing w:val="5"/>
          <w:sz w:val="22"/>
          <w:szCs w:val="22"/>
        </w:rPr>
        <w:t xml:space="preserve"> </w:t>
      </w:r>
      <w:r w:rsidRPr="004B51BB">
        <w:rPr>
          <w:color w:val="333333"/>
          <w:sz w:val="22"/>
          <w:szCs w:val="22"/>
        </w:rPr>
        <w:t>bolt</w:t>
      </w:r>
      <w:r w:rsidRPr="004B51BB">
        <w:rPr>
          <w:color w:val="333333"/>
          <w:spacing w:val="6"/>
          <w:sz w:val="22"/>
          <w:szCs w:val="22"/>
        </w:rPr>
        <w:t xml:space="preserve"> </w:t>
      </w:r>
      <w:r w:rsidRPr="004B51BB">
        <w:rPr>
          <w:color w:val="333333"/>
          <w:sz w:val="22"/>
          <w:szCs w:val="22"/>
        </w:rPr>
        <w:t>holes</w:t>
      </w:r>
      <w:r w:rsidRPr="004B51BB">
        <w:rPr>
          <w:color w:val="333333"/>
          <w:spacing w:val="6"/>
          <w:sz w:val="22"/>
          <w:szCs w:val="22"/>
        </w:rPr>
        <w:t xml:space="preserve"> </w:t>
      </w:r>
      <w:r w:rsidRPr="004B51BB">
        <w:rPr>
          <w:color w:val="333333"/>
          <w:sz w:val="22"/>
          <w:szCs w:val="22"/>
        </w:rPr>
        <w:t>shall</w:t>
      </w:r>
      <w:r w:rsidRPr="004B51BB">
        <w:rPr>
          <w:color w:val="333333"/>
          <w:spacing w:val="5"/>
          <w:sz w:val="22"/>
          <w:szCs w:val="22"/>
        </w:rPr>
        <w:t xml:space="preserve"> </w:t>
      </w:r>
      <w:r w:rsidRPr="004B51BB">
        <w:rPr>
          <w:color w:val="333333"/>
          <w:sz w:val="22"/>
          <w:szCs w:val="22"/>
        </w:rPr>
        <w:t>straddle</w:t>
      </w:r>
      <w:r w:rsidRPr="004B51BB">
        <w:rPr>
          <w:color w:val="333333"/>
          <w:spacing w:val="6"/>
          <w:sz w:val="22"/>
          <w:szCs w:val="22"/>
        </w:rPr>
        <w:t xml:space="preserve"> </w:t>
      </w:r>
      <w:r w:rsidRPr="004B51BB">
        <w:rPr>
          <w:color w:val="333333"/>
          <w:sz w:val="22"/>
          <w:szCs w:val="22"/>
        </w:rPr>
        <w:t>the</w:t>
      </w:r>
      <w:r w:rsidRPr="004B51BB">
        <w:rPr>
          <w:color w:val="333333"/>
          <w:spacing w:val="6"/>
          <w:sz w:val="22"/>
          <w:szCs w:val="22"/>
        </w:rPr>
        <w:t xml:space="preserve"> </w:t>
      </w:r>
      <w:r w:rsidRPr="004B51BB">
        <w:rPr>
          <w:color w:val="333333"/>
          <w:sz w:val="22"/>
          <w:szCs w:val="22"/>
        </w:rPr>
        <w:t>vertical</w:t>
      </w:r>
      <w:r w:rsidRPr="004B51BB">
        <w:rPr>
          <w:color w:val="333333"/>
          <w:spacing w:val="5"/>
          <w:sz w:val="22"/>
          <w:szCs w:val="22"/>
        </w:rPr>
        <w:t xml:space="preserve"> </w:t>
      </w:r>
      <w:r w:rsidRPr="004B51BB">
        <w:rPr>
          <w:color w:val="333333"/>
          <w:spacing w:val="-2"/>
          <w:sz w:val="22"/>
          <w:szCs w:val="22"/>
        </w:rPr>
        <w:t>centerline.</w:t>
      </w:r>
    </w:p>
    <w:p w14:paraId="0FD8C60B" w14:textId="7572CE74" w:rsidR="002B4210" w:rsidRPr="004B51BB" w:rsidRDefault="002B4210" w:rsidP="004B51BB">
      <w:pPr>
        <w:pStyle w:val="BodyText"/>
        <w:spacing w:before="120" w:after="120"/>
        <w:ind w:left="1418" w:hanging="284"/>
        <w:rPr>
          <w:sz w:val="22"/>
          <w:szCs w:val="22"/>
        </w:rPr>
      </w:pPr>
      <w:r w:rsidRPr="004B51BB">
        <w:rPr>
          <w:b/>
          <w:sz w:val="22"/>
          <w:szCs w:val="22"/>
        </w:rPr>
        <w:t>8.8-1.2</w:t>
      </w:r>
      <w:r w:rsidRPr="004B51BB">
        <w:rPr>
          <w:b/>
          <w:spacing w:val="13"/>
          <w:sz w:val="22"/>
          <w:szCs w:val="22"/>
        </w:rPr>
        <w:t xml:space="preserve"> </w:t>
      </w:r>
      <w:r w:rsidRPr="004B51BB">
        <w:rPr>
          <w:b/>
          <w:sz w:val="22"/>
          <w:szCs w:val="22"/>
        </w:rPr>
        <w:t xml:space="preserve">- </w:t>
      </w:r>
      <w:r w:rsidRPr="004B51BB">
        <w:rPr>
          <w:color w:val="333333"/>
          <w:sz w:val="22"/>
          <w:szCs w:val="22"/>
        </w:rPr>
        <w:t>Horizontal</w:t>
      </w:r>
      <w:r w:rsidRPr="004B51BB">
        <w:rPr>
          <w:color w:val="333333"/>
          <w:spacing w:val="7"/>
          <w:sz w:val="22"/>
          <w:szCs w:val="22"/>
        </w:rPr>
        <w:t xml:space="preserve"> </w:t>
      </w:r>
      <w:r w:rsidRPr="004B51BB">
        <w:rPr>
          <w:color w:val="333333"/>
          <w:sz w:val="22"/>
          <w:szCs w:val="22"/>
        </w:rPr>
        <w:t>flange</w:t>
      </w:r>
      <w:r w:rsidRPr="004B51BB">
        <w:rPr>
          <w:color w:val="333333"/>
          <w:spacing w:val="6"/>
          <w:sz w:val="22"/>
          <w:szCs w:val="22"/>
        </w:rPr>
        <w:t xml:space="preserve"> </w:t>
      </w:r>
      <w:r w:rsidRPr="004B51BB">
        <w:rPr>
          <w:color w:val="333333"/>
          <w:sz w:val="22"/>
          <w:szCs w:val="22"/>
        </w:rPr>
        <w:t>faces:</w:t>
      </w:r>
      <w:r w:rsidRPr="004B51BB">
        <w:rPr>
          <w:color w:val="333333"/>
          <w:spacing w:val="7"/>
          <w:sz w:val="22"/>
          <w:szCs w:val="22"/>
        </w:rPr>
        <w:t xml:space="preserve"> </w:t>
      </w:r>
      <w:r w:rsidRPr="004B51BB">
        <w:rPr>
          <w:color w:val="333333"/>
          <w:sz w:val="22"/>
          <w:szCs w:val="22"/>
        </w:rPr>
        <w:t>A</w:t>
      </w:r>
      <w:r w:rsidRPr="004B51BB">
        <w:rPr>
          <w:color w:val="333333"/>
          <w:spacing w:val="7"/>
          <w:sz w:val="22"/>
          <w:szCs w:val="22"/>
        </w:rPr>
        <w:t xml:space="preserve"> </w:t>
      </w:r>
      <w:r w:rsidRPr="004B51BB">
        <w:rPr>
          <w:color w:val="333333"/>
          <w:sz w:val="22"/>
          <w:szCs w:val="22"/>
        </w:rPr>
        <w:t>pair</w:t>
      </w:r>
      <w:r w:rsidRPr="004B51BB">
        <w:rPr>
          <w:color w:val="333333"/>
          <w:spacing w:val="6"/>
          <w:sz w:val="22"/>
          <w:szCs w:val="22"/>
        </w:rPr>
        <w:t xml:space="preserve"> </w:t>
      </w:r>
      <w:r w:rsidRPr="004B51BB">
        <w:rPr>
          <w:color w:val="333333"/>
          <w:sz w:val="22"/>
          <w:szCs w:val="22"/>
        </w:rPr>
        <w:t>of</w:t>
      </w:r>
      <w:r w:rsidRPr="004B51BB">
        <w:rPr>
          <w:color w:val="333333"/>
          <w:spacing w:val="7"/>
          <w:sz w:val="22"/>
          <w:szCs w:val="22"/>
        </w:rPr>
        <w:t xml:space="preserve"> </w:t>
      </w:r>
      <w:r w:rsidRPr="004B51BB">
        <w:rPr>
          <w:color w:val="333333"/>
          <w:sz w:val="22"/>
          <w:szCs w:val="22"/>
        </w:rPr>
        <w:t>bolt</w:t>
      </w:r>
      <w:r w:rsidRPr="004B51BB">
        <w:rPr>
          <w:color w:val="333333"/>
          <w:spacing w:val="7"/>
          <w:sz w:val="22"/>
          <w:szCs w:val="22"/>
        </w:rPr>
        <w:t xml:space="preserve"> </w:t>
      </w:r>
      <w:r w:rsidRPr="004B51BB">
        <w:rPr>
          <w:color w:val="333333"/>
          <w:sz w:val="22"/>
          <w:szCs w:val="22"/>
        </w:rPr>
        <w:t>holes</w:t>
      </w:r>
      <w:r w:rsidRPr="004B51BB">
        <w:rPr>
          <w:color w:val="333333"/>
          <w:spacing w:val="6"/>
          <w:sz w:val="22"/>
          <w:szCs w:val="22"/>
        </w:rPr>
        <w:t xml:space="preserve"> </w:t>
      </w:r>
      <w:r w:rsidRPr="004B51BB">
        <w:rPr>
          <w:color w:val="333333"/>
          <w:sz w:val="22"/>
          <w:szCs w:val="22"/>
        </w:rPr>
        <w:t>shall</w:t>
      </w:r>
      <w:r w:rsidRPr="004B51BB">
        <w:rPr>
          <w:color w:val="333333"/>
          <w:spacing w:val="7"/>
          <w:sz w:val="22"/>
          <w:szCs w:val="22"/>
        </w:rPr>
        <w:t xml:space="preserve"> </w:t>
      </w:r>
      <w:r w:rsidRPr="004B51BB">
        <w:rPr>
          <w:color w:val="333333"/>
          <w:sz w:val="22"/>
          <w:szCs w:val="22"/>
        </w:rPr>
        <w:t>straddle</w:t>
      </w:r>
      <w:r w:rsidRPr="004B51BB">
        <w:rPr>
          <w:color w:val="333333"/>
          <w:spacing w:val="7"/>
          <w:sz w:val="22"/>
          <w:szCs w:val="22"/>
        </w:rPr>
        <w:t xml:space="preserve"> </w:t>
      </w:r>
      <w:r w:rsidRPr="004B51BB">
        <w:rPr>
          <w:color w:val="333333"/>
          <w:sz w:val="22"/>
          <w:szCs w:val="22"/>
        </w:rPr>
        <w:t>the</w:t>
      </w:r>
      <w:r w:rsidRPr="004B51BB">
        <w:rPr>
          <w:color w:val="333333"/>
          <w:spacing w:val="6"/>
          <w:sz w:val="22"/>
          <w:szCs w:val="22"/>
        </w:rPr>
        <w:t xml:space="preserve"> </w:t>
      </w:r>
      <w:r w:rsidRPr="004B51BB">
        <w:rPr>
          <w:color w:val="333333"/>
          <w:sz w:val="22"/>
          <w:szCs w:val="22"/>
        </w:rPr>
        <w:t>plant</w:t>
      </w:r>
      <w:r w:rsidRPr="004B51BB">
        <w:rPr>
          <w:color w:val="333333"/>
          <w:spacing w:val="7"/>
          <w:sz w:val="22"/>
          <w:szCs w:val="22"/>
        </w:rPr>
        <w:t xml:space="preserve"> </w:t>
      </w:r>
      <w:r w:rsidRPr="004B51BB">
        <w:rPr>
          <w:color w:val="333333"/>
          <w:sz w:val="22"/>
          <w:szCs w:val="22"/>
        </w:rPr>
        <w:t>north-south</w:t>
      </w:r>
      <w:r w:rsidRPr="004B51BB">
        <w:rPr>
          <w:color w:val="333333"/>
          <w:spacing w:val="7"/>
          <w:sz w:val="22"/>
          <w:szCs w:val="22"/>
        </w:rPr>
        <w:t xml:space="preserve"> </w:t>
      </w:r>
      <w:r w:rsidRPr="004B51BB">
        <w:rPr>
          <w:color w:val="333333"/>
          <w:spacing w:val="-2"/>
          <w:sz w:val="22"/>
          <w:szCs w:val="22"/>
        </w:rPr>
        <w:t>centerline.</w:t>
      </w:r>
    </w:p>
    <w:p w14:paraId="0A3244C7" w14:textId="72BA2E6E" w:rsidR="002B4210" w:rsidRPr="004B51BB" w:rsidRDefault="002B4210" w:rsidP="00D67DAE">
      <w:pPr>
        <w:pStyle w:val="BodyText"/>
        <w:spacing w:before="120" w:after="120"/>
        <w:ind w:left="1422" w:hanging="284"/>
        <w:rPr>
          <w:sz w:val="22"/>
          <w:szCs w:val="22"/>
        </w:rPr>
      </w:pPr>
      <w:r w:rsidRPr="004B51BB">
        <w:rPr>
          <w:b/>
          <w:sz w:val="22"/>
          <w:szCs w:val="22"/>
        </w:rPr>
        <w:t xml:space="preserve">8.8-1.3 - </w:t>
      </w:r>
      <w:r w:rsidRPr="004B51BB">
        <w:rPr>
          <w:color w:val="333333"/>
          <w:sz w:val="22"/>
          <w:szCs w:val="22"/>
        </w:rPr>
        <w:t>Sloping flange faces: A pair of bolt holes shall straddle the plane defined by the centerline of the pipe and a vertical line.</w:t>
      </w:r>
    </w:p>
    <w:p w14:paraId="0EB4ED89" w14:textId="77777777" w:rsidR="00D80BF8" w:rsidRPr="00CF028F" w:rsidRDefault="00D80BF8">
      <w:pPr>
        <w:pStyle w:val="Heading2"/>
        <w:numPr>
          <w:ilvl w:val="1"/>
          <w:numId w:val="67"/>
        </w:numPr>
        <w:spacing w:before="240" w:after="240"/>
        <w:ind w:left="851" w:hanging="709"/>
        <w:rPr>
          <w:sz w:val="22"/>
          <w:szCs w:val="22"/>
        </w:rPr>
      </w:pPr>
      <w:bookmarkStart w:id="99" w:name="_Toc205628068"/>
      <w:r w:rsidRPr="00CF028F">
        <w:rPr>
          <w:spacing w:val="-2"/>
          <w:sz w:val="22"/>
          <w:szCs w:val="22"/>
        </w:rPr>
        <w:t>Valves</w:t>
      </w:r>
      <w:bookmarkEnd w:id="99"/>
    </w:p>
    <w:p w14:paraId="4E0953F2" w14:textId="661BA34D" w:rsidR="00D80BF8" w:rsidRPr="00CF028F" w:rsidRDefault="00D80BF8" w:rsidP="00CF028F">
      <w:pPr>
        <w:pStyle w:val="BodyText"/>
        <w:spacing w:before="120" w:after="120"/>
        <w:ind w:left="1134" w:hanging="425"/>
        <w:rPr>
          <w:sz w:val="22"/>
          <w:szCs w:val="22"/>
        </w:rPr>
      </w:pPr>
      <w:r w:rsidRPr="00CF028F">
        <w:rPr>
          <w:b/>
          <w:sz w:val="22"/>
          <w:szCs w:val="22"/>
        </w:rPr>
        <w:t xml:space="preserve">8.9-1 - </w:t>
      </w:r>
      <w:r w:rsidRPr="00CF028F">
        <w:rPr>
          <w:color w:val="333333"/>
          <w:sz w:val="22"/>
          <w:szCs w:val="22"/>
        </w:rPr>
        <w:t>Welding shall not be permitted on valves without prior Purchaser review and acceptance of Supplier’s written procedure. This shall include the attachment of flanges to non-flanged valves.</w:t>
      </w:r>
    </w:p>
    <w:p w14:paraId="4CE540DD" w14:textId="4B54DC26" w:rsidR="000E67C8" w:rsidRPr="00CF028F" w:rsidRDefault="00D80BF8" w:rsidP="00CF028F">
      <w:pPr>
        <w:pStyle w:val="BodyText"/>
        <w:spacing w:before="120" w:after="120"/>
        <w:ind w:left="1134" w:hanging="425"/>
        <w:rPr>
          <w:sz w:val="22"/>
          <w:szCs w:val="22"/>
        </w:rPr>
      </w:pPr>
      <w:r w:rsidRPr="00CF028F">
        <w:rPr>
          <w:b/>
          <w:sz w:val="22"/>
          <w:szCs w:val="22"/>
        </w:rPr>
        <w:t xml:space="preserve">8.9-2 - </w:t>
      </w:r>
      <w:r w:rsidRPr="00CF028F">
        <w:rPr>
          <w:color w:val="333333"/>
          <w:sz w:val="22"/>
          <w:szCs w:val="22"/>
        </w:rPr>
        <w:t>Butt-weld end or socket-weld end valves that have polytetrafluoroethylene (PTFE) or other heat-sensitive parts shall be protected from the heat of welding or PWHT, in accordance with manufacturer’s instructions.</w:t>
      </w:r>
    </w:p>
    <w:p w14:paraId="11F637AE" w14:textId="77777777" w:rsidR="000E67C8" w:rsidRPr="00CF028F" w:rsidRDefault="000E67C8">
      <w:pPr>
        <w:pStyle w:val="Heading2"/>
        <w:numPr>
          <w:ilvl w:val="1"/>
          <w:numId w:val="67"/>
        </w:numPr>
        <w:spacing w:before="240" w:after="240"/>
        <w:ind w:left="851" w:hanging="707"/>
        <w:rPr>
          <w:sz w:val="22"/>
          <w:szCs w:val="22"/>
        </w:rPr>
      </w:pPr>
      <w:bookmarkStart w:id="100" w:name="_Toc205628069"/>
      <w:r w:rsidRPr="00CF028F">
        <w:rPr>
          <w:sz w:val="22"/>
          <w:szCs w:val="22"/>
        </w:rPr>
        <w:t>Orifice</w:t>
      </w:r>
      <w:r w:rsidRPr="00CF028F">
        <w:rPr>
          <w:spacing w:val="8"/>
          <w:sz w:val="22"/>
          <w:szCs w:val="22"/>
        </w:rPr>
        <w:t xml:space="preserve"> </w:t>
      </w:r>
      <w:r w:rsidRPr="00CF028F">
        <w:rPr>
          <w:spacing w:val="-4"/>
          <w:sz w:val="22"/>
          <w:szCs w:val="22"/>
        </w:rPr>
        <w:t>Runs</w:t>
      </w:r>
      <w:bookmarkEnd w:id="100"/>
    </w:p>
    <w:p w14:paraId="21CFC2A8" w14:textId="2BCD17B7" w:rsidR="000E67C8" w:rsidRPr="00CF028F" w:rsidRDefault="000E67C8" w:rsidP="00CF028F">
      <w:pPr>
        <w:pStyle w:val="BodyText"/>
        <w:spacing w:before="120" w:after="120"/>
        <w:ind w:left="1134" w:hanging="425"/>
        <w:rPr>
          <w:sz w:val="22"/>
          <w:szCs w:val="22"/>
        </w:rPr>
      </w:pPr>
      <w:r w:rsidRPr="00CF028F">
        <w:rPr>
          <w:b/>
          <w:sz w:val="22"/>
          <w:szCs w:val="22"/>
        </w:rPr>
        <w:t>8.10-1</w:t>
      </w:r>
      <w:r w:rsidRPr="00CF028F">
        <w:rPr>
          <w:b/>
          <w:spacing w:val="12"/>
          <w:sz w:val="22"/>
          <w:szCs w:val="22"/>
        </w:rPr>
        <w:t xml:space="preserve"> </w:t>
      </w:r>
      <w:r w:rsidRPr="00CF028F">
        <w:rPr>
          <w:b/>
          <w:sz w:val="22"/>
          <w:szCs w:val="22"/>
        </w:rPr>
        <w:t>-</w:t>
      </w:r>
      <w:r w:rsidRPr="00CF028F">
        <w:rPr>
          <w:b/>
          <w:spacing w:val="-1"/>
          <w:sz w:val="22"/>
          <w:szCs w:val="22"/>
        </w:rPr>
        <w:t xml:space="preserve"> </w:t>
      </w:r>
      <w:r w:rsidRPr="00CF028F">
        <w:rPr>
          <w:color w:val="333333"/>
          <w:sz w:val="22"/>
          <w:szCs w:val="22"/>
        </w:rPr>
        <w:t>Welding</w:t>
      </w:r>
      <w:r w:rsidRPr="00CF028F">
        <w:rPr>
          <w:color w:val="333333"/>
          <w:spacing w:val="6"/>
          <w:sz w:val="22"/>
          <w:szCs w:val="22"/>
        </w:rPr>
        <w:t xml:space="preserve"> </w:t>
      </w:r>
      <w:r w:rsidRPr="00CF028F">
        <w:rPr>
          <w:color w:val="333333"/>
          <w:sz w:val="22"/>
          <w:szCs w:val="22"/>
        </w:rPr>
        <w:t>neck</w:t>
      </w:r>
      <w:r w:rsidRPr="00CF028F">
        <w:rPr>
          <w:color w:val="333333"/>
          <w:spacing w:val="7"/>
          <w:sz w:val="22"/>
          <w:szCs w:val="22"/>
        </w:rPr>
        <w:t xml:space="preserve"> </w:t>
      </w:r>
      <w:r w:rsidRPr="00CF028F">
        <w:rPr>
          <w:color w:val="333333"/>
          <w:sz w:val="22"/>
          <w:szCs w:val="22"/>
        </w:rPr>
        <w:t>orifice</w:t>
      </w:r>
      <w:r w:rsidRPr="00CF028F">
        <w:rPr>
          <w:color w:val="333333"/>
          <w:spacing w:val="6"/>
          <w:sz w:val="22"/>
          <w:szCs w:val="22"/>
        </w:rPr>
        <w:t xml:space="preserve"> </w:t>
      </w:r>
      <w:r w:rsidRPr="00CF028F">
        <w:rPr>
          <w:color w:val="333333"/>
          <w:sz w:val="22"/>
          <w:szCs w:val="22"/>
        </w:rPr>
        <w:t>flanges</w:t>
      </w:r>
      <w:r w:rsidRPr="00CF028F">
        <w:rPr>
          <w:color w:val="333333"/>
          <w:spacing w:val="6"/>
          <w:sz w:val="22"/>
          <w:szCs w:val="22"/>
        </w:rPr>
        <w:t xml:space="preserve"> </w:t>
      </w:r>
      <w:r w:rsidRPr="00CF028F">
        <w:rPr>
          <w:color w:val="333333"/>
          <w:sz w:val="22"/>
          <w:szCs w:val="22"/>
        </w:rPr>
        <w:t>shall</w:t>
      </w:r>
      <w:r w:rsidRPr="00CF028F">
        <w:rPr>
          <w:color w:val="333333"/>
          <w:spacing w:val="6"/>
          <w:sz w:val="22"/>
          <w:szCs w:val="22"/>
        </w:rPr>
        <w:t xml:space="preserve"> </w:t>
      </w:r>
      <w:r w:rsidRPr="00CF028F">
        <w:rPr>
          <w:color w:val="333333"/>
          <w:sz w:val="22"/>
          <w:szCs w:val="22"/>
        </w:rPr>
        <w:t>have</w:t>
      </w:r>
      <w:r w:rsidRPr="00CF028F">
        <w:rPr>
          <w:color w:val="333333"/>
          <w:spacing w:val="7"/>
          <w:sz w:val="22"/>
          <w:szCs w:val="22"/>
        </w:rPr>
        <w:t xml:space="preserve"> </w:t>
      </w:r>
      <w:r w:rsidRPr="00CF028F">
        <w:rPr>
          <w:color w:val="333333"/>
          <w:sz w:val="22"/>
          <w:szCs w:val="22"/>
        </w:rPr>
        <w:t>the</w:t>
      </w:r>
      <w:r w:rsidRPr="00CF028F">
        <w:rPr>
          <w:color w:val="333333"/>
          <w:spacing w:val="6"/>
          <w:sz w:val="22"/>
          <w:szCs w:val="22"/>
        </w:rPr>
        <w:t xml:space="preserve"> </w:t>
      </w:r>
      <w:r w:rsidRPr="00CF028F">
        <w:rPr>
          <w:color w:val="333333"/>
          <w:sz w:val="22"/>
          <w:szCs w:val="22"/>
        </w:rPr>
        <w:t>same</w:t>
      </w:r>
      <w:r w:rsidRPr="00CF028F">
        <w:rPr>
          <w:color w:val="333333"/>
          <w:spacing w:val="6"/>
          <w:sz w:val="22"/>
          <w:szCs w:val="22"/>
        </w:rPr>
        <w:t xml:space="preserve"> </w:t>
      </w:r>
      <w:r w:rsidRPr="00CF028F">
        <w:rPr>
          <w:color w:val="333333"/>
          <w:sz w:val="22"/>
          <w:szCs w:val="22"/>
        </w:rPr>
        <w:t>bore</w:t>
      </w:r>
      <w:r w:rsidRPr="00CF028F">
        <w:rPr>
          <w:color w:val="333333"/>
          <w:spacing w:val="6"/>
          <w:sz w:val="22"/>
          <w:szCs w:val="22"/>
        </w:rPr>
        <w:t xml:space="preserve"> </w:t>
      </w:r>
      <w:r w:rsidRPr="00CF028F">
        <w:rPr>
          <w:color w:val="333333"/>
          <w:sz w:val="22"/>
          <w:szCs w:val="22"/>
        </w:rPr>
        <w:t>as</w:t>
      </w:r>
      <w:r w:rsidRPr="00CF028F">
        <w:rPr>
          <w:color w:val="333333"/>
          <w:spacing w:val="7"/>
          <w:sz w:val="22"/>
          <w:szCs w:val="22"/>
        </w:rPr>
        <w:t xml:space="preserve"> </w:t>
      </w:r>
      <w:r w:rsidRPr="00CF028F">
        <w:rPr>
          <w:color w:val="333333"/>
          <w:sz w:val="22"/>
          <w:szCs w:val="22"/>
        </w:rPr>
        <w:t>the</w:t>
      </w:r>
      <w:r w:rsidRPr="00CF028F">
        <w:rPr>
          <w:color w:val="333333"/>
          <w:spacing w:val="6"/>
          <w:sz w:val="22"/>
          <w:szCs w:val="22"/>
        </w:rPr>
        <w:t xml:space="preserve"> </w:t>
      </w:r>
      <w:r w:rsidRPr="00CF028F">
        <w:rPr>
          <w:color w:val="333333"/>
          <w:spacing w:val="-2"/>
          <w:sz w:val="22"/>
          <w:szCs w:val="22"/>
        </w:rPr>
        <w:t>pipe.</w:t>
      </w:r>
    </w:p>
    <w:p w14:paraId="4727F49C" w14:textId="169B903D" w:rsidR="000E67C8" w:rsidRPr="00CF028F" w:rsidRDefault="000E67C8" w:rsidP="00CF028F">
      <w:pPr>
        <w:pStyle w:val="BodyText"/>
        <w:spacing w:before="120" w:after="120"/>
        <w:ind w:left="1134" w:hanging="425"/>
        <w:rPr>
          <w:sz w:val="22"/>
          <w:szCs w:val="22"/>
        </w:rPr>
      </w:pPr>
      <w:r w:rsidRPr="009C359A">
        <w:rPr>
          <w:b/>
          <w:sz w:val="22"/>
          <w:szCs w:val="22"/>
          <w:rPrChange w:id="101" w:author="Marchenko, Sergey [Tengizchevroil]" w:date="2025-08-07T15:13:00Z" w16du:dateUtc="2025-08-07T10:13:00Z">
            <w:rPr>
              <w:b/>
              <w:sz w:val="22"/>
              <w:szCs w:val="22"/>
              <w:highlight w:val="yellow"/>
            </w:rPr>
          </w:rPrChange>
        </w:rPr>
        <w:t>8.10-2</w:t>
      </w:r>
      <w:r w:rsidRPr="009C359A">
        <w:rPr>
          <w:b/>
          <w:spacing w:val="11"/>
          <w:sz w:val="22"/>
          <w:szCs w:val="22"/>
          <w:rPrChange w:id="102" w:author="Marchenko, Sergey [Tengizchevroil]" w:date="2025-08-07T15:13:00Z" w16du:dateUtc="2025-08-07T10:13:00Z">
            <w:rPr>
              <w:b/>
              <w:spacing w:val="11"/>
              <w:sz w:val="22"/>
              <w:szCs w:val="22"/>
              <w:highlight w:val="yellow"/>
            </w:rPr>
          </w:rPrChange>
        </w:rPr>
        <w:t xml:space="preserve"> </w:t>
      </w:r>
      <w:r w:rsidRPr="009C359A">
        <w:rPr>
          <w:b/>
          <w:sz w:val="22"/>
          <w:szCs w:val="22"/>
          <w:rPrChange w:id="103" w:author="Marchenko, Sergey [Tengizchevroil]" w:date="2025-08-07T15:13:00Z" w16du:dateUtc="2025-08-07T10:13:00Z">
            <w:rPr>
              <w:b/>
              <w:sz w:val="22"/>
              <w:szCs w:val="22"/>
              <w:highlight w:val="yellow"/>
            </w:rPr>
          </w:rPrChange>
        </w:rPr>
        <w:t>-</w:t>
      </w:r>
      <w:r w:rsidRPr="009C359A">
        <w:rPr>
          <w:b/>
          <w:spacing w:val="-1"/>
          <w:sz w:val="22"/>
          <w:szCs w:val="22"/>
          <w:rPrChange w:id="104" w:author="Marchenko, Sergey [Tengizchevroil]" w:date="2025-08-07T15:13:00Z" w16du:dateUtc="2025-08-07T10:13:00Z">
            <w:rPr>
              <w:b/>
              <w:spacing w:val="-1"/>
              <w:sz w:val="22"/>
              <w:szCs w:val="22"/>
              <w:highlight w:val="yellow"/>
            </w:rPr>
          </w:rPrChange>
        </w:rPr>
        <w:t xml:space="preserve"> </w:t>
      </w:r>
      <w:r w:rsidRPr="009C359A">
        <w:rPr>
          <w:color w:val="333333"/>
          <w:sz w:val="22"/>
          <w:szCs w:val="22"/>
          <w:rPrChange w:id="105" w:author="Marchenko, Sergey [Tengizchevroil]" w:date="2025-08-07T15:13:00Z" w16du:dateUtc="2025-08-07T10:13:00Z">
            <w:rPr>
              <w:color w:val="333333"/>
              <w:sz w:val="22"/>
              <w:szCs w:val="22"/>
              <w:highlight w:val="yellow"/>
            </w:rPr>
          </w:rPrChange>
        </w:rPr>
        <w:t>Orifice</w:t>
      </w:r>
      <w:r w:rsidRPr="009C359A">
        <w:rPr>
          <w:color w:val="333333"/>
          <w:spacing w:val="6"/>
          <w:sz w:val="22"/>
          <w:szCs w:val="22"/>
          <w:rPrChange w:id="106" w:author="Marchenko, Sergey [Tengizchevroil]" w:date="2025-08-07T15:13:00Z" w16du:dateUtc="2025-08-07T10:13:00Z">
            <w:rPr>
              <w:color w:val="333333"/>
              <w:spacing w:val="6"/>
              <w:sz w:val="22"/>
              <w:szCs w:val="22"/>
              <w:highlight w:val="yellow"/>
            </w:rPr>
          </w:rPrChange>
        </w:rPr>
        <w:t xml:space="preserve"> </w:t>
      </w:r>
      <w:r w:rsidRPr="009C359A">
        <w:rPr>
          <w:color w:val="333333"/>
          <w:sz w:val="22"/>
          <w:szCs w:val="22"/>
          <w:rPrChange w:id="107" w:author="Marchenko, Sergey [Tengizchevroil]" w:date="2025-08-07T15:13:00Z" w16du:dateUtc="2025-08-07T10:13:00Z">
            <w:rPr>
              <w:color w:val="333333"/>
              <w:sz w:val="22"/>
              <w:szCs w:val="22"/>
              <w:highlight w:val="yellow"/>
            </w:rPr>
          </w:rPrChange>
        </w:rPr>
        <w:t>runs</w:t>
      </w:r>
      <w:r w:rsidRPr="009C359A">
        <w:rPr>
          <w:color w:val="333333"/>
          <w:spacing w:val="6"/>
          <w:sz w:val="22"/>
          <w:szCs w:val="22"/>
          <w:rPrChange w:id="108" w:author="Marchenko, Sergey [Tengizchevroil]" w:date="2025-08-07T15:13:00Z" w16du:dateUtc="2025-08-07T10:13:00Z">
            <w:rPr>
              <w:color w:val="333333"/>
              <w:spacing w:val="6"/>
              <w:sz w:val="22"/>
              <w:szCs w:val="22"/>
              <w:highlight w:val="yellow"/>
            </w:rPr>
          </w:rPrChange>
        </w:rPr>
        <w:t xml:space="preserve"> </w:t>
      </w:r>
      <w:r w:rsidRPr="009C359A">
        <w:rPr>
          <w:color w:val="333333"/>
          <w:sz w:val="22"/>
          <w:szCs w:val="22"/>
          <w:rPrChange w:id="109" w:author="Marchenko, Sergey [Tengizchevroil]" w:date="2025-08-07T15:13:00Z" w16du:dateUtc="2025-08-07T10:13:00Z">
            <w:rPr>
              <w:color w:val="333333"/>
              <w:sz w:val="22"/>
              <w:szCs w:val="22"/>
              <w:highlight w:val="yellow"/>
            </w:rPr>
          </w:rPrChange>
        </w:rPr>
        <w:t>shall</w:t>
      </w:r>
      <w:r w:rsidRPr="009C359A">
        <w:rPr>
          <w:color w:val="333333"/>
          <w:spacing w:val="6"/>
          <w:sz w:val="22"/>
          <w:szCs w:val="22"/>
          <w:rPrChange w:id="110" w:author="Marchenko, Sergey [Tengizchevroil]" w:date="2025-08-07T15:13:00Z" w16du:dateUtc="2025-08-07T10:13:00Z">
            <w:rPr>
              <w:color w:val="333333"/>
              <w:spacing w:val="6"/>
              <w:sz w:val="22"/>
              <w:szCs w:val="22"/>
              <w:highlight w:val="yellow"/>
            </w:rPr>
          </w:rPrChange>
        </w:rPr>
        <w:t xml:space="preserve"> </w:t>
      </w:r>
      <w:r w:rsidRPr="009C359A">
        <w:rPr>
          <w:color w:val="333333"/>
          <w:sz w:val="22"/>
          <w:szCs w:val="22"/>
          <w:rPrChange w:id="111" w:author="Marchenko, Sergey [Tengizchevroil]" w:date="2025-08-07T15:13:00Z" w16du:dateUtc="2025-08-07T10:13:00Z">
            <w:rPr>
              <w:color w:val="333333"/>
              <w:sz w:val="22"/>
              <w:szCs w:val="22"/>
              <w:highlight w:val="yellow"/>
            </w:rPr>
          </w:rPrChange>
        </w:rPr>
        <w:t>not</w:t>
      </w:r>
      <w:r w:rsidRPr="009C359A">
        <w:rPr>
          <w:color w:val="333333"/>
          <w:spacing w:val="6"/>
          <w:sz w:val="22"/>
          <w:szCs w:val="22"/>
          <w:rPrChange w:id="112" w:author="Marchenko, Sergey [Tengizchevroil]" w:date="2025-08-07T15:13:00Z" w16du:dateUtc="2025-08-07T10:13:00Z">
            <w:rPr>
              <w:color w:val="333333"/>
              <w:spacing w:val="6"/>
              <w:sz w:val="22"/>
              <w:szCs w:val="22"/>
              <w:highlight w:val="yellow"/>
            </w:rPr>
          </w:rPrChange>
        </w:rPr>
        <w:t xml:space="preserve"> </w:t>
      </w:r>
      <w:r w:rsidRPr="009C359A">
        <w:rPr>
          <w:color w:val="333333"/>
          <w:sz w:val="22"/>
          <w:szCs w:val="22"/>
          <w:rPrChange w:id="113" w:author="Marchenko, Sergey [Tengizchevroil]" w:date="2025-08-07T15:13:00Z" w16du:dateUtc="2025-08-07T10:13:00Z">
            <w:rPr>
              <w:color w:val="333333"/>
              <w:sz w:val="22"/>
              <w:szCs w:val="22"/>
              <w:highlight w:val="yellow"/>
            </w:rPr>
          </w:rPrChange>
        </w:rPr>
        <w:t>contain</w:t>
      </w:r>
      <w:r w:rsidRPr="009C359A">
        <w:rPr>
          <w:color w:val="333333"/>
          <w:spacing w:val="6"/>
          <w:sz w:val="22"/>
          <w:szCs w:val="22"/>
          <w:rPrChange w:id="114" w:author="Marchenko, Sergey [Tengizchevroil]" w:date="2025-08-07T15:13:00Z" w16du:dateUtc="2025-08-07T10:13:00Z">
            <w:rPr>
              <w:color w:val="333333"/>
              <w:spacing w:val="6"/>
              <w:sz w:val="22"/>
              <w:szCs w:val="22"/>
              <w:highlight w:val="yellow"/>
            </w:rPr>
          </w:rPrChange>
        </w:rPr>
        <w:t xml:space="preserve"> </w:t>
      </w:r>
      <w:r w:rsidRPr="009C359A">
        <w:rPr>
          <w:color w:val="333333"/>
          <w:sz w:val="22"/>
          <w:szCs w:val="22"/>
          <w:rPrChange w:id="115" w:author="Marchenko, Sergey [Tengizchevroil]" w:date="2025-08-07T15:13:00Z" w16du:dateUtc="2025-08-07T10:13:00Z">
            <w:rPr>
              <w:color w:val="333333"/>
              <w:sz w:val="22"/>
              <w:szCs w:val="22"/>
              <w:highlight w:val="yellow"/>
            </w:rPr>
          </w:rPrChange>
        </w:rPr>
        <w:t>welds</w:t>
      </w:r>
      <w:r w:rsidRPr="009C359A">
        <w:rPr>
          <w:color w:val="333333"/>
          <w:spacing w:val="6"/>
          <w:sz w:val="22"/>
          <w:szCs w:val="22"/>
          <w:rPrChange w:id="116" w:author="Marchenko, Sergey [Tengizchevroil]" w:date="2025-08-07T15:13:00Z" w16du:dateUtc="2025-08-07T10:13:00Z">
            <w:rPr>
              <w:color w:val="333333"/>
              <w:spacing w:val="6"/>
              <w:sz w:val="22"/>
              <w:szCs w:val="22"/>
              <w:highlight w:val="yellow"/>
            </w:rPr>
          </w:rPrChange>
        </w:rPr>
        <w:t xml:space="preserve"> </w:t>
      </w:r>
      <w:r w:rsidRPr="009C359A">
        <w:rPr>
          <w:color w:val="333333"/>
          <w:sz w:val="22"/>
          <w:szCs w:val="22"/>
          <w:rPrChange w:id="117" w:author="Marchenko, Sergey [Tengizchevroil]" w:date="2025-08-07T15:13:00Z" w16du:dateUtc="2025-08-07T10:13:00Z">
            <w:rPr>
              <w:color w:val="333333"/>
              <w:sz w:val="22"/>
              <w:szCs w:val="22"/>
              <w:highlight w:val="yellow"/>
            </w:rPr>
          </w:rPrChange>
        </w:rPr>
        <w:t>except</w:t>
      </w:r>
      <w:r w:rsidRPr="009C359A">
        <w:rPr>
          <w:color w:val="333333"/>
          <w:spacing w:val="6"/>
          <w:sz w:val="22"/>
          <w:szCs w:val="22"/>
          <w:rPrChange w:id="118" w:author="Marchenko, Sergey [Tengizchevroil]" w:date="2025-08-07T15:13:00Z" w16du:dateUtc="2025-08-07T10:13:00Z">
            <w:rPr>
              <w:color w:val="333333"/>
              <w:spacing w:val="6"/>
              <w:sz w:val="22"/>
              <w:szCs w:val="22"/>
              <w:highlight w:val="yellow"/>
            </w:rPr>
          </w:rPrChange>
        </w:rPr>
        <w:t xml:space="preserve"> </w:t>
      </w:r>
      <w:r w:rsidRPr="009C359A">
        <w:rPr>
          <w:color w:val="333333"/>
          <w:sz w:val="22"/>
          <w:szCs w:val="22"/>
          <w:rPrChange w:id="119" w:author="Marchenko, Sergey [Tengizchevroil]" w:date="2025-08-07T15:13:00Z" w16du:dateUtc="2025-08-07T10:13:00Z">
            <w:rPr>
              <w:color w:val="333333"/>
              <w:sz w:val="22"/>
              <w:szCs w:val="22"/>
              <w:highlight w:val="yellow"/>
            </w:rPr>
          </w:rPrChange>
        </w:rPr>
        <w:t>at</w:t>
      </w:r>
      <w:r w:rsidRPr="009C359A">
        <w:rPr>
          <w:color w:val="333333"/>
          <w:spacing w:val="6"/>
          <w:sz w:val="22"/>
          <w:szCs w:val="22"/>
          <w:rPrChange w:id="120" w:author="Marchenko, Sergey [Tengizchevroil]" w:date="2025-08-07T15:13:00Z" w16du:dateUtc="2025-08-07T10:13:00Z">
            <w:rPr>
              <w:color w:val="333333"/>
              <w:spacing w:val="6"/>
              <w:sz w:val="22"/>
              <w:szCs w:val="22"/>
              <w:highlight w:val="yellow"/>
            </w:rPr>
          </w:rPrChange>
        </w:rPr>
        <w:t xml:space="preserve"> </w:t>
      </w:r>
      <w:r w:rsidRPr="009C359A">
        <w:rPr>
          <w:color w:val="333333"/>
          <w:sz w:val="22"/>
          <w:szCs w:val="22"/>
          <w:rPrChange w:id="121" w:author="Marchenko, Sergey [Tengizchevroil]" w:date="2025-08-07T15:13:00Z" w16du:dateUtc="2025-08-07T10:13:00Z">
            <w:rPr>
              <w:color w:val="333333"/>
              <w:sz w:val="22"/>
              <w:szCs w:val="22"/>
              <w:highlight w:val="yellow"/>
            </w:rPr>
          </w:rPrChange>
        </w:rPr>
        <w:t>the</w:t>
      </w:r>
      <w:r w:rsidRPr="009C359A">
        <w:rPr>
          <w:color w:val="333333"/>
          <w:spacing w:val="6"/>
          <w:sz w:val="22"/>
          <w:szCs w:val="22"/>
          <w:rPrChange w:id="122" w:author="Marchenko, Sergey [Tengizchevroil]" w:date="2025-08-07T15:13:00Z" w16du:dateUtc="2025-08-07T10:13:00Z">
            <w:rPr>
              <w:color w:val="333333"/>
              <w:spacing w:val="6"/>
              <w:sz w:val="22"/>
              <w:szCs w:val="22"/>
              <w:highlight w:val="yellow"/>
            </w:rPr>
          </w:rPrChange>
        </w:rPr>
        <w:t xml:space="preserve"> </w:t>
      </w:r>
      <w:r w:rsidRPr="009C359A">
        <w:rPr>
          <w:color w:val="333333"/>
          <w:spacing w:val="-2"/>
          <w:sz w:val="22"/>
          <w:szCs w:val="22"/>
          <w:rPrChange w:id="123" w:author="Marchenko, Sergey [Tengizchevroil]" w:date="2025-08-07T15:13:00Z" w16du:dateUtc="2025-08-07T10:13:00Z">
            <w:rPr>
              <w:color w:val="333333"/>
              <w:spacing w:val="-2"/>
              <w:sz w:val="22"/>
              <w:szCs w:val="22"/>
              <w:highlight w:val="yellow"/>
            </w:rPr>
          </w:rPrChange>
        </w:rPr>
        <w:t>flanges.</w:t>
      </w:r>
    </w:p>
    <w:p w14:paraId="62DFD930" w14:textId="77777777" w:rsidR="000E67C8" w:rsidRPr="00CF028F" w:rsidRDefault="000E67C8" w:rsidP="00CF028F">
      <w:pPr>
        <w:pStyle w:val="BodyText"/>
        <w:spacing w:before="120" w:after="120"/>
        <w:ind w:left="1134" w:hanging="425"/>
        <w:rPr>
          <w:sz w:val="22"/>
          <w:szCs w:val="22"/>
        </w:rPr>
      </w:pPr>
      <w:r w:rsidRPr="00CF028F">
        <w:rPr>
          <w:b/>
          <w:sz w:val="22"/>
          <w:szCs w:val="22"/>
        </w:rPr>
        <w:t>8.10-3</w:t>
      </w:r>
      <w:r w:rsidRPr="00CF028F">
        <w:rPr>
          <w:b/>
          <w:spacing w:val="13"/>
          <w:sz w:val="22"/>
          <w:szCs w:val="22"/>
        </w:rPr>
        <w:t xml:space="preserve"> </w:t>
      </w:r>
      <w:r w:rsidRPr="00CF028F">
        <w:rPr>
          <w:b/>
          <w:sz w:val="22"/>
          <w:szCs w:val="22"/>
        </w:rPr>
        <w:t xml:space="preserve">- </w:t>
      </w:r>
      <w:r w:rsidRPr="00CF028F">
        <w:rPr>
          <w:color w:val="333333"/>
          <w:sz w:val="22"/>
          <w:szCs w:val="22"/>
        </w:rPr>
        <w:t>Welds</w:t>
      </w:r>
      <w:r w:rsidRPr="00CF028F">
        <w:rPr>
          <w:color w:val="333333"/>
          <w:spacing w:val="7"/>
          <w:sz w:val="22"/>
          <w:szCs w:val="22"/>
        </w:rPr>
        <w:t xml:space="preserve"> </w:t>
      </w:r>
      <w:r w:rsidRPr="00CF028F">
        <w:rPr>
          <w:color w:val="333333"/>
          <w:sz w:val="22"/>
          <w:szCs w:val="22"/>
        </w:rPr>
        <w:t>at</w:t>
      </w:r>
      <w:r w:rsidRPr="00CF028F">
        <w:rPr>
          <w:color w:val="333333"/>
          <w:spacing w:val="7"/>
          <w:sz w:val="22"/>
          <w:szCs w:val="22"/>
        </w:rPr>
        <w:t xml:space="preserve"> </w:t>
      </w:r>
      <w:r w:rsidRPr="00CF028F">
        <w:rPr>
          <w:color w:val="333333"/>
          <w:sz w:val="22"/>
          <w:szCs w:val="22"/>
        </w:rPr>
        <w:t>orifice</w:t>
      </w:r>
      <w:r w:rsidRPr="00CF028F">
        <w:rPr>
          <w:color w:val="333333"/>
          <w:spacing w:val="7"/>
          <w:sz w:val="22"/>
          <w:szCs w:val="22"/>
        </w:rPr>
        <w:t xml:space="preserve"> </w:t>
      </w:r>
      <w:r w:rsidRPr="00CF028F">
        <w:rPr>
          <w:color w:val="333333"/>
          <w:sz w:val="22"/>
          <w:szCs w:val="22"/>
        </w:rPr>
        <w:t>flanges</w:t>
      </w:r>
      <w:r w:rsidRPr="00CF028F">
        <w:rPr>
          <w:color w:val="333333"/>
          <w:spacing w:val="7"/>
          <w:sz w:val="22"/>
          <w:szCs w:val="22"/>
        </w:rPr>
        <w:t xml:space="preserve"> </w:t>
      </w:r>
      <w:r w:rsidRPr="00CF028F">
        <w:rPr>
          <w:color w:val="333333"/>
          <w:sz w:val="22"/>
          <w:szCs w:val="22"/>
        </w:rPr>
        <w:t>shall</w:t>
      </w:r>
      <w:r w:rsidRPr="00CF028F">
        <w:rPr>
          <w:color w:val="333333"/>
          <w:spacing w:val="7"/>
          <w:sz w:val="22"/>
          <w:szCs w:val="22"/>
        </w:rPr>
        <w:t xml:space="preserve"> </w:t>
      </w:r>
      <w:r w:rsidRPr="00CF028F">
        <w:rPr>
          <w:color w:val="333333"/>
          <w:sz w:val="22"/>
          <w:szCs w:val="22"/>
        </w:rPr>
        <w:t>be</w:t>
      </w:r>
      <w:r w:rsidRPr="00CF028F">
        <w:rPr>
          <w:color w:val="333333"/>
          <w:spacing w:val="7"/>
          <w:sz w:val="22"/>
          <w:szCs w:val="22"/>
        </w:rPr>
        <w:t xml:space="preserve"> </w:t>
      </w:r>
      <w:r w:rsidRPr="00CF028F">
        <w:rPr>
          <w:color w:val="333333"/>
          <w:sz w:val="22"/>
          <w:szCs w:val="22"/>
        </w:rPr>
        <w:t>ground</w:t>
      </w:r>
      <w:r w:rsidRPr="00CF028F">
        <w:rPr>
          <w:color w:val="333333"/>
          <w:spacing w:val="7"/>
          <w:sz w:val="22"/>
          <w:szCs w:val="22"/>
        </w:rPr>
        <w:t xml:space="preserve"> </w:t>
      </w:r>
      <w:r w:rsidRPr="00CF028F">
        <w:rPr>
          <w:color w:val="333333"/>
          <w:sz w:val="22"/>
          <w:szCs w:val="22"/>
        </w:rPr>
        <w:t>or</w:t>
      </w:r>
      <w:r w:rsidRPr="00CF028F">
        <w:rPr>
          <w:color w:val="333333"/>
          <w:spacing w:val="7"/>
          <w:sz w:val="22"/>
          <w:szCs w:val="22"/>
        </w:rPr>
        <w:t xml:space="preserve"> </w:t>
      </w:r>
      <w:r w:rsidRPr="00CF028F">
        <w:rPr>
          <w:color w:val="333333"/>
          <w:sz w:val="22"/>
          <w:szCs w:val="22"/>
        </w:rPr>
        <w:t>machined</w:t>
      </w:r>
      <w:r w:rsidRPr="00CF028F">
        <w:rPr>
          <w:color w:val="333333"/>
          <w:spacing w:val="7"/>
          <w:sz w:val="22"/>
          <w:szCs w:val="22"/>
        </w:rPr>
        <w:t xml:space="preserve"> </w:t>
      </w:r>
      <w:r w:rsidRPr="00CF028F">
        <w:rPr>
          <w:color w:val="333333"/>
          <w:sz w:val="22"/>
          <w:szCs w:val="22"/>
        </w:rPr>
        <w:t>smooth</w:t>
      </w:r>
      <w:r w:rsidRPr="00CF028F">
        <w:rPr>
          <w:color w:val="333333"/>
          <w:spacing w:val="7"/>
          <w:sz w:val="22"/>
          <w:szCs w:val="22"/>
        </w:rPr>
        <w:t xml:space="preserve"> </w:t>
      </w:r>
      <w:r w:rsidRPr="00CF028F">
        <w:rPr>
          <w:color w:val="333333"/>
          <w:sz w:val="22"/>
          <w:szCs w:val="22"/>
        </w:rPr>
        <w:t>and</w:t>
      </w:r>
      <w:r w:rsidRPr="00CF028F">
        <w:rPr>
          <w:color w:val="333333"/>
          <w:spacing w:val="7"/>
          <w:sz w:val="22"/>
          <w:szCs w:val="22"/>
        </w:rPr>
        <w:t xml:space="preserve"> </w:t>
      </w:r>
      <w:r w:rsidRPr="00CF028F">
        <w:rPr>
          <w:color w:val="333333"/>
          <w:sz w:val="22"/>
          <w:szCs w:val="22"/>
        </w:rPr>
        <w:t>flush</w:t>
      </w:r>
      <w:r w:rsidRPr="00CF028F">
        <w:rPr>
          <w:color w:val="333333"/>
          <w:spacing w:val="7"/>
          <w:sz w:val="22"/>
          <w:szCs w:val="22"/>
        </w:rPr>
        <w:t xml:space="preserve"> </w:t>
      </w:r>
      <w:r w:rsidRPr="00CF028F">
        <w:rPr>
          <w:color w:val="333333"/>
          <w:sz w:val="22"/>
          <w:szCs w:val="22"/>
        </w:rPr>
        <w:t>on</w:t>
      </w:r>
      <w:r w:rsidRPr="00CF028F">
        <w:rPr>
          <w:color w:val="333333"/>
          <w:spacing w:val="7"/>
          <w:sz w:val="22"/>
          <w:szCs w:val="22"/>
        </w:rPr>
        <w:t xml:space="preserve"> </w:t>
      </w:r>
      <w:r w:rsidRPr="00CF028F">
        <w:rPr>
          <w:color w:val="333333"/>
          <w:sz w:val="22"/>
          <w:szCs w:val="22"/>
        </w:rPr>
        <w:t>inside</w:t>
      </w:r>
      <w:r w:rsidRPr="00CF028F">
        <w:rPr>
          <w:color w:val="333333"/>
          <w:spacing w:val="7"/>
          <w:sz w:val="22"/>
          <w:szCs w:val="22"/>
        </w:rPr>
        <w:t xml:space="preserve"> </w:t>
      </w:r>
      <w:r w:rsidRPr="00CF028F">
        <w:rPr>
          <w:color w:val="333333"/>
          <w:sz w:val="22"/>
          <w:szCs w:val="22"/>
        </w:rPr>
        <w:t>of</w:t>
      </w:r>
      <w:r w:rsidRPr="00CF028F">
        <w:rPr>
          <w:color w:val="333333"/>
          <w:spacing w:val="7"/>
          <w:sz w:val="22"/>
          <w:szCs w:val="22"/>
        </w:rPr>
        <w:t xml:space="preserve"> </w:t>
      </w:r>
      <w:r w:rsidRPr="00CF028F">
        <w:rPr>
          <w:color w:val="333333"/>
          <w:sz w:val="22"/>
          <w:szCs w:val="22"/>
        </w:rPr>
        <w:t>the</w:t>
      </w:r>
      <w:r w:rsidRPr="00CF028F">
        <w:rPr>
          <w:color w:val="333333"/>
          <w:spacing w:val="7"/>
          <w:sz w:val="22"/>
          <w:szCs w:val="22"/>
        </w:rPr>
        <w:t xml:space="preserve"> </w:t>
      </w:r>
      <w:r w:rsidRPr="00CF028F">
        <w:rPr>
          <w:color w:val="333333"/>
          <w:spacing w:val="-2"/>
          <w:sz w:val="22"/>
          <w:szCs w:val="22"/>
        </w:rPr>
        <w:t>pipe.</w:t>
      </w:r>
    </w:p>
    <w:p w14:paraId="2853D301" w14:textId="77777777" w:rsidR="00246B51" w:rsidRPr="00CF028F" w:rsidRDefault="00246B51">
      <w:pPr>
        <w:pStyle w:val="Heading2"/>
        <w:numPr>
          <w:ilvl w:val="1"/>
          <w:numId w:val="67"/>
        </w:numPr>
        <w:spacing w:before="240" w:after="240"/>
        <w:ind w:left="851" w:hanging="707"/>
        <w:rPr>
          <w:sz w:val="22"/>
          <w:szCs w:val="22"/>
        </w:rPr>
      </w:pPr>
      <w:bookmarkStart w:id="124" w:name="_Toc205628070"/>
      <w:bookmarkStart w:id="125" w:name="_Hlk180564965"/>
      <w:r w:rsidRPr="00CF028F">
        <w:rPr>
          <w:sz w:val="22"/>
          <w:szCs w:val="22"/>
        </w:rPr>
        <w:t>Distance</w:t>
      </w:r>
      <w:r w:rsidRPr="00CF028F">
        <w:rPr>
          <w:spacing w:val="11"/>
          <w:sz w:val="22"/>
          <w:szCs w:val="22"/>
        </w:rPr>
        <w:t xml:space="preserve"> </w:t>
      </w:r>
      <w:r w:rsidRPr="00CF028F">
        <w:rPr>
          <w:sz w:val="22"/>
          <w:szCs w:val="22"/>
        </w:rPr>
        <w:t>Between</w:t>
      </w:r>
      <w:r w:rsidRPr="00CF028F">
        <w:rPr>
          <w:spacing w:val="12"/>
          <w:sz w:val="22"/>
          <w:szCs w:val="22"/>
        </w:rPr>
        <w:t xml:space="preserve"> </w:t>
      </w:r>
      <w:r w:rsidRPr="00CF028F">
        <w:rPr>
          <w:spacing w:val="-2"/>
          <w:sz w:val="22"/>
          <w:szCs w:val="22"/>
        </w:rPr>
        <w:t>Welds</w:t>
      </w:r>
      <w:bookmarkEnd w:id="124"/>
    </w:p>
    <w:bookmarkEnd w:id="125"/>
    <w:p w14:paraId="32D28A6E" w14:textId="77777777" w:rsidR="00246B51" w:rsidRPr="00CF028F" w:rsidRDefault="00246B51" w:rsidP="00CF028F">
      <w:pPr>
        <w:pStyle w:val="BodyText"/>
        <w:spacing w:before="120" w:after="120"/>
        <w:ind w:left="1134" w:hanging="425"/>
        <w:rPr>
          <w:sz w:val="22"/>
          <w:szCs w:val="22"/>
        </w:rPr>
      </w:pPr>
      <w:r w:rsidRPr="00CF028F">
        <w:rPr>
          <w:b/>
          <w:sz w:val="22"/>
          <w:szCs w:val="22"/>
        </w:rPr>
        <w:t>8.11-1</w:t>
      </w:r>
      <w:r w:rsidRPr="00CF028F">
        <w:rPr>
          <w:b/>
          <w:spacing w:val="14"/>
          <w:sz w:val="22"/>
          <w:szCs w:val="22"/>
        </w:rPr>
        <w:t xml:space="preserve"> </w:t>
      </w:r>
      <w:r w:rsidRPr="00CF028F">
        <w:rPr>
          <w:b/>
          <w:sz w:val="22"/>
          <w:szCs w:val="22"/>
        </w:rPr>
        <w:t>-</w:t>
      </w:r>
      <w:r w:rsidRPr="00CF028F">
        <w:rPr>
          <w:b/>
          <w:spacing w:val="1"/>
          <w:sz w:val="22"/>
          <w:szCs w:val="22"/>
        </w:rPr>
        <w:t xml:space="preserve"> </w:t>
      </w:r>
      <w:r w:rsidRPr="00CF028F">
        <w:rPr>
          <w:color w:val="333333"/>
          <w:sz w:val="22"/>
          <w:szCs w:val="22"/>
        </w:rPr>
        <w:t>The</w:t>
      </w:r>
      <w:r w:rsidRPr="00CF028F">
        <w:rPr>
          <w:color w:val="333333"/>
          <w:spacing w:val="9"/>
          <w:sz w:val="22"/>
          <w:szCs w:val="22"/>
        </w:rPr>
        <w:t xml:space="preserve"> </w:t>
      </w:r>
      <w:r w:rsidRPr="00CF028F">
        <w:rPr>
          <w:color w:val="333333"/>
          <w:sz w:val="22"/>
          <w:szCs w:val="22"/>
        </w:rPr>
        <w:t>distance</w:t>
      </w:r>
      <w:r w:rsidRPr="00CF028F">
        <w:rPr>
          <w:color w:val="333333"/>
          <w:spacing w:val="8"/>
          <w:sz w:val="22"/>
          <w:szCs w:val="22"/>
        </w:rPr>
        <w:t xml:space="preserve"> </w:t>
      </w:r>
      <w:r w:rsidRPr="00CF028F">
        <w:rPr>
          <w:color w:val="333333"/>
          <w:sz w:val="22"/>
          <w:szCs w:val="22"/>
        </w:rPr>
        <w:t>between</w:t>
      </w:r>
      <w:r w:rsidRPr="00CF028F">
        <w:rPr>
          <w:color w:val="333333"/>
          <w:spacing w:val="8"/>
          <w:sz w:val="22"/>
          <w:szCs w:val="22"/>
        </w:rPr>
        <w:t xml:space="preserve"> </w:t>
      </w:r>
      <w:r w:rsidRPr="00CF028F">
        <w:rPr>
          <w:color w:val="333333"/>
          <w:sz w:val="22"/>
          <w:szCs w:val="22"/>
        </w:rPr>
        <w:t>welds</w:t>
      </w:r>
      <w:r w:rsidRPr="00CF028F">
        <w:rPr>
          <w:color w:val="333333"/>
          <w:spacing w:val="8"/>
          <w:sz w:val="22"/>
          <w:szCs w:val="22"/>
        </w:rPr>
        <w:t xml:space="preserve"> </w:t>
      </w:r>
      <w:r w:rsidRPr="00CF028F">
        <w:rPr>
          <w:color w:val="333333"/>
          <w:sz w:val="22"/>
          <w:szCs w:val="22"/>
        </w:rPr>
        <w:t>shall</w:t>
      </w:r>
      <w:r w:rsidRPr="00CF028F">
        <w:rPr>
          <w:color w:val="333333"/>
          <w:spacing w:val="9"/>
          <w:sz w:val="22"/>
          <w:szCs w:val="22"/>
        </w:rPr>
        <w:t xml:space="preserve"> </w:t>
      </w:r>
      <w:r w:rsidRPr="00CF028F">
        <w:rPr>
          <w:color w:val="333333"/>
          <w:sz w:val="22"/>
          <w:szCs w:val="22"/>
        </w:rPr>
        <w:t>comply</w:t>
      </w:r>
      <w:r w:rsidRPr="00CF028F">
        <w:rPr>
          <w:color w:val="333333"/>
          <w:spacing w:val="8"/>
          <w:sz w:val="22"/>
          <w:szCs w:val="22"/>
        </w:rPr>
        <w:t xml:space="preserve"> </w:t>
      </w:r>
      <w:r w:rsidRPr="00CF028F">
        <w:rPr>
          <w:color w:val="333333"/>
          <w:sz w:val="22"/>
          <w:szCs w:val="22"/>
        </w:rPr>
        <w:t>with</w:t>
      </w:r>
      <w:r w:rsidRPr="00CF028F">
        <w:rPr>
          <w:color w:val="333333"/>
          <w:spacing w:val="8"/>
          <w:sz w:val="22"/>
          <w:szCs w:val="22"/>
        </w:rPr>
        <w:t xml:space="preserve"> </w:t>
      </w:r>
      <w:r w:rsidRPr="00CF028F">
        <w:rPr>
          <w:color w:val="333333"/>
          <w:sz w:val="22"/>
          <w:szCs w:val="22"/>
        </w:rPr>
        <w:t>the</w:t>
      </w:r>
      <w:r w:rsidRPr="00CF028F">
        <w:rPr>
          <w:color w:val="333333"/>
          <w:spacing w:val="8"/>
          <w:sz w:val="22"/>
          <w:szCs w:val="22"/>
        </w:rPr>
        <w:t xml:space="preserve"> </w:t>
      </w:r>
      <w:r w:rsidRPr="00CF028F">
        <w:rPr>
          <w:color w:val="333333"/>
          <w:sz w:val="22"/>
          <w:szCs w:val="22"/>
        </w:rPr>
        <w:t>requirements</w:t>
      </w:r>
      <w:r w:rsidRPr="00CF028F">
        <w:rPr>
          <w:color w:val="333333"/>
          <w:spacing w:val="9"/>
          <w:sz w:val="22"/>
          <w:szCs w:val="22"/>
        </w:rPr>
        <w:t xml:space="preserve"> </w:t>
      </w:r>
      <w:r w:rsidRPr="00CF028F">
        <w:rPr>
          <w:color w:val="333333"/>
          <w:sz w:val="22"/>
          <w:szCs w:val="22"/>
        </w:rPr>
        <w:t>described</w:t>
      </w:r>
      <w:r w:rsidRPr="00CF028F">
        <w:rPr>
          <w:color w:val="333333"/>
          <w:spacing w:val="8"/>
          <w:sz w:val="22"/>
          <w:szCs w:val="22"/>
        </w:rPr>
        <w:t xml:space="preserve"> </w:t>
      </w:r>
      <w:r w:rsidRPr="00CF028F">
        <w:rPr>
          <w:color w:val="333333"/>
          <w:sz w:val="22"/>
          <w:szCs w:val="22"/>
        </w:rPr>
        <w:t>in</w:t>
      </w:r>
      <w:r w:rsidRPr="00CF028F">
        <w:rPr>
          <w:color w:val="333333"/>
          <w:spacing w:val="5"/>
          <w:sz w:val="22"/>
          <w:szCs w:val="22"/>
        </w:rPr>
        <w:t xml:space="preserve"> </w:t>
      </w:r>
      <w:hyperlink w:anchor="_bookmark25" w:history="1">
        <w:r w:rsidRPr="00CF028F">
          <w:rPr>
            <w:sz w:val="22"/>
            <w:szCs w:val="22"/>
            <w:u w:val="single"/>
          </w:rPr>
          <w:t>Table</w:t>
        </w:r>
        <w:r w:rsidRPr="00CF028F">
          <w:rPr>
            <w:spacing w:val="8"/>
            <w:sz w:val="22"/>
            <w:szCs w:val="22"/>
            <w:u w:val="single"/>
          </w:rPr>
          <w:t xml:space="preserve"> </w:t>
        </w:r>
        <w:r w:rsidRPr="00CF028F">
          <w:rPr>
            <w:spacing w:val="-5"/>
            <w:sz w:val="22"/>
            <w:szCs w:val="22"/>
            <w:u w:val="single"/>
          </w:rPr>
          <w:t>1</w:t>
        </w:r>
      </w:hyperlink>
      <w:r w:rsidRPr="00CF028F">
        <w:rPr>
          <w:spacing w:val="-5"/>
          <w:sz w:val="22"/>
          <w:szCs w:val="22"/>
        </w:rPr>
        <w:t>.</w:t>
      </w:r>
    </w:p>
    <w:p w14:paraId="17E2CA52" w14:textId="77777777" w:rsidR="0075477B" w:rsidRPr="00CF028F" w:rsidRDefault="0075477B" w:rsidP="00E40DB7">
      <w:pPr>
        <w:pStyle w:val="BodyText"/>
        <w:spacing w:before="120" w:after="240"/>
        <w:ind w:left="709"/>
        <w:rPr>
          <w:b/>
          <w:sz w:val="22"/>
          <w:szCs w:val="22"/>
        </w:rPr>
      </w:pPr>
      <w:r w:rsidRPr="005B705D">
        <w:rPr>
          <w:b/>
          <w:sz w:val="22"/>
          <w:szCs w:val="22"/>
          <w:rPrChange w:id="126" w:author="Marchenko, Sergey [Tengizchevroil]" w:date="2025-08-07T15:18:00Z" w16du:dateUtc="2025-08-07T10:18:00Z">
            <w:rPr>
              <w:b/>
              <w:sz w:val="22"/>
              <w:szCs w:val="22"/>
              <w:highlight w:val="yellow"/>
            </w:rPr>
          </w:rPrChange>
        </w:rPr>
        <w:t xml:space="preserve">Table </w:t>
      </w:r>
      <w:r w:rsidRPr="005B705D">
        <w:rPr>
          <w:b/>
          <w:iCs/>
          <w:sz w:val="22"/>
          <w:szCs w:val="22"/>
          <w:rPrChange w:id="127" w:author="Marchenko, Sergey [Tengizchevroil]" w:date="2025-08-07T15:18:00Z" w16du:dateUtc="2025-08-07T10:18:00Z">
            <w:rPr>
              <w:b/>
              <w:iCs/>
              <w:sz w:val="22"/>
              <w:szCs w:val="22"/>
              <w:highlight w:val="yellow"/>
            </w:rPr>
          </w:rPrChange>
        </w:rPr>
        <w:t>1</w:t>
      </w:r>
      <w:r w:rsidRPr="005B705D">
        <w:rPr>
          <w:b/>
          <w:sz w:val="22"/>
          <w:szCs w:val="22"/>
          <w:rPrChange w:id="128" w:author="Marchenko, Sergey [Tengizchevroil]" w:date="2025-08-07T15:18:00Z" w16du:dateUtc="2025-08-07T10:18:00Z">
            <w:rPr>
              <w:b/>
              <w:sz w:val="22"/>
              <w:szCs w:val="22"/>
              <w:highlight w:val="yellow"/>
            </w:rPr>
          </w:rPrChange>
        </w:rPr>
        <w:t>: Minimum Distance Between Welds</w:t>
      </w:r>
    </w:p>
    <w:tbl>
      <w:tblPr>
        <w:tblW w:w="0" w:type="auto"/>
        <w:tblInd w:w="719"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4188"/>
        <w:gridCol w:w="3064"/>
        <w:gridCol w:w="2491"/>
      </w:tblGrid>
      <w:tr w:rsidR="0075477B" w:rsidRPr="00A91D63" w14:paraId="64A67ADC" w14:textId="77777777" w:rsidTr="00E40DB7">
        <w:trPr>
          <w:trHeight w:val="303"/>
        </w:trPr>
        <w:tc>
          <w:tcPr>
            <w:tcW w:w="4188" w:type="dxa"/>
            <w:shd w:val="clear" w:color="auto" w:fill="F0F0F0"/>
          </w:tcPr>
          <w:p w14:paraId="69994988" w14:textId="77777777" w:rsidR="0075477B" w:rsidRPr="00A91D63" w:rsidRDefault="0075477B" w:rsidP="005157AC">
            <w:pPr>
              <w:pStyle w:val="TableParagraph"/>
              <w:spacing w:before="0"/>
              <w:ind w:left="36"/>
              <w:rPr>
                <w:rFonts w:ascii="Times New Roman" w:hAnsi="Times New Roman" w:cs="Times New Roman"/>
                <w:b/>
              </w:rPr>
            </w:pPr>
            <w:r w:rsidRPr="00A91D63">
              <w:rPr>
                <w:rFonts w:ascii="Times New Roman" w:hAnsi="Times New Roman" w:cs="Times New Roman"/>
                <w:b/>
                <w:color w:val="333333"/>
              </w:rPr>
              <w:t>Type</w:t>
            </w:r>
            <w:r w:rsidRPr="00A91D63">
              <w:rPr>
                <w:rFonts w:ascii="Times New Roman" w:hAnsi="Times New Roman" w:cs="Times New Roman"/>
                <w:b/>
                <w:color w:val="333333"/>
                <w:spacing w:val="5"/>
              </w:rPr>
              <w:t xml:space="preserve"> </w:t>
            </w:r>
            <w:r w:rsidRPr="00A91D63">
              <w:rPr>
                <w:rFonts w:ascii="Times New Roman" w:hAnsi="Times New Roman" w:cs="Times New Roman"/>
                <w:b/>
                <w:color w:val="333333"/>
              </w:rPr>
              <w:t>of</w:t>
            </w:r>
            <w:r w:rsidRPr="00A91D63">
              <w:rPr>
                <w:rFonts w:ascii="Times New Roman" w:hAnsi="Times New Roman" w:cs="Times New Roman"/>
                <w:b/>
                <w:color w:val="333333"/>
                <w:spacing w:val="6"/>
              </w:rPr>
              <w:t xml:space="preserve"> </w:t>
            </w:r>
            <w:r w:rsidRPr="00A91D63">
              <w:rPr>
                <w:rFonts w:ascii="Times New Roman" w:hAnsi="Times New Roman" w:cs="Times New Roman"/>
                <w:b/>
                <w:color w:val="333333"/>
              </w:rPr>
              <w:t>Weld</w:t>
            </w:r>
            <w:r w:rsidRPr="00A91D63">
              <w:rPr>
                <w:rFonts w:ascii="Times New Roman" w:hAnsi="Times New Roman" w:cs="Times New Roman"/>
                <w:b/>
                <w:color w:val="333333"/>
                <w:spacing w:val="6"/>
              </w:rPr>
              <w:t xml:space="preserve"> </w:t>
            </w:r>
            <w:r w:rsidRPr="00A91D63">
              <w:rPr>
                <w:rFonts w:ascii="Times New Roman" w:hAnsi="Times New Roman" w:cs="Times New Roman"/>
                <w:b/>
                <w:color w:val="333333"/>
              </w:rPr>
              <w:t>[Note</w:t>
            </w:r>
            <w:r w:rsidRPr="00A91D63">
              <w:rPr>
                <w:rFonts w:ascii="Times New Roman" w:hAnsi="Times New Roman" w:cs="Times New Roman"/>
                <w:b/>
                <w:color w:val="333333"/>
                <w:spacing w:val="6"/>
              </w:rPr>
              <w:t xml:space="preserve"> </w:t>
            </w:r>
            <w:r w:rsidRPr="00A91D63">
              <w:rPr>
                <w:rFonts w:ascii="Times New Roman" w:hAnsi="Times New Roman" w:cs="Times New Roman"/>
                <w:b/>
                <w:color w:val="333333"/>
                <w:spacing w:val="-5"/>
              </w:rPr>
              <w:t>3]</w:t>
            </w:r>
          </w:p>
        </w:tc>
        <w:tc>
          <w:tcPr>
            <w:tcW w:w="3064" w:type="dxa"/>
            <w:shd w:val="clear" w:color="auto" w:fill="F0F0F0"/>
          </w:tcPr>
          <w:p w14:paraId="38A6D6A7" w14:textId="77777777" w:rsidR="0075477B" w:rsidRPr="00A91D63" w:rsidRDefault="0075477B" w:rsidP="005157AC">
            <w:pPr>
              <w:pStyle w:val="TableParagraph"/>
              <w:spacing w:before="0"/>
              <w:ind w:left="36"/>
              <w:rPr>
                <w:rFonts w:ascii="Times New Roman" w:hAnsi="Times New Roman" w:cs="Times New Roman"/>
                <w:b/>
              </w:rPr>
            </w:pPr>
            <w:r w:rsidRPr="00A91D63">
              <w:rPr>
                <w:rFonts w:ascii="Times New Roman" w:hAnsi="Times New Roman" w:cs="Times New Roman"/>
                <w:b/>
                <w:color w:val="333333"/>
              </w:rPr>
              <w:t>Minimum</w:t>
            </w:r>
            <w:r w:rsidRPr="00A91D63">
              <w:rPr>
                <w:rFonts w:ascii="Times New Roman" w:hAnsi="Times New Roman" w:cs="Times New Roman"/>
                <w:b/>
                <w:color w:val="333333"/>
                <w:spacing w:val="7"/>
              </w:rPr>
              <w:t xml:space="preserve"> </w:t>
            </w:r>
            <w:r w:rsidRPr="00A91D63">
              <w:rPr>
                <w:rFonts w:ascii="Times New Roman" w:hAnsi="Times New Roman" w:cs="Times New Roman"/>
                <w:b/>
                <w:color w:val="333333"/>
              </w:rPr>
              <w:t>Distance</w:t>
            </w:r>
            <w:r w:rsidRPr="00A91D63">
              <w:rPr>
                <w:rFonts w:ascii="Times New Roman" w:hAnsi="Times New Roman" w:cs="Times New Roman"/>
                <w:b/>
                <w:color w:val="333333"/>
                <w:spacing w:val="8"/>
              </w:rPr>
              <w:t xml:space="preserve"> </w:t>
            </w:r>
            <w:r w:rsidRPr="00A91D63">
              <w:rPr>
                <w:rFonts w:ascii="Times New Roman" w:hAnsi="Times New Roman" w:cs="Times New Roman"/>
                <w:b/>
                <w:color w:val="333333"/>
              </w:rPr>
              <w:t>[Notes</w:t>
            </w:r>
            <w:r w:rsidRPr="00A91D63">
              <w:rPr>
                <w:rFonts w:ascii="Times New Roman" w:hAnsi="Times New Roman" w:cs="Times New Roman"/>
                <w:b/>
                <w:color w:val="333333"/>
                <w:spacing w:val="7"/>
              </w:rPr>
              <w:t xml:space="preserve"> </w:t>
            </w:r>
            <w:r w:rsidRPr="00A91D63">
              <w:rPr>
                <w:rFonts w:ascii="Times New Roman" w:hAnsi="Times New Roman" w:cs="Times New Roman"/>
                <w:b/>
                <w:color w:val="333333"/>
              </w:rPr>
              <w:t>1,</w:t>
            </w:r>
            <w:r w:rsidRPr="00A91D63">
              <w:rPr>
                <w:rFonts w:ascii="Times New Roman" w:hAnsi="Times New Roman" w:cs="Times New Roman"/>
                <w:b/>
                <w:color w:val="333333"/>
                <w:spacing w:val="8"/>
              </w:rPr>
              <w:t xml:space="preserve"> </w:t>
            </w:r>
            <w:r w:rsidRPr="00A91D63">
              <w:rPr>
                <w:rFonts w:ascii="Times New Roman" w:hAnsi="Times New Roman" w:cs="Times New Roman"/>
                <w:b/>
                <w:color w:val="333333"/>
                <w:spacing w:val="-5"/>
              </w:rPr>
              <w:t>2]</w:t>
            </w:r>
          </w:p>
        </w:tc>
        <w:tc>
          <w:tcPr>
            <w:tcW w:w="2491" w:type="dxa"/>
            <w:shd w:val="clear" w:color="auto" w:fill="F0F0F0"/>
          </w:tcPr>
          <w:p w14:paraId="7385875A" w14:textId="77777777" w:rsidR="0075477B" w:rsidRPr="00A91D63" w:rsidRDefault="0075477B" w:rsidP="005157AC">
            <w:pPr>
              <w:pStyle w:val="TableParagraph"/>
              <w:spacing w:before="0"/>
              <w:ind w:left="36"/>
              <w:rPr>
                <w:rFonts w:ascii="Times New Roman" w:hAnsi="Times New Roman" w:cs="Times New Roman"/>
                <w:b/>
              </w:rPr>
            </w:pPr>
            <w:r w:rsidRPr="00A91D63">
              <w:rPr>
                <w:rFonts w:ascii="Times New Roman" w:hAnsi="Times New Roman" w:cs="Times New Roman"/>
                <w:b/>
                <w:color w:val="333333"/>
              </w:rPr>
              <w:t>Pipe</w:t>
            </w:r>
            <w:r w:rsidRPr="00A91D63">
              <w:rPr>
                <w:rFonts w:ascii="Times New Roman" w:hAnsi="Times New Roman" w:cs="Times New Roman"/>
                <w:b/>
                <w:color w:val="333333"/>
                <w:spacing w:val="5"/>
              </w:rPr>
              <w:t xml:space="preserve"> </w:t>
            </w:r>
            <w:r w:rsidRPr="00A91D63">
              <w:rPr>
                <w:rFonts w:ascii="Times New Roman" w:hAnsi="Times New Roman" w:cs="Times New Roman"/>
                <w:b/>
                <w:color w:val="333333"/>
                <w:spacing w:val="-4"/>
              </w:rPr>
              <w:t>Size</w:t>
            </w:r>
          </w:p>
        </w:tc>
      </w:tr>
      <w:tr w:rsidR="00E048B3" w:rsidRPr="00A91D63" w14:paraId="514AD5BD" w14:textId="77777777" w:rsidTr="00E048B3">
        <w:trPr>
          <w:trHeight w:val="154"/>
        </w:trPr>
        <w:tc>
          <w:tcPr>
            <w:tcW w:w="4188" w:type="dxa"/>
            <w:vMerge w:val="restart"/>
            <w:vAlign w:val="center"/>
          </w:tcPr>
          <w:p w14:paraId="61C42ACD" w14:textId="77777777" w:rsidR="00E048B3" w:rsidRPr="00A91D63" w:rsidRDefault="00E048B3" w:rsidP="00C00323">
            <w:pPr>
              <w:pStyle w:val="TableParagraph"/>
              <w:spacing w:before="0"/>
              <w:ind w:left="36"/>
              <w:rPr>
                <w:rFonts w:ascii="Times New Roman" w:hAnsi="Times New Roman" w:cs="Times New Roman"/>
              </w:rPr>
            </w:pPr>
            <w:r w:rsidRPr="00A91D63">
              <w:rPr>
                <w:rFonts w:ascii="Times New Roman" w:hAnsi="Times New Roman" w:cs="Times New Roman"/>
                <w:color w:val="333333"/>
              </w:rPr>
              <w:t>Between</w:t>
            </w:r>
            <w:r w:rsidRPr="00A91D63">
              <w:rPr>
                <w:rFonts w:ascii="Times New Roman" w:hAnsi="Times New Roman" w:cs="Times New Roman"/>
                <w:color w:val="333333"/>
                <w:spacing w:val="8"/>
              </w:rPr>
              <w:t xml:space="preserve"> </w:t>
            </w:r>
            <w:r w:rsidRPr="00A91D63">
              <w:rPr>
                <w:rFonts w:ascii="Times New Roman" w:hAnsi="Times New Roman" w:cs="Times New Roman"/>
                <w:color w:val="333333"/>
              </w:rPr>
              <w:t>branch</w:t>
            </w:r>
            <w:r w:rsidRPr="00A91D63">
              <w:rPr>
                <w:rFonts w:ascii="Times New Roman" w:hAnsi="Times New Roman" w:cs="Times New Roman"/>
                <w:color w:val="333333"/>
                <w:spacing w:val="8"/>
              </w:rPr>
              <w:t xml:space="preserve"> </w:t>
            </w:r>
            <w:r w:rsidRPr="00A91D63">
              <w:rPr>
                <w:rFonts w:ascii="Times New Roman" w:hAnsi="Times New Roman" w:cs="Times New Roman"/>
                <w:color w:val="333333"/>
              </w:rPr>
              <w:t>connection</w:t>
            </w:r>
            <w:r w:rsidRPr="00A91D63">
              <w:rPr>
                <w:rFonts w:ascii="Times New Roman" w:hAnsi="Times New Roman" w:cs="Times New Roman"/>
                <w:color w:val="333333"/>
                <w:spacing w:val="9"/>
              </w:rPr>
              <w:t xml:space="preserve"> </w:t>
            </w:r>
            <w:r w:rsidRPr="00A91D63">
              <w:rPr>
                <w:rFonts w:ascii="Times New Roman" w:hAnsi="Times New Roman" w:cs="Times New Roman"/>
                <w:color w:val="333333"/>
                <w:spacing w:val="-2"/>
              </w:rPr>
              <w:t>welds</w:t>
            </w:r>
          </w:p>
          <w:p w14:paraId="3DAAF55B" w14:textId="77777777" w:rsidR="00E048B3" w:rsidRPr="00A91D63" w:rsidRDefault="00E048B3" w:rsidP="00C00323">
            <w:pPr>
              <w:pStyle w:val="TableParagraph"/>
              <w:spacing w:before="0"/>
              <w:ind w:left="36"/>
              <w:rPr>
                <w:rFonts w:ascii="Times New Roman" w:hAnsi="Times New Roman" w:cs="Times New Roman"/>
              </w:rPr>
            </w:pPr>
            <w:r w:rsidRPr="00A91D63">
              <w:rPr>
                <w:rFonts w:ascii="Times New Roman" w:hAnsi="Times New Roman" w:cs="Times New Roman"/>
                <w:color w:val="333333"/>
              </w:rPr>
              <w:t>(with</w:t>
            </w:r>
            <w:r w:rsidRPr="00A91D63">
              <w:rPr>
                <w:rFonts w:ascii="Times New Roman" w:hAnsi="Times New Roman" w:cs="Times New Roman"/>
                <w:color w:val="333333"/>
                <w:spacing w:val="6"/>
              </w:rPr>
              <w:t xml:space="preserve"> </w:t>
            </w:r>
            <w:r w:rsidRPr="00A91D63">
              <w:rPr>
                <w:rFonts w:ascii="Times New Roman" w:hAnsi="Times New Roman" w:cs="Times New Roman"/>
                <w:color w:val="333333"/>
              </w:rPr>
              <w:t>or</w:t>
            </w:r>
            <w:r w:rsidRPr="00A91D63">
              <w:rPr>
                <w:rFonts w:ascii="Times New Roman" w:hAnsi="Times New Roman" w:cs="Times New Roman"/>
                <w:color w:val="333333"/>
                <w:spacing w:val="6"/>
              </w:rPr>
              <w:t xml:space="preserve"> </w:t>
            </w:r>
            <w:r w:rsidRPr="00A91D63">
              <w:rPr>
                <w:rFonts w:ascii="Times New Roman" w:hAnsi="Times New Roman" w:cs="Times New Roman"/>
                <w:color w:val="333333"/>
              </w:rPr>
              <w:t>without</w:t>
            </w:r>
            <w:r w:rsidRPr="00A91D63">
              <w:rPr>
                <w:rFonts w:ascii="Times New Roman" w:hAnsi="Times New Roman" w:cs="Times New Roman"/>
                <w:color w:val="333333"/>
                <w:spacing w:val="6"/>
              </w:rPr>
              <w:t xml:space="preserve"> </w:t>
            </w:r>
            <w:r w:rsidRPr="00A91D63">
              <w:rPr>
                <w:rFonts w:ascii="Times New Roman" w:hAnsi="Times New Roman" w:cs="Times New Roman"/>
                <w:color w:val="333333"/>
              </w:rPr>
              <w:t>reinforcing</w:t>
            </w:r>
            <w:r w:rsidRPr="00A91D63">
              <w:rPr>
                <w:rFonts w:ascii="Times New Roman" w:hAnsi="Times New Roman" w:cs="Times New Roman"/>
                <w:color w:val="333333"/>
                <w:spacing w:val="6"/>
              </w:rPr>
              <w:t xml:space="preserve"> </w:t>
            </w:r>
            <w:r w:rsidRPr="00A91D63">
              <w:rPr>
                <w:rFonts w:ascii="Times New Roman" w:hAnsi="Times New Roman" w:cs="Times New Roman"/>
                <w:color w:val="333333"/>
              </w:rPr>
              <w:t>pads</w:t>
            </w:r>
            <w:r w:rsidRPr="00A91D63">
              <w:rPr>
                <w:rFonts w:ascii="Times New Roman" w:hAnsi="Times New Roman" w:cs="Times New Roman"/>
                <w:color w:val="333333"/>
                <w:spacing w:val="6"/>
              </w:rPr>
              <w:t xml:space="preserve"> </w:t>
            </w:r>
            <w:r w:rsidRPr="00A91D63">
              <w:rPr>
                <w:rFonts w:ascii="Times New Roman" w:hAnsi="Times New Roman" w:cs="Times New Roman"/>
                <w:color w:val="333333"/>
              </w:rPr>
              <w:t>or</w:t>
            </w:r>
            <w:r w:rsidRPr="00A91D63">
              <w:rPr>
                <w:rFonts w:ascii="Times New Roman" w:hAnsi="Times New Roman" w:cs="Times New Roman"/>
                <w:color w:val="333333"/>
                <w:spacing w:val="6"/>
              </w:rPr>
              <w:t xml:space="preserve"> </w:t>
            </w:r>
            <w:r w:rsidRPr="00A91D63">
              <w:rPr>
                <w:rFonts w:ascii="Times New Roman" w:hAnsi="Times New Roman" w:cs="Times New Roman"/>
                <w:color w:val="333333"/>
                <w:spacing w:val="-2"/>
              </w:rPr>
              <w:t>olets)</w:t>
            </w:r>
          </w:p>
        </w:tc>
        <w:tc>
          <w:tcPr>
            <w:tcW w:w="3064" w:type="dxa"/>
            <w:vAlign w:val="center"/>
          </w:tcPr>
          <w:p w14:paraId="4EB0B978" w14:textId="059C6F8D" w:rsidR="00E048B3" w:rsidRPr="00A752A9" w:rsidRDefault="00E048B3" w:rsidP="00A752A9">
            <w:pPr>
              <w:pStyle w:val="TableParagraph"/>
              <w:spacing w:before="0"/>
              <w:ind w:left="36"/>
              <w:rPr>
                <w:rFonts w:ascii="Times New Roman" w:hAnsi="Times New Roman" w:cs="Times New Roman"/>
                <w:lang w:val="ru-RU"/>
              </w:rPr>
            </w:pPr>
            <w:r w:rsidRPr="00A91D63">
              <w:rPr>
                <w:rFonts w:ascii="Times New Roman" w:hAnsi="Times New Roman" w:cs="Times New Roman"/>
                <w:color w:val="333333"/>
              </w:rPr>
              <w:t>The</w:t>
            </w:r>
            <w:r w:rsidRPr="00A91D63">
              <w:rPr>
                <w:rFonts w:ascii="Times New Roman" w:hAnsi="Times New Roman" w:cs="Times New Roman"/>
                <w:color w:val="333333"/>
                <w:spacing w:val="7"/>
              </w:rPr>
              <w:t xml:space="preserve"> </w:t>
            </w:r>
            <w:r w:rsidRPr="00A91D63">
              <w:rPr>
                <w:rFonts w:ascii="Times New Roman" w:hAnsi="Times New Roman" w:cs="Times New Roman"/>
                <w:color w:val="333333"/>
              </w:rPr>
              <w:t>larger</w:t>
            </w:r>
            <w:r w:rsidRPr="00A91D63">
              <w:rPr>
                <w:rFonts w:ascii="Times New Roman" w:hAnsi="Times New Roman" w:cs="Times New Roman"/>
                <w:color w:val="333333"/>
                <w:spacing w:val="8"/>
              </w:rPr>
              <w:t xml:space="preserve"> </w:t>
            </w:r>
            <w:r w:rsidRPr="00A91D63">
              <w:rPr>
                <w:rFonts w:ascii="Times New Roman" w:hAnsi="Times New Roman" w:cs="Times New Roman"/>
                <w:color w:val="333333"/>
                <w:spacing w:val="-5"/>
              </w:rPr>
              <w:t>of:</w:t>
            </w:r>
          </w:p>
        </w:tc>
        <w:tc>
          <w:tcPr>
            <w:tcW w:w="2491" w:type="dxa"/>
            <w:vAlign w:val="center"/>
          </w:tcPr>
          <w:p w14:paraId="6CC80A95" w14:textId="5D703542" w:rsidR="00E048B3" w:rsidRPr="00A91D63" w:rsidRDefault="00E048B3" w:rsidP="00C00323">
            <w:pPr>
              <w:pStyle w:val="TableParagraph"/>
              <w:spacing w:before="0"/>
              <w:ind w:left="36"/>
              <w:rPr>
                <w:rFonts w:ascii="Times New Roman" w:hAnsi="Times New Roman" w:cs="Times New Roman"/>
              </w:rPr>
            </w:pPr>
          </w:p>
        </w:tc>
      </w:tr>
      <w:tr w:rsidR="00E048B3" w:rsidRPr="00A91D63" w14:paraId="1098CF52" w14:textId="77777777" w:rsidTr="00E40DB7">
        <w:trPr>
          <w:trHeight w:val="154"/>
        </w:trPr>
        <w:tc>
          <w:tcPr>
            <w:tcW w:w="4188" w:type="dxa"/>
            <w:vMerge/>
            <w:vAlign w:val="center"/>
          </w:tcPr>
          <w:p w14:paraId="0532653A" w14:textId="77777777" w:rsidR="00E048B3" w:rsidRPr="00A91D63" w:rsidRDefault="00E048B3" w:rsidP="00C00323">
            <w:pPr>
              <w:pStyle w:val="TableParagraph"/>
              <w:spacing w:before="0"/>
              <w:ind w:left="36"/>
              <w:rPr>
                <w:rFonts w:ascii="Times New Roman" w:hAnsi="Times New Roman" w:cs="Times New Roman"/>
                <w:color w:val="333333"/>
              </w:rPr>
            </w:pPr>
          </w:p>
        </w:tc>
        <w:tc>
          <w:tcPr>
            <w:tcW w:w="3064" w:type="dxa"/>
            <w:vAlign w:val="center"/>
          </w:tcPr>
          <w:p w14:paraId="79620DC0" w14:textId="4C81471F" w:rsidR="00E048B3" w:rsidRPr="00A91D63" w:rsidRDefault="00A752A9" w:rsidP="00C00323">
            <w:pPr>
              <w:pStyle w:val="TableParagraph"/>
              <w:spacing w:before="0"/>
              <w:ind w:left="36"/>
              <w:rPr>
                <w:rFonts w:ascii="Times New Roman" w:hAnsi="Times New Roman" w:cs="Times New Roman"/>
                <w:color w:val="333333"/>
              </w:rPr>
            </w:pPr>
            <w:r w:rsidRPr="00A91D63">
              <w:rPr>
                <w:rFonts w:ascii="Times New Roman" w:hAnsi="Times New Roman" w:cs="Times New Roman"/>
                <w:color w:val="333333"/>
              </w:rPr>
              <w:t>2</w:t>
            </w:r>
            <w:r w:rsidRPr="00A91D63">
              <w:rPr>
                <w:rFonts w:ascii="Times New Roman" w:hAnsi="Times New Roman" w:cs="Times New Roman"/>
                <w:color w:val="333333"/>
                <w:spacing w:val="5"/>
              </w:rPr>
              <w:t xml:space="preserve"> </w:t>
            </w:r>
            <w:r w:rsidRPr="00A91D63">
              <w:rPr>
                <w:rFonts w:ascii="Times New Roman" w:hAnsi="Times New Roman" w:cs="Times New Roman"/>
                <w:color w:val="333333"/>
              </w:rPr>
              <w:t>inch</w:t>
            </w:r>
            <w:r w:rsidRPr="00A91D63">
              <w:rPr>
                <w:rFonts w:ascii="Times New Roman" w:hAnsi="Times New Roman" w:cs="Times New Roman"/>
                <w:color w:val="333333"/>
                <w:spacing w:val="5"/>
              </w:rPr>
              <w:t xml:space="preserve"> </w:t>
            </w:r>
            <w:r w:rsidRPr="00A91D63">
              <w:rPr>
                <w:rFonts w:ascii="Times New Roman" w:hAnsi="Times New Roman" w:cs="Times New Roman"/>
                <w:color w:val="333333"/>
              </w:rPr>
              <w:t>(50</w:t>
            </w:r>
            <w:r w:rsidRPr="00A91D63">
              <w:rPr>
                <w:rFonts w:ascii="Times New Roman" w:hAnsi="Times New Roman" w:cs="Times New Roman"/>
                <w:color w:val="333333"/>
                <w:spacing w:val="5"/>
              </w:rPr>
              <w:t xml:space="preserve"> </w:t>
            </w:r>
            <w:r w:rsidRPr="00A91D63">
              <w:rPr>
                <w:rFonts w:ascii="Times New Roman" w:hAnsi="Times New Roman" w:cs="Times New Roman"/>
                <w:color w:val="333333"/>
              </w:rPr>
              <w:t>mm)</w:t>
            </w:r>
            <w:r w:rsidRPr="00A91D63">
              <w:rPr>
                <w:rFonts w:ascii="Times New Roman" w:hAnsi="Times New Roman" w:cs="Times New Roman"/>
                <w:color w:val="333333"/>
                <w:spacing w:val="5"/>
              </w:rPr>
              <w:t xml:space="preserve"> </w:t>
            </w:r>
            <w:r w:rsidRPr="00A91D63">
              <w:rPr>
                <w:rFonts w:ascii="Times New Roman" w:hAnsi="Times New Roman" w:cs="Times New Roman"/>
                <w:color w:val="333333"/>
              </w:rPr>
              <w:t>and</w:t>
            </w:r>
            <w:r w:rsidRPr="00A91D63">
              <w:rPr>
                <w:rFonts w:ascii="Times New Roman" w:hAnsi="Times New Roman" w:cs="Times New Roman"/>
                <w:color w:val="333333"/>
                <w:spacing w:val="5"/>
              </w:rPr>
              <w:t xml:space="preserve"> </w:t>
            </w:r>
            <w:r w:rsidRPr="00A91D63">
              <w:rPr>
                <w:rFonts w:ascii="Times New Roman" w:hAnsi="Times New Roman" w:cs="Times New Roman"/>
                <w:color w:val="333333"/>
                <w:spacing w:val="-5"/>
              </w:rPr>
              <w:t>4×t</w:t>
            </w:r>
          </w:p>
        </w:tc>
        <w:tc>
          <w:tcPr>
            <w:tcW w:w="2491" w:type="dxa"/>
            <w:vAlign w:val="center"/>
          </w:tcPr>
          <w:p w14:paraId="41B67AFB" w14:textId="6C3613A7" w:rsidR="00E048B3" w:rsidRPr="009D4077" w:rsidRDefault="00B7315D" w:rsidP="00C00323">
            <w:pPr>
              <w:pStyle w:val="TableParagraph"/>
              <w:spacing w:before="0"/>
              <w:ind w:left="36"/>
              <w:rPr>
                <w:rFonts w:ascii="Times New Roman" w:hAnsi="Times New Roman" w:cs="Times New Roman"/>
                <w:color w:val="333333"/>
                <w:lang w:val="ru-RU"/>
              </w:rPr>
            </w:pPr>
            <w:r>
              <w:rPr>
                <w:rFonts w:ascii="Times New Roman" w:hAnsi="Times New Roman" w:cs="Times New Roman"/>
                <w:color w:val="333333"/>
              </w:rPr>
              <w:t>˂</w:t>
            </w:r>
            <w:r w:rsidR="009D4077" w:rsidRPr="009D4077">
              <w:rPr>
                <w:rFonts w:ascii="Times New Roman" w:hAnsi="Times New Roman" w:cs="Times New Roman"/>
                <w:color w:val="333333"/>
              </w:rPr>
              <w:t xml:space="preserve"> NPS </w:t>
            </w:r>
            <w:r w:rsidR="009D4077">
              <w:rPr>
                <w:rFonts w:ascii="Times New Roman" w:hAnsi="Times New Roman" w:cs="Times New Roman"/>
                <w:color w:val="333333"/>
                <w:lang w:val="ru-RU"/>
              </w:rPr>
              <w:t>4</w:t>
            </w:r>
          </w:p>
        </w:tc>
      </w:tr>
      <w:tr w:rsidR="00E048B3" w:rsidRPr="00A91D63" w14:paraId="06788199" w14:textId="77777777" w:rsidTr="00E40DB7">
        <w:trPr>
          <w:trHeight w:val="154"/>
        </w:trPr>
        <w:tc>
          <w:tcPr>
            <w:tcW w:w="4188" w:type="dxa"/>
            <w:vMerge/>
            <w:vAlign w:val="center"/>
          </w:tcPr>
          <w:p w14:paraId="515631FD" w14:textId="77777777" w:rsidR="00E048B3" w:rsidRPr="00A91D63" w:rsidRDefault="00E048B3" w:rsidP="00C00323">
            <w:pPr>
              <w:pStyle w:val="TableParagraph"/>
              <w:spacing w:before="0"/>
              <w:ind w:left="36"/>
              <w:rPr>
                <w:rFonts w:ascii="Times New Roman" w:hAnsi="Times New Roman" w:cs="Times New Roman"/>
                <w:color w:val="333333"/>
              </w:rPr>
            </w:pPr>
          </w:p>
        </w:tc>
        <w:tc>
          <w:tcPr>
            <w:tcW w:w="3064" w:type="dxa"/>
            <w:vAlign w:val="center"/>
          </w:tcPr>
          <w:p w14:paraId="72C88F66" w14:textId="3B14BD32" w:rsidR="00E048B3" w:rsidRPr="00A91D63" w:rsidRDefault="00A752A9" w:rsidP="00C00323">
            <w:pPr>
              <w:pStyle w:val="TableParagraph"/>
              <w:spacing w:before="0"/>
              <w:ind w:left="36"/>
              <w:rPr>
                <w:rFonts w:ascii="Times New Roman" w:hAnsi="Times New Roman" w:cs="Times New Roman"/>
                <w:color w:val="333333"/>
              </w:rPr>
            </w:pPr>
            <w:r w:rsidRPr="00A752A9">
              <w:rPr>
                <w:rFonts w:ascii="Times New Roman" w:hAnsi="Times New Roman" w:cs="Times New Roman"/>
                <w:color w:val="333333"/>
              </w:rPr>
              <w:t>4 inch (100 mm) and 4×t</w:t>
            </w:r>
          </w:p>
        </w:tc>
        <w:tc>
          <w:tcPr>
            <w:tcW w:w="2491" w:type="dxa"/>
            <w:vAlign w:val="center"/>
          </w:tcPr>
          <w:p w14:paraId="133229C1" w14:textId="412BD531" w:rsidR="00E048B3" w:rsidRPr="00A91D63" w:rsidRDefault="00B7315D" w:rsidP="00C00323">
            <w:pPr>
              <w:pStyle w:val="TableParagraph"/>
              <w:spacing w:before="0"/>
              <w:ind w:left="36"/>
              <w:rPr>
                <w:rFonts w:ascii="Times New Roman" w:hAnsi="Times New Roman" w:cs="Times New Roman"/>
                <w:color w:val="333333"/>
              </w:rPr>
            </w:pPr>
            <w:r>
              <w:rPr>
                <w:rFonts w:ascii="Times New Roman" w:hAnsi="Times New Roman" w:cs="Times New Roman"/>
                <w:color w:val="333333"/>
              </w:rPr>
              <w:t>≥</w:t>
            </w:r>
            <w:r>
              <w:rPr>
                <w:rFonts w:ascii="Times New Roman" w:hAnsi="Times New Roman" w:cs="Times New Roman"/>
                <w:color w:val="333333"/>
                <w:lang w:val="ru-RU"/>
              </w:rPr>
              <w:t xml:space="preserve"> </w:t>
            </w:r>
            <w:r w:rsidRPr="00B7315D">
              <w:rPr>
                <w:rFonts w:ascii="Times New Roman" w:hAnsi="Times New Roman" w:cs="Times New Roman"/>
                <w:color w:val="333333"/>
              </w:rPr>
              <w:t>NPS 4</w:t>
            </w:r>
          </w:p>
        </w:tc>
      </w:tr>
      <w:tr w:rsidR="00E048B3" w:rsidRPr="00AD1A84" w14:paraId="62F7C7D4" w14:textId="77777777" w:rsidTr="00E048B3">
        <w:trPr>
          <w:trHeight w:val="231"/>
        </w:trPr>
        <w:tc>
          <w:tcPr>
            <w:tcW w:w="4188" w:type="dxa"/>
            <w:vMerge w:val="restart"/>
            <w:vAlign w:val="center"/>
          </w:tcPr>
          <w:p w14:paraId="3EF684CF" w14:textId="77777777" w:rsidR="00E048B3" w:rsidRPr="00A91D63" w:rsidRDefault="00E048B3" w:rsidP="00C00323">
            <w:pPr>
              <w:pStyle w:val="TableParagraph"/>
              <w:spacing w:before="0"/>
              <w:ind w:left="36"/>
              <w:rPr>
                <w:rFonts w:ascii="Times New Roman" w:hAnsi="Times New Roman" w:cs="Times New Roman"/>
              </w:rPr>
            </w:pPr>
            <w:r w:rsidRPr="00A91D63">
              <w:rPr>
                <w:rFonts w:ascii="Times New Roman" w:hAnsi="Times New Roman" w:cs="Times New Roman"/>
                <w:color w:val="333333"/>
              </w:rPr>
              <w:t>Between</w:t>
            </w:r>
            <w:r w:rsidRPr="00A91D63">
              <w:rPr>
                <w:rFonts w:ascii="Times New Roman" w:hAnsi="Times New Roman" w:cs="Times New Roman"/>
                <w:color w:val="333333"/>
                <w:spacing w:val="8"/>
              </w:rPr>
              <w:t xml:space="preserve"> </w:t>
            </w:r>
            <w:r w:rsidRPr="00A91D63">
              <w:rPr>
                <w:rFonts w:ascii="Times New Roman" w:hAnsi="Times New Roman" w:cs="Times New Roman"/>
                <w:color w:val="333333"/>
              </w:rPr>
              <w:t>branch</w:t>
            </w:r>
            <w:r w:rsidRPr="00A91D63">
              <w:rPr>
                <w:rFonts w:ascii="Times New Roman" w:hAnsi="Times New Roman" w:cs="Times New Roman"/>
                <w:color w:val="333333"/>
                <w:spacing w:val="8"/>
              </w:rPr>
              <w:t xml:space="preserve"> </w:t>
            </w:r>
            <w:r w:rsidRPr="00A91D63">
              <w:rPr>
                <w:rFonts w:ascii="Times New Roman" w:hAnsi="Times New Roman" w:cs="Times New Roman"/>
                <w:color w:val="333333"/>
              </w:rPr>
              <w:t>connection</w:t>
            </w:r>
            <w:r w:rsidRPr="00A91D63">
              <w:rPr>
                <w:rFonts w:ascii="Times New Roman" w:hAnsi="Times New Roman" w:cs="Times New Roman"/>
                <w:color w:val="333333"/>
                <w:spacing w:val="9"/>
              </w:rPr>
              <w:t xml:space="preserve"> </w:t>
            </w:r>
            <w:r w:rsidRPr="00A91D63">
              <w:rPr>
                <w:rFonts w:ascii="Times New Roman" w:hAnsi="Times New Roman" w:cs="Times New Roman"/>
                <w:color w:val="333333"/>
                <w:spacing w:val="-2"/>
              </w:rPr>
              <w:t>welds</w:t>
            </w:r>
          </w:p>
          <w:p w14:paraId="1251C82D" w14:textId="77777777" w:rsidR="00E048B3" w:rsidRPr="00A91D63" w:rsidRDefault="00E048B3" w:rsidP="00C00323">
            <w:pPr>
              <w:pStyle w:val="TableParagraph"/>
              <w:spacing w:before="0"/>
              <w:ind w:left="36"/>
              <w:rPr>
                <w:rFonts w:ascii="Times New Roman" w:hAnsi="Times New Roman" w:cs="Times New Roman"/>
              </w:rPr>
            </w:pPr>
            <w:r w:rsidRPr="00A91D63">
              <w:rPr>
                <w:rFonts w:ascii="Times New Roman" w:hAnsi="Times New Roman" w:cs="Times New Roman"/>
                <w:color w:val="333333"/>
              </w:rPr>
              <w:t>(with or without reinforcing pads or olets) and circumferential buttwelds</w:t>
            </w:r>
          </w:p>
        </w:tc>
        <w:tc>
          <w:tcPr>
            <w:tcW w:w="3064" w:type="dxa"/>
            <w:vAlign w:val="center"/>
          </w:tcPr>
          <w:p w14:paraId="5175A794" w14:textId="3B37F6E1" w:rsidR="00E048B3" w:rsidRPr="00A752A9" w:rsidRDefault="00E048B3" w:rsidP="00A752A9">
            <w:pPr>
              <w:pStyle w:val="TableParagraph"/>
              <w:spacing w:before="0"/>
              <w:ind w:left="36"/>
              <w:rPr>
                <w:rFonts w:ascii="Times New Roman" w:hAnsi="Times New Roman" w:cs="Times New Roman"/>
                <w:lang w:val="ru-RU"/>
              </w:rPr>
            </w:pPr>
            <w:r w:rsidRPr="00A91D63">
              <w:rPr>
                <w:rFonts w:ascii="Times New Roman" w:hAnsi="Times New Roman" w:cs="Times New Roman"/>
                <w:color w:val="333333"/>
              </w:rPr>
              <w:t>The</w:t>
            </w:r>
            <w:r w:rsidRPr="00A91D63">
              <w:rPr>
                <w:rFonts w:ascii="Times New Roman" w:hAnsi="Times New Roman" w:cs="Times New Roman"/>
                <w:color w:val="333333"/>
                <w:spacing w:val="7"/>
              </w:rPr>
              <w:t xml:space="preserve"> </w:t>
            </w:r>
            <w:r w:rsidRPr="00A91D63">
              <w:rPr>
                <w:rFonts w:ascii="Times New Roman" w:hAnsi="Times New Roman" w:cs="Times New Roman"/>
                <w:color w:val="333333"/>
              </w:rPr>
              <w:t>larger</w:t>
            </w:r>
            <w:r w:rsidRPr="00A91D63">
              <w:rPr>
                <w:rFonts w:ascii="Times New Roman" w:hAnsi="Times New Roman" w:cs="Times New Roman"/>
                <w:color w:val="333333"/>
                <w:spacing w:val="8"/>
              </w:rPr>
              <w:t xml:space="preserve"> </w:t>
            </w:r>
            <w:r w:rsidRPr="00A91D63">
              <w:rPr>
                <w:rFonts w:ascii="Times New Roman" w:hAnsi="Times New Roman" w:cs="Times New Roman"/>
                <w:color w:val="333333"/>
                <w:spacing w:val="-5"/>
              </w:rPr>
              <w:t>of:</w:t>
            </w:r>
          </w:p>
        </w:tc>
        <w:tc>
          <w:tcPr>
            <w:tcW w:w="2491" w:type="dxa"/>
            <w:vAlign w:val="center"/>
          </w:tcPr>
          <w:p w14:paraId="1630A35C" w14:textId="34B8184B" w:rsidR="00E048B3" w:rsidRPr="00A91D63" w:rsidRDefault="00E048B3" w:rsidP="00CC3992">
            <w:pPr>
              <w:pStyle w:val="TableParagraph"/>
              <w:spacing w:before="0"/>
              <w:ind w:left="0"/>
              <w:rPr>
                <w:rFonts w:ascii="Times New Roman" w:hAnsi="Times New Roman" w:cs="Times New Roman"/>
              </w:rPr>
            </w:pPr>
          </w:p>
        </w:tc>
      </w:tr>
      <w:tr w:rsidR="00B7315D" w:rsidRPr="00A91D63" w14:paraId="38887553" w14:textId="77777777" w:rsidTr="00E40DB7">
        <w:trPr>
          <w:trHeight w:val="231"/>
        </w:trPr>
        <w:tc>
          <w:tcPr>
            <w:tcW w:w="4188" w:type="dxa"/>
            <w:vMerge/>
            <w:vAlign w:val="center"/>
          </w:tcPr>
          <w:p w14:paraId="6F99D9E5" w14:textId="77777777" w:rsidR="00B7315D" w:rsidRPr="00A91D63" w:rsidRDefault="00B7315D" w:rsidP="00B7315D">
            <w:pPr>
              <w:pStyle w:val="TableParagraph"/>
              <w:spacing w:before="0"/>
              <w:ind w:left="36"/>
              <w:rPr>
                <w:rFonts w:ascii="Times New Roman" w:hAnsi="Times New Roman" w:cs="Times New Roman"/>
                <w:color w:val="333333"/>
              </w:rPr>
            </w:pPr>
          </w:p>
        </w:tc>
        <w:tc>
          <w:tcPr>
            <w:tcW w:w="3064" w:type="dxa"/>
            <w:vAlign w:val="center"/>
          </w:tcPr>
          <w:p w14:paraId="7C491B60" w14:textId="7250C09B" w:rsidR="00B7315D" w:rsidRPr="00A91D63" w:rsidRDefault="00B7315D" w:rsidP="00B7315D">
            <w:pPr>
              <w:pStyle w:val="TableParagraph"/>
              <w:spacing w:before="0"/>
              <w:ind w:left="36"/>
              <w:rPr>
                <w:rFonts w:ascii="Times New Roman" w:hAnsi="Times New Roman" w:cs="Times New Roman"/>
                <w:color w:val="333333"/>
              </w:rPr>
            </w:pPr>
            <w:r w:rsidRPr="00A752A9">
              <w:rPr>
                <w:rFonts w:ascii="Times New Roman" w:hAnsi="Times New Roman" w:cs="Times New Roman"/>
                <w:color w:val="333333"/>
              </w:rPr>
              <w:t>2 inch (50 mm) and 4×t</w:t>
            </w:r>
          </w:p>
        </w:tc>
        <w:tc>
          <w:tcPr>
            <w:tcW w:w="2491" w:type="dxa"/>
            <w:vAlign w:val="center"/>
          </w:tcPr>
          <w:p w14:paraId="1BAC3560" w14:textId="502485A7" w:rsidR="00B7315D" w:rsidRPr="00A91D63" w:rsidRDefault="00B7315D" w:rsidP="00B7315D">
            <w:pPr>
              <w:pStyle w:val="TableParagraph"/>
              <w:spacing w:before="0"/>
              <w:ind w:left="0"/>
              <w:rPr>
                <w:rFonts w:ascii="Times New Roman" w:hAnsi="Times New Roman" w:cs="Times New Roman"/>
                <w:color w:val="333333"/>
              </w:rPr>
            </w:pPr>
            <w:r>
              <w:rPr>
                <w:rFonts w:ascii="Times New Roman" w:hAnsi="Times New Roman" w:cs="Times New Roman"/>
                <w:color w:val="333333"/>
              </w:rPr>
              <w:t>˂</w:t>
            </w:r>
            <w:r w:rsidRPr="009D4077">
              <w:rPr>
                <w:rFonts w:ascii="Times New Roman" w:hAnsi="Times New Roman" w:cs="Times New Roman"/>
                <w:color w:val="333333"/>
              </w:rPr>
              <w:t xml:space="preserve"> NPS </w:t>
            </w:r>
            <w:r>
              <w:rPr>
                <w:rFonts w:ascii="Times New Roman" w:hAnsi="Times New Roman" w:cs="Times New Roman"/>
                <w:color w:val="333333"/>
                <w:lang w:val="ru-RU"/>
              </w:rPr>
              <w:t>4</w:t>
            </w:r>
          </w:p>
        </w:tc>
      </w:tr>
      <w:tr w:rsidR="00B7315D" w:rsidRPr="00A91D63" w14:paraId="065958C7" w14:textId="77777777" w:rsidTr="00E40DB7">
        <w:trPr>
          <w:trHeight w:val="231"/>
        </w:trPr>
        <w:tc>
          <w:tcPr>
            <w:tcW w:w="4188" w:type="dxa"/>
            <w:vMerge/>
            <w:vAlign w:val="center"/>
          </w:tcPr>
          <w:p w14:paraId="6609B5A3" w14:textId="77777777" w:rsidR="00B7315D" w:rsidRPr="00A91D63" w:rsidRDefault="00B7315D" w:rsidP="00B7315D">
            <w:pPr>
              <w:pStyle w:val="TableParagraph"/>
              <w:spacing w:before="0"/>
              <w:ind w:left="36"/>
              <w:rPr>
                <w:rFonts w:ascii="Times New Roman" w:hAnsi="Times New Roman" w:cs="Times New Roman"/>
                <w:color w:val="333333"/>
              </w:rPr>
            </w:pPr>
          </w:p>
        </w:tc>
        <w:tc>
          <w:tcPr>
            <w:tcW w:w="3064" w:type="dxa"/>
            <w:vAlign w:val="center"/>
          </w:tcPr>
          <w:p w14:paraId="1D8A08CE" w14:textId="081BCF48" w:rsidR="00B7315D" w:rsidRPr="00A91D63" w:rsidRDefault="00B7315D" w:rsidP="00B7315D">
            <w:pPr>
              <w:pStyle w:val="TableParagraph"/>
              <w:spacing w:before="0"/>
              <w:ind w:left="36"/>
              <w:rPr>
                <w:rFonts w:ascii="Times New Roman" w:hAnsi="Times New Roman" w:cs="Times New Roman"/>
                <w:color w:val="333333"/>
              </w:rPr>
            </w:pPr>
            <w:r w:rsidRPr="00A752A9">
              <w:rPr>
                <w:rFonts w:ascii="Times New Roman" w:hAnsi="Times New Roman" w:cs="Times New Roman"/>
                <w:color w:val="333333"/>
              </w:rPr>
              <w:t>4 inch (100 mm) and 4×t</w:t>
            </w:r>
          </w:p>
        </w:tc>
        <w:tc>
          <w:tcPr>
            <w:tcW w:w="2491" w:type="dxa"/>
            <w:vAlign w:val="center"/>
          </w:tcPr>
          <w:p w14:paraId="53809177" w14:textId="24284A29" w:rsidR="00B7315D" w:rsidRPr="00A91D63" w:rsidRDefault="00B7315D" w:rsidP="00B7315D">
            <w:pPr>
              <w:pStyle w:val="TableParagraph"/>
              <w:spacing w:before="0"/>
              <w:ind w:left="0"/>
              <w:rPr>
                <w:rFonts w:ascii="Times New Roman" w:hAnsi="Times New Roman" w:cs="Times New Roman"/>
                <w:color w:val="333333"/>
              </w:rPr>
            </w:pPr>
            <w:r>
              <w:rPr>
                <w:rFonts w:ascii="Times New Roman" w:hAnsi="Times New Roman" w:cs="Times New Roman"/>
                <w:color w:val="333333"/>
              </w:rPr>
              <w:t>≥</w:t>
            </w:r>
            <w:r>
              <w:rPr>
                <w:rFonts w:ascii="Times New Roman" w:hAnsi="Times New Roman" w:cs="Times New Roman"/>
                <w:color w:val="333333"/>
                <w:lang w:val="ru-RU"/>
              </w:rPr>
              <w:t xml:space="preserve"> </w:t>
            </w:r>
            <w:r w:rsidRPr="00B7315D">
              <w:rPr>
                <w:rFonts w:ascii="Times New Roman" w:hAnsi="Times New Roman" w:cs="Times New Roman"/>
                <w:color w:val="333333"/>
              </w:rPr>
              <w:t>NPS 4</w:t>
            </w:r>
          </w:p>
        </w:tc>
      </w:tr>
      <w:tr w:rsidR="0075477B" w:rsidRPr="00A91D63" w14:paraId="3A3C22CB" w14:textId="77777777" w:rsidTr="00E40DB7">
        <w:trPr>
          <w:trHeight w:val="310"/>
        </w:trPr>
        <w:tc>
          <w:tcPr>
            <w:tcW w:w="4188" w:type="dxa"/>
            <w:vMerge w:val="restart"/>
            <w:vAlign w:val="center"/>
          </w:tcPr>
          <w:p w14:paraId="456CC507" w14:textId="77777777" w:rsidR="0075477B" w:rsidRPr="00A91D63" w:rsidRDefault="0075477B" w:rsidP="00CC3992">
            <w:pPr>
              <w:pStyle w:val="TableParagraph"/>
              <w:spacing w:before="0"/>
              <w:ind w:left="0"/>
              <w:rPr>
                <w:rFonts w:ascii="Times New Roman" w:hAnsi="Times New Roman" w:cs="Times New Roman"/>
              </w:rPr>
            </w:pPr>
            <w:r w:rsidRPr="00A91D63">
              <w:rPr>
                <w:rFonts w:ascii="Times New Roman" w:hAnsi="Times New Roman" w:cs="Times New Roman"/>
                <w:color w:val="333333"/>
              </w:rPr>
              <w:t>Between</w:t>
            </w:r>
            <w:r w:rsidRPr="00A91D63">
              <w:rPr>
                <w:rFonts w:ascii="Times New Roman" w:hAnsi="Times New Roman" w:cs="Times New Roman"/>
                <w:color w:val="333333"/>
                <w:spacing w:val="8"/>
              </w:rPr>
              <w:t xml:space="preserve"> </w:t>
            </w:r>
            <w:r w:rsidRPr="00A91D63">
              <w:rPr>
                <w:rFonts w:ascii="Times New Roman" w:hAnsi="Times New Roman" w:cs="Times New Roman"/>
                <w:color w:val="333333"/>
              </w:rPr>
              <w:t>two</w:t>
            </w:r>
            <w:r w:rsidRPr="00A91D63">
              <w:rPr>
                <w:rFonts w:ascii="Times New Roman" w:hAnsi="Times New Roman" w:cs="Times New Roman"/>
                <w:color w:val="333333"/>
                <w:spacing w:val="8"/>
              </w:rPr>
              <w:t xml:space="preserve"> </w:t>
            </w:r>
            <w:r w:rsidRPr="00A91D63">
              <w:rPr>
                <w:rFonts w:ascii="Times New Roman" w:hAnsi="Times New Roman" w:cs="Times New Roman"/>
                <w:color w:val="333333"/>
              </w:rPr>
              <w:t>circumferential</w:t>
            </w:r>
            <w:r w:rsidRPr="00A91D63">
              <w:rPr>
                <w:rFonts w:ascii="Times New Roman" w:hAnsi="Times New Roman" w:cs="Times New Roman"/>
                <w:color w:val="333333"/>
                <w:spacing w:val="8"/>
              </w:rPr>
              <w:t xml:space="preserve"> </w:t>
            </w:r>
            <w:r w:rsidRPr="00A91D63">
              <w:rPr>
                <w:rFonts w:ascii="Times New Roman" w:hAnsi="Times New Roman" w:cs="Times New Roman"/>
                <w:color w:val="333333"/>
                <w:spacing w:val="-2"/>
              </w:rPr>
              <w:t>buttwelds</w:t>
            </w:r>
          </w:p>
        </w:tc>
        <w:tc>
          <w:tcPr>
            <w:tcW w:w="3064" w:type="dxa"/>
            <w:vAlign w:val="center"/>
          </w:tcPr>
          <w:p w14:paraId="78CF7F9F" w14:textId="77777777" w:rsidR="0075477B" w:rsidRPr="00A91D63" w:rsidRDefault="0075477B" w:rsidP="00CC3992">
            <w:pPr>
              <w:pStyle w:val="TableParagraph"/>
              <w:spacing w:before="0"/>
              <w:ind w:left="36"/>
              <w:rPr>
                <w:rFonts w:ascii="Times New Roman" w:hAnsi="Times New Roman" w:cs="Times New Roman"/>
              </w:rPr>
            </w:pPr>
            <w:r w:rsidRPr="00A91D63">
              <w:rPr>
                <w:rFonts w:ascii="Times New Roman" w:hAnsi="Times New Roman" w:cs="Times New Roman"/>
                <w:color w:val="333333"/>
              </w:rPr>
              <w:t>The</w:t>
            </w:r>
            <w:r w:rsidRPr="00A91D63">
              <w:rPr>
                <w:rFonts w:ascii="Times New Roman" w:hAnsi="Times New Roman" w:cs="Times New Roman"/>
                <w:color w:val="333333"/>
                <w:spacing w:val="7"/>
              </w:rPr>
              <w:t xml:space="preserve"> </w:t>
            </w:r>
            <w:r w:rsidRPr="00A91D63">
              <w:rPr>
                <w:rFonts w:ascii="Times New Roman" w:hAnsi="Times New Roman" w:cs="Times New Roman"/>
                <w:color w:val="333333"/>
              </w:rPr>
              <w:t>larger</w:t>
            </w:r>
            <w:r w:rsidRPr="00A91D63">
              <w:rPr>
                <w:rFonts w:ascii="Times New Roman" w:hAnsi="Times New Roman" w:cs="Times New Roman"/>
                <w:color w:val="333333"/>
                <w:spacing w:val="8"/>
              </w:rPr>
              <w:t xml:space="preserve"> </w:t>
            </w:r>
            <w:r w:rsidRPr="00A91D63">
              <w:rPr>
                <w:rFonts w:ascii="Times New Roman" w:hAnsi="Times New Roman" w:cs="Times New Roman"/>
                <w:color w:val="333333"/>
                <w:spacing w:val="-5"/>
              </w:rPr>
              <w:t>of:</w:t>
            </w:r>
          </w:p>
        </w:tc>
        <w:tc>
          <w:tcPr>
            <w:tcW w:w="2491" w:type="dxa"/>
            <w:vAlign w:val="center"/>
          </w:tcPr>
          <w:p w14:paraId="4B5FEE0C" w14:textId="77777777" w:rsidR="0075477B" w:rsidRPr="00A91D63" w:rsidRDefault="0075477B" w:rsidP="00C00323">
            <w:pPr>
              <w:pStyle w:val="TableParagraph"/>
              <w:spacing w:before="0"/>
              <w:ind w:left="0"/>
              <w:rPr>
                <w:rFonts w:ascii="Times New Roman" w:hAnsi="Times New Roman" w:cs="Times New Roman"/>
              </w:rPr>
            </w:pPr>
          </w:p>
        </w:tc>
      </w:tr>
      <w:tr w:rsidR="0075477B" w:rsidRPr="00A91D63" w14:paraId="09E9E1CF" w14:textId="77777777" w:rsidTr="00E40DB7">
        <w:trPr>
          <w:trHeight w:val="334"/>
        </w:trPr>
        <w:tc>
          <w:tcPr>
            <w:tcW w:w="4188" w:type="dxa"/>
            <w:vMerge/>
            <w:tcBorders>
              <w:top w:val="nil"/>
            </w:tcBorders>
          </w:tcPr>
          <w:p w14:paraId="300F96D2" w14:textId="77777777" w:rsidR="0075477B" w:rsidRPr="00A91D63" w:rsidRDefault="0075477B" w:rsidP="00A05585"/>
        </w:tc>
        <w:tc>
          <w:tcPr>
            <w:tcW w:w="3064" w:type="dxa"/>
            <w:vAlign w:val="center"/>
          </w:tcPr>
          <w:p w14:paraId="6119BE4B" w14:textId="2E25F2D8" w:rsidR="0075477B" w:rsidRPr="00A91D63" w:rsidRDefault="00B7315D" w:rsidP="00CC3992">
            <w:pPr>
              <w:pStyle w:val="TableParagraph"/>
              <w:spacing w:before="0"/>
              <w:ind w:left="36"/>
              <w:rPr>
                <w:rFonts w:ascii="Times New Roman" w:hAnsi="Times New Roman" w:cs="Times New Roman"/>
              </w:rPr>
            </w:pPr>
            <w:r w:rsidRPr="00B7315D">
              <w:rPr>
                <w:rFonts w:ascii="Times New Roman" w:hAnsi="Times New Roman" w:cs="Times New Roman"/>
                <w:color w:val="333333"/>
              </w:rPr>
              <w:t>4 inch (100 mm) and 4×t</w:t>
            </w:r>
          </w:p>
        </w:tc>
        <w:tc>
          <w:tcPr>
            <w:tcW w:w="2491" w:type="dxa"/>
            <w:vAlign w:val="center"/>
          </w:tcPr>
          <w:p w14:paraId="33A63271" w14:textId="77777777" w:rsidR="0075477B" w:rsidRPr="00A91D63" w:rsidRDefault="0075477B" w:rsidP="00CC3992">
            <w:pPr>
              <w:pStyle w:val="TableParagraph"/>
              <w:spacing w:before="0"/>
              <w:ind w:left="36"/>
              <w:rPr>
                <w:rFonts w:ascii="Times New Roman" w:hAnsi="Times New Roman" w:cs="Times New Roman"/>
              </w:rPr>
            </w:pPr>
            <w:r w:rsidRPr="00A91D63">
              <w:rPr>
                <w:rFonts w:ascii="Times New Roman" w:hAnsi="Times New Roman" w:cs="Times New Roman"/>
              </w:rPr>
              <w:t>≤</w:t>
            </w:r>
            <w:r w:rsidRPr="00A91D63">
              <w:rPr>
                <w:rFonts w:ascii="Times New Roman" w:hAnsi="Times New Roman" w:cs="Times New Roman"/>
                <w:spacing w:val="4"/>
              </w:rPr>
              <w:t xml:space="preserve"> </w:t>
            </w:r>
            <w:r w:rsidRPr="00A91D63">
              <w:rPr>
                <w:rFonts w:ascii="Times New Roman" w:hAnsi="Times New Roman" w:cs="Times New Roman"/>
              </w:rPr>
              <w:t>NPS</w:t>
            </w:r>
            <w:r w:rsidRPr="00A91D63">
              <w:rPr>
                <w:rFonts w:ascii="Times New Roman" w:hAnsi="Times New Roman" w:cs="Times New Roman"/>
                <w:spacing w:val="4"/>
              </w:rPr>
              <w:t xml:space="preserve"> </w:t>
            </w:r>
            <w:r w:rsidRPr="00A91D63">
              <w:rPr>
                <w:rFonts w:ascii="Times New Roman" w:hAnsi="Times New Roman" w:cs="Times New Roman"/>
                <w:spacing w:val="-10"/>
              </w:rPr>
              <w:t>6</w:t>
            </w:r>
          </w:p>
        </w:tc>
      </w:tr>
      <w:tr w:rsidR="0075477B" w:rsidRPr="00A91D63" w14:paraId="20506695" w14:textId="77777777" w:rsidTr="00E40DB7">
        <w:trPr>
          <w:trHeight w:val="247"/>
        </w:trPr>
        <w:tc>
          <w:tcPr>
            <w:tcW w:w="4188" w:type="dxa"/>
            <w:vMerge/>
            <w:tcBorders>
              <w:top w:val="nil"/>
            </w:tcBorders>
          </w:tcPr>
          <w:p w14:paraId="6C8883FC" w14:textId="77777777" w:rsidR="0075477B" w:rsidRPr="00A91D63" w:rsidRDefault="0075477B" w:rsidP="00A05585"/>
        </w:tc>
        <w:tc>
          <w:tcPr>
            <w:tcW w:w="3064" w:type="dxa"/>
            <w:vAlign w:val="center"/>
          </w:tcPr>
          <w:p w14:paraId="4C3C46D1" w14:textId="77777777" w:rsidR="0075477B" w:rsidRPr="00A91D63" w:rsidRDefault="0075477B" w:rsidP="00CC3992">
            <w:pPr>
              <w:pStyle w:val="TableParagraph"/>
              <w:spacing w:before="0"/>
              <w:ind w:left="36"/>
              <w:rPr>
                <w:rFonts w:ascii="Times New Roman" w:hAnsi="Times New Roman" w:cs="Times New Roman"/>
              </w:rPr>
            </w:pPr>
            <w:r w:rsidRPr="00A91D63">
              <w:rPr>
                <w:rFonts w:ascii="Times New Roman" w:hAnsi="Times New Roman" w:cs="Times New Roman"/>
              </w:rPr>
              <w:t>4</w:t>
            </w:r>
            <w:r w:rsidRPr="00A91D63">
              <w:rPr>
                <w:rFonts w:ascii="Times New Roman" w:hAnsi="Times New Roman" w:cs="Times New Roman"/>
                <w:spacing w:val="5"/>
              </w:rPr>
              <w:t xml:space="preserve"> </w:t>
            </w:r>
            <w:r w:rsidRPr="00A91D63">
              <w:rPr>
                <w:rFonts w:ascii="Times New Roman" w:hAnsi="Times New Roman" w:cs="Times New Roman"/>
              </w:rPr>
              <w:t>inch</w:t>
            </w:r>
            <w:r w:rsidRPr="00A91D63">
              <w:rPr>
                <w:rFonts w:ascii="Times New Roman" w:hAnsi="Times New Roman" w:cs="Times New Roman"/>
                <w:spacing w:val="5"/>
              </w:rPr>
              <w:t xml:space="preserve"> </w:t>
            </w:r>
            <w:r w:rsidRPr="00A91D63">
              <w:rPr>
                <w:rFonts w:ascii="Times New Roman" w:hAnsi="Times New Roman" w:cs="Times New Roman"/>
              </w:rPr>
              <w:t>(100</w:t>
            </w:r>
            <w:r w:rsidRPr="00A91D63">
              <w:rPr>
                <w:rFonts w:ascii="Times New Roman" w:hAnsi="Times New Roman" w:cs="Times New Roman"/>
                <w:spacing w:val="5"/>
              </w:rPr>
              <w:t xml:space="preserve"> </w:t>
            </w:r>
            <w:r w:rsidRPr="00A91D63">
              <w:rPr>
                <w:rFonts w:ascii="Times New Roman" w:hAnsi="Times New Roman" w:cs="Times New Roman"/>
              </w:rPr>
              <w:t>mm)</w:t>
            </w:r>
            <w:r w:rsidRPr="00A91D63">
              <w:rPr>
                <w:rFonts w:ascii="Times New Roman" w:hAnsi="Times New Roman" w:cs="Times New Roman"/>
                <w:spacing w:val="5"/>
              </w:rPr>
              <w:t xml:space="preserve"> </w:t>
            </w:r>
            <w:r w:rsidRPr="00A91D63">
              <w:rPr>
                <w:rFonts w:ascii="Times New Roman" w:hAnsi="Times New Roman" w:cs="Times New Roman"/>
              </w:rPr>
              <w:t>and</w:t>
            </w:r>
            <w:r w:rsidRPr="00A91D63">
              <w:rPr>
                <w:rFonts w:ascii="Times New Roman" w:hAnsi="Times New Roman" w:cs="Times New Roman"/>
                <w:spacing w:val="6"/>
              </w:rPr>
              <w:t xml:space="preserve"> </w:t>
            </w:r>
            <w:r w:rsidRPr="00A91D63">
              <w:rPr>
                <w:rFonts w:ascii="Times New Roman" w:hAnsi="Times New Roman" w:cs="Times New Roman"/>
                <w:spacing w:val="-5"/>
              </w:rPr>
              <w:t>4×t</w:t>
            </w:r>
          </w:p>
        </w:tc>
        <w:tc>
          <w:tcPr>
            <w:tcW w:w="2491" w:type="dxa"/>
            <w:vAlign w:val="center"/>
          </w:tcPr>
          <w:p w14:paraId="3F75ABE6" w14:textId="77777777" w:rsidR="0075477B" w:rsidRPr="00A91D63" w:rsidRDefault="0075477B" w:rsidP="00CC3992">
            <w:pPr>
              <w:pStyle w:val="TableParagraph"/>
              <w:spacing w:before="0"/>
              <w:ind w:left="36"/>
              <w:rPr>
                <w:rFonts w:ascii="Times New Roman" w:hAnsi="Times New Roman" w:cs="Times New Roman"/>
              </w:rPr>
            </w:pPr>
            <w:r w:rsidRPr="00A91D63">
              <w:rPr>
                <w:rFonts w:ascii="Times New Roman" w:hAnsi="Times New Roman" w:cs="Times New Roman"/>
              </w:rPr>
              <w:t>NPS</w:t>
            </w:r>
            <w:r w:rsidRPr="00A91D63">
              <w:rPr>
                <w:rFonts w:ascii="Times New Roman" w:hAnsi="Times New Roman" w:cs="Times New Roman"/>
                <w:spacing w:val="3"/>
              </w:rPr>
              <w:t xml:space="preserve"> </w:t>
            </w:r>
            <w:r w:rsidRPr="00A91D63">
              <w:rPr>
                <w:rFonts w:ascii="Times New Roman" w:hAnsi="Times New Roman" w:cs="Times New Roman"/>
              </w:rPr>
              <w:t>8</w:t>
            </w:r>
            <w:r w:rsidRPr="00A91D63">
              <w:rPr>
                <w:rFonts w:ascii="Times New Roman" w:hAnsi="Times New Roman" w:cs="Times New Roman"/>
                <w:spacing w:val="6"/>
              </w:rPr>
              <w:t xml:space="preserve"> </w:t>
            </w:r>
            <w:r w:rsidRPr="00A91D63">
              <w:rPr>
                <w:rFonts w:ascii="Times New Roman" w:hAnsi="Times New Roman" w:cs="Times New Roman"/>
              </w:rPr>
              <w:t>thru</w:t>
            </w:r>
            <w:r w:rsidRPr="00A91D63">
              <w:rPr>
                <w:rFonts w:ascii="Times New Roman" w:hAnsi="Times New Roman" w:cs="Times New Roman"/>
                <w:spacing w:val="5"/>
              </w:rPr>
              <w:t xml:space="preserve"> </w:t>
            </w:r>
            <w:r w:rsidRPr="00A91D63">
              <w:rPr>
                <w:rFonts w:ascii="Times New Roman" w:hAnsi="Times New Roman" w:cs="Times New Roman"/>
              </w:rPr>
              <w:t>NPS</w:t>
            </w:r>
            <w:r w:rsidRPr="00A91D63">
              <w:rPr>
                <w:rFonts w:ascii="Times New Roman" w:hAnsi="Times New Roman" w:cs="Times New Roman"/>
                <w:spacing w:val="4"/>
              </w:rPr>
              <w:t xml:space="preserve"> </w:t>
            </w:r>
            <w:r w:rsidRPr="00A91D63">
              <w:rPr>
                <w:rFonts w:ascii="Times New Roman" w:hAnsi="Times New Roman" w:cs="Times New Roman"/>
                <w:spacing w:val="-5"/>
              </w:rPr>
              <w:t>12</w:t>
            </w:r>
          </w:p>
        </w:tc>
      </w:tr>
      <w:tr w:rsidR="0075477B" w:rsidRPr="00A91D63" w14:paraId="320A7EE4" w14:textId="77777777" w:rsidTr="00E40DB7">
        <w:trPr>
          <w:trHeight w:val="256"/>
        </w:trPr>
        <w:tc>
          <w:tcPr>
            <w:tcW w:w="4188" w:type="dxa"/>
            <w:vMerge/>
            <w:tcBorders>
              <w:top w:val="nil"/>
            </w:tcBorders>
          </w:tcPr>
          <w:p w14:paraId="477C154E" w14:textId="77777777" w:rsidR="0075477B" w:rsidRPr="00A91D63" w:rsidRDefault="0075477B" w:rsidP="00A05585"/>
        </w:tc>
        <w:tc>
          <w:tcPr>
            <w:tcW w:w="3064" w:type="dxa"/>
            <w:vAlign w:val="center"/>
          </w:tcPr>
          <w:p w14:paraId="7E4A2D7F" w14:textId="77777777" w:rsidR="0075477B" w:rsidRPr="00A91D63" w:rsidRDefault="0075477B" w:rsidP="00CC3992">
            <w:pPr>
              <w:pStyle w:val="TableParagraph"/>
              <w:spacing w:before="0"/>
              <w:ind w:left="36"/>
              <w:rPr>
                <w:rFonts w:ascii="Times New Roman" w:hAnsi="Times New Roman" w:cs="Times New Roman"/>
              </w:rPr>
            </w:pPr>
            <w:r w:rsidRPr="00A91D63">
              <w:rPr>
                <w:rFonts w:ascii="Times New Roman" w:hAnsi="Times New Roman" w:cs="Times New Roman"/>
              </w:rPr>
              <w:t>6</w:t>
            </w:r>
            <w:r w:rsidRPr="00A91D63">
              <w:rPr>
                <w:rFonts w:ascii="Times New Roman" w:hAnsi="Times New Roman" w:cs="Times New Roman"/>
                <w:spacing w:val="5"/>
              </w:rPr>
              <w:t xml:space="preserve"> </w:t>
            </w:r>
            <w:r w:rsidRPr="00A91D63">
              <w:rPr>
                <w:rFonts w:ascii="Times New Roman" w:hAnsi="Times New Roman" w:cs="Times New Roman"/>
              </w:rPr>
              <w:t>inch</w:t>
            </w:r>
            <w:r w:rsidRPr="00A91D63">
              <w:rPr>
                <w:rFonts w:ascii="Times New Roman" w:hAnsi="Times New Roman" w:cs="Times New Roman"/>
                <w:spacing w:val="5"/>
              </w:rPr>
              <w:t xml:space="preserve"> </w:t>
            </w:r>
            <w:r w:rsidRPr="00A91D63">
              <w:rPr>
                <w:rFonts w:ascii="Times New Roman" w:hAnsi="Times New Roman" w:cs="Times New Roman"/>
              </w:rPr>
              <w:t>(150</w:t>
            </w:r>
            <w:r w:rsidRPr="00A91D63">
              <w:rPr>
                <w:rFonts w:ascii="Times New Roman" w:hAnsi="Times New Roman" w:cs="Times New Roman"/>
                <w:spacing w:val="5"/>
              </w:rPr>
              <w:t xml:space="preserve"> </w:t>
            </w:r>
            <w:r w:rsidRPr="00A91D63">
              <w:rPr>
                <w:rFonts w:ascii="Times New Roman" w:hAnsi="Times New Roman" w:cs="Times New Roman"/>
              </w:rPr>
              <w:t>mm)</w:t>
            </w:r>
            <w:r w:rsidRPr="00A91D63">
              <w:rPr>
                <w:rFonts w:ascii="Times New Roman" w:hAnsi="Times New Roman" w:cs="Times New Roman"/>
                <w:spacing w:val="5"/>
              </w:rPr>
              <w:t xml:space="preserve"> </w:t>
            </w:r>
            <w:r w:rsidRPr="00A91D63">
              <w:rPr>
                <w:rFonts w:ascii="Times New Roman" w:hAnsi="Times New Roman" w:cs="Times New Roman"/>
              </w:rPr>
              <w:t>and</w:t>
            </w:r>
            <w:r w:rsidRPr="00A91D63">
              <w:rPr>
                <w:rFonts w:ascii="Times New Roman" w:hAnsi="Times New Roman" w:cs="Times New Roman"/>
                <w:spacing w:val="6"/>
              </w:rPr>
              <w:t xml:space="preserve"> </w:t>
            </w:r>
            <w:r w:rsidRPr="00A91D63">
              <w:rPr>
                <w:rFonts w:ascii="Times New Roman" w:hAnsi="Times New Roman" w:cs="Times New Roman"/>
                <w:spacing w:val="-5"/>
              </w:rPr>
              <w:t>4×t</w:t>
            </w:r>
          </w:p>
        </w:tc>
        <w:tc>
          <w:tcPr>
            <w:tcW w:w="2491" w:type="dxa"/>
            <w:vAlign w:val="center"/>
          </w:tcPr>
          <w:p w14:paraId="7EC04B02" w14:textId="77777777" w:rsidR="0075477B" w:rsidRPr="00A91D63" w:rsidRDefault="0075477B" w:rsidP="00CC3992">
            <w:pPr>
              <w:pStyle w:val="TableParagraph"/>
              <w:spacing w:before="0"/>
              <w:ind w:left="36"/>
              <w:rPr>
                <w:rFonts w:ascii="Times New Roman" w:hAnsi="Times New Roman" w:cs="Times New Roman"/>
              </w:rPr>
            </w:pPr>
            <w:r w:rsidRPr="00A91D63">
              <w:rPr>
                <w:rFonts w:ascii="Times New Roman" w:hAnsi="Times New Roman" w:cs="Times New Roman"/>
              </w:rPr>
              <w:t>≥</w:t>
            </w:r>
            <w:r w:rsidRPr="00A91D63">
              <w:rPr>
                <w:rFonts w:ascii="Times New Roman" w:hAnsi="Times New Roman" w:cs="Times New Roman"/>
                <w:spacing w:val="4"/>
              </w:rPr>
              <w:t xml:space="preserve"> </w:t>
            </w:r>
            <w:r w:rsidRPr="00A91D63">
              <w:rPr>
                <w:rFonts w:ascii="Times New Roman" w:hAnsi="Times New Roman" w:cs="Times New Roman"/>
              </w:rPr>
              <w:t>NPS</w:t>
            </w:r>
            <w:r w:rsidRPr="00A91D63">
              <w:rPr>
                <w:rFonts w:ascii="Times New Roman" w:hAnsi="Times New Roman" w:cs="Times New Roman"/>
                <w:spacing w:val="4"/>
              </w:rPr>
              <w:t xml:space="preserve"> </w:t>
            </w:r>
            <w:r w:rsidRPr="00A91D63">
              <w:rPr>
                <w:rFonts w:ascii="Times New Roman" w:hAnsi="Times New Roman" w:cs="Times New Roman"/>
                <w:spacing w:val="-5"/>
              </w:rPr>
              <w:t>14</w:t>
            </w:r>
          </w:p>
        </w:tc>
      </w:tr>
      <w:tr w:rsidR="0075477B" w:rsidRPr="00A91D63" w14:paraId="4AC5BCFE" w14:textId="77777777" w:rsidTr="00E40DB7">
        <w:trPr>
          <w:trHeight w:val="427"/>
        </w:trPr>
        <w:tc>
          <w:tcPr>
            <w:tcW w:w="4188" w:type="dxa"/>
            <w:vAlign w:val="center"/>
          </w:tcPr>
          <w:p w14:paraId="57B2D1B6" w14:textId="77777777" w:rsidR="0075477B" w:rsidRPr="00A91D63" w:rsidRDefault="0075477B" w:rsidP="00CC3992">
            <w:pPr>
              <w:pStyle w:val="TableParagraph"/>
              <w:spacing w:before="0"/>
              <w:ind w:left="0"/>
              <w:rPr>
                <w:rFonts w:ascii="Times New Roman" w:hAnsi="Times New Roman" w:cs="Times New Roman"/>
              </w:rPr>
            </w:pPr>
            <w:r w:rsidRPr="00A91D63">
              <w:rPr>
                <w:rFonts w:ascii="Times New Roman" w:hAnsi="Times New Roman" w:cs="Times New Roman"/>
                <w:color w:val="333333"/>
              </w:rPr>
              <w:lastRenderedPageBreak/>
              <w:t>Between</w:t>
            </w:r>
            <w:r w:rsidRPr="00A91D63">
              <w:rPr>
                <w:rFonts w:ascii="Times New Roman" w:hAnsi="Times New Roman" w:cs="Times New Roman"/>
                <w:color w:val="333333"/>
                <w:spacing w:val="5"/>
              </w:rPr>
              <w:t xml:space="preserve"> </w:t>
            </w:r>
            <w:r w:rsidRPr="00A91D63">
              <w:rPr>
                <w:rFonts w:ascii="Times New Roman" w:hAnsi="Times New Roman" w:cs="Times New Roman"/>
                <w:color w:val="333333"/>
              </w:rPr>
              <w:t>two</w:t>
            </w:r>
            <w:r w:rsidRPr="00A91D63">
              <w:rPr>
                <w:rFonts w:ascii="Times New Roman" w:hAnsi="Times New Roman" w:cs="Times New Roman"/>
                <w:color w:val="333333"/>
                <w:spacing w:val="6"/>
              </w:rPr>
              <w:t xml:space="preserve"> </w:t>
            </w:r>
            <w:r w:rsidRPr="00A91D63">
              <w:rPr>
                <w:rFonts w:ascii="Times New Roman" w:hAnsi="Times New Roman" w:cs="Times New Roman"/>
                <w:color w:val="333333"/>
              </w:rPr>
              <w:t>adjacent</w:t>
            </w:r>
            <w:r w:rsidRPr="00A91D63">
              <w:rPr>
                <w:rFonts w:ascii="Times New Roman" w:hAnsi="Times New Roman" w:cs="Times New Roman"/>
                <w:color w:val="333333"/>
                <w:spacing w:val="6"/>
              </w:rPr>
              <w:t xml:space="preserve"> </w:t>
            </w:r>
            <w:r w:rsidRPr="00A91D63">
              <w:rPr>
                <w:rFonts w:ascii="Times New Roman" w:hAnsi="Times New Roman" w:cs="Times New Roman"/>
                <w:color w:val="333333"/>
              </w:rPr>
              <w:t>fillet</w:t>
            </w:r>
            <w:r w:rsidRPr="00A91D63">
              <w:rPr>
                <w:rFonts w:ascii="Times New Roman" w:hAnsi="Times New Roman" w:cs="Times New Roman"/>
                <w:color w:val="333333"/>
                <w:spacing w:val="6"/>
              </w:rPr>
              <w:t xml:space="preserve"> </w:t>
            </w:r>
            <w:r w:rsidRPr="00A91D63">
              <w:rPr>
                <w:rFonts w:ascii="Times New Roman" w:hAnsi="Times New Roman" w:cs="Times New Roman"/>
                <w:color w:val="333333"/>
                <w:spacing w:val="-2"/>
              </w:rPr>
              <w:t>welds</w:t>
            </w:r>
          </w:p>
        </w:tc>
        <w:tc>
          <w:tcPr>
            <w:tcW w:w="3064" w:type="dxa"/>
            <w:vAlign w:val="center"/>
          </w:tcPr>
          <w:p w14:paraId="7967C6CE" w14:textId="77777777" w:rsidR="003A7392" w:rsidRPr="003A7392" w:rsidRDefault="003A7392" w:rsidP="00CC3992">
            <w:pPr>
              <w:pStyle w:val="TableParagraph"/>
              <w:spacing w:before="0"/>
              <w:ind w:left="36"/>
              <w:rPr>
                <w:rFonts w:ascii="Times New Roman" w:hAnsi="Times New Roman" w:cs="Times New Roman"/>
                <w:color w:val="333333"/>
              </w:rPr>
            </w:pPr>
            <w:r w:rsidRPr="003A7392">
              <w:rPr>
                <w:rFonts w:ascii="Times New Roman" w:hAnsi="Times New Roman" w:cs="Times New Roman"/>
                <w:color w:val="333333"/>
              </w:rPr>
              <w:t>The larger of:</w:t>
            </w:r>
          </w:p>
          <w:p w14:paraId="3B45CDDC" w14:textId="0916D21F" w:rsidR="0075477B" w:rsidRPr="00A91D63" w:rsidRDefault="003A7392" w:rsidP="00CC3992">
            <w:pPr>
              <w:pStyle w:val="TableParagraph"/>
              <w:spacing w:before="0"/>
              <w:ind w:left="36"/>
              <w:rPr>
                <w:rFonts w:ascii="Times New Roman" w:hAnsi="Times New Roman" w:cs="Times New Roman"/>
              </w:rPr>
            </w:pPr>
            <w:r w:rsidRPr="003A7392">
              <w:rPr>
                <w:rFonts w:ascii="Times New Roman" w:hAnsi="Times New Roman" w:cs="Times New Roman"/>
                <w:color w:val="333333"/>
              </w:rPr>
              <w:t>2 inch (50 mm) and 4×t</w:t>
            </w:r>
          </w:p>
        </w:tc>
        <w:tc>
          <w:tcPr>
            <w:tcW w:w="2491" w:type="dxa"/>
            <w:vAlign w:val="center"/>
          </w:tcPr>
          <w:p w14:paraId="7FF73C00" w14:textId="77777777" w:rsidR="0075477B" w:rsidRPr="00A91D63" w:rsidRDefault="0075477B" w:rsidP="00CC3992">
            <w:pPr>
              <w:pStyle w:val="TableParagraph"/>
              <w:spacing w:before="0"/>
              <w:ind w:left="36"/>
              <w:rPr>
                <w:rFonts w:ascii="Times New Roman" w:hAnsi="Times New Roman" w:cs="Times New Roman"/>
              </w:rPr>
            </w:pPr>
            <w:r w:rsidRPr="00A91D63">
              <w:rPr>
                <w:rFonts w:ascii="Times New Roman" w:hAnsi="Times New Roman" w:cs="Times New Roman"/>
                <w:color w:val="333333"/>
              </w:rPr>
              <w:t>All</w:t>
            </w:r>
            <w:r w:rsidRPr="00A91D63">
              <w:rPr>
                <w:rFonts w:ascii="Times New Roman" w:hAnsi="Times New Roman" w:cs="Times New Roman"/>
                <w:color w:val="333333"/>
                <w:spacing w:val="3"/>
              </w:rPr>
              <w:t xml:space="preserve"> </w:t>
            </w:r>
            <w:r w:rsidRPr="00A91D63">
              <w:rPr>
                <w:rFonts w:ascii="Times New Roman" w:hAnsi="Times New Roman" w:cs="Times New Roman"/>
                <w:color w:val="333333"/>
                <w:spacing w:val="-2"/>
              </w:rPr>
              <w:t>Sizes</w:t>
            </w:r>
          </w:p>
        </w:tc>
      </w:tr>
      <w:tr w:rsidR="0075477B" w:rsidRPr="00A91D63" w14:paraId="0AE723CF" w14:textId="77777777" w:rsidTr="00E40DB7">
        <w:trPr>
          <w:trHeight w:val="1336"/>
        </w:trPr>
        <w:tc>
          <w:tcPr>
            <w:tcW w:w="9743" w:type="dxa"/>
            <w:gridSpan w:val="3"/>
          </w:tcPr>
          <w:p w14:paraId="7FDA4DE5" w14:textId="4E205877" w:rsidR="0075477B" w:rsidRPr="00A91D63" w:rsidRDefault="0075477B" w:rsidP="00C5371E">
            <w:pPr>
              <w:pStyle w:val="TableParagraph"/>
              <w:spacing w:before="60"/>
              <w:ind w:left="36"/>
              <w:rPr>
                <w:rFonts w:ascii="Times New Roman" w:hAnsi="Times New Roman" w:cs="Times New Roman"/>
                <w:b/>
                <w:i/>
              </w:rPr>
            </w:pPr>
            <w:r w:rsidRPr="00A91D63">
              <w:rPr>
                <w:rFonts w:ascii="Times New Roman" w:hAnsi="Times New Roman" w:cs="Times New Roman"/>
                <w:b/>
                <w:i/>
                <w:color w:val="333333"/>
                <w:spacing w:val="-2"/>
              </w:rPr>
              <w:t>Notes:</w:t>
            </w:r>
          </w:p>
          <w:p w14:paraId="74EB3F74" w14:textId="77777777" w:rsidR="0075477B" w:rsidRPr="00A91D63" w:rsidRDefault="0075477B" w:rsidP="00EC791D">
            <w:pPr>
              <w:pStyle w:val="TableParagraph"/>
              <w:numPr>
                <w:ilvl w:val="0"/>
                <w:numId w:val="27"/>
              </w:numPr>
              <w:tabs>
                <w:tab w:val="left" w:pos="650"/>
              </w:tabs>
              <w:spacing w:before="0"/>
              <w:ind w:left="291" w:hanging="291"/>
              <w:rPr>
                <w:rFonts w:ascii="Times New Roman" w:hAnsi="Times New Roman" w:cs="Times New Roman"/>
                <w:i/>
              </w:rPr>
            </w:pPr>
            <w:r w:rsidRPr="00A91D63">
              <w:rPr>
                <w:rFonts w:ascii="Times New Roman" w:hAnsi="Times New Roman" w:cs="Times New Roman"/>
                <w:i/>
                <w:color w:val="333333"/>
                <w:position w:val="2"/>
              </w:rPr>
              <w:t>Distances</w:t>
            </w:r>
            <w:r w:rsidRPr="00A91D63">
              <w:rPr>
                <w:rFonts w:ascii="Times New Roman" w:hAnsi="Times New Roman" w:cs="Times New Roman"/>
                <w:i/>
                <w:color w:val="333333"/>
                <w:spacing w:val="5"/>
                <w:position w:val="2"/>
              </w:rPr>
              <w:t xml:space="preserve"> </w:t>
            </w:r>
            <w:r w:rsidRPr="00A91D63">
              <w:rPr>
                <w:rFonts w:ascii="Times New Roman" w:hAnsi="Times New Roman" w:cs="Times New Roman"/>
                <w:i/>
                <w:color w:val="333333"/>
                <w:position w:val="2"/>
              </w:rPr>
              <w:t>are</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from</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toe</w:t>
            </w:r>
            <w:r w:rsidRPr="00A91D63">
              <w:rPr>
                <w:rFonts w:ascii="Times New Roman" w:hAnsi="Times New Roman" w:cs="Times New Roman"/>
                <w:i/>
                <w:color w:val="333333"/>
                <w:spacing w:val="5"/>
                <w:position w:val="2"/>
              </w:rPr>
              <w:t xml:space="preserve"> </w:t>
            </w:r>
            <w:r w:rsidRPr="00A91D63">
              <w:rPr>
                <w:rFonts w:ascii="Times New Roman" w:hAnsi="Times New Roman" w:cs="Times New Roman"/>
                <w:i/>
                <w:color w:val="333333"/>
                <w:position w:val="2"/>
              </w:rPr>
              <w:t>of</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weld</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to</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toe</w:t>
            </w:r>
            <w:r w:rsidRPr="00A91D63">
              <w:rPr>
                <w:rFonts w:ascii="Times New Roman" w:hAnsi="Times New Roman" w:cs="Times New Roman"/>
                <w:i/>
                <w:color w:val="333333"/>
                <w:spacing w:val="5"/>
                <w:position w:val="2"/>
              </w:rPr>
              <w:t xml:space="preserve"> </w:t>
            </w:r>
            <w:r w:rsidRPr="00A91D63">
              <w:rPr>
                <w:rFonts w:ascii="Times New Roman" w:hAnsi="Times New Roman" w:cs="Times New Roman"/>
                <w:i/>
                <w:color w:val="333333"/>
                <w:position w:val="2"/>
              </w:rPr>
              <w:t>of</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spacing w:val="-2"/>
                <w:position w:val="2"/>
              </w:rPr>
              <w:t>weld.</w:t>
            </w:r>
          </w:p>
          <w:p w14:paraId="7FEE2951" w14:textId="77777777" w:rsidR="0075477B" w:rsidRPr="00A91D63" w:rsidRDefault="0075477B" w:rsidP="00EC791D">
            <w:pPr>
              <w:pStyle w:val="TableParagraph"/>
              <w:numPr>
                <w:ilvl w:val="0"/>
                <w:numId w:val="27"/>
              </w:numPr>
              <w:tabs>
                <w:tab w:val="left" w:pos="650"/>
              </w:tabs>
              <w:spacing w:before="0"/>
              <w:ind w:left="291" w:hanging="291"/>
              <w:rPr>
                <w:rFonts w:ascii="Times New Roman" w:hAnsi="Times New Roman" w:cs="Times New Roman"/>
                <w:i/>
              </w:rPr>
            </w:pPr>
            <w:r w:rsidRPr="00A91D63">
              <w:rPr>
                <w:rFonts w:ascii="Times New Roman" w:hAnsi="Times New Roman" w:cs="Times New Roman"/>
                <w:i/>
                <w:color w:val="333333"/>
                <w:position w:val="2"/>
              </w:rPr>
              <w:t>“t”</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is</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the</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nominal</w:t>
            </w:r>
            <w:r w:rsidRPr="00A91D63">
              <w:rPr>
                <w:rFonts w:ascii="Times New Roman" w:hAnsi="Times New Roman" w:cs="Times New Roman"/>
                <w:i/>
                <w:color w:val="333333"/>
                <w:spacing w:val="7"/>
                <w:position w:val="2"/>
              </w:rPr>
              <w:t xml:space="preserve"> </w:t>
            </w:r>
            <w:r w:rsidRPr="00A91D63">
              <w:rPr>
                <w:rFonts w:ascii="Times New Roman" w:hAnsi="Times New Roman" w:cs="Times New Roman"/>
                <w:i/>
                <w:color w:val="333333"/>
                <w:position w:val="2"/>
              </w:rPr>
              <w:t>thickness</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of</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the</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weld</w:t>
            </w:r>
            <w:r w:rsidRPr="00A91D63">
              <w:rPr>
                <w:rFonts w:ascii="Times New Roman" w:hAnsi="Times New Roman" w:cs="Times New Roman"/>
                <w:i/>
                <w:color w:val="333333"/>
                <w:spacing w:val="7"/>
                <w:position w:val="2"/>
              </w:rPr>
              <w:t xml:space="preserve"> </w:t>
            </w:r>
            <w:r w:rsidRPr="00A91D63">
              <w:rPr>
                <w:rFonts w:ascii="Times New Roman" w:hAnsi="Times New Roman" w:cs="Times New Roman"/>
                <w:i/>
                <w:color w:val="333333"/>
                <w:position w:val="2"/>
              </w:rPr>
              <w:t>for</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butt</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welds,</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or</w:t>
            </w:r>
            <w:r w:rsidRPr="00A91D63">
              <w:rPr>
                <w:rFonts w:ascii="Times New Roman" w:hAnsi="Times New Roman" w:cs="Times New Roman"/>
                <w:i/>
                <w:color w:val="333333"/>
                <w:spacing w:val="7"/>
                <w:position w:val="2"/>
              </w:rPr>
              <w:t xml:space="preserve"> </w:t>
            </w:r>
            <w:r w:rsidRPr="00A91D63">
              <w:rPr>
                <w:rFonts w:ascii="Times New Roman" w:hAnsi="Times New Roman" w:cs="Times New Roman"/>
                <w:i/>
                <w:color w:val="333333"/>
                <w:position w:val="2"/>
              </w:rPr>
              <w:t>the</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thickness</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of</w:t>
            </w:r>
            <w:r w:rsidRPr="00A91D63">
              <w:rPr>
                <w:rFonts w:ascii="Times New Roman" w:hAnsi="Times New Roman" w:cs="Times New Roman"/>
                <w:i/>
                <w:color w:val="333333"/>
                <w:spacing w:val="7"/>
                <w:position w:val="2"/>
              </w:rPr>
              <w:t xml:space="preserve"> </w:t>
            </w:r>
            <w:r w:rsidRPr="00A91D63">
              <w:rPr>
                <w:rFonts w:ascii="Times New Roman" w:hAnsi="Times New Roman" w:cs="Times New Roman"/>
                <w:i/>
                <w:color w:val="333333"/>
                <w:position w:val="2"/>
              </w:rPr>
              <w:t>the</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header</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for</w:t>
            </w:r>
            <w:r w:rsidRPr="00A91D63">
              <w:rPr>
                <w:rFonts w:ascii="Times New Roman" w:hAnsi="Times New Roman" w:cs="Times New Roman"/>
                <w:i/>
                <w:color w:val="333333"/>
                <w:spacing w:val="6"/>
                <w:position w:val="2"/>
              </w:rPr>
              <w:t xml:space="preserve"> </w:t>
            </w:r>
            <w:r w:rsidRPr="00A91D63">
              <w:rPr>
                <w:rFonts w:ascii="Times New Roman" w:hAnsi="Times New Roman" w:cs="Times New Roman"/>
                <w:i/>
                <w:color w:val="333333"/>
                <w:position w:val="2"/>
              </w:rPr>
              <w:t>branch</w:t>
            </w:r>
            <w:r w:rsidRPr="00A91D63">
              <w:rPr>
                <w:rFonts w:ascii="Times New Roman" w:hAnsi="Times New Roman" w:cs="Times New Roman"/>
                <w:i/>
                <w:color w:val="333333"/>
                <w:spacing w:val="7"/>
                <w:position w:val="2"/>
              </w:rPr>
              <w:t xml:space="preserve"> </w:t>
            </w:r>
            <w:r w:rsidRPr="00A91D63">
              <w:rPr>
                <w:rFonts w:ascii="Times New Roman" w:hAnsi="Times New Roman" w:cs="Times New Roman"/>
                <w:i/>
                <w:color w:val="333333"/>
                <w:spacing w:val="-2"/>
                <w:position w:val="2"/>
              </w:rPr>
              <w:t>connections.</w:t>
            </w:r>
          </w:p>
          <w:p w14:paraId="6EB40315" w14:textId="77777777" w:rsidR="0075477B" w:rsidRPr="00A91D63" w:rsidRDefault="0075477B" w:rsidP="00EC791D">
            <w:pPr>
              <w:pStyle w:val="TableParagraph"/>
              <w:numPr>
                <w:ilvl w:val="0"/>
                <w:numId w:val="27"/>
              </w:numPr>
              <w:tabs>
                <w:tab w:val="left" w:pos="650"/>
                <w:tab w:val="left" w:pos="652"/>
              </w:tabs>
              <w:spacing w:before="0"/>
              <w:ind w:left="293"/>
              <w:rPr>
                <w:i/>
              </w:rPr>
            </w:pPr>
            <w:r w:rsidRPr="00A91D63">
              <w:rPr>
                <w:rFonts w:ascii="Times New Roman" w:hAnsi="Times New Roman" w:cs="Times New Roman"/>
                <w:i/>
                <w:color w:val="333333"/>
                <w:position w:val="2"/>
              </w:rPr>
              <w:t xml:space="preserve">The branch connection weld is the weld between the branch and the header. If reinforcing pads are used, the </w:t>
            </w:r>
            <w:r w:rsidRPr="00A91D63">
              <w:rPr>
                <w:rFonts w:ascii="Times New Roman" w:hAnsi="Times New Roman" w:cs="Times New Roman"/>
                <w:i/>
                <w:color w:val="333333"/>
              </w:rPr>
              <w:t>branch connection weld is at the outside diameter of the reinforcing pad.</w:t>
            </w:r>
          </w:p>
        </w:tc>
      </w:tr>
    </w:tbl>
    <w:p w14:paraId="7CB81DF5" w14:textId="451FE23F" w:rsidR="0073463A" w:rsidRPr="005B705D" w:rsidRDefault="0073463A" w:rsidP="00C02EB9">
      <w:pPr>
        <w:pStyle w:val="BodyText"/>
        <w:spacing w:before="120"/>
        <w:ind w:left="1134" w:hanging="425"/>
        <w:rPr>
          <w:sz w:val="22"/>
          <w:szCs w:val="22"/>
          <w:rPrChange w:id="129" w:author="Marchenko, Sergey [Tengizchevroil]" w:date="2025-08-07T15:18:00Z" w16du:dateUtc="2025-08-07T10:18:00Z">
            <w:rPr>
              <w:sz w:val="22"/>
              <w:szCs w:val="22"/>
              <w:highlight w:val="yellow"/>
            </w:rPr>
          </w:rPrChange>
        </w:rPr>
      </w:pPr>
      <w:r w:rsidRPr="00CB32B2">
        <w:rPr>
          <w:b/>
          <w:sz w:val="22"/>
          <w:szCs w:val="22"/>
          <w:rPrChange w:id="130" w:author="Marchenko, Sergey [Tengizchevroil]" w:date="2025-08-07T15:38:00Z" w16du:dateUtc="2025-08-07T10:38:00Z">
            <w:rPr>
              <w:b/>
              <w:sz w:val="22"/>
              <w:szCs w:val="22"/>
              <w:highlight w:val="yellow"/>
            </w:rPr>
          </w:rPrChange>
        </w:rPr>
        <w:t xml:space="preserve">8.11-2 - </w:t>
      </w:r>
      <w:r w:rsidRPr="00CB32B2">
        <w:rPr>
          <w:color w:val="333333"/>
          <w:sz w:val="22"/>
          <w:szCs w:val="22"/>
          <w:rPrChange w:id="131" w:author="Marchenko, Sergey [Tengizchevroil]" w:date="2025-08-07T15:38:00Z" w16du:dateUtc="2025-08-07T10:38:00Z">
            <w:rPr>
              <w:color w:val="333333"/>
              <w:sz w:val="22"/>
              <w:szCs w:val="22"/>
              <w:highlight w:val="yellow"/>
            </w:rPr>
          </w:rPrChange>
        </w:rPr>
        <w:t xml:space="preserve">Reduced distances shall be permitted only if reviewed and accepted by the Owner’s </w:t>
      </w:r>
      <w:r w:rsidR="006E4DEF" w:rsidRPr="00CB32B2">
        <w:rPr>
          <w:color w:val="333333"/>
          <w:sz w:val="22"/>
          <w:szCs w:val="22"/>
          <w:rPrChange w:id="132" w:author="Marchenko, Sergey [Tengizchevroil]" w:date="2025-08-07T15:38:00Z" w16du:dateUtc="2025-08-07T10:38:00Z">
            <w:rPr>
              <w:color w:val="333333"/>
              <w:sz w:val="22"/>
              <w:szCs w:val="22"/>
              <w:highlight w:val="yellow"/>
            </w:rPr>
          </w:rPrChange>
        </w:rPr>
        <w:t>Representative</w:t>
      </w:r>
      <w:r w:rsidR="00CB32B2" w:rsidRPr="00CB32B2">
        <w:rPr>
          <w:color w:val="333333"/>
          <w:sz w:val="22"/>
          <w:szCs w:val="22"/>
        </w:rPr>
        <w:t>.</w:t>
      </w:r>
    </w:p>
    <w:p w14:paraId="3E6231BF" w14:textId="2A0D9834" w:rsidR="0073463A" w:rsidRPr="00CF028F" w:rsidRDefault="0073463A" w:rsidP="00C02EB9">
      <w:pPr>
        <w:pStyle w:val="BodyText"/>
        <w:ind w:left="1134"/>
        <w:rPr>
          <w:color w:val="333333"/>
          <w:sz w:val="22"/>
          <w:szCs w:val="22"/>
        </w:rPr>
      </w:pPr>
      <w:r w:rsidRPr="005B705D">
        <w:rPr>
          <w:color w:val="333333"/>
          <w:sz w:val="22"/>
          <w:szCs w:val="22"/>
          <w:rPrChange w:id="133" w:author="Marchenko, Sergey [Tengizchevroil]" w:date="2025-08-07T15:18:00Z" w16du:dateUtc="2025-08-07T10:18:00Z">
            <w:rPr>
              <w:color w:val="333333"/>
              <w:sz w:val="22"/>
              <w:szCs w:val="22"/>
              <w:highlight w:val="yellow"/>
            </w:rPr>
          </w:rPrChange>
        </w:rPr>
        <w:t xml:space="preserve">If design constraints require that butt weld or branch weld spacing is less than the requirements listed in </w:t>
      </w:r>
      <w:r w:rsidRPr="005B705D">
        <w:fldChar w:fldCharType="begin"/>
      </w:r>
      <w:r w:rsidRPr="005B705D">
        <w:instrText>HYPERLINK \l "_bookmark25"</w:instrText>
      </w:r>
      <w:r w:rsidRPr="005B705D">
        <w:fldChar w:fldCharType="separate"/>
      </w:r>
      <w:r w:rsidRPr="005B705D">
        <w:rPr>
          <w:sz w:val="22"/>
          <w:szCs w:val="22"/>
          <w:u w:val="single"/>
          <w:rPrChange w:id="134" w:author="Marchenko, Sergey [Tengizchevroil]" w:date="2025-08-07T15:18:00Z" w16du:dateUtc="2025-08-07T10:18:00Z">
            <w:rPr>
              <w:sz w:val="22"/>
              <w:szCs w:val="22"/>
              <w:highlight w:val="yellow"/>
              <w:u w:val="single"/>
            </w:rPr>
          </w:rPrChange>
        </w:rPr>
        <w:t>Table</w:t>
      </w:r>
      <w:r w:rsidRPr="005B705D">
        <w:fldChar w:fldCharType="end"/>
      </w:r>
      <w:r w:rsidRPr="005B705D">
        <w:rPr>
          <w:sz w:val="22"/>
          <w:szCs w:val="22"/>
          <w:u w:val="single"/>
          <w:rPrChange w:id="135" w:author="Marchenko, Sergey [Tengizchevroil]" w:date="2025-08-07T15:18:00Z" w16du:dateUtc="2025-08-07T10:18:00Z">
            <w:rPr>
              <w:sz w:val="22"/>
              <w:szCs w:val="22"/>
              <w:highlight w:val="yellow"/>
              <w:u w:val="single"/>
            </w:rPr>
          </w:rPrChange>
        </w:rPr>
        <w:t xml:space="preserve"> 1</w:t>
      </w:r>
      <w:r w:rsidRPr="005B705D">
        <w:rPr>
          <w:sz w:val="22"/>
          <w:szCs w:val="22"/>
          <w:rPrChange w:id="136" w:author="Marchenko, Sergey [Tengizchevroil]" w:date="2025-08-07T15:18:00Z" w16du:dateUtc="2025-08-07T10:18:00Z">
            <w:rPr>
              <w:sz w:val="22"/>
              <w:szCs w:val="22"/>
              <w:highlight w:val="yellow"/>
            </w:rPr>
          </w:rPrChange>
        </w:rPr>
        <w:t xml:space="preserve"> </w:t>
      </w:r>
      <w:r w:rsidRPr="005B705D">
        <w:rPr>
          <w:color w:val="333333"/>
          <w:sz w:val="22"/>
          <w:szCs w:val="22"/>
          <w:rPrChange w:id="137" w:author="Marchenko, Sergey [Tengizchevroil]" w:date="2025-08-07T15:18:00Z" w16du:dateUtc="2025-08-07T10:18:00Z">
            <w:rPr>
              <w:color w:val="333333"/>
              <w:sz w:val="22"/>
              <w:szCs w:val="22"/>
              <w:highlight w:val="yellow"/>
            </w:rPr>
          </w:rPrChange>
        </w:rPr>
        <w:t xml:space="preserve">in Section </w:t>
      </w:r>
      <w:r w:rsidRPr="005B705D">
        <w:fldChar w:fldCharType="begin"/>
      </w:r>
      <w:r w:rsidRPr="005B705D">
        <w:instrText>HYPERLINK \l "_bookmark24"</w:instrText>
      </w:r>
      <w:r w:rsidRPr="005B705D">
        <w:fldChar w:fldCharType="separate"/>
      </w:r>
      <w:r w:rsidRPr="005B705D">
        <w:rPr>
          <w:sz w:val="22"/>
          <w:szCs w:val="22"/>
          <w:u w:val="single"/>
          <w:rPrChange w:id="138" w:author="Marchenko, Sergey [Tengizchevroil]" w:date="2025-08-07T15:18:00Z" w16du:dateUtc="2025-08-07T10:18:00Z">
            <w:rPr>
              <w:sz w:val="22"/>
              <w:szCs w:val="22"/>
              <w:highlight w:val="yellow"/>
              <w:u w:val="single"/>
            </w:rPr>
          </w:rPrChange>
        </w:rPr>
        <w:t>8.11</w:t>
      </w:r>
      <w:r w:rsidRPr="005B705D">
        <w:fldChar w:fldCharType="end"/>
      </w:r>
      <w:r w:rsidRPr="005B705D">
        <w:rPr>
          <w:color w:val="333333"/>
          <w:sz w:val="22"/>
          <w:szCs w:val="22"/>
          <w:rPrChange w:id="139" w:author="Marchenko, Sergey [Tengizchevroil]" w:date="2025-08-07T15:18:00Z" w16du:dateUtc="2025-08-07T10:18:00Z">
            <w:rPr>
              <w:color w:val="333333"/>
              <w:sz w:val="22"/>
              <w:szCs w:val="22"/>
              <w:highlight w:val="yellow"/>
            </w:rPr>
          </w:rPrChange>
        </w:rPr>
        <w:t>, the welds shall be ground flush so that external weld reinforcement is no greater than 0.0625 inch (1.6</w:t>
      </w:r>
      <w:r w:rsidRPr="005B705D">
        <w:rPr>
          <w:color w:val="333333"/>
          <w:spacing w:val="40"/>
          <w:sz w:val="22"/>
          <w:szCs w:val="22"/>
          <w:rPrChange w:id="140" w:author="Marchenko, Sergey [Tengizchevroil]" w:date="2025-08-07T15:18:00Z" w16du:dateUtc="2025-08-07T10:18:00Z">
            <w:rPr>
              <w:color w:val="333333"/>
              <w:spacing w:val="40"/>
              <w:sz w:val="22"/>
              <w:szCs w:val="22"/>
              <w:highlight w:val="yellow"/>
            </w:rPr>
          </w:rPrChange>
        </w:rPr>
        <w:t xml:space="preserve"> </w:t>
      </w:r>
      <w:r w:rsidRPr="005B705D">
        <w:rPr>
          <w:color w:val="333333"/>
          <w:sz w:val="22"/>
          <w:szCs w:val="22"/>
          <w:rPrChange w:id="141" w:author="Marchenko, Sergey [Tengizchevroil]" w:date="2025-08-07T15:18:00Z" w16du:dateUtc="2025-08-07T10:18:00Z">
            <w:rPr>
              <w:color w:val="333333"/>
              <w:sz w:val="22"/>
              <w:szCs w:val="22"/>
              <w:highlight w:val="yellow"/>
            </w:rPr>
          </w:rPrChange>
        </w:rPr>
        <w:t>mm),</w:t>
      </w:r>
      <w:r w:rsidRPr="005B705D">
        <w:rPr>
          <w:color w:val="333333"/>
          <w:spacing w:val="17"/>
          <w:sz w:val="22"/>
          <w:szCs w:val="22"/>
          <w:rPrChange w:id="142"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43" w:author="Marchenko, Sergey [Tengizchevroil]" w:date="2025-08-07T15:18:00Z" w16du:dateUtc="2025-08-07T10:18:00Z">
            <w:rPr>
              <w:color w:val="333333"/>
              <w:sz w:val="22"/>
              <w:szCs w:val="22"/>
              <w:highlight w:val="yellow"/>
            </w:rPr>
          </w:rPrChange>
        </w:rPr>
        <w:t>and</w:t>
      </w:r>
      <w:r w:rsidRPr="005B705D">
        <w:rPr>
          <w:color w:val="333333"/>
          <w:spacing w:val="17"/>
          <w:sz w:val="22"/>
          <w:szCs w:val="22"/>
          <w:rPrChange w:id="144"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45" w:author="Marchenko, Sergey [Tengizchevroil]" w:date="2025-08-07T15:18:00Z" w16du:dateUtc="2025-08-07T10:18:00Z">
            <w:rPr>
              <w:color w:val="333333"/>
              <w:sz w:val="22"/>
              <w:szCs w:val="22"/>
              <w:highlight w:val="yellow"/>
            </w:rPr>
          </w:rPrChange>
        </w:rPr>
        <w:t>the</w:t>
      </w:r>
      <w:r w:rsidRPr="005B705D">
        <w:rPr>
          <w:color w:val="333333"/>
          <w:spacing w:val="17"/>
          <w:sz w:val="22"/>
          <w:szCs w:val="22"/>
          <w:rPrChange w:id="146"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47" w:author="Marchenko, Sergey [Tengizchevroil]" w:date="2025-08-07T15:18:00Z" w16du:dateUtc="2025-08-07T10:18:00Z">
            <w:rPr>
              <w:color w:val="333333"/>
              <w:sz w:val="22"/>
              <w:szCs w:val="22"/>
              <w:highlight w:val="yellow"/>
            </w:rPr>
          </w:rPrChange>
        </w:rPr>
        <w:t>toes</w:t>
      </w:r>
      <w:r w:rsidRPr="005B705D">
        <w:rPr>
          <w:color w:val="333333"/>
          <w:spacing w:val="17"/>
          <w:sz w:val="22"/>
          <w:szCs w:val="22"/>
          <w:rPrChange w:id="148"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49" w:author="Marchenko, Sergey [Tengizchevroil]" w:date="2025-08-07T15:18:00Z" w16du:dateUtc="2025-08-07T10:18:00Z">
            <w:rPr>
              <w:color w:val="333333"/>
              <w:sz w:val="22"/>
              <w:szCs w:val="22"/>
              <w:highlight w:val="yellow"/>
            </w:rPr>
          </w:rPrChange>
        </w:rPr>
        <w:t>of</w:t>
      </w:r>
      <w:r w:rsidRPr="005B705D">
        <w:rPr>
          <w:color w:val="333333"/>
          <w:spacing w:val="17"/>
          <w:sz w:val="22"/>
          <w:szCs w:val="22"/>
          <w:rPrChange w:id="150"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51" w:author="Marchenko, Sergey [Tengizchevroil]" w:date="2025-08-07T15:18:00Z" w16du:dateUtc="2025-08-07T10:18:00Z">
            <w:rPr>
              <w:color w:val="333333"/>
              <w:sz w:val="22"/>
              <w:szCs w:val="22"/>
              <w:highlight w:val="yellow"/>
            </w:rPr>
          </w:rPrChange>
        </w:rPr>
        <w:t>the</w:t>
      </w:r>
      <w:r w:rsidRPr="005B705D">
        <w:rPr>
          <w:color w:val="333333"/>
          <w:spacing w:val="17"/>
          <w:sz w:val="22"/>
          <w:szCs w:val="22"/>
          <w:rPrChange w:id="152"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53" w:author="Marchenko, Sergey [Tengizchevroil]" w:date="2025-08-07T15:18:00Z" w16du:dateUtc="2025-08-07T10:18:00Z">
            <w:rPr>
              <w:color w:val="333333"/>
              <w:sz w:val="22"/>
              <w:szCs w:val="22"/>
              <w:highlight w:val="yellow"/>
            </w:rPr>
          </w:rPrChange>
        </w:rPr>
        <w:t>welds</w:t>
      </w:r>
      <w:r w:rsidRPr="005B705D">
        <w:rPr>
          <w:color w:val="333333"/>
          <w:spacing w:val="17"/>
          <w:sz w:val="22"/>
          <w:szCs w:val="22"/>
          <w:rPrChange w:id="154"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55" w:author="Marchenko, Sergey [Tengizchevroil]" w:date="2025-08-07T15:18:00Z" w16du:dateUtc="2025-08-07T10:18:00Z">
            <w:rPr>
              <w:color w:val="333333"/>
              <w:sz w:val="22"/>
              <w:szCs w:val="22"/>
              <w:highlight w:val="yellow"/>
            </w:rPr>
          </w:rPrChange>
        </w:rPr>
        <w:t>are</w:t>
      </w:r>
      <w:r w:rsidRPr="005B705D">
        <w:rPr>
          <w:color w:val="333333"/>
          <w:spacing w:val="17"/>
          <w:sz w:val="22"/>
          <w:szCs w:val="22"/>
          <w:rPrChange w:id="156"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57" w:author="Marchenko, Sergey [Tengizchevroil]" w:date="2025-08-07T15:18:00Z" w16du:dateUtc="2025-08-07T10:18:00Z">
            <w:rPr>
              <w:color w:val="333333"/>
              <w:sz w:val="22"/>
              <w:szCs w:val="22"/>
              <w:highlight w:val="yellow"/>
            </w:rPr>
          </w:rPrChange>
        </w:rPr>
        <w:t>blended</w:t>
      </w:r>
      <w:r w:rsidRPr="005B705D">
        <w:rPr>
          <w:color w:val="333333"/>
          <w:spacing w:val="17"/>
          <w:sz w:val="22"/>
          <w:szCs w:val="22"/>
          <w:rPrChange w:id="158"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59" w:author="Marchenko, Sergey [Tengizchevroil]" w:date="2025-08-07T15:18:00Z" w16du:dateUtc="2025-08-07T10:18:00Z">
            <w:rPr>
              <w:color w:val="333333"/>
              <w:sz w:val="22"/>
              <w:szCs w:val="22"/>
              <w:highlight w:val="yellow"/>
            </w:rPr>
          </w:rPrChange>
        </w:rPr>
        <w:t>to</w:t>
      </w:r>
      <w:r w:rsidRPr="005B705D">
        <w:rPr>
          <w:color w:val="333333"/>
          <w:spacing w:val="17"/>
          <w:sz w:val="22"/>
          <w:szCs w:val="22"/>
          <w:rPrChange w:id="160"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61" w:author="Marchenko, Sergey [Tengizchevroil]" w:date="2025-08-07T15:18:00Z" w16du:dateUtc="2025-08-07T10:18:00Z">
            <w:rPr>
              <w:color w:val="333333"/>
              <w:sz w:val="22"/>
              <w:szCs w:val="22"/>
              <w:highlight w:val="yellow"/>
            </w:rPr>
          </w:rPrChange>
        </w:rPr>
        <w:t>a</w:t>
      </w:r>
      <w:r w:rsidRPr="005B705D">
        <w:rPr>
          <w:color w:val="333333"/>
          <w:spacing w:val="17"/>
          <w:sz w:val="22"/>
          <w:szCs w:val="22"/>
          <w:rPrChange w:id="162"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63" w:author="Marchenko, Sergey [Tengizchevroil]" w:date="2025-08-07T15:18:00Z" w16du:dateUtc="2025-08-07T10:18:00Z">
            <w:rPr>
              <w:color w:val="333333"/>
              <w:sz w:val="22"/>
              <w:szCs w:val="22"/>
              <w:highlight w:val="yellow"/>
            </w:rPr>
          </w:rPrChange>
        </w:rPr>
        <w:t>smooth</w:t>
      </w:r>
      <w:r w:rsidRPr="005B705D">
        <w:rPr>
          <w:color w:val="333333"/>
          <w:spacing w:val="17"/>
          <w:sz w:val="22"/>
          <w:szCs w:val="22"/>
          <w:rPrChange w:id="164"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65" w:author="Marchenko, Sergey [Tengizchevroil]" w:date="2025-08-07T15:18:00Z" w16du:dateUtc="2025-08-07T10:18:00Z">
            <w:rPr>
              <w:color w:val="333333"/>
              <w:sz w:val="22"/>
              <w:szCs w:val="22"/>
              <w:highlight w:val="yellow"/>
            </w:rPr>
          </w:rPrChange>
        </w:rPr>
        <w:t>transition</w:t>
      </w:r>
      <w:r w:rsidRPr="005B705D">
        <w:rPr>
          <w:color w:val="333333"/>
          <w:spacing w:val="17"/>
          <w:sz w:val="22"/>
          <w:szCs w:val="22"/>
          <w:rPrChange w:id="166"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67" w:author="Marchenko, Sergey [Tengizchevroil]" w:date="2025-08-07T15:18:00Z" w16du:dateUtc="2025-08-07T10:18:00Z">
            <w:rPr>
              <w:color w:val="333333"/>
              <w:sz w:val="22"/>
              <w:szCs w:val="22"/>
              <w:highlight w:val="yellow"/>
            </w:rPr>
          </w:rPrChange>
        </w:rPr>
        <w:t>with</w:t>
      </w:r>
      <w:r w:rsidRPr="005B705D">
        <w:rPr>
          <w:color w:val="333333"/>
          <w:spacing w:val="17"/>
          <w:sz w:val="22"/>
          <w:szCs w:val="22"/>
          <w:rPrChange w:id="168"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69" w:author="Marchenko, Sergey [Tengizchevroil]" w:date="2025-08-07T15:18:00Z" w16du:dateUtc="2025-08-07T10:18:00Z">
            <w:rPr>
              <w:color w:val="333333"/>
              <w:sz w:val="22"/>
              <w:szCs w:val="22"/>
              <w:highlight w:val="yellow"/>
            </w:rPr>
          </w:rPrChange>
        </w:rPr>
        <w:t>a</w:t>
      </w:r>
      <w:r w:rsidRPr="005B705D">
        <w:rPr>
          <w:color w:val="333333"/>
          <w:spacing w:val="17"/>
          <w:sz w:val="22"/>
          <w:szCs w:val="22"/>
          <w:rPrChange w:id="170"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71" w:author="Marchenko, Sergey [Tengizchevroil]" w:date="2025-08-07T15:18:00Z" w16du:dateUtc="2025-08-07T10:18:00Z">
            <w:rPr>
              <w:color w:val="333333"/>
              <w:sz w:val="22"/>
              <w:szCs w:val="22"/>
              <w:highlight w:val="yellow"/>
            </w:rPr>
          </w:rPrChange>
        </w:rPr>
        <w:t>radius</w:t>
      </w:r>
      <w:r w:rsidRPr="005B705D">
        <w:rPr>
          <w:color w:val="333333"/>
          <w:spacing w:val="17"/>
          <w:sz w:val="22"/>
          <w:szCs w:val="22"/>
          <w:rPrChange w:id="172"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73" w:author="Marchenko, Sergey [Tengizchevroil]" w:date="2025-08-07T15:18:00Z" w16du:dateUtc="2025-08-07T10:18:00Z">
            <w:rPr>
              <w:color w:val="333333"/>
              <w:sz w:val="22"/>
              <w:szCs w:val="22"/>
              <w:highlight w:val="yellow"/>
            </w:rPr>
          </w:rPrChange>
        </w:rPr>
        <w:t>of</w:t>
      </w:r>
      <w:r w:rsidRPr="005B705D">
        <w:rPr>
          <w:color w:val="333333"/>
          <w:spacing w:val="17"/>
          <w:sz w:val="22"/>
          <w:szCs w:val="22"/>
          <w:rPrChange w:id="174"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75" w:author="Marchenko, Sergey [Tengizchevroil]" w:date="2025-08-07T15:18:00Z" w16du:dateUtc="2025-08-07T10:18:00Z">
            <w:rPr>
              <w:color w:val="333333"/>
              <w:sz w:val="22"/>
              <w:szCs w:val="22"/>
              <w:highlight w:val="yellow"/>
            </w:rPr>
          </w:rPrChange>
        </w:rPr>
        <w:t>greater</w:t>
      </w:r>
      <w:r w:rsidRPr="005B705D">
        <w:rPr>
          <w:color w:val="333333"/>
          <w:spacing w:val="17"/>
          <w:sz w:val="22"/>
          <w:szCs w:val="22"/>
          <w:rPrChange w:id="176"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77" w:author="Marchenko, Sergey [Tengizchevroil]" w:date="2025-08-07T15:18:00Z" w16du:dateUtc="2025-08-07T10:18:00Z">
            <w:rPr>
              <w:color w:val="333333"/>
              <w:sz w:val="22"/>
              <w:szCs w:val="22"/>
              <w:highlight w:val="yellow"/>
            </w:rPr>
          </w:rPrChange>
        </w:rPr>
        <w:t>than</w:t>
      </w:r>
      <w:r w:rsidRPr="005B705D">
        <w:rPr>
          <w:color w:val="333333"/>
          <w:spacing w:val="17"/>
          <w:sz w:val="22"/>
          <w:szCs w:val="22"/>
          <w:rPrChange w:id="178"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79" w:author="Marchenko, Sergey [Tengizchevroil]" w:date="2025-08-07T15:18:00Z" w16du:dateUtc="2025-08-07T10:18:00Z">
            <w:rPr>
              <w:color w:val="333333"/>
              <w:sz w:val="22"/>
              <w:szCs w:val="22"/>
              <w:highlight w:val="yellow"/>
            </w:rPr>
          </w:rPrChange>
        </w:rPr>
        <w:t>0.25</w:t>
      </w:r>
      <w:r w:rsidRPr="005B705D">
        <w:rPr>
          <w:color w:val="333333"/>
          <w:spacing w:val="17"/>
          <w:sz w:val="22"/>
          <w:szCs w:val="22"/>
          <w:rPrChange w:id="180"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81" w:author="Marchenko, Sergey [Tengizchevroil]" w:date="2025-08-07T15:18:00Z" w16du:dateUtc="2025-08-07T10:18:00Z">
            <w:rPr>
              <w:color w:val="333333"/>
              <w:sz w:val="22"/>
              <w:szCs w:val="22"/>
              <w:highlight w:val="yellow"/>
            </w:rPr>
          </w:rPrChange>
        </w:rPr>
        <w:t>inch</w:t>
      </w:r>
      <w:r w:rsidRPr="005B705D">
        <w:rPr>
          <w:color w:val="333333"/>
          <w:spacing w:val="17"/>
          <w:sz w:val="22"/>
          <w:szCs w:val="22"/>
          <w:rPrChange w:id="182"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83" w:author="Marchenko, Sergey [Tengizchevroil]" w:date="2025-08-07T15:18:00Z" w16du:dateUtc="2025-08-07T10:18:00Z">
            <w:rPr>
              <w:color w:val="333333"/>
              <w:sz w:val="22"/>
              <w:szCs w:val="22"/>
              <w:highlight w:val="yellow"/>
            </w:rPr>
          </w:rPrChange>
        </w:rPr>
        <w:t>(6</w:t>
      </w:r>
      <w:r w:rsidRPr="005B705D">
        <w:rPr>
          <w:color w:val="333333"/>
          <w:spacing w:val="17"/>
          <w:sz w:val="22"/>
          <w:szCs w:val="22"/>
          <w:rPrChange w:id="184" w:author="Marchenko, Sergey [Tengizchevroil]" w:date="2025-08-07T15:18:00Z" w16du:dateUtc="2025-08-07T10:18:00Z">
            <w:rPr>
              <w:color w:val="333333"/>
              <w:spacing w:val="17"/>
              <w:sz w:val="22"/>
              <w:szCs w:val="22"/>
              <w:highlight w:val="yellow"/>
            </w:rPr>
          </w:rPrChange>
        </w:rPr>
        <w:t xml:space="preserve"> </w:t>
      </w:r>
      <w:r w:rsidRPr="005B705D">
        <w:rPr>
          <w:color w:val="333333"/>
          <w:sz w:val="22"/>
          <w:szCs w:val="22"/>
          <w:rPrChange w:id="185" w:author="Marchenko, Sergey [Tengizchevroil]" w:date="2025-08-07T15:18:00Z" w16du:dateUtc="2025-08-07T10:18:00Z">
            <w:rPr>
              <w:color w:val="333333"/>
              <w:sz w:val="22"/>
              <w:szCs w:val="22"/>
              <w:highlight w:val="yellow"/>
            </w:rPr>
          </w:rPrChange>
        </w:rPr>
        <w:t>mm).</w:t>
      </w:r>
    </w:p>
    <w:p w14:paraId="4329969B" w14:textId="5C3371DD" w:rsidR="00CB5C98" w:rsidRPr="002244FC" w:rsidRDefault="00491D87">
      <w:pPr>
        <w:pStyle w:val="Heading2"/>
        <w:numPr>
          <w:ilvl w:val="1"/>
          <w:numId w:val="67"/>
        </w:numPr>
        <w:spacing w:before="240" w:after="240"/>
        <w:ind w:left="851" w:hanging="709"/>
        <w:rPr>
          <w:sz w:val="22"/>
          <w:szCs w:val="22"/>
        </w:rPr>
      </w:pPr>
      <w:bookmarkStart w:id="186" w:name="_Toc205628071"/>
      <w:bookmarkStart w:id="187" w:name="_Hlk180568081"/>
      <w:r w:rsidRPr="002244FC">
        <w:rPr>
          <w:spacing w:val="-2"/>
          <w:sz w:val="22"/>
          <w:szCs w:val="22"/>
        </w:rPr>
        <w:t>Socket welds</w:t>
      </w:r>
      <w:bookmarkEnd w:id="186"/>
    </w:p>
    <w:p w14:paraId="3D436849" w14:textId="6F634662" w:rsidR="00D75448" w:rsidRPr="002244FC" w:rsidRDefault="00D75448" w:rsidP="002244FC">
      <w:pPr>
        <w:pStyle w:val="BodyText"/>
        <w:spacing w:before="120" w:after="120"/>
        <w:ind w:left="1134" w:hanging="425"/>
        <w:rPr>
          <w:color w:val="333333"/>
          <w:spacing w:val="-2"/>
          <w:sz w:val="22"/>
          <w:szCs w:val="22"/>
          <w:lang w:val="en-GB"/>
        </w:rPr>
      </w:pPr>
      <w:r w:rsidRPr="005B705D">
        <w:rPr>
          <w:b/>
          <w:sz w:val="22"/>
          <w:szCs w:val="22"/>
          <w:rPrChange w:id="188" w:author="Marchenko, Sergey [Tengizchevroil]" w:date="2025-08-07T15:18:00Z" w16du:dateUtc="2025-08-07T10:18:00Z">
            <w:rPr>
              <w:b/>
              <w:sz w:val="22"/>
              <w:szCs w:val="22"/>
              <w:highlight w:val="yellow"/>
            </w:rPr>
          </w:rPrChange>
        </w:rPr>
        <w:t>8.12-1</w:t>
      </w:r>
      <w:r w:rsidRPr="005B705D">
        <w:rPr>
          <w:b/>
          <w:spacing w:val="12"/>
          <w:sz w:val="22"/>
          <w:szCs w:val="22"/>
          <w:rPrChange w:id="189" w:author="Marchenko, Sergey [Tengizchevroil]" w:date="2025-08-07T15:18:00Z" w16du:dateUtc="2025-08-07T10:18:00Z">
            <w:rPr>
              <w:b/>
              <w:spacing w:val="12"/>
              <w:sz w:val="22"/>
              <w:szCs w:val="22"/>
              <w:highlight w:val="yellow"/>
            </w:rPr>
          </w:rPrChange>
        </w:rPr>
        <w:t xml:space="preserve"> </w:t>
      </w:r>
      <w:r w:rsidRPr="005B705D">
        <w:rPr>
          <w:b/>
          <w:sz w:val="22"/>
          <w:szCs w:val="22"/>
          <w:rPrChange w:id="190" w:author="Marchenko, Sergey [Tengizchevroil]" w:date="2025-08-07T15:18:00Z" w16du:dateUtc="2025-08-07T10:18:00Z">
            <w:rPr>
              <w:b/>
              <w:sz w:val="22"/>
              <w:szCs w:val="22"/>
              <w:highlight w:val="yellow"/>
            </w:rPr>
          </w:rPrChange>
        </w:rPr>
        <w:t>-</w:t>
      </w:r>
      <w:r w:rsidRPr="005B705D">
        <w:rPr>
          <w:b/>
          <w:spacing w:val="-1"/>
          <w:sz w:val="22"/>
          <w:szCs w:val="22"/>
          <w:rPrChange w:id="191" w:author="Marchenko, Sergey [Tengizchevroil]" w:date="2025-08-07T15:18:00Z" w16du:dateUtc="2025-08-07T10:18:00Z">
            <w:rPr>
              <w:b/>
              <w:spacing w:val="-1"/>
              <w:sz w:val="22"/>
              <w:szCs w:val="22"/>
              <w:highlight w:val="yellow"/>
            </w:rPr>
          </w:rPrChange>
        </w:rPr>
        <w:t xml:space="preserve"> </w:t>
      </w:r>
      <w:r w:rsidR="004A3BF1" w:rsidRPr="005B705D">
        <w:rPr>
          <w:color w:val="333333"/>
          <w:spacing w:val="-2"/>
          <w:sz w:val="22"/>
          <w:szCs w:val="22"/>
          <w:lang w:val="en-GB"/>
          <w:rPrChange w:id="192" w:author="Marchenko, Sergey [Tengizchevroil]" w:date="2025-08-07T15:18:00Z" w16du:dateUtc="2025-08-07T10:18:00Z">
            <w:rPr>
              <w:color w:val="333333"/>
              <w:spacing w:val="-2"/>
              <w:sz w:val="22"/>
              <w:szCs w:val="22"/>
              <w:highlight w:val="yellow"/>
              <w:lang w:val="en-GB"/>
            </w:rPr>
          </w:rPrChange>
        </w:rPr>
        <w:t>Socket weld joints should not be used for corrosive or stress cracking services such as acids, amine, caustic, chlorides etc.</w:t>
      </w:r>
    </w:p>
    <w:p w14:paraId="5E049F9F" w14:textId="2B519DFA" w:rsidR="00D75448" w:rsidRPr="002244FC" w:rsidRDefault="00D75448" w:rsidP="002244FC">
      <w:pPr>
        <w:pStyle w:val="BodyText"/>
        <w:spacing w:before="120" w:after="120"/>
        <w:ind w:left="1134" w:hanging="425"/>
        <w:rPr>
          <w:sz w:val="22"/>
          <w:szCs w:val="22"/>
        </w:rPr>
      </w:pPr>
      <w:r w:rsidRPr="002244FC">
        <w:rPr>
          <w:b/>
          <w:sz w:val="22"/>
          <w:szCs w:val="22"/>
        </w:rPr>
        <w:t>8.12-2</w:t>
      </w:r>
      <w:r w:rsidRPr="002244FC">
        <w:rPr>
          <w:b/>
          <w:spacing w:val="11"/>
          <w:sz w:val="22"/>
          <w:szCs w:val="22"/>
        </w:rPr>
        <w:t xml:space="preserve"> </w:t>
      </w:r>
      <w:r w:rsidRPr="002244FC">
        <w:rPr>
          <w:b/>
          <w:sz w:val="22"/>
          <w:szCs w:val="22"/>
        </w:rPr>
        <w:t>-</w:t>
      </w:r>
      <w:r w:rsidRPr="002244FC">
        <w:rPr>
          <w:b/>
          <w:spacing w:val="-1"/>
          <w:sz w:val="22"/>
          <w:szCs w:val="22"/>
        </w:rPr>
        <w:t xml:space="preserve"> </w:t>
      </w:r>
      <w:r w:rsidR="00651A9A" w:rsidRPr="002244FC">
        <w:rPr>
          <w:color w:val="333333"/>
          <w:spacing w:val="-2"/>
          <w:sz w:val="22"/>
          <w:szCs w:val="22"/>
        </w:rPr>
        <w:t>Where possible butt weld joints to be considered to minimize number of socket welds.</w:t>
      </w:r>
    </w:p>
    <w:p w14:paraId="726C6E33" w14:textId="0C454655" w:rsidR="00D75448" w:rsidRPr="002244FC" w:rsidRDefault="00D75448" w:rsidP="002244FC">
      <w:pPr>
        <w:pStyle w:val="BodyText"/>
        <w:spacing w:before="120" w:after="120"/>
        <w:ind w:left="1134" w:hanging="425"/>
        <w:rPr>
          <w:color w:val="333333"/>
          <w:spacing w:val="-2"/>
          <w:sz w:val="22"/>
          <w:szCs w:val="22"/>
        </w:rPr>
      </w:pPr>
      <w:r w:rsidRPr="002244FC">
        <w:rPr>
          <w:b/>
          <w:sz w:val="22"/>
          <w:szCs w:val="22"/>
        </w:rPr>
        <w:t>8.12-3</w:t>
      </w:r>
      <w:r w:rsidRPr="002244FC">
        <w:rPr>
          <w:b/>
          <w:spacing w:val="13"/>
          <w:sz w:val="22"/>
          <w:szCs w:val="22"/>
        </w:rPr>
        <w:t xml:space="preserve"> </w:t>
      </w:r>
      <w:r w:rsidRPr="002244FC">
        <w:rPr>
          <w:b/>
          <w:sz w:val="22"/>
          <w:szCs w:val="22"/>
        </w:rPr>
        <w:t xml:space="preserve">- </w:t>
      </w:r>
      <w:r w:rsidR="00FB15EB" w:rsidRPr="002244FC">
        <w:rPr>
          <w:color w:val="333333"/>
          <w:spacing w:val="-2"/>
          <w:sz w:val="22"/>
          <w:szCs w:val="22"/>
        </w:rPr>
        <w:t>The preparation</w:t>
      </w:r>
      <w:r w:rsidR="00615806" w:rsidRPr="002244FC">
        <w:rPr>
          <w:color w:val="333333"/>
          <w:spacing w:val="-2"/>
          <w:sz w:val="22"/>
          <w:szCs w:val="22"/>
        </w:rPr>
        <w:t xml:space="preserve"> and </w:t>
      </w:r>
      <w:r w:rsidR="001B68CA" w:rsidRPr="002244FC">
        <w:rPr>
          <w:color w:val="333333"/>
          <w:spacing w:val="-2"/>
          <w:sz w:val="22"/>
          <w:szCs w:val="22"/>
        </w:rPr>
        <w:t>welding shall</w:t>
      </w:r>
      <w:r w:rsidR="00B82A44" w:rsidRPr="002244FC">
        <w:rPr>
          <w:color w:val="333333"/>
          <w:spacing w:val="-2"/>
          <w:sz w:val="22"/>
          <w:szCs w:val="22"/>
        </w:rPr>
        <w:t xml:space="preserve"> be in accordance with the describe of sections 328.4 and 328.5 of ASME B31.3 and</w:t>
      </w:r>
      <w:r w:rsidR="00FB15EB" w:rsidRPr="002244FC">
        <w:rPr>
          <w:color w:val="333333"/>
          <w:spacing w:val="-2"/>
          <w:sz w:val="22"/>
          <w:szCs w:val="22"/>
        </w:rPr>
        <w:t xml:space="preserve"> requirements</w:t>
      </w:r>
      <w:r w:rsidR="00B82A44" w:rsidRPr="002244FC">
        <w:rPr>
          <w:color w:val="333333"/>
          <w:spacing w:val="-2"/>
          <w:sz w:val="22"/>
          <w:szCs w:val="22"/>
        </w:rPr>
        <w:t xml:space="preserve"> this specification.</w:t>
      </w:r>
    </w:p>
    <w:p w14:paraId="4DAA7CA1" w14:textId="11FA8DE2" w:rsidR="00CB5C98" w:rsidRPr="008F3290" w:rsidRDefault="00F53BEB" w:rsidP="002244FC">
      <w:pPr>
        <w:pStyle w:val="BodyText"/>
        <w:spacing w:before="120" w:after="120"/>
        <w:ind w:left="1134" w:hanging="425"/>
        <w:rPr>
          <w:color w:val="333333"/>
          <w:spacing w:val="-2"/>
          <w:sz w:val="22"/>
          <w:szCs w:val="22"/>
        </w:rPr>
      </w:pPr>
      <w:r w:rsidRPr="002244FC">
        <w:rPr>
          <w:b/>
          <w:sz w:val="22"/>
          <w:szCs w:val="22"/>
        </w:rPr>
        <w:t>8.12-</w:t>
      </w:r>
      <w:r w:rsidR="00B82A44" w:rsidRPr="002244FC">
        <w:rPr>
          <w:b/>
          <w:sz w:val="22"/>
          <w:szCs w:val="22"/>
        </w:rPr>
        <w:t>4</w:t>
      </w:r>
      <w:r w:rsidRPr="002244FC">
        <w:rPr>
          <w:b/>
          <w:spacing w:val="13"/>
          <w:sz w:val="22"/>
          <w:szCs w:val="22"/>
        </w:rPr>
        <w:t xml:space="preserve"> </w:t>
      </w:r>
      <w:r w:rsidRPr="002244FC">
        <w:rPr>
          <w:b/>
          <w:sz w:val="22"/>
          <w:szCs w:val="22"/>
        </w:rPr>
        <w:t xml:space="preserve">- </w:t>
      </w:r>
      <w:r w:rsidR="004D5BA1" w:rsidRPr="002244FC">
        <w:rPr>
          <w:color w:val="333333"/>
          <w:spacing w:val="-2"/>
          <w:sz w:val="22"/>
          <w:szCs w:val="22"/>
        </w:rPr>
        <w:t>Socket weld joints are susceptible to fatigue cracking in cyclic and vibrating services. Small diameter piping and connections are more susceptible to fatigue cracking.</w:t>
      </w:r>
    </w:p>
    <w:p w14:paraId="5E300E6C" w14:textId="49D080D7" w:rsidR="00B82A44" w:rsidRPr="002244FC" w:rsidRDefault="00B82A44" w:rsidP="002244FC">
      <w:pPr>
        <w:pStyle w:val="BodyText"/>
        <w:spacing w:before="120" w:after="120"/>
        <w:ind w:left="1134" w:hanging="425"/>
        <w:rPr>
          <w:color w:val="333333"/>
          <w:spacing w:val="-2"/>
          <w:sz w:val="22"/>
          <w:szCs w:val="22"/>
        </w:rPr>
      </w:pPr>
      <w:r w:rsidRPr="002244FC">
        <w:rPr>
          <w:b/>
          <w:sz w:val="22"/>
          <w:szCs w:val="22"/>
        </w:rPr>
        <w:t>8.12-5</w:t>
      </w:r>
      <w:r w:rsidRPr="002244FC">
        <w:rPr>
          <w:b/>
          <w:spacing w:val="13"/>
          <w:sz w:val="22"/>
          <w:szCs w:val="22"/>
        </w:rPr>
        <w:t xml:space="preserve"> </w:t>
      </w:r>
      <w:r w:rsidRPr="002244FC">
        <w:rPr>
          <w:b/>
          <w:sz w:val="22"/>
          <w:szCs w:val="22"/>
        </w:rPr>
        <w:t xml:space="preserve">- </w:t>
      </w:r>
      <w:r w:rsidR="00C34CC9" w:rsidRPr="002244FC">
        <w:rPr>
          <w:color w:val="333333"/>
          <w:spacing w:val="-2"/>
          <w:sz w:val="22"/>
          <w:szCs w:val="22"/>
        </w:rPr>
        <w:t>Special consideration shall be given to socket connections during branch design to ensure adequate support and bracing is applied. Refer to PIM-DU-5138-TCO.</w:t>
      </w:r>
    </w:p>
    <w:p w14:paraId="2F9154CB" w14:textId="3BD23F2C" w:rsidR="00B82A44" w:rsidRPr="002244FC" w:rsidRDefault="004D5BA1" w:rsidP="002244FC">
      <w:pPr>
        <w:pStyle w:val="BodyText"/>
        <w:spacing w:before="120" w:after="120"/>
        <w:ind w:left="1134" w:hanging="425"/>
        <w:rPr>
          <w:color w:val="333333"/>
          <w:spacing w:val="-2"/>
          <w:sz w:val="22"/>
          <w:szCs w:val="22"/>
        </w:rPr>
      </w:pPr>
      <w:r w:rsidRPr="002244FC">
        <w:rPr>
          <w:b/>
          <w:sz w:val="22"/>
          <w:szCs w:val="22"/>
        </w:rPr>
        <w:t>8.12-</w:t>
      </w:r>
      <w:r w:rsidR="00C34CC9" w:rsidRPr="002244FC">
        <w:rPr>
          <w:b/>
          <w:sz w:val="22"/>
          <w:szCs w:val="22"/>
        </w:rPr>
        <w:t>6</w:t>
      </w:r>
      <w:r w:rsidRPr="002244FC">
        <w:rPr>
          <w:b/>
          <w:spacing w:val="13"/>
          <w:sz w:val="22"/>
          <w:szCs w:val="22"/>
        </w:rPr>
        <w:t xml:space="preserve"> </w:t>
      </w:r>
      <w:r w:rsidRPr="002244FC">
        <w:rPr>
          <w:b/>
          <w:sz w:val="22"/>
          <w:szCs w:val="22"/>
        </w:rPr>
        <w:t xml:space="preserve">- </w:t>
      </w:r>
      <w:r w:rsidR="00B65F77" w:rsidRPr="002244FC">
        <w:rPr>
          <w:color w:val="333333"/>
          <w:spacing w:val="-2"/>
          <w:sz w:val="22"/>
          <w:szCs w:val="22"/>
        </w:rPr>
        <w:t>Dissimilar materials socket welds are not permitted.</w:t>
      </w:r>
    </w:p>
    <w:p w14:paraId="3233D56B" w14:textId="77777777" w:rsidR="0052337E" w:rsidRPr="000256BD" w:rsidRDefault="0052337E">
      <w:pPr>
        <w:pStyle w:val="Heading1"/>
        <w:numPr>
          <w:ilvl w:val="0"/>
          <w:numId w:val="67"/>
        </w:numPr>
        <w:spacing w:before="240" w:after="240"/>
        <w:ind w:left="709" w:hanging="709"/>
      </w:pPr>
      <w:bookmarkStart w:id="193" w:name="_Toc205628072"/>
      <w:bookmarkEnd w:id="187"/>
      <w:r w:rsidRPr="000256BD">
        <w:t>Welding</w:t>
      </w:r>
      <w:r w:rsidRPr="000256BD">
        <w:rPr>
          <w:spacing w:val="-4"/>
        </w:rPr>
        <w:t xml:space="preserve"> </w:t>
      </w:r>
      <w:r w:rsidRPr="000256BD">
        <w:t>–</w:t>
      </w:r>
      <w:r w:rsidRPr="000256BD">
        <w:rPr>
          <w:spacing w:val="-4"/>
        </w:rPr>
        <w:t xml:space="preserve"> </w:t>
      </w:r>
      <w:r w:rsidRPr="000256BD">
        <w:t>General</w:t>
      </w:r>
      <w:r w:rsidRPr="000256BD">
        <w:rPr>
          <w:spacing w:val="-4"/>
        </w:rPr>
        <w:t xml:space="preserve"> </w:t>
      </w:r>
      <w:r w:rsidRPr="000256BD">
        <w:rPr>
          <w:spacing w:val="-2"/>
        </w:rPr>
        <w:t>Requirements</w:t>
      </w:r>
      <w:bookmarkEnd w:id="193"/>
    </w:p>
    <w:p w14:paraId="098F4104" w14:textId="646D714D" w:rsidR="0052337E" w:rsidRPr="002244FC" w:rsidRDefault="0052337E" w:rsidP="00BB35DB">
      <w:pPr>
        <w:pStyle w:val="ListParagraph"/>
        <w:numPr>
          <w:ilvl w:val="1"/>
          <w:numId w:val="26"/>
        </w:numPr>
        <w:spacing w:before="120" w:after="120"/>
        <w:ind w:left="1134" w:hanging="425"/>
      </w:pPr>
      <w:r w:rsidRPr="002244FC">
        <w:rPr>
          <w:b/>
        </w:rPr>
        <w:t xml:space="preserve">- </w:t>
      </w:r>
      <w:r w:rsidRPr="002244FC">
        <w:t>Prior to the start of welding, the following shall be submitted for review and acceptance to the Owner or a representative accepted by the Owner’s:</w:t>
      </w:r>
    </w:p>
    <w:p w14:paraId="57BDF372" w14:textId="77777777" w:rsidR="0052337E" w:rsidRPr="002244FC" w:rsidRDefault="0052337E" w:rsidP="002244FC">
      <w:pPr>
        <w:pStyle w:val="ListParagraph"/>
        <w:numPr>
          <w:ilvl w:val="2"/>
          <w:numId w:val="26"/>
        </w:numPr>
        <w:spacing w:before="120" w:after="120"/>
        <w:ind w:left="1418" w:hanging="291"/>
      </w:pPr>
      <w:r w:rsidRPr="002244FC">
        <w:rPr>
          <w:color w:val="333333"/>
          <w:position w:val="2"/>
        </w:rPr>
        <w:t>Weld</w:t>
      </w:r>
      <w:r w:rsidRPr="002244FC">
        <w:rPr>
          <w:color w:val="333333"/>
          <w:spacing w:val="14"/>
          <w:position w:val="2"/>
        </w:rPr>
        <w:t xml:space="preserve"> </w:t>
      </w:r>
      <w:r w:rsidRPr="002244FC">
        <w:rPr>
          <w:color w:val="333333"/>
          <w:position w:val="2"/>
        </w:rPr>
        <w:t>procedure</w:t>
      </w:r>
      <w:r w:rsidRPr="002244FC">
        <w:rPr>
          <w:color w:val="333333"/>
          <w:spacing w:val="14"/>
          <w:position w:val="2"/>
        </w:rPr>
        <w:t xml:space="preserve"> </w:t>
      </w:r>
      <w:r w:rsidRPr="002244FC">
        <w:rPr>
          <w:color w:val="333333"/>
          <w:position w:val="2"/>
        </w:rPr>
        <w:t>specification</w:t>
      </w:r>
      <w:r w:rsidRPr="002244FC">
        <w:rPr>
          <w:color w:val="333333"/>
          <w:spacing w:val="14"/>
          <w:position w:val="2"/>
        </w:rPr>
        <w:t xml:space="preserve"> </w:t>
      </w:r>
      <w:r w:rsidRPr="002244FC">
        <w:rPr>
          <w:color w:val="333333"/>
          <w:spacing w:val="-2"/>
          <w:position w:val="2"/>
        </w:rPr>
        <w:t>(WPS)</w:t>
      </w:r>
    </w:p>
    <w:p w14:paraId="2D3130B6" w14:textId="77777777" w:rsidR="0052337E" w:rsidRPr="002244FC" w:rsidRDefault="0052337E" w:rsidP="002244FC">
      <w:pPr>
        <w:pStyle w:val="ListParagraph"/>
        <w:numPr>
          <w:ilvl w:val="2"/>
          <w:numId w:val="26"/>
        </w:numPr>
        <w:spacing w:before="120" w:after="120"/>
        <w:ind w:left="1418" w:hanging="291"/>
      </w:pPr>
      <w:r w:rsidRPr="002244FC">
        <w:rPr>
          <w:color w:val="333333"/>
          <w:position w:val="2"/>
        </w:rPr>
        <w:t>Welder</w:t>
      </w:r>
      <w:r w:rsidRPr="002244FC">
        <w:rPr>
          <w:color w:val="333333"/>
          <w:spacing w:val="12"/>
          <w:position w:val="2"/>
        </w:rPr>
        <w:t xml:space="preserve"> </w:t>
      </w:r>
      <w:r w:rsidRPr="002244FC">
        <w:rPr>
          <w:color w:val="333333"/>
          <w:position w:val="2"/>
        </w:rPr>
        <w:t>performance</w:t>
      </w:r>
      <w:r w:rsidRPr="002244FC">
        <w:rPr>
          <w:color w:val="333333"/>
          <w:spacing w:val="12"/>
          <w:position w:val="2"/>
        </w:rPr>
        <w:t xml:space="preserve"> </w:t>
      </w:r>
      <w:r w:rsidRPr="002244FC">
        <w:rPr>
          <w:color w:val="333333"/>
          <w:position w:val="2"/>
        </w:rPr>
        <w:t>qualifications</w:t>
      </w:r>
      <w:r w:rsidRPr="002244FC">
        <w:rPr>
          <w:color w:val="333333"/>
          <w:spacing w:val="12"/>
          <w:position w:val="2"/>
        </w:rPr>
        <w:t xml:space="preserve"> </w:t>
      </w:r>
      <w:r w:rsidRPr="002244FC">
        <w:rPr>
          <w:color w:val="333333"/>
          <w:spacing w:val="-2"/>
          <w:position w:val="2"/>
        </w:rPr>
        <w:t>(WPQ)</w:t>
      </w:r>
    </w:p>
    <w:p w14:paraId="532676DB" w14:textId="77777777" w:rsidR="0052337E" w:rsidRPr="002244FC" w:rsidRDefault="0052337E" w:rsidP="002244FC">
      <w:pPr>
        <w:pStyle w:val="ListParagraph"/>
        <w:numPr>
          <w:ilvl w:val="2"/>
          <w:numId w:val="26"/>
        </w:numPr>
        <w:spacing w:before="120" w:after="120"/>
        <w:ind w:left="1418" w:hanging="291"/>
      </w:pPr>
      <w:r w:rsidRPr="002244FC">
        <w:rPr>
          <w:color w:val="333333"/>
          <w:position w:val="2"/>
        </w:rPr>
        <w:t>Procedure</w:t>
      </w:r>
      <w:r w:rsidRPr="002244FC">
        <w:rPr>
          <w:color w:val="333333"/>
          <w:spacing w:val="13"/>
          <w:position w:val="2"/>
        </w:rPr>
        <w:t xml:space="preserve"> </w:t>
      </w:r>
      <w:r w:rsidRPr="002244FC">
        <w:rPr>
          <w:color w:val="333333"/>
          <w:position w:val="2"/>
        </w:rPr>
        <w:t>qualification</w:t>
      </w:r>
      <w:r w:rsidRPr="002244FC">
        <w:rPr>
          <w:color w:val="333333"/>
          <w:spacing w:val="13"/>
          <w:position w:val="2"/>
        </w:rPr>
        <w:t xml:space="preserve"> </w:t>
      </w:r>
      <w:r w:rsidRPr="002244FC">
        <w:rPr>
          <w:color w:val="333333"/>
          <w:position w:val="2"/>
        </w:rPr>
        <w:t>records</w:t>
      </w:r>
      <w:r w:rsidRPr="002244FC">
        <w:rPr>
          <w:color w:val="333333"/>
          <w:spacing w:val="13"/>
          <w:position w:val="2"/>
        </w:rPr>
        <w:t xml:space="preserve"> </w:t>
      </w:r>
      <w:r w:rsidRPr="002244FC">
        <w:rPr>
          <w:color w:val="333333"/>
          <w:spacing w:val="-2"/>
          <w:position w:val="2"/>
        </w:rPr>
        <w:t>(PQR)</w:t>
      </w:r>
    </w:p>
    <w:p w14:paraId="2CAAA792" w14:textId="3B527372" w:rsidR="001661EF" w:rsidRPr="002244FC" w:rsidRDefault="008816E1" w:rsidP="002244FC">
      <w:pPr>
        <w:pStyle w:val="ListParagraph"/>
        <w:numPr>
          <w:ilvl w:val="1"/>
          <w:numId w:val="26"/>
        </w:numPr>
        <w:spacing w:before="120" w:after="120"/>
        <w:ind w:left="1134" w:hanging="425"/>
        <w:rPr>
          <w:color w:val="333333"/>
          <w:spacing w:val="-5"/>
        </w:rPr>
      </w:pPr>
      <w:r w:rsidRPr="002244FC">
        <w:rPr>
          <w:b/>
        </w:rPr>
        <w:t xml:space="preserve">- </w:t>
      </w:r>
      <w:r w:rsidRPr="002244FC">
        <w:rPr>
          <w:color w:val="333333"/>
        </w:rPr>
        <w:t>Welders</w:t>
      </w:r>
      <w:r w:rsidRPr="002244FC">
        <w:rPr>
          <w:color w:val="333333"/>
          <w:spacing w:val="9"/>
        </w:rPr>
        <w:t xml:space="preserve"> </w:t>
      </w:r>
      <w:r w:rsidRPr="002244FC">
        <w:rPr>
          <w:color w:val="333333"/>
        </w:rPr>
        <w:t>and</w:t>
      </w:r>
      <w:r w:rsidRPr="002244FC">
        <w:rPr>
          <w:color w:val="333333"/>
          <w:spacing w:val="8"/>
        </w:rPr>
        <w:t xml:space="preserve"> </w:t>
      </w:r>
      <w:r w:rsidRPr="002244FC">
        <w:rPr>
          <w:color w:val="333333"/>
        </w:rPr>
        <w:t>Welding</w:t>
      </w:r>
      <w:r w:rsidRPr="002244FC">
        <w:rPr>
          <w:color w:val="333333"/>
          <w:spacing w:val="8"/>
        </w:rPr>
        <w:t xml:space="preserve"> </w:t>
      </w:r>
      <w:r w:rsidRPr="002244FC">
        <w:rPr>
          <w:color w:val="333333"/>
        </w:rPr>
        <w:t>Operators</w:t>
      </w:r>
      <w:r w:rsidRPr="002244FC">
        <w:rPr>
          <w:color w:val="333333"/>
          <w:spacing w:val="8"/>
        </w:rPr>
        <w:t xml:space="preserve"> </w:t>
      </w:r>
      <w:r w:rsidRPr="002244FC">
        <w:rPr>
          <w:color w:val="333333"/>
        </w:rPr>
        <w:t>shall</w:t>
      </w:r>
      <w:r w:rsidRPr="002244FC">
        <w:rPr>
          <w:color w:val="333333"/>
          <w:spacing w:val="8"/>
        </w:rPr>
        <w:t xml:space="preserve"> </w:t>
      </w:r>
      <w:r w:rsidRPr="002244FC">
        <w:rPr>
          <w:color w:val="333333"/>
        </w:rPr>
        <w:t>be</w:t>
      </w:r>
      <w:r w:rsidRPr="002244FC">
        <w:rPr>
          <w:color w:val="333333"/>
          <w:spacing w:val="8"/>
        </w:rPr>
        <w:t xml:space="preserve"> </w:t>
      </w:r>
      <w:r w:rsidRPr="002244FC">
        <w:rPr>
          <w:color w:val="333333"/>
        </w:rPr>
        <w:t>qualified</w:t>
      </w:r>
      <w:r w:rsidR="009326FC" w:rsidRPr="002244FC">
        <w:rPr>
          <w:color w:val="333333"/>
        </w:rPr>
        <w:t>,</w:t>
      </w:r>
      <w:r w:rsidR="00840A63" w:rsidRPr="002244FC">
        <w:t xml:space="preserve"> </w:t>
      </w:r>
      <w:r w:rsidR="00840A63" w:rsidRPr="002244FC">
        <w:rPr>
          <w:color w:val="333333"/>
        </w:rPr>
        <w:t>as a minimum,</w:t>
      </w:r>
      <w:r w:rsidRPr="002244FC">
        <w:rPr>
          <w:color w:val="333333"/>
          <w:spacing w:val="8"/>
        </w:rPr>
        <w:t xml:space="preserve"> </w:t>
      </w:r>
      <w:r w:rsidRPr="002244FC">
        <w:rPr>
          <w:color w:val="333333"/>
        </w:rPr>
        <w:t>in</w:t>
      </w:r>
      <w:r w:rsidRPr="002244FC">
        <w:rPr>
          <w:color w:val="333333"/>
          <w:spacing w:val="8"/>
        </w:rPr>
        <w:t xml:space="preserve"> </w:t>
      </w:r>
      <w:r w:rsidRPr="002244FC">
        <w:rPr>
          <w:color w:val="333333"/>
        </w:rPr>
        <w:t>accordance</w:t>
      </w:r>
      <w:r w:rsidRPr="002244FC">
        <w:rPr>
          <w:color w:val="333333"/>
          <w:spacing w:val="9"/>
        </w:rPr>
        <w:t xml:space="preserve"> </w:t>
      </w:r>
      <w:r w:rsidRPr="002244FC">
        <w:rPr>
          <w:color w:val="333333"/>
        </w:rPr>
        <w:t>with</w:t>
      </w:r>
      <w:r w:rsidRPr="002244FC">
        <w:rPr>
          <w:color w:val="333333"/>
          <w:spacing w:val="8"/>
        </w:rPr>
        <w:t xml:space="preserve"> </w:t>
      </w:r>
      <w:r w:rsidRPr="002244FC">
        <w:rPr>
          <w:color w:val="333333"/>
        </w:rPr>
        <w:t>the</w:t>
      </w:r>
      <w:r w:rsidRPr="002244FC">
        <w:rPr>
          <w:color w:val="333333"/>
          <w:spacing w:val="8"/>
        </w:rPr>
        <w:t xml:space="preserve"> </w:t>
      </w:r>
      <w:r w:rsidRPr="002244FC">
        <w:rPr>
          <w:color w:val="333333"/>
        </w:rPr>
        <w:t>rules</w:t>
      </w:r>
      <w:r w:rsidRPr="002244FC">
        <w:rPr>
          <w:color w:val="333333"/>
          <w:spacing w:val="8"/>
        </w:rPr>
        <w:t xml:space="preserve"> </w:t>
      </w:r>
      <w:r w:rsidRPr="002244FC">
        <w:rPr>
          <w:color w:val="333333"/>
        </w:rPr>
        <w:t>of</w:t>
      </w:r>
      <w:r w:rsidRPr="002244FC">
        <w:rPr>
          <w:color w:val="333333"/>
          <w:spacing w:val="8"/>
        </w:rPr>
        <w:t xml:space="preserve"> </w:t>
      </w:r>
      <w:r w:rsidRPr="002244FC">
        <w:rPr>
          <w:color w:val="333333"/>
        </w:rPr>
        <w:t>ASME</w:t>
      </w:r>
      <w:r w:rsidRPr="002244FC">
        <w:rPr>
          <w:color w:val="333333"/>
          <w:spacing w:val="8"/>
        </w:rPr>
        <w:t xml:space="preserve"> </w:t>
      </w:r>
      <w:r w:rsidRPr="002244FC">
        <w:rPr>
          <w:color w:val="333333"/>
        </w:rPr>
        <w:t>BPVC</w:t>
      </w:r>
      <w:r w:rsidRPr="002244FC">
        <w:rPr>
          <w:color w:val="333333"/>
          <w:spacing w:val="8"/>
        </w:rPr>
        <w:t xml:space="preserve"> </w:t>
      </w:r>
      <w:r w:rsidRPr="002244FC">
        <w:rPr>
          <w:color w:val="333333"/>
        </w:rPr>
        <w:t>Section</w:t>
      </w:r>
      <w:r w:rsidRPr="002244FC">
        <w:rPr>
          <w:color w:val="333333"/>
          <w:spacing w:val="8"/>
        </w:rPr>
        <w:t xml:space="preserve"> </w:t>
      </w:r>
      <w:r w:rsidRPr="002244FC">
        <w:rPr>
          <w:color w:val="333333"/>
          <w:spacing w:val="-5"/>
        </w:rPr>
        <w:t>IX</w:t>
      </w:r>
      <w:r w:rsidR="00E119EB" w:rsidRPr="002244FC">
        <w:rPr>
          <w:color w:val="333333"/>
          <w:spacing w:val="-5"/>
        </w:rPr>
        <w:t xml:space="preserve"> and the additional requirements of this specification.</w:t>
      </w:r>
      <w:r w:rsidR="00510873" w:rsidRPr="002244FC">
        <w:t xml:space="preserve"> </w:t>
      </w:r>
      <w:r w:rsidR="00E03BD9" w:rsidRPr="002244FC">
        <w:t xml:space="preserve">Process for qualification of welding procedure specification (WPS) and welders shall be in accordance with </w:t>
      </w:r>
      <w:r w:rsidR="00602653" w:rsidRPr="00F00C36">
        <w:t>RE-QM-SWP-002.13</w:t>
      </w:r>
      <w:r w:rsidR="001A49FC" w:rsidRPr="002244FC">
        <w:t>.</w:t>
      </w:r>
    </w:p>
    <w:p w14:paraId="00A0AAB7" w14:textId="0277FE8C" w:rsidR="00510873" w:rsidRPr="002244FC" w:rsidRDefault="00B17932" w:rsidP="006F326D">
      <w:pPr>
        <w:pStyle w:val="BodyText"/>
        <w:spacing w:before="120" w:after="120"/>
        <w:ind w:left="1418" w:hanging="284"/>
        <w:rPr>
          <w:color w:val="333333"/>
          <w:sz w:val="22"/>
          <w:szCs w:val="22"/>
        </w:rPr>
      </w:pPr>
      <w:bookmarkStart w:id="194" w:name="_Hlk176251663"/>
      <w:bookmarkStart w:id="195" w:name="_Hlk176252459"/>
      <w:r w:rsidRPr="002244FC">
        <w:rPr>
          <w:b/>
          <w:sz w:val="22"/>
          <w:szCs w:val="22"/>
        </w:rPr>
        <w:t>9-</w:t>
      </w:r>
      <w:r w:rsidR="006E05FD" w:rsidRPr="002244FC">
        <w:rPr>
          <w:b/>
          <w:sz w:val="22"/>
          <w:szCs w:val="22"/>
        </w:rPr>
        <w:t>2</w:t>
      </w:r>
      <w:r w:rsidRPr="002244FC">
        <w:rPr>
          <w:b/>
          <w:sz w:val="22"/>
          <w:szCs w:val="22"/>
        </w:rPr>
        <w:t xml:space="preserve">.1 - </w:t>
      </w:r>
      <w:bookmarkEnd w:id="194"/>
      <w:r w:rsidR="00510873" w:rsidRPr="002244FC">
        <w:rPr>
          <w:color w:val="333333"/>
          <w:spacing w:val="-5"/>
          <w:sz w:val="22"/>
          <w:szCs w:val="22"/>
        </w:rPr>
        <w:t xml:space="preserve">For piping fabrication entirely outside of Kazakhstan, qualification of welding procedures, welders and welding operators shall be performed in accordance with ASME 31.3 and this specification.  </w:t>
      </w:r>
    </w:p>
    <w:p w14:paraId="2EC1EB06" w14:textId="07F83FCC" w:rsidR="00510873" w:rsidRPr="002244FC" w:rsidRDefault="00C4318D" w:rsidP="006F326D">
      <w:pPr>
        <w:spacing w:before="120" w:after="120"/>
        <w:ind w:left="1418" w:hanging="284"/>
        <w:rPr>
          <w:color w:val="333333"/>
          <w:spacing w:val="-5"/>
        </w:rPr>
      </w:pPr>
      <w:r w:rsidRPr="002244FC">
        <w:rPr>
          <w:b/>
        </w:rPr>
        <w:t xml:space="preserve">9-2.2 - </w:t>
      </w:r>
      <w:r w:rsidR="00510873" w:rsidRPr="002244FC">
        <w:rPr>
          <w:color w:val="333333"/>
          <w:spacing w:val="-5"/>
        </w:rPr>
        <w:t xml:space="preserve">For piping fabrication entirely within Kazakhstan, the above requirements shall be applied with the added requirement that the Supplier must also conform to the requirements of the RoK piping fabrication regulations for regulatory permits and approvals of weld procedure specifications, weld procedure qualifications, welder and welding operator qualifications. </w:t>
      </w:r>
    </w:p>
    <w:p w14:paraId="2905B6F7" w14:textId="0E401615" w:rsidR="008816E1" w:rsidRPr="002244FC" w:rsidRDefault="0015086B" w:rsidP="006F326D">
      <w:pPr>
        <w:pStyle w:val="ListParagraph"/>
        <w:spacing w:before="120" w:after="120"/>
        <w:ind w:left="1418" w:hanging="284"/>
      </w:pPr>
      <w:r w:rsidRPr="002244FC">
        <w:rPr>
          <w:b/>
        </w:rPr>
        <w:t xml:space="preserve">9-2.3 </w:t>
      </w:r>
      <w:r w:rsidR="00510873" w:rsidRPr="002244FC">
        <w:rPr>
          <w:color w:val="333333"/>
          <w:spacing w:val="-5"/>
        </w:rPr>
        <w:t xml:space="preserve">For the welding of piping components at the construction site, the site welding Business </w:t>
      </w:r>
      <w:r w:rsidR="00542638" w:rsidRPr="002244FC">
        <w:rPr>
          <w:color w:val="333333"/>
          <w:spacing w:val="-5"/>
        </w:rPr>
        <w:t>Partners’</w:t>
      </w:r>
      <w:r w:rsidR="00510873" w:rsidRPr="002244FC">
        <w:rPr>
          <w:color w:val="333333"/>
          <w:spacing w:val="-5"/>
        </w:rPr>
        <w:t xml:space="preserve"> welders shall hold a valid permit to weld issued by the local regulatory authority and be qualified according to Section </w:t>
      </w:r>
      <w:r w:rsidR="00897E04" w:rsidRPr="002244FC">
        <w:rPr>
          <w:color w:val="333333"/>
          <w:spacing w:val="-5"/>
        </w:rPr>
        <w:lastRenderedPageBreak/>
        <w:t>9</w:t>
      </w:r>
      <w:r w:rsidR="00CF5E07" w:rsidRPr="002244FC">
        <w:rPr>
          <w:color w:val="333333"/>
          <w:spacing w:val="-5"/>
        </w:rPr>
        <w:t>-</w:t>
      </w:r>
      <w:r w:rsidR="00897E04" w:rsidRPr="002244FC">
        <w:rPr>
          <w:color w:val="333333"/>
          <w:spacing w:val="-5"/>
        </w:rPr>
        <w:t>2</w:t>
      </w:r>
      <w:r w:rsidR="00510873" w:rsidRPr="002244FC">
        <w:rPr>
          <w:color w:val="333333"/>
          <w:spacing w:val="-5"/>
        </w:rPr>
        <w:t xml:space="preserve">. </w:t>
      </w:r>
      <w:bookmarkEnd w:id="195"/>
      <w:r w:rsidR="00510873" w:rsidRPr="002244FC">
        <w:rPr>
          <w:color w:val="333333"/>
          <w:spacing w:val="-5"/>
        </w:rPr>
        <w:t xml:space="preserve">   </w:t>
      </w:r>
    </w:p>
    <w:p w14:paraId="5B48E58A" w14:textId="2C17CA5B" w:rsidR="008816E1" w:rsidRPr="002244FC" w:rsidRDefault="008816E1" w:rsidP="002244FC">
      <w:pPr>
        <w:pStyle w:val="ListParagraph"/>
        <w:numPr>
          <w:ilvl w:val="1"/>
          <w:numId w:val="26"/>
        </w:numPr>
        <w:spacing w:before="120" w:after="120"/>
        <w:ind w:left="1134" w:hanging="425"/>
      </w:pPr>
      <w:r w:rsidRPr="002244FC">
        <w:rPr>
          <w:b/>
        </w:rPr>
        <w:t xml:space="preserve">- </w:t>
      </w:r>
      <w:r w:rsidRPr="002244FC">
        <w:rPr>
          <w:color w:val="333333"/>
        </w:rPr>
        <w:t>As a minimum, welding procedure specification (WPS) shall contain the information required on ASME BPVC</w:t>
      </w:r>
      <w:r w:rsidRPr="002244FC">
        <w:rPr>
          <w:color w:val="333333"/>
          <w:spacing w:val="40"/>
        </w:rPr>
        <w:t xml:space="preserve"> </w:t>
      </w:r>
      <w:r w:rsidRPr="002244FC">
        <w:rPr>
          <w:color w:val="333333"/>
        </w:rPr>
        <w:t>Section IX Forms QW-482 and QW-483.</w:t>
      </w:r>
    </w:p>
    <w:p w14:paraId="4AED40A7" w14:textId="367E3C2A" w:rsidR="008816E1" w:rsidRPr="002244FC" w:rsidRDefault="008816E1" w:rsidP="002244FC">
      <w:pPr>
        <w:pStyle w:val="ListParagraph"/>
        <w:numPr>
          <w:ilvl w:val="1"/>
          <w:numId w:val="26"/>
        </w:numPr>
        <w:spacing w:before="120" w:after="120"/>
        <w:ind w:left="1134" w:hanging="425"/>
      </w:pPr>
      <w:r w:rsidRPr="002244FC">
        <w:rPr>
          <w:b/>
        </w:rPr>
        <w:t xml:space="preserve">- </w:t>
      </w:r>
      <w:r w:rsidR="00F66C10" w:rsidRPr="002244FC">
        <w:rPr>
          <w:spacing w:val="-5"/>
        </w:rPr>
        <w:t xml:space="preserve">The welding procedure specification (WPS) and the procedure qualification record (PQR) shall be in accordance with the ASME </w:t>
      </w:r>
      <w:r w:rsidR="00146078" w:rsidRPr="002244FC">
        <w:rPr>
          <w:spacing w:val="-5"/>
        </w:rPr>
        <w:t>BPVC</w:t>
      </w:r>
      <w:r w:rsidR="00F66C10" w:rsidRPr="002244FC">
        <w:rPr>
          <w:spacing w:val="-5"/>
        </w:rPr>
        <w:t xml:space="preserve">, Section IX, and the following requirements. The completed WPS shall describe all the ASME </w:t>
      </w:r>
      <w:r w:rsidR="00146078" w:rsidRPr="002244FC">
        <w:rPr>
          <w:spacing w:val="-5"/>
        </w:rPr>
        <w:t>BPVC</w:t>
      </w:r>
      <w:r w:rsidR="00F66C10" w:rsidRPr="002244FC">
        <w:rPr>
          <w:spacing w:val="-5"/>
        </w:rPr>
        <w:t>, Section IX variables and any additional requirements from this section for each welding process used in the WPS.</w:t>
      </w:r>
    </w:p>
    <w:p w14:paraId="0AD619D8" w14:textId="7DED81FD" w:rsidR="008816E1" w:rsidRPr="002244FC" w:rsidRDefault="008816E1" w:rsidP="002244FC">
      <w:pPr>
        <w:pStyle w:val="ListParagraph"/>
        <w:numPr>
          <w:ilvl w:val="1"/>
          <w:numId w:val="26"/>
        </w:numPr>
        <w:spacing w:before="120" w:after="120"/>
        <w:ind w:left="1134" w:hanging="425"/>
      </w:pPr>
      <w:r w:rsidRPr="002244FC">
        <w:rPr>
          <w:b/>
        </w:rPr>
        <w:t xml:space="preserve">- </w:t>
      </w:r>
      <w:r w:rsidRPr="002244FC">
        <w:rPr>
          <w:color w:val="333333"/>
        </w:rPr>
        <w:t xml:space="preserve">Tack welds, whether removed or left in place, shall be made by a qualified welder following the procedure detailed in ASME BPVC Section IX and in accordance with item </w:t>
      </w:r>
      <w:hyperlink w:anchor="_bookmark30" w:history="1">
        <w:r w:rsidRPr="002244FC">
          <w:rPr>
            <w:u w:val="single"/>
          </w:rPr>
          <w:t>11-1</w:t>
        </w:r>
      </w:hyperlink>
      <w:r w:rsidRPr="002244FC">
        <w:rPr>
          <w:color w:val="333333"/>
        </w:rPr>
        <w:t>.</w:t>
      </w:r>
    </w:p>
    <w:p w14:paraId="52AA1868" w14:textId="3B1BF995" w:rsidR="008816E1" w:rsidRPr="002244FC" w:rsidRDefault="008816E1" w:rsidP="002244FC">
      <w:pPr>
        <w:pStyle w:val="ListParagraph"/>
        <w:numPr>
          <w:ilvl w:val="1"/>
          <w:numId w:val="26"/>
        </w:numPr>
        <w:spacing w:before="120" w:after="120"/>
        <w:ind w:left="1134" w:hanging="425"/>
      </w:pPr>
      <w:r w:rsidRPr="002244FC">
        <w:rPr>
          <w:b/>
        </w:rPr>
        <w:t xml:space="preserve">- </w:t>
      </w:r>
      <w:r w:rsidRPr="002244FC">
        <w:rPr>
          <w:color w:val="333333"/>
        </w:rPr>
        <w:t xml:space="preserve">Supplier shall prepare a summary sheet, welding map, or drawing that indicates the welding procedure specification (WPS) to be used for each piping class. </w:t>
      </w:r>
      <w:r w:rsidR="00286E02" w:rsidRPr="002244FC">
        <w:rPr>
          <w:color w:val="333333"/>
        </w:rPr>
        <w:t>The document</w:t>
      </w:r>
      <w:r w:rsidRPr="002244FC">
        <w:rPr>
          <w:color w:val="333333"/>
        </w:rPr>
        <w:t xml:space="preserve"> shall address the following:</w:t>
      </w:r>
    </w:p>
    <w:p w14:paraId="62773CAC" w14:textId="7898B4C3" w:rsidR="008816E1" w:rsidRPr="002244FC" w:rsidRDefault="008816E1" w:rsidP="006F326D">
      <w:pPr>
        <w:pStyle w:val="BodyText"/>
        <w:spacing w:before="120" w:after="120"/>
        <w:ind w:left="1418" w:hanging="284"/>
        <w:rPr>
          <w:sz w:val="22"/>
          <w:szCs w:val="22"/>
        </w:rPr>
      </w:pPr>
      <w:bookmarkStart w:id="196" w:name="_Hlk176251578"/>
      <w:r w:rsidRPr="002244FC">
        <w:rPr>
          <w:b/>
          <w:sz w:val="22"/>
          <w:szCs w:val="22"/>
        </w:rPr>
        <w:t xml:space="preserve">9-6.1 - </w:t>
      </w:r>
      <w:r w:rsidRPr="002244FC">
        <w:rPr>
          <w:color w:val="333333"/>
          <w:sz w:val="22"/>
          <w:szCs w:val="22"/>
        </w:rPr>
        <w:t>If a welding procedure specification (WPS) is intended for use in only part of a pipe class, the extent of the intended use shall be clearly defined.</w:t>
      </w:r>
    </w:p>
    <w:bookmarkEnd w:id="196"/>
    <w:p w14:paraId="135F8C19" w14:textId="2210F7A9" w:rsidR="008816E1" w:rsidRPr="002244FC" w:rsidRDefault="008816E1" w:rsidP="006F326D">
      <w:pPr>
        <w:pStyle w:val="BodyText"/>
        <w:spacing w:before="120" w:after="120"/>
        <w:ind w:left="1418" w:hanging="284"/>
        <w:rPr>
          <w:sz w:val="22"/>
          <w:szCs w:val="22"/>
        </w:rPr>
      </w:pPr>
      <w:r w:rsidRPr="002244FC">
        <w:rPr>
          <w:b/>
          <w:sz w:val="22"/>
          <w:szCs w:val="22"/>
        </w:rPr>
        <w:t xml:space="preserve">9-6.2 - </w:t>
      </w:r>
      <w:r w:rsidRPr="002244FC">
        <w:rPr>
          <w:color w:val="333333"/>
          <w:sz w:val="22"/>
          <w:szCs w:val="22"/>
        </w:rPr>
        <w:t>Welding procedure specification (WPS) assignments shall be consistent with the design minimum temperatures (DMT) for each piping material class.</w:t>
      </w:r>
    </w:p>
    <w:p w14:paraId="538E46FD" w14:textId="75F5E0D4" w:rsidR="008816E1" w:rsidRPr="002244FC" w:rsidRDefault="008816E1" w:rsidP="002244FC">
      <w:pPr>
        <w:pStyle w:val="ListParagraph"/>
        <w:numPr>
          <w:ilvl w:val="1"/>
          <w:numId w:val="26"/>
        </w:numPr>
        <w:spacing w:before="120" w:after="120"/>
        <w:ind w:left="1134" w:hanging="425"/>
      </w:pPr>
      <w:r w:rsidRPr="002244FC">
        <w:rPr>
          <w:b/>
        </w:rPr>
        <w:t xml:space="preserve">- </w:t>
      </w:r>
      <w:r w:rsidRPr="002244FC">
        <w:rPr>
          <w:color w:val="333333"/>
        </w:rPr>
        <w:t>Each welding procedure specification (WPS) shall include a statement indicating the design minimum temperature (DMT) for which the WPS is qualified by Charpy impact testing. Qualification may be by Charpy impact testing or by</w:t>
      </w:r>
      <w:r w:rsidRPr="002244FC">
        <w:rPr>
          <w:color w:val="333333"/>
          <w:spacing w:val="40"/>
        </w:rPr>
        <w:t xml:space="preserve"> </w:t>
      </w:r>
      <w:r w:rsidRPr="002244FC">
        <w:rPr>
          <w:color w:val="333333"/>
        </w:rPr>
        <w:t>exemption, as provided by ASME B31.3 Table 323.2.2.</w:t>
      </w:r>
    </w:p>
    <w:p w14:paraId="5E66CB08" w14:textId="547616AC" w:rsidR="00B56C7B" w:rsidRPr="002244FC" w:rsidRDefault="00B56C7B" w:rsidP="002244FC">
      <w:pPr>
        <w:pStyle w:val="ListParagraph"/>
        <w:numPr>
          <w:ilvl w:val="1"/>
          <w:numId w:val="26"/>
        </w:numPr>
        <w:spacing w:before="120" w:after="120"/>
        <w:ind w:left="1134" w:hanging="425"/>
      </w:pPr>
      <w:r w:rsidRPr="002244FC">
        <w:rPr>
          <w:b/>
        </w:rPr>
        <w:t>-</w:t>
      </w:r>
      <w:r w:rsidRPr="002244FC">
        <w:rPr>
          <w:b/>
          <w:spacing w:val="1"/>
        </w:rPr>
        <w:t xml:space="preserve"> </w:t>
      </w:r>
      <w:r w:rsidRPr="002244FC">
        <w:rPr>
          <w:color w:val="333333"/>
        </w:rPr>
        <w:t>Service</w:t>
      </w:r>
      <w:r w:rsidRPr="002244FC">
        <w:rPr>
          <w:color w:val="333333"/>
          <w:spacing w:val="8"/>
        </w:rPr>
        <w:t xml:space="preserve"> </w:t>
      </w:r>
      <w:r w:rsidRPr="002244FC">
        <w:rPr>
          <w:color w:val="333333"/>
        </w:rPr>
        <w:t>shall</w:t>
      </w:r>
      <w:r w:rsidRPr="002244FC">
        <w:rPr>
          <w:color w:val="333333"/>
          <w:spacing w:val="9"/>
        </w:rPr>
        <w:t xml:space="preserve"> </w:t>
      </w:r>
      <w:r w:rsidRPr="002244FC">
        <w:rPr>
          <w:color w:val="333333"/>
        </w:rPr>
        <w:t>be</w:t>
      </w:r>
      <w:r w:rsidRPr="002244FC">
        <w:rPr>
          <w:color w:val="333333"/>
          <w:spacing w:val="8"/>
        </w:rPr>
        <w:t xml:space="preserve"> </w:t>
      </w:r>
      <w:r w:rsidRPr="002244FC">
        <w:rPr>
          <w:color w:val="333333"/>
        </w:rPr>
        <w:t>considered</w:t>
      </w:r>
      <w:r w:rsidRPr="002244FC">
        <w:rPr>
          <w:color w:val="333333"/>
          <w:spacing w:val="9"/>
        </w:rPr>
        <w:t xml:space="preserve"> </w:t>
      </w:r>
      <w:r w:rsidRPr="002244FC">
        <w:rPr>
          <w:color w:val="333333"/>
        </w:rPr>
        <w:t>sour</w:t>
      </w:r>
      <w:r w:rsidRPr="002244FC">
        <w:rPr>
          <w:color w:val="333333"/>
          <w:spacing w:val="8"/>
        </w:rPr>
        <w:t xml:space="preserve"> </w:t>
      </w:r>
      <w:r w:rsidRPr="002244FC">
        <w:rPr>
          <w:color w:val="333333"/>
        </w:rPr>
        <w:t>as</w:t>
      </w:r>
      <w:r w:rsidRPr="002244FC">
        <w:rPr>
          <w:color w:val="333333"/>
          <w:spacing w:val="9"/>
        </w:rPr>
        <w:t xml:space="preserve"> </w:t>
      </w:r>
      <w:r w:rsidRPr="002244FC">
        <w:rPr>
          <w:color w:val="333333"/>
        </w:rPr>
        <w:t>defined</w:t>
      </w:r>
      <w:r w:rsidRPr="002244FC">
        <w:rPr>
          <w:color w:val="333333"/>
          <w:spacing w:val="8"/>
        </w:rPr>
        <w:t xml:space="preserve"> </w:t>
      </w:r>
      <w:r w:rsidRPr="002244FC">
        <w:rPr>
          <w:color w:val="333333"/>
        </w:rPr>
        <w:t>in</w:t>
      </w:r>
      <w:r w:rsidRPr="002244FC">
        <w:rPr>
          <w:color w:val="333333"/>
          <w:spacing w:val="9"/>
        </w:rPr>
        <w:t xml:space="preserve"> </w:t>
      </w:r>
      <w:r w:rsidRPr="002244FC">
        <w:rPr>
          <w:color w:val="333333"/>
        </w:rPr>
        <w:t>NACE</w:t>
      </w:r>
      <w:r w:rsidRPr="002244FC">
        <w:rPr>
          <w:color w:val="333333"/>
          <w:spacing w:val="8"/>
        </w:rPr>
        <w:t xml:space="preserve"> </w:t>
      </w:r>
      <w:r w:rsidRPr="002244FC">
        <w:rPr>
          <w:color w:val="333333"/>
        </w:rPr>
        <w:t>MR0175,</w:t>
      </w:r>
      <w:r w:rsidRPr="002244FC">
        <w:rPr>
          <w:color w:val="333333"/>
          <w:spacing w:val="8"/>
        </w:rPr>
        <w:t xml:space="preserve"> </w:t>
      </w:r>
      <w:r w:rsidRPr="002244FC">
        <w:rPr>
          <w:color w:val="333333"/>
        </w:rPr>
        <w:t>as</w:t>
      </w:r>
      <w:r w:rsidRPr="002244FC">
        <w:rPr>
          <w:color w:val="333333"/>
          <w:spacing w:val="9"/>
        </w:rPr>
        <w:t xml:space="preserve"> </w:t>
      </w:r>
      <w:r w:rsidRPr="002244FC">
        <w:rPr>
          <w:color w:val="333333"/>
          <w:spacing w:val="-2"/>
        </w:rPr>
        <w:t>applicable.</w:t>
      </w:r>
    </w:p>
    <w:p w14:paraId="2887E9A5" w14:textId="5FEF137D" w:rsidR="00B56C7B" w:rsidRPr="002244FC" w:rsidRDefault="00B56C7B" w:rsidP="006F326D">
      <w:pPr>
        <w:pStyle w:val="BodyText"/>
        <w:spacing w:before="120" w:after="120"/>
        <w:ind w:left="1418" w:hanging="284"/>
        <w:rPr>
          <w:sz w:val="22"/>
          <w:szCs w:val="22"/>
        </w:rPr>
      </w:pPr>
      <w:r w:rsidRPr="002244FC">
        <w:rPr>
          <w:b/>
          <w:sz w:val="22"/>
          <w:szCs w:val="22"/>
        </w:rPr>
        <w:t xml:space="preserve">9-8.1 - </w:t>
      </w:r>
      <w:r w:rsidRPr="002244FC">
        <w:rPr>
          <w:color w:val="333333"/>
          <w:sz w:val="22"/>
          <w:szCs w:val="22"/>
        </w:rPr>
        <w:t xml:space="preserve">Weld procedure shall be qualified with HV10 microhardness testing in accordance with specified NACE standard and as described in </w:t>
      </w:r>
      <w:hyperlink w:anchor="_bookmark38" w:history="1">
        <w:r w:rsidRPr="002244FC">
          <w:rPr>
            <w:sz w:val="22"/>
            <w:szCs w:val="22"/>
            <w:u w:val="single"/>
          </w:rPr>
          <w:t>Table</w:t>
        </w:r>
      </w:hyperlink>
      <w:r w:rsidRPr="002244FC">
        <w:rPr>
          <w:sz w:val="22"/>
          <w:szCs w:val="22"/>
          <w:u w:val="single"/>
        </w:rPr>
        <w:t xml:space="preserve"> 2</w:t>
      </w:r>
      <w:r w:rsidRPr="002244FC">
        <w:rPr>
          <w:color w:val="333333"/>
          <w:sz w:val="22"/>
          <w:szCs w:val="22"/>
        </w:rPr>
        <w:t>.</w:t>
      </w:r>
    </w:p>
    <w:p w14:paraId="4A5A8562" w14:textId="398211E0" w:rsidR="005B0358" w:rsidRPr="002244FC" w:rsidRDefault="00B56C7B" w:rsidP="006F326D">
      <w:pPr>
        <w:pStyle w:val="BodyText"/>
        <w:spacing w:before="120" w:after="120"/>
        <w:ind w:left="1418" w:hanging="284"/>
        <w:rPr>
          <w:color w:val="333333"/>
          <w:sz w:val="22"/>
          <w:szCs w:val="22"/>
        </w:rPr>
      </w:pPr>
      <w:r w:rsidRPr="002244FC">
        <w:rPr>
          <w:b/>
          <w:sz w:val="22"/>
          <w:szCs w:val="22"/>
        </w:rPr>
        <w:t xml:space="preserve">9-8.2 - </w:t>
      </w:r>
      <w:r w:rsidRPr="002244FC">
        <w:rPr>
          <w:color w:val="333333"/>
          <w:sz w:val="22"/>
          <w:szCs w:val="22"/>
        </w:rPr>
        <w:t xml:space="preserve">Production weld Brinell Hardness Number (BHN) hardness testing in accordance with the requirements of </w:t>
      </w:r>
      <w:hyperlink w:anchor="_bookmark38" w:history="1">
        <w:r w:rsidRPr="002244FC">
          <w:rPr>
            <w:sz w:val="22"/>
            <w:szCs w:val="22"/>
            <w:u w:val="single"/>
          </w:rPr>
          <w:t>Tabl</w:t>
        </w:r>
      </w:hyperlink>
      <w:r w:rsidRPr="002244FC">
        <w:rPr>
          <w:sz w:val="22"/>
          <w:szCs w:val="22"/>
          <w:u w:val="single"/>
        </w:rPr>
        <w:t>e 2</w:t>
      </w:r>
      <w:r w:rsidRPr="002244FC">
        <w:rPr>
          <w:sz w:val="22"/>
          <w:szCs w:val="22"/>
        </w:rPr>
        <w:t xml:space="preserve"> </w:t>
      </w:r>
      <w:r w:rsidRPr="002244FC">
        <w:rPr>
          <w:color w:val="333333"/>
          <w:sz w:val="22"/>
          <w:szCs w:val="22"/>
        </w:rPr>
        <w:t>shall be performed as part of the weld examination.</w:t>
      </w:r>
      <w:bookmarkStart w:id="197" w:name="8.3___Fillet_Welds"/>
      <w:bookmarkStart w:id="198" w:name="8.4___Slip-On_Flanges"/>
      <w:bookmarkStart w:id="199" w:name="8.5___Seal_Welding"/>
      <w:bookmarkStart w:id="200" w:name="8.6___Branch_Connections"/>
      <w:bookmarkStart w:id="201" w:name="8.7___Trunnion_and_Dummy_Leg_Supports"/>
      <w:bookmarkStart w:id="202" w:name="8.8___Flanges"/>
      <w:bookmarkStart w:id="203" w:name="8.9___Valves"/>
      <w:bookmarkStart w:id="204" w:name="8.11___Distance_Between_Welds"/>
      <w:bookmarkStart w:id="205" w:name="_bookmark24"/>
      <w:bookmarkEnd w:id="197"/>
      <w:bookmarkEnd w:id="198"/>
      <w:bookmarkEnd w:id="199"/>
      <w:bookmarkEnd w:id="200"/>
      <w:bookmarkEnd w:id="201"/>
      <w:bookmarkEnd w:id="202"/>
      <w:bookmarkEnd w:id="203"/>
      <w:bookmarkEnd w:id="204"/>
      <w:bookmarkEnd w:id="205"/>
    </w:p>
    <w:p w14:paraId="47218F0E" w14:textId="7E7E28C8" w:rsidR="00F95676" w:rsidRPr="002E0C24" w:rsidRDefault="00F95676">
      <w:pPr>
        <w:pStyle w:val="ListParagraph"/>
        <w:numPr>
          <w:ilvl w:val="1"/>
          <w:numId w:val="42"/>
        </w:numPr>
        <w:spacing w:before="120" w:after="120"/>
        <w:ind w:left="1134" w:hanging="425"/>
      </w:pPr>
      <w:r w:rsidRPr="002E0C24">
        <w:rPr>
          <w:b/>
          <w:rPrChange w:id="206" w:author="Marchenko, Sergey [Tengizchevroil]" w:date="2025-08-09T09:52:00Z" w16du:dateUtc="2025-08-09T04:52:00Z">
            <w:rPr>
              <w:b/>
              <w:highlight w:val="yellow"/>
            </w:rPr>
          </w:rPrChange>
        </w:rPr>
        <w:t>-</w:t>
      </w:r>
      <w:r w:rsidRPr="002E0C24">
        <w:rPr>
          <w:b/>
          <w:spacing w:val="1"/>
          <w:rPrChange w:id="207" w:author="Marchenko, Sergey [Tengizchevroil]" w:date="2025-08-09T09:52:00Z" w16du:dateUtc="2025-08-09T04:52:00Z">
            <w:rPr>
              <w:b/>
              <w:spacing w:val="1"/>
              <w:highlight w:val="yellow"/>
            </w:rPr>
          </w:rPrChange>
        </w:rPr>
        <w:t xml:space="preserve"> </w:t>
      </w:r>
      <w:r w:rsidR="00B05C5D" w:rsidRPr="002E0C24">
        <w:rPr>
          <w:color w:val="333333"/>
          <w:spacing w:val="-2"/>
        </w:rPr>
        <w:t>Each WPS shall contain the information required by ASME</w:t>
      </w:r>
      <w:r w:rsidR="007F4A34" w:rsidRPr="002E0C24">
        <w:rPr>
          <w:spacing w:val="-5"/>
          <w:rPrChange w:id="208" w:author="Marchenko, Sergey [Tengizchevroil]" w:date="2025-08-09T09:52:00Z" w16du:dateUtc="2025-08-09T04:52:00Z">
            <w:rPr>
              <w:spacing w:val="-5"/>
              <w:highlight w:val="yellow"/>
            </w:rPr>
          </w:rPrChange>
        </w:rPr>
        <w:t xml:space="preserve"> BPVC</w:t>
      </w:r>
      <w:r w:rsidR="00B05C5D" w:rsidRPr="002E0C24">
        <w:rPr>
          <w:color w:val="333333"/>
          <w:spacing w:val="-2"/>
        </w:rPr>
        <w:t xml:space="preserve"> Section IX, QW-251.</w:t>
      </w:r>
      <w:ins w:id="209" w:author="Marchenko, Sergey [Tengizchevroil]" w:date="2025-08-09T09:50:00Z" w16du:dateUtc="2025-08-09T04:50:00Z">
        <w:r w:rsidR="007B1CC1" w:rsidRPr="002E0C24">
          <w:rPr>
            <w:rPrChange w:id="210" w:author="Marchenko, Sergey [Tengizchevroil]" w:date="2025-08-09T09:52:00Z" w16du:dateUtc="2025-08-09T04:52:00Z">
              <w:rPr>
                <w:lang w:val="ru-RU"/>
              </w:rPr>
            </w:rPrChange>
          </w:rPr>
          <w:t xml:space="preserve"> </w:t>
        </w:r>
      </w:ins>
      <w:del w:id="211" w:author="Marchenko, Sergey [Tengizchevroil]" w:date="2025-08-09T09:50:00Z" w16du:dateUtc="2025-08-09T04:50:00Z">
        <w:r w:rsidR="00B05C5D" w:rsidRPr="002E0C24" w:rsidDel="007B1CC1">
          <w:rPr>
            <w:color w:val="333333"/>
            <w:spacing w:val="-2"/>
          </w:rPr>
          <w:delText xml:space="preserve"> On the WPS</w:delText>
        </w:r>
        <w:r w:rsidR="00B05C5D" w:rsidRPr="002E0C24" w:rsidDel="008273DE">
          <w:rPr>
            <w:color w:val="333333"/>
            <w:spacing w:val="-2"/>
          </w:rPr>
          <w:delText xml:space="preserve"> a change from the PQR information contained in QW-482, and the following shall be considered as essential variable:</w:delText>
        </w:r>
      </w:del>
      <w:r w:rsidR="00803C8C" w:rsidRPr="00803C8C">
        <w:rPr>
          <w:color w:val="333333"/>
          <w:spacing w:val="-2"/>
        </w:rPr>
        <w:t xml:space="preserve">When </w:t>
      </w:r>
      <w:r w:rsidR="008004B7" w:rsidRPr="00803C8C">
        <w:rPr>
          <w:color w:val="333333"/>
          <w:spacing w:val="-2"/>
        </w:rPr>
        <w:t>changing</w:t>
      </w:r>
      <w:r w:rsidR="008E7840">
        <w:rPr>
          <w:color w:val="333333"/>
          <w:spacing w:val="-2"/>
        </w:rPr>
        <w:t xml:space="preserve"> </w:t>
      </w:r>
      <w:r w:rsidR="00803C8C" w:rsidRPr="00803C8C">
        <w:rPr>
          <w:color w:val="333333"/>
          <w:spacing w:val="-2"/>
        </w:rPr>
        <w:t xml:space="preserve">PQR welding variables, following </w:t>
      </w:r>
      <w:r w:rsidR="00BE33CF">
        <w:rPr>
          <w:color w:val="333333"/>
          <w:spacing w:val="-2"/>
        </w:rPr>
        <w:t>in</w:t>
      </w:r>
      <w:r w:rsidR="00803C8C" w:rsidRPr="00803C8C">
        <w:rPr>
          <w:color w:val="333333"/>
          <w:spacing w:val="-2"/>
        </w:rPr>
        <w:t xml:space="preserve"> WPS welding variables, shall be considered as essential variables:</w:t>
      </w:r>
    </w:p>
    <w:p w14:paraId="6D79EF83" w14:textId="0A0EC6A6" w:rsidR="00F95676" w:rsidRPr="002244FC" w:rsidRDefault="00F95676" w:rsidP="006F326D">
      <w:pPr>
        <w:pStyle w:val="ListParagraph"/>
        <w:spacing w:before="120" w:after="120"/>
        <w:ind w:left="1418" w:hanging="284"/>
        <w:rPr>
          <w:color w:val="333333"/>
          <w:spacing w:val="-2"/>
        </w:rPr>
      </w:pPr>
      <w:r w:rsidRPr="002244FC">
        <w:rPr>
          <w:b/>
        </w:rPr>
        <w:t>9-9.</w:t>
      </w:r>
      <w:r w:rsidR="00E86971" w:rsidRPr="00E86971">
        <w:rPr>
          <w:b/>
        </w:rPr>
        <w:t>1</w:t>
      </w:r>
      <w:r w:rsidRPr="002244FC">
        <w:rPr>
          <w:b/>
        </w:rPr>
        <w:t xml:space="preserve"> - </w:t>
      </w:r>
      <w:r w:rsidR="00416A3D" w:rsidRPr="002244FC">
        <w:rPr>
          <w:color w:val="333333"/>
          <w:spacing w:val="-2"/>
        </w:rPr>
        <w:t>For filler metal(s), a change in the specific manufacturer(s) and trade name(s) used on the PQR.</w:t>
      </w:r>
    </w:p>
    <w:p w14:paraId="79E67636" w14:textId="12E0AD8A" w:rsidR="00F95676" w:rsidRPr="002244FC" w:rsidRDefault="00F95676" w:rsidP="006F326D">
      <w:pPr>
        <w:pStyle w:val="ListParagraph"/>
        <w:spacing w:before="120" w:after="120"/>
        <w:ind w:left="1418" w:hanging="284"/>
        <w:rPr>
          <w:color w:val="333333"/>
          <w:spacing w:val="-2"/>
        </w:rPr>
      </w:pPr>
      <w:r w:rsidRPr="002244FC">
        <w:rPr>
          <w:b/>
          <w:color w:val="333333"/>
          <w:spacing w:val="-2"/>
        </w:rPr>
        <w:t>9-9.</w:t>
      </w:r>
      <w:r w:rsidR="00E86971" w:rsidRPr="00E86971">
        <w:rPr>
          <w:b/>
          <w:color w:val="333333"/>
          <w:spacing w:val="-2"/>
        </w:rPr>
        <w:t>2</w:t>
      </w:r>
      <w:r w:rsidRPr="002244FC">
        <w:rPr>
          <w:b/>
          <w:color w:val="333333"/>
          <w:spacing w:val="-2"/>
        </w:rPr>
        <w:t xml:space="preserve"> - </w:t>
      </w:r>
      <w:r w:rsidR="000E7D3A" w:rsidRPr="002244FC">
        <w:rPr>
          <w:color w:val="333333"/>
          <w:spacing w:val="-2"/>
        </w:rPr>
        <w:t>For machine welding, a change in the specific make and model of welding equipment.</w:t>
      </w:r>
    </w:p>
    <w:p w14:paraId="1951FF1D" w14:textId="30A5BA84" w:rsidR="00F95676" w:rsidRPr="002244FC" w:rsidRDefault="00F95676" w:rsidP="006F326D">
      <w:pPr>
        <w:pStyle w:val="ListParagraph"/>
        <w:spacing w:before="120" w:after="120"/>
        <w:ind w:left="1418" w:hanging="284"/>
        <w:rPr>
          <w:color w:val="333333"/>
          <w:spacing w:val="-2"/>
        </w:rPr>
      </w:pPr>
      <w:r w:rsidRPr="002244FC">
        <w:rPr>
          <w:b/>
          <w:color w:val="333333"/>
          <w:spacing w:val="-2"/>
        </w:rPr>
        <w:t>9-9.</w:t>
      </w:r>
      <w:r w:rsidR="00E86971" w:rsidRPr="00E86971">
        <w:rPr>
          <w:b/>
          <w:color w:val="333333"/>
          <w:spacing w:val="-2"/>
        </w:rPr>
        <w:t>3</w:t>
      </w:r>
      <w:r w:rsidRPr="002244FC">
        <w:rPr>
          <w:b/>
          <w:color w:val="333333"/>
          <w:spacing w:val="-2"/>
        </w:rPr>
        <w:t xml:space="preserve"> - </w:t>
      </w:r>
      <w:r w:rsidR="001B0D22" w:rsidRPr="002244FC">
        <w:rPr>
          <w:color w:val="333333"/>
          <w:spacing w:val="-2"/>
        </w:rPr>
        <w:t>A change from the PQR tack welding technique (where applicable).</w:t>
      </w:r>
    </w:p>
    <w:p w14:paraId="2576C312" w14:textId="1F5A100F" w:rsidR="00F95676" w:rsidRPr="002244FC" w:rsidRDefault="00F95676" w:rsidP="006F326D">
      <w:pPr>
        <w:pStyle w:val="ListParagraph"/>
        <w:spacing w:before="120" w:after="120"/>
        <w:ind w:left="1418" w:hanging="284"/>
        <w:rPr>
          <w:color w:val="333333"/>
          <w:spacing w:val="-2"/>
        </w:rPr>
      </w:pPr>
      <w:r w:rsidRPr="002244FC">
        <w:rPr>
          <w:b/>
          <w:color w:val="333333"/>
          <w:spacing w:val="-2"/>
        </w:rPr>
        <w:t>9-9.</w:t>
      </w:r>
      <w:r w:rsidR="00E86971" w:rsidRPr="00E86971">
        <w:rPr>
          <w:b/>
          <w:color w:val="333333"/>
          <w:spacing w:val="-2"/>
        </w:rPr>
        <w:t>4</w:t>
      </w:r>
      <w:r w:rsidRPr="002244FC">
        <w:rPr>
          <w:b/>
          <w:color w:val="333333"/>
          <w:spacing w:val="-2"/>
        </w:rPr>
        <w:t xml:space="preserve"> - </w:t>
      </w:r>
      <w:r w:rsidR="005B02D9" w:rsidRPr="002244FC">
        <w:rPr>
          <w:color w:val="333333"/>
          <w:spacing w:val="-2"/>
        </w:rPr>
        <w:t>Any change in the electrical characteristics of welding from that qualified on the PQR, i.e. pulsing range and polarity for each size (diameter) of filler metal.</w:t>
      </w:r>
    </w:p>
    <w:p w14:paraId="37B4A038" w14:textId="3FE12BA3" w:rsidR="00F95676" w:rsidRPr="00346C3C" w:rsidRDefault="00F95676" w:rsidP="00403A36">
      <w:pPr>
        <w:pStyle w:val="ListParagraph"/>
        <w:spacing w:before="120" w:after="120"/>
        <w:ind w:left="1418" w:hanging="284"/>
        <w:rPr>
          <w:color w:val="333333"/>
          <w:spacing w:val="-2"/>
        </w:rPr>
      </w:pPr>
      <w:r w:rsidRPr="002244FC">
        <w:rPr>
          <w:b/>
          <w:color w:val="333333"/>
          <w:spacing w:val="-2"/>
        </w:rPr>
        <w:t>9-9.</w:t>
      </w:r>
      <w:r w:rsidR="00E86971" w:rsidRPr="00E86971">
        <w:rPr>
          <w:b/>
          <w:color w:val="333333"/>
          <w:spacing w:val="-2"/>
        </w:rPr>
        <w:t>5</w:t>
      </w:r>
      <w:r w:rsidRPr="002244FC">
        <w:rPr>
          <w:b/>
          <w:color w:val="333333"/>
          <w:spacing w:val="-2"/>
        </w:rPr>
        <w:t xml:space="preserve"> - </w:t>
      </w:r>
      <w:r w:rsidR="00536B02" w:rsidRPr="002244FC">
        <w:rPr>
          <w:color w:val="333333"/>
          <w:spacing w:val="-2"/>
        </w:rPr>
        <w:t>Any increase in the maximum heat input (maximum volts x maximum amps x 60÷slowest travel speed= joules) qualified on the PQR.</w:t>
      </w:r>
      <w:r w:rsidR="00960750" w:rsidRPr="002244FC">
        <w:t xml:space="preserve"> </w:t>
      </w:r>
      <w:r w:rsidR="00960750" w:rsidRPr="002244FC">
        <w:rPr>
          <w:color w:val="333333"/>
          <w:spacing w:val="-2"/>
        </w:rPr>
        <w:t xml:space="preserve">Any </w:t>
      </w:r>
      <w:r w:rsidR="000D3F01" w:rsidRPr="002244FC">
        <w:rPr>
          <w:color w:val="333333"/>
          <w:spacing w:val="-2"/>
        </w:rPr>
        <w:t>de</w:t>
      </w:r>
      <w:r w:rsidR="00960750" w:rsidRPr="002244FC">
        <w:rPr>
          <w:color w:val="333333"/>
          <w:spacing w:val="-2"/>
        </w:rPr>
        <w:t>crease in the m</w:t>
      </w:r>
      <w:r w:rsidR="003C66BB" w:rsidRPr="002244FC">
        <w:rPr>
          <w:color w:val="333333"/>
          <w:spacing w:val="-2"/>
        </w:rPr>
        <w:t>inimum</w:t>
      </w:r>
      <w:r w:rsidR="00960750" w:rsidRPr="002244FC">
        <w:rPr>
          <w:color w:val="333333"/>
          <w:spacing w:val="-2"/>
        </w:rPr>
        <w:t xml:space="preserve"> heat input (m</w:t>
      </w:r>
      <w:r w:rsidR="003C66BB" w:rsidRPr="002244FC">
        <w:rPr>
          <w:color w:val="333333"/>
          <w:spacing w:val="-2"/>
        </w:rPr>
        <w:t>ini</w:t>
      </w:r>
      <w:r w:rsidR="00114C72" w:rsidRPr="002244FC">
        <w:rPr>
          <w:color w:val="333333"/>
          <w:spacing w:val="-2"/>
        </w:rPr>
        <w:t>mum</w:t>
      </w:r>
      <w:r w:rsidR="00960750" w:rsidRPr="002244FC">
        <w:rPr>
          <w:color w:val="333333"/>
          <w:spacing w:val="-2"/>
        </w:rPr>
        <w:t xml:space="preserve"> volts x m</w:t>
      </w:r>
      <w:r w:rsidR="00114C72" w:rsidRPr="002244FC">
        <w:rPr>
          <w:color w:val="333333"/>
          <w:spacing w:val="-2"/>
        </w:rPr>
        <w:t>inimum</w:t>
      </w:r>
      <w:r w:rsidR="00960750" w:rsidRPr="002244FC">
        <w:rPr>
          <w:color w:val="333333"/>
          <w:spacing w:val="-2"/>
        </w:rPr>
        <w:t xml:space="preserve"> amps x 60÷</w:t>
      </w:r>
      <w:r w:rsidR="00114C72" w:rsidRPr="002244FC">
        <w:rPr>
          <w:color w:val="333333"/>
          <w:spacing w:val="-2"/>
        </w:rPr>
        <w:t>fast</w:t>
      </w:r>
      <w:r w:rsidR="00960750" w:rsidRPr="002244FC">
        <w:rPr>
          <w:color w:val="333333"/>
          <w:spacing w:val="-2"/>
        </w:rPr>
        <w:t>est travel speed= joules)</w:t>
      </w:r>
      <w:r w:rsidR="006447E9" w:rsidRPr="002244FC">
        <w:rPr>
          <w:color w:val="333333"/>
          <w:spacing w:val="-2"/>
        </w:rPr>
        <w:t xml:space="preserve"> </w:t>
      </w:r>
      <w:r w:rsidR="00960750" w:rsidRPr="002244FC">
        <w:rPr>
          <w:color w:val="333333"/>
          <w:spacing w:val="-2"/>
        </w:rPr>
        <w:t>qualified on the PQR.</w:t>
      </w:r>
      <w:r w:rsidR="009643E1" w:rsidRPr="009643E1">
        <w:t xml:space="preserve"> </w:t>
      </w:r>
      <w:r w:rsidR="009643E1" w:rsidRPr="009643E1">
        <w:rPr>
          <w:color w:val="333333"/>
          <w:spacing w:val="-2"/>
        </w:rPr>
        <w:t>The values ​​of Amps, Volts, and Travel Speed shall be selected according from the same clause/section/pass where minimum or maximum heat input is recorded, respectively.</w:t>
      </w:r>
    </w:p>
    <w:p w14:paraId="277356FE" w14:textId="09B8765D" w:rsidR="00F95676" w:rsidRPr="002244FC" w:rsidRDefault="00F95676" w:rsidP="006F326D">
      <w:pPr>
        <w:pStyle w:val="ListParagraph"/>
        <w:spacing w:before="120" w:after="120"/>
        <w:ind w:left="1418" w:hanging="284"/>
        <w:rPr>
          <w:color w:val="333333"/>
          <w:spacing w:val="-2"/>
        </w:rPr>
      </w:pPr>
      <w:r w:rsidRPr="002244FC">
        <w:rPr>
          <w:b/>
          <w:color w:val="333333"/>
          <w:spacing w:val="-2"/>
        </w:rPr>
        <w:t>9-9.</w:t>
      </w:r>
      <w:r w:rsidR="00E86971" w:rsidRPr="00E86971">
        <w:rPr>
          <w:b/>
          <w:color w:val="333333"/>
          <w:spacing w:val="-2"/>
        </w:rPr>
        <w:t>6</w:t>
      </w:r>
      <w:r w:rsidRPr="002244FC">
        <w:rPr>
          <w:b/>
          <w:color w:val="333333"/>
          <w:spacing w:val="-2"/>
        </w:rPr>
        <w:t xml:space="preserve"> - </w:t>
      </w:r>
      <w:r w:rsidR="00C947C6" w:rsidRPr="002244FC">
        <w:rPr>
          <w:color w:val="333333"/>
          <w:spacing w:val="-2"/>
        </w:rPr>
        <w:t>A change in the weld joint design from a single sided weld joint to a double-sided weld joint.</w:t>
      </w:r>
    </w:p>
    <w:p w14:paraId="0EDD0F2A" w14:textId="41B246FB" w:rsidR="00F95676" w:rsidRPr="002244FC" w:rsidRDefault="00F95676" w:rsidP="006F326D">
      <w:pPr>
        <w:pStyle w:val="ListParagraph"/>
        <w:spacing w:before="120" w:after="120"/>
        <w:ind w:left="1418" w:hanging="284"/>
        <w:rPr>
          <w:color w:val="333333"/>
          <w:spacing w:val="-2"/>
        </w:rPr>
      </w:pPr>
      <w:r w:rsidRPr="002244FC">
        <w:rPr>
          <w:b/>
          <w:color w:val="333333"/>
          <w:spacing w:val="-2"/>
        </w:rPr>
        <w:t>9-9.</w:t>
      </w:r>
      <w:r w:rsidR="00E86971" w:rsidRPr="00E86971">
        <w:rPr>
          <w:b/>
          <w:color w:val="333333"/>
          <w:spacing w:val="-2"/>
        </w:rPr>
        <w:t>7</w:t>
      </w:r>
      <w:r w:rsidRPr="002244FC">
        <w:rPr>
          <w:b/>
          <w:color w:val="333333"/>
          <w:spacing w:val="-2"/>
        </w:rPr>
        <w:t xml:space="preserve"> - </w:t>
      </w:r>
      <w:r w:rsidR="00D44576" w:rsidRPr="00D44576">
        <w:rPr>
          <w:color w:val="333333"/>
          <w:spacing w:val="-2"/>
        </w:rPr>
        <w:t>For all welding processes</w:t>
      </w:r>
      <w:r w:rsidR="00A43449" w:rsidRPr="002244FC">
        <w:rPr>
          <w:color w:val="333333"/>
          <w:spacing w:val="-2"/>
        </w:rPr>
        <w:t>, a change in the diameter of the filler metal.</w:t>
      </w:r>
    </w:p>
    <w:p w14:paraId="519B7D46" w14:textId="64584402" w:rsidR="00F95676" w:rsidRPr="002244FC" w:rsidRDefault="00F95676" w:rsidP="006F326D">
      <w:pPr>
        <w:pStyle w:val="ListParagraph"/>
        <w:spacing w:before="120" w:after="120"/>
        <w:ind w:left="1418" w:hanging="284"/>
      </w:pPr>
      <w:r w:rsidRPr="002244FC">
        <w:rPr>
          <w:b/>
          <w:color w:val="333333"/>
          <w:spacing w:val="-2"/>
        </w:rPr>
        <w:t>9-9.</w:t>
      </w:r>
      <w:r w:rsidR="00E86971" w:rsidRPr="00A94871">
        <w:rPr>
          <w:b/>
          <w:color w:val="333333"/>
          <w:spacing w:val="-2"/>
        </w:rPr>
        <w:t>8</w:t>
      </w:r>
      <w:r w:rsidRPr="002244FC">
        <w:rPr>
          <w:b/>
          <w:color w:val="333333"/>
          <w:spacing w:val="-2"/>
        </w:rPr>
        <w:t xml:space="preserve"> - </w:t>
      </w:r>
      <w:r w:rsidR="00C23E01" w:rsidRPr="002244FC">
        <w:rPr>
          <w:color w:val="333333"/>
          <w:spacing w:val="-2"/>
        </w:rPr>
        <w:t>Welding head travel speed (machine welding).</w:t>
      </w:r>
    </w:p>
    <w:p w14:paraId="2E680141" w14:textId="513D9896" w:rsidR="00667332" w:rsidRPr="002244FC" w:rsidRDefault="00667332">
      <w:pPr>
        <w:pStyle w:val="ListParagraph"/>
        <w:numPr>
          <w:ilvl w:val="1"/>
          <w:numId w:val="69"/>
        </w:numPr>
        <w:spacing w:before="120" w:after="120"/>
        <w:ind w:left="1134" w:hanging="425"/>
      </w:pPr>
      <w:r w:rsidRPr="002244FC">
        <w:rPr>
          <w:b/>
        </w:rPr>
        <w:t>-</w:t>
      </w:r>
      <w:r w:rsidRPr="002244FC">
        <w:rPr>
          <w:b/>
          <w:spacing w:val="1"/>
        </w:rPr>
        <w:t xml:space="preserve"> </w:t>
      </w:r>
      <w:r w:rsidR="00820A6C" w:rsidRPr="002244FC">
        <w:rPr>
          <w:color w:val="333333"/>
          <w:spacing w:val="-2"/>
        </w:rPr>
        <w:t>A general welding procedure document shall be provided that includes details of tack welding and repair welding (removal and verification of removal of defects) as a minimum.</w:t>
      </w:r>
    </w:p>
    <w:p w14:paraId="41A4B486" w14:textId="7A2F1CC7" w:rsidR="00667332" w:rsidRPr="002244FC" w:rsidRDefault="00667332">
      <w:pPr>
        <w:pStyle w:val="ListParagraph"/>
        <w:numPr>
          <w:ilvl w:val="1"/>
          <w:numId w:val="69"/>
        </w:numPr>
        <w:spacing w:before="120" w:after="120"/>
        <w:ind w:left="1134" w:hanging="425"/>
      </w:pPr>
      <w:r w:rsidRPr="002244FC">
        <w:rPr>
          <w:b/>
        </w:rPr>
        <w:t>-</w:t>
      </w:r>
      <w:r w:rsidRPr="002244FC">
        <w:rPr>
          <w:b/>
          <w:spacing w:val="1"/>
        </w:rPr>
        <w:t xml:space="preserve"> </w:t>
      </w:r>
      <w:r w:rsidR="001A2CA1" w:rsidRPr="002244FC">
        <w:rPr>
          <w:color w:val="333333"/>
          <w:spacing w:val="-2"/>
        </w:rPr>
        <w:t>The specific WPS or combination of WPS to be used in production shall be identified in the contract drawing weld details or separate weld map of welding joints.</w:t>
      </w:r>
    </w:p>
    <w:p w14:paraId="47AF14DA" w14:textId="1CF4FAE0" w:rsidR="00667332" w:rsidRPr="002244FC" w:rsidRDefault="00667332">
      <w:pPr>
        <w:pStyle w:val="ListParagraph"/>
        <w:numPr>
          <w:ilvl w:val="1"/>
          <w:numId w:val="69"/>
        </w:numPr>
        <w:spacing w:before="120" w:after="120"/>
        <w:ind w:left="1134" w:hanging="425"/>
      </w:pPr>
      <w:r w:rsidRPr="002244FC">
        <w:rPr>
          <w:b/>
        </w:rPr>
        <w:lastRenderedPageBreak/>
        <w:t>–</w:t>
      </w:r>
      <w:r w:rsidRPr="002244FC">
        <w:rPr>
          <w:b/>
          <w:spacing w:val="1"/>
        </w:rPr>
        <w:t xml:space="preserve"> </w:t>
      </w:r>
      <w:r w:rsidR="001A2CA1" w:rsidRPr="002244FC">
        <w:rPr>
          <w:color w:val="333333"/>
          <w:spacing w:val="-2"/>
        </w:rPr>
        <w:t>For repair welding, the WPS shall include details of technique for removing, and verifying removal of defects.</w:t>
      </w:r>
    </w:p>
    <w:p w14:paraId="22BFC97C" w14:textId="5B4AA796" w:rsidR="00667332" w:rsidRPr="002244FC" w:rsidRDefault="00667332">
      <w:pPr>
        <w:pStyle w:val="ListParagraph"/>
        <w:numPr>
          <w:ilvl w:val="1"/>
          <w:numId w:val="69"/>
        </w:numPr>
        <w:ind w:left="1134" w:hanging="425"/>
        <w:rPr>
          <w:color w:val="333333"/>
          <w:spacing w:val="-2"/>
        </w:rPr>
      </w:pPr>
      <w:r w:rsidRPr="002244FC">
        <w:rPr>
          <w:b/>
        </w:rPr>
        <w:t>-</w:t>
      </w:r>
      <w:r w:rsidRPr="002244FC">
        <w:rPr>
          <w:b/>
          <w:spacing w:val="1"/>
        </w:rPr>
        <w:t xml:space="preserve"> </w:t>
      </w:r>
      <w:r w:rsidR="003F2802" w:rsidRPr="002244FC">
        <w:rPr>
          <w:color w:val="333333"/>
          <w:spacing w:val="-2"/>
        </w:rPr>
        <w:t>WPS should include</w:t>
      </w:r>
      <w:r w:rsidR="005F042A" w:rsidRPr="005F042A">
        <w:t xml:space="preserve"> </w:t>
      </w:r>
      <w:r w:rsidR="005F042A">
        <w:t xml:space="preserve">all </w:t>
      </w:r>
      <w:r w:rsidR="005F042A" w:rsidRPr="005F042A">
        <w:rPr>
          <w:color w:val="333333"/>
          <w:spacing w:val="-2"/>
        </w:rPr>
        <w:t>main welding parameters</w:t>
      </w:r>
      <w:r w:rsidR="00490FAA">
        <w:rPr>
          <w:color w:val="333333"/>
          <w:spacing w:val="-2"/>
        </w:rPr>
        <w:t xml:space="preserve"> and</w:t>
      </w:r>
      <w:r w:rsidR="003F2802" w:rsidRPr="002244FC">
        <w:rPr>
          <w:color w:val="333333"/>
          <w:spacing w:val="-2"/>
        </w:rPr>
        <w:t xml:space="preserve"> </w:t>
      </w:r>
      <w:r w:rsidR="00286E02" w:rsidRPr="002244FC">
        <w:rPr>
          <w:color w:val="333333"/>
          <w:spacing w:val="-2"/>
        </w:rPr>
        <w:t>the following</w:t>
      </w:r>
      <w:r w:rsidR="003F2802" w:rsidRPr="002244FC">
        <w:rPr>
          <w:color w:val="333333"/>
          <w:spacing w:val="-2"/>
        </w:rPr>
        <w:t xml:space="preserve"> information: </w:t>
      </w:r>
    </w:p>
    <w:p w14:paraId="32A16F2B" w14:textId="7F794489" w:rsidR="00667332" w:rsidRPr="002244FC" w:rsidRDefault="00667332" w:rsidP="006F326D">
      <w:pPr>
        <w:spacing w:before="120" w:after="120"/>
        <w:ind w:left="1418" w:hanging="284"/>
        <w:rPr>
          <w:color w:val="333333"/>
          <w:spacing w:val="-2"/>
        </w:rPr>
      </w:pPr>
      <w:r w:rsidRPr="002244FC">
        <w:rPr>
          <w:b/>
        </w:rPr>
        <w:t xml:space="preserve">9-13.1- </w:t>
      </w:r>
      <w:r w:rsidR="005B7DCC" w:rsidRPr="002244FC">
        <w:rPr>
          <w:color w:val="333333"/>
          <w:spacing w:val="-2"/>
        </w:rPr>
        <w:t>Materials specifications of the materials including filler metals that will be used on the job.</w:t>
      </w:r>
    </w:p>
    <w:p w14:paraId="0B3011FF" w14:textId="00242B85" w:rsidR="00667332" w:rsidRPr="002244FC" w:rsidRDefault="00667332" w:rsidP="006F326D">
      <w:pPr>
        <w:spacing w:before="120" w:after="120"/>
        <w:ind w:left="1418" w:hanging="284"/>
        <w:rPr>
          <w:color w:val="333333"/>
          <w:spacing w:val="-2"/>
        </w:rPr>
      </w:pPr>
      <w:r w:rsidRPr="002244FC">
        <w:rPr>
          <w:b/>
        </w:rPr>
        <w:t xml:space="preserve">9-13.2- </w:t>
      </w:r>
      <w:r w:rsidR="005B7DCC" w:rsidRPr="002244FC">
        <w:rPr>
          <w:color w:val="333333"/>
          <w:spacing w:val="-2"/>
        </w:rPr>
        <w:t>Welding processes (automatic and manual) and their application, such as tack welding, butt welding, or repairing.</w:t>
      </w:r>
    </w:p>
    <w:p w14:paraId="4E2F1A69" w14:textId="5C6CC0C4" w:rsidR="00667332" w:rsidRPr="002244FC" w:rsidRDefault="00667332" w:rsidP="006F326D">
      <w:pPr>
        <w:spacing w:before="120" w:after="120"/>
        <w:ind w:left="1418" w:hanging="284"/>
      </w:pPr>
      <w:r w:rsidRPr="002244FC">
        <w:rPr>
          <w:b/>
        </w:rPr>
        <w:t xml:space="preserve">9-13.3- </w:t>
      </w:r>
      <w:r w:rsidR="004E3068" w:rsidRPr="002244FC">
        <w:t>Wall thickness range for each procedure.</w:t>
      </w:r>
    </w:p>
    <w:p w14:paraId="0014FF85" w14:textId="3D5D469C" w:rsidR="00667332" w:rsidRPr="002244FC" w:rsidRDefault="00667332" w:rsidP="006F326D">
      <w:pPr>
        <w:spacing w:before="120" w:after="120"/>
        <w:ind w:left="1418" w:hanging="284"/>
      </w:pPr>
      <w:r w:rsidRPr="002244FC">
        <w:rPr>
          <w:b/>
        </w:rPr>
        <w:t xml:space="preserve">9-13.4- </w:t>
      </w:r>
      <w:r w:rsidR="004E3068" w:rsidRPr="002244FC">
        <w:t xml:space="preserve">Geometry </w:t>
      </w:r>
      <w:r w:rsidR="00F77F0C" w:rsidRPr="002244FC">
        <w:t>of</w:t>
      </w:r>
      <w:r w:rsidR="00F77F0C">
        <w:t xml:space="preserve"> </w:t>
      </w:r>
      <w:r w:rsidR="00F77F0C" w:rsidRPr="002244FC">
        <w:t>bevel</w:t>
      </w:r>
      <w:r w:rsidR="00733914">
        <w:t xml:space="preserve"> </w:t>
      </w:r>
      <w:r w:rsidR="004E3068" w:rsidRPr="002244FC">
        <w:t>groove including the dimensional tolerances.</w:t>
      </w:r>
    </w:p>
    <w:p w14:paraId="409B4ED5" w14:textId="517FE37F" w:rsidR="00667332" w:rsidRPr="002244FC" w:rsidRDefault="00667332" w:rsidP="006F326D">
      <w:pPr>
        <w:spacing w:before="120" w:after="120"/>
        <w:ind w:left="1418" w:hanging="284"/>
      </w:pPr>
      <w:r w:rsidRPr="002244FC">
        <w:rPr>
          <w:b/>
        </w:rPr>
        <w:t xml:space="preserve">9-13.5- </w:t>
      </w:r>
      <w:r w:rsidR="0095272C" w:rsidRPr="002244FC">
        <w:t xml:space="preserve">Root </w:t>
      </w:r>
      <w:r w:rsidR="009F17A2">
        <w:t>o</w:t>
      </w:r>
      <w:r w:rsidR="0061056E">
        <w:t>pening</w:t>
      </w:r>
      <w:r w:rsidR="00442338" w:rsidRPr="002C5D27">
        <w:t xml:space="preserve"> </w:t>
      </w:r>
      <w:r w:rsidR="002C5D27">
        <w:t>and joint mismatch</w:t>
      </w:r>
      <w:r w:rsidR="0095272C" w:rsidRPr="002244FC">
        <w:t xml:space="preserve"> showing tolerances.</w:t>
      </w:r>
    </w:p>
    <w:p w14:paraId="212C2018" w14:textId="1563D28F" w:rsidR="00667332" w:rsidRPr="002244FC" w:rsidRDefault="00667332" w:rsidP="006F326D">
      <w:pPr>
        <w:spacing w:before="120" w:after="120"/>
        <w:ind w:left="1418" w:hanging="284"/>
      </w:pPr>
      <w:r w:rsidRPr="002244FC">
        <w:rPr>
          <w:b/>
        </w:rPr>
        <w:t xml:space="preserve">9-13.6- </w:t>
      </w:r>
      <w:r w:rsidR="0095272C" w:rsidRPr="002244FC">
        <w:t>Welding positions.</w:t>
      </w:r>
    </w:p>
    <w:p w14:paraId="34D7EA3F" w14:textId="2ABEBF14" w:rsidR="00667332" w:rsidRPr="002244FC" w:rsidRDefault="00667332" w:rsidP="006F326D">
      <w:pPr>
        <w:spacing w:before="120" w:after="120"/>
        <w:ind w:left="1418" w:hanging="284"/>
        <w:rPr>
          <w:color w:val="333333"/>
          <w:spacing w:val="-2"/>
        </w:rPr>
      </w:pPr>
      <w:r w:rsidRPr="002244FC">
        <w:rPr>
          <w:b/>
        </w:rPr>
        <w:t xml:space="preserve">9-13.7- </w:t>
      </w:r>
      <w:r w:rsidR="0095272C" w:rsidRPr="002244FC">
        <w:rPr>
          <w:color w:val="333333"/>
          <w:spacing w:val="-2"/>
        </w:rPr>
        <w:t>Filler metal name and brand, type, and classification.</w:t>
      </w:r>
    </w:p>
    <w:p w14:paraId="5A424F32" w14:textId="3E626496" w:rsidR="00667332" w:rsidRPr="002244FC" w:rsidRDefault="00667332" w:rsidP="006F326D">
      <w:pPr>
        <w:spacing w:before="120" w:after="120"/>
        <w:ind w:left="1418" w:hanging="284"/>
        <w:rPr>
          <w:color w:val="333333"/>
          <w:spacing w:val="-2"/>
        </w:rPr>
      </w:pPr>
      <w:r w:rsidRPr="002244FC">
        <w:rPr>
          <w:b/>
        </w:rPr>
        <w:t xml:space="preserve">9-13.8- </w:t>
      </w:r>
      <w:r w:rsidR="0098352E" w:rsidRPr="002244FC">
        <w:rPr>
          <w:color w:val="333333"/>
          <w:spacing w:val="-2"/>
        </w:rPr>
        <w:t>Filler metal sizes, diameters per pass or per layer.</w:t>
      </w:r>
    </w:p>
    <w:p w14:paraId="3CE528FA" w14:textId="22799DD5" w:rsidR="00667332" w:rsidRPr="002244FC" w:rsidRDefault="00667332" w:rsidP="006F326D">
      <w:pPr>
        <w:spacing w:before="120" w:after="120"/>
        <w:ind w:left="1418" w:hanging="284"/>
        <w:rPr>
          <w:color w:val="333333"/>
          <w:spacing w:val="-2"/>
        </w:rPr>
      </w:pPr>
      <w:r w:rsidRPr="002244FC">
        <w:rPr>
          <w:b/>
        </w:rPr>
        <w:t xml:space="preserve">9-13.9- </w:t>
      </w:r>
      <w:r w:rsidR="0098352E" w:rsidRPr="002244FC">
        <w:rPr>
          <w:color w:val="333333"/>
          <w:spacing w:val="-2"/>
        </w:rPr>
        <w:t>Wire feed speed.</w:t>
      </w:r>
    </w:p>
    <w:p w14:paraId="3E61C34E" w14:textId="46D0594B" w:rsidR="00667332" w:rsidRPr="002244FC" w:rsidRDefault="00667332" w:rsidP="006F326D">
      <w:pPr>
        <w:spacing w:before="120" w:after="120"/>
        <w:ind w:left="1418" w:hanging="284"/>
        <w:rPr>
          <w:color w:val="333333"/>
          <w:spacing w:val="-2"/>
        </w:rPr>
      </w:pPr>
      <w:r w:rsidRPr="002244FC">
        <w:rPr>
          <w:b/>
        </w:rPr>
        <w:t xml:space="preserve">9-13.10- </w:t>
      </w:r>
      <w:r w:rsidR="00F05B78" w:rsidRPr="002244FC">
        <w:rPr>
          <w:color w:val="333333"/>
          <w:spacing w:val="-2"/>
        </w:rPr>
        <w:t>Approximate depth of each weld pass.</w:t>
      </w:r>
    </w:p>
    <w:p w14:paraId="478E61ED" w14:textId="0BA432D1" w:rsidR="00667332" w:rsidRPr="002244FC" w:rsidRDefault="00667332" w:rsidP="006F326D">
      <w:pPr>
        <w:spacing w:before="120" w:after="120"/>
        <w:ind w:left="1418" w:hanging="284"/>
        <w:rPr>
          <w:color w:val="333333"/>
          <w:spacing w:val="-2"/>
        </w:rPr>
      </w:pPr>
      <w:r w:rsidRPr="002244FC">
        <w:rPr>
          <w:b/>
        </w:rPr>
        <w:t xml:space="preserve">9-13.11- </w:t>
      </w:r>
      <w:r w:rsidR="00F05B78" w:rsidRPr="002244FC">
        <w:rPr>
          <w:color w:val="333333"/>
          <w:spacing w:val="-2"/>
        </w:rPr>
        <w:t>Flux name, type, and classification.</w:t>
      </w:r>
    </w:p>
    <w:p w14:paraId="3C4F8BBA" w14:textId="5E0D1B9D" w:rsidR="00667332" w:rsidRPr="002244FC" w:rsidRDefault="00667332" w:rsidP="006F326D">
      <w:pPr>
        <w:spacing w:before="120" w:after="120"/>
        <w:ind w:left="1418" w:hanging="284"/>
        <w:rPr>
          <w:color w:val="333333"/>
          <w:spacing w:val="-2"/>
        </w:rPr>
      </w:pPr>
      <w:r w:rsidRPr="002244FC">
        <w:rPr>
          <w:b/>
        </w:rPr>
        <w:t xml:space="preserve">9-13.12- </w:t>
      </w:r>
      <w:r w:rsidR="00841D89" w:rsidRPr="002244FC">
        <w:rPr>
          <w:color w:val="333333"/>
          <w:spacing w:val="-2"/>
        </w:rPr>
        <w:t>Procedures for handling fluxes</w:t>
      </w:r>
    </w:p>
    <w:p w14:paraId="52B0351D" w14:textId="670698CD" w:rsidR="00667332" w:rsidRPr="002244FC" w:rsidRDefault="00667332" w:rsidP="006F326D">
      <w:pPr>
        <w:spacing w:before="120" w:after="120"/>
        <w:ind w:left="1418" w:hanging="284"/>
        <w:rPr>
          <w:color w:val="333333"/>
          <w:spacing w:val="-2"/>
        </w:rPr>
      </w:pPr>
      <w:r w:rsidRPr="002244FC">
        <w:rPr>
          <w:b/>
        </w:rPr>
        <w:t xml:space="preserve">9-13.13- </w:t>
      </w:r>
      <w:r w:rsidR="00841D89" w:rsidRPr="002244FC">
        <w:rPr>
          <w:color w:val="333333"/>
          <w:spacing w:val="-2"/>
        </w:rPr>
        <w:t>Name, type, and composition of shielding gases.</w:t>
      </w:r>
    </w:p>
    <w:p w14:paraId="4CF26B82" w14:textId="35B78F94" w:rsidR="00667332" w:rsidRPr="002244FC" w:rsidRDefault="00667332" w:rsidP="006F326D">
      <w:pPr>
        <w:spacing w:before="120" w:after="120"/>
        <w:ind w:left="1418" w:hanging="284"/>
        <w:rPr>
          <w:color w:val="333333"/>
          <w:spacing w:val="-2"/>
        </w:rPr>
      </w:pPr>
      <w:r w:rsidRPr="002244FC">
        <w:rPr>
          <w:b/>
        </w:rPr>
        <w:t xml:space="preserve">9-13.14- </w:t>
      </w:r>
      <w:r w:rsidR="00C5518C" w:rsidRPr="002244FC">
        <w:rPr>
          <w:color w:val="333333"/>
          <w:spacing w:val="-2"/>
        </w:rPr>
        <w:t>Flow rates for shielding and backing.</w:t>
      </w:r>
    </w:p>
    <w:p w14:paraId="0B132921" w14:textId="15A63E64" w:rsidR="00667332" w:rsidRPr="002244FC" w:rsidRDefault="00667332" w:rsidP="006F326D">
      <w:pPr>
        <w:spacing w:before="120" w:after="120"/>
        <w:ind w:left="1418" w:hanging="284"/>
        <w:rPr>
          <w:color w:val="333333"/>
          <w:spacing w:val="-2"/>
        </w:rPr>
      </w:pPr>
      <w:r w:rsidRPr="002244FC">
        <w:rPr>
          <w:b/>
        </w:rPr>
        <w:t xml:space="preserve">9-13.15- </w:t>
      </w:r>
      <w:r w:rsidR="00C5518C" w:rsidRPr="002244FC">
        <w:rPr>
          <w:color w:val="333333"/>
          <w:spacing w:val="-2"/>
        </w:rPr>
        <w:t>Typical number and sequences of passes for each type of weld.</w:t>
      </w:r>
    </w:p>
    <w:p w14:paraId="791D94BA" w14:textId="61B52828" w:rsidR="00667332" w:rsidRPr="002244FC" w:rsidRDefault="00667332" w:rsidP="006F326D">
      <w:pPr>
        <w:spacing w:before="120" w:after="120"/>
        <w:ind w:left="1418" w:hanging="284"/>
        <w:rPr>
          <w:color w:val="333333"/>
          <w:spacing w:val="-2"/>
        </w:rPr>
      </w:pPr>
      <w:bookmarkStart w:id="212" w:name="_Hlk175809183"/>
      <w:r w:rsidRPr="002244FC">
        <w:rPr>
          <w:b/>
        </w:rPr>
        <w:t xml:space="preserve">9-13.16- </w:t>
      </w:r>
      <w:r w:rsidR="00A33593" w:rsidRPr="002244FC">
        <w:rPr>
          <w:color w:val="333333"/>
          <w:spacing w:val="-2"/>
        </w:rPr>
        <w:t>Welding parameters such as voltage, current, speed, and polarity.</w:t>
      </w:r>
    </w:p>
    <w:bookmarkEnd w:id="212"/>
    <w:p w14:paraId="3FDCB3A6" w14:textId="1EC7A113" w:rsidR="00667332" w:rsidRPr="002244FC" w:rsidRDefault="00667332">
      <w:pPr>
        <w:pStyle w:val="ListParagraph"/>
        <w:numPr>
          <w:ilvl w:val="1"/>
          <w:numId w:val="69"/>
        </w:numPr>
        <w:spacing w:before="120" w:after="120"/>
        <w:ind w:left="1134" w:hanging="425"/>
      </w:pPr>
      <w:r w:rsidRPr="002244FC">
        <w:rPr>
          <w:b/>
        </w:rPr>
        <w:t>-</w:t>
      </w:r>
      <w:r w:rsidRPr="002244FC">
        <w:rPr>
          <w:b/>
          <w:spacing w:val="1"/>
        </w:rPr>
        <w:t xml:space="preserve"> </w:t>
      </w:r>
      <w:r w:rsidR="00A33593" w:rsidRPr="002244FC">
        <w:rPr>
          <w:color w:val="333333"/>
          <w:spacing w:val="-2"/>
        </w:rPr>
        <w:t>Supplier shall submit a Welding Procedure Qualification Test (WPQT) plan for Company acceptance which covers all thickness ranges and bevel configurations to be welded in production. Additionally, details of repair procedure qualifications shall be included in the WPQT plan.</w:t>
      </w:r>
    </w:p>
    <w:p w14:paraId="2C113A9A" w14:textId="33298093" w:rsidR="00667332" w:rsidRPr="005B705D" w:rsidRDefault="00667332" w:rsidP="00725621">
      <w:pPr>
        <w:pStyle w:val="ListParagraph"/>
        <w:numPr>
          <w:ilvl w:val="1"/>
          <w:numId w:val="69"/>
        </w:numPr>
        <w:spacing w:before="120" w:after="120"/>
        <w:ind w:left="1134" w:hanging="425"/>
        <w:rPr>
          <w:rPrChange w:id="213" w:author="Marchenko, Sergey [Tengizchevroil]" w:date="2025-08-07T15:18:00Z" w16du:dateUtc="2025-08-07T10:18:00Z">
            <w:rPr>
              <w:highlight w:val="yellow"/>
            </w:rPr>
          </w:rPrChange>
        </w:rPr>
      </w:pPr>
      <w:r w:rsidRPr="005B705D">
        <w:rPr>
          <w:b/>
        </w:rPr>
        <w:t>-</w:t>
      </w:r>
      <w:r w:rsidRPr="005B705D">
        <w:rPr>
          <w:b/>
          <w:spacing w:val="1"/>
        </w:rPr>
        <w:t xml:space="preserve"> </w:t>
      </w:r>
      <w:r w:rsidR="00725621" w:rsidRPr="005B705D">
        <w:rPr>
          <w:color w:val="333333"/>
          <w:spacing w:val="-2"/>
          <w:rPrChange w:id="214" w:author="Marchenko, Sergey [Tengizchevroil]" w:date="2025-08-07T15:18:00Z" w16du:dateUtc="2025-08-07T10:18:00Z">
            <w:rPr>
              <w:color w:val="333333"/>
              <w:spacing w:val="-2"/>
              <w:highlight w:val="yellow"/>
            </w:rPr>
          </w:rPrChange>
        </w:rPr>
        <w:t xml:space="preserve">For welding procedure qualification, pipe parts shall be used. </w:t>
      </w:r>
      <w:r w:rsidR="00286E02" w:rsidRPr="005B705D">
        <w:rPr>
          <w:color w:val="333333"/>
          <w:spacing w:val="-2"/>
          <w:rPrChange w:id="215" w:author="Marchenko, Sergey [Tengizchevroil]" w:date="2025-08-07T15:18:00Z" w16du:dateUtc="2025-08-07T10:18:00Z">
            <w:rPr>
              <w:color w:val="333333"/>
              <w:spacing w:val="-2"/>
              <w:highlight w:val="yellow"/>
            </w:rPr>
          </w:rPrChange>
        </w:rPr>
        <w:t>The minimum</w:t>
      </w:r>
      <w:r w:rsidR="00725621" w:rsidRPr="005B705D">
        <w:rPr>
          <w:color w:val="333333"/>
          <w:spacing w:val="-2"/>
          <w:rPrChange w:id="216" w:author="Marchenko, Sergey [Tengizchevroil]" w:date="2025-08-07T15:18:00Z" w16du:dateUtc="2025-08-07T10:18:00Z">
            <w:rPr>
              <w:color w:val="333333"/>
              <w:spacing w:val="-2"/>
              <w:highlight w:val="yellow"/>
            </w:rPr>
          </w:rPrChange>
        </w:rPr>
        <w:t xml:space="preserve"> length of pipe pup each side of weld joint for PQR qualification shall be 250 mm. When a fitting is used for qualification, the fitting shall be of actual size and dimensions. Test forgings (if used) shall be of 250 mm minimum length.</w:t>
      </w:r>
    </w:p>
    <w:p w14:paraId="1DE372FE" w14:textId="72DB9D97" w:rsidR="00667332" w:rsidRPr="00E360F5" w:rsidRDefault="00667332">
      <w:pPr>
        <w:pStyle w:val="ListParagraph"/>
        <w:numPr>
          <w:ilvl w:val="1"/>
          <w:numId w:val="69"/>
        </w:numPr>
        <w:spacing w:before="120" w:after="120"/>
        <w:ind w:left="1134" w:hanging="425"/>
      </w:pPr>
      <w:r w:rsidRPr="00E360F5">
        <w:rPr>
          <w:b/>
        </w:rPr>
        <w:t>-</w:t>
      </w:r>
      <w:r w:rsidRPr="00E360F5">
        <w:rPr>
          <w:b/>
          <w:spacing w:val="1"/>
        </w:rPr>
        <w:t xml:space="preserve"> </w:t>
      </w:r>
      <w:r w:rsidR="007264AD" w:rsidRPr="00E360F5">
        <w:rPr>
          <w:color w:val="333333"/>
          <w:spacing w:val="-2"/>
        </w:rPr>
        <w:t xml:space="preserve">The PQR shall be specify parameters of the weld joint </w:t>
      </w:r>
      <w:r w:rsidR="00286E02" w:rsidRPr="00E360F5">
        <w:rPr>
          <w:color w:val="333333"/>
          <w:spacing w:val="-2"/>
        </w:rPr>
        <w:t>such as</w:t>
      </w:r>
      <w:r w:rsidR="007264AD" w:rsidRPr="00E360F5">
        <w:rPr>
          <w:color w:val="333333"/>
          <w:spacing w:val="-2"/>
        </w:rPr>
        <w:t xml:space="preserve"> groove angle, root opening, root face, joint mismatch and others at the discretion of the company. The WPS shall be specify PQR parameters of the weld joint with tolerances at the discretion of the company.</w:t>
      </w:r>
    </w:p>
    <w:p w14:paraId="78E8B249" w14:textId="101A66AF" w:rsidR="00667332" w:rsidRPr="00C15EEC" w:rsidRDefault="00667332">
      <w:pPr>
        <w:pStyle w:val="ListParagraph"/>
        <w:numPr>
          <w:ilvl w:val="1"/>
          <w:numId w:val="69"/>
        </w:numPr>
        <w:spacing w:before="120" w:after="120"/>
        <w:ind w:left="1134" w:hanging="425"/>
        <w:rPr>
          <w:color w:val="333333"/>
          <w:spacing w:val="-2"/>
        </w:rPr>
      </w:pPr>
      <w:r w:rsidRPr="002244FC">
        <w:rPr>
          <w:b/>
        </w:rPr>
        <w:t>-</w:t>
      </w:r>
      <w:r w:rsidRPr="002244FC">
        <w:rPr>
          <w:b/>
          <w:spacing w:val="1"/>
        </w:rPr>
        <w:t xml:space="preserve"> </w:t>
      </w:r>
      <w:r w:rsidR="006E0609" w:rsidRPr="002244FC">
        <w:rPr>
          <w:color w:val="333333"/>
          <w:spacing w:val="-2"/>
        </w:rPr>
        <w:t xml:space="preserve">Prior to cutting/sectioning the PQR coupons for laboratory testing, all NDE required for production welds </w:t>
      </w:r>
      <w:r w:rsidR="006E0609" w:rsidRPr="00C15EEC">
        <w:rPr>
          <w:color w:val="333333"/>
          <w:spacing w:val="-2"/>
        </w:rPr>
        <w:t>shall be performed and documented for each PQR.</w:t>
      </w:r>
    </w:p>
    <w:p w14:paraId="14DC41A3" w14:textId="5BB12941" w:rsidR="005B53AE" w:rsidRPr="00C15EEC" w:rsidRDefault="005B53AE">
      <w:pPr>
        <w:pStyle w:val="ListParagraph"/>
        <w:numPr>
          <w:ilvl w:val="1"/>
          <w:numId w:val="69"/>
        </w:numPr>
        <w:spacing w:before="120" w:after="120"/>
        <w:ind w:left="1134" w:hanging="425"/>
        <w:rPr>
          <w:b/>
          <w:bCs/>
          <w:color w:val="333333"/>
          <w:spacing w:val="-2"/>
        </w:rPr>
      </w:pPr>
      <w:bookmarkStart w:id="217" w:name="_Hlk175714900"/>
      <w:r w:rsidRPr="00C15EEC">
        <w:rPr>
          <w:b/>
        </w:rPr>
        <w:t>-</w:t>
      </w:r>
      <w:r w:rsidRPr="00C15EEC">
        <w:rPr>
          <w:b/>
          <w:spacing w:val="1"/>
        </w:rPr>
        <w:t xml:space="preserve"> </w:t>
      </w:r>
      <w:r w:rsidR="00C311DA" w:rsidRPr="00C15EEC">
        <w:rPr>
          <w:color w:val="333333"/>
          <w:spacing w:val="-2"/>
        </w:rPr>
        <w:t>Full weldment cross section macro examinations and hardness surveys shall be performed for the weld metal</w:t>
      </w:r>
      <w:r w:rsidR="004D71CB" w:rsidRPr="00C15EEC">
        <w:rPr>
          <w:color w:val="333333"/>
          <w:spacing w:val="-2"/>
        </w:rPr>
        <w:t xml:space="preserve">/ </w:t>
      </w:r>
      <w:r w:rsidR="00C311DA" w:rsidRPr="00C15EEC">
        <w:rPr>
          <w:color w:val="333333"/>
          <w:spacing w:val="-2"/>
        </w:rPr>
        <w:t>heat-affected zone / base metal. Full weldment cross section as applicable shall be smoothed and etched with a suitable etchant (see ASME IX QW-470) to give a clear definition to the weld metal, HAZ and base metal. The macro-examination shall provide evidence that the weld is sound and free from cracks, with full penetration and fusion between weld passes and parent metal. Hardness shall not exceed the value specified in Section 13 for the weld metal, HAZ and base metal, when measured on the macro-cross section as shown in Figure 1.</w:t>
      </w:r>
    </w:p>
    <w:bookmarkEnd w:id="217"/>
    <w:p w14:paraId="10D9EC2A" w14:textId="0E2F9304" w:rsidR="00160DF3" w:rsidRPr="002244FC" w:rsidRDefault="00160DF3" w:rsidP="002244FC">
      <w:pPr>
        <w:spacing w:before="120" w:after="120"/>
        <w:ind w:left="709"/>
        <w:rPr>
          <w:b/>
          <w:bCs/>
        </w:rPr>
      </w:pPr>
      <w:r w:rsidRPr="002244FC">
        <w:rPr>
          <w:b/>
          <w:bCs/>
        </w:rPr>
        <w:t>Figure 1. NACE Standard Hardness Test with TCO Additions (Image modified and reused with permission of NACE International).</w:t>
      </w:r>
    </w:p>
    <w:p w14:paraId="577528DD" w14:textId="79F997FF" w:rsidR="00160DF3" w:rsidRDefault="00030F0D" w:rsidP="00C47751">
      <w:pPr>
        <w:pStyle w:val="BodyText"/>
        <w:spacing w:before="120" w:after="120"/>
        <w:ind w:left="709" w:firstLine="15"/>
        <w:rPr>
          <w:sz w:val="20"/>
          <w:szCs w:val="20"/>
          <w:lang w:val="ru-RU"/>
        </w:rPr>
      </w:pPr>
      <w:r w:rsidRPr="00030F0D">
        <w:rPr>
          <w:noProof/>
          <w:sz w:val="20"/>
          <w:szCs w:val="20"/>
          <w:lang w:val="ru-RU"/>
        </w:rPr>
        <w:lastRenderedPageBreak/>
        <w:drawing>
          <wp:inline distT="0" distB="0" distL="0" distR="0" wp14:anchorId="73D362D1" wp14:editId="7C0DFB86">
            <wp:extent cx="4553585" cy="3057896"/>
            <wp:effectExtent l="0" t="0" r="0" b="9525"/>
            <wp:docPr id="54587332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2866" cy="3064129"/>
                    </a:xfrm>
                    <a:prstGeom prst="rect">
                      <a:avLst/>
                    </a:prstGeom>
                    <a:noFill/>
                    <a:ln>
                      <a:noFill/>
                    </a:ln>
                  </pic:spPr>
                </pic:pic>
              </a:graphicData>
            </a:graphic>
          </wp:inline>
        </w:drawing>
      </w:r>
    </w:p>
    <w:p w14:paraId="29724DC0" w14:textId="77777777" w:rsidR="003D33EB" w:rsidRPr="00C47751" w:rsidRDefault="003D33EB" w:rsidP="00C47751">
      <w:pPr>
        <w:pStyle w:val="Default"/>
        <w:ind w:left="1134"/>
        <w:rPr>
          <w:sz w:val="22"/>
          <w:szCs w:val="22"/>
        </w:rPr>
      </w:pPr>
      <w:r w:rsidRPr="00C47751">
        <w:rPr>
          <w:b/>
          <w:bCs/>
          <w:i/>
          <w:iCs/>
          <w:sz w:val="22"/>
          <w:szCs w:val="22"/>
        </w:rPr>
        <w:t xml:space="preserve">Notes: </w:t>
      </w:r>
    </w:p>
    <w:p w14:paraId="211D7740" w14:textId="77777777" w:rsidR="003D33EB" w:rsidRPr="00C47751" w:rsidRDefault="003D33EB">
      <w:pPr>
        <w:pStyle w:val="Default"/>
        <w:numPr>
          <w:ilvl w:val="0"/>
          <w:numId w:val="73"/>
        </w:numPr>
        <w:spacing w:after="23"/>
        <w:ind w:left="1418" w:hanging="284"/>
        <w:rPr>
          <w:i/>
          <w:iCs/>
          <w:sz w:val="22"/>
          <w:szCs w:val="22"/>
        </w:rPr>
      </w:pPr>
      <w:r w:rsidRPr="00C47751">
        <w:rPr>
          <w:i/>
          <w:iCs/>
          <w:sz w:val="22"/>
          <w:szCs w:val="22"/>
        </w:rPr>
        <w:t xml:space="preserve">Shaded area represents the weld HAZ. </w:t>
      </w:r>
    </w:p>
    <w:p w14:paraId="02748415" w14:textId="77777777" w:rsidR="003D33EB" w:rsidRPr="00C47751" w:rsidRDefault="003D33EB">
      <w:pPr>
        <w:pStyle w:val="Default"/>
        <w:numPr>
          <w:ilvl w:val="0"/>
          <w:numId w:val="73"/>
        </w:numPr>
        <w:spacing w:after="23"/>
        <w:ind w:left="1418" w:hanging="284"/>
        <w:rPr>
          <w:i/>
          <w:iCs/>
          <w:sz w:val="22"/>
          <w:szCs w:val="22"/>
        </w:rPr>
      </w:pPr>
      <w:r w:rsidRPr="00C47751">
        <w:rPr>
          <w:i/>
          <w:iCs/>
          <w:sz w:val="22"/>
          <w:szCs w:val="22"/>
        </w:rPr>
        <w:t xml:space="preserve">The top line of survey shall be positioned so that the impressions in the HAZ coincide with the final layer or change in profile of the fusion line associated with the final layer. </w:t>
      </w:r>
    </w:p>
    <w:p w14:paraId="4AFBC516" w14:textId="77777777" w:rsidR="003D33EB" w:rsidRPr="00C47751" w:rsidRDefault="003D33EB">
      <w:pPr>
        <w:pStyle w:val="Default"/>
        <w:numPr>
          <w:ilvl w:val="0"/>
          <w:numId w:val="73"/>
        </w:numPr>
        <w:spacing w:after="23"/>
        <w:ind w:left="1418" w:hanging="284"/>
        <w:rPr>
          <w:i/>
          <w:iCs/>
          <w:sz w:val="22"/>
          <w:szCs w:val="22"/>
        </w:rPr>
      </w:pPr>
      <w:r w:rsidRPr="00C47751">
        <w:rPr>
          <w:i/>
          <w:iCs/>
          <w:sz w:val="22"/>
          <w:szCs w:val="22"/>
        </w:rPr>
        <w:t xml:space="preserve">Impressions in the HAZ shall be entirely within the HAZ and located as close as possible to the fusion line, normally within 0.25 mm of the fusion line. </w:t>
      </w:r>
    </w:p>
    <w:p w14:paraId="37C4C452" w14:textId="77777777" w:rsidR="003D33EB" w:rsidRPr="00C47751" w:rsidRDefault="003D33EB">
      <w:pPr>
        <w:pStyle w:val="Default"/>
        <w:numPr>
          <w:ilvl w:val="0"/>
          <w:numId w:val="73"/>
        </w:numPr>
        <w:spacing w:after="23"/>
        <w:ind w:left="1418" w:hanging="284"/>
        <w:rPr>
          <w:i/>
          <w:iCs/>
          <w:sz w:val="22"/>
          <w:szCs w:val="22"/>
        </w:rPr>
      </w:pPr>
      <w:r w:rsidRPr="00C47751">
        <w:rPr>
          <w:i/>
          <w:iCs/>
          <w:sz w:val="22"/>
          <w:szCs w:val="22"/>
        </w:rPr>
        <w:t xml:space="preserve">Impressions on the top two lines of the survey (2, 3, 4, 5, 6, and 7) are identified as cap hardness. </w:t>
      </w:r>
    </w:p>
    <w:p w14:paraId="12AC5AC7" w14:textId="77777777" w:rsidR="003D33EB" w:rsidRPr="00C47751" w:rsidRDefault="003D33EB">
      <w:pPr>
        <w:pStyle w:val="Default"/>
        <w:numPr>
          <w:ilvl w:val="0"/>
          <w:numId w:val="73"/>
        </w:numPr>
        <w:spacing w:after="23"/>
        <w:ind w:left="1418" w:hanging="284"/>
        <w:rPr>
          <w:i/>
          <w:iCs/>
          <w:sz w:val="22"/>
          <w:szCs w:val="22"/>
        </w:rPr>
      </w:pPr>
      <w:r w:rsidRPr="00C47751">
        <w:rPr>
          <w:i/>
          <w:iCs/>
          <w:sz w:val="22"/>
          <w:szCs w:val="22"/>
        </w:rPr>
        <w:t xml:space="preserve">Additional hardness test impressions at regular intervals along the fusion line, on both sides and between points 3 and 17, 17 and 11, 7 and 19, 19 and 15. </w:t>
      </w:r>
    </w:p>
    <w:p w14:paraId="792347BA" w14:textId="00E8B114" w:rsidR="003D33EB" w:rsidRPr="00C47751" w:rsidRDefault="003D33EB">
      <w:pPr>
        <w:pStyle w:val="Default"/>
        <w:numPr>
          <w:ilvl w:val="0"/>
          <w:numId w:val="73"/>
        </w:numPr>
        <w:spacing w:after="23"/>
        <w:ind w:left="1418" w:hanging="284"/>
        <w:rPr>
          <w:i/>
          <w:iCs/>
          <w:sz w:val="22"/>
          <w:szCs w:val="22"/>
        </w:rPr>
      </w:pPr>
      <w:r w:rsidRPr="00C47751">
        <w:rPr>
          <w:i/>
          <w:iCs/>
          <w:sz w:val="22"/>
          <w:szCs w:val="22"/>
        </w:rPr>
        <w:t xml:space="preserve">For thickness from 8 to 12 mm inclusive, perform 4 additional </w:t>
      </w:r>
      <w:r w:rsidR="00F01C7D" w:rsidRPr="00F01C7D">
        <w:rPr>
          <w:i/>
          <w:iCs/>
          <w:sz w:val="22"/>
          <w:szCs w:val="22"/>
        </w:rPr>
        <w:t>impressions</w:t>
      </w:r>
      <w:r w:rsidRPr="00C47751">
        <w:rPr>
          <w:i/>
          <w:iCs/>
          <w:sz w:val="22"/>
          <w:szCs w:val="22"/>
        </w:rPr>
        <w:t xml:space="preserve">. </w:t>
      </w:r>
    </w:p>
    <w:p w14:paraId="598396B1" w14:textId="213AF457" w:rsidR="003D33EB" w:rsidRPr="00C47751" w:rsidRDefault="003D33EB">
      <w:pPr>
        <w:pStyle w:val="Default"/>
        <w:numPr>
          <w:ilvl w:val="0"/>
          <w:numId w:val="73"/>
        </w:numPr>
        <w:spacing w:after="23"/>
        <w:ind w:left="1418" w:hanging="284"/>
        <w:rPr>
          <w:i/>
          <w:iCs/>
          <w:sz w:val="22"/>
          <w:szCs w:val="22"/>
        </w:rPr>
      </w:pPr>
      <w:r w:rsidRPr="00C47751">
        <w:rPr>
          <w:i/>
          <w:iCs/>
          <w:sz w:val="22"/>
          <w:szCs w:val="22"/>
        </w:rPr>
        <w:t xml:space="preserve">For thickness over 12 to 20 mm inclusive, perform 8 additional </w:t>
      </w:r>
      <w:r w:rsidR="00F01C7D" w:rsidRPr="00F01C7D">
        <w:rPr>
          <w:i/>
          <w:iCs/>
          <w:sz w:val="22"/>
          <w:szCs w:val="22"/>
        </w:rPr>
        <w:t>impressions</w:t>
      </w:r>
      <w:r w:rsidRPr="00C47751">
        <w:rPr>
          <w:i/>
          <w:iCs/>
          <w:sz w:val="22"/>
          <w:szCs w:val="22"/>
        </w:rPr>
        <w:t xml:space="preserve">. </w:t>
      </w:r>
    </w:p>
    <w:p w14:paraId="2838E256" w14:textId="4A16095A" w:rsidR="003D33EB" w:rsidRPr="00C47751" w:rsidRDefault="003D33EB">
      <w:pPr>
        <w:pStyle w:val="Default"/>
        <w:numPr>
          <w:ilvl w:val="0"/>
          <w:numId w:val="73"/>
        </w:numPr>
        <w:ind w:left="1418" w:hanging="284"/>
        <w:rPr>
          <w:i/>
          <w:iCs/>
          <w:sz w:val="22"/>
          <w:szCs w:val="22"/>
        </w:rPr>
      </w:pPr>
      <w:r w:rsidRPr="00C47751">
        <w:rPr>
          <w:i/>
          <w:iCs/>
          <w:sz w:val="22"/>
          <w:szCs w:val="22"/>
        </w:rPr>
        <w:t xml:space="preserve">For thicknesses over 20 mm, perform 12 additional </w:t>
      </w:r>
      <w:r w:rsidR="00F01C7D" w:rsidRPr="00F01C7D">
        <w:rPr>
          <w:i/>
          <w:iCs/>
          <w:sz w:val="22"/>
          <w:szCs w:val="22"/>
        </w:rPr>
        <w:t>impressions</w:t>
      </w:r>
      <w:r w:rsidRPr="00C47751">
        <w:rPr>
          <w:i/>
          <w:iCs/>
          <w:sz w:val="22"/>
          <w:szCs w:val="22"/>
        </w:rPr>
        <w:t xml:space="preserve">. </w:t>
      </w:r>
    </w:p>
    <w:p w14:paraId="4BA43410" w14:textId="0C15CF0E" w:rsidR="00030F0D" w:rsidRPr="00C47751" w:rsidRDefault="00A45308">
      <w:pPr>
        <w:pStyle w:val="ListParagraph"/>
        <w:numPr>
          <w:ilvl w:val="1"/>
          <w:numId w:val="69"/>
        </w:numPr>
        <w:spacing w:before="120" w:after="120"/>
        <w:ind w:left="1134" w:hanging="425"/>
        <w:rPr>
          <w:color w:val="333333"/>
          <w:spacing w:val="-2"/>
        </w:rPr>
      </w:pPr>
      <w:bookmarkStart w:id="218" w:name="_Hlk175809576"/>
      <w:r w:rsidRPr="00C47751">
        <w:rPr>
          <w:b/>
        </w:rPr>
        <w:t>-</w:t>
      </w:r>
      <w:r w:rsidRPr="00C47751">
        <w:rPr>
          <w:b/>
          <w:spacing w:val="1"/>
        </w:rPr>
        <w:t xml:space="preserve"> </w:t>
      </w:r>
      <w:r w:rsidR="0063347A" w:rsidRPr="00C47751">
        <w:rPr>
          <w:color w:val="333333"/>
          <w:spacing w:val="-2"/>
        </w:rPr>
        <w:t xml:space="preserve">In addition, for all welding procedure qualifications, </w:t>
      </w:r>
      <w:r w:rsidR="00BA6FE0" w:rsidRPr="00C47751">
        <w:rPr>
          <w:color w:val="333333"/>
          <w:spacing w:val="-2"/>
        </w:rPr>
        <w:t xml:space="preserve">the hardness of the base metal and weld surface shall also be measured by the Brinell method, the base metal </w:t>
      </w:r>
      <w:r w:rsidR="006208FC" w:rsidRPr="00C47751">
        <w:rPr>
          <w:color w:val="333333"/>
          <w:spacing w:val="-2"/>
        </w:rPr>
        <w:t>and weld surface shall not exceed the value specified in Section 13</w:t>
      </w:r>
      <w:r w:rsidR="00BA6FE0" w:rsidRPr="00C47751">
        <w:rPr>
          <w:color w:val="333333"/>
          <w:spacing w:val="-2"/>
        </w:rPr>
        <w:t xml:space="preserve">. </w:t>
      </w:r>
      <w:r w:rsidR="0061400B" w:rsidRPr="00C47751">
        <w:rPr>
          <w:color w:val="333333"/>
          <w:spacing w:val="-2"/>
        </w:rPr>
        <w:t>The Equotip method shall not be used to measure Brinell hardness.</w:t>
      </w:r>
    </w:p>
    <w:bookmarkEnd w:id="218"/>
    <w:p w14:paraId="6703CABF" w14:textId="57746068" w:rsidR="008A74CE" w:rsidRPr="00C47751" w:rsidRDefault="008A74CE">
      <w:pPr>
        <w:pStyle w:val="ListParagraph"/>
        <w:numPr>
          <w:ilvl w:val="1"/>
          <w:numId w:val="69"/>
        </w:numPr>
        <w:spacing w:before="120" w:after="120"/>
        <w:ind w:left="1134" w:hanging="425"/>
      </w:pPr>
      <w:r w:rsidRPr="00C47751">
        <w:rPr>
          <w:b/>
        </w:rPr>
        <w:t>-</w:t>
      </w:r>
      <w:r w:rsidRPr="00C47751">
        <w:rPr>
          <w:b/>
          <w:spacing w:val="1"/>
        </w:rPr>
        <w:t xml:space="preserve"> </w:t>
      </w:r>
      <w:r w:rsidR="00351380" w:rsidRPr="00C47751">
        <w:rPr>
          <w:color w:val="333333"/>
          <w:spacing w:val="-2"/>
        </w:rPr>
        <w:t xml:space="preserve">Charpy-V Notch (CVN) testing </w:t>
      </w:r>
      <w:r w:rsidR="003C4A85" w:rsidRPr="003C4A85">
        <w:rPr>
          <w:color w:val="333333"/>
          <w:spacing w:val="-2"/>
        </w:rPr>
        <w:t>specimens</w:t>
      </w:r>
      <w:r w:rsidR="00351380" w:rsidRPr="00C47751">
        <w:rPr>
          <w:color w:val="333333"/>
          <w:spacing w:val="-2"/>
        </w:rPr>
        <w:t xml:space="preserve"> shall be in accordance with requirements of this specification following. Charpy “V” Notch impact tests are required for all Welding Procedure Qualifications. A set of Charpy “V” Notch impact tests shall comprise 3 test </w:t>
      </w:r>
      <w:r w:rsidR="003C4A85" w:rsidRPr="003C4A85">
        <w:rPr>
          <w:color w:val="333333"/>
          <w:spacing w:val="-2"/>
        </w:rPr>
        <w:t>specimens</w:t>
      </w:r>
      <w:r w:rsidR="00351380" w:rsidRPr="00C47751">
        <w:rPr>
          <w:color w:val="333333"/>
          <w:spacing w:val="-2"/>
        </w:rPr>
        <w:t xml:space="preserve"> taken at each of the following locations: weld metal center, fusion line and fusion line plus 2mm. Each test </w:t>
      </w:r>
      <w:r w:rsidR="005F39E5" w:rsidRPr="005F39E5">
        <w:rPr>
          <w:color w:val="333333"/>
          <w:spacing w:val="-2"/>
        </w:rPr>
        <w:t>specimens</w:t>
      </w:r>
      <w:r w:rsidR="00351380" w:rsidRPr="00C47751">
        <w:rPr>
          <w:color w:val="333333"/>
          <w:spacing w:val="-2"/>
        </w:rPr>
        <w:t xml:space="preserve"> shall be orientated so the notch is normal to the surface of the material. Tests shall be made at colder of –40°C or the minimum design metal temperature as shown on the line list, and minimum values shall not be less than those required for the original base material. Charpy Impact test sets in accordance with ASTM A370 shall be taken from the scheme (ASME IX Figure QW-463.1(f)) can also be used to select </w:t>
      </w:r>
      <w:r w:rsidR="005F39E5" w:rsidRPr="005F39E5">
        <w:rPr>
          <w:color w:val="333333"/>
          <w:spacing w:val="-2"/>
        </w:rPr>
        <w:t>specimens</w:t>
      </w:r>
      <w:r w:rsidR="00351380" w:rsidRPr="00C47751">
        <w:rPr>
          <w:color w:val="333333"/>
          <w:spacing w:val="-2"/>
        </w:rPr>
        <w:t xml:space="preserve"> follows:</w:t>
      </w:r>
    </w:p>
    <w:p w14:paraId="4EB55AC0" w14:textId="12DA5316" w:rsidR="00351380" w:rsidRPr="00C47751" w:rsidRDefault="00351380" w:rsidP="00E821FB">
      <w:pPr>
        <w:spacing w:before="120" w:after="120"/>
        <w:ind w:left="1418" w:hanging="284"/>
        <w:rPr>
          <w:color w:val="333333"/>
          <w:spacing w:val="-2"/>
        </w:rPr>
      </w:pPr>
      <w:bookmarkStart w:id="219" w:name="_Hlk175809202"/>
      <w:r w:rsidRPr="00C47751">
        <w:rPr>
          <w:b/>
        </w:rPr>
        <w:t xml:space="preserve">9-20.1- </w:t>
      </w:r>
      <w:r w:rsidR="00F1789D" w:rsidRPr="00C47751">
        <w:rPr>
          <w:color w:val="333333"/>
          <w:spacing w:val="-2"/>
        </w:rPr>
        <w:t xml:space="preserve">All Charpy tests on Weld Procedure Qualifications </w:t>
      </w:r>
      <w:r w:rsidR="00E26D97" w:rsidRPr="00C47751">
        <w:rPr>
          <w:color w:val="333333"/>
          <w:spacing w:val="-2"/>
        </w:rPr>
        <w:t>shall be</w:t>
      </w:r>
      <w:r w:rsidR="00F1789D" w:rsidRPr="00C47751">
        <w:rPr>
          <w:color w:val="333333"/>
          <w:spacing w:val="-2"/>
        </w:rPr>
        <w:t xml:space="preserve"> 2mm Charpy “V” notch per ASME SA370 or ISO 148 or other Purchaser accepted standard. Reduced size</w:t>
      </w:r>
      <w:r w:rsidR="00E26D97" w:rsidRPr="00C47751">
        <w:rPr>
          <w:color w:val="333333"/>
          <w:spacing w:val="-2"/>
        </w:rPr>
        <w:t xml:space="preserve"> Charpy impact test </w:t>
      </w:r>
      <w:r w:rsidR="00F818B9" w:rsidRPr="00C47751">
        <w:rPr>
          <w:color w:val="333333"/>
          <w:spacing w:val="-2"/>
        </w:rPr>
        <w:t>specimens</w:t>
      </w:r>
      <w:r w:rsidR="00E26D97" w:rsidRPr="00C47751">
        <w:rPr>
          <w:color w:val="333333"/>
          <w:spacing w:val="-2"/>
        </w:rPr>
        <w:t xml:space="preserve"> shall not be permitted for </w:t>
      </w:r>
      <w:r w:rsidR="00E337C2" w:rsidRPr="00C47751">
        <w:rPr>
          <w:color w:val="333333"/>
          <w:spacing w:val="-2"/>
        </w:rPr>
        <w:t>sample</w:t>
      </w:r>
      <w:r w:rsidR="00E26D97" w:rsidRPr="00C47751">
        <w:rPr>
          <w:color w:val="333333"/>
          <w:spacing w:val="-2"/>
        </w:rPr>
        <w:t xml:space="preserve"> thicknesses &gt;12mm.</w:t>
      </w:r>
      <w:r w:rsidR="006528D8" w:rsidRPr="00C47751">
        <w:rPr>
          <w:color w:val="333333"/>
          <w:spacing w:val="-2"/>
        </w:rPr>
        <w:t xml:space="preserve"> </w:t>
      </w:r>
      <w:r w:rsidR="00E26D97" w:rsidRPr="00C47751">
        <w:rPr>
          <w:color w:val="333333"/>
          <w:spacing w:val="-2"/>
        </w:rPr>
        <w:t xml:space="preserve">Subsize CVN </w:t>
      </w:r>
      <w:r w:rsidR="00D30611" w:rsidRPr="00D30611">
        <w:rPr>
          <w:color w:val="333333"/>
          <w:spacing w:val="-2"/>
        </w:rPr>
        <w:t>specimens</w:t>
      </w:r>
      <w:r w:rsidR="00E26D97" w:rsidRPr="00C47751">
        <w:rPr>
          <w:color w:val="333333"/>
          <w:spacing w:val="-2"/>
        </w:rPr>
        <w:t xml:space="preserve"> shall be at least 80% of full thickness. Full size specimens are required, unless physically no achievable.</w:t>
      </w:r>
    </w:p>
    <w:p w14:paraId="047A1D39" w14:textId="77B6263B" w:rsidR="00351380" w:rsidRPr="00C47751" w:rsidRDefault="00351380" w:rsidP="00E821FB">
      <w:pPr>
        <w:spacing w:before="120" w:after="120"/>
        <w:ind w:left="1418" w:hanging="284"/>
        <w:rPr>
          <w:color w:val="333333"/>
          <w:spacing w:val="-2"/>
        </w:rPr>
      </w:pPr>
      <w:bookmarkStart w:id="220" w:name="_Hlk180582871"/>
      <w:bookmarkEnd w:id="219"/>
      <w:r w:rsidRPr="00C47751">
        <w:rPr>
          <w:b/>
        </w:rPr>
        <w:t>9-20.</w:t>
      </w:r>
      <w:r w:rsidR="00946BA2" w:rsidRPr="00C47751">
        <w:rPr>
          <w:b/>
        </w:rPr>
        <w:t>2</w:t>
      </w:r>
      <w:bookmarkEnd w:id="220"/>
      <w:r w:rsidRPr="00C47751">
        <w:rPr>
          <w:b/>
        </w:rPr>
        <w:t xml:space="preserve">- </w:t>
      </w:r>
      <w:r w:rsidR="00946BA2" w:rsidRPr="00C47751">
        <w:rPr>
          <w:color w:val="333333"/>
          <w:spacing w:val="-2"/>
        </w:rPr>
        <w:t>On Weld Procedure Qualifications of single side welds with thicknesses less than 16 mm one set of Charpy impact tests shall be carried out with the specimen locations such that one face of all specimens is within 1.5mm of the outer surface.</w:t>
      </w:r>
    </w:p>
    <w:p w14:paraId="68461C5D" w14:textId="719B8A77" w:rsidR="00351380" w:rsidRPr="00C47751" w:rsidRDefault="00351380" w:rsidP="00E821FB">
      <w:pPr>
        <w:spacing w:before="120" w:after="120"/>
        <w:ind w:left="1418" w:hanging="284"/>
        <w:rPr>
          <w:color w:val="333333"/>
          <w:spacing w:val="-2"/>
        </w:rPr>
      </w:pPr>
      <w:r w:rsidRPr="00C47751">
        <w:rPr>
          <w:b/>
        </w:rPr>
        <w:lastRenderedPageBreak/>
        <w:t>9-20.</w:t>
      </w:r>
      <w:r w:rsidR="00946BA2" w:rsidRPr="00C47751">
        <w:rPr>
          <w:b/>
        </w:rPr>
        <w:t>3</w:t>
      </w:r>
      <w:r w:rsidRPr="00C47751">
        <w:rPr>
          <w:b/>
        </w:rPr>
        <w:t xml:space="preserve">- </w:t>
      </w:r>
      <w:r w:rsidR="001F32F7" w:rsidRPr="00C47751">
        <w:rPr>
          <w:color w:val="333333"/>
          <w:spacing w:val="-2"/>
        </w:rPr>
        <w:t>On Weld Procedure Qualifications of single side welds with thicknesses greater than 16mm two sets of Charpy impact tests shall be carried out with the specimen locations such that one face of all specimens of the first set are within 1.5 mm of the inner surface and one face of all specimens of the second set are within 1.5 mm of the outer surface.</w:t>
      </w:r>
    </w:p>
    <w:p w14:paraId="7681695C" w14:textId="3D2C50B8" w:rsidR="00351380" w:rsidRPr="00C47751" w:rsidRDefault="00351380" w:rsidP="00E821FB">
      <w:pPr>
        <w:spacing w:before="120" w:after="120"/>
        <w:ind w:left="1418" w:hanging="284"/>
        <w:rPr>
          <w:color w:val="333333"/>
          <w:spacing w:val="-2"/>
        </w:rPr>
      </w:pPr>
      <w:r w:rsidRPr="00C47751">
        <w:rPr>
          <w:b/>
        </w:rPr>
        <w:t>9-20.</w:t>
      </w:r>
      <w:r w:rsidR="00946BA2" w:rsidRPr="00C47751">
        <w:rPr>
          <w:b/>
        </w:rPr>
        <w:t>4</w:t>
      </w:r>
      <w:r w:rsidRPr="00C47751">
        <w:rPr>
          <w:b/>
        </w:rPr>
        <w:t xml:space="preserve">- </w:t>
      </w:r>
      <w:r w:rsidR="007F7323" w:rsidRPr="00C47751">
        <w:rPr>
          <w:color w:val="333333"/>
          <w:spacing w:val="-2"/>
        </w:rPr>
        <w:t xml:space="preserve">Where a different welding process or consumable is used for filling, both the root and fill weld metals shall be sampled either in one set of 3 </w:t>
      </w:r>
      <w:r w:rsidR="00855FB7" w:rsidRPr="00855FB7">
        <w:rPr>
          <w:color w:val="333333"/>
          <w:spacing w:val="-2"/>
        </w:rPr>
        <w:t>specimens</w:t>
      </w:r>
      <w:r w:rsidR="007F7323" w:rsidRPr="00C47751">
        <w:rPr>
          <w:color w:val="333333"/>
          <w:spacing w:val="-2"/>
        </w:rPr>
        <w:t xml:space="preserve">, where the </w:t>
      </w:r>
      <w:r w:rsidR="006A4BFF" w:rsidRPr="006A4BFF">
        <w:rPr>
          <w:color w:val="333333"/>
          <w:spacing w:val="-2"/>
        </w:rPr>
        <w:t>specimens</w:t>
      </w:r>
      <w:r w:rsidR="007F7323" w:rsidRPr="00C47751">
        <w:rPr>
          <w:color w:val="333333"/>
          <w:spacing w:val="-2"/>
        </w:rPr>
        <w:t xml:space="preserve"> contain both processes or in multiple sets of </w:t>
      </w:r>
      <w:r w:rsidR="006A4BFF" w:rsidRPr="006A4BFF">
        <w:rPr>
          <w:color w:val="333333"/>
          <w:spacing w:val="-2"/>
        </w:rPr>
        <w:t>specimens</w:t>
      </w:r>
      <w:r w:rsidR="007F7323" w:rsidRPr="00C47751">
        <w:rPr>
          <w:color w:val="333333"/>
          <w:spacing w:val="-2"/>
        </w:rPr>
        <w:t xml:space="preserve">, where </w:t>
      </w:r>
      <w:r w:rsidR="00F818B9" w:rsidRPr="00C47751">
        <w:rPr>
          <w:color w:val="333333"/>
          <w:spacing w:val="-2"/>
        </w:rPr>
        <w:t>sets</w:t>
      </w:r>
      <w:r w:rsidR="007F7323" w:rsidRPr="00C47751">
        <w:rPr>
          <w:color w:val="333333"/>
          <w:spacing w:val="-2"/>
        </w:rPr>
        <w:t xml:space="preserve"> are tested for each welding processes. When two (2) welding processes are used a second complete set of CVN specimens may also be required at the root of the weld.</w:t>
      </w:r>
    </w:p>
    <w:p w14:paraId="5846DF5B" w14:textId="17C3205A" w:rsidR="00351380" w:rsidRPr="00C47751" w:rsidRDefault="00351380" w:rsidP="00E821FB">
      <w:pPr>
        <w:spacing w:before="120" w:after="120"/>
        <w:ind w:left="1418" w:hanging="284"/>
        <w:rPr>
          <w:color w:val="333333"/>
          <w:spacing w:val="-2"/>
        </w:rPr>
      </w:pPr>
      <w:r w:rsidRPr="005B705D">
        <w:rPr>
          <w:b/>
          <w:rPrChange w:id="221" w:author="Marchenko, Sergey [Tengizchevroil]" w:date="2025-08-07T15:19:00Z" w16du:dateUtc="2025-08-07T10:19:00Z">
            <w:rPr>
              <w:b/>
              <w:highlight w:val="yellow"/>
            </w:rPr>
          </w:rPrChange>
        </w:rPr>
        <w:t>9-20.</w:t>
      </w:r>
      <w:r w:rsidR="00946BA2" w:rsidRPr="005B705D">
        <w:rPr>
          <w:b/>
          <w:rPrChange w:id="222" w:author="Marchenko, Sergey [Tengizchevroil]" w:date="2025-08-07T15:19:00Z" w16du:dateUtc="2025-08-07T10:19:00Z">
            <w:rPr>
              <w:b/>
              <w:highlight w:val="yellow"/>
            </w:rPr>
          </w:rPrChange>
        </w:rPr>
        <w:t>5</w:t>
      </w:r>
      <w:r w:rsidRPr="005B705D">
        <w:rPr>
          <w:b/>
          <w:rPrChange w:id="223" w:author="Marchenko, Sergey [Tengizchevroil]" w:date="2025-08-07T15:19:00Z" w16du:dateUtc="2025-08-07T10:19:00Z">
            <w:rPr>
              <w:b/>
              <w:highlight w:val="yellow"/>
            </w:rPr>
          </w:rPrChange>
        </w:rPr>
        <w:t xml:space="preserve">- </w:t>
      </w:r>
      <w:r w:rsidR="006A43D6" w:rsidRPr="005B705D">
        <w:rPr>
          <w:color w:val="333333"/>
          <w:spacing w:val="-2"/>
          <w:rPrChange w:id="224" w:author="Marchenko, Sergey [Tengizchevroil]" w:date="2025-08-07T15:19:00Z" w16du:dateUtc="2025-08-07T10:19:00Z">
            <w:rPr>
              <w:color w:val="333333"/>
              <w:spacing w:val="-2"/>
              <w:highlight w:val="yellow"/>
            </w:rPr>
          </w:rPrChange>
        </w:rPr>
        <w:t>The minimum single required impact energy for standard size specimens shall be 27J.</w:t>
      </w:r>
    </w:p>
    <w:p w14:paraId="694CE062" w14:textId="38B2015C" w:rsidR="00351380" w:rsidRPr="00C47751" w:rsidRDefault="00351380" w:rsidP="00E821FB">
      <w:pPr>
        <w:spacing w:before="120" w:after="120"/>
        <w:ind w:left="1418" w:hanging="284"/>
        <w:rPr>
          <w:color w:val="333333"/>
          <w:spacing w:val="-2"/>
        </w:rPr>
      </w:pPr>
      <w:r w:rsidRPr="00C47751">
        <w:rPr>
          <w:b/>
        </w:rPr>
        <w:t>9-20.</w:t>
      </w:r>
      <w:r w:rsidR="00946BA2" w:rsidRPr="00C47751">
        <w:rPr>
          <w:b/>
        </w:rPr>
        <w:t>6</w:t>
      </w:r>
      <w:r w:rsidRPr="00C47751">
        <w:rPr>
          <w:b/>
        </w:rPr>
        <w:t xml:space="preserve">- </w:t>
      </w:r>
      <w:r w:rsidR="0061491F" w:rsidRPr="00C47751">
        <w:rPr>
          <w:color w:val="333333"/>
          <w:spacing w:val="-2"/>
        </w:rPr>
        <w:t>If the requirements above for any single specimen is not met, a further set of three specimens shall be tested from the same area. Only one retest shall be allowed, and the original acceptance criteria shall apply.</w:t>
      </w:r>
    </w:p>
    <w:p w14:paraId="68E3F585" w14:textId="73FC6E00" w:rsidR="0061491F" w:rsidRPr="00C47751" w:rsidRDefault="0061491F">
      <w:pPr>
        <w:pStyle w:val="ListParagraph"/>
        <w:numPr>
          <w:ilvl w:val="1"/>
          <w:numId w:val="69"/>
        </w:numPr>
        <w:spacing w:before="120" w:after="120"/>
        <w:ind w:left="1134" w:hanging="425"/>
        <w:rPr>
          <w:color w:val="333333"/>
          <w:spacing w:val="-2"/>
        </w:rPr>
      </w:pPr>
      <w:r w:rsidRPr="00C47751">
        <w:rPr>
          <w:b/>
        </w:rPr>
        <w:t>-</w:t>
      </w:r>
      <w:r w:rsidRPr="00C47751">
        <w:rPr>
          <w:b/>
          <w:spacing w:val="1"/>
        </w:rPr>
        <w:t xml:space="preserve"> </w:t>
      </w:r>
      <w:r w:rsidR="007B5199">
        <w:rPr>
          <w:color w:val="333333"/>
          <w:spacing w:val="-2"/>
        </w:rPr>
        <w:t>S</w:t>
      </w:r>
      <w:r w:rsidR="007B5199" w:rsidRPr="007B5199">
        <w:rPr>
          <w:color w:val="333333"/>
          <w:spacing w:val="-2"/>
        </w:rPr>
        <w:t xml:space="preserve">pecimens </w:t>
      </w:r>
      <w:r w:rsidR="0003130D" w:rsidRPr="00C47751">
        <w:rPr>
          <w:color w:val="333333"/>
          <w:spacing w:val="-2"/>
        </w:rPr>
        <w:t xml:space="preserve">for mechanical tests described in the standards (ASME IX) </w:t>
      </w:r>
      <w:r w:rsidR="007B5199">
        <w:rPr>
          <w:color w:val="333333"/>
          <w:spacing w:val="-2"/>
        </w:rPr>
        <w:t>shall</w:t>
      </w:r>
      <w:r w:rsidR="0003130D" w:rsidRPr="00C47751">
        <w:rPr>
          <w:color w:val="333333"/>
          <w:spacing w:val="-2"/>
        </w:rPr>
        <w:t xml:space="preserve"> be taken from location according to this standard. </w:t>
      </w:r>
      <w:r w:rsidR="007B5199">
        <w:rPr>
          <w:color w:val="333333"/>
          <w:spacing w:val="-2"/>
        </w:rPr>
        <w:t>S</w:t>
      </w:r>
      <w:r w:rsidR="007B5199" w:rsidRPr="007B5199">
        <w:rPr>
          <w:color w:val="333333"/>
          <w:spacing w:val="-2"/>
        </w:rPr>
        <w:t xml:space="preserve">pecimens </w:t>
      </w:r>
      <w:r w:rsidR="0003130D" w:rsidRPr="00C47751">
        <w:rPr>
          <w:color w:val="333333"/>
          <w:spacing w:val="-2"/>
        </w:rPr>
        <w:t xml:space="preserve">on hardness tests </w:t>
      </w:r>
      <w:r w:rsidR="007B5199">
        <w:rPr>
          <w:color w:val="333333"/>
          <w:spacing w:val="-2"/>
        </w:rPr>
        <w:t>shall</w:t>
      </w:r>
      <w:r w:rsidR="0003130D" w:rsidRPr="00C47751">
        <w:rPr>
          <w:color w:val="333333"/>
          <w:spacing w:val="-2"/>
        </w:rPr>
        <w:t xml:space="preserve"> be taken from a location in a position for about 6 o’clock. Test coupons to determine the toughness test </w:t>
      </w:r>
      <w:r w:rsidR="007B5199">
        <w:rPr>
          <w:color w:val="333333"/>
          <w:spacing w:val="-2"/>
        </w:rPr>
        <w:t>shall</w:t>
      </w:r>
      <w:r w:rsidR="0003130D" w:rsidRPr="00C47751">
        <w:rPr>
          <w:color w:val="333333"/>
          <w:spacing w:val="-2"/>
        </w:rPr>
        <w:t xml:space="preserve"> be taken according to the applied scheme (ASME IX).</w:t>
      </w:r>
    </w:p>
    <w:p w14:paraId="725BE05F" w14:textId="09FA8927" w:rsidR="00030F0D" w:rsidRPr="00C47751" w:rsidRDefault="0003130D">
      <w:pPr>
        <w:pStyle w:val="ListParagraph"/>
        <w:numPr>
          <w:ilvl w:val="1"/>
          <w:numId w:val="69"/>
        </w:numPr>
        <w:spacing w:before="120" w:after="120"/>
        <w:ind w:left="1134" w:hanging="425"/>
        <w:rPr>
          <w:color w:val="333333"/>
          <w:spacing w:val="-2"/>
        </w:rPr>
      </w:pPr>
      <w:r w:rsidRPr="00C47751">
        <w:rPr>
          <w:b/>
        </w:rPr>
        <w:t>-</w:t>
      </w:r>
      <w:r w:rsidRPr="00C47751">
        <w:rPr>
          <w:b/>
          <w:spacing w:val="1"/>
        </w:rPr>
        <w:t xml:space="preserve"> </w:t>
      </w:r>
      <w:r w:rsidR="00B33D55" w:rsidRPr="00C47751">
        <w:rPr>
          <w:color w:val="333333"/>
          <w:spacing w:val="-2"/>
        </w:rPr>
        <w:t>Weld Procedure Qualifications shall include all the sizes of consumable that may be required in production welding, each required size of consumable shall be used in performance of the qualification tests.</w:t>
      </w:r>
    </w:p>
    <w:p w14:paraId="6C89FFE7" w14:textId="0D569702" w:rsidR="00557B37" w:rsidRPr="005B705D" w:rsidRDefault="008A2AC9">
      <w:pPr>
        <w:pStyle w:val="ListParagraph"/>
        <w:numPr>
          <w:ilvl w:val="1"/>
          <w:numId w:val="69"/>
        </w:numPr>
        <w:spacing w:before="120" w:after="120"/>
        <w:ind w:left="1134" w:hanging="425"/>
        <w:rPr>
          <w:rPrChange w:id="225" w:author="Marchenko, Sergey [Tengizchevroil]" w:date="2025-08-07T15:19:00Z" w16du:dateUtc="2025-08-07T10:19:00Z">
            <w:rPr>
              <w:highlight w:val="yellow"/>
            </w:rPr>
          </w:rPrChange>
        </w:rPr>
      </w:pPr>
      <w:bookmarkStart w:id="226" w:name="_Hlk180595279"/>
      <w:r w:rsidRPr="005B705D">
        <w:rPr>
          <w:b/>
          <w:rPrChange w:id="227" w:author="Marchenko, Sergey [Tengizchevroil]" w:date="2025-08-07T15:19:00Z" w16du:dateUtc="2025-08-07T10:19:00Z">
            <w:rPr>
              <w:b/>
              <w:highlight w:val="yellow"/>
            </w:rPr>
          </w:rPrChange>
        </w:rPr>
        <w:t>-</w:t>
      </w:r>
      <w:r w:rsidRPr="005B705D">
        <w:rPr>
          <w:b/>
          <w:spacing w:val="1"/>
          <w:rPrChange w:id="228" w:author="Marchenko, Sergey [Tengizchevroil]" w:date="2025-08-07T15:19:00Z" w16du:dateUtc="2025-08-07T10:19:00Z">
            <w:rPr>
              <w:b/>
              <w:spacing w:val="1"/>
              <w:highlight w:val="yellow"/>
            </w:rPr>
          </w:rPrChange>
        </w:rPr>
        <w:t xml:space="preserve"> </w:t>
      </w:r>
      <w:r w:rsidR="00C64322" w:rsidRPr="005B705D">
        <w:rPr>
          <w:bCs/>
          <w:spacing w:val="1"/>
          <w:rPrChange w:id="229" w:author="Marchenko, Sergey [Tengizchevroil]" w:date="2025-08-07T15:19:00Z" w16du:dateUtc="2025-08-07T10:19:00Z">
            <w:rPr>
              <w:bCs/>
              <w:spacing w:val="1"/>
              <w:highlight w:val="yellow"/>
            </w:rPr>
          </w:rPrChange>
        </w:rPr>
        <w:t>Special welding procedure shall be qualified for socket welds</w:t>
      </w:r>
      <w:r w:rsidRPr="005B705D">
        <w:rPr>
          <w:color w:val="333333"/>
          <w:spacing w:val="-2"/>
          <w:rPrChange w:id="230" w:author="Marchenko, Sergey [Tengizchevroil]" w:date="2025-08-07T15:19:00Z" w16du:dateUtc="2025-08-07T10:19:00Z">
            <w:rPr>
              <w:color w:val="333333"/>
              <w:spacing w:val="-2"/>
              <w:highlight w:val="yellow"/>
            </w:rPr>
          </w:rPrChange>
        </w:rPr>
        <w:t>.</w:t>
      </w:r>
      <w:r w:rsidR="00C63080" w:rsidRPr="005B705D">
        <w:rPr>
          <w:color w:val="333333"/>
          <w:spacing w:val="-2"/>
          <w:rPrChange w:id="231" w:author="Marchenko, Sergey [Tengizchevroil]" w:date="2025-08-07T15:19:00Z" w16du:dateUtc="2025-08-07T10:19:00Z">
            <w:rPr>
              <w:color w:val="333333"/>
              <w:spacing w:val="-2"/>
              <w:highlight w:val="yellow"/>
            </w:rPr>
          </w:rPrChange>
        </w:rPr>
        <w:t xml:space="preserve"> </w:t>
      </w:r>
      <w:r w:rsidR="00557B37" w:rsidRPr="005B705D">
        <w:rPr>
          <w:color w:val="333333"/>
          <w:spacing w:val="-2"/>
          <w:rPrChange w:id="232" w:author="Marchenko, Sergey [Tengizchevroil]" w:date="2025-08-07T15:19:00Z" w16du:dateUtc="2025-08-07T10:19:00Z">
            <w:rPr>
              <w:color w:val="333333"/>
              <w:spacing w:val="-2"/>
              <w:highlight w:val="yellow"/>
            </w:rPr>
          </w:rPrChange>
        </w:rPr>
        <w:t>The welding procedure shall be supported by two PQRs, providing those essential and supplementary essential variables are met for both PQRs:</w:t>
      </w:r>
    </w:p>
    <w:p w14:paraId="052B2972" w14:textId="65B0CEA7" w:rsidR="00557B37" w:rsidRPr="00C47751" w:rsidRDefault="00557B37" w:rsidP="00E821FB">
      <w:pPr>
        <w:spacing w:before="120" w:after="120"/>
        <w:ind w:left="1418" w:hanging="284"/>
        <w:rPr>
          <w:color w:val="333333"/>
          <w:spacing w:val="-2"/>
        </w:rPr>
      </w:pPr>
      <w:r w:rsidRPr="005B705D">
        <w:rPr>
          <w:b/>
          <w:rPrChange w:id="233" w:author="Marchenko, Sergey [Tengizchevroil]" w:date="2025-08-07T15:19:00Z" w16du:dateUtc="2025-08-07T10:19:00Z">
            <w:rPr>
              <w:b/>
              <w:highlight w:val="yellow"/>
            </w:rPr>
          </w:rPrChange>
        </w:rPr>
        <w:t>9-2</w:t>
      </w:r>
      <w:r w:rsidR="00EC5C19" w:rsidRPr="005B705D">
        <w:rPr>
          <w:b/>
          <w:rPrChange w:id="234" w:author="Marchenko, Sergey [Tengizchevroil]" w:date="2025-08-07T15:19:00Z" w16du:dateUtc="2025-08-07T10:19:00Z">
            <w:rPr>
              <w:b/>
              <w:highlight w:val="yellow"/>
            </w:rPr>
          </w:rPrChange>
        </w:rPr>
        <w:t>3</w:t>
      </w:r>
      <w:r w:rsidRPr="005B705D">
        <w:rPr>
          <w:b/>
          <w:rPrChange w:id="235" w:author="Marchenko, Sergey [Tengizchevroil]" w:date="2025-08-07T15:19:00Z" w16du:dateUtc="2025-08-07T10:19:00Z">
            <w:rPr>
              <w:b/>
              <w:highlight w:val="yellow"/>
            </w:rPr>
          </w:rPrChange>
        </w:rPr>
        <w:t xml:space="preserve">.1- </w:t>
      </w:r>
      <w:r w:rsidR="00E0593F" w:rsidRPr="005B705D">
        <w:rPr>
          <w:bCs/>
          <w:rPrChange w:id="236" w:author="Marchenko, Sergey [Tengizchevroil]" w:date="2025-08-07T15:19:00Z" w16du:dateUtc="2025-08-07T10:19:00Z">
            <w:rPr>
              <w:bCs/>
              <w:highlight w:val="yellow"/>
            </w:rPr>
          </w:rPrChange>
        </w:rPr>
        <w:t xml:space="preserve">First </w:t>
      </w:r>
      <w:r w:rsidR="000215B5" w:rsidRPr="005B705D">
        <w:rPr>
          <w:color w:val="333333"/>
          <w:spacing w:val="-2"/>
          <w:rPrChange w:id="237" w:author="Marchenko, Sergey [Tengizchevroil]" w:date="2025-08-07T15:19:00Z" w16du:dateUtc="2025-08-07T10:19:00Z">
            <w:rPr>
              <w:color w:val="333333"/>
              <w:spacing w:val="-2"/>
              <w:highlight w:val="yellow"/>
            </w:rPr>
          </w:rPrChange>
        </w:rPr>
        <w:t xml:space="preserve">PQR shall be </w:t>
      </w:r>
      <w:r w:rsidRPr="005B705D">
        <w:rPr>
          <w:color w:val="333333"/>
          <w:spacing w:val="-2"/>
          <w:rPrChange w:id="238" w:author="Marchenko, Sergey [Tengizchevroil]" w:date="2025-08-07T15:19:00Z" w16du:dateUtc="2025-08-07T10:19:00Z">
            <w:rPr>
              <w:color w:val="333333"/>
              <w:spacing w:val="-2"/>
              <w:highlight w:val="yellow"/>
            </w:rPr>
          </w:rPrChange>
        </w:rPr>
        <w:t xml:space="preserve">performed on groove weld with full set of mechanical testing (as required by ASME IX and </w:t>
      </w:r>
      <w:r w:rsidR="005E79CB" w:rsidRPr="005B705D">
        <w:rPr>
          <w:color w:val="333333"/>
          <w:spacing w:val="-2"/>
          <w:rPrChange w:id="239" w:author="Marchenko, Sergey [Tengizchevroil]" w:date="2025-08-07T15:19:00Z" w16du:dateUtc="2025-08-07T10:19:00Z">
            <w:rPr>
              <w:color w:val="333333"/>
              <w:spacing w:val="-2"/>
              <w:highlight w:val="yellow"/>
            </w:rPr>
          </w:rPrChange>
        </w:rPr>
        <w:t>this specification</w:t>
      </w:r>
      <w:r w:rsidRPr="005B705D">
        <w:rPr>
          <w:color w:val="333333"/>
          <w:spacing w:val="-2"/>
          <w:rPrChange w:id="240" w:author="Marchenko, Sergey [Tengizchevroil]" w:date="2025-08-07T15:19:00Z" w16du:dateUtc="2025-08-07T10:19:00Z">
            <w:rPr>
              <w:color w:val="333333"/>
              <w:spacing w:val="-2"/>
              <w:highlight w:val="yellow"/>
            </w:rPr>
          </w:rPrChange>
        </w:rPr>
        <w:t xml:space="preserve">). </w:t>
      </w:r>
      <w:r w:rsidR="00F818B9" w:rsidRPr="005B705D">
        <w:rPr>
          <w:color w:val="333333"/>
          <w:spacing w:val="-2"/>
          <w:rPrChange w:id="241" w:author="Marchenko, Sergey [Tengizchevroil]" w:date="2025-08-07T15:19:00Z" w16du:dateUtc="2025-08-07T10:19:00Z">
            <w:rPr>
              <w:color w:val="333333"/>
              <w:spacing w:val="-2"/>
              <w:highlight w:val="yellow"/>
            </w:rPr>
          </w:rPrChange>
        </w:rPr>
        <w:t>Any</w:t>
      </w:r>
      <w:r w:rsidRPr="005B705D">
        <w:rPr>
          <w:color w:val="333333"/>
          <w:spacing w:val="-2"/>
          <w:rPrChange w:id="242" w:author="Marchenko, Sergey [Tengizchevroil]" w:date="2025-08-07T15:19:00Z" w16du:dateUtc="2025-08-07T10:19:00Z">
            <w:rPr>
              <w:color w:val="333333"/>
              <w:spacing w:val="-2"/>
              <w:highlight w:val="yellow"/>
            </w:rPr>
          </w:rPrChange>
        </w:rPr>
        <w:t xml:space="preserve"> 5G, 6G positions can be used.</w:t>
      </w:r>
    </w:p>
    <w:p w14:paraId="5FF2C75E" w14:textId="236AEA21" w:rsidR="008A2AC9" w:rsidRPr="00C47751" w:rsidRDefault="00557B37" w:rsidP="00E821FB">
      <w:pPr>
        <w:spacing w:before="120" w:after="120"/>
        <w:ind w:left="1418" w:hanging="284"/>
        <w:rPr>
          <w:color w:val="333333"/>
          <w:spacing w:val="-2"/>
        </w:rPr>
      </w:pPr>
      <w:r w:rsidRPr="00C47751">
        <w:rPr>
          <w:b/>
        </w:rPr>
        <w:t>9-2</w:t>
      </w:r>
      <w:r w:rsidR="00EC5C19">
        <w:rPr>
          <w:b/>
        </w:rPr>
        <w:t>3</w:t>
      </w:r>
      <w:r w:rsidRPr="00C47751">
        <w:rPr>
          <w:b/>
        </w:rPr>
        <w:t xml:space="preserve">.2- </w:t>
      </w:r>
      <w:r w:rsidR="00E0593F" w:rsidRPr="00C47751">
        <w:rPr>
          <w:bCs/>
        </w:rPr>
        <w:t>Second</w:t>
      </w:r>
      <w:r w:rsidR="00E0593F" w:rsidRPr="00C47751">
        <w:rPr>
          <w:b/>
        </w:rPr>
        <w:t xml:space="preserve"> </w:t>
      </w:r>
      <w:r w:rsidRPr="00C47751">
        <w:rPr>
          <w:color w:val="333333"/>
          <w:spacing w:val="-2"/>
        </w:rPr>
        <w:t xml:space="preserve">PQR </w:t>
      </w:r>
      <w:r w:rsidR="000215B5" w:rsidRPr="00C47751">
        <w:rPr>
          <w:color w:val="333333"/>
          <w:spacing w:val="-2"/>
        </w:rPr>
        <w:t xml:space="preserve">shall be </w:t>
      </w:r>
      <w:r w:rsidRPr="00C47751">
        <w:rPr>
          <w:color w:val="333333"/>
          <w:spacing w:val="-2"/>
        </w:rPr>
        <w:t xml:space="preserve">performed on socket flange to pipe weld mock-up with micro-hardness tests on macro-etched </w:t>
      </w:r>
      <w:r w:rsidR="00077222" w:rsidRPr="00C47751">
        <w:rPr>
          <w:color w:val="333333"/>
          <w:spacing w:val="-2"/>
        </w:rPr>
        <w:t>specimens</w:t>
      </w:r>
      <w:r w:rsidRPr="00C47751">
        <w:rPr>
          <w:color w:val="333333"/>
          <w:spacing w:val="-2"/>
        </w:rPr>
        <w:t xml:space="preserve"> on 4 equally spaced locations around the weld (0°, 90°, 180°, 270° in 5F position).</w:t>
      </w:r>
    </w:p>
    <w:p w14:paraId="741661DC" w14:textId="66A40E84" w:rsidR="00107B70" w:rsidRPr="00C47751" w:rsidRDefault="00107B70">
      <w:pPr>
        <w:pStyle w:val="ListParagraph"/>
        <w:numPr>
          <w:ilvl w:val="1"/>
          <w:numId w:val="69"/>
        </w:numPr>
        <w:spacing w:before="120" w:after="120"/>
        <w:ind w:left="1134" w:hanging="425"/>
      </w:pPr>
      <w:r w:rsidRPr="00C47751">
        <w:rPr>
          <w:b/>
        </w:rPr>
        <w:t>-</w:t>
      </w:r>
      <w:r w:rsidRPr="00C47751">
        <w:rPr>
          <w:b/>
          <w:spacing w:val="1"/>
        </w:rPr>
        <w:t xml:space="preserve"> </w:t>
      </w:r>
      <w:r w:rsidR="00D426A5" w:rsidRPr="00C47751">
        <w:rPr>
          <w:color w:val="333333"/>
          <w:spacing w:val="-2"/>
        </w:rPr>
        <w:t xml:space="preserve">All carbon steel </w:t>
      </w:r>
      <w:r w:rsidR="00C91BB7" w:rsidRPr="00C47751">
        <w:rPr>
          <w:color w:val="333333"/>
          <w:spacing w:val="-2"/>
        </w:rPr>
        <w:t>s</w:t>
      </w:r>
      <w:r w:rsidR="00D426A5" w:rsidRPr="00C47751">
        <w:rPr>
          <w:color w:val="333333"/>
          <w:spacing w:val="-2"/>
        </w:rPr>
        <w:t xml:space="preserve">ocket welds shall </w:t>
      </w:r>
      <w:r w:rsidR="009106FD" w:rsidRPr="00C47751">
        <w:rPr>
          <w:color w:val="333333"/>
          <w:spacing w:val="-2"/>
        </w:rPr>
        <w:t>have</w:t>
      </w:r>
      <w:r w:rsidR="00D426A5" w:rsidRPr="00C47751">
        <w:rPr>
          <w:color w:val="333333"/>
          <w:spacing w:val="-2"/>
        </w:rPr>
        <w:t xml:space="preserve"> 100˚C min preheat</w:t>
      </w:r>
      <w:r w:rsidR="00606F9E" w:rsidRPr="00C47751">
        <w:rPr>
          <w:color w:val="333333"/>
          <w:spacing w:val="-2"/>
        </w:rPr>
        <w:t>ing</w:t>
      </w:r>
      <w:r w:rsidR="00D426A5" w:rsidRPr="00C47751">
        <w:rPr>
          <w:color w:val="333333"/>
          <w:spacing w:val="-2"/>
        </w:rPr>
        <w:t xml:space="preserve"> and minimum interpass temperature</w:t>
      </w:r>
      <w:r w:rsidR="000F69F2" w:rsidRPr="00C47751">
        <w:rPr>
          <w:color w:val="333333"/>
          <w:spacing w:val="-2"/>
        </w:rPr>
        <w:t xml:space="preserve"> (</w:t>
      </w:r>
      <w:r w:rsidR="00A93226" w:rsidRPr="00C47751">
        <w:rPr>
          <w:color w:val="333333"/>
          <w:spacing w:val="-2"/>
        </w:rPr>
        <w:t>values PQR)</w:t>
      </w:r>
      <w:r w:rsidR="00D426A5" w:rsidRPr="00C47751">
        <w:rPr>
          <w:color w:val="333333"/>
          <w:spacing w:val="-2"/>
        </w:rPr>
        <w:t>.</w:t>
      </w:r>
      <w:r w:rsidR="00C133EB" w:rsidRPr="00C47751">
        <w:rPr>
          <w:color w:val="333333"/>
          <w:spacing w:val="-2"/>
        </w:rPr>
        <w:t xml:space="preserve"> </w:t>
      </w:r>
      <w:r w:rsidR="00DC4972" w:rsidRPr="00C47751">
        <w:rPr>
          <w:color w:val="333333"/>
          <w:spacing w:val="-2"/>
        </w:rPr>
        <w:t xml:space="preserve">For other materials the </w:t>
      </w:r>
      <w:r w:rsidR="00C91BB7" w:rsidRPr="00C47751">
        <w:rPr>
          <w:color w:val="333333"/>
          <w:spacing w:val="-2"/>
        </w:rPr>
        <w:t>p</w:t>
      </w:r>
      <w:r w:rsidR="00606F9E" w:rsidRPr="00C47751">
        <w:rPr>
          <w:color w:val="333333"/>
          <w:spacing w:val="-2"/>
        </w:rPr>
        <w:t xml:space="preserve">reheating, interpass temperature control, and interruption of welding shall be in accordance with Section </w:t>
      </w:r>
      <w:hyperlink w:anchor="_bookmark59" w:history="1">
        <w:r w:rsidR="00606F9E" w:rsidRPr="00C47751">
          <w:rPr>
            <w:rStyle w:val="Hyperlink"/>
            <w:spacing w:val="-2"/>
          </w:rPr>
          <w:t>21</w:t>
        </w:r>
      </w:hyperlink>
      <w:r w:rsidR="006F7E78" w:rsidRPr="00C47751">
        <w:rPr>
          <w:color w:val="333333"/>
          <w:spacing w:val="-2"/>
        </w:rPr>
        <w:t>.</w:t>
      </w:r>
    </w:p>
    <w:p w14:paraId="3CF0B952" w14:textId="782062A5" w:rsidR="008A2AC9" w:rsidRPr="00C47751" w:rsidRDefault="008A2AC9">
      <w:pPr>
        <w:pStyle w:val="ListParagraph"/>
        <w:numPr>
          <w:ilvl w:val="1"/>
          <w:numId w:val="69"/>
        </w:numPr>
        <w:spacing w:before="120" w:after="120"/>
        <w:ind w:left="1134" w:hanging="425"/>
      </w:pPr>
      <w:r w:rsidRPr="00C47751">
        <w:rPr>
          <w:b/>
        </w:rPr>
        <w:t>-</w:t>
      </w:r>
      <w:r w:rsidRPr="00C47751">
        <w:rPr>
          <w:b/>
          <w:spacing w:val="1"/>
        </w:rPr>
        <w:t xml:space="preserve"> </w:t>
      </w:r>
      <w:r w:rsidR="00AE4FB0" w:rsidRPr="00C47751">
        <w:rPr>
          <w:color w:val="333333"/>
          <w:spacing w:val="-2"/>
        </w:rPr>
        <w:t xml:space="preserve">Minimum and maximum heat input shall be limited by </w:t>
      </w:r>
      <w:r w:rsidR="002717C8" w:rsidRPr="00C47751">
        <w:rPr>
          <w:color w:val="333333"/>
          <w:spacing w:val="-2"/>
        </w:rPr>
        <w:t>the values</w:t>
      </w:r>
      <w:r w:rsidR="00AE4FB0" w:rsidRPr="00C47751">
        <w:rPr>
          <w:color w:val="333333"/>
          <w:spacing w:val="-2"/>
        </w:rPr>
        <w:t xml:space="preserve"> of </w:t>
      </w:r>
      <w:r w:rsidR="00EF2BD5" w:rsidRPr="00C47751">
        <w:rPr>
          <w:color w:val="333333"/>
          <w:spacing w:val="-2"/>
        </w:rPr>
        <w:t>the main</w:t>
      </w:r>
      <w:r w:rsidR="00AE4FB0" w:rsidRPr="00C47751">
        <w:rPr>
          <w:color w:val="333333"/>
          <w:spacing w:val="-2"/>
        </w:rPr>
        <w:t xml:space="preserve"> welding procedure.</w:t>
      </w:r>
    </w:p>
    <w:p w14:paraId="41009F16" w14:textId="2C31C865" w:rsidR="00107B70" w:rsidRPr="00C47751" w:rsidRDefault="008A2AC9">
      <w:pPr>
        <w:pStyle w:val="ListParagraph"/>
        <w:numPr>
          <w:ilvl w:val="1"/>
          <w:numId w:val="69"/>
        </w:numPr>
        <w:spacing w:before="120" w:after="120"/>
        <w:ind w:left="1134" w:hanging="425"/>
        <w:rPr>
          <w:color w:val="333333"/>
          <w:spacing w:val="-2"/>
        </w:rPr>
      </w:pPr>
      <w:r w:rsidRPr="00C47751">
        <w:rPr>
          <w:b/>
        </w:rPr>
        <w:t>-</w:t>
      </w:r>
      <w:r w:rsidRPr="00C47751">
        <w:rPr>
          <w:b/>
          <w:spacing w:val="1"/>
        </w:rPr>
        <w:t xml:space="preserve"> </w:t>
      </w:r>
      <w:r w:rsidR="004B7EBA" w:rsidRPr="00C47751">
        <w:rPr>
          <w:color w:val="333333"/>
          <w:spacing w:val="-2"/>
        </w:rPr>
        <w:t xml:space="preserve">All socket welds shall be made in a minimum of two weld passes (2 layers) using GTAW or SMAW processes and related </w:t>
      </w:r>
      <w:r w:rsidR="008336A4" w:rsidRPr="00C47751">
        <w:rPr>
          <w:color w:val="333333"/>
          <w:spacing w:val="-2"/>
        </w:rPr>
        <w:t>C</w:t>
      </w:r>
      <w:r w:rsidR="004B7EBA" w:rsidRPr="00C47751">
        <w:rPr>
          <w:color w:val="333333"/>
          <w:spacing w:val="-2"/>
        </w:rPr>
        <w:t>onsumables.</w:t>
      </w:r>
    </w:p>
    <w:p w14:paraId="6166625A" w14:textId="6F0DFF3E" w:rsidR="001F5664" w:rsidRPr="001F5664" w:rsidRDefault="008A2AC9">
      <w:pPr>
        <w:pStyle w:val="ListParagraph"/>
        <w:numPr>
          <w:ilvl w:val="1"/>
          <w:numId w:val="69"/>
        </w:numPr>
        <w:spacing w:after="120"/>
        <w:ind w:left="1134" w:hanging="425"/>
        <w:rPr>
          <w:color w:val="333333"/>
          <w:spacing w:val="-2"/>
        </w:rPr>
      </w:pPr>
      <w:r w:rsidRPr="00C47751">
        <w:rPr>
          <w:b/>
        </w:rPr>
        <w:t>-</w:t>
      </w:r>
      <w:r w:rsidRPr="00C47751">
        <w:rPr>
          <w:b/>
          <w:spacing w:val="1"/>
        </w:rPr>
        <w:t xml:space="preserve"> </w:t>
      </w:r>
      <w:r w:rsidR="00D62303" w:rsidRPr="00C47751">
        <w:t xml:space="preserve">For </w:t>
      </w:r>
      <w:r w:rsidR="00D62303" w:rsidRPr="00C47751">
        <w:rPr>
          <w:color w:val="333333"/>
          <w:spacing w:val="-2"/>
        </w:rPr>
        <w:t>q</w:t>
      </w:r>
      <w:r w:rsidR="00CF0BCB" w:rsidRPr="00C47751">
        <w:rPr>
          <w:color w:val="333333"/>
          <w:spacing w:val="-2"/>
        </w:rPr>
        <w:t>ualification</w:t>
      </w:r>
      <w:r w:rsidR="00E501D8" w:rsidRPr="00C47751">
        <w:rPr>
          <w:color w:val="333333"/>
          <w:spacing w:val="-2"/>
        </w:rPr>
        <w:t xml:space="preserve"> </w:t>
      </w:r>
      <w:r w:rsidR="00A57451" w:rsidRPr="00C47751">
        <w:rPr>
          <w:color w:val="333333"/>
          <w:spacing w:val="-2"/>
        </w:rPr>
        <w:t xml:space="preserve">of </w:t>
      </w:r>
      <w:r w:rsidR="00E501D8" w:rsidRPr="00C47751">
        <w:rPr>
          <w:color w:val="333333"/>
          <w:spacing w:val="-2"/>
        </w:rPr>
        <w:t xml:space="preserve">welding </w:t>
      </w:r>
      <w:r w:rsidR="00D9405D" w:rsidRPr="00C47751">
        <w:rPr>
          <w:color w:val="333333"/>
          <w:spacing w:val="-2"/>
        </w:rPr>
        <w:t>procedure,</w:t>
      </w:r>
      <w:r w:rsidR="00CF0BCB" w:rsidRPr="00C47751">
        <w:rPr>
          <w:color w:val="333333"/>
          <w:spacing w:val="-2"/>
        </w:rPr>
        <w:t xml:space="preserve"> </w:t>
      </w:r>
      <w:r w:rsidR="009F47C8" w:rsidRPr="00C47751">
        <w:rPr>
          <w:color w:val="333333"/>
          <w:spacing w:val="-2"/>
        </w:rPr>
        <w:t xml:space="preserve">test </w:t>
      </w:r>
      <w:r w:rsidR="002717C8" w:rsidRPr="00C47751">
        <w:rPr>
          <w:color w:val="333333"/>
          <w:spacing w:val="-2"/>
        </w:rPr>
        <w:t>coupons</w:t>
      </w:r>
      <w:r w:rsidR="00861FAD" w:rsidRPr="00C47751">
        <w:rPr>
          <w:color w:val="333333"/>
          <w:spacing w:val="-2"/>
        </w:rPr>
        <w:t xml:space="preserve"> </w:t>
      </w:r>
      <w:r w:rsidR="00CF0BCB" w:rsidRPr="00C47751">
        <w:rPr>
          <w:color w:val="333333"/>
          <w:spacing w:val="-2"/>
        </w:rPr>
        <w:t>shall</w:t>
      </w:r>
      <w:r w:rsidR="00861FAD" w:rsidRPr="00C47751">
        <w:rPr>
          <w:color w:val="333333"/>
          <w:spacing w:val="-2"/>
        </w:rPr>
        <w:t xml:space="preserve"> be</w:t>
      </w:r>
      <w:r w:rsidR="00CF0BCB" w:rsidRPr="00C47751">
        <w:rPr>
          <w:color w:val="333333"/>
          <w:spacing w:val="-2"/>
        </w:rPr>
        <w:t xml:space="preserve"> cut</w:t>
      </w:r>
      <w:r w:rsidR="00521A51" w:rsidRPr="00C47751">
        <w:rPr>
          <w:color w:val="333333"/>
          <w:spacing w:val="-2"/>
        </w:rPr>
        <w:t xml:space="preserve"> </w:t>
      </w:r>
      <w:r w:rsidR="00CF0BCB" w:rsidRPr="00C47751">
        <w:rPr>
          <w:color w:val="333333"/>
          <w:spacing w:val="-2"/>
        </w:rPr>
        <w:t>into equal sections to provide</w:t>
      </w:r>
      <w:r w:rsidR="00487534" w:rsidRPr="00C47751">
        <w:t xml:space="preserve"> </w:t>
      </w:r>
      <w:r w:rsidR="00487534" w:rsidRPr="00C47751">
        <w:rPr>
          <w:color w:val="333333"/>
          <w:spacing w:val="-2"/>
        </w:rPr>
        <w:t>4 full cross-sections of</w:t>
      </w:r>
      <w:r w:rsidR="005F35A6" w:rsidRPr="00C47751">
        <w:rPr>
          <w:color w:val="333333"/>
          <w:spacing w:val="-2"/>
        </w:rPr>
        <w:t xml:space="preserve"> </w:t>
      </w:r>
      <w:r w:rsidR="00FC6390" w:rsidRPr="00C47751">
        <w:rPr>
          <w:color w:val="333333"/>
          <w:spacing w:val="-2"/>
        </w:rPr>
        <w:t>weldment</w:t>
      </w:r>
      <w:r w:rsidR="00CF0BCB" w:rsidRPr="00C47751">
        <w:rPr>
          <w:color w:val="333333"/>
          <w:spacing w:val="-2"/>
        </w:rPr>
        <w:t xml:space="preserve">. </w:t>
      </w:r>
      <w:r w:rsidR="00C11DF7" w:rsidRPr="00C11DF7">
        <w:rPr>
          <w:color w:val="333333"/>
          <w:spacing w:val="-2"/>
        </w:rPr>
        <w:t xml:space="preserve">All macro sections shall show full fusion from root to cap, and a minimum fillet weld leg shall be not less than 1.4 times </w:t>
      </w:r>
      <w:r w:rsidR="00C11DF7" w:rsidRPr="00146F1A">
        <w:rPr>
          <w:color w:val="333333"/>
          <w:spacing w:val="-2"/>
        </w:rPr>
        <w:t>pipe wall thickness or the thickness of the hub and has gap from end of pipe to socket shall be approximately 1.5 mm.</w:t>
      </w:r>
    </w:p>
    <w:p w14:paraId="4493B2FB" w14:textId="3E50BDAF" w:rsidR="008A2AC9" w:rsidRPr="001F7826" w:rsidRDefault="000B1FFC">
      <w:pPr>
        <w:pStyle w:val="ListParagraph"/>
        <w:numPr>
          <w:ilvl w:val="1"/>
          <w:numId w:val="69"/>
        </w:numPr>
        <w:ind w:left="1134" w:hanging="425"/>
        <w:rPr>
          <w:color w:val="333333"/>
          <w:spacing w:val="-2"/>
        </w:rPr>
      </w:pPr>
      <w:r w:rsidRPr="00792881">
        <w:rPr>
          <w:color w:val="333333"/>
          <w:spacing w:val="-2"/>
        </w:rPr>
        <w:t>-</w:t>
      </w:r>
      <w:r w:rsidR="001F7826" w:rsidRPr="001F7826">
        <w:rPr>
          <w:color w:val="333333"/>
          <w:spacing w:val="-2"/>
        </w:rPr>
        <w:t>Detailed hardness surveys shall be made at least full weldment cross 2 sections (6 and 3 o’clock) from pipe to flange, however, at discretion of Company, the number of sections for hardness testing may be increased to four, for everything conditions were PWHT is required.</w:t>
      </w:r>
    </w:p>
    <w:p w14:paraId="0D62A35B" w14:textId="1A07576B" w:rsidR="008A2AC9" w:rsidRPr="00C47751" w:rsidRDefault="008A2AC9">
      <w:pPr>
        <w:pStyle w:val="ListParagraph"/>
        <w:numPr>
          <w:ilvl w:val="1"/>
          <w:numId w:val="69"/>
        </w:numPr>
        <w:spacing w:before="120" w:after="120"/>
        <w:ind w:left="1134" w:hanging="425"/>
      </w:pPr>
      <w:bookmarkStart w:id="243" w:name="_Hlk190166153"/>
      <w:r w:rsidRPr="00C47751">
        <w:rPr>
          <w:b/>
        </w:rPr>
        <w:t>-</w:t>
      </w:r>
      <w:r w:rsidRPr="00C47751">
        <w:rPr>
          <w:b/>
          <w:spacing w:val="1"/>
        </w:rPr>
        <w:t xml:space="preserve"> </w:t>
      </w:r>
      <w:r w:rsidR="00A44271" w:rsidRPr="00C47751">
        <w:rPr>
          <w:color w:val="333333"/>
          <w:spacing w:val="-2"/>
        </w:rPr>
        <w:t>Hardness shall not exceed the value specified in Section 13 for the base metal</w:t>
      </w:r>
      <w:r w:rsidR="008E34F3" w:rsidRPr="008E34F3">
        <w:rPr>
          <w:color w:val="333333"/>
          <w:spacing w:val="-2"/>
        </w:rPr>
        <w:t>, weld metal</w:t>
      </w:r>
      <w:r w:rsidR="00A44271" w:rsidRPr="00C47751">
        <w:rPr>
          <w:color w:val="333333"/>
          <w:spacing w:val="-2"/>
        </w:rPr>
        <w:t xml:space="preserve"> and Heat Affected Zone (HAZ), when measured on the macro-cross section as shown in Figure </w:t>
      </w:r>
      <w:r w:rsidR="00305FE1" w:rsidRPr="00C47751">
        <w:rPr>
          <w:color w:val="333333"/>
          <w:spacing w:val="-2"/>
        </w:rPr>
        <w:t>2</w:t>
      </w:r>
      <w:r w:rsidR="00A44271" w:rsidRPr="00C47751">
        <w:rPr>
          <w:color w:val="333333"/>
          <w:spacing w:val="-2"/>
        </w:rPr>
        <w:t>.</w:t>
      </w:r>
    </w:p>
    <w:bookmarkEnd w:id="243"/>
    <w:p w14:paraId="650EAE44" w14:textId="5B71C4F6" w:rsidR="00A322BF" w:rsidRPr="00C47751" w:rsidRDefault="00A322BF" w:rsidP="00E821FB">
      <w:pPr>
        <w:spacing w:before="120" w:after="120"/>
        <w:ind w:left="709"/>
        <w:rPr>
          <w:b/>
          <w:bCs/>
        </w:rPr>
      </w:pPr>
      <w:r w:rsidRPr="00C47751">
        <w:rPr>
          <w:b/>
          <w:bCs/>
        </w:rPr>
        <w:t xml:space="preserve">Figure 2. Hardness Test </w:t>
      </w:r>
      <w:r w:rsidR="008B4553" w:rsidRPr="00C47751">
        <w:rPr>
          <w:b/>
          <w:bCs/>
        </w:rPr>
        <w:t xml:space="preserve">for </w:t>
      </w:r>
      <w:r w:rsidR="00374258" w:rsidRPr="00C47751">
        <w:rPr>
          <w:b/>
          <w:bCs/>
        </w:rPr>
        <w:t>Socket welds</w:t>
      </w:r>
      <w:r w:rsidRPr="00C47751">
        <w:rPr>
          <w:b/>
          <w:bCs/>
        </w:rPr>
        <w:t>.</w:t>
      </w:r>
    </w:p>
    <w:p w14:paraId="629B9B28" w14:textId="77777777" w:rsidR="009C0A0F" w:rsidRPr="008B4553" w:rsidRDefault="009C0A0F" w:rsidP="00A322BF">
      <w:pPr>
        <w:tabs>
          <w:tab w:val="left" w:pos="540"/>
        </w:tabs>
        <w:spacing w:before="120" w:after="120"/>
        <w:ind w:left="144"/>
        <w:rPr>
          <w:b/>
          <w:bCs/>
          <w:sz w:val="20"/>
          <w:szCs w:val="20"/>
        </w:rPr>
      </w:pPr>
    </w:p>
    <w:p w14:paraId="742CED3A" w14:textId="2E1A1582" w:rsidR="008A2AC9" w:rsidRDefault="009C0A0F" w:rsidP="00E821FB">
      <w:pPr>
        <w:spacing w:before="120" w:after="120"/>
        <w:ind w:left="709"/>
        <w:rPr>
          <w:b/>
          <w:bCs/>
          <w:sz w:val="20"/>
          <w:szCs w:val="20"/>
          <w:lang w:val="ru-RU"/>
        </w:rPr>
      </w:pPr>
      <w:r w:rsidRPr="009C0A0F">
        <w:rPr>
          <w:rFonts w:ascii="Calibri" w:eastAsia="Calibri" w:hAnsi="Calibri" w:cs="Arial"/>
          <w:noProof/>
          <w:color w:val="000000"/>
          <w:kern w:val="2"/>
          <w:lang w:val="en-GB" w:eastAsia="en-GB"/>
          <w14:ligatures w14:val="standardContextual"/>
        </w:rPr>
        <w:lastRenderedPageBreak/>
        <w:drawing>
          <wp:inline distT="0" distB="0" distL="0" distR="0" wp14:anchorId="78FE831A" wp14:editId="56F87E4C">
            <wp:extent cx="4105910" cy="2026920"/>
            <wp:effectExtent l="0" t="0" r="0" b="0"/>
            <wp:docPr id="2111423041" name="Picture 1" descr="Изображение выглядит как диаграмма, линия, Шрифт,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Изображение выглядит как диаграмма, линия, Шрифт, текст&#10;&#10;Автоматически созданное описание"/>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5910" cy="2026920"/>
                    </a:xfrm>
                    <a:prstGeom prst="rect">
                      <a:avLst/>
                    </a:prstGeom>
                    <a:noFill/>
                    <a:ln>
                      <a:noFill/>
                    </a:ln>
                  </pic:spPr>
                </pic:pic>
              </a:graphicData>
            </a:graphic>
          </wp:inline>
        </w:drawing>
      </w:r>
    </w:p>
    <w:p w14:paraId="145BFA43" w14:textId="4FF4A51F" w:rsidR="00CA560C" w:rsidRPr="00862F04" w:rsidRDefault="00CA560C">
      <w:pPr>
        <w:pStyle w:val="ListParagraph"/>
        <w:numPr>
          <w:ilvl w:val="1"/>
          <w:numId w:val="69"/>
        </w:numPr>
        <w:spacing w:before="120" w:after="120"/>
        <w:ind w:left="1074"/>
        <w:rPr>
          <w:color w:val="333333"/>
          <w:spacing w:val="-2"/>
        </w:rPr>
      </w:pPr>
      <w:bookmarkStart w:id="244" w:name="_Hlk190166801"/>
      <w:r w:rsidRPr="00C47751">
        <w:rPr>
          <w:b/>
        </w:rPr>
        <w:t>-</w:t>
      </w:r>
      <w:r w:rsidRPr="00C47751">
        <w:rPr>
          <w:b/>
          <w:spacing w:val="1"/>
        </w:rPr>
        <w:t xml:space="preserve"> </w:t>
      </w:r>
      <w:r w:rsidR="00BE1268" w:rsidRPr="00BE1268">
        <w:rPr>
          <w:color w:val="333333"/>
          <w:spacing w:val="-2"/>
        </w:rPr>
        <w:t>To select a welding procedure intended for welding a specific class of piping materials specified in the</w:t>
      </w:r>
      <w:r w:rsidR="00B50C0A" w:rsidRPr="00B50C0A">
        <w:rPr>
          <w:color w:val="333333"/>
          <w:spacing w:val="-2"/>
        </w:rPr>
        <w:t xml:space="preserve"> </w:t>
      </w:r>
      <w:r w:rsidR="00BE1268" w:rsidRPr="00BE1268">
        <w:rPr>
          <w:color w:val="333333"/>
          <w:spacing w:val="-2"/>
        </w:rPr>
        <w:t xml:space="preserve">specification PIM-SU-5112-TCO, and in accordance with detailed specification of piping by classes L-ST-2056 it is necessary to follow link </w:t>
      </w:r>
      <w:r w:rsidR="008D3759">
        <w:rPr>
          <w:color w:val="333333"/>
          <w:spacing w:val="-2"/>
        </w:rPr>
        <w:t xml:space="preserve"> </w:t>
      </w:r>
      <w:hyperlink r:id="rId15" w:history="1">
        <w:r w:rsidR="00335D28" w:rsidRPr="00C16A7A">
          <w:rPr>
            <w:rStyle w:val="Hyperlink"/>
          </w:rPr>
          <w:t>TCO WPS per Pipe Class</w:t>
        </w:r>
      </w:hyperlink>
      <w:bookmarkEnd w:id="244"/>
    </w:p>
    <w:p w14:paraId="4A5A8563" w14:textId="77777777" w:rsidR="005B0358" w:rsidRDefault="00BC0477">
      <w:pPr>
        <w:pStyle w:val="Heading1"/>
        <w:numPr>
          <w:ilvl w:val="0"/>
          <w:numId w:val="67"/>
        </w:numPr>
        <w:spacing w:before="240" w:after="240"/>
        <w:ind w:left="709" w:hanging="709"/>
      </w:pPr>
      <w:bookmarkStart w:id="245" w:name="10___Jobsite_Conditions_and_Fabrication_"/>
      <w:bookmarkStart w:id="246" w:name="_Toc205628073"/>
      <w:bookmarkEnd w:id="226"/>
      <w:bookmarkEnd w:id="245"/>
      <w:r>
        <w:t>J</w:t>
      </w:r>
      <w:r w:rsidRPr="00824AEF">
        <w:t>obsite</w:t>
      </w:r>
      <w:r w:rsidRPr="00824AEF">
        <w:rPr>
          <w:spacing w:val="-7"/>
        </w:rPr>
        <w:t xml:space="preserve"> </w:t>
      </w:r>
      <w:r w:rsidRPr="00824AEF">
        <w:t>Conditions</w:t>
      </w:r>
      <w:r w:rsidRPr="00824AEF">
        <w:rPr>
          <w:spacing w:val="-7"/>
        </w:rPr>
        <w:t xml:space="preserve"> </w:t>
      </w:r>
      <w:r w:rsidRPr="00824AEF">
        <w:t>and</w:t>
      </w:r>
      <w:r w:rsidRPr="00824AEF">
        <w:rPr>
          <w:spacing w:val="-7"/>
        </w:rPr>
        <w:t xml:space="preserve"> </w:t>
      </w:r>
      <w:r w:rsidRPr="00824AEF">
        <w:t>Fabrication</w:t>
      </w:r>
      <w:r w:rsidRPr="00824AEF">
        <w:rPr>
          <w:spacing w:val="-6"/>
        </w:rPr>
        <w:t xml:space="preserve"> </w:t>
      </w:r>
      <w:r w:rsidRPr="00824AEF">
        <w:rPr>
          <w:spacing w:val="-2"/>
        </w:rPr>
        <w:t>Documentation</w:t>
      </w:r>
      <w:bookmarkEnd w:id="246"/>
    </w:p>
    <w:p w14:paraId="4A5A8564" w14:textId="36FF72A1" w:rsidR="005B0358" w:rsidRPr="00326AAB" w:rsidRDefault="00BC0477" w:rsidP="00326AAB">
      <w:pPr>
        <w:pStyle w:val="ListParagraph"/>
        <w:numPr>
          <w:ilvl w:val="1"/>
          <w:numId w:val="25"/>
        </w:numPr>
        <w:spacing w:before="120" w:after="120"/>
        <w:ind w:left="1134" w:hanging="425"/>
      </w:pPr>
      <w:r w:rsidRPr="00326AAB">
        <w:rPr>
          <w:b/>
        </w:rPr>
        <w:t xml:space="preserve">- </w:t>
      </w:r>
      <w:r w:rsidRPr="00326AAB">
        <w:rPr>
          <w:color w:val="333333"/>
        </w:rPr>
        <w:t>Welders and welding operators shall have at the fabrication site a copy of all weld procedures that will be used during production welding. If the Owner’s inspector determines that the required procedures are not present, the inspector shall do the following:</w:t>
      </w:r>
    </w:p>
    <w:p w14:paraId="4A5A8565" w14:textId="77777777" w:rsidR="005B0358" w:rsidRPr="00326AAB" w:rsidRDefault="00BC0477" w:rsidP="00326AAB">
      <w:pPr>
        <w:pStyle w:val="ListParagraph"/>
        <w:numPr>
          <w:ilvl w:val="2"/>
          <w:numId w:val="25"/>
        </w:numPr>
        <w:tabs>
          <w:tab w:val="left" w:pos="717"/>
        </w:tabs>
        <w:spacing w:before="120" w:after="120"/>
        <w:ind w:left="1418" w:hanging="284"/>
      </w:pPr>
      <w:r w:rsidRPr="00326AAB">
        <w:rPr>
          <w:color w:val="333333"/>
          <w:position w:val="2"/>
        </w:rPr>
        <w:t>Order</w:t>
      </w:r>
      <w:r w:rsidRPr="00326AAB">
        <w:rPr>
          <w:color w:val="333333"/>
          <w:spacing w:val="8"/>
          <w:position w:val="2"/>
        </w:rPr>
        <w:t xml:space="preserve"> </w:t>
      </w:r>
      <w:r w:rsidRPr="00326AAB">
        <w:rPr>
          <w:color w:val="333333"/>
          <w:position w:val="2"/>
        </w:rPr>
        <w:t>the</w:t>
      </w:r>
      <w:r w:rsidRPr="00326AAB">
        <w:rPr>
          <w:color w:val="333333"/>
          <w:spacing w:val="8"/>
          <w:position w:val="2"/>
        </w:rPr>
        <w:t xml:space="preserve"> </w:t>
      </w:r>
      <w:r w:rsidRPr="00326AAB">
        <w:rPr>
          <w:color w:val="333333"/>
          <w:position w:val="2"/>
        </w:rPr>
        <w:t>work</w:t>
      </w:r>
      <w:r w:rsidRPr="00326AAB">
        <w:rPr>
          <w:color w:val="333333"/>
          <w:spacing w:val="8"/>
          <w:position w:val="2"/>
        </w:rPr>
        <w:t xml:space="preserve"> </w:t>
      </w:r>
      <w:r w:rsidRPr="00326AAB">
        <w:rPr>
          <w:color w:val="333333"/>
          <w:position w:val="2"/>
        </w:rPr>
        <w:t>to</w:t>
      </w:r>
      <w:r w:rsidRPr="00326AAB">
        <w:rPr>
          <w:color w:val="333333"/>
          <w:spacing w:val="8"/>
          <w:position w:val="2"/>
        </w:rPr>
        <w:t xml:space="preserve"> </w:t>
      </w:r>
      <w:r w:rsidRPr="00326AAB">
        <w:rPr>
          <w:color w:val="333333"/>
          <w:position w:val="2"/>
        </w:rPr>
        <w:t>be</w:t>
      </w:r>
      <w:r w:rsidRPr="00326AAB">
        <w:rPr>
          <w:color w:val="333333"/>
          <w:spacing w:val="9"/>
          <w:position w:val="2"/>
        </w:rPr>
        <w:t xml:space="preserve"> </w:t>
      </w:r>
      <w:r w:rsidRPr="00326AAB">
        <w:rPr>
          <w:color w:val="333333"/>
          <w:position w:val="2"/>
        </w:rPr>
        <w:t>halted</w:t>
      </w:r>
      <w:r w:rsidRPr="00326AAB">
        <w:rPr>
          <w:color w:val="333333"/>
          <w:spacing w:val="8"/>
          <w:position w:val="2"/>
        </w:rPr>
        <w:t xml:space="preserve"> </w:t>
      </w:r>
      <w:r w:rsidRPr="00326AAB">
        <w:rPr>
          <w:color w:val="333333"/>
          <w:position w:val="2"/>
        </w:rPr>
        <w:t>until</w:t>
      </w:r>
      <w:r w:rsidRPr="00326AAB">
        <w:rPr>
          <w:color w:val="333333"/>
          <w:spacing w:val="8"/>
          <w:position w:val="2"/>
        </w:rPr>
        <w:t xml:space="preserve"> </w:t>
      </w:r>
      <w:r w:rsidRPr="00326AAB">
        <w:rPr>
          <w:color w:val="333333"/>
          <w:position w:val="2"/>
        </w:rPr>
        <w:t>the</w:t>
      </w:r>
      <w:r w:rsidRPr="00326AAB">
        <w:rPr>
          <w:color w:val="333333"/>
          <w:spacing w:val="8"/>
          <w:position w:val="2"/>
        </w:rPr>
        <w:t xml:space="preserve"> </w:t>
      </w:r>
      <w:r w:rsidRPr="00326AAB">
        <w:rPr>
          <w:color w:val="333333"/>
          <w:position w:val="2"/>
        </w:rPr>
        <w:t>welder</w:t>
      </w:r>
      <w:r w:rsidRPr="00326AAB">
        <w:rPr>
          <w:color w:val="333333"/>
          <w:spacing w:val="8"/>
          <w:position w:val="2"/>
        </w:rPr>
        <w:t xml:space="preserve"> </w:t>
      </w:r>
      <w:r w:rsidRPr="00326AAB">
        <w:rPr>
          <w:color w:val="333333"/>
          <w:position w:val="2"/>
        </w:rPr>
        <w:t>or</w:t>
      </w:r>
      <w:r w:rsidRPr="00326AAB">
        <w:rPr>
          <w:color w:val="333333"/>
          <w:spacing w:val="9"/>
          <w:position w:val="2"/>
        </w:rPr>
        <w:t xml:space="preserve"> </w:t>
      </w:r>
      <w:r w:rsidRPr="00326AAB">
        <w:rPr>
          <w:color w:val="333333"/>
          <w:position w:val="2"/>
        </w:rPr>
        <w:t>welding</w:t>
      </w:r>
      <w:r w:rsidRPr="00326AAB">
        <w:rPr>
          <w:color w:val="333333"/>
          <w:spacing w:val="8"/>
          <w:position w:val="2"/>
        </w:rPr>
        <w:t xml:space="preserve"> </w:t>
      </w:r>
      <w:r w:rsidRPr="00326AAB">
        <w:rPr>
          <w:color w:val="333333"/>
          <w:position w:val="2"/>
        </w:rPr>
        <w:t>operator</w:t>
      </w:r>
      <w:r w:rsidRPr="00326AAB">
        <w:rPr>
          <w:color w:val="333333"/>
          <w:spacing w:val="8"/>
          <w:position w:val="2"/>
        </w:rPr>
        <w:t xml:space="preserve"> </w:t>
      </w:r>
      <w:r w:rsidRPr="00326AAB">
        <w:rPr>
          <w:color w:val="333333"/>
          <w:position w:val="2"/>
        </w:rPr>
        <w:t>has</w:t>
      </w:r>
      <w:r w:rsidRPr="00326AAB">
        <w:rPr>
          <w:color w:val="333333"/>
          <w:spacing w:val="8"/>
          <w:position w:val="2"/>
        </w:rPr>
        <w:t xml:space="preserve"> </w:t>
      </w:r>
      <w:r w:rsidRPr="00326AAB">
        <w:rPr>
          <w:color w:val="333333"/>
          <w:position w:val="2"/>
        </w:rPr>
        <w:t>the</w:t>
      </w:r>
      <w:r w:rsidRPr="00326AAB">
        <w:rPr>
          <w:color w:val="333333"/>
          <w:spacing w:val="8"/>
          <w:position w:val="2"/>
        </w:rPr>
        <w:t xml:space="preserve"> </w:t>
      </w:r>
      <w:r w:rsidRPr="00326AAB">
        <w:rPr>
          <w:color w:val="333333"/>
          <w:position w:val="2"/>
        </w:rPr>
        <w:t>required</w:t>
      </w:r>
      <w:r w:rsidRPr="00326AAB">
        <w:rPr>
          <w:color w:val="333333"/>
          <w:spacing w:val="9"/>
          <w:position w:val="2"/>
        </w:rPr>
        <w:t xml:space="preserve"> </w:t>
      </w:r>
      <w:r w:rsidRPr="00326AAB">
        <w:rPr>
          <w:color w:val="333333"/>
          <w:spacing w:val="-2"/>
          <w:position w:val="2"/>
        </w:rPr>
        <w:t>procedures.</w:t>
      </w:r>
    </w:p>
    <w:p w14:paraId="4A5A8567" w14:textId="5AFA9ADD" w:rsidR="005B0358" w:rsidRPr="00326AAB" w:rsidRDefault="00BC0477" w:rsidP="00326AAB">
      <w:pPr>
        <w:pStyle w:val="ListParagraph"/>
        <w:numPr>
          <w:ilvl w:val="2"/>
          <w:numId w:val="25"/>
        </w:numPr>
        <w:tabs>
          <w:tab w:val="left" w:pos="717"/>
        </w:tabs>
        <w:spacing w:before="120" w:after="120"/>
        <w:ind w:left="1418" w:hanging="284"/>
      </w:pPr>
      <w:r w:rsidRPr="00326AAB">
        <w:rPr>
          <w:color w:val="333333"/>
          <w:position w:val="2"/>
        </w:rPr>
        <w:t>Determine</w:t>
      </w:r>
      <w:r w:rsidRPr="00326AAB">
        <w:rPr>
          <w:color w:val="333333"/>
          <w:spacing w:val="9"/>
          <w:position w:val="2"/>
        </w:rPr>
        <w:t xml:space="preserve"> </w:t>
      </w:r>
      <w:r w:rsidRPr="00326AAB">
        <w:rPr>
          <w:color w:val="333333"/>
          <w:position w:val="2"/>
        </w:rPr>
        <w:t>the</w:t>
      </w:r>
      <w:r w:rsidRPr="00326AAB">
        <w:rPr>
          <w:color w:val="333333"/>
          <w:spacing w:val="9"/>
          <w:position w:val="2"/>
        </w:rPr>
        <w:t xml:space="preserve"> </w:t>
      </w:r>
      <w:r w:rsidRPr="00326AAB">
        <w:rPr>
          <w:color w:val="333333"/>
          <w:position w:val="2"/>
        </w:rPr>
        <w:t>disposition</w:t>
      </w:r>
      <w:r w:rsidRPr="00326AAB">
        <w:rPr>
          <w:color w:val="333333"/>
          <w:spacing w:val="10"/>
          <w:position w:val="2"/>
        </w:rPr>
        <w:t xml:space="preserve"> </w:t>
      </w:r>
      <w:r w:rsidRPr="00326AAB">
        <w:rPr>
          <w:color w:val="333333"/>
          <w:position w:val="2"/>
        </w:rPr>
        <w:t>of</w:t>
      </w:r>
      <w:r w:rsidRPr="00326AAB">
        <w:rPr>
          <w:color w:val="333333"/>
          <w:spacing w:val="9"/>
          <w:position w:val="2"/>
        </w:rPr>
        <w:t xml:space="preserve"> </w:t>
      </w:r>
      <w:r w:rsidRPr="00326AAB">
        <w:rPr>
          <w:color w:val="333333"/>
          <w:position w:val="2"/>
        </w:rPr>
        <w:t>the</w:t>
      </w:r>
      <w:r w:rsidRPr="00326AAB">
        <w:rPr>
          <w:color w:val="333333"/>
          <w:spacing w:val="10"/>
          <w:position w:val="2"/>
        </w:rPr>
        <w:t xml:space="preserve"> </w:t>
      </w:r>
      <w:r w:rsidRPr="00326AAB">
        <w:rPr>
          <w:color w:val="333333"/>
          <w:position w:val="2"/>
        </w:rPr>
        <w:t>weld(s)</w:t>
      </w:r>
      <w:r w:rsidRPr="00326AAB">
        <w:rPr>
          <w:color w:val="333333"/>
          <w:spacing w:val="9"/>
          <w:position w:val="2"/>
        </w:rPr>
        <w:t xml:space="preserve"> </w:t>
      </w:r>
      <w:r w:rsidRPr="00326AAB">
        <w:rPr>
          <w:color w:val="333333"/>
          <w:spacing w:val="-2"/>
          <w:position w:val="2"/>
        </w:rPr>
        <w:t>involved.</w:t>
      </w:r>
    </w:p>
    <w:p w14:paraId="4A5A8568" w14:textId="581EC04C" w:rsidR="005B0358" w:rsidRPr="00326AAB" w:rsidRDefault="00BC0477" w:rsidP="00326AAB">
      <w:pPr>
        <w:pStyle w:val="ListParagraph"/>
        <w:numPr>
          <w:ilvl w:val="1"/>
          <w:numId w:val="25"/>
        </w:numPr>
        <w:spacing w:before="120" w:after="120"/>
        <w:ind w:left="1134" w:hanging="425"/>
      </w:pPr>
      <w:r w:rsidRPr="00326AAB">
        <w:rPr>
          <w:b/>
        </w:rPr>
        <w:t xml:space="preserve">- </w:t>
      </w:r>
      <w:r w:rsidRPr="00326AAB">
        <w:rPr>
          <w:color w:val="333333"/>
        </w:rPr>
        <w:t>Any weld not identified by the welder’s identification stamp shall be rejected unless it is shown to be of acceptable quality by radiographic inspection at the Supplier’s expense.</w:t>
      </w:r>
    </w:p>
    <w:p w14:paraId="603C1350" w14:textId="7F030113" w:rsidR="005B0358" w:rsidRPr="00326AAB" w:rsidRDefault="00BC0477" w:rsidP="00326AAB">
      <w:pPr>
        <w:pStyle w:val="ListParagraph"/>
        <w:numPr>
          <w:ilvl w:val="1"/>
          <w:numId w:val="25"/>
        </w:numPr>
        <w:spacing w:before="120" w:after="120"/>
        <w:ind w:left="1134" w:hanging="425"/>
      </w:pPr>
      <w:r w:rsidRPr="00326AAB">
        <w:rPr>
          <w:b/>
        </w:rPr>
        <w:t xml:space="preserve">- </w:t>
      </w:r>
      <w:r w:rsidRPr="00326AAB">
        <w:rPr>
          <w:color w:val="333333"/>
        </w:rPr>
        <w:t>Should the work of a fitter, welder, or welding operator be judged unsatisfactory by Purchaser, the following</w:t>
      </w:r>
      <w:r w:rsidRPr="00326AAB">
        <w:rPr>
          <w:color w:val="333333"/>
          <w:spacing w:val="40"/>
        </w:rPr>
        <w:t xml:space="preserve"> </w:t>
      </w:r>
      <w:r w:rsidRPr="00326AAB">
        <w:rPr>
          <w:color w:val="333333"/>
        </w:rPr>
        <w:t>shall occur:</w:t>
      </w:r>
    </w:p>
    <w:p w14:paraId="4F972864" w14:textId="77777777" w:rsidR="00984AEC" w:rsidRPr="00326AAB" w:rsidRDefault="00984AEC" w:rsidP="00326AAB">
      <w:pPr>
        <w:pStyle w:val="ListParagraph"/>
        <w:numPr>
          <w:ilvl w:val="2"/>
          <w:numId w:val="25"/>
        </w:numPr>
        <w:tabs>
          <w:tab w:val="left" w:pos="717"/>
        </w:tabs>
        <w:spacing w:after="120"/>
        <w:ind w:left="1418" w:hanging="284"/>
      </w:pPr>
      <w:r w:rsidRPr="00326AAB">
        <w:rPr>
          <w:position w:val="2"/>
        </w:rPr>
        <w:t>Fitter,</w:t>
      </w:r>
      <w:r w:rsidRPr="00326AAB">
        <w:rPr>
          <w:spacing w:val="9"/>
          <w:position w:val="2"/>
        </w:rPr>
        <w:t xml:space="preserve"> </w:t>
      </w:r>
      <w:r w:rsidRPr="00326AAB">
        <w:rPr>
          <w:position w:val="2"/>
        </w:rPr>
        <w:t>welder,</w:t>
      </w:r>
      <w:r w:rsidRPr="00326AAB">
        <w:rPr>
          <w:spacing w:val="9"/>
          <w:position w:val="2"/>
        </w:rPr>
        <w:t xml:space="preserve"> </w:t>
      </w:r>
      <w:r w:rsidRPr="00326AAB">
        <w:rPr>
          <w:position w:val="2"/>
        </w:rPr>
        <w:t>or</w:t>
      </w:r>
      <w:r w:rsidRPr="00326AAB">
        <w:rPr>
          <w:spacing w:val="9"/>
          <w:position w:val="2"/>
        </w:rPr>
        <w:t xml:space="preserve"> </w:t>
      </w:r>
      <w:r w:rsidRPr="00326AAB">
        <w:rPr>
          <w:position w:val="2"/>
        </w:rPr>
        <w:t>welding</w:t>
      </w:r>
      <w:r w:rsidRPr="00326AAB">
        <w:rPr>
          <w:spacing w:val="9"/>
          <w:position w:val="2"/>
        </w:rPr>
        <w:t xml:space="preserve"> </w:t>
      </w:r>
      <w:r w:rsidRPr="00326AAB">
        <w:rPr>
          <w:position w:val="2"/>
        </w:rPr>
        <w:t>operator</w:t>
      </w:r>
      <w:r w:rsidRPr="00326AAB">
        <w:rPr>
          <w:spacing w:val="9"/>
          <w:position w:val="2"/>
        </w:rPr>
        <w:t xml:space="preserve"> </w:t>
      </w:r>
      <w:r w:rsidRPr="00326AAB">
        <w:rPr>
          <w:position w:val="2"/>
        </w:rPr>
        <w:t>shall</w:t>
      </w:r>
      <w:r w:rsidRPr="00326AAB">
        <w:rPr>
          <w:spacing w:val="9"/>
          <w:position w:val="2"/>
        </w:rPr>
        <w:t xml:space="preserve"> </w:t>
      </w:r>
      <w:r w:rsidRPr="00326AAB">
        <w:rPr>
          <w:position w:val="2"/>
        </w:rPr>
        <w:t>be</w:t>
      </w:r>
      <w:r w:rsidRPr="00326AAB">
        <w:rPr>
          <w:spacing w:val="9"/>
          <w:position w:val="2"/>
        </w:rPr>
        <w:t xml:space="preserve"> </w:t>
      </w:r>
      <w:r w:rsidRPr="00326AAB">
        <w:rPr>
          <w:position w:val="2"/>
        </w:rPr>
        <w:t>removed</w:t>
      </w:r>
      <w:r w:rsidRPr="00326AAB">
        <w:rPr>
          <w:spacing w:val="9"/>
          <w:position w:val="2"/>
        </w:rPr>
        <w:t xml:space="preserve"> </w:t>
      </w:r>
      <w:r w:rsidRPr="00326AAB">
        <w:rPr>
          <w:position w:val="2"/>
        </w:rPr>
        <w:t>from</w:t>
      </w:r>
      <w:r w:rsidRPr="00326AAB">
        <w:rPr>
          <w:spacing w:val="9"/>
          <w:position w:val="2"/>
        </w:rPr>
        <w:t xml:space="preserve"> </w:t>
      </w:r>
      <w:r w:rsidRPr="00326AAB">
        <w:rPr>
          <w:position w:val="2"/>
        </w:rPr>
        <w:t>the</w:t>
      </w:r>
      <w:r w:rsidRPr="00326AAB">
        <w:rPr>
          <w:spacing w:val="9"/>
          <w:position w:val="2"/>
        </w:rPr>
        <w:t xml:space="preserve"> </w:t>
      </w:r>
      <w:r w:rsidRPr="00326AAB">
        <w:rPr>
          <w:position w:val="2"/>
        </w:rPr>
        <w:t>work</w:t>
      </w:r>
      <w:r w:rsidRPr="00326AAB">
        <w:rPr>
          <w:spacing w:val="9"/>
          <w:position w:val="2"/>
        </w:rPr>
        <w:t xml:space="preserve"> </w:t>
      </w:r>
      <w:r w:rsidRPr="00326AAB">
        <w:rPr>
          <w:position w:val="2"/>
        </w:rPr>
        <w:t>by</w:t>
      </w:r>
      <w:r w:rsidRPr="00326AAB">
        <w:rPr>
          <w:spacing w:val="9"/>
          <w:position w:val="2"/>
        </w:rPr>
        <w:t xml:space="preserve"> </w:t>
      </w:r>
      <w:r w:rsidRPr="00326AAB">
        <w:rPr>
          <w:spacing w:val="-2"/>
          <w:position w:val="2"/>
        </w:rPr>
        <w:t>Supplier.</w:t>
      </w:r>
    </w:p>
    <w:p w14:paraId="69ACBF4E" w14:textId="6297278F" w:rsidR="00984AEC" w:rsidRPr="00326AAB" w:rsidRDefault="00984AEC" w:rsidP="00326AAB">
      <w:pPr>
        <w:pStyle w:val="ListParagraph"/>
        <w:numPr>
          <w:ilvl w:val="2"/>
          <w:numId w:val="25"/>
        </w:numPr>
        <w:tabs>
          <w:tab w:val="left" w:pos="717"/>
          <w:tab w:val="left" w:pos="719"/>
        </w:tabs>
        <w:spacing w:after="120"/>
        <w:ind w:left="1418" w:hanging="284"/>
      </w:pPr>
      <w:r w:rsidRPr="00326AAB">
        <w:rPr>
          <w:position w:val="2"/>
        </w:rPr>
        <w:t>Fitter, welder, or welding operator may be reassigned only after completion of satisfactory re-qualification tests</w:t>
      </w:r>
      <w:r w:rsidRPr="00326AAB">
        <w:rPr>
          <w:spacing w:val="40"/>
          <w:position w:val="2"/>
        </w:rPr>
        <w:t xml:space="preserve"> </w:t>
      </w:r>
      <w:r w:rsidRPr="00326AAB">
        <w:t>and acceptance of Purchaser.</w:t>
      </w:r>
    </w:p>
    <w:p w14:paraId="1FCA47B6" w14:textId="49D3408A" w:rsidR="00F33D45" w:rsidRPr="00326AAB" w:rsidRDefault="00F33D45" w:rsidP="00326AAB">
      <w:pPr>
        <w:pStyle w:val="ListParagraph"/>
        <w:numPr>
          <w:ilvl w:val="1"/>
          <w:numId w:val="25"/>
        </w:numPr>
        <w:spacing w:before="120" w:after="120"/>
        <w:ind w:left="1134" w:hanging="425"/>
      </w:pPr>
      <w:r w:rsidRPr="00326AAB">
        <w:rPr>
          <w:b/>
        </w:rPr>
        <w:t>-</w:t>
      </w:r>
      <w:r w:rsidRPr="00326AAB">
        <w:rPr>
          <w:b/>
          <w:spacing w:val="1"/>
        </w:rPr>
        <w:t xml:space="preserve"> </w:t>
      </w:r>
      <w:r w:rsidRPr="00326AAB">
        <w:rPr>
          <w:color w:val="333333"/>
        </w:rPr>
        <w:t>Welding</w:t>
      </w:r>
      <w:r w:rsidRPr="00326AAB">
        <w:rPr>
          <w:color w:val="333333"/>
          <w:spacing w:val="8"/>
        </w:rPr>
        <w:t xml:space="preserve"> </w:t>
      </w:r>
      <w:r w:rsidRPr="00326AAB">
        <w:rPr>
          <w:color w:val="333333"/>
        </w:rPr>
        <w:t>shall</w:t>
      </w:r>
      <w:r w:rsidRPr="00326AAB">
        <w:rPr>
          <w:color w:val="333333"/>
          <w:spacing w:val="9"/>
        </w:rPr>
        <w:t xml:space="preserve"> </w:t>
      </w:r>
      <w:r w:rsidRPr="00326AAB">
        <w:rPr>
          <w:color w:val="333333"/>
        </w:rPr>
        <w:t>not</w:t>
      </w:r>
      <w:r w:rsidRPr="00326AAB">
        <w:rPr>
          <w:color w:val="333333"/>
          <w:spacing w:val="8"/>
        </w:rPr>
        <w:t xml:space="preserve"> </w:t>
      </w:r>
      <w:r w:rsidRPr="00326AAB">
        <w:rPr>
          <w:color w:val="333333"/>
        </w:rPr>
        <w:t>be</w:t>
      </w:r>
      <w:r w:rsidRPr="00326AAB">
        <w:rPr>
          <w:color w:val="333333"/>
          <w:spacing w:val="9"/>
        </w:rPr>
        <w:t xml:space="preserve"> </w:t>
      </w:r>
      <w:r w:rsidRPr="00326AAB">
        <w:rPr>
          <w:color w:val="333333"/>
        </w:rPr>
        <w:t>performed</w:t>
      </w:r>
      <w:r w:rsidRPr="00326AAB">
        <w:rPr>
          <w:color w:val="333333"/>
          <w:spacing w:val="8"/>
        </w:rPr>
        <w:t xml:space="preserve"> </w:t>
      </w:r>
      <w:r w:rsidRPr="00326AAB">
        <w:rPr>
          <w:color w:val="333333"/>
        </w:rPr>
        <w:t>if</w:t>
      </w:r>
      <w:r w:rsidRPr="00326AAB">
        <w:rPr>
          <w:color w:val="333333"/>
          <w:spacing w:val="8"/>
        </w:rPr>
        <w:t xml:space="preserve"> </w:t>
      </w:r>
      <w:r w:rsidRPr="00326AAB">
        <w:rPr>
          <w:color w:val="333333"/>
        </w:rPr>
        <w:t>the</w:t>
      </w:r>
      <w:r w:rsidRPr="00326AAB">
        <w:rPr>
          <w:color w:val="333333"/>
          <w:spacing w:val="9"/>
        </w:rPr>
        <w:t xml:space="preserve"> </w:t>
      </w:r>
      <w:r w:rsidRPr="00326AAB">
        <w:rPr>
          <w:color w:val="333333"/>
        </w:rPr>
        <w:t>following</w:t>
      </w:r>
      <w:r w:rsidRPr="00326AAB">
        <w:rPr>
          <w:color w:val="333333"/>
          <w:spacing w:val="8"/>
        </w:rPr>
        <w:t xml:space="preserve"> </w:t>
      </w:r>
      <w:r w:rsidRPr="00326AAB">
        <w:rPr>
          <w:color w:val="333333"/>
        </w:rPr>
        <w:t>conditions</w:t>
      </w:r>
      <w:r w:rsidRPr="00326AAB">
        <w:rPr>
          <w:color w:val="333333"/>
          <w:spacing w:val="9"/>
        </w:rPr>
        <w:t xml:space="preserve"> </w:t>
      </w:r>
      <w:r w:rsidRPr="00326AAB">
        <w:rPr>
          <w:color w:val="333333"/>
          <w:spacing w:val="-2"/>
        </w:rPr>
        <w:t>exist:</w:t>
      </w:r>
    </w:p>
    <w:p w14:paraId="2E2DE0FE" w14:textId="77777777" w:rsidR="00F33D45" w:rsidRPr="00326AAB" w:rsidRDefault="00F33D45" w:rsidP="00326AAB">
      <w:pPr>
        <w:pStyle w:val="ListParagraph"/>
        <w:numPr>
          <w:ilvl w:val="2"/>
          <w:numId w:val="25"/>
        </w:numPr>
        <w:tabs>
          <w:tab w:val="left" w:pos="717"/>
        </w:tabs>
        <w:spacing w:before="120" w:after="120"/>
        <w:ind w:left="1418" w:hanging="284"/>
      </w:pPr>
      <w:r w:rsidRPr="00326AAB">
        <w:rPr>
          <w:color w:val="333333"/>
          <w:position w:val="2"/>
        </w:rPr>
        <w:t>Surfaces</w:t>
      </w:r>
      <w:r w:rsidRPr="00326AAB">
        <w:rPr>
          <w:color w:val="333333"/>
          <w:spacing w:val="7"/>
          <w:position w:val="2"/>
        </w:rPr>
        <w:t xml:space="preserve"> </w:t>
      </w:r>
      <w:r w:rsidRPr="00326AAB">
        <w:rPr>
          <w:color w:val="333333"/>
          <w:position w:val="2"/>
        </w:rPr>
        <w:t>are</w:t>
      </w:r>
      <w:r w:rsidRPr="00326AAB">
        <w:rPr>
          <w:color w:val="333333"/>
          <w:spacing w:val="7"/>
          <w:position w:val="2"/>
        </w:rPr>
        <w:t xml:space="preserve"> </w:t>
      </w:r>
      <w:r w:rsidRPr="00326AAB">
        <w:rPr>
          <w:color w:val="333333"/>
          <w:position w:val="2"/>
        </w:rPr>
        <w:t>wet</w:t>
      </w:r>
      <w:r w:rsidRPr="00326AAB">
        <w:rPr>
          <w:color w:val="333333"/>
          <w:spacing w:val="8"/>
          <w:position w:val="2"/>
        </w:rPr>
        <w:t xml:space="preserve"> </w:t>
      </w:r>
      <w:r w:rsidRPr="00326AAB">
        <w:rPr>
          <w:color w:val="333333"/>
          <w:position w:val="2"/>
        </w:rPr>
        <w:t>or</w:t>
      </w:r>
      <w:r w:rsidRPr="00326AAB">
        <w:rPr>
          <w:color w:val="333333"/>
          <w:spacing w:val="7"/>
          <w:position w:val="2"/>
        </w:rPr>
        <w:t xml:space="preserve"> </w:t>
      </w:r>
      <w:r w:rsidRPr="00326AAB">
        <w:rPr>
          <w:color w:val="333333"/>
          <w:position w:val="2"/>
        </w:rPr>
        <w:t>covered</w:t>
      </w:r>
      <w:r w:rsidRPr="00326AAB">
        <w:rPr>
          <w:color w:val="333333"/>
          <w:spacing w:val="8"/>
          <w:position w:val="2"/>
        </w:rPr>
        <w:t xml:space="preserve"> </w:t>
      </w:r>
      <w:r w:rsidRPr="00326AAB">
        <w:rPr>
          <w:color w:val="333333"/>
          <w:position w:val="2"/>
        </w:rPr>
        <w:t>with</w:t>
      </w:r>
      <w:r w:rsidRPr="00326AAB">
        <w:rPr>
          <w:color w:val="333333"/>
          <w:spacing w:val="7"/>
          <w:position w:val="2"/>
        </w:rPr>
        <w:t xml:space="preserve"> </w:t>
      </w:r>
      <w:r w:rsidRPr="00326AAB">
        <w:rPr>
          <w:color w:val="333333"/>
          <w:spacing w:val="-4"/>
          <w:position w:val="2"/>
        </w:rPr>
        <w:t>ice.</w:t>
      </w:r>
    </w:p>
    <w:p w14:paraId="311D3BE1" w14:textId="77777777" w:rsidR="00F33D45" w:rsidRPr="00326AAB" w:rsidRDefault="00F33D45" w:rsidP="00326AAB">
      <w:pPr>
        <w:pStyle w:val="ListParagraph"/>
        <w:numPr>
          <w:ilvl w:val="2"/>
          <w:numId w:val="25"/>
        </w:numPr>
        <w:tabs>
          <w:tab w:val="left" w:pos="717"/>
        </w:tabs>
        <w:spacing w:before="120" w:after="120"/>
        <w:ind w:left="1418" w:hanging="284"/>
      </w:pPr>
      <w:r w:rsidRPr="00326AAB">
        <w:rPr>
          <w:color w:val="333333"/>
          <w:position w:val="2"/>
        </w:rPr>
        <w:t>Snow</w:t>
      </w:r>
      <w:r w:rsidRPr="00326AAB">
        <w:rPr>
          <w:color w:val="333333"/>
          <w:spacing w:val="5"/>
          <w:position w:val="2"/>
        </w:rPr>
        <w:t xml:space="preserve"> </w:t>
      </w:r>
      <w:r w:rsidRPr="00326AAB">
        <w:rPr>
          <w:color w:val="333333"/>
          <w:position w:val="2"/>
        </w:rPr>
        <w:t>is</w:t>
      </w:r>
      <w:r w:rsidRPr="00326AAB">
        <w:rPr>
          <w:color w:val="333333"/>
          <w:spacing w:val="6"/>
          <w:position w:val="2"/>
        </w:rPr>
        <w:t xml:space="preserve"> </w:t>
      </w:r>
      <w:r w:rsidRPr="00326AAB">
        <w:rPr>
          <w:color w:val="333333"/>
          <w:position w:val="2"/>
        </w:rPr>
        <w:t>falling</w:t>
      </w:r>
      <w:r w:rsidRPr="00326AAB">
        <w:rPr>
          <w:color w:val="333333"/>
          <w:spacing w:val="6"/>
          <w:position w:val="2"/>
        </w:rPr>
        <w:t xml:space="preserve"> </w:t>
      </w:r>
      <w:r w:rsidRPr="00326AAB">
        <w:rPr>
          <w:color w:val="333333"/>
          <w:position w:val="2"/>
        </w:rPr>
        <w:t>on</w:t>
      </w:r>
      <w:r w:rsidRPr="00326AAB">
        <w:rPr>
          <w:color w:val="333333"/>
          <w:spacing w:val="6"/>
          <w:position w:val="2"/>
        </w:rPr>
        <w:t xml:space="preserve"> </w:t>
      </w:r>
      <w:r w:rsidRPr="00326AAB">
        <w:rPr>
          <w:color w:val="333333"/>
          <w:position w:val="2"/>
        </w:rPr>
        <w:t>the</w:t>
      </w:r>
      <w:r w:rsidRPr="00326AAB">
        <w:rPr>
          <w:color w:val="333333"/>
          <w:spacing w:val="6"/>
          <w:position w:val="2"/>
        </w:rPr>
        <w:t xml:space="preserve"> </w:t>
      </w:r>
      <w:r w:rsidRPr="00326AAB">
        <w:rPr>
          <w:color w:val="333333"/>
          <w:position w:val="2"/>
        </w:rPr>
        <w:t>surfaces</w:t>
      </w:r>
      <w:r w:rsidRPr="00326AAB">
        <w:rPr>
          <w:color w:val="333333"/>
          <w:spacing w:val="6"/>
          <w:position w:val="2"/>
        </w:rPr>
        <w:t xml:space="preserve"> </w:t>
      </w:r>
      <w:r w:rsidRPr="00326AAB">
        <w:rPr>
          <w:color w:val="333333"/>
          <w:position w:val="2"/>
        </w:rPr>
        <w:t>to</w:t>
      </w:r>
      <w:r w:rsidRPr="00326AAB">
        <w:rPr>
          <w:color w:val="333333"/>
          <w:spacing w:val="6"/>
          <w:position w:val="2"/>
        </w:rPr>
        <w:t xml:space="preserve"> </w:t>
      </w:r>
      <w:r w:rsidRPr="00326AAB">
        <w:rPr>
          <w:color w:val="333333"/>
          <w:position w:val="2"/>
        </w:rPr>
        <w:t>be</w:t>
      </w:r>
      <w:r w:rsidRPr="00326AAB">
        <w:rPr>
          <w:color w:val="333333"/>
          <w:spacing w:val="6"/>
          <w:position w:val="2"/>
        </w:rPr>
        <w:t xml:space="preserve"> </w:t>
      </w:r>
      <w:r w:rsidRPr="00326AAB">
        <w:rPr>
          <w:color w:val="333333"/>
          <w:spacing w:val="-2"/>
          <w:position w:val="2"/>
        </w:rPr>
        <w:t>welded.</w:t>
      </w:r>
    </w:p>
    <w:p w14:paraId="09EB8F6C" w14:textId="388DD443" w:rsidR="00F33D45" w:rsidRPr="00326AAB" w:rsidRDefault="00F33D45" w:rsidP="00326AAB">
      <w:pPr>
        <w:pStyle w:val="ListParagraph"/>
        <w:numPr>
          <w:ilvl w:val="2"/>
          <w:numId w:val="25"/>
        </w:numPr>
        <w:tabs>
          <w:tab w:val="left" w:pos="717"/>
        </w:tabs>
        <w:spacing w:before="120" w:after="120"/>
        <w:ind w:left="1418" w:hanging="284"/>
      </w:pPr>
      <w:r w:rsidRPr="00326AAB">
        <w:rPr>
          <w:color w:val="333333"/>
          <w:position w:val="2"/>
        </w:rPr>
        <w:t>Under</w:t>
      </w:r>
      <w:r w:rsidRPr="00326AAB">
        <w:rPr>
          <w:color w:val="333333"/>
          <w:spacing w:val="9"/>
          <w:position w:val="2"/>
        </w:rPr>
        <w:t xml:space="preserve"> </w:t>
      </w:r>
      <w:r w:rsidRPr="00326AAB">
        <w:rPr>
          <w:color w:val="333333"/>
          <w:position w:val="2"/>
        </w:rPr>
        <w:t>windy</w:t>
      </w:r>
      <w:r w:rsidRPr="00326AAB">
        <w:rPr>
          <w:color w:val="333333"/>
          <w:spacing w:val="9"/>
          <w:position w:val="2"/>
        </w:rPr>
        <w:t xml:space="preserve"> </w:t>
      </w:r>
      <w:r w:rsidRPr="00326AAB">
        <w:rPr>
          <w:color w:val="333333"/>
          <w:position w:val="2"/>
        </w:rPr>
        <w:t>conditions</w:t>
      </w:r>
      <w:r w:rsidRPr="00326AAB">
        <w:rPr>
          <w:color w:val="333333"/>
          <w:spacing w:val="9"/>
          <w:position w:val="2"/>
        </w:rPr>
        <w:t xml:space="preserve"> </w:t>
      </w:r>
      <w:r w:rsidRPr="00326AAB">
        <w:rPr>
          <w:color w:val="333333"/>
          <w:position w:val="2"/>
        </w:rPr>
        <w:t>without</w:t>
      </w:r>
      <w:r w:rsidRPr="00326AAB">
        <w:rPr>
          <w:color w:val="333333"/>
          <w:spacing w:val="9"/>
          <w:position w:val="2"/>
        </w:rPr>
        <w:t xml:space="preserve"> </w:t>
      </w:r>
      <w:r w:rsidRPr="00326AAB">
        <w:rPr>
          <w:color w:val="333333"/>
          <w:position w:val="2"/>
        </w:rPr>
        <w:t>appropriate</w:t>
      </w:r>
      <w:r w:rsidRPr="00326AAB">
        <w:rPr>
          <w:color w:val="333333"/>
          <w:spacing w:val="9"/>
          <w:position w:val="2"/>
        </w:rPr>
        <w:t xml:space="preserve"> </w:t>
      </w:r>
      <w:r w:rsidRPr="00326AAB">
        <w:rPr>
          <w:color w:val="333333"/>
          <w:position w:val="2"/>
        </w:rPr>
        <w:t>use</w:t>
      </w:r>
      <w:r w:rsidRPr="00326AAB">
        <w:rPr>
          <w:color w:val="333333"/>
          <w:spacing w:val="9"/>
          <w:position w:val="2"/>
        </w:rPr>
        <w:t xml:space="preserve"> </w:t>
      </w:r>
      <w:r w:rsidRPr="00326AAB">
        <w:rPr>
          <w:color w:val="333333"/>
          <w:position w:val="2"/>
        </w:rPr>
        <w:t>of</w:t>
      </w:r>
      <w:r w:rsidRPr="00326AAB">
        <w:rPr>
          <w:color w:val="333333"/>
          <w:spacing w:val="9"/>
          <w:position w:val="2"/>
        </w:rPr>
        <w:t xml:space="preserve"> </w:t>
      </w:r>
      <w:r w:rsidRPr="00326AAB">
        <w:rPr>
          <w:color w:val="333333"/>
          <w:position w:val="2"/>
        </w:rPr>
        <w:t>enclosures</w:t>
      </w:r>
      <w:r w:rsidRPr="00326AAB">
        <w:rPr>
          <w:color w:val="333333"/>
          <w:spacing w:val="9"/>
          <w:position w:val="2"/>
        </w:rPr>
        <w:t xml:space="preserve"> </w:t>
      </w:r>
      <w:r w:rsidRPr="00326AAB">
        <w:rPr>
          <w:color w:val="333333"/>
          <w:position w:val="2"/>
        </w:rPr>
        <w:t>or</w:t>
      </w:r>
      <w:r w:rsidRPr="00326AAB">
        <w:rPr>
          <w:color w:val="333333"/>
          <w:spacing w:val="9"/>
          <w:position w:val="2"/>
        </w:rPr>
        <w:t xml:space="preserve"> </w:t>
      </w:r>
      <w:r w:rsidRPr="00326AAB">
        <w:rPr>
          <w:color w:val="333333"/>
          <w:position w:val="2"/>
        </w:rPr>
        <w:t>shielding</w:t>
      </w:r>
      <w:r w:rsidRPr="00326AAB">
        <w:rPr>
          <w:color w:val="333333"/>
          <w:spacing w:val="9"/>
          <w:position w:val="2"/>
        </w:rPr>
        <w:t xml:space="preserve"> </w:t>
      </w:r>
      <w:r w:rsidRPr="00326AAB">
        <w:rPr>
          <w:color w:val="333333"/>
          <w:spacing w:val="-2"/>
          <w:position w:val="2"/>
        </w:rPr>
        <w:t>screens.</w:t>
      </w:r>
    </w:p>
    <w:p w14:paraId="2CE9CFA4" w14:textId="04BE34A7" w:rsidR="00F33D45" w:rsidRPr="00326AAB" w:rsidRDefault="00F33D45" w:rsidP="00326AAB">
      <w:pPr>
        <w:pStyle w:val="ListParagraph"/>
        <w:numPr>
          <w:ilvl w:val="1"/>
          <w:numId w:val="25"/>
        </w:numPr>
        <w:spacing w:before="120" w:after="120"/>
        <w:ind w:left="1134" w:hanging="425"/>
      </w:pPr>
      <w:r w:rsidRPr="00326AAB">
        <w:rPr>
          <w:b/>
        </w:rPr>
        <w:t xml:space="preserve">- </w:t>
      </w:r>
      <w:r w:rsidRPr="00326AAB">
        <w:rPr>
          <w:color w:val="333333"/>
        </w:rPr>
        <w:t>Owner’s welding or materials engineer shall be consulted regarding bake out or other special requirements that may be required for tie-in welds to existing piping.</w:t>
      </w:r>
    </w:p>
    <w:p w14:paraId="20CFA344" w14:textId="2A20E585" w:rsidR="00F33D45" w:rsidRPr="00326AAB" w:rsidRDefault="00F33D45" w:rsidP="00326AAB">
      <w:pPr>
        <w:pStyle w:val="ListParagraph"/>
        <w:numPr>
          <w:ilvl w:val="1"/>
          <w:numId w:val="25"/>
        </w:numPr>
        <w:spacing w:before="120" w:after="120"/>
        <w:ind w:left="1134" w:hanging="425"/>
      </w:pPr>
      <w:r w:rsidRPr="00326AAB">
        <w:rPr>
          <w:b/>
        </w:rPr>
        <w:t xml:space="preserve">- </w:t>
      </w:r>
      <w:r w:rsidRPr="00326AAB">
        <w:rPr>
          <w:color w:val="333333"/>
        </w:rPr>
        <w:t xml:space="preserve">Components shall be clean, dry, and free from dirt, slag, and other loose foreign materials prior to welding and assembly. The internal and external surfaces of the components being joined shall be a bright white metal at least </w:t>
      </w:r>
      <w:r w:rsidR="004117DA">
        <w:rPr>
          <w:color w:val="333333"/>
        </w:rPr>
        <w:t>3</w:t>
      </w:r>
      <w:r w:rsidRPr="00326AAB">
        <w:rPr>
          <w:color w:val="333333"/>
        </w:rPr>
        <w:t>/</w:t>
      </w:r>
      <w:r w:rsidR="004117DA">
        <w:rPr>
          <w:color w:val="333333"/>
        </w:rPr>
        <w:t>4</w:t>
      </w:r>
      <w:r w:rsidRPr="00326AAB">
        <w:rPr>
          <w:color w:val="333333"/>
        </w:rPr>
        <w:t xml:space="preserve"> inch (</w:t>
      </w:r>
      <w:r w:rsidR="004117DA">
        <w:rPr>
          <w:color w:val="333333"/>
        </w:rPr>
        <w:t>20</w:t>
      </w:r>
      <w:r w:rsidRPr="00326AAB">
        <w:rPr>
          <w:color w:val="333333"/>
        </w:rPr>
        <w:t xml:space="preserve"> mm) from the leading edge of the weld preparation area.</w:t>
      </w:r>
    </w:p>
    <w:p w14:paraId="58B735A1" w14:textId="49C95F1B" w:rsidR="00F33D45" w:rsidRPr="00326AAB" w:rsidRDefault="00F33D45" w:rsidP="00326AAB">
      <w:pPr>
        <w:pStyle w:val="ListParagraph"/>
        <w:numPr>
          <w:ilvl w:val="1"/>
          <w:numId w:val="25"/>
        </w:numPr>
        <w:spacing w:before="120" w:after="120"/>
        <w:ind w:left="1134" w:hanging="425"/>
      </w:pPr>
      <w:r w:rsidRPr="00326AAB">
        <w:rPr>
          <w:b/>
        </w:rPr>
        <w:t xml:space="preserve">- </w:t>
      </w:r>
      <w:r w:rsidRPr="00326AAB">
        <w:rPr>
          <w:color w:val="333333"/>
        </w:rPr>
        <w:t xml:space="preserve">Supplier shall maintain an established </w:t>
      </w:r>
      <w:r w:rsidR="00EF2BD5" w:rsidRPr="00326AAB">
        <w:rPr>
          <w:color w:val="333333"/>
        </w:rPr>
        <w:t>documentation</w:t>
      </w:r>
      <w:r w:rsidRPr="00326AAB">
        <w:rPr>
          <w:color w:val="333333"/>
        </w:rPr>
        <w:t xml:space="preserve"> process for the receipt, storage, distribution, and return of</w:t>
      </w:r>
      <w:r w:rsidRPr="00326AAB">
        <w:rPr>
          <w:color w:val="333333"/>
          <w:spacing w:val="40"/>
        </w:rPr>
        <w:t xml:space="preserve"> </w:t>
      </w:r>
      <w:r w:rsidRPr="00326AAB">
        <w:rPr>
          <w:color w:val="333333"/>
        </w:rPr>
        <w:t xml:space="preserve">welding </w:t>
      </w:r>
      <w:r w:rsidR="002F7B32" w:rsidRPr="00326AAB">
        <w:rPr>
          <w:color w:val="333333"/>
        </w:rPr>
        <w:t>C</w:t>
      </w:r>
      <w:r w:rsidRPr="00326AAB">
        <w:rPr>
          <w:color w:val="333333"/>
        </w:rPr>
        <w:t>onsumables.</w:t>
      </w:r>
    </w:p>
    <w:p w14:paraId="079137BC" w14:textId="0358208C" w:rsidR="00F33D45" w:rsidRPr="00326AAB" w:rsidRDefault="00F33D45" w:rsidP="00326AAB">
      <w:pPr>
        <w:pStyle w:val="BodyText"/>
        <w:spacing w:before="120" w:after="120"/>
        <w:ind w:left="1418" w:hanging="284"/>
        <w:rPr>
          <w:sz w:val="22"/>
          <w:szCs w:val="22"/>
        </w:rPr>
      </w:pPr>
      <w:r w:rsidRPr="00326AAB">
        <w:rPr>
          <w:b/>
          <w:sz w:val="22"/>
          <w:szCs w:val="22"/>
        </w:rPr>
        <w:t xml:space="preserve">10-7.1 - </w:t>
      </w:r>
      <w:r w:rsidRPr="00326AAB">
        <w:rPr>
          <w:color w:val="333333"/>
          <w:sz w:val="22"/>
          <w:szCs w:val="22"/>
        </w:rPr>
        <w:t xml:space="preserve">All welding </w:t>
      </w:r>
      <w:r w:rsidR="002F7B32" w:rsidRPr="00326AAB">
        <w:rPr>
          <w:color w:val="333333"/>
          <w:sz w:val="22"/>
          <w:szCs w:val="22"/>
        </w:rPr>
        <w:t>C</w:t>
      </w:r>
      <w:r w:rsidRPr="00326AAB">
        <w:rPr>
          <w:color w:val="333333"/>
          <w:sz w:val="22"/>
          <w:szCs w:val="22"/>
        </w:rPr>
        <w:t>onsumables shall be handled in accordance with manufacturer’s recommendations to avoid moisture pickup.</w:t>
      </w:r>
    </w:p>
    <w:p w14:paraId="6913DD65" w14:textId="289D0C6D" w:rsidR="00F33D45" w:rsidRPr="00326AAB" w:rsidRDefault="00F33D45" w:rsidP="00326AAB">
      <w:pPr>
        <w:pStyle w:val="BodyText"/>
        <w:spacing w:before="120" w:after="120"/>
        <w:ind w:left="1418" w:hanging="284"/>
        <w:rPr>
          <w:sz w:val="22"/>
          <w:szCs w:val="22"/>
        </w:rPr>
      </w:pPr>
      <w:r w:rsidRPr="00326AAB">
        <w:rPr>
          <w:b/>
          <w:sz w:val="22"/>
          <w:szCs w:val="22"/>
        </w:rPr>
        <w:lastRenderedPageBreak/>
        <w:t xml:space="preserve">10-7.2 - </w:t>
      </w:r>
      <w:r w:rsidRPr="00326AAB">
        <w:rPr>
          <w:color w:val="333333"/>
          <w:sz w:val="22"/>
          <w:szCs w:val="22"/>
        </w:rPr>
        <w:t xml:space="preserve">Low hydrogen </w:t>
      </w:r>
      <w:r w:rsidR="002F7B32" w:rsidRPr="00326AAB">
        <w:rPr>
          <w:color w:val="333333"/>
          <w:sz w:val="22"/>
          <w:szCs w:val="22"/>
        </w:rPr>
        <w:t>C</w:t>
      </w:r>
      <w:r w:rsidRPr="00326AAB">
        <w:rPr>
          <w:color w:val="333333"/>
          <w:sz w:val="22"/>
          <w:szCs w:val="22"/>
        </w:rPr>
        <w:t>onsumables shall be certified by the electrode manufacturer or tested by Supplier to ensure</w:t>
      </w:r>
      <w:r w:rsidRPr="00326AAB">
        <w:rPr>
          <w:color w:val="333333"/>
          <w:spacing w:val="40"/>
          <w:sz w:val="22"/>
          <w:szCs w:val="22"/>
        </w:rPr>
        <w:t xml:space="preserve"> </w:t>
      </w:r>
      <w:r w:rsidRPr="00326AAB">
        <w:rPr>
          <w:color w:val="333333"/>
          <w:sz w:val="22"/>
          <w:szCs w:val="22"/>
        </w:rPr>
        <w:t>that they meet or exceed the standards defined in AWS A4.3.</w:t>
      </w:r>
    </w:p>
    <w:p w14:paraId="59A4FFCE" w14:textId="77777777" w:rsidR="00866B22" w:rsidRPr="00866B22" w:rsidRDefault="00866B22">
      <w:pPr>
        <w:pStyle w:val="Heading1"/>
        <w:numPr>
          <w:ilvl w:val="0"/>
          <w:numId w:val="67"/>
        </w:numPr>
        <w:spacing w:before="240" w:after="240"/>
        <w:ind w:left="709" w:hanging="709"/>
      </w:pPr>
      <w:bookmarkStart w:id="247" w:name="_Toc205628074"/>
      <w:r w:rsidRPr="00866B22">
        <w:t>Welding</w:t>
      </w:r>
      <w:r w:rsidRPr="00866B22">
        <w:rPr>
          <w:spacing w:val="-6"/>
        </w:rPr>
        <w:t xml:space="preserve"> </w:t>
      </w:r>
      <w:r w:rsidRPr="00866B22">
        <w:t>Practices</w:t>
      </w:r>
      <w:bookmarkEnd w:id="247"/>
    </w:p>
    <w:p w14:paraId="6F329EF6" w14:textId="2441519A" w:rsidR="00866B22" w:rsidRPr="00326AAB" w:rsidRDefault="00866B22" w:rsidP="00B50C98">
      <w:pPr>
        <w:pStyle w:val="ListParagraph"/>
        <w:numPr>
          <w:ilvl w:val="1"/>
          <w:numId w:val="24"/>
        </w:numPr>
        <w:spacing w:before="120" w:after="120"/>
        <w:ind w:left="1134" w:hanging="425"/>
      </w:pPr>
      <w:bookmarkStart w:id="248" w:name="_bookmark30"/>
      <w:bookmarkEnd w:id="248"/>
      <w:r w:rsidRPr="00326AAB">
        <w:rPr>
          <w:b/>
        </w:rPr>
        <w:t>-</w:t>
      </w:r>
      <w:r w:rsidRPr="00326AAB">
        <w:rPr>
          <w:b/>
          <w:spacing w:val="-2"/>
        </w:rPr>
        <w:t xml:space="preserve"> </w:t>
      </w:r>
      <w:r w:rsidRPr="00326AAB">
        <w:rPr>
          <w:color w:val="333333"/>
        </w:rPr>
        <w:t>Tack</w:t>
      </w:r>
      <w:r w:rsidRPr="00326AAB">
        <w:rPr>
          <w:color w:val="333333"/>
          <w:spacing w:val="5"/>
        </w:rPr>
        <w:t xml:space="preserve"> </w:t>
      </w:r>
      <w:r w:rsidRPr="00326AAB">
        <w:rPr>
          <w:color w:val="333333"/>
        </w:rPr>
        <w:t>welds</w:t>
      </w:r>
      <w:r w:rsidRPr="00326AAB">
        <w:rPr>
          <w:color w:val="333333"/>
          <w:spacing w:val="5"/>
        </w:rPr>
        <w:t xml:space="preserve"> </w:t>
      </w:r>
      <w:r w:rsidRPr="00326AAB">
        <w:rPr>
          <w:color w:val="333333"/>
        </w:rPr>
        <w:t>shall</w:t>
      </w:r>
      <w:r w:rsidRPr="00326AAB">
        <w:rPr>
          <w:color w:val="333333"/>
          <w:spacing w:val="5"/>
        </w:rPr>
        <w:t xml:space="preserve"> </w:t>
      </w:r>
      <w:r w:rsidRPr="00326AAB">
        <w:rPr>
          <w:color w:val="333333"/>
        </w:rPr>
        <w:t>be</w:t>
      </w:r>
      <w:r w:rsidRPr="00326AAB">
        <w:rPr>
          <w:color w:val="333333"/>
          <w:spacing w:val="5"/>
        </w:rPr>
        <w:t xml:space="preserve"> </w:t>
      </w:r>
      <w:r w:rsidRPr="00326AAB">
        <w:rPr>
          <w:color w:val="333333"/>
        </w:rPr>
        <w:t>as</w:t>
      </w:r>
      <w:r w:rsidRPr="00326AAB">
        <w:rPr>
          <w:color w:val="333333"/>
          <w:spacing w:val="5"/>
        </w:rPr>
        <w:t xml:space="preserve"> </w:t>
      </w:r>
      <w:r w:rsidRPr="00326AAB">
        <w:rPr>
          <w:color w:val="333333"/>
          <w:spacing w:val="-2"/>
        </w:rPr>
        <w:t>follows:</w:t>
      </w:r>
    </w:p>
    <w:p w14:paraId="04092959" w14:textId="77777777" w:rsidR="00866B22" w:rsidRPr="00326AAB" w:rsidRDefault="00866B22" w:rsidP="00EF210A">
      <w:pPr>
        <w:pStyle w:val="ListParagraph"/>
        <w:numPr>
          <w:ilvl w:val="2"/>
          <w:numId w:val="24"/>
        </w:numPr>
        <w:spacing w:before="120" w:after="120"/>
        <w:ind w:left="1418" w:hanging="284"/>
      </w:pPr>
      <w:r w:rsidRPr="00326AAB">
        <w:rPr>
          <w:position w:val="2"/>
        </w:rPr>
        <w:t>Of</w:t>
      </w:r>
      <w:r w:rsidRPr="00326AAB">
        <w:rPr>
          <w:spacing w:val="7"/>
          <w:position w:val="2"/>
        </w:rPr>
        <w:t xml:space="preserve"> </w:t>
      </w:r>
      <w:r w:rsidRPr="00326AAB">
        <w:rPr>
          <w:position w:val="2"/>
        </w:rPr>
        <w:t>the</w:t>
      </w:r>
      <w:r w:rsidRPr="00326AAB">
        <w:rPr>
          <w:spacing w:val="7"/>
          <w:position w:val="2"/>
        </w:rPr>
        <w:t xml:space="preserve"> </w:t>
      </w:r>
      <w:r w:rsidRPr="00326AAB">
        <w:rPr>
          <w:position w:val="2"/>
        </w:rPr>
        <w:t>same</w:t>
      </w:r>
      <w:r w:rsidRPr="00326AAB">
        <w:rPr>
          <w:spacing w:val="7"/>
          <w:position w:val="2"/>
        </w:rPr>
        <w:t xml:space="preserve"> </w:t>
      </w:r>
      <w:r w:rsidRPr="00326AAB">
        <w:rPr>
          <w:position w:val="2"/>
        </w:rPr>
        <w:t>material</w:t>
      </w:r>
      <w:r w:rsidRPr="00326AAB">
        <w:rPr>
          <w:spacing w:val="7"/>
          <w:position w:val="2"/>
        </w:rPr>
        <w:t xml:space="preserve"> </w:t>
      </w:r>
      <w:r w:rsidRPr="00326AAB">
        <w:rPr>
          <w:position w:val="2"/>
        </w:rPr>
        <w:t>as</w:t>
      </w:r>
      <w:r w:rsidRPr="00326AAB">
        <w:rPr>
          <w:spacing w:val="7"/>
          <w:position w:val="2"/>
        </w:rPr>
        <w:t xml:space="preserve"> </w:t>
      </w:r>
      <w:r w:rsidRPr="00326AAB">
        <w:rPr>
          <w:position w:val="2"/>
        </w:rPr>
        <w:t>the</w:t>
      </w:r>
      <w:r w:rsidRPr="00326AAB">
        <w:rPr>
          <w:spacing w:val="7"/>
          <w:position w:val="2"/>
        </w:rPr>
        <w:t xml:space="preserve"> </w:t>
      </w:r>
      <w:r w:rsidRPr="00326AAB">
        <w:rPr>
          <w:position w:val="2"/>
        </w:rPr>
        <w:t>completed</w:t>
      </w:r>
      <w:r w:rsidRPr="00326AAB">
        <w:rPr>
          <w:spacing w:val="8"/>
          <w:position w:val="2"/>
        </w:rPr>
        <w:t xml:space="preserve"> </w:t>
      </w:r>
      <w:r w:rsidRPr="00326AAB">
        <w:rPr>
          <w:spacing w:val="-2"/>
          <w:position w:val="2"/>
        </w:rPr>
        <w:t>weld.</w:t>
      </w:r>
    </w:p>
    <w:p w14:paraId="57A97EA5" w14:textId="2A39CA48" w:rsidR="00866B22" w:rsidRPr="00326AAB" w:rsidRDefault="00866B22" w:rsidP="00EF210A">
      <w:pPr>
        <w:pStyle w:val="ListParagraph"/>
        <w:numPr>
          <w:ilvl w:val="2"/>
          <w:numId w:val="24"/>
        </w:numPr>
        <w:spacing w:before="120" w:after="120"/>
        <w:ind w:left="1418" w:hanging="284"/>
      </w:pPr>
      <w:r w:rsidRPr="00326AAB">
        <w:rPr>
          <w:position w:val="2"/>
        </w:rPr>
        <w:t>Fully</w:t>
      </w:r>
      <w:r w:rsidRPr="00326AAB">
        <w:rPr>
          <w:spacing w:val="8"/>
          <w:position w:val="2"/>
        </w:rPr>
        <w:t xml:space="preserve"> </w:t>
      </w:r>
      <w:r w:rsidRPr="00326AAB">
        <w:rPr>
          <w:position w:val="2"/>
        </w:rPr>
        <w:t>fused</w:t>
      </w:r>
      <w:r w:rsidRPr="00326AAB">
        <w:rPr>
          <w:spacing w:val="9"/>
          <w:position w:val="2"/>
        </w:rPr>
        <w:t xml:space="preserve"> </w:t>
      </w:r>
      <w:r w:rsidRPr="00326AAB">
        <w:rPr>
          <w:position w:val="2"/>
        </w:rPr>
        <w:t>with</w:t>
      </w:r>
      <w:r w:rsidRPr="00326AAB">
        <w:rPr>
          <w:spacing w:val="9"/>
          <w:position w:val="2"/>
        </w:rPr>
        <w:t xml:space="preserve"> </w:t>
      </w:r>
      <w:r w:rsidRPr="00326AAB">
        <w:rPr>
          <w:position w:val="2"/>
        </w:rPr>
        <w:t>weld</w:t>
      </w:r>
      <w:r w:rsidRPr="00326AAB">
        <w:rPr>
          <w:spacing w:val="9"/>
          <w:position w:val="2"/>
        </w:rPr>
        <w:t xml:space="preserve"> </w:t>
      </w:r>
      <w:r w:rsidRPr="00326AAB">
        <w:rPr>
          <w:position w:val="2"/>
        </w:rPr>
        <w:t>beads</w:t>
      </w:r>
      <w:r w:rsidRPr="00326AAB">
        <w:rPr>
          <w:spacing w:val="9"/>
          <w:position w:val="2"/>
        </w:rPr>
        <w:t xml:space="preserve"> </w:t>
      </w:r>
      <w:r w:rsidRPr="00326AAB">
        <w:rPr>
          <w:position w:val="2"/>
        </w:rPr>
        <w:t>if</w:t>
      </w:r>
      <w:r w:rsidRPr="00326AAB">
        <w:rPr>
          <w:spacing w:val="9"/>
          <w:position w:val="2"/>
        </w:rPr>
        <w:t xml:space="preserve"> </w:t>
      </w:r>
      <w:r w:rsidRPr="00326AAB">
        <w:rPr>
          <w:position w:val="2"/>
        </w:rPr>
        <w:t>not</w:t>
      </w:r>
      <w:r w:rsidRPr="00326AAB">
        <w:rPr>
          <w:spacing w:val="9"/>
          <w:position w:val="2"/>
        </w:rPr>
        <w:t xml:space="preserve"> </w:t>
      </w:r>
      <w:r w:rsidRPr="00326AAB">
        <w:rPr>
          <w:position w:val="2"/>
        </w:rPr>
        <w:t>removed</w:t>
      </w:r>
      <w:r w:rsidRPr="00326AAB">
        <w:rPr>
          <w:spacing w:val="9"/>
          <w:position w:val="2"/>
        </w:rPr>
        <w:t xml:space="preserve"> </w:t>
      </w:r>
      <w:r w:rsidRPr="00326AAB">
        <w:rPr>
          <w:position w:val="2"/>
        </w:rPr>
        <w:t>during</w:t>
      </w:r>
      <w:r w:rsidRPr="00326AAB">
        <w:rPr>
          <w:spacing w:val="9"/>
          <w:position w:val="2"/>
        </w:rPr>
        <w:t xml:space="preserve"> </w:t>
      </w:r>
      <w:r w:rsidRPr="00326AAB">
        <w:rPr>
          <w:position w:val="2"/>
        </w:rPr>
        <w:t>the</w:t>
      </w:r>
      <w:r w:rsidRPr="00326AAB">
        <w:rPr>
          <w:spacing w:val="9"/>
          <w:position w:val="2"/>
        </w:rPr>
        <w:t xml:space="preserve"> </w:t>
      </w:r>
      <w:r w:rsidRPr="00326AAB">
        <w:rPr>
          <w:position w:val="2"/>
        </w:rPr>
        <w:t>welding</w:t>
      </w:r>
      <w:r w:rsidRPr="00326AAB">
        <w:rPr>
          <w:spacing w:val="9"/>
          <w:position w:val="2"/>
        </w:rPr>
        <w:t xml:space="preserve"> </w:t>
      </w:r>
      <w:r w:rsidRPr="00326AAB">
        <w:rPr>
          <w:spacing w:val="-2"/>
          <w:position w:val="2"/>
        </w:rPr>
        <w:t>operation.</w:t>
      </w:r>
    </w:p>
    <w:p w14:paraId="1C6C6060" w14:textId="6F2C5FDF" w:rsidR="00866B22" w:rsidRPr="00326AAB" w:rsidRDefault="00866B22" w:rsidP="00492906">
      <w:pPr>
        <w:pStyle w:val="ListParagraph"/>
        <w:numPr>
          <w:ilvl w:val="1"/>
          <w:numId w:val="24"/>
        </w:numPr>
        <w:spacing w:before="120" w:after="120"/>
        <w:ind w:left="1134" w:hanging="425"/>
      </w:pPr>
      <w:r w:rsidRPr="00326AAB">
        <w:rPr>
          <w:b/>
        </w:rPr>
        <w:t xml:space="preserve">- </w:t>
      </w:r>
      <w:r w:rsidRPr="00326AAB">
        <w:rPr>
          <w:color w:val="333333"/>
        </w:rPr>
        <w:t>Arc strikes on pipe and fitting surfaces shall be avoided. If arc strikes or burns occur in carbon steel or</w:t>
      </w:r>
      <w:r w:rsidR="00EF210A">
        <w:rPr>
          <w:color w:val="333333"/>
        </w:rPr>
        <w:t xml:space="preserve"> </w:t>
      </w:r>
      <w:r w:rsidRPr="00326AAB">
        <w:rPr>
          <w:color w:val="333333"/>
        </w:rPr>
        <w:t>low alloy steel, they shall be removed by grinding.</w:t>
      </w:r>
    </w:p>
    <w:p w14:paraId="009EB15F" w14:textId="7C4C278F" w:rsidR="00B47AA4" w:rsidRPr="00326AAB" w:rsidRDefault="00B47AA4" w:rsidP="00EF210A">
      <w:pPr>
        <w:pStyle w:val="BodyText"/>
        <w:spacing w:before="120" w:after="120"/>
        <w:ind w:left="1418" w:hanging="284"/>
        <w:rPr>
          <w:sz w:val="22"/>
          <w:szCs w:val="22"/>
        </w:rPr>
      </w:pPr>
      <w:r w:rsidRPr="00326AAB">
        <w:rPr>
          <w:b/>
          <w:sz w:val="22"/>
          <w:szCs w:val="22"/>
        </w:rPr>
        <w:t xml:space="preserve">11-2.1 - </w:t>
      </w:r>
      <w:r w:rsidRPr="00326AAB">
        <w:rPr>
          <w:color w:val="333333"/>
          <w:sz w:val="22"/>
          <w:szCs w:val="22"/>
        </w:rPr>
        <w:t xml:space="preserve">Except as permitted in item </w:t>
      </w:r>
      <w:hyperlink w:anchor="_bookmark31" w:history="1">
        <w:r w:rsidRPr="00326AAB">
          <w:rPr>
            <w:sz w:val="22"/>
            <w:szCs w:val="22"/>
            <w:u w:val="single"/>
          </w:rPr>
          <w:t>11-2.2</w:t>
        </w:r>
      </w:hyperlink>
      <w:r w:rsidRPr="00326AAB">
        <w:rPr>
          <w:sz w:val="22"/>
          <w:szCs w:val="22"/>
        </w:rPr>
        <w:t xml:space="preserve"> </w:t>
      </w:r>
      <w:r w:rsidRPr="00326AAB">
        <w:rPr>
          <w:color w:val="333333"/>
          <w:sz w:val="22"/>
          <w:szCs w:val="22"/>
        </w:rPr>
        <w:t>and item</w:t>
      </w:r>
      <w:r w:rsidRPr="00326AAB">
        <w:rPr>
          <w:color w:val="333333"/>
          <w:spacing w:val="24"/>
          <w:sz w:val="22"/>
          <w:szCs w:val="22"/>
        </w:rPr>
        <w:t xml:space="preserve"> </w:t>
      </w:r>
      <w:hyperlink w:anchor="_bookmark32" w:history="1">
        <w:r w:rsidRPr="00326AAB">
          <w:rPr>
            <w:sz w:val="22"/>
            <w:szCs w:val="22"/>
            <w:u w:val="single"/>
          </w:rPr>
          <w:t>11-2.3</w:t>
        </w:r>
      </w:hyperlink>
      <w:r w:rsidRPr="00326AAB">
        <w:rPr>
          <w:color w:val="333333"/>
          <w:sz w:val="22"/>
          <w:szCs w:val="22"/>
        </w:rPr>
        <w:t>, ammonium persulfate etch shall be used to verify removal of arc strikes on carbon steel and low alloy materials. Other proposed exceptions shall be submitted for Owner review and acceptance.</w:t>
      </w:r>
    </w:p>
    <w:p w14:paraId="02E979EB" w14:textId="66D183B3" w:rsidR="00391791" w:rsidRPr="00326AAB" w:rsidRDefault="00391791" w:rsidP="00EF210A">
      <w:pPr>
        <w:pStyle w:val="BodyText"/>
        <w:spacing w:before="120" w:after="120"/>
        <w:ind w:left="1418" w:hanging="284"/>
        <w:rPr>
          <w:sz w:val="22"/>
          <w:szCs w:val="22"/>
        </w:rPr>
      </w:pPr>
      <w:r w:rsidRPr="00326AAB">
        <w:rPr>
          <w:b/>
          <w:sz w:val="22"/>
          <w:szCs w:val="22"/>
        </w:rPr>
        <w:t>11-2.2</w:t>
      </w:r>
      <w:r w:rsidRPr="00326AAB">
        <w:rPr>
          <w:b/>
          <w:spacing w:val="26"/>
          <w:sz w:val="22"/>
          <w:szCs w:val="22"/>
        </w:rPr>
        <w:t xml:space="preserve"> </w:t>
      </w:r>
      <w:r w:rsidRPr="00326AAB">
        <w:rPr>
          <w:b/>
          <w:sz w:val="22"/>
          <w:szCs w:val="22"/>
        </w:rPr>
        <w:t xml:space="preserve">- </w:t>
      </w:r>
      <w:r w:rsidRPr="00326AAB">
        <w:rPr>
          <w:sz w:val="22"/>
          <w:szCs w:val="22"/>
        </w:rPr>
        <w:t>Etch</w:t>
      </w:r>
      <w:r w:rsidRPr="00326AAB">
        <w:rPr>
          <w:spacing w:val="18"/>
          <w:sz w:val="22"/>
          <w:szCs w:val="22"/>
        </w:rPr>
        <w:t xml:space="preserve"> </w:t>
      </w:r>
      <w:r w:rsidRPr="00326AAB">
        <w:rPr>
          <w:sz w:val="22"/>
          <w:szCs w:val="22"/>
        </w:rPr>
        <w:t>is</w:t>
      </w:r>
      <w:r w:rsidRPr="00326AAB">
        <w:rPr>
          <w:spacing w:val="18"/>
          <w:sz w:val="22"/>
          <w:szCs w:val="22"/>
        </w:rPr>
        <w:t xml:space="preserve"> </w:t>
      </w:r>
      <w:r w:rsidRPr="00326AAB">
        <w:rPr>
          <w:sz w:val="22"/>
          <w:szCs w:val="22"/>
        </w:rPr>
        <w:t>not</w:t>
      </w:r>
      <w:r w:rsidRPr="00326AAB">
        <w:rPr>
          <w:spacing w:val="18"/>
          <w:sz w:val="22"/>
          <w:szCs w:val="22"/>
        </w:rPr>
        <w:t xml:space="preserve"> </w:t>
      </w:r>
      <w:r w:rsidRPr="00326AAB">
        <w:rPr>
          <w:sz w:val="22"/>
          <w:szCs w:val="22"/>
        </w:rPr>
        <w:t>required</w:t>
      </w:r>
      <w:r w:rsidRPr="00326AAB">
        <w:rPr>
          <w:spacing w:val="18"/>
          <w:sz w:val="22"/>
          <w:szCs w:val="22"/>
        </w:rPr>
        <w:t xml:space="preserve"> </w:t>
      </w:r>
      <w:r w:rsidRPr="00326AAB">
        <w:rPr>
          <w:sz w:val="22"/>
          <w:szCs w:val="22"/>
        </w:rPr>
        <w:t>for</w:t>
      </w:r>
      <w:r w:rsidRPr="00326AAB">
        <w:rPr>
          <w:spacing w:val="18"/>
          <w:sz w:val="22"/>
          <w:szCs w:val="22"/>
        </w:rPr>
        <w:t xml:space="preserve"> </w:t>
      </w:r>
      <w:r w:rsidRPr="00326AAB">
        <w:rPr>
          <w:sz w:val="22"/>
          <w:szCs w:val="22"/>
        </w:rPr>
        <w:t>P-1</w:t>
      </w:r>
      <w:r w:rsidRPr="00326AAB">
        <w:rPr>
          <w:spacing w:val="18"/>
          <w:sz w:val="22"/>
          <w:szCs w:val="22"/>
        </w:rPr>
        <w:t xml:space="preserve"> </w:t>
      </w:r>
      <w:r w:rsidRPr="00326AAB">
        <w:rPr>
          <w:sz w:val="22"/>
          <w:szCs w:val="22"/>
        </w:rPr>
        <w:t>materials</w:t>
      </w:r>
      <w:r w:rsidRPr="00326AAB">
        <w:rPr>
          <w:spacing w:val="18"/>
          <w:sz w:val="22"/>
          <w:szCs w:val="22"/>
        </w:rPr>
        <w:t xml:space="preserve"> </w:t>
      </w:r>
      <w:r w:rsidRPr="00326AAB">
        <w:rPr>
          <w:sz w:val="22"/>
          <w:szCs w:val="22"/>
        </w:rPr>
        <w:t>with</w:t>
      </w:r>
      <w:r w:rsidRPr="00326AAB">
        <w:rPr>
          <w:spacing w:val="18"/>
          <w:sz w:val="22"/>
          <w:szCs w:val="22"/>
        </w:rPr>
        <w:t xml:space="preserve"> </w:t>
      </w:r>
      <w:r w:rsidRPr="00326AAB">
        <w:rPr>
          <w:sz w:val="22"/>
          <w:szCs w:val="22"/>
        </w:rPr>
        <w:t>a</w:t>
      </w:r>
      <w:r w:rsidRPr="00326AAB">
        <w:rPr>
          <w:spacing w:val="18"/>
          <w:sz w:val="22"/>
          <w:szCs w:val="22"/>
        </w:rPr>
        <w:t xml:space="preserve"> </w:t>
      </w:r>
      <w:r w:rsidRPr="00326AAB">
        <w:rPr>
          <w:sz w:val="22"/>
          <w:szCs w:val="22"/>
        </w:rPr>
        <w:t>minimum</w:t>
      </w:r>
      <w:r w:rsidRPr="00326AAB">
        <w:rPr>
          <w:spacing w:val="18"/>
          <w:sz w:val="22"/>
          <w:szCs w:val="22"/>
        </w:rPr>
        <w:t xml:space="preserve"> </w:t>
      </w:r>
      <w:r w:rsidRPr="00326AAB">
        <w:rPr>
          <w:sz w:val="22"/>
          <w:szCs w:val="22"/>
        </w:rPr>
        <w:t>yield</w:t>
      </w:r>
      <w:r w:rsidRPr="00326AAB">
        <w:rPr>
          <w:spacing w:val="18"/>
          <w:sz w:val="22"/>
          <w:szCs w:val="22"/>
        </w:rPr>
        <w:t xml:space="preserve"> </w:t>
      </w:r>
      <w:r w:rsidRPr="00326AAB">
        <w:rPr>
          <w:sz w:val="22"/>
          <w:szCs w:val="22"/>
        </w:rPr>
        <w:t>strength</w:t>
      </w:r>
      <w:r w:rsidRPr="00326AAB">
        <w:rPr>
          <w:spacing w:val="18"/>
          <w:sz w:val="22"/>
          <w:szCs w:val="22"/>
        </w:rPr>
        <w:t xml:space="preserve"> </w:t>
      </w:r>
      <w:r w:rsidRPr="00326AAB">
        <w:rPr>
          <w:sz w:val="22"/>
          <w:szCs w:val="22"/>
        </w:rPr>
        <w:t>of</w:t>
      </w:r>
      <w:r w:rsidRPr="00326AAB">
        <w:rPr>
          <w:spacing w:val="18"/>
          <w:sz w:val="22"/>
          <w:szCs w:val="22"/>
        </w:rPr>
        <w:t xml:space="preserve"> </w:t>
      </w:r>
      <w:r w:rsidRPr="00326AAB">
        <w:rPr>
          <w:sz w:val="22"/>
          <w:szCs w:val="22"/>
        </w:rPr>
        <w:t>less</w:t>
      </w:r>
      <w:r w:rsidRPr="00326AAB">
        <w:rPr>
          <w:spacing w:val="18"/>
          <w:sz w:val="22"/>
          <w:szCs w:val="22"/>
        </w:rPr>
        <w:t xml:space="preserve"> </w:t>
      </w:r>
      <w:r w:rsidRPr="00326AAB">
        <w:rPr>
          <w:sz w:val="22"/>
          <w:szCs w:val="22"/>
        </w:rPr>
        <w:t>than</w:t>
      </w:r>
      <w:r w:rsidRPr="00326AAB">
        <w:rPr>
          <w:spacing w:val="18"/>
          <w:sz w:val="22"/>
          <w:szCs w:val="22"/>
        </w:rPr>
        <w:t xml:space="preserve"> </w:t>
      </w:r>
      <w:r w:rsidRPr="00326AAB">
        <w:rPr>
          <w:sz w:val="22"/>
          <w:szCs w:val="22"/>
        </w:rPr>
        <w:t>60</w:t>
      </w:r>
      <w:r w:rsidRPr="00326AAB">
        <w:rPr>
          <w:spacing w:val="18"/>
          <w:sz w:val="22"/>
          <w:szCs w:val="22"/>
        </w:rPr>
        <w:t xml:space="preserve"> </w:t>
      </w:r>
      <w:r w:rsidRPr="00326AAB">
        <w:rPr>
          <w:sz w:val="22"/>
          <w:szCs w:val="22"/>
        </w:rPr>
        <w:t>ksi</w:t>
      </w:r>
      <w:r w:rsidRPr="00326AAB">
        <w:rPr>
          <w:spacing w:val="18"/>
          <w:sz w:val="22"/>
          <w:szCs w:val="22"/>
        </w:rPr>
        <w:t xml:space="preserve"> </w:t>
      </w:r>
      <w:r w:rsidRPr="00326AAB">
        <w:rPr>
          <w:sz w:val="22"/>
          <w:szCs w:val="22"/>
        </w:rPr>
        <w:t>(415 MPa). Removal of arc strikes outside of the finished weld bevel area shall be verified by visual inspection.</w:t>
      </w:r>
    </w:p>
    <w:p w14:paraId="02CCF1A4" w14:textId="2A7B0FEF" w:rsidR="00432624" w:rsidRPr="00326AAB" w:rsidRDefault="00432624" w:rsidP="00EF210A">
      <w:pPr>
        <w:pStyle w:val="BodyText"/>
        <w:spacing w:before="120" w:after="120"/>
        <w:ind w:left="1418" w:hanging="284"/>
        <w:rPr>
          <w:sz w:val="22"/>
          <w:szCs w:val="22"/>
        </w:rPr>
      </w:pPr>
      <w:r w:rsidRPr="00326AAB">
        <w:rPr>
          <w:b/>
          <w:sz w:val="22"/>
          <w:szCs w:val="22"/>
        </w:rPr>
        <w:t xml:space="preserve">11-2.3 - </w:t>
      </w:r>
      <w:r w:rsidRPr="00326AAB">
        <w:rPr>
          <w:color w:val="333333"/>
          <w:sz w:val="22"/>
          <w:szCs w:val="22"/>
        </w:rPr>
        <w:t>Etch is not required for any P-number material when the arc strike is within the PWHT soak band (i.e., within 1.5t of the toe of the weld, where "t" is the wall thickness at the weld).</w:t>
      </w:r>
    </w:p>
    <w:p w14:paraId="2C2E9C1C" w14:textId="630F387B" w:rsidR="00E854D8" w:rsidRPr="00326AAB" w:rsidRDefault="00432624" w:rsidP="00EF210A">
      <w:pPr>
        <w:pStyle w:val="BodyText"/>
        <w:spacing w:before="120" w:after="120"/>
        <w:ind w:left="1418" w:hanging="284"/>
        <w:rPr>
          <w:sz w:val="22"/>
          <w:szCs w:val="22"/>
        </w:rPr>
      </w:pPr>
      <w:r w:rsidRPr="00326AAB">
        <w:rPr>
          <w:b/>
          <w:sz w:val="22"/>
          <w:szCs w:val="22"/>
        </w:rPr>
        <w:t>11-2.4</w:t>
      </w:r>
      <w:r w:rsidRPr="00326AAB">
        <w:rPr>
          <w:b/>
          <w:spacing w:val="14"/>
          <w:sz w:val="22"/>
          <w:szCs w:val="22"/>
        </w:rPr>
        <w:t xml:space="preserve"> </w:t>
      </w:r>
      <w:r w:rsidRPr="00326AAB">
        <w:rPr>
          <w:b/>
          <w:sz w:val="22"/>
          <w:szCs w:val="22"/>
        </w:rPr>
        <w:t xml:space="preserve">- </w:t>
      </w:r>
      <w:r w:rsidRPr="00326AAB">
        <w:rPr>
          <w:color w:val="333333"/>
          <w:sz w:val="22"/>
          <w:szCs w:val="22"/>
        </w:rPr>
        <w:t>Arc</w:t>
      </w:r>
      <w:r w:rsidRPr="00326AAB">
        <w:rPr>
          <w:color w:val="333333"/>
          <w:spacing w:val="8"/>
          <w:sz w:val="22"/>
          <w:szCs w:val="22"/>
        </w:rPr>
        <w:t xml:space="preserve"> </w:t>
      </w:r>
      <w:r w:rsidRPr="00326AAB">
        <w:rPr>
          <w:color w:val="333333"/>
          <w:sz w:val="22"/>
          <w:szCs w:val="22"/>
        </w:rPr>
        <w:t>strikes</w:t>
      </w:r>
      <w:r w:rsidRPr="00326AAB">
        <w:rPr>
          <w:color w:val="333333"/>
          <w:spacing w:val="8"/>
          <w:sz w:val="22"/>
          <w:szCs w:val="22"/>
        </w:rPr>
        <w:t xml:space="preserve"> </w:t>
      </w:r>
      <w:r w:rsidRPr="00326AAB">
        <w:rPr>
          <w:color w:val="333333"/>
          <w:sz w:val="22"/>
          <w:szCs w:val="22"/>
        </w:rPr>
        <w:t>on</w:t>
      </w:r>
      <w:r w:rsidRPr="00326AAB">
        <w:rPr>
          <w:color w:val="333333"/>
          <w:spacing w:val="7"/>
          <w:sz w:val="22"/>
          <w:szCs w:val="22"/>
        </w:rPr>
        <w:t xml:space="preserve"> </w:t>
      </w:r>
      <w:r w:rsidRPr="00326AAB">
        <w:rPr>
          <w:color w:val="333333"/>
          <w:sz w:val="22"/>
          <w:szCs w:val="22"/>
        </w:rPr>
        <w:t>all</w:t>
      </w:r>
      <w:r w:rsidRPr="00326AAB">
        <w:rPr>
          <w:color w:val="333333"/>
          <w:spacing w:val="8"/>
          <w:sz w:val="22"/>
          <w:szCs w:val="22"/>
        </w:rPr>
        <w:t xml:space="preserve"> </w:t>
      </w:r>
      <w:r w:rsidRPr="00326AAB">
        <w:rPr>
          <w:color w:val="333333"/>
          <w:sz w:val="22"/>
          <w:szCs w:val="22"/>
        </w:rPr>
        <w:t>other</w:t>
      </w:r>
      <w:r w:rsidRPr="00326AAB">
        <w:rPr>
          <w:color w:val="333333"/>
          <w:spacing w:val="8"/>
          <w:sz w:val="22"/>
          <w:szCs w:val="22"/>
        </w:rPr>
        <w:t xml:space="preserve"> </w:t>
      </w:r>
      <w:r w:rsidRPr="00326AAB">
        <w:rPr>
          <w:color w:val="333333"/>
          <w:sz w:val="22"/>
          <w:szCs w:val="22"/>
        </w:rPr>
        <w:t>materials</w:t>
      </w:r>
      <w:r w:rsidRPr="00326AAB">
        <w:rPr>
          <w:color w:val="333333"/>
          <w:spacing w:val="7"/>
          <w:sz w:val="22"/>
          <w:szCs w:val="22"/>
        </w:rPr>
        <w:t xml:space="preserve"> </w:t>
      </w:r>
      <w:r w:rsidRPr="00326AAB">
        <w:rPr>
          <w:color w:val="333333"/>
          <w:sz w:val="22"/>
          <w:szCs w:val="22"/>
        </w:rPr>
        <w:t>shall</w:t>
      </w:r>
      <w:r w:rsidRPr="00326AAB">
        <w:rPr>
          <w:color w:val="333333"/>
          <w:spacing w:val="8"/>
          <w:sz w:val="22"/>
          <w:szCs w:val="22"/>
        </w:rPr>
        <w:t xml:space="preserve"> </w:t>
      </w:r>
      <w:r w:rsidRPr="00326AAB">
        <w:rPr>
          <w:color w:val="333333"/>
          <w:sz w:val="22"/>
          <w:szCs w:val="22"/>
        </w:rPr>
        <w:t>be</w:t>
      </w:r>
      <w:r w:rsidRPr="00326AAB">
        <w:rPr>
          <w:color w:val="333333"/>
          <w:spacing w:val="8"/>
          <w:sz w:val="22"/>
          <w:szCs w:val="22"/>
        </w:rPr>
        <w:t xml:space="preserve"> </w:t>
      </w:r>
      <w:r w:rsidRPr="00326AAB">
        <w:rPr>
          <w:color w:val="333333"/>
          <w:sz w:val="22"/>
          <w:szCs w:val="22"/>
        </w:rPr>
        <w:t>reviewed</w:t>
      </w:r>
      <w:r w:rsidRPr="00326AAB">
        <w:rPr>
          <w:color w:val="333333"/>
          <w:spacing w:val="8"/>
          <w:sz w:val="22"/>
          <w:szCs w:val="22"/>
        </w:rPr>
        <w:t xml:space="preserve"> </w:t>
      </w:r>
      <w:r w:rsidRPr="00326AAB">
        <w:rPr>
          <w:color w:val="333333"/>
          <w:sz w:val="22"/>
          <w:szCs w:val="22"/>
        </w:rPr>
        <w:t>by</w:t>
      </w:r>
      <w:r w:rsidRPr="00326AAB">
        <w:rPr>
          <w:color w:val="333333"/>
          <w:spacing w:val="7"/>
          <w:sz w:val="22"/>
          <w:szCs w:val="22"/>
        </w:rPr>
        <w:t xml:space="preserve"> </w:t>
      </w:r>
      <w:r w:rsidRPr="00326AAB">
        <w:rPr>
          <w:color w:val="333333"/>
          <w:sz w:val="22"/>
          <w:szCs w:val="22"/>
        </w:rPr>
        <w:t>Owner</w:t>
      </w:r>
      <w:r w:rsidRPr="00326AAB">
        <w:rPr>
          <w:color w:val="333333"/>
          <w:spacing w:val="8"/>
          <w:sz w:val="22"/>
          <w:szCs w:val="22"/>
        </w:rPr>
        <w:t xml:space="preserve"> </w:t>
      </w:r>
      <w:r w:rsidRPr="00326AAB">
        <w:rPr>
          <w:color w:val="333333"/>
          <w:sz w:val="22"/>
          <w:szCs w:val="22"/>
        </w:rPr>
        <w:t>prior</w:t>
      </w:r>
      <w:r w:rsidRPr="00326AAB">
        <w:rPr>
          <w:color w:val="333333"/>
          <w:spacing w:val="8"/>
          <w:sz w:val="22"/>
          <w:szCs w:val="22"/>
        </w:rPr>
        <w:t xml:space="preserve"> </w:t>
      </w:r>
      <w:r w:rsidRPr="00326AAB">
        <w:rPr>
          <w:color w:val="333333"/>
          <w:sz w:val="22"/>
          <w:szCs w:val="22"/>
        </w:rPr>
        <w:t>to</w:t>
      </w:r>
      <w:r w:rsidRPr="00326AAB">
        <w:rPr>
          <w:color w:val="333333"/>
          <w:spacing w:val="8"/>
          <w:sz w:val="22"/>
          <w:szCs w:val="22"/>
        </w:rPr>
        <w:t xml:space="preserve"> </w:t>
      </w:r>
      <w:r w:rsidRPr="00326AAB">
        <w:rPr>
          <w:color w:val="333333"/>
          <w:sz w:val="22"/>
          <w:szCs w:val="22"/>
        </w:rPr>
        <w:t>remediation</w:t>
      </w:r>
      <w:r w:rsidRPr="00326AAB">
        <w:rPr>
          <w:color w:val="333333"/>
          <w:spacing w:val="7"/>
          <w:sz w:val="22"/>
          <w:szCs w:val="22"/>
        </w:rPr>
        <w:t xml:space="preserve"> </w:t>
      </w:r>
      <w:r w:rsidRPr="00326AAB">
        <w:rPr>
          <w:color w:val="333333"/>
          <w:sz w:val="22"/>
          <w:szCs w:val="22"/>
        </w:rPr>
        <w:t>and</w:t>
      </w:r>
      <w:r w:rsidRPr="00326AAB">
        <w:rPr>
          <w:color w:val="333333"/>
          <w:spacing w:val="8"/>
          <w:sz w:val="22"/>
          <w:szCs w:val="22"/>
        </w:rPr>
        <w:t xml:space="preserve"> </w:t>
      </w:r>
      <w:r w:rsidRPr="00326AAB">
        <w:rPr>
          <w:color w:val="333333"/>
          <w:spacing w:val="-2"/>
          <w:sz w:val="22"/>
          <w:szCs w:val="22"/>
        </w:rPr>
        <w:t>acceptance.</w:t>
      </w:r>
    </w:p>
    <w:p w14:paraId="7DA6F5AA" w14:textId="3093DB2A" w:rsidR="00432624" w:rsidRPr="00557819" w:rsidRDefault="00432624" w:rsidP="00B50C98">
      <w:pPr>
        <w:pStyle w:val="ListParagraph"/>
        <w:numPr>
          <w:ilvl w:val="1"/>
          <w:numId w:val="32"/>
        </w:numPr>
        <w:spacing w:before="120" w:after="120"/>
        <w:ind w:left="1134" w:hanging="425"/>
        <w:rPr>
          <w:color w:val="333333"/>
        </w:rPr>
      </w:pPr>
      <w:r w:rsidRPr="00557819">
        <w:rPr>
          <w:b/>
        </w:rPr>
        <w:t xml:space="preserve">- </w:t>
      </w:r>
      <w:r w:rsidRPr="00557819">
        <w:rPr>
          <w:color w:val="333333"/>
        </w:rPr>
        <w:t>If grinding reduces thickness to less than minimum wall thickness (t</w:t>
      </w:r>
      <w:r w:rsidR="00493F0E" w:rsidRPr="00557819">
        <w:rPr>
          <w:color w:val="333333"/>
        </w:rPr>
        <w:t xml:space="preserve"> </w:t>
      </w:r>
      <w:r w:rsidRPr="00557819">
        <w:rPr>
          <w:color w:val="333333"/>
        </w:rPr>
        <w:t>min) plus any specified corrosion/erosion allowance, the affected pipe shall be cut out and replaced by a section of pipe no less than 2 feet (610 mm) in length</w:t>
      </w:r>
      <w:r w:rsidRPr="00557819">
        <w:rPr>
          <w:color w:val="333333"/>
          <w:spacing w:val="40"/>
        </w:rPr>
        <w:t xml:space="preserve"> </w:t>
      </w:r>
      <w:r w:rsidRPr="00557819">
        <w:rPr>
          <w:color w:val="333333"/>
        </w:rPr>
        <w:t>(including fittings).</w:t>
      </w:r>
    </w:p>
    <w:p w14:paraId="7EB9CB9D" w14:textId="4F86DB52" w:rsidR="00CF6CB1" w:rsidRPr="00557819" w:rsidRDefault="00CF6CB1" w:rsidP="00B50C98">
      <w:pPr>
        <w:pStyle w:val="ListParagraph"/>
        <w:numPr>
          <w:ilvl w:val="1"/>
          <w:numId w:val="32"/>
        </w:numPr>
        <w:spacing w:before="120" w:after="120"/>
        <w:ind w:left="1134" w:hanging="425"/>
        <w:rPr>
          <w:color w:val="333333"/>
        </w:rPr>
      </w:pPr>
      <w:r w:rsidRPr="00557819">
        <w:rPr>
          <w:b/>
          <w:color w:val="333333"/>
        </w:rPr>
        <w:t xml:space="preserve">- </w:t>
      </w:r>
      <w:r w:rsidRPr="00557819">
        <w:rPr>
          <w:color w:val="333333"/>
        </w:rPr>
        <w:t>Vertical welding shall be uphill progression only except as permitted for short-circuit gas metal arc welding (GMAW-S)</w:t>
      </w:r>
      <w:r w:rsidR="00115609" w:rsidRPr="00557819">
        <w:rPr>
          <w:color w:val="333333"/>
        </w:rPr>
        <w:t xml:space="preserve"> </w:t>
      </w:r>
      <w:r w:rsidRPr="00557819">
        <w:rPr>
          <w:color w:val="333333"/>
        </w:rPr>
        <w:t xml:space="preserve">root pass in item </w:t>
      </w:r>
      <w:hyperlink w:anchor="_bookmark35" w:history="1">
        <w:r w:rsidRPr="00326AAB">
          <w:rPr>
            <w:rStyle w:val="Hyperlink"/>
          </w:rPr>
          <w:t>12-1.3.2</w:t>
        </w:r>
      </w:hyperlink>
      <w:r w:rsidRPr="00557819">
        <w:rPr>
          <w:color w:val="333333"/>
        </w:rPr>
        <w:t xml:space="preserve"> and CuNi alloys in item </w:t>
      </w:r>
      <w:hyperlink w:anchor="_bookmark47" w:history="1">
        <w:r w:rsidRPr="00326AAB">
          <w:rPr>
            <w:rStyle w:val="Hyperlink"/>
          </w:rPr>
          <w:t>17-2</w:t>
        </w:r>
      </w:hyperlink>
      <w:r w:rsidRPr="00557819">
        <w:rPr>
          <w:color w:val="333333"/>
        </w:rPr>
        <w:t>.</w:t>
      </w:r>
    </w:p>
    <w:p w14:paraId="04917390" w14:textId="31650FD0" w:rsidR="00CF6CB1" w:rsidRPr="00326AAB" w:rsidRDefault="00CF6CB1" w:rsidP="00B50C98">
      <w:pPr>
        <w:pStyle w:val="ListParagraph"/>
        <w:numPr>
          <w:ilvl w:val="1"/>
          <w:numId w:val="32"/>
        </w:numPr>
        <w:spacing w:before="120" w:after="120"/>
        <w:ind w:left="1134" w:hanging="425"/>
        <w:rPr>
          <w:color w:val="333333"/>
        </w:rPr>
      </w:pPr>
      <w:r w:rsidRPr="00326AAB">
        <w:rPr>
          <w:b/>
          <w:color w:val="333333"/>
        </w:rPr>
        <w:t xml:space="preserve">- </w:t>
      </w:r>
      <w:r w:rsidRPr="00326AAB">
        <w:rPr>
          <w:color w:val="333333"/>
        </w:rPr>
        <w:t>Pressure retaining groove welds shall be full penetration and two layers minimum.</w:t>
      </w:r>
    </w:p>
    <w:p w14:paraId="4728A9C4" w14:textId="3E5BA52D" w:rsidR="00CF6CB1" w:rsidRPr="00326AAB" w:rsidRDefault="00CF6CB1" w:rsidP="00B50C98">
      <w:pPr>
        <w:pStyle w:val="ListParagraph"/>
        <w:numPr>
          <w:ilvl w:val="1"/>
          <w:numId w:val="32"/>
        </w:numPr>
        <w:spacing w:before="120" w:after="120"/>
        <w:ind w:left="1134" w:hanging="425"/>
        <w:rPr>
          <w:color w:val="333333"/>
        </w:rPr>
      </w:pPr>
      <w:r w:rsidRPr="00326AAB">
        <w:rPr>
          <w:b/>
          <w:color w:val="333333"/>
        </w:rPr>
        <w:t xml:space="preserve">- </w:t>
      </w:r>
      <w:r w:rsidRPr="00326AAB">
        <w:rPr>
          <w:color w:val="333333"/>
        </w:rPr>
        <w:t>Pressure retaining fillet welds, including socket welds, shall be two passes minimum.</w:t>
      </w:r>
    </w:p>
    <w:p w14:paraId="7E05A754" w14:textId="1E8A6E46" w:rsidR="00CF6CB1" w:rsidRPr="00557819" w:rsidRDefault="00CF6CB1" w:rsidP="00B50C98">
      <w:pPr>
        <w:pStyle w:val="ListParagraph"/>
        <w:numPr>
          <w:ilvl w:val="1"/>
          <w:numId w:val="32"/>
        </w:numPr>
        <w:spacing w:before="120" w:after="120"/>
        <w:ind w:left="1134" w:hanging="425"/>
        <w:rPr>
          <w:color w:val="333333"/>
        </w:rPr>
      </w:pPr>
      <w:r w:rsidRPr="00557819">
        <w:rPr>
          <w:b/>
          <w:color w:val="333333"/>
        </w:rPr>
        <w:t xml:space="preserve">- </w:t>
      </w:r>
      <w:r w:rsidRPr="00557819">
        <w:rPr>
          <w:color w:val="333333"/>
        </w:rPr>
        <w:t>Backing strips are not permitted for pressure retaining welds except for the long seam during installation of split component encapsulations (e.g., hot tap fittings).</w:t>
      </w:r>
    </w:p>
    <w:p w14:paraId="39F14DA2" w14:textId="6D3E00DA" w:rsidR="00CF6CB1" w:rsidRPr="00557819" w:rsidRDefault="00CF6CB1" w:rsidP="00B50C98">
      <w:pPr>
        <w:pStyle w:val="ListParagraph"/>
        <w:numPr>
          <w:ilvl w:val="1"/>
          <w:numId w:val="32"/>
        </w:numPr>
        <w:spacing w:before="120" w:after="120"/>
        <w:ind w:left="1134" w:hanging="425"/>
        <w:rPr>
          <w:color w:val="333333"/>
        </w:rPr>
      </w:pPr>
      <w:r w:rsidRPr="00557819">
        <w:rPr>
          <w:b/>
          <w:color w:val="333333"/>
        </w:rPr>
        <w:t xml:space="preserve">- </w:t>
      </w:r>
      <w:r w:rsidRPr="00557819">
        <w:rPr>
          <w:color w:val="333333"/>
        </w:rPr>
        <w:t>Root gap inserts (consumable inserts per SFA-5.30) that are completely melted and fused in the weld bead shall be acceptable provided that they have the same nominal composition as the filler metal.</w:t>
      </w:r>
    </w:p>
    <w:p w14:paraId="793C0D19" w14:textId="77777777" w:rsidR="00CF6CB1" w:rsidRPr="00326AAB" w:rsidRDefault="00CF6CB1" w:rsidP="00B50C98">
      <w:pPr>
        <w:pStyle w:val="ListParagraph"/>
        <w:numPr>
          <w:ilvl w:val="1"/>
          <w:numId w:val="32"/>
        </w:numPr>
        <w:spacing w:before="120" w:after="120"/>
        <w:ind w:left="1134" w:hanging="425"/>
        <w:rPr>
          <w:color w:val="333333"/>
        </w:rPr>
      </w:pPr>
      <w:r w:rsidRPr="00326AAB">
        <w:rPr>
          <w:b/>
          <w:color w:val="333333"/>
        </w:rPr>
        <w:t xml:space="preserve">- </w:t>
      </w:r>
      <w:r w:rsidRPr="00326AAB">
        <w:rPr>
          <w:color w:val="333333"/>
        </w:rPr>
        <w:t>Peening of welds shall not be permitted.</w:t>
      </w:r>
    </w:p>
    <w:p w14:paraId="2AFE2034" w14:textId="125EC3BD" w:rsidR="00D47C2A" w:rsidRPr="00B50C98" w:rsidRDefault="00D47C2A" w:rsidP="00B50C98">
      <w:pPr>
        <w:pStyle w:val="ListParagraph"/>
        <w:numPr>
          <w:ilvl w:val="1"/>
          <w:numId w:val="32"/>
        </w:numPr>
        <w:tabs>
          <w:tab w:val="left" w:pos="727"/>
        </w:tabs>
        <w:spacing w:before="120" w:after="120"/>
        <w:ind w:left="1134" w:hanging="425"/>
      </w:pPr>
      <w:r w:rsidRPr="00557819">
        <w:rPr>
          <w:b/>
        </w:rPr>
        <w:t xml:space="preserve">- </w:t>
      </w:r>
      <w:r w:rsidRPr="00326AAB">
        <w:t>At a minimum, for welds not completed in a continuous manner before suspension of welding, the root pass, hot pass, and first fill pass shall be completed before stopping. Interruption in welding or preheat maintenance when</w:t>
      </w:r>
      <w:r w:rsidRPr="00557819">
        <w:rPr>
          <w:spacing w:val="40"/>
        </w:rPr>
        <w:t xml:space="preserve"> </w:t>
      </w:r>
      <w:r w:rsidRPr="00326AAB">
        <w:t xml:space="preserve">required shall be addressed as described in Section </w:t>
      </w:r>
      <w:hyperlink w:anchor="_bookmark59" w:history="1">
        <w:r w:rsidRPr="00557819">
          <w:rPr>
            <w:u w:val="single"/>
          </w:rPr>
          <w:t>21</w:t>
        </w:r>
      </w:hyperlink>
      <w:r w:rsidRPr="00326AAB">
        <w:t>.</w:t>
      </w:r>
    </w:p>
    <w:p w14:paraId="72263178" w14:textId="79DC3910" w:rsidR="00D47C2A" w:rsidRPr="00326AAB" w:rsidRDefault="00D47C2A" w:rsidP="00B50C98">
      <w:pPr>
        <w:pStyle w:val="ListParagraph"/>
        <w:numPr>
          <w:ilvl w:val="1"/>
          <w:numId w:val="32"/>
        </w:numPr>
        <w:tabs>
          <w:tab w:val="left" w:pos="727"/>
        </w:tabs>
        <w:spacing w:before="120" w:after="120"/>
        <w:ind w:left="1134" w:hanging="425"/>
      </w:pPr>
      <w:r w:rsidRPr="00B50C98">
        <w:rPr>
          <w:b/>
        </w:rPr>
        <w:t xml:space="preserve">- </w:t>
      </w:r>
      <w:r w:rsidRPr="00B50C98">
        <w:rPr>
          <w:color w:val="333333"/>
        </w:rPr>
        <w:t>Upon completion of welding and prior to inspection, excess weld-metal, slag, spatter, and other foreign</w:t>
      </w:r>
      <w:r w:rsidRPr="00B50C98">
        <w:rPr>
          <w:color w:val="333333"/>
          <w:spacing w:val="40"/>
        </w:rPr>
        <w:t xml:space="preserve"> </w:t>
      </w:r>
      <w:r w:rsidRPr="00B50C98">
        <w:rPr>
          <w:color w:val="333333"/>
        </w:rPr>
        <w:t>material shall be removed.</w:t>
      </w:r>
    </w:p>
    <w:p w14:paraId="707344DF" w14:textId="6F5AA669" w:rsidR="00D47C2A" w:rsidRPr="00326AAB" w:rsidRDefault="00D47C2A" w:rsidP="00B50C98">
      <w:pPr>
        <w:pStyle w:val="ListParagraph"/>
        <w:numPr>
          <w:ilvl w:val="1"/>
          <w:numId w:val="32"/>
        </w:numPr>
        <w:tabs>
          <w:tab w:val="left" w:pos="727"/>
        </w:tabs>
        <w:spacing w:before="120" w:after="120"/>
        <w:ind w:left="1134" w:hanging="425"/>
      </w:pPr>
      <w:r w:rsidRPr="00326AAB">
        <w:rPr>
          <w:b/>
        </w:rPr>
        <w:t>-</w:t>
      </w:r>
      <w:r w:rsidRPr="00326AAB">
        <w:rPr>
          <w:b/>
          <w:spacing w:val="1"/>
        </w:rPr>
        <w:t xml:space="preserve"> </w:t>
      </w:r>
      <w:r w:rsidRPr="00326AAB">
        <w:rPr>
          <w:color w:val="333333"/>
        </w:rPr>
        <w:t>Post</w:t>
      </w:r>
      <w:r w:rsidRPr="00326AAB">
        <w:rPr>
          <w:color w:val="333333"/>
          <w:spacing w:val="8"/>
        </w:rPr>
        <w:t xml:space="preserve"> </w:t>
      </w:r>
      <w:r w:rsidRPr="00326AAB">
        <w:rPr>
          <w:color w:val="333333"/>
        </w:rPr>
        <w:t>weld</w:t>
      </w:r>
      <w:r w:rsidRPr="00326AAB">
        <w:rPr>
          <w:color w:val="333333"/>
          <w:spacing w:val="9"/>
        </w:rPr>
        <w:t xml:space="preserve"> </w:t>
      </w:r>
      <w:r w:rsidRPr="00326AAB">
        <w:rPr>
          <w:color w:val="333333"/>
        </w:rPr>
        <w:t>heat</w:t>
      </w:r>
      <w:r w:rsidRPr="00326AAB">
        <w:rPr>
          <w:color w:val="333333"/>
          <w:spacing w:val="8"/>
        </w:rPr>
        <w:t xml:space="preserve"> </w:t>
      </w:r>
      <w:r w:rsidRPr="00326AAB">
        <w:rPr>
          <w:color w:val="333333"/>
        </w:rPr>
        <w:t>treatment</w:t>
      </w:r>
      <w:r w:rsidRPr="00326AAB">
        <w:rPr>
          <w:color w:val="333333"/>
          <w:spacing w:val="9"/>
        </w:rPr>
        <w:t xml:space="preserve"> </w:t>
      </w:r>
      <w:r w:rsidRPr="00326AAB">
        <w:rPr>
          <w:color w:val="333333"/>
        </w:rPr>
        <w:t>(PWHT)</w:t>
      </w:r>
      <w:r w:rsidRPr="00326AAB">
        <w:rPr>
          <w:color w:val="333333"/>
          <w:spacing w:val="9"/>
        </w:rPr>
        <w:t xml:space="preserve"> </w:t>
      </w:r>
      <w:r w:rsidRPr="00326AAB">
        <w:rPr>
          <w:color w:val="333333"/>
        </w:rPr>
        <w:t>shall</w:t>
      </w:r>
      <w:r w:rsidRPr="00326AAB">
        <w:rPr>
          <w:color w:val="333333"/>
          <w:spacing w:val="8"/>
        </w:rPr>
        <w:t xml:space="preserve"> </w:t>
      </w:r>
      <w:r w:rsidRPr="00326AAB">
        <w:rPr>
          <w:color w:val="333333"/>
        </w:rPr>
        <w:t>be</w:t>
      </w:r>
      <w:r w:rsidRPr="00326AAB">
        <w:rPr>
          <w:color w:val="333333"/>
          <w:spacing w:val="9"/>
        </w:rPr>
        <w:t xml:space="preserve"> </w:t>
      </w:r>
      <w:r w:rsidRPr="00326AAB">
        <w:rPr>
          <w:color w:val="333333"/>
        </w:rPr>
        <w:t>conducted</w:t>
      </w:r>
      <w:r w:rsidRPr="00326AAB">
        <w:rPr>
          <w:color w:val="333333"/>
          <w:spacing w:val="8"/>
        </w:rPr>
        <w:t xml:space="preserve"> </w:t>
      </w:r>
      <w:r w:rsidRPr="00326AAB">
        <w:rPr>
          <w:color w:val="333333"/>
        </w:rPr>
        <w:t>in</w:t>
      </w:r>
      <w:r w:rsidRPr="00326AAB">
        <w:rPr>
          <w:color w:val="333333"/>
          <w:spacing w:val="9"/>
        </w:rPr>
        <w:t xml:space="preserve"> </w:t>
      </w:r>
      <w:r w:rsidRPr="00326AAB">
        <w:rPr>
          <w:color w:val="333333"/>
        </w:rPr>
        <w:t>accordance</w:t>
      </w:r>
      <w:r w:rsidRPr="00326AAB">
        <w:rPr>
          <w:color w:val="333333"/>
          <w:spacing w:val="8"/>
        </w:rPr>
        <w:t xml:space="preserve"> </w:t>
      </w:r>
      <w:r w:rsidRPr="00326AAB">
        <w:rPr>
          <w:color w:val="333333"/>
        </w:rPr>
        <w:t>with</w:t>
      </w:r>
      <w:r w:rsidRPr="00326AAB">
        <w:rPr>
          <w:color w:val="333333"/>
          <w:spacing w:val="9"/>
        </w:rPr>
        <w:t xml:space="preserve"> </w:t>
      </w:r>
      <w:r w:rsidRPr="00326AAB">
        <w:rPr>
          <w:color w:val="333333"/>
        </w:rPr>
        <w:t>Section</w:t>
      </w:r>
      <w:r w:rsidRPr="00326AAB">
        <w:rPr>
          <w:color w:val="333333"/>
          <w:spacing w:val="8"/>
        </w:rPr>
        <w:t xml:space="preserve"> </w:t>
      </w:r>
      <w:hyperlink w:anchor="_bookmark67" w:history="1">
        <w:r w:rsidRPr="00326AAB">
          <w:rPr>
            <w:spacing w:val="-5"/>
            <w:u w:val="single"/>
          </w:rPr>
          <w:t>22</w:t>
        </w:r>
      </w:hyperlink>
      <w:r w:rsidRPr="00326AAB">
        <w:rPr>
          <w:color w:val="333333"/>
          <w:spacing w:val="-5"/>
        </w:rPr>
        <w:t>.</w:t>
      </w:r>
    </w:p>
    <w:p w14:paraId="7AE7DC6C" w14:textId="157C3B56" w:rsidR="00D47C2A" w:rsidRPr="00326AAB" w:rsidRDefault="00D47C2A" w:rsidP="00EF210A">
      <w:pPr>
        <w:pStyle w:val="BodyText"/>
        <w:spacing w:before="120" w:after="120"/>
        <w:ind w:left="1418" w:hanging="284"/>
        <w:rPr>
          <w:sz w:val="22"/>
          <w:szCs w:val="22"/>
        </w:rPr>
      </w:pPr>
      <w:r w:rsidRPr="00326AAB">
        <w:rPr>
          <w:b/>
          <w:sz w:val="22"/>
          <w:szCs w:val="22"/>
        </w:rPr>
        <w:t>11-12.1</w:t>
      </w:r>
      <w:r w:rsidRPr="00326AAB">
        <w:rPr>
          <w:b/>
          <w:spacing w:val="1"/>
          <w:sz w:val="22"/>
          <w:szCs w:val="22"/>
        </w:rPr>
        <w:t xml:space="preserve"> </w:t>
      </w:r>
      <w:r w:rsidRPr="00326AAB">
        <w:rPr>
          <w:b/>
          <w:sz w:val="22"/>
          <w:szCs w:val="22"/>
        </w:rPr>
        <w:t>-</w:t>
      </w:r>
      <w:r w:rsidRPr="00326AAB">
        <w:rPr>
          <w:b/>
          <w:spacing w:val="1"/>
          <w:sz w:val="22"/>
          <w:szCs w:val="22"/>
        </w:rPr>
        <w:t xml:space="preserve"> </w:t>
      </w:r>
      <w:r w:rsidRPr="00326AAB">
        <w:rPr>
          <w:color w:val="333333"/>
          <w:sz w:val="22"/>
          <w:szCs w:val="22"/>
        </w:rPr>
        <w:t>Welding</w:t>
      </w:r>
      <w:r w:rsidRPr="00326AAB">
        <w:rPr>
          <w:color w:val="333333"/>
          <w:spacing w:val="9"/>
          <w:sz w:val="22"/>
          <w:szCs w:val="22"/>
        </w:rPr>
        <w:t xml:space="preserve"> </w:t>
      </w:r>
      <w:r w:rsidRPr="00326AAB">
        <w:rPr>
          <w:color w:val="333333"/>
          <w:sz w:val="22"/>
          <w:szCs w:val="22"/>
        </w:rPr>
        <w:t>shall</w:t>
      </w:r>
      <w:r w:rsidRPr="00326AAB">
        <w:rPr>
          <w:color w:val="333333"/>
          <w:spacing w:val="9"/>
          <w:sz w:val="22"/>
          <w:szCs w:val="22"/>
        </w:rPr>
        <w:t xml:space="preserve"> </w:t>
      </w:r>
      <w:r w:rsidRPr="00326AAB">
        <w:rPr>
          <w:color w:val="333333"/>
          <w:sz w:val="22"/>
          <w:szCs w:val="22"/>
        </w:rPr>
        <w:t>not</w:t>
      </w:r>
      <w:r w:rsidRPr="00326AAB">
        <w:rPr>
          <w:color w:val="333333"/>
          <w:spacing w:val="8"/>
          <w:sz w:val="22"/>
          <w:szCs w:val="22"/>
        </w:rPr>
        <w:t xml:space="preserve"> </w:t>
      </w:r>
      <w:r w:rsidRPr="00326AAB">
        <w:rPr>
          <w:color w:val="333333"/>
          <w:sz w:val="22"/>
          <w:szCs w:val="22"/>
        </w:rPr>
        <w:t>be</w:t>
      </w:r>
      <w:r w:rsidRPr="00326AAB">
        <w:rPr>
          <w:color w:val="333333"/>
          <w:spacing w:val="9"/>
          <w:sz w:val="22"/>
          <w:szCs w:val="22"/>
        </w:rPr>
        <w:t xml:space="preserve"> </w:t>
      </w:r>
      <w:r w:rsidRPr="00326AAB">
        <w:rPr>
          <w:color w:val="333333"/>
          <w:sz w:val="22"/>
          <w:szCs w:val="22"/>
        </w:rPr>
        <w:t>permitted</w:t>
      </w:r>
      <w:r w:rsidRPr="00326AAB">
        <w:rPr>
          <w:color w:val="333333"/>
          <w:spacing w:val="9"/>
          <w:sz w:val="22"/>
          <w:szCs w:val="22"/>
        </w:rPr>
        <w:t xml:space="preserve"> </w:t>
      </w:r>
      <w:r w:rsidRPr="00326AAB">
        <w:rPr>
          <w:color w:val="333333"/>
          <w:sz w:val="22"/>
          <w:szCs w:val="22"/>
        </w:rPr>
        <w:t>after</w:t>
      </w:r>
      <w:r w:rsidRPr="00326AAB">
        <w:rPr>
          <w:color w:val="333333"/>
          <w:spacing w:val="8"/>
          <w:sz w:val="22"/>
          <w:szCs w:val="22"/>
        </w:rPr>
        <w:t xml:space="preserve"> </w:t>
      </w:r>
      <w:r w:rsidRPr="00326AAB">
        <w:rPr>
          <w:color w:val="333333"/>
          <w:sz w:val="22"/>
          <w:szCs w:val="22"/>
        </w:rPr>
        <w:t>PWHT</w:t>
      </w:r>
      <w:r w:rsidRPr="00326AAB">
        <w:rPr>
          <w:color w:val="333333"/>
          <w:spacing w:val="9"/>
          <w:sz w:val="22"/>
          <w:szCs w:val="22"/>
        </w:rPr>
        <w:t xml:space="preserve"> </w:t>
      </w:r>
      <w:r w:rsidRPr="00326AAB">
        <w:rPr>
          <w:color w:val="333333"/>
          <w:sz w:val="22"/>
          <w:szCs w:val="22"/>
        </w:rPr>
        <w:t>without</w:t>
      </w:r>
      <w:r w:rsidRPr="00326AAB">
        <w:rPr>
          <w:color w:val="333333"/>
          <w:spacing w:val="8"/>
          <w:sz w:val="22"/>
          <w:szCs w:val="22"/>
        </w:rPr>
        <w:t xml:space="preserve"> </w:t>
      </w:r>
      <w:r w:rsidRPr="00326AAB">
        <w:rPr>
          <w:color w:val="333333"/>
          <w:sz w:val="22"/>
          <w:szCs w:val="22"/>
        </w:rPr>
        <w:t>Purchaser’s</w:t>
      </w:r>
      <w:r w:rsidRPr="00326AAB">
        <w:rPr>
          <w:color w:val="333333"/>
          <w:spacing w:val="9"/>
          <w:sz w:val="22"/>
          <w:szCs w:val="22"/>
        </w:rPr>
        <w:t xml:space="preserve"> </w:t>
      </w:r>
      <w:r w:rsidRPr="00326AAB">
        <w:rPr>
          <w:color w:val="333333"/>
          <w:spacing w:val="-2"/>
          <w:sz w:val="22"/>
          <w:szCs w:val="22"/>
        </w:rPr>
        <w:t>acceptance.</w:t>
      </w:r>
    </w:p>
    <w:p w14:paraId="2C000F60" w14:textId="4D0372BE" w:rsidR="00D47C2A" w:rsidRPr="00326AAB" w:rsidRDefault="00D47C2A" w:rsidP="00EF210A">
      <w:pPr>
        <w:pStyle w:val="BodyText"/>
        <w:spacing w:before="120" w:after="120"/>
        <w:ind w:left="1418" w:hanging="284"/>
        <w:rPr>
          <w:sz w:val="22"/>
          <w:szCs w:val="22"/>
        </w:rPr>
      </w:pPr>
      <w:r w:rsidRPr="00326AAB">
        <w:rPr>
          <w:b/>
          <w:sz w:val="22"/>
          <w:szCs w:val="22"/>
        </w:rPr>
        <w:t xml:space="preserve">11-12.2 - </w:t>
      </w:r>
      <w:r w:rsidRPr="00326AAB">
        <w:rPr>
          <w:color w:val="333333"/>
          <w:sz w:val="22"/>
          <w:szCs w:val="22"/>
        </w:rPr>
        <w:t>When PWHT is required, it shall be specified on the welding procedure specification (WPS) and supported</w:t>
      </w:r>
      <w:r w:rsidRPr="00326AAB">
        <w:rPr>
          <w:color w:val="333333"/>
          <w:spacing w:val="40"/>
          <w:sz w:val="22"/>
          <w:szCs w:val="22"/>
        </w:rPr>
        <w:t xml:space="preserve"> </w:t>
      </w:r>
      <w:r w:rsidRPr="00326AAB">
        <w:rPr>
          <w:color w:val="333333"/>
          <w:sz w:val="22"/>
          <w:szCs w:val="22"/>
        </w:rPr>
        <w:t>by</w:t>
      </w:r>
      <w:r w:rsidRPr="00326AAB">
        <w:rPr>
          <w:color w:val="333333"/>
          <w:spacing w:val="34"/>
          <w:sz w:val="22"/>
          <w:szCs w:val="22"/>
        </w:rPr>
        <w:t xml:space="preserve"> </w:t>
      </w:r>
      <w:r w:rsidRPr="00326AAB">
        <w:rPr>
          <w:color w:val="333333"/>
          <w:sz w:val="22"/>
          <w:szCs w:val="22"/>
        </w:rPr>
        <w:t>procedure</w:t>
      </w:r>
      <w:r w:rsidRPr="00326AAB">
        <w:rPr>
          <w:color w:val="333333"/>
          <w:spacing w:val="23"/>
          <w:sz w:val="22"/>
          <w:szCs w:val="22"/>
        </w:rPr>
        <w:t xml:space="preserve"> </w:t>
      </w:r>
      <w:r w:rsidRPr="00326AAB">
        <w:rPr>
          <w:color w:val="333333"/>
          <w:sz w:val="22"/>
          <w:szCs w:val="22"/>
        </w:rPr>
        <w:t>qualification</w:t>
      </w:r>
      <w:r w:rsidRPr="00326AAB">
        <w:rPr>
          <w:color w:val="333333"/>
          <w:spacing w:val="23"/>
          <w:sz w:val="22"/>
          <w:szCs w:val="22"/>
        </w:rPr>
        <w:t xml:space="preserve"> </w:t>
      </w:r>
      <w:r w:rsidRPr="00326AAB">
        <w:rPr>
          <w:color w:val="333333"/>
          <w:sz w:val="22"/>
          <w:szCs w:val="22"/>
        </w:rPr>
        <w:t>record(s)</w:t>
      </w:r>
      <w:r w:rsidRPr="00326AAB">
        <w:rPr>
          <w:color w:val="333333"/>
          <w:spacing w:val="23"/>
          <w:sz w:val="22"/>
          <w:szCs w:val="22"/>
        </w:rPr>
        <w:t xml:space="preserve"> </w:t>
      </w:r>
      <w:r w:rsidRPr="00326AAB">
        <w:rPr>
          <w:color w:val="333333"/>
          <w:sz w:val="22"/>
          <w:szCs w:val="22"/>
        </w:rPr>
        <w:t>(PQR)</w:t>
      </w:r>
      <w:r w:rsidRPr="00326AAB">
        <w:rPr>
          <w:color w:val="333333"/>
          <w:spacing w:val="23"/>
          <w:sz w:val="22"/>
          <w:szCs w:val="22"/>
        </w:rPr>
        <w:t xml:space="preserve"> </w:t>
      </w:r>
      <w:r w:rsidRPr="00326AAB">
        <w:rPr>
          <w:color w:val="333333"/>
          <w:sz w:val="22"/>
          <w:szCs w:val="22"/>
        </w:rPr>
        <w:t>that</w:t>
      </w:r>
      <w:r w:rsidRPr="00326AAB">
        <w:rPr>
          <w:color w:val="333333"/>
          <w:spacing w:val="23"/>
          <w:sz w:val="22"/>
          <w:szCs w:val="22"/>
        </w:rPr>
        <w:t xml:space="preserve"> </w:t>
      </w:r>
      <w:r w:rsidRPr="00326AAB">
        <w:rPr>
          <w:color w:val="333333"/>
          <w:sz w:val="22"/>
          <w:szCs w:val="22"/>
        </w:rPr>
        <w:t>were</w:t>
      </w:r>
      <w:r w:rsidRPr="00326AAB">
        <w:rPr>
          <w:color w:val="333333"/>
          <w:spacing w:val="23"/>
          <w:sz w:val="22"/>
          <w:szCs w:val="22"/>
        </w:rPr>
        <w:t xml:space="preserve"> </w:t>
      </w:r>
      <w:r w:rsidRPr="00326AAB">
        <w:rPr>
          <w:color w:val="333333"/>
          <w:sz w:val="22"/>
          <w:szCs w:val="22"/>
        </w:rPr>
        <w:t>qualified</w:t>
      </w:r>
      <w:r w:rsidRPr="00326AAB">
        <w:rPr>
          <w:color w:val="333333"/>
          <w:spacing w:val="23"/>
          <w:sz w:val="22"/>
          <w:szCs w:val="22"/>
        </w:rPr>
        <w:t xml:space="preserve"> </w:t>
      </w:r>
      <w:r w:rsidRPr="00326AAB">
        <w:rPr>
          <w:color w:val="333333"/>
          <w:sz w:val="22"/>
          <w:szCs w:val="22"/>
        </w:rPr>
        <w:t>in</w:t>
      </w:r>
      <w:r w:rsidRPr="00326AAB">
        <w:rPr>
          <w:color w:val="333333"/>
          <w:spacing w:val="23"/>
          <w:sz w:val="22"/>
          <w:szCs w:val="22"/>
        </w:rPr>
        <w:t xml:space="preserve"> </w:t>
      </w:r>
      <w:r w:rsidRPr="00326AAB">
        <w:rPr>
          <w:color w:val="333333"/>
          <w:sz w:val="22"/>
          <w:szCs w:val="22"/>
        </w:rPr>
        <w:t>accordance</w:t>
      </w:r>
      <w:r w:rsidRPr="00326AAB">
        <w:rPr>
          <w:color w:val="333333"/>
          <w:spacing w:val="23"/>
          <w:sz w:val="22"/>
          <w:szCs w:val="22"/>
        </w:rPr>
        <w:t xml:space="preserve"> </w:t>
      </w:r>
      <w:r w:rsidRPr="00326AAB">
        <w:rPr>
          <w:color w:val="333333"/>
          <w:sz w:val="22"/>
          <w:szCs w:val="22"/>
        </w:rPr>
        <w:t>with</w:t>
      </w:r>
      <w:r w:rsidRPr="00326AAB">
        <w:rPr>
          <w:color w:val="333333"/>
          <w:spacing w:val="23"/>
          <w:sz w:val="22"/>
          <w:szCs w:val="22"/>
        </w:rPr>
        <w:t xml:space="preserve"> </w:t>
      </w:r>
      <w:r w:rsidRPr="00326AAB">
        <w:rPr>
          <w:color w:val="333333"/>
          <w:sz w:val="22"/>
          <w:szCs w:val="22"/>
        </w:rPr>
        <w:t>the</w:t>
      </w:r>
      <w:r w:rsidRPr="00326AAB">
        <w:rPr>
          <w:color w:val="333333"/>
          <w:spacing w:val="23"/>
          <w:sz w:val="22"/>
          <w:szCs w:val="22"/>
        </w:rPr>
        <w:t xml:space="preserve"> </w:t>
      </w:r>
      <w:r w:rsidRPr="00326AAB">
        <w:rPr>
          <w:color w:val="333333"/>
          <w:sz w:val="22"/>
          <w:szCs w:val="22"/>
        </w:rPr>
        <w:t>relevant</w:t>
      </w:r>
      <w:r w:rsidRPr="00326AAB">
        <w:rPr>
          <w:color w:val="333333"/>
          <w:spacing w:val="23"/>
          <w:sz w:val="22"/>
          <w:szCs w:val="22"/>
        </w:rPr>
        <w:t xml:space="preserve"> </w:t>
      </w:r>
      <w:r w:rsidRPr="00326AAB">
        <w:rPr>
          <w:color w:val="333333"/>
          <w:sz w:val="22"/>
          <w:szCs w:val="22"/>
        </w:rPr>
        <w:t>rules</w:t>
      </w:r>
      <w:r w:rsidRPr="00326AAB">
        <w:rPr>
          <w:color w:val="333333"/>
          <w:spacing w:val="23"/>
          <w:sz w:val="22"/>
          <w:szCs w:val="22"/>
        </w:rPr>
        <w:t xml:space="preserve"> </w:t>
      </w:r>
      <w:r w:rsidRPr="00326AAB">
        <w:rPr>
          <w:color w:val="333333"/>
          <w:sz w:val="22"/>
          <w:szCs w:val="22"/>
        </w:rPr>
        <w:t>of</w:t>
      </w:r>
      <w:r w:rsidRPr="00326AAB">
        <w:rPr>
          <w:color w:val="333333"/>
          <w:spacing w:val="23"/>
          <w:sz w:val="22"/>
          <w:szCs w:val="22"/>
        </w:rPr>
        <w:t xml:space="preserve"> </w:t>
      </w:r>
      <w:r w:rsidRPr="00326AAB">
        <w:rPr>
          <w:color w:val="333333"/>
          <w:sz w:val="22"/>
          <w:szCs w:val="22"/>
        </w:rPr>
        <w:t>ASME Section IX QW-407.</w:t>
      </w:r>
    </w:p>
    <w:p w14:paraId="1069591C" w14:textId="71D27D76" w:rsidR="00896F13" w:rsidRPr="00B50C98" w:rsidRDefault="00896F13" w:rsidP="00B50C98">
      <w:pPr>
        <w:pStyle w:val="ListParagraph"/>
        <w:numPr>
          <w:ilvl w:val="1"/>
          <w:numId w:val="33"/>
        </w:numPr>
        <w:tabs>
          <w:tab w:val="left" w:pos="720"/>
        </w:tabs>
        <w:spacing w:before="120" w:after="120"/>
        <w:ind w:left="1134" w:hanging="425"/>
        <w:rPr>
          <w:color w:val="333333"/>
        </w:rPr>
      </w:pPr>
      <w:r w:rsidRPr="00B50C98">
        <w:rPr>
          <w:b/>
          <w:color w:val="333333"/>
        </w:rPr>
        <w:lastRenderedPageBreak/>
        <w:t xml:space="preserve">- </w:t>
      </w:r>
      <w:r w:rsidRPr="00B50C98">
        <w:rPr>
          <w:color w:val="333333"/>
        </w:rPr>
        <w:t>Welds, hot bends, and cold bends with a radius less than five times the pipe outside diameter, shall be heat treated in accordance with this specification.</w:t>
      </w:r>
    </w:p>
    <w:p w14:paraId="1AD23CAD" w14:textId="06FF159F" w:rsidR="001D312D" w:rsidRPr="00B50C98" w:rsidRDefault="00896F13" w:rsidP="00B50C98">
      <w:pPr>
        <w:pStyle w:val="ListParagraph"/>
        <w:numPr>
          <w:ilvl w:val="1"/>
          <w:numId w:val="33"/>
        </w:numPr>
        <w:tabs>
          <w:tab w:val="left" w:pos="720"/>
        </w:tabs>
        <w:spacing w:before="120" w:after="120"/>
        <w:ind w:left="1134" w:hanging="425"/>
        <w:rPr>
          <w:color w:val="333333"/>
        </w:rPr>
      </w:pPr>
      <w:r w:rsidRPr="00B50C98">
        <w:rPr>
          <w:b/>
          <w:color w:val="333333"/>
        </w:rPr>
        <w:t xml:space="preserve">- </w:t>
      </w:r>
      <w:r w:rsidRPr="00B50C98">
        <w:rPr>
          <w:color w:val="333333"/>
        </w:rPr>
        <w:t>Owner acceptance shall be required for furnace PWHT on buttweld and socket weld valves. With Owner acceptance, socket weld valves may undergo furnace PWHT in accordance with documented procedures provided by the manufacturer</w:t>
      </w:r>
      <w:r w:rsidR="00B50C98">
        <w:rPr>
          <w:color w:val="333333"/>
        </w:rPr>
        <w:t xml:space="preserve"> </w:t>
      </w:r>
      <w:r w:rsidRPr="00B50C98">
        <w:rPr>
          <w:color w:val="333333"/>
        </w:rPr>
        <w:t>including a cover letter referencing the project for which the valves have been supplied.</w:t>
      </w:r>
    </w:p>
    <w:p w14:paraId="0E6E7073" w14:textId="77777777" w:rsidR="001D312D" w:rsidRPr="00814567" w:rsidRDefault="001D312D">
      <w:pPr>
        <w:pStyle w:val="Heading1"/>
        <w:numPr>
          <w:ilvl w:val="0"/>
          <w:numId w:val="67"/>
        </w:numPr>
        <w:spacing w:before="240" w:after="240"/>
        <w:ind w:left="709" w:hanging="709"/>
      </w:pPr>
      <w:bookmarkStart w:id="249" w:name="_Toc205628075"/>
      <w:r w:rsidRPr="00814567">
        <w:t>Weld</w:t>
      </w:r>
      <w:r w:rsidRPr="00814567">
        <w:rPr>
          <w:spacing w:val="-3"/>
        </w:rPr>
        <w:t xml:space="preserve"> </w:t>
      </w:r>
      <w:r w:rsidRPr="00814567">
        <w:t>Processes</w:t>
      </w:r>
      <w:bookmarkEnd w:id="249"/>
    </w:p>
    <w:p w14:paraId="528EA107" w14:textId="72F1F544" w:rsidR="001D312D" w:rsidRPr="00EF210A" w:rsidRDefault="001D312D" w:rsidP="00EF210A">
      <w:pPr>
        <w:pStyle w:val="ListParagraph"/>
        <w:numPr>
          <w:ilvl w:val="1"/>
          <w:numId w:val="23"/>
        </w:numPr>
        <w:spacing w:before="120" w:after="120"/>
        <w:ind w:left="1134" w:hanging="425"/>
      </w:pPr>
      <w:r w:rsidRPr="00EF210A">
        <w:rPr>
          <w:b/>
        </w:rPr>
        <w:t xml:space="preserve">- </w:t>
      </w:r>
      <w:r w:rsidRPr="00EF210A">
        <w:t xml:space="preserve">Acceptable welding processes shall be as follows, unless further restricted by material types in Sections </w:t>
      </w:r>
      <w:hyperlink w:anchor="_bookmark40" w:history="1">
        <w:r w:rsidRPr="00EF210A">
          <w:rPr>
            <w:u w:val="single"/>
          </w:rPr>
          <w:t>14</w:t>
        </w:r>
      </w:hyperlink>
      <w:r w:rsidRPr="00EF210A">
        <w:t xml:space="preserve"> through </w:t>
      </w:r>
      <w:hyperlink w:anchor="_bookmark54" w:history="1">
        <w:r w:rsidRPr="00EF210A">
          <w:rPr>
            <w:u w:val="single"/>
          </w:rPr>
          <w:t>20</w:t>
        </w:r>
      </w:hyperlink>
      <w:r w:rsidRPr="00EF210A">
        <w:t>.</w:t>
      </w:r>
    </w:p>
    <w:p w14:paraId="44C46C60" w14:textId="77777777" w:rsidR="001D312D" w:rsidRPr="00EF210A" w:rsidRDefault="001D312D" w:rsidP="00A068DD">
      <w:pPr>
        <w:spacing w:before="120" w:after="120"/>
        <w:ind w:left="1418" w:hanging="284"/>
      </w:pPr>
      <w:r w:rsidRPr="00EF210A">
        <w:rPr>
          <w:b/>
        </w:rPr>
        <w:t>12-1.1</w:t>
      </w:r>
      <w:r w:rsidRPr="00EF210A">
        <w:rPr>
          <w:b/>
          <w:spacing w:val="13"/>
        </w:rPr>
        <w:t xml:space="preserve"> </w:t>
      </w:r>
      <w:r w:rsidRPr="00EF210A">
        <w:rPr>
          <w:b/>
        </w:rPr>
        <w:t>-</w:t>
      </w:r>
      <w:r w:rsidRPr="00EF210A">
        <w:rPr>
          <w:b/>
          <w:spacing w:val="3"/>
        </w:rPr>
        <w:t xml:space="preserve"> </w:t>
      </w:r>
      <w:r w:rsidRPr="00EF210A">
        <w:rPr>
          <w:color w:val="333333"/>
        </w:rPr>
        <w:t>Shielded</w:t>
      </w:r>
      <w:r w:rsidRPr="00EF210A">
        <w:rPr>
          <w:color w:val="333333"/>
          <w:spacing w:val="8"/>
        </w:rPr>
        <w:t xml:space="preserve"> </w:t>
      </w:r>
      <w:r w:rsidRPr="00EF210A">
        <w:rPr>
          <w:color w:val="333333"/>
        </w:rPr>
        <w:t>metal</w:t>
      </w:r>
      <w:r w:rsidRPr="00EF210A">
        <w:rPr>
          <w:color w:val="333333"/>
          <w:spacing w:val="9"/>
        </w:rPr>
        <w:t xml:space="preserve"> </w:t>
      </w:r>
      <w:r w:rsidRPr="00EF210A">
        <w:rPr>
          <w:color w:val="333333"/>
        </w:rPr>
        <w:t>arc</w:t>
      </w:r>
      <w:r w:rsidRPr="00EF210A">
        <w:rPr>
          <w:color w:val="333333"/>
          <w:spacing w:val="9"/>
        </w:rPr>
        <w:t xml:space="preserve"> </w:t>
      </w:r>
      <w:r w:rsidRPr="00EF210A">
        <w:rPr>
          <w:color w:val="333333"/>
        </w:rPr>
        <w:t>welding</w:t>
      </w:r>
      <w:r w:rsidRPr="00EF210A">
        <w:rPr>
          <w:color w:val="333333"/>
          <w:spacing w:val="9"/>
        </w:rPr>
        <w:t xml:space="preserve"> </w:t>
      </w:r>
      <w:r w:rsidRPr="00EF210A">
        <w:rPr>
          <w:color w:val="333333"/>
          <w:spacing w:val="-2"/>
        </w:rPr>
        <w:t>(SMAW).</w:t>
      </w:r>
    </w:p>
    <w:p w14:paraId="4A5A85B1" w14:textId="4A60DB8C" w:rsidR="005B0358" w:rsidRPr="00EF210A" w:rsidRDefault="00DA51BF" w:rsidP="00A068DD">
      <w:pPr>
        <w:pStyle w:val="BodyText"/>
        <w:spacing w:before="120" w:after="120"/>
        <w:ind w:left="1418" w:hanging="284"/>
        <w:rPr>
          <w:sz w:val="22"/>
          <w:szCs w:val="22"/>
        </w:rPr>
      </w:pPr>
      <w:r w:rsidRPr="00EF210A">
        <w:rPr>
          <w:b/>
          <w:sz w:val="22"/>
          <w:szCs w:val="22"/>
        </w:rPr>
        <w:t xml:space="preserve">12-1.2 - </w:t>
      </w:r>
      <w:r w:rsidRPr="00EF210A">
        <w:rPr>
          <w:sz w:val="22"/>
          <w:szCs w:val="22"/>
        </w:rPr>
        <w:t>Submerged arc welding (SAW).</w:t>
      </w:r>
      <w:bookmarkStart w:id="250" w:name="11___Welding_Practices"/>
      <w:bookmarkStart w:id="251" w:name="_bookmark31"/>
      <w:bookmarkStart w:id="252" w:name="12___Weld_Processes"/>
      <w:bookmarkStart w:id="253" w:name="_bookmark34"/>
      <w:bookmarkEnd w:id="250"/>
      <w:bookmarkEnd w:id="251"/>
      <w:bookmarkEnd w:id="252"/>
      <w:bookmarkEnd w:id="253"/>
    </w:p>
    <w:p w14:paraId="4A5A85B4" w14:textId="197B54D4" w:rsidR="005B0358" w:rsidRPr="00EF210A" w:rsidRDefault="00BC0477" w:rsidP="00A068DD">
      <w:pPr>
        <w:pStyle w:val="BodyText"/>
        <w:spacing w:before="120" w:after="120"/>
        <w:ind w:left="1701" w:hanging="284"/>
        <w:rPr>
          <w:sz w:val="22"/>
          <w:szCs w:val="22"/>
        </w:rPr>
      </w:pPr>
      <w:r w:rsidRPr="00EF210A">
        <w:rPr>
          <w:b/>
          <w:sz w:val="22"/>
          <w:szCs w:val="22"/>
        </w:rPr>
        <w:t>12-1.2.1</w:t>
      </w:r>
      <w:r w:rsidRPr="00EF210A">
        <w:rPr>
          <w:b/>
          <w:spacing w:val="5"/>
          <w:sz w:val="22"/>
          <w:szCs w:val="22"/>
        </w:rPr>
        <w:t xml:space="preserve"> </w:t>
      </w:r>
      <w:r w:rsidRPr="00EF210A">
        <w:rPr>
          <w:b/>
          <w:sz w:val="22"/>
          <w:szCs w:val="22"/>
        </w:rPr>
        <w:t>-</w:t>
      </w:r>
      <w:r w:rsidRPr="00EF210A">
        <w:rPr>
          <w:b/>
          <w:spacing w:val="4"/>
          <w:sz w:val="22"/>
          <w:szCs w:val="22"/>
        </w:rPr>
        <w:t xml:space="preserve"> </w:t>
      </w:r>
      <w:r w:rsidRPr="00EF210A">
        <w:rPr>
          <w:color w:val="333333"/>
          <w:sz w:val="22"/>
          <w:szCs w:val="22"/>
        </w:rPr>
        <w:t>Manually</w:t>
      </w:r>
      <w:r w:rsidRPr="00EF210A">
        <w:rPr>
          <w:color w:val="333333"/>
          <w:spacing w:val="11"/>
          <w:sz w:val="22"/>
          <w:szCs w:val="22"/>
        </w:rPr>
        <w:t xml:space="preserve"> </w:t>
      </w:r>
      <w:r w:rsidRPr="00EF210A">
        <w:rPr>
          <w:color w:val="333333"/>
          <w:sz w:val="22"/>
          <w:szCs w:val="22"/>
        </w:rPr>
        <w:t>held</w:t>
      </w:r>
      <w:r w:rsidRPr="00EF210A">
        <w:rPr>
          <w:color w:val="333333"/>
          <w:spacing w:val="11"/>
          <w:sz w:val="22"/>
          <w:szCs w:val="22"/>
        </w:rPr>
        <w:t xml:space="preserve"> </w:t>
      </w:r>
      <w:r w:rsidRPr="00EF210A">
        <w:rPr>
          <w:color w:val="333333"/>
          <w:sz w:val="22"/>
          <w:szCs w:val="22"/>
        </w:rPr>
        <w:t>(semiautomatic)</w:t>
      </w:r>
      <w:r w:rsidRPr="00EF210A">
        <w:rPr>
          <w:color w:val="333333"/>
          <w:spacing w:val="12"/>
          <w:sz w:val="22"/>
          <w:szCs w:val="22"/>
        </w:rPr>
        <w:t xml:space="preserve"> </w:t>
      </w:r>
      <w:r w:rsidRPr="00EF210A">
        <w:rPr>
          <w:color w:val="333333"/>
          <w:sz w:val="22"/>
          <w:szCs w:val="22"/>
        </w:rPr>
        <w:t>submerged</w:t>
      </w:r>
      <w:r w:rsidRPr="00EF210A">
        <w:rPr>
          <w:color w:val="333333"/>
          <w:spacing w:val="11"/>
          <w:sz w:val="22"/>
          <w:szCs w:val="22"/>
        </w:rPr>
        <w:t xml:space="preserve"> </w:t>
      </w:r>
      <w:r w:rsidRPr="00EF210A">
        <w:rPr>
          <w:color w:val="333333"/>
          <w:sz w:val="22"/>
          <w:szCs w:val="22"/>
        </w:rPr>
        <w:t>arc</w:t>
      </w:r>
      <w:r w:rsidRPr="00EF210A">
        <w:rPr>
          <w:color w:val="333333"/>
          <w:spacing w:val="11"/>
          <w:sz w:val="22"/>
          <w:szCs w:val="22"/>
        </w:rPr>
        <w:t xml:space="preserve"> </w:t>
      </w:r>
      <w:r w:rsidRPr="00EF210A">
        <w:rPr>
          <w:color w:val="333333"/>
          <w:sz w:val="22"/>
          <w:szCs w:val="22"/>
        </w:rPr>
        <w:t>welding</w:t>
      </w:r>
      <w:r w:rsidRPr="00EF210A">
        <w:rPr>
          <w:color w:val="333333"/>
          <w:spacing w:val="11"/>
          <w:sz w:val="22"/>
          <w:szCs w:val="22"/>
        </w:rPr>
        <w:t xml:space="preserve"> </w:t>
      </w:r>
      <w:r w:rsidRPr="00EF210A">
        <w:rPr>
          <w:color w:val="333333"/>
          <w:sz w:val="22"/>
          <w:szCs w:val="22"/>
        </w:rPr>
        <w:t>(SAW)</w:t>
      </w:r>
      <w:r w:rsidRPr="00EF210A">
        <w:rPr>
          <w:color w:val="333333"/>
          <w:spacing w:val="12"/>
          <w:sz w:val="22"/>
          <w:szCs w:val="22"/>
        </w:rPr>
        <w:t xml:space="preserve"> </w:t>
      </w:r>
      <w:r w:rsidRPr="00EF210A">
        <w:rPr>
          <w:color w:val="333333"/>
          <w:sz w:val="22"/>
          <w:szCs w:val="22"/>
        </w:rPr>
        <w:t>is</w:t>
      </w:r>
      <w:r w:rsidRPr="00EF210A">
        <w:rPr>
          <w:color w:val="333333"/>
          <w:spacing w:val="11"/>
          <w:sz w:val="22"/>
          <w:szCs w:val="22"/>
        </w:rPr>
        <w:t xml:space="preserve"> </w:t>
      </w:r>
      <w:r w:rsidRPr="00EF210A">
        <w:rPr>
          <w:color w:val="333333"/>
          <w:sz w:val="22"/>
          <w:szCs w:val="22"/>
        </w:rPr>
        <w:t>not</w:t>
      </w:r>
      <w:r w:rsidRPr="00EF210A">
        <w:rPr>
          <w:color w:val="333333"/>
          <w:spacing w:val="11"/>
          <w:sz w:val="22"/>
          <w:szCs w:val="22"/>
        </w:rPr>
        <w:t xml:space="preserve"> </w:t>
      </w:r>
      <w:r w:rsidRPr="00EF210A">
        <w:rPr>
          <w:color w:val="333333"/>
          <w:spacing w:val="-2"/>
          <w:sz w:val="22"/>
          <w:szCs w:val="22"/>
        </w:rPr>
        <w:t>permitted.</w:t>
      </w:r>
    </w:p>
    <w:p w14:paraId="4A5A85B6" w14:textId="6FD7C2EB" w:rsidR="005B0358" w:rsidRPr="00EF210A" w:rsidRDefault="00BC0477" w:rsidP="00A068DD">
      <w:pPr>
        <w:pStyle w:val="BodyText"/>
        <w:spacing w:before="120" w:after="120"/>
        <w:ind w:left="1701" w:hanging="284"/>
        <w:rPr>
          <w:sz w:val="22"/>
          <w:szCs w:val="22"/>
        </w:rPr>
      </w:pPr>
      <w:r w:rsidRPr="00EF210A">
        <w:rPr>
          <w:b/>
          <w:sz w:val="22"/>
          <w:szCs w:val="22"/>
        </w:rPr>
        <w:t xml:space="preserve">12-1.2.2 - </w:t>
      </w:r>
      <w:r w:rsidRPr="00EF210A">
        <w:rPr>
          <w:color w:val="333333"/>
          <w:sz w:val="22"/>
          <w:szCs w:val="22"/>
        </w:rPr>
        <w:t>Run-on/run-off plates for submerged arc welding (SAW) shall have the same P-number as the base metal of the production weld.</w:t>
      </w:r>
    </w:p>
    <w:p w14:paraId="4A5A85B8" w14:textId="48CAEB35" w:rsidR="005B0358" w:rsidRPr="00EF210A" w:rsidRDefault="00BC0477" w:rsidP="00A068DD">
      <w:pPr>
        <w:pStyle w:val="BodyText"/>
        <w:spacing w:before="120" w:after="120"/>
        <w:ind w:left="1701" w:hanging="284"/>
        <w:rPr>
          <w:sz w:val="22"/>
          <w:szCs w:val="22"/>
        </w:rPr>
      </w:pPr>
      <w:r w:rsidRPr="00EF210A">
        <w:rPr>
          <w:b/>
          <w:sz w:val="22"/>
          <w:szCs w:val="22"/>
        </w:rPr>
        <w:t xml:space="preserve">12-1.2.3 - </w:t>
      </w:r>
      <w:r w:rsidRPr="00EF210A">
        <w:rPr>
          <w:color w:val="333333"/>
          <w:sz w:val="22"/>
          <w:szCs w:val="22"/>
        </w:rPr>
        <w:t>The specific Manufacturer's brand and trades names, including the exact combination of filler metal and flux used in production shall be used as those during weld qualification and shall be documented on the welding</w:t>
      </w:r>
      <w:r w:rsidRPr="00EF210A">
        <w:rPr>
          <w:color w:val="333333"/>
          <w:spacing w:val="40"/>
          <w:sz w:val="22"/>
          <w:szCs w:val="22"/>
        </w:rPr>
        <w:t xml:space="preserve"> </w:t>
      </w:r>
      <w:r w:rsidRPr="00EF210A">
        <w:rPr>
          <w:color w:val="333333"/>
          <w:sz w:val="22"/>
          <w:szCs w:val="22"/>
        </w:rPr>
        <w:t>procedure specification (WPS) and procedure qualification record(s) (PQR). Utilize filler metal and flux</w:t>
      </w:r>
      <w:r w:rsidR="00EF210A">
        <w:rPr>
          <w:color w:val="333333"/>
          <w:spacing w:val="80"/>
          <w:sz w:val="22"/>
          <w:szCs w:val="22"/>
        </w:rPr>
        <w:t xml:space="preserve"> </w:t>
      </w:r>
      <w:r w:rsidRPr="00EF210A">
        <w:rPr>
          <w:color w:val="333333"/>
          <w:sz w:val="22"/>
          <w:szCs w:val="22"/>
        </w:rPr>
        <w:t>combinations for the same Manufacturer and as recommended by the Manufacturer.</w:t>
      </w:r>
    </w:p>
    <w:p w14:paraId="4A5A85BB" w14:textId="26B34A2E" w:rsidR="005B0358" w:rsidRPr="00EF210A" w:rsidRDefault="00BC0477" w:rsidP="00A068DD">
      <w:pPr>
        <w:spacing w:before="120" w:after="120"/>
        <w:ind w:left="1701" w:hanging="284"/>
      </w:pPr>
      <w:r w:rsidRPr="00EF210A">
        <w:rPr>
          <w:b/>
        </w:rPr>
        <w:t>12-1.2.4</w:t>
      </w:r>
      <w:r w:rsidRPr="00EF210A">
        <w:rPr>
          <w:b/>
          <w:spacing w:val="1"/>
        </w:rPr>
        <w:t xml:space="preserve"> </w:t>
      </w:r>
      <w:r w:rsidRPr="00EF210A">
        <w:rPr>
          <w:b/>
        </w:rPr>
        <w:t>-</w:t>
      </w:r>
      <w:r w:rsidRPr="00EF210A">
        <w:rPr>
          <w:b/>
          <w:spacing w:val="1"/>
        </w:rPr>
        <w:t xml:space="preserve"> </w:t>
      </w:r>
      <w:r w:rsidRPr="00EF210A">
        <w:rPr>
          <w:color w:val="333333"/>
        </w:rPr>
        <w:t>Recrushed</w:t>
      </w:r>
      <w:r w:rsidRPr="00EF210A">
        <w:rPr>
          <w:color w:val="333333"/>
          <w:spacing w:val="7"/>
        </w:rPr>
        <w:t xml:space="preserve"> </w:t>
      </w:r>
      <w:r w:rsidRPr="00EF210A">
        <w:rPr>
          <w:color w:val="333333"/>
        </w:rPr>
        <w:t>slag</w:t>
      </w:r>
      <w:r w:rsidRPr="00EF210A">
        <w:rPr>
          <w:color w:val="333333"/>
          <w:spacing w:val="8"/>
        </w:rPr>
        <w:t xml:space="preserve"> </w:t>
      </w:r>
      <w:r w:rsidRPr="00EF210A">
        <w:rPr>
          <w:color w:val="333333"/>
        </w:rPr>
        <w:t>is</w:t>
      </w:r>
      <w:r w:rsidRPr="00EF210A">
        <w:rPr>
          <w:color w:val="333333"/>
          <w:spacing w:val="7"/>
        </w:rPr>
        <w:t xml:space="preserve"> </w:t>
      </w:r>
      <w:r w:rsidRPr="00EF210A">
        <w:rPr>
          <w:color w:val="333333"/>
        </w:rPr>
        <w:t>not</w:t>
      </w:r>
      <w:r w:rsidRPr="00EF210A">
        <w:rPr>
          <w:color w:val="333333"/>
          <w:spacing w:val="8"/>
        </w:rPr>
        <w:t xml:space="preserve"> </w:t>
      </w:r>
      <w:r w:rsidRPr="00EF210A">
        <w:rPr>
          <w:color w:val="333333"/>
          <w:spacing w:val="-2"/>
        </w:rPr>
        <w:t>permitted.</w:t>
      </w:r>
    </w:p>
    <w:p w14:paraId="4A5A85BE" w14:textId="6C1A4C51" w:rsidR="005B0358" w:rsidRPr="00EF210A" w:rsidRDefault="00BC0477" w:rsidP="00A068DD">
      <w:pPr>
        <w:spacing w:before="120" w:after="120"/>
        <w:ind w:left="1418" w:hanging="284"/>
      </w:pPr>
      <w:r w:rsidRPr="00EF210A">
        <w:rPr>
          <w:b/>
        </w:rPr>
        <w:t>12-1.3</w:t>
      </w:r>
      <w:r w:rsidRPr="00EF210A">
        <w:rPr>
          <w:b/>
          <w:spacing w:val="12"/>
        </w:rPr>
        <w:t xml:space="preserve"> </w:t>
      </w:r>
      <w:r w:rsidRPr="00EF210A">
        <w:rPr>
          <w:b/>
        </w:rPr>
        <w:t xml:space="preserve">- </w:t>
      </w:r>
      <w:r w:rsidRPr="00EF210A">
        <w:t>Gas</w:t>
      </w:r>
      <w:r w:rsidRPr="00EF210A">
        <w:rPr>
          <w:spacing w:val="6"/>
        </w:rPr>
        <w:t xml:space="preserve"> </w:t>
      </w:r>
      <w:r w:rsidRPr="00EF210A">
        <w:t>metal</w:t>
      </w:r>
      <w:r w:rsidRPr="00EF210A">
        <w:rPr>
          <w:spacing w:val="7"/>
        </w:rPr>
        <w:t xml:space="preserve"> </w:t>
      </w:r>
      <w:r w:rsidRPr="00EF210A">
        <w:t>arc</w:t>
      </w:r>
      <w:r w:rsidRPr="00EF210A">
        <w:rPr>
          <w:spacing w:val="7"/>
        </w:rPr>
        <w:t xml:space="preserve"> </w:t>
      </w:r>
      <w:r w:rsidRPr="00EF210A">
        <w:t>welding</w:t>
      </w:r>
      <w:r w:rsidRPr="00EF210A">
        <w:rPr>
          <w:spacing w:val="6"/>
        </w:rPr>
        <w:t xml:space="preserve"> </w:t>
      </w:r>
      <w:r w:rsidRPr="00EF210A">
        <w:rPr>
          <w:spacing w:val="-2"/>
        </w:rPr>
        <w:t>(GMAW).</w:t>
      </w:r>
    </w:p>
    <w:p w14:paraId="4A5A85C1" w14:textId="73484443" w:rsidR="005B0358" w:rsidRPr="00EF210A" w:rsidRDefault="00BC0477" w:rsidP="00A068DD">
      <w:pPr>
        <w:pStyle w:val="BodyText"/>
        <w:spacing w:before="120" w:after="120"/>
        <w:ind w:left="1701" w:hanging="284"/>
        <w:rPr>
          <w:sz w:val="22"/>
          <w:szCs w:val="22"/>
        </w:rPr>
      </w:pPr>
      <w:r w:rsidRPr="00EF210A">
        <w:rPr>
          <w:b/>
          <w:sz w:val="22"/>
          <w:szCs w:val="22"/>
        </w:rPr>
        <w:t>12-1.3.1</w:t>
      </w:r>
      <w:r w:rsidRPr="00EF210A">
        <w:rPr>
          <w:b/>
          <w:spacing w:val="-1"/>
          <w:sz w:val="22"/>
          <w:szCs w:val="22"/>
        </w:rPr>
        <w:t xml:space="preserve"> </w:t>
      </w:r>
      <w:r w:rsidRPr="00EF210A">
        <w:rPr>
          <w:b/>
          <w:sz w:val="22"/>
          <w:szCs w:val="22"/>
        </w:rPr>
        <w:t xml:space="preserve">- </w:t>
      </w:r>
      <w:r w:rsidRPr="00EF210A">
        <w:rPr>
          <w:color w:val="333333"/>
          <w:sz w:val="22"/>
          <w:szCs w:val="22"/>
        </w:rPr>
        <w:t>Short-circuit</w:t>
      </w:r>
      <w:r w:rsidRPr="00EF210A">
        <w:rPr>
          <w:color w:val="333333"/>
          <w:spacing w:val="7"/>
          <w:sz w:val="22"/>
          <w:szCs w:val="22"/>
        </w:rPr>
        <w:t xml:space="preserve"> </w:t>
      </w:r>
      <w:r w:rsidRPr="00EF210A">
        <w:rPr>
          <w:color w:val="333333"/>
          <w:sz w:val="22"/>
          <w:szCs w:val="22"/>
        </w:rPr>
        <w:t>gas</w:t>
      </w:r>
      <w:r w:rsidRPr="00EF210A">
        <w:rPr>
          <w:color w:val="333333"/>
          <w:spacing w:val="8"/>
          <w:sz w:val="22"/>
          <w:szCs w:val="22"/>
        </w:rPr>
        <w:t xml:space="preserve"> </w:t>
      </w:r>
      <w:r w:rsidRPr="00EF210A">
        <w:rPr>
          <w:color w:val="333333"/>
          <w:sz w:val="22"/>
          <w:szCs w:val="22"/>
        </w:rPr>
        <w:t>metal</w:t>
      </w:r>
      <w:r w:rsidRPr="00EF210A">
        <w:rPr>
          <w:color w:val="333333"/>
          <w:spacing w:val="7"/>
          <w:sz w:val="22"/>
          <w:szCs w:val="22"/>
        </w:rPr>
        <w:t xml:space="preserve"> </w:t>
      </w:r>
      <w:r w:rsidRPr="00EF210A">
        <w:rPr>
          <w:color w:val="333333"/>
          <w:sz w:val="22"/>
          <w:szCs w:val="22"/>
        </w:rPr>
        <w:t>arc</w:t>
      </w:r>
      <w:r w:rsidRPr="00EF210A">
        <w:rPr>
          <w:color w:val="333333"/>
          <w:spacing w:val="7"/>
          <w:sz w:val="22"/>
          <w:szCs w:val="22"/>
        </w:rPr>
        <w:t xml:space="preserve"> </w:t>
      </w:r>
      <w:r w:rsidRPr="00EF210A">
        <w:rPr>
          <w:color w:val="333333"/>
          <w:sz w:val="22"/>
          <w:szCs w:val="22"/>
        </w:rPr>
        <w:t>welding</w:t>
      </w:r>
      <w:r w:rsidRPr="00EF210A">
        <w:rPr>
          <w:color w:val="333333"/>
          <w:spacing w:val="8"/>
          <w:sz w:val="22"/>
          <w:szCs w:val="22"/>
        </w:rPr>
        <w:t xml:space="preserve"> </w:t>
      </w:r>
      <w:r w:rsidRPr="00EF210A">
        <w:rPr>
          <w:color w:val="333333"/>
          <w:sz w:val="22"/>
          <w:szCs w:val="22"/>
        </w:rPr>
        <w:t>(GMAW-S)</w:t>
      </w:r>
      <w:r w:rsidRPr="00EF210A">
        <w:rPr>
          <w:color w:val="333333"/>
          <w:spacing w:val="7"/>
          <w:sz w:val="22"/>
          <w:szCs w:val="22"/>
        </w:rPr>
        <w:t xml:space="preserve"> </w:t>
      </w:r>
      <w:r w:rsidRPr="00EF210A">
        <w:rPr>
          <w:color w:val="333333"/>
          <w:sz w:val="22"/>
          <w:szCs w:val="22"/>
        </w:rPr>
        <w:t>shall</w:t>
      </w:r>
      <w:r w:rsidRPr="00EF210A">
        <w:rPr>
          <w:color w:val="333333"/>
          <w:spacing w:val="7"/>
          <w:sz w:val="22"/>
          <w:szCs w:val="22"/>
        </w:rPr>
        <w:t xml:space="preserve"> </w:t>
      </w:r>
      <w:r w:rsidRPr="00EF210A">
        <w:rPr>
          <w:color w:val="333333"/>
          <w:sz w:val="22"/>
          <w:szCs w:val="22"/>
        </w:rPr>
        <w:t>be</w:t>
      </w:r>
      <w:r w:rsidRPr="00EF210A">
        <w:rPr>
          <w:color w:val="333333"/>
          <w:spacing w:val="8"/>
          <w:sz w:val="22"/>
          <w:szCs w:val="22"/>
        </w:rPr>
        <w:t xml:space="preserve"> </w:t>
      </w:r>
      <w:r w:rsidRPr="00EF210A">
        <w:rPr>
          <w:color w:val="333333"/>
          <w:sz w:val="22"/>
          <w:szCs w:val="22"/>
        </w:rPr>
        <w:t>used</w:t>
      </w:r>
      <w:r w:rsidRPr="00EF210A">
        <w:rPr>
          <w:color w:val="333333"/>
          <w:spacing w:val="7"/>
          <w:sz w:val="22"/>
          <w:szCs w:val="22"/>
        </w:rPr>
        <w:t xml:space="preserve"> </w:t>
      </w:r>
      <w:r w:rsidRPr="00EF210A">
        <w:rPr>
          <w:color w:val="333333"/>
          <w:sz w:val="22"/>
          <w:szCs w:val="22"/>
        </w:rPr>
        <w:t>only</w:t>
      </w:r>
      <w:r w:rsidRPr="00EF210A">
        <w:rPr>
          <w:color w:val="333333"/>
          <w:spacing w:val="7"/>
          <w:sz w:val="22"/>
          <w:szCs w:val="22"/>
        </w:rPr>
        <w:t xml:space="preserve"> </w:t>
      </w:r>
      <w:r w:rsidRPr="00EF210A">
        <w:rPr>
          <w:color w:val="333333"/>
          <w:sz w:val="22"/>
          <w:szCs w:val="22"/>
        </w:rPr>
        <w:t>for</w:t>
      </w:r>
      <w:r w:rsidRPr="00EF210A">
        <w:rPr>
          <w:color w:val="333333"/>
          <w:spacing w:val="8"/>
          <w:sz w:val="22"/>
          <w:szCs w:val="22"/>
        </w:rPr>
        <w:t xml:space="preserve"> </w:t>
      </w:r>
      <w:r w:rsidRPr="00EF210A">
        <w:rPr>
          <w:color w:val="333333"/>
          <w:sz w:val="22"/>
          <w:szCs w:val="22"/>
        </w:rPr>
        <w:t>root</w:t>
      </w:r>
      <w:r w:rsidRPr="00EF210A">
        <w:rPr>
          <w:color w:val="333333"/>
          <w:spacing w:val="7"/>
          <w:sz w:val="22"/>
          <w:szCs w:val="22"/>
        </w:rPr>
        <w:t xml:space="preserve"> </w:t>
      </w:r>
      <w:r w:rsidRPr="00EF210A">
        <w:rPr>
          <w:color w:val="333333"/>
          <w:sz w:val="22"/>
          <w:szCs w:val="22"/>
        </w:rPr>
        <w:t>and</w:t>
      </w:r>
      <w:r w:rsidRPr="00EF210A">
        <w:rPr>
          <w:color w:val="333333"/>
          <w:spacing w:val="7"/>
          <w:sz w:val="22"/>
          <w:szCs w:val="22"/>
        </w:rPr>
        <w:t xml:space="preserve"> </w:t>
      </w:r>
      <w:r w:rsidRPr="00EF210A">
        <w:rPr>
          <w:color w:val="333333"/>
          <w:sz w:val="22"/>
          <w:szCs w:val="22"/>
        </w:rPr>
        <w:t>hot</w:t>
      </w:r>
      <w:r w:rsidRPr="00EF210A">
        <w:rPr>
          <w:color w:val="333333"/>
          <w:spacing w:val="8"/>
          <w:sz w:val="22"/>
          <w:szCs w:val="22"/>
        </w:rPr>
        <w:t xml:space="preserve"> </w:t>
      </w:r>
      <w:r w:rsidRPr="00EF210A">
        <w:rPr>
          <w:color w:val="333333"/>
          <w:sz w:val="22"/>
          <w:szCs w:val="22"/>
        </w:rPr>
        <w:t>pass,</w:t>
      </w:r>
      <w:r w:rsidRPr="00EF210A">
        <w:rPr>
          <w:color w:val="333333"/>
          <w:spacing w:val="7"/>
          <w:sz w:val="22"/>
          <w:szCs w:val="22"/>
        </w:rPr>
        <w:t xml:space="preserve"> </w:t>
      </w:r>
      <w:r w:rsidRPr="00EF210A">
        <w:rPr>
          <w:color w:val="333333"/>
          <w:sz w:val="22"/>
          <w:szCs w:val="22"/>
        </w:rPr>
        <w:t>not</w:t>
      </w:r>
      <w:r w:rsidRPr="00EF210A">
        <w:rPr>
          <w:color w:val="333333"/>
          <w:spacing w:val="7"/>
          <w:sz w:val="22"/>
          <w:szCs w:val="22"/>
        </w:rPr>
        <w:t xml:space="preserve"> </w:t>
      </w:r>
      <w:r w:rsidRPr="00EF210A">
        <w:rPr>
          <w:color w:val="333333"/>
          <w:sz w:val="22"/>
          <w:szCs w:val="22"/>
        </w:rPr>
        <w:t>to</w:t>
      </w:r>
      <w:r w:rsidRPr="00EF210A">
        <w:rPr>
          <w:color w:val="333333"/>
          <w:spacing w:val="8"/>
          <w:sz w:val="22"/>
          <w:szCs w:val="22"/>
        </w:rPr>
        <w:t xml:space="preserve"> </w:t>
      </w:r>
      <w:r w:rsidRPr="00EF210A">
        <w:rPr>
          <w:color w:val="333333"/>
          <w:spacing w:val="-2"/>
          <w:sz w:val="22"/>
          <w:szCs w:val="22"/>
        </w:rPr>
        <w:t>exceed</w:t>
      </w:r>
      <w:r w:rsidR="00EF210A">
        <w:rPr>
          <w:color w:val="333333"/>
          <w:spacing w:val="-2"/>
          <w:sz w:val="22"/>
          <w:szCs w:val="22"/>
        </w:rPr>
        <w:t xml:space="preserve"> </w:t>
      </w:r>
      <w:r w:rsidRPr="00EF210A">
        <w:rPr>
          <w:color w:val="333333"/>
          <w:sz w:val="22"/>
          <w:szCs w:val="22"/>
        </w:rPr>
        <w:t xml:space="preserve">0.375 inch (9.5 mm) of total deposited weld metal of one-sided butt </w:t>
      </w:r>
      <w:r w:rsidRPr="00EF210A">
        <w:rPr>
          <w:color w:val="2F2F2F"/>
          <w:sz w:val="22"/>
          <w:szCs w:val="22"/>
        </w:rPr>
        <w:t>groove welds for any qualified base metal thickness where back side of weld is inaccessible for back-welding. GMAW-S may be used for root pass of double-sided welds when root pass is completely removed prior to back welding</w:t>
      </w:r>
      <w:r w:rsidRPr="00EF210A">
        <w:rPr>
          <w:color w:val="333333"/>
          <w:sz w:val="22"/>
          <w:szCs w:val="22"/>
        </w:rPr>
        <w:t>.</w:t>
      </w:r>
    </w:p>
    <w:p w14:paraId="4A5A85C3" w14:textId="6BFF9F2C" w:rsidR="005B0358" w:rsidRPr="00EF210A" w:rsidRDefault="00BC0477" w:rsidP="00A068DD">
      <w:pPr>
        <w:pStyle w:val="BodyText"/>
        <w:spacing w:before="120" w:after="120"/>
        <w:ind w:left="1701" w:hanging="284"/>
        <w:rPr>
          <w:sz w:val="22"/>
          <w:szCs w:val="22"/>
        </w:rPr>
      </w:pPr>
      <w:bookmarkStart w:id="254" w:name="_bookmark35"/>
      <w:bookmarkEnd w:id="254"/>
      <w:r w:rsidRPr="00EF210A">
        <w:rPr>
          <w:b/>
          <w:sz w:val="22"/>
          <w:szCs w:val="22"/>
        </w:rPr>
        <w:t xml:space="preserve">12-1.3.2 - </w:t>
      </w:r>
      <w:r w:rsidRPr="00EF210A">
        <w:rPr>
          <w:color w:val="333333"/>
          <w:sz w:val="22"/>
          <w:szCs w:val="22"/>
        </w:rPr>
        <w:t>Vertical uphill or downhill progression for short-circuit gas metal arc welding (GMAW-S) root pass only is permitted. Hot pass shall be in uphill progression.</w:t>
      </w:r>
    </w:p>
    <w:p w14:paraId="35547445" w14:textId="6B081436" w:rsidR="007658DC" w:rsidRPr="00EF210A" w:rsidRDefault="00BC0477" w:rsidP="00A068DD">
      <w:pPr>
        <w:pStyle w:val="BodyText"/>
        <w:spacing w:before="120" w:after="120"/>
        <w:ind w:left="1701" w:hanging="284"/>
        <w:rPr>
          <w:color w:val="333333"/>
          <w:sz w:val="22"/>
          <w:szCs w:val="22"/>
        </w:rPr>
      </w:pPr>
      <w:r w:rsidRPr="00EF210A">
        <w:rPr>
          <w:b/>
          <w:sz w:val="22"/>
          <w:szCs w:val="22"/>
        </w:rPr>
        <w:t xml:space="preserve">12-1.3.3 - </w:t>
      </w:r>
      <w:r w:rsidRPr="00EF210A">
        <w:rPr>
          <w:color w:val="333333"/>
          <w:sz w:val="22"/>
          <w:szCs w:val="22"/>
        </w:rPr>
        <w:t>Backing</w:t>
      </w:r>
      <w:r w:rsidRPr="00EF210A">
        <w:rPr>
          <w:color w:val="333333"/>
          <w:spacing w:val="22"/>
          <w:sz w:val="22"/>
          <w:szCs w:val="22"/>
        </w:rPr>
        <w:t xml:space="preserve"> </w:t>
      </w:r>
      <w:r w:rsidRPr="00EF210A">
        <w:rPr>
          <w:color w:val="333333"/>
          <w:sz w:val="22"/>
          <w:szCs w:val="22"/>
        </w:rPr>
        <w:t>(purge)</w:t>
      </w:r>
      <w:r w:rsidRPr="00EF210A">
        <w:rPr>
          <w:color w:val="333333"/>
          <w:spacing w:val="22"/>
          <w:sz w:val="22"/>
          <w:szCs w:val="22"/>
        </w:rPr>
        <w:t xml:space="preserve"> </w:t>
      </w:r>
      <w:r w:rsidRPr="00EF210A">
        <w:rPr>
          <w:color w:val="333333"/>
          <w:sz w:val="22"/>
          <w:szCs w:val="22"/>
        </w:rPr>
        <w:t>gas</w:t>
      </w:r>
      <w:r w:rsidRPr="00EF210A">
        <w:rPr>
          <w:color w:val="333333"/>
          <w:spacing w:val="22"/>
          <w:sz w:val="22"/>
          <w:szCs w:val="22"/>
        </w:rPr>
        <w:t xml:space="preserve"> </w:t>
      </w:r>
      <w:r w:rsidRPr="00EF210A">
        <w:rPr>
          <w:color w:val="333333"/>
          <w:sz w:val="22"/>
          <w:szCs w:val="22"/>
        </w:rPr>
        <w:t>shall</w:t>
      </w:r>
      <w:r w:rsidRPr="00EF210A">
        <w:rPr>
          <w:color w:val="333333"/>
          <w:spacing w:val="22"/>
          <w:sz w:val="22"/>
          <w:szCs w:val="22"/>
        </w:rPr>
        <w:t xml:space="preserve"> </w:t>
      </w:r>
      <w:r w:rsidRPr="00EF210A">
        <w:rPr>
          <w:color w:val="333333"/>
          <w:sz w:val="22"/>
          <w:szCs w:val="22"/>
        </w:rPr>
        <w:t>be</w:t>
      </w:r>
      <w:r w:rsidRPr="00EF210A">
        <w:rPr>
          <w:color w:val="333333"/>
          <w:spacing w:val="22"/>
          <w:sz w:val="22"/>
          <w:szCs w:val="22"/>
        </w:rPr>
        <w:t xml:space="preserve"> </w:t>
      </w:r>
      <w:r w:rsidRPr="00EF210A">
        <w:rPr>
          <w:color w:val="333333"/>
          <w:sz w:val="22"/>
          <w:szCs w:val="22"/>
        </w:rPr>
        <w:t>used</w:t>
      </w:r>
      <w:r w:rsidRPr="00EF210A">
        <w:rPr>
          <w:color w:val="333333"/>
          <w:spacing w:val="22"/>
          <w:sz w:val="22"/>
          <w:szCs w:val="22"/>
        </w:rPr>
        <w:t xml:space="preserve"> </w:t>
      </w:r>
      <w:r w:rsidRPr="00EF210A">
        <w:rPr>
          <w:color w:val="333333"/>
          <w:sz w:val="22"/>
          <w:szCs w:val="22"/>
        </w:rPr>
        <w:t>when</w:t>
      </w:r>
      <w:r w:rsidRPr="00EF210A">
        <w:rPr>
          <w:color w:val="333333"/>
          <w:spacing w:val="22"/>
          <w:sz w:val="22"/>
          <w:szCs w:val="22"/>
        </w:rPr>
        <w:t xml:space="preserve"> </w:t>
      </w:r>
      <w:r w:rsidRPr="00EF210A">
        <w:rPr>
          <w:color w:val="333333"/>
          <w:sz w:val="22"/>
          <w:szCs w:val="22"/>
        </w:rPr>
        <w:t>welding</w:t>
      </w:r>
      <w:r w:rsidRPr="00EF210A">
        <w:rPr>
          <w:color w:val="333333"/>
          <w:spacing w:val="22"/>
          <w:sz w:val="22"/>
          <w:szCs w:val="22"/>
        </w:rPr>
        <w:t xml:space="preserve"> </w:t>
      </w:r>
      <w:r w:rsidR="000B2AE2" w:rsidRPr="00EF210A">
        <w:rPr>
          <w:color w:val="333333"/>
          <w:sz w:val="22"/>
          <w:szCs w:val="22"/>
        </w:rPr>
        <w:t>short-circuits</w:t>
      </w:r>
      <w:r w:rsidRPr="00EF210A">
        <w:rPr>
          <w:color w:val="333333"/>
          <w:spacing w:val="22"/>
          <w:sz w:val="22"/>
          <w:szCs w:val="22"/>
        </w:rPr>
        <w:t xml:space="preserve"> </w:t>
      </w:r>
      <w:r w:rsidRPr="00EF210A">
        <w:rPr>
          <w:color w:val="333333"/>
          <w:sz w:val="22"/>
          <w:szCs w:val="22"/>
        </w:rPr>
        <w:t>gas</w:t>
      </w:r>
      <w:r w:rsidRPr="00EF210A">
        <w:rPr>
          <w:color w:val="333333"/>
          <w:spacing w:val="22"/>
          <w:sz w:val="22"/>
          <w:szCs w:val="22"/>
        </w:rPr>
        <w:t xml:space="preserve"> </w:t>
      </w:r>
      <w:r w:rsidRPr="00EF210A">
        <w:rPr>
          <w:color w:val="333333"/>
          <w:sz w:val="22"/>
          <w:szCs w:val="22"/>
        </w:rPr>
        <w:t>metal</w:t>
      </w:r>
      <w:r w:rsidRPr="00EF210A">
        <w:rPr>
          <w:color w:val="333333"/>
          <w:spacing w:val="22"/>
          <w:sz w:val="22"/>
          <w:szCs w:val="22"/>
        </w:rPr>
        <w:t xml:space="preserve"> </w:t>
      </w:r>
      <w:r w:rsidRPr="00EF210A">
        <w:rPr>
          <w:color w:val="333333"/>
          <w:sz w:val="22"/>
          <w:szCs w:val="22"/>
        </w:rPr>
        <w:t>arc</w:t>
      </w:r>
      <w:r w:rsidRPr="00EF210A">
        <w:rPr>
          <w:color w:val="333333"/>
          <w:spacing w:val="22"/>
          <w:sz w:val="22"/>
          <w:szCs w:val="22"/>
        </w:rPr>
        <w:t xml:space="preserve"> </w:t>
      </w:r>
      <w:r w:rsidRPr="00EF210A">
        <w:rPr>
          <w:color w:val="333333"/>
          <w:sz w:val="22"/>
          <w:szCs w:val="22"/>
        </w:rPr>
        <w:t>welding</w:t>
      </w:r>
      <w:r w:rsidRPr="00EF210A">
        <w:rPr>
          <w:color w:val="333333"/>
          <w:spacing w:val="22"/>
          <w:sz w:val="22"/>
          <w:szCs w:val="22"/>
        </w:rPr>
        <w:t xml:space="preserve"> </w:t>
      </w:r>
      <w:r w:rsidRPr="00EF210A">
        <w:rPr>
          <w:color w:val="333333"/>
          <w:sz w:val="22"/>
          <w:szCs w:val="22"/>
        </w:rPr>
        <w:t>(GMAW-S)</w:t>
      </w:r>
      <w:r w:rsidRPr="00EF210A">
        <w:rPr>
          <w:color w:val="333333"/>
          <w:spacing w:val="22"/>
          <w:sz w:val="22"/>
          <w:szCs w:val="22"/>
        </w:rPr>
        <w:t xml:space="preserve"> </w:t>
      </w:r>
      <w:r w:rsidRPr="00EF210A">
        <w:rPr>
          <w:color w:val="333333"/>
          <w:sz w:val="22"/>
          <w:szCs w:val="22"/>
        </w:rPr>
        <w:t>root and hot pass. When P1, P3, P4 or P5A materials are qualified without backing gas, backing gas may be omitted for</w:t>
      </w:r>
      <w:r w:rsidRPr="00EF210A">
        <w:rPr>
          <w:color w:val="333333"/>
          <w:spacing w:val="40"/>
          <w:sz w:val="22"/>
          <w:szCs w:val="22"/>
        </w:rPr>
        <w:t xml:space="preserve"> </w:t>
      </w:r>
      <w:r w:rsidRPr="00EF210A">
        <w:rPr>
          <w:color w:val="333333"/>
          <w:sz w:val="22"/>
          <w:szCs w:val="22"/>
        </w:rPr>
        <w:t>production welds.</w:t>
      </w:r>
    </w:p>
    <w:p w14:paraId="30BD18CF" w14:textId="6D475934" w:rsidR="007658DC" w:rsidRPr="00EF210A" w:rsidRDefault="007658DC" w:rsidP="00A068DD">
      <w:pPr>
        <w:spacing w:before="120" w:after="120"/>
        <w:ind w:left="1701" w:hanging="284"/>
      </w:pPr>
      <w:r w:rsidRPr="00EF210A">
        <w:rPr>
          <w:b/>
        </w:rPr>
        <w:t xml:space="preserve">12-1.3.4 - </w:t>
      </w:r>
      <w:r w:rsidRPr="00EF210A">
        <w:t>Short-circuit gas metal arc welding (GMAW-S) shall not be used for branch connections, nozzle to shell welds, or socket welds.</w:t>
      </w:r>
    </w:p>
    <w:p w14:paraId="428AA05A" w14:textId="2A55D1EA" w:rsidR="007658DC" w:rsidRPr="00EF210A" w:rsidRDefault="007658DC" w:rsidP="00A068DD">
      <w:pPr>
        <w:spacing w:before="120" w:after="120"/>
        <w:ind w:left="1701" w:hanging="284"/>
      </w:pPr>
      <w:r w:rsidRPr="00EF210A">
        <w:rPr>
          <w:b/>
        </w:rPr>
        <w:t xml:space="preserve">12-1.3.5 - </w:t>
      </w:r>
      <w:r w:rsidRPr="00EF210A">
        <w:t>Spray, pulsed, or globular gas metal arc welding (GMAW) may be used for all passes of welding on any qualified thickness of material in any position. Vertical welding shall be uphill progression only, with the exception of spray transfer.</w:t>
      </w:r>
    </w:p>
    <w:p w14:paraId="3FBAFC4D" w14:textId="0F544559" w:rsidR="005B0358" w:rsidRPr="00EF210A" w:rsidRDefault="007658DC" w:rsidP="00A068DD">
      <w:pPr>
        <w:spacing w:before="120" w:after="120"/>
        <w:ind w:left="1701" w:hanging="284"/>
      </w:pPr>
      <w:r w:rsidRPr="00EF210A">
        <w:rPr>
          <w:b/>
        </w:rPr>
        <w:t xml:space="preserve">12-1.3.6 - </w:t>
      </w:r>
      <w:r w:rsidRPr="00EF210A">
        <w:t>When pulsed gas metal arc welding (GMAW-P) is used, same make, model, and program settings of the equipment shall be used as those during weld qualification. These variables shall be specified on the welding procedure specification (WPS) and procedure qualification record(s) (PQR).</w:t>
      </w:r>
    </w:p>
    <w:p w14:paraId="6AE56869" w14:textId="49A1E9C8" w:rsidR="00817884" w:rsidRPr="00EF210A" w:rsidRDefault="00817884" w:rsidP="00A068DD">
      <w:pPr>
        <w:spacing w:before="120" w:after="120"/>
        <w:ind w:left="1418" w:hanging="284"/>
      </w:pPr>
      <w:r w:rsidRPr="00EF210A">
        <w:rPr>
          <w:b/>
        </w:rPr>
        <w:t xml:space="preserve">12-1.4 - </w:t>
      </w:r>
      <w:r w:rsidRPr="00EF210A">
        <w:t>Gas tungsten arc welding (GTAW):</w:t>
      </w:r>
    </w:p>
    <w:p w14:paraId="18204CB5" w14:textId="762190A5" w:rsidR="00817884" w:rsidRPr="00EF210A" w:rsidRDefault="00817884" w:rsidP="00A068DD">
      <w:pPr>
        <w:spacing w:before="120" w:after="120"/>
        <w:ind w:left="1701" w:hanging="284"/>
      </w:pPr>
      <w:r w:rsidRPr="00EF210A">
        <w:rPr>
          <w:b/>
        </w:rPr>
        <w:t xml:space="preserve">12-1.4.1 - </w:t>
      </w:r>
      <w:r w:rsidRPr="00EF210A">
        <w:t xml:space="preserve">When pulsed DC GTAW (pulsed current gas tungsten arc welding [GTAW-P]) is used for </w:t>
      </w:r>
      <w:r w:rsidRPr="00EF210A">
        <w:lastRenderedPageBreak/>
        <w:t>current control, same make, model, and program settings of the equipment shall be used as those during weld qualification. These variables shall be specified on the welding procedure specification (WPS) and procedure qualification</w:t>
      </w:r>
      <w:r w:rsidR="0004206D" w:rsidRPr="00EF210A">
        <w:t xml:space="preserve"> </w:t>
      </w:r>
      <w:r w:rsidRPr="00EF210A">
        <w:t>record(s) (PQR).</w:t>
      </w:r>
    </w:p>
    <w:p w14:paraId="364991B6" w14:textId="19AF0A37" w:rsidR="00817884" w:rsidRPr="00EF210A" w:rsidRDefault="00817884" w:rsidP="00A068DD">
      <w:pPr>
        <w:spacing w:before="120" w:after="120"/>
        <w:ind w:left="1701" w:hanging="284"/>
      </w:pPr>
      <w:r w:rsidRPr="00EF210A">
        <w:rPr>
          <w:b/>
        </w:rPr>
        <w:t xml:space="preserve">12-1.4.2 - </w:t>
      </w:r>
      <w:r w:rsidRPr="00EF210A">
        <w:t>Backing (purge) gas shall be used when welding GTAW root and hot pass. When P1, P3, P4 or P5A materials are qualified without backing gas, backing gas may be omitted for production welds.</w:t>
      </w:r>
    </w:p>
    <w:p w14:paraId="7F578F1C" w14:textId="6553A9B4" w:rsidR="008D595A" w:rsidRPr="00EF210A" w:rsidRDefault="008D595A" w:rsidP="00A068DD">
      <w:pPr>
        <w:spacing w:before="120" w:after="120"/>
        <w:ind w:left="1701" w:hanging="284"/>
      </w:pPr>
      <w:r w:rsidRPr="00EF210A">
        <w:rPr>
          <w:b/>
        </w:rPr>
        <w:t xml:space="preserve">12-1.4.3 - </w:t>
      </w:r>
      <w:r w:rsidR="000368B9" w:rsidRPr="00EF210A">
        <w:t>Shielding gas for GTAW process shall be welding-grade argon with a purity of at least 99.997 percent argon per ASME Section II, Part C, SFA-5.32, Table 1, nitrogen or hydrogen shall not be used.</w:t>
      </w:r>
    </w:p>
    <w:p w14:paraId="0D83416A" w14:textId="620A1B09" w:rsidR="00FC4D76" w:rsidRPr="00EF210A" w:rsidRDefault="00FC4D76" w:rsidP="00A068DD">
      <w:pPr>
        <w:spacing w:before="120" w:after="120"/>
        <w:ind w:left="1701" w:hanging="284"/>
      </w:pPr>
      <w:r w:rsidRPr="00EF210A">
        <w:rPr>
          <w:b/>
        </w:rPr>
        <w:t xml:space="preserve">12-1.4.4 - </w:t>
      </w:r>
      <w:r w:rsidR="00DF1005" w:rsidRPr="00EF210A">
        <w:t>Backing gas shall be welding-grade argon with a purity of at least 99.997 percent argon.</w:t>
      </w:r>
    </w:p>
    <w:p w14:paraId="2CF99388" w14:textId="03A10DBC" w:rsidR="001D7F4F" w:rsidRPr="00EF210A" w:rsidRDefault="00FC4D76" w:rsidP="00A068DD">
      <w:pPr>
        <w:spacing w:before="120" w:after="120"/>
        <w:ind w:left="1701" w:hanging="284"/>
      </w:pPr>
      <w:bookmarkStart w:id="255" w:name="_Hlk176259395"/>
      <w:r w:rsidRPr="00EF210A">
        <w:rPr>
          <w:b/>
        </w:rPr>
        <w:t xml:space="preserve">12-1.4.5 - </w:t>
      </w:r>
      <w:bookmarkEnd w:id="255"/>
      <w:r w:rsidR="000E1440" w:rsidRPr="00EF210A">
        <w:t>Single-sided welds shall be made with a GTAW root pass and back-purged until at least 1/4 inch (6 mm) of weld metal thickness has been deposited.</w:t>
      </w:r>
    </w:p>
    <w:p w14:paraId="5C99218F" w14:textId="2AB46ADD" w:rsidR="00FC4D76" w:rsidRPr="00EF210A" w:rsidRDefault="000E1440" w:rsidP="00A068DD">
      <w:pPr>
        <w:spacing w:before="120" w:after="120"/>
        <w:ind w:left="1701" w:hanging="284"/>
      </w:pPr>
      <w:bookmarkStart w:id="256" w:name="_Hlk176259487"/>
      <w:r w:rsidRPr="00EF210A">
        <w:t xml:space="preserve"> </w:t>
      </w:r>
      <w:r w:rsidR="001D7F4F" w:rsidRPr="00EF210A">
        <w:rPr>
          <w:b/>
        </w:rPr>
        <w:t xml:space="preserve">12-1.4.6 - </w:t>
      </w:r>
      <w:r w:rsidR="001D7F4F" w:rsidRPr="00EF210A">
        <w:t>The oxygen content of the back-purged volume shall be less than 0.01 percent (100 ppm).</w:t>
      </w:r>
      <w:r w:rsidR="00061818" w:rsidRPr="00EF210A">
        <w:t xml:space="preserve"> Supplier shall submit details of the method and equipment to be used for monitoring oxygen content as part of the WPS.</w:t>
      </w:r>
    </w:p>
    <w:bookmarkEnd w:id="256"/>
    <w:p w14:paraId="47BBFF84" w14:textId="77777777" w:rsidR="00A55BD5" w:rsidRPr="00EF210A" w:rsidRDefault="00A55BD5" w:rsidP="008F5BD8">
      <w:pPr>
        <w:spacing w:before="120" w:after="120"/>
        <w:ind w:left="1418" w:hanging="284"/>
      </w:pPr>
      <w:r w:rsidRPr="00EF210A">
        <w:rPr>
          <w:b/>
        </w:rPr>
        <w:t xml:space="preserve">12-1.5 - </w:t>
      </w:r>
      <w:r w:rsidRPr="00EF210A">
        <w:t>Gas-shielded flux-cored arc welding (FCAW-G):</w:t>
      </w:r>
    </w:p>
    <w:p w14:paraId="486C8B9A" w14:textId="55D8279F" w:rsidR="00CC5DD4" w:rsidRPr="00EF210A" w:rsidRDefault="00954529" w:rsidP="008F5BD8">
      <w:pPr>
        <w:spacing w:before="120" w:after="120"/>
        <w:ind w:left="1701" w:hanging="284"/>
      </w:pPr>
      <w:r w:rsidRPr="00EF210A">
        <w:rPr>
          <w:b/>
        </w:rPr>
        <w:t xml:space="preserve">12-1.5.1 - </w:t>
      </w:r>
      <w:r w:rsidRPr="00EF210A">
        <w:t>The specific Manufacturer's brand and trades names used in production shall be used as those during weld qualification and shall be documented on the welding procedure specification (WPS) and procedure qualification record(s) (PQR).</w:t>
      </w:r>
    </w:p>
    <w:p w14:paraId="4A5A85DC" w14:textId="6DD9D904" w:rsidR="005B0358" w:rsidRPr="00EF210A" w:rsidRDefault="00BC0477" w:rsidP="008F5BD8">
      <w:pPr>
        <w:pStyle w:val="BodyText"/>
        <w:spacing w:before="120" w:after="120"/>
        <w:ind w:left="1701" w:hanging="284"/>
        <w:jc w:val="both"/>
        <w:rPr>
          <w:sz w:val="22"/>
          <w:szCs w:val="22"/>
        </w:rPr>
      </w:pPr>
      <w:r w:rsidRPr="00EF210A">
        <w:rPr>
          <w:b/>
          <w:sz w:val="22"/>
          <w:szCs w:val="22"/>
        </w:rPr>
        <w:t xml:space="preserve">12-1.5.2 - </w:t>
      </w:r>
      <w:r w:rsidRPr="00EF210A">
        <w:rPr>
          <w:color w:val="333333"/>
          <w:sz w:val="22"/>
          <w:szCs w:val="22"/>
        </w:rPr>
        <w:t>Gas-shielded flux-cored arc welding (FCAW-G) shall be used only with gas-shielded electrodes. Self- shielded flux-cored arc welding (FCAW-S) shall not be used.</w:t>
      </w:r>
    </w:p>
    <w:p w14:paraId="4A5A85DF" w14:textId="51343B08" w:rsidR="005B0358" w:rsidRPr="00EF210A" w:rsidRDefault="00BC0477" w:rsidP="008F5BD8">
      <w:pPr>
        <w:pStyle w:val="BodyText"/>
        <w:spacing w:before="120" w:after="120"/>
        <w:ind w:left="1701" w:hanging="284"/>
        <w:jc w:val="both"/>
        <w:rPr>
          <w:sz w:val="22"/>
          <w:szCs w:val="22"/>
        </w:rPr>
      </w:pPr>
      <w:r w:rsidRPr="00EF210A">
        <w:rPr>
          <w:b/>
          <w:sz w:val="22"/>
          <w:szCs w:val="22"/>
        </w:rPr>
        <w:t>12-1.5.3</w:t>
      </w:r>
      <w:r w:rsidRPr="00EF210A">
        <w:rPr>
          <w:b/>
          <w:spacing w:val="2"/>
          <w:sz w:val="22"/>
          <w:szCs w:val="22"/>
        </w:rPr>
        <w:t xml:space="preserve"> </w:t>
      </w:r>
      <w:r w:rsidRPr="00EF210A">
        <w:rPr>
          <w:b/>
          <w:sz w:val="22"/>
          <w:szCs w:val="22"/>
        </w:rPr>
        <w:t>-</w:t>
      </w:r>
      <w:r w:rsidRPr="00EF210A">
        <w:rPr>
          <w:b/>
          <w:spacing w:val="1"/>
          <w:sz w:val="22"/>
          <w:szCs w:val="22"/>
        </w:rPr>
        <w:t xml:space="preserve"> </w:t>
      </w:r>
      <w:r w:rsidRPr="00EF210A">
        <w:rPr>
          <w:color w:val="333333"/>
          <w:sz w:val="22"/>
          <w:szCs w:val="22"/>
        </w:rPr>
        <w:t>Electrode</w:t>
      </w:r>
      <w:r w:rsidRPr="00EF210A">
        <w:rPr>
          <w:color w:val="333333"/>
          <w:spacing w:val="8"/>
          <w:sz w:val="22"/>
          <w:szCs w:val="22"/>
        </w:rPr>
        <w:t xml:space="preserve"> </w:t>
      </w:r>
      <w:r w:rsidRPr="00EF210A">
        <w:rPr>
          <w:color w:val="333333"/>
          <w:sz w:val="22"/>
          <w:szCs w:val="22"/>
        </w:rPr>
        <w:t>diameter</w:t>
      </w:r>
      <w:r w:rsidRPr="00EF210A">
        <w:rPr>
          <w:color w:val="333333"/>
          <w:spacing w:val="8"/>
          <w:sz w:val="22"/>
          <w:szCs w:val="22"/>
        </w:rPr>
        <w:t xml:space="preserve"> </w:t>
      </w:r>
      <w:r w:rsidRPr="00EF210A">
        <w:rPr>
          <w:color w:val="333333"/>
          <w:sz w:val="22"/>
          <w:szCs w:val="22"/>
        </w:rPr>
        <w:t>shall</w:t>
      </w:r>
      <w:r w:rsidRPr="00EF210A">
        <w:rPr>
          <w:color w:val="333333"/>
          <w:spacing w:val="8"/>
          <w:sz w:val="22"/>
          <w:szCs w:val="22"/>
        </w:rPr>
        <w:t xml:space="preserve"> </w:t>
      </w:r>
      <w:r w:rsidRPr="00EF210A">
        <w:rPr>
          <w:color w:val="333333"/>
          <w:sz w:val="22"/>
          <w:szCs w:val="22"/>
        </w:rPr>
        <w:t>not</w:t>
      </w:r>
      <w:r w:rsidRPr="00EF210A">
        <w:rPr>
          <w:color w:val="333333"/>
          <w:spacing w:val="8"/>
          <w:sz w:val="22"/>
          <w:szCs w:val="22"/>
        </w:rPr>
        <w:t xml:space="preserve"> </w:t>
      </w:r>
      <w:r w:rsidRPr="00EF210A">
        <w:rPr>
          <w:color w:val="333333"/>
          <w:sz w:val="22"/>
          <w:szCs w:val="22"/>
        </w:rPr>
        <w:t>exceed</w:t>
      </w:r>
      <w:r w:rsidRPr="00EF210A">
        <w:rPr>
          <w:color w:val="333333"/>
          <w:spacing w:val="8"/>
          <w:sz w:val="22"/>
          <w:szCs w:val="22"/>
        </w:rPr>
        <w:t xml:space="preserve"> </w:t>
      </w:r>
      <w:r w:rsidRPr="00EF210A">
        <w:rPr>
          <w:color w:val="333333"/>
          <w:sz w:val="22"/>
          <w:szCs w:val="22"/>
        </w:rPr>
        <w:t>1/8</w:t>
      </w:r>
      <w:r w:rsidRPr="00EF210A">
        <w:rPr>
          <w:color w:val="333333"/>
          <w:spacing w:val="8"/>
          <w:sz w:val="22"/>
          <w:szCs w:val="22"/>
        </w:rPr>
        <w:t xml:space="preserve"> </w:t>
      </w:r>
      <w:r w:rsidRPr="00EF210A">
        <w:rPr>
          <w:color w:val="333333"/>
          <w:sz w:val="22"/>
          <w:szCs w:val="22"/>
        </w:rPr>
        <w:t>inch</w:t>
      </w:r>
      <w:r w:rsidRPr="00EF210A">
        <w:rPr>
          <w:color w:val="333333"/>
          <w:spacing w:val="8"/>
          <w:sz w:val="22"/>
          <w:szCs w:val="22"/>
        </w:rPr>
        <w:t xml:space="preserve"> </w:t>
      </w:r>
      <w:r w:rsidRPr="00EF210A">
        <w:rPr>
          <w:color w:val="333333"/>
          <w:sz w:val="22"/>
          <w:szCs w:val="22"/>
        </w:rPr>
        <w:t>(3.2</w:t>
      </w:r>
      <w:r w:rsidRPr="00EF210A">
        <w:rPr>
          <w:color w:val="333333"/>
          <w:spacing w:val="8"/>
          <w:sz w:val="22"/>
          <w:szCs w:val="22"/>
        </w:rPr>
        <w:t xml:space="preserve"> </w:t>
      </w:r>
      <w:r w:rsidRPr="00EF210A">
        <w:rPr>
          <w:color w:val="333333"/>
          <w:spacing w:val="-4"/>
          <w:sz w:val="22"/>
          <w:szCs w:val="22"/>
        </w:rPr>
        <w:t>mm).</w:t>
      </w:r>
    </w:p>
    <w:p w14:paraId="4A5A85E2" w14:textId="16554BCB" w:rsidR="005B0358" w:rsidRPr="00EF210A" w:rsidRDefault="00BC0477" w:rsidP="008F5BD8">
      <w:pPr>
        <w:pStyle w:val="BodyText"/>
        <w:spacing w:before="120" w:after="120"/>
        <w:ind w:left="1701" w:hanging="284"/>
        <w:jc w:val="both"/>
        <w:rPr>
          <w:sz w:val="22"/>
          <w:szCs w:val="22"/>
        </w:rPr>
      </w:pPr>
      <w:r w:rsidRPr="00EF210A">
        <w:rPr>
          <w:b/>
          <w:sz w:val="22"/>
          <w:szCs w:val="22"/>
        </w:rPr>
        <w:t>12-1.5.4</w:t>
      </w:r>
      <w:r w:rsidRPr="00EF210A">
        <w:rPr>
          <w:b/>
          <w:spacing w:val="1"/>
          <w:sz w:val="22"/>
          <w:szCs w:val="22"/>
        </w:rPr>
        <w:t xml:space="preserve"> </w:t>
      </w:r>
      <w:r w:rsidRPr="00EF210A">
        <w:rPr>
          <w:b/>
          <w:sz w:val="22"/>
          <w:szCs w:val="22"/>
        </w:rPr>
        <w:t>-</w:t>
      </w:r>
      <w:r w:rsidRPr="00EF210A">
        <w:rPr>
          <w:b/>
          <w:spacing w:val="-1"/>
          <w:sz w:val="22"/>
          <w:szCs w:val="22"/>
        </w:rPr>
        <w:t xml:space="preserve"> </w:t>
      </w:r>
      <w:r w:rsidRPr="00EF210A">
        <w:rPr>
          <w:color w:val="333333"/>
          <w:sz w:val="22"/>
          <w:szCs w:val="22"/>
        </w:rPr>
        <w:t>Vertical</w:t>
      </w:r>
      <w:r w:rsidRPr="00EF210A">
        <w:rPr>
          <w:color w:val="333333"/>
          <w:spacing w:val="7"/>
          <w:sz w:val="22"/>
          <w:szCs w:val="22"/>
        </w:rPr>
        <w:t xml:space="preserve"> </w:t>
      </w:r>
      <w:r w:rsidRPr="00EF210A">
        <w:rPr>
          <w:color w:val="333333"/>
          <w:sz w:val="22"/>
          <w:szCs w:val="22"/>
        </w:rPr>
        <w:t>downhill</w:t>
      </w:r>
      <w:r w:rsidRPr="00EF210A">
        <w:rPr>
          <w:color w:val="333333"/>
          <w:spacing w:val="7"/>
          <w:sz w:val="22"/>
          <w:szCs w:val="22"/>
        </w:rPr>
        <w:t xml:space="preserve"> </w:t>
      </w:r>
      <w:r w:rsidRPr="00EF210A">
        <w:rPr>
          <w:color w:val="333333"/>
          <w:sz w:val="22"/>
          <w:szCs w:val="22"/>
        </w:rPr>
        <w:t>welding</w:t>
      </w:r>
      <w:r w:rsidRPr="00EF210A">
        <w:rPr>
          <w:color w:val="333333"/>
          <w:spacing w:val="7"/>
          <w:sz w:val="22"/>
          <w:szCs w:val="22"/>
        </w:rPr>
        <w:t xml:space="preserve"> </w:t>
      </w:r>
      <w:r w:rsidRPr="00EF210A">
        <w:rPr>
          <w:color w:val="333333"/>
          <w:sz w:val="22"/>
          <w:szCs w:val="22"/>
        </w:rPr>
        <w:t>shall</w:t>
      </w:r>
      <w:r w:rsidRPr="00EF210A">
        <w:rPr>
          <w:color w:val="333333"/>
          <w:spacing w:val="8"/>
          <w:sz w:val="22"/>
          <w:szCs w:val="22"/>
        </w:rPr>
        <w:t xml:space="preserve"> </w:t>
      </w:r>
      <w:r w:rsidRPr="00EF210A">
        <w:rPr>
          <w:color w:val="333333"/>
          <w:sz w:val="22"/>
          <w:szCs w:val="22"/>
        </w:rPr>
        <w:t>not</w:t>
      </w:r>
      <w:r w:rsidRPr="00EF210A">
        <w:rPr>
          <w:color w:val="333333"/>
          <w:spacing w:val="7"/>
          <w:sz w:val="22"/>
          <w:szCs w:val="22"/>
        </w:rPr>
        <w:t xml:space="preserve"> </w:t>
      </w:r>
      <w:r w:rsidRPr="00EF210A">
        <w:rPr>
          <w:color w:val="333333"/>
          <w:sz w:val="22"/>
          <w:szCs w:val="22"/>
        </w:rPr>
        <w:t>be</w:t>
      </w:r>
      <w:r w:rsidRPr="00EF210A">
        <w:rPr>
          <w:color w:val="333333"/>
          <w:spacing w:val="7"/>
          <w:sz w:val="22"/>
          <w:szCs w:val="22"/>
        </w:rPr>
        <w:t xml:space="preserve"> </w:t>
      </w:r>
      <w:r w:rsidRPr="00EF210A">
        <w:rPr>
          <w:color w:val="333333"/>
          <w:spacing w:val="-2"/>
          <w:sz w:val="22"/>
          <w:szCs w:val="22"/>
        </w:rPr>
        <w:t>acceptable.</w:t>
      </w:r>
    </w:p>
    <w:p w14:paraId="4A5A85E3" w14:textId="0F9C2795" w:rsidR="005B0358" w:rsidRPr="00EF210A" w:rsidRDefault="00BC0477" w:rsidP="008F5BD8">
      <w:pPr>
        <w:pStyle w:val="BodyText"/>
        <w:numPr>
          <w:ilvl w:val="3"/>
          <w:numId w:val="34"/>
        </w:numPr>
        <w:spacing w:before="120" w:after="120"/>
        <w:ind w:left="1701" w:hanging="284"/>
        <w:rPr>
          <w:sz w:val="22"/>
          <w:szCs w:val="22"/>
        </w:rPr>
      </w:pPr>
      <w:bookmarkStart w:id="257" w:name="_Hlk176258247"/>
      <w:r w:rsidRPr="00EF210A">
        <w:rPr>
          <w:b/>
          <w:sz w:val="22"/>
          <w:szCs w:val="22"/>
        </w:rPr>
        <w:t xml:space="preserve">- </w:t>
      </w:r>
      <w:r w:rsidRPr="00EF210A">
        <w:rPr>
          <w:color w:val="333333"/>
          <w:sz w:val="22"/>
          <w:szCs w:val="22"/>
        </w:rPr>
        <w:t xml:space="preserve">Wind </w:t>
      </w:r>
      <w:bookmarkEnd w:id="257"/>
      <w:r w:rsidRPr="00EF210A">
        <w:rPr>
          <w:color w:val="333333"/>
          <w:sz w:val="22"/>
          <w:szCs w:val="22"/>
        </w:rPr>
        <w:t xml:space="preserve">velocity shall not exceed 5 mph (8 kph) in the weld area, unless the weld is sheltered from the </w:t>
      </w:r>
      <w:r w:rsidRPr="00EF210A">
        <w:rPr>
          <w:color w:val="333333"/>
          <w:spacing w:val="-2"/>
          <w:sz w:val="22"/>
          <w:szCs w:val="22"/>
        </w:rPr>
        <w:t>wind.</w:t>
      </w:r>
    </w:p>
    <w:p w14:paraId="6D006272" w14:textId="58F55C24" w:rsidR="00051FF7" w:rsidRPr="00EF210A" w:rsidRDefault="00F95405" w:rsidP="008F5BD8">
      <w:pPr>
        <w:pStyle w:val="ListParagraph"/>
        <w:numPr>
          <w:ilvl w:val="3"/>
          <w:numId w:val="34"/>
        </w:numPr>
        <w:ind w:left="1701" w:hanging="284"/>
      </w:pPr>
      <w:r w:rsidRPr="00EF210A">
        <w:rPr>
          <w:b/>
        </w:rPr>
        <w:t xml:space="preserve">- </w:t>
      </w:r>
      <w:r w:rsidR="00E652A7" w:rsidRPr="00EF210A">
        <w:t>Shielding gas for FCAW-G process shall be a 75 percent argon</w:t>
      </w:r>
      <w:r w:rsidR="00563A21" w:rsidRPr="00EF210A">
        <w:t xml:space="preserve"> as a mini</w:t>
      </w:r>
      <w:r w:rsidR="00E345C8" w:rsidRPr="00EF210A">
        <w:t>mum</w:t>
      </w:r>
      <w:r w:rsidR="00E652A7" w:rsidRPr="00EF210A">
        <w:t xml:space="preserve">/25 percent CO2 mixture. </w:t>
      </w:r>
    </w:p>
    <w:p w14:paraId="2932AD4A" w14:textId="4A3113FF" w:rsidR="00463A07" w:rsidRPr="00EF210A" w:rsidRDefault="00BC0477" w:rsidP="00EF210A">
      <w:pPr>
        <w:pStyle w:val="ListParagraph"/>
        <w:numPr>
          <w:ilvl w:val="1"/>
          <w:numId w:val="23"/>
        </w:numPr>
        <w:tabs>
          <w:tab w:val="left" w:pos="630"/>
        </w:tabs>
        <w:spacing w:before="120" w:after="120"/>
        <w:ind w:left="1134" w:hanging="425"/>
      </w:pPr>
      <w:r w:rsidRPr="00EF210A">
        <w:rPr>
          <w:b/>
        </w:rPr>
        <w:t>-</w:t>
      </w:r>
      <w:r w:rsidRPr="00EF210A">
        <w:rPr>
          <w:b/>
          <w:spacing w:val="1"/>
        </w:rPr>
        <w:t xml:space="preserve"> </w:t>
      </w:r>
      <w:r w:rsidRPr="00EF210A">
        <w:rPr>
          <w:color w:val="333333"/>
        </w:rPr>
        <w:t>Turbine</w:t>
      </w:r>
      <w:r w:rsidRPr="00EF210A">
        <w:rPr>
          <w:color w:val="333333"/>
          <w:spacing w:val="8"/>
        </w:rPr>
        <w:t xml:space="preserve"> </w:t>
      </w:r>
      <w:r w:rsidRPr="00EF210A">
        <w:rPr>
          <w:color w:val="333333"/>
        </w:rPr>
        <w:t>steam</w:t>
      </w:r>
      <w:r w:rsidRPr="00EF210A">
        <w:rPr>
          <w:color w:val="333333"/>
          <w:spacing w:val="9"/>
        </w:rPr>
        <w:t xml:space="preserve"> </w:t>
      </w:r>
      <w:r w:rsidRPr="00EF210A">
        <w:rPr>
          <w:color w:val="333333"/>
        </w:rPr>
        <w:t>supply</w:t>
      </w:r>
      <w:r w:rsidRPr="00EF210A">
        <w:rPr>
          <w:color w:val="333333"/>
          <w:spacing w:val="8"/>
        </w:rPr>
        <w:t xml:space="preserve"> </w:t>
      </w:r>
      <w:r w:rsidRPr="00EF210A">
        <w:rPr>
          <w:color w:val="333333"/>
        </w:rPr>
        <w:t>and</w:t>
      </w:r>
      <w:r w:rsidRPr="00EF210A">
        <w:rPr>
          <w:color w:val="333333"/>
          <w:spacing w:val="9"/>
        </w:rPr>
        <w:t xml:space="preserve"> </w:t>
      </w:r>
      <w:r w:rsidRPr="00EF210A">
        <w:rPr>
          <w:color w:val="333333"/>
        </w:rPr>
        <w:t>other</w:t>
      </w:r>
      <w:r w:rsidRPr="00EF210A">
        <w:rPr>
          <w:color w:val="333333"/>
          <w:spacing w:val="8"/>
        </w:rPr>
        <w:t xml:space="preserve"> </w:t>
      </w:r>
      <w:r w:rsidRPr="00EF210A">
        <w:rPr>
          <w:color w:val="333333"/>
        </w:rPr>
        <w:t>piping</w:t>
      </w:r>
      <w:r w:rsidRPr="00EF210A">
        <w:rPr>
          <w:color w:val="333333"/>
          <w:spacing w:val="9"/>
        </w:rPr>
        <w:t xml:space="preserve"> </w:t>
      </w:r>
      <w:r w:rsidRPr="00EF210A">
        <w:rPr>
          <w:color w:val="333333"/>
        </w:rPr>
        <w:t>requiring</w:t>
      </w:r>
      <w:r w:rsidRPr="00EF210A">
        <w:rPr>
          <w:color w:val="333333"/>
          <w:spacing w:val="8"/>
        </w:rPr>
        <w:t xml:space="preserve"> </w:t>
      </w:r>
      <w:r w:rsidRPr="00EF210A">
        <w:rPr>
          <w:color w:val="333333"/>
        </w:rPr>
        <w:t>special</w:t>
      </w:r>
      <w:r w:rsidRPr="00EF210A">
        <w:rPr>
          <w:color w:val="333333"/>
          <w:spacing w:val="9"/>
        </w:rPr>
        <w:t xml:space="preserve"> </w:t>
      </w:r>
      <w:r w:rsidRPr="00EF210A">
        <w:rPr>
          <w:color w:val="333333"/>
        </w:rPr>
        <w:t>cleaning</w:t>
      </w:r>
      <w:r w:rsidRPr="00EF210A">
        <w:rPr>
          <w:color w:val="333333"/>
          <w:spacing w:val="8"/>
        </w:rPr>
        <w:t xml:space="preserve"> </w:t>
      </w:r>
      <w:r w:rsidRPr="00EF210A">
        <w:rPr>
          <w:color w:val="333333"/>
        </w:rPr>
        <w:t>shall</w:t>
      </w:r>
      <w:r w:rsidRPr="00EF210A">
        <w:rPr>
          <w:color w:val="333333"/>
          <w:spacing w:val="8"/>
        </w:rPr>
        <w:t xml:space="preserve"> </w:t>
      </w:r>
      <w:r w:rsidRPr="00EF210A">
        <w:rPr>
          <w:color w:val="333333"/>
        </w:rPr>
        <w:t>have</w:t>
      </w:r>
      <w:r w:rsidRPr="00EF210A">
        <w:rPr>
          <w:color w:val="333333"/>
          <w:spacing w:val="9"/>
        </w:rPr>
        <w:t xml:space="preserve"> </w:t>
      </w:r>
      <w:r w:rsidRPr="00EF210A">
        <w:rPr>
          <w:color w:val="333333"/>
        </w:rPr>
        <w:t>the</w:t>
      </w:r>
      <w:r w:rsidRPr="00EF210A">
        <w:rPr>
          <w:color w:val="333333"/>
          <w:spacing w:val="8"/>
        </w:rPr>
        <w:t xml:space="preserve"> </w:t>
      </w:r>
      <w:r w:rsidRPr="00EF210A">
        <w:rPr>
          <w:color w:val="333333"/>
        </w:rPr>
        <w:t>root</w:t>
      </w:r>
      <w:r w:rsidRPr="00EF210A">
        <w:rPr>
          <w:color w:val="333333"/>
          <w:spacing w:val="9"/>
        </w:rPr>
        <w:t xml:space="preserve"> </w:t>
      </w:r>
      <w:r w:rsidRPr="00EF210A">
        <w:rPr>
          <w:color w:val="333333"/>
        </w:rPr>
        <w:t>pass</w:t>
      </w:r>
      <w:r w:rsidRPr="00EF210A">
        <w:rPr>
          <w:color w:val="333333"/>
          <w:spacing w:val="8"/>
        </w:rPr>
        <w:t xml:space="preserve"> </w:t>
      </w:r>
      <w:r w:rsidRPr="00EF210A">
        <w:rPr>
          <w:color w:val="333333"/>
        </w:rPr>
        <w:t>deposited</w:t>
      </w:r>
      <w:r w:rsidRPr="00EF210A">
        <w:rPr>
          <w:color w:val="333333"/>
          <w:spacing w:val="9"/>
        </w:rPr>
        <w:t xml:space="preserve"> </w:t>
      </w:r>
      <w:r w:rsidRPr="00EF210A">
        <w:rPr>
          <w:color w:val="333333"/>
        </w:rPr>
        <w:t>by</w:t>
      </w:r>
      <w:r w:rsidRPr="00EF210A">
        <w:rPr>
          <w:color w:val="333333"/>
          <w:spacing w:val="8"/>
        </w:rPr>
        <w:t xml:space="preserve"> </w:t>
      </w:r>
      <w:r w:rsidRPr="00EF210A">
        <w:rPr>
          <w:color w:val="333333"/>
          <w:spacing w:val="-5"/>
        </w:rPr>
        <w:t>gas</w:t>
      </w:r>
      <w:r w:rsidR="0024764D" w:rsidRPr="00EF210A">
        <w:rPr>
          <w:color w:val="333333"/>
          <w:spacing w:val="-5"/>
        </w:rPr>
        <w:t xml:space="preserve"> </w:t>
      </w:r>
      <w:r w:rsidR="00463A07" w:rsidRPr="00EF210A">
        <w:rPr>
          <w:color w:val="333333"/>
        </w:rPr>
        <w:t>tungsten</w:t>
      </w:r>
      <w:r w:rsidR="00463A07" w:rsidRPr="00EF210A">
        <w:rPr>
          <w:color w:val="333333"/>
          <w:spacing w:val="11"/>
        </w:rPr>
        <w:t xml:space="preserve"> </w:t>
      </w:r>
      <w:r w:rsidR="00463A07" w:rsidRPr="00EF210A">
        <w:rPr>
          <w:color w:val="333333"/>
        </w:rPr>
        <w:t>arc</w:t>
      </w:r>
      <w:r w:rsidR="00463A07" w:rsidRPr="00EF210A">
        <w:rPr>
          <w:color w:val="333333"/>
          <w:spacing w:val="11"/>
        </w:rPr>
        <w:t xml:space="preserve"> </w:t>
      </w:r>
      <w:r w:rsidR="00463A07" w:rsidRPr="00EF210A">
        <w:rPr>
          <w:color w:val="333333"/>
        </w:rPr>
        <w:t>welding</w:t>
      </w:r>
      <w:r w:rsidR="00463A07" w:rsidRPr="00EF210A">
        <w:rPr>
          <w:color w:val="333333"/>
          <w:spacing w:val="11"/>
        </w:rPr>
        <w:t xml:space="preserve"> </w:t>
      </w:r>
      <w:r w:rsidR="00463A07" w:rsidRPr="00EF210A">
        <w:rPr>
          <w:color w:val="333333"/>
          <w:spacing w:val="-2"/>
        </w:rPr>
        <w:t>(GTAW).</w:t>
      </w:r>
    </w:p>
    <w:p w14:paraId="6BE70808" w14:textId="3479E643" w:rsidR="00087261" w:rsidRPr="00EF210A" w:rsidRDefault="00087261" w:rsidP="00EF210A">
      <w:pPr>
        <w:pStyle w:val="ListParagraph"/>
        <w:numPr>
          <w:ilvl w:val="1"/>
          <w:numId w:val="23"/>
        </w:numPr>
        <w:tabs>
          <w:tab w:val="left" w:pos="605"/>
        </w:tabs>
        <w:spacing w:before="120" w:after="120"/>
        <w:ind w:left="1134" w:hanging="425"/>
      </w:pPr>
      <w:r w:rsidRPr="00EF210A">
        <w:rPr>
          <w:b/>
        </w:rPr>
        <w:t xml:space="preserve">- </w:t>
      </w:r>
      <w:r w:rsidRPr="00EF210A">
        <w:rPr>
          <w:color w:val="333333"/>
        </w:rPr>
        <w:t>The</w:t>
      </w:r>
      <w:r w:rsidRPr="00EF210A">
        <w:rPr>
          <w:color w:val="333333"/>
          <w:spacing w:val="8"/>
        </w:rPr>
        <w:t xml:space="preserve"> </w:t>
      </w:r>
      <w:r w:rsidRPr="00EF210A">
        <w:rPr>
          <w:color w:val="333333"/>
        </w:rPr>
        <w:t>following</w:t>
      </w:r>
      <w:r w:rsidRPr="00EF210A">
        <w:rPr>
          <w:color w:val="333333"/>
          <w:spacing w:val="8"/>
        </w:rPr>
        <w:t xml:space="preserve"> </w:t>
      </w:r>
      <w:r w:rsidRPr="00EF210A">
        <w:rPr>
          <w:color w:val="333333"/>
        </w:rPr>
        <w:t>welding</w:t>
      </w:r>
      <w:r w:rsidRPr="00EF210A">
        <w:rPr>
          <w:color w:val="333333"/>
          <w:spacing w:val="8"/>
        </w:rPr>
        <w:t xml:space="preserve"> </w:t>
      </w:r>
      <w:r w:rsidRPr="00EF210A">
        <w:rPr>
          <w:color w:val="333333"/>
        </w:rPr>
        <w:t>processes</w:t>
      </w:r>
      <w:r w:rsidRPr="00EF210A">
        <w:rPr>
          <w:color w:val="333333"/>
          <w:spacing w:val="7"/>
        </w:rPr>
        <w:t xml:space="preserve"> </w:t>
      </w:r>
      <w:r w:rsidRPr="00EF210A">
        <w:rPr>
          <w:color w:val="333333"/>
        </w:rPr>
        <w:t>shall</w:t>
      </w:r>
      <w:r w:rsidRPr="00EF210A">
        <w:rPr>
          <w:color w:val="333333"/>
          <w:spacing w:val="8"/>
        </w:rPr>
        <w:t xml:space="preserve"> </w:t>
      </w:r>
      <w:r w:rsidRPr="00EF210A">
        <w:rPr>
          <w:color w:val="333333"/>
        </w:rPr>
        <w:t>not</w:t>
      </w:r>
      <w:r w:rsidRPr="00EF210A">
        <w:rPr>
          <w:color w:val="333333"/>
          <w:spacing w:val="8"/>
        </w:rPr>
        <w:t xml:space="preserve"> </w:t>
      </w:r>
      <w:r w:rsidRPr="00EF210A">
        <w:rPr>
          <w:color w:val="333333"/>
        </w:rPr>
        <w:t>be</w:t>
      </w:r>
      <w:r w:rsidRPr="00EF210A">
        <w:rPr>
          <w:color w:val="333333"/>
          <w:spacing w:val="8"/>
        </w:rPr>
        <w:t xml:space="preserve"> </w:t>
      </w:r>
      <w:r w:rsidRPr="00EF210A">
        <w:rPr>
          <w:color w:val="333333"/>
          <w:spacing w:val="-2"/>
        </w:rPr>
        <w:t>used:</w:t>
      </w:r>
    </w:p>
    <w:p w14:paraId="192C1411" w14:textId="77777777" w:rsidR="00087261" w:rsidRPr="00EF210A" w:rsidRDefault="00087261" w:rsidP="00EF210A">
      <w:pPr>
        <w:pStyle w:val="ListParagraph"/>
        <w:numPr>
          <w:ilvl w:val="2"/>
          <w:numId w:val="23"/>
        </w:numPr>
        <w:tabs>
          <w:tab w:val="left" w:pos="717"/>
        </w:tabs>
        <w:spacing w:before="120" w:after="120"/>
        <w:ind w:left="1418" w:hanging="284"/>
      </w:pPr>
      <w:r w:rsidRPr="00EF210A">
        <w:rPr>
          <w:color w:val="333333"/>
          <w:position w:val="2"/>
        </w:rPr>
        <w:t>Electric</w:t>
      </w:r>
      <w:r w:rsidRPr="00EF210A">
        <w:rPr>
          <w:color w:val="333333"/>
          <w:spacing w:val="10"/>
          <w:position w:val="2"/>
        </w:rPr>
        <w:t xml:space="preserve"> </w:t>
      </w:r>
      <w:r w:rsidRPr="00EF210A">
        <w:rPr>
          <w:color w:val="333333"/>
          <w:position w:val="2"/>
        </w:rPr>
        <w:t>resistance</w:t>
      </w:r>
      <w:r w:rsidRPr="00EF210A">
        <w:rPr>
          <w:color w:val="333333"/>
          <w:spacing w:val="10"/>
          <w:position w:val="2"/>
        </w:rPr>
        <w:t xml:space="preserve"> </w:t>
      </w:r>
      <w:r w:rsidRPr="00EF210A">
        <w:rPr>
          <w:color w:val="333333"/>
          <w:position w:val="2"/>
        </w:rPr>
        <w:t>welding</w:t>
      </w:r>
      <w:r w:rsidRPr="00EF210A">
        <w:rPr>
          <w:color w:val="333333"/>
          <w:spacing w:val="10"/>
          <w:position w:val="2"/>
        </w:rPr>
        <w:t xml:space="preserve"> </w:t>
      </w:r>
      <w:r w:rsidRPr="00EF210A">
        <w:rPr>
          <w:color w:val="333333"/>
          <w:spacing w:val="-2"/>
          <w:position w:val="2"/>
        </w:rPr>
        <w:t>(ERW).</w:t>
      </w:r>
    </w:p>
    <w:p w14:paraId="4B0A9F13" w14:textId="77777777" w:rsidR="00087261" w:rsidRPr="00EF210A" w:rsidRDefault="00087261" w:rsidP="00EF210A">
      <w:pPr>
        <w:pStyle w:val="ListParagraph"/>
        <w:numPr>
          <w:ilvl w:val="2"/>
          <w:numId w:val="23"/>
        </w:numPr>
        <w:tabs>
          <w:tab w:val="left" w:pos="717"/>
        </w:tabs>
        <w:spacing w:before="120" w:after="120"/>
        <w:ind w:left="1418" w:hanging="284"/>
      </w:pPr>
      <w:r w:rsidRPr="00EF210A">
        <w:rPr>
          <w:color w:val="333333"/>
          <w:position w:val="2"/>
        </w:rPr>
        <w:t>Flash</w:t>
      </w:r>
      <w:r w:rsidRPr="00EF210A">
        <w:rPr>
          <w:color w:val="333333"/>
          <w:spacing w:val="10"/>
          <w:position w:val="2"/>
        </w:rPr>
        <w:t xml:space="preserve"> </w:t>
      </w:r>
      <w:r w:rsidRPr="00EF210A">
        <w:rPr>
          <w:color w:val="333333"/>
          <w:spacing w:val="-2"/>
          <w:position w:val="2"/>
        </w:rPr>
        <w:t>welding.</w:t>
      </w:r>
    </w:p>
    <w:p w14:paraId="298C99FB" w14:textId="02E378C3" w:rsidR="00087261" w:rsidRPr="00EF210A" w:rsidRDefault="00087261" w:rsidP="00EF210A">
      <w:pPr>
        <w:pStyle w:val="ListParagraph"/>
        <w:numPr>
          <w:ilvl w:val="2"/>
          <w:numId w:val="23"/>
        </w:numPr>
        <w:tabs>
          <w:tab w:val="left" w:pos="717"/>
        </w:tabs>
        <w:spacing w:before="120" w:after="120"/>
        <w:ind w:left="1418" w:hanging="284"/>
      </w:pPr>
      <w:r w:rsidRPr="00EF210A">
        <w:rPr>
          <w:color w:val="333333"/>
          <w:position w:val="2"/>
        </w:rPr>
        <w:t>Pressure</w:t>
      </w:r>
      <w:r w:rsidRPr="00EF210A">
        <w:rPr>
          <w:color w:val="333333"/>
          <w:spacing w:val="8"/>
          <w:position w:val="2"/>
        </w:rPr>
        <w:t xml:space="preserve"> </w:t>
      </w:r>
      <w:r w:rsidRPr="00EF210A">
        <w:rPr>
          <w:color w:val="333333"/>
          <w:spacing w:val="-2"/>
          <w:position w:val="2"/>
        </w:rPr>
        <w:t>welding.</w:t>
      </w:r>
    </w:p>
    <w:p w14:paraId="11FBF027" w14:textId="209E8C09" w:rsidR="00087261" w:rsidRPr="00EF210A" w:rsidRDefault="00087261" w:rsidP="00EF210A">
      <w:pPr>
        <w:pStyle w:val="ListParagraph"/>
        <w:numPr>
          <w:ilvl w:val="1"/>
          <w:numId w:val="23"/>
        </w:numPr>
        <w:tabs>
          <w:tab w:val="left" w:pos="605"/>
        </w:tabs>
        <w:spacing w:before="120" w:after="120"/>
        <w:ind w:left="1134" w:hanging="425"/>
      </w:pPr>
      <w:r w:rsidRPr="00EF210A">
        <w:rPr>
          <w:b/>
        </w:rPr>
        <w:t xml:space="preserve">- </w:t>
      </w:r>
      <w:r w:rsidRPr="00EF210A">
        <w:rPr>
          <w:color w:val="333333"/>
        </w:rPr>
        <w:t>For welds made using a gas-shielded process and requiring an internal gas purge (backing gas), the purge shall</w:t>
      </w:r>
      <w:r w:rsidRPr="00EF210A">
        <w:rPr>
          <w:color w:val="333333"/>
          <w:spacing w:val="40"/>
        </w:rPr>
        <w:t xml:space="preserve"> </w:t>
      </w:r>
      <w:r w:rsidRPr="00EF210A">
        <w:rPr>
          <w:color w:val="333333"/>
        </w:rPr>
        <w:t>be maintained until the completion of the root pass and the hot pass (second layer).</w:t>
      </w:r>
    </w:p>
    <w:p w14:paraId="61C28C42" w14:textId="64E23B30" w:rsidR="00087261" w:rsidRPr="00EF210A" w:rsidRDefault="00087261" w:rsidP="00EF210A">
      <w:pPr>
        <w:pStyle w:val="BodyText"/>
        <w:spacing w:before="120" w:after="120"/>
        <w:ind w:left="1418" w:hanging="284"/>
        <w:rPr>
          <w:sz w:val="22"/>
          <w:szCs w:val="22"/>
        </w:rPr>
      </w:pPr>
      <w:r w:rsidRPr="00EF210A">
        <w:rPr>
          <w:b/>
          <w:sz w:val="22"/>
          <w:szCs w:val="22"/>
        </w:rPr>
        <w:t xml:space="preserve">12-4.1 - </w:t>
      </w:r>
      <w:r w:rsidRPr="00EF210A">
        <w:rPr>
          <w:sz w:val="22"/>
          <w:szCs w:val="22"/>
        </w:rPr>
        <w:t>Whenever a back purging gas is selected to prevent oxidation or scale formation on the underside of the weld,</w:t>
      </w:r>
      <w:r w:rsidRPr="00EF210A">
        <w:rPr>
          <w:spacing w:val="19"/>
          <w:sz w:val="22"/>
          <w:szCs w:val="22"/>
        </w:rPr>
        <w:t xml:space="preserve"> </w:t>
      </w:r>
      <w:r w:rsidRPr="00EF210A">
        <w:rPr>
          <w:sz w:val="22"/>
          <w:szCs w:val="22"/>
        </w:rPr>
        <w:t>the</w:t>
      </w:r>
      <w:r w:rsidRPr="00EF210A">
        <w:rPr>
          <w:spacing w:val="19"/>
          <w:sz w:val="22"/>
          <w:szCs w:val="22"/>
        </w:rPr>
        <w:t xml:space="preserve"> </w:t>
      </w:r>
      <w:r w:rsidRPr="00EF210A">
        <w:rPr>
          <w:sz w:val="22"/>
          <w:szCs w:val="22"/>
        </w:rPr>
        <w:t>purge</w:t>
      </w:r>
      <w:r w:rsidRPr="00EF210A">
        <w:rPr>
          <w:spacing w:val="19"/>
          <w:sz w:val="22"/>
          <w:szCs w:val="22"/>
        </w:rPr>
        <w:t xml:space="preserve"> </w:t>
      </w:r>
      <w:r w:rsidRPr="00EF210A">
        <w:rPr>
          <w:sz w:val="22"/>
          <w:szCs w:val="22"/>
        </w:rPr>
        <w:t>shall</w:t>
      </w:r>
      <w:r w:rsidRPr="00EF210A">
        <w:rPr>
          <w:spacing w:val="19"/>
          <w:sz w:val="22"/>
          <w:szCs w:val="22"/>
        </w:rPr>
        <w:t xml:space="preserve"> </w:t>
      </w:r>
      <w:r w:rsidRPr="00EF210A">
        <w:rPr>
          <w:sz w:val="22"/>
          <w:szCs w:val="22"/>
        </w:rPr>
        <w:t>be</w:t>
      </w:r>
      <w:r w:rsidRPr="00EF210A">
        <w:rPr>
          <w:spacing w:val="19"/>
          <w:sz w:val="22"/>
          <w:szCs w:val="22"/>
        </w:rPr>
        <w:t xml:space="preserve"> </w:t>
      </w:r>
      <w:r w:rsidRPr="00EF210A">
        <w:rPr>
          <w:sz w:val="22"/>
          <w:szCs w:val="22"/>
        </w:rPr>
        <w:t>maintained</w:t>
      </w:r>
      <w:r w:rsidRPr="00EF210A">
        <w:rPr>
          <w:spacing w:val="19"/>
          <w:sz w:val="22"/>
          <w:szCs w:val="22"/>
        </w:rPr>
        <w:t xml:space="preserve"> </w:t>
      </w:r>
      <w:r w:rsidRPr="00EF210A">
        <w:rPr>
          <w:sz w:val="22"/>
          <w:szCs w:val="22"/>
        </w:rPr>
        <w:t>until</w:t>
      </w:r>
      <w:r w:rsidRPr="00EF210A">
        <w:rPr>
          <w:spacing w:val="19"/>
          <w:sz w:val="22"/>
          <w:szCs w:val="22"/>
        </w:rPr>
        <w:t xml:space="preserve"> </w:t>
      </w:r>
      <w:r w:rsidRPr="00EF210A">
        <w:rPr>
          <w:sz w:val="22"/>
          <w:szCs w:val="22"/>
        </w:rPr>
        <w:t>at</w:t>
      </w:r>
      <w:r w:rsidRPr="00EF210A">
        <w:rPr>
          <w:spacing w:val="19"/>
          <w:sz w:val="22"/>
          <w:szCs w:val="22"/>
        </w:rPr>
        <w:t xml:space="preserve"> </w:t>
      </w:r>
      <w:r w:rsidRPr="00EF210A">
        <w:rPr>
          <w:sz w:val="22"/>
          <w:szCs w:val="22"/>
        </w:rPr>
        <w:t>least</w:t>
      </w:r>
      <w:r w:rsidRPr="00EF210A">
        <w:rPr>
          <w:spacing w:val="19"/>
          <w:sz w:val="22"/>
          <w:szCs w:val="22"/>
        </w:rPr>
        <w:t xml:space="preserve"> </w:t>
      </w:r>
      <w:r w:rsidRPr="00EF210A">
        <w:rPr>
          <w:sz w:val="22"/>
          <w:szCs w:val="22"/>
        </w:rPr>
        <w:t>1/4</w:t>
      </w:r>
      <w:r w:rsidRPr="00EF210A">
        <w:rPr>
          <w:spacing w:val="19"/>
          <w:sz w:val="22"/>
          <w:szCs w:val="22"/>
        </w:rPr>
        <w:t xml:space="preserve"> </w:t>
      </w:r>
      <w:r w:rsidRPr="00EF210A">
        <w:rPr>
          <w:sz w:val="22"/>
          <w:szCs w:val="22"/>
        </w:rPr>
        <w:t>in.</w:t>
      </w:r>
      <w:r w:rsidRPr="00EF210A">
        <w:rPr>
          <w:spacing w:val="19"/>
          <w:sz w:val="22"/>
          <w:szCs w:val="22"/>
        </w:rPr>
        <w:t xml:space="preserve"> </w:t>
      </w:r>
      <w:r w:rsidRPr="00EF210A">
        <w:rPr>
          <w:sz w:val="22"/>
          <w:szCs w:val="22"/>
        </w:rPr>
        <w:t>(6.5</w:t>
      </w:r>
      <w:r w:rsidRPr="00EF210A">
        <w:rPr>
          <w:spacing w:val="19"/>
          <w:sz w:val="22"/>
          <w:szCs w:val="22"/>
        </w:rPr>
        <w:t xml:space="preserve"> </w:t>
      </w:r>
      <w:r w:rsidRPr="00EF210A">
        <w:rPr>
          <w:sz w:val="22"/>
          <w:szCs w:val="22"/>
        </w:rPr>
        <w:t>mm)</w:t>
      </w:r>
      <w:r w:rsidRPr="00EF210A">
        <w:rPr>
          <w:spacing w:val="19"/>
          <w:sz w:val="22"/>
          <w:szCs w:val="22"/>
        </w:rPr>
        <w:t xml:space="preserve"> </w:t>
      </w:r>
      <w:r w:rsidRPr="00EF210A">
        <w:rPr>
          <w:sz w:val="22"/>
          <w:szCs w:val="22"/>
        </w:rPr>
        <w:t>depth</w:t>
      </w:r>
      <w:r w:rsidRPr="00EF210A">
        <w:rPr>
          <w:spacing w:val="19"/>
          <w:sz w:val="22"/>
          <w:szCs w:val="22"/>
        </w:rPr>
        <w:t xml:space="preserve"> </w:t>
      </w:r>
      <w:r w:rsidRPr="00EF210A">
        <w:rPr>
          <w:sz w:val="22"/>
          <w:szCs w:val="22"/>
        </w:rPr>
        <w:t>of</w:t>
      </w:r>
      <w:r w:rsidRPr="00EF210A">
        <w:rPr>
          <w:spacing w:val="19"/>
          <w:sz w:val="22"/>
          <w:szCs w:val="22"/>
        </w:rPr>
        <w:t xml:space="preserve"> </w:t>
      </w:r>
      <w:r w:rsidRPr="00EF210A">
        <w:rPr>
          <w:sz w:val="22"/>
          <w:szCs w:val="22"/>
        </w:rPr>
        <w:t>weld</w:t>
      </w:r>
      <w:r w:rsidRPr="00EF210A">
        <w:rPr>
          <w:spacing w:val="19"/>
          <w:sz w:val="22"/>
          <w:szCs w:val="22"/>
        </w:rPr>
        <w:t xml:space="preserve"> </w:t>
      </w:r>
      <w:r w:rsidRPr="00EF210A">
        <w:rPr>
          <w:sz w:val="22"/>
          <w:szCs w:val="22"/>
        </w:rPr>
        <w:t>metal</w:t>
      </w:r>
      <w:r w:rsidRPr="00EF210A">
        <w:rPr>
          <w:spacing w:val="19"/>
          <w:sz w:val="22"/>
          <w:szCs w:val="22"/>
        </w:rPr>
        <w:t xml:space="preserve"> </w:t>
      </w:r>
      <w:r w:rsidRPr="00EF210A">
        <w:rPr>
          <w:sz w:val="22"/>
          <w:szCs w:val="22"/>
        </w:rPr>
        <w:t>has</w:t>
      </w:r>
      <w:r w:rsidRPr="00EF210A">
        <w:rPr>
          <w:spacing w:val="19"/>
          <w:sz w:val="22"/>
          <w:szCs w:val="22"/>
        </w:rPr>
        <w:t xml:space="preserve"> </w:t>
      </w:r>
      <w:r w:rsidRPr="00EF210A">
        <w:rPr>
          <w:sz w:val="22"/>
          <w:szCs w:val="22"/>
        </w:rPr>
        <w:t>been</w:t>
      </w:r>
      <w:r w:rsidRPr="00EF210A">
        <w:rPr>
          <w:spacing w:val="19"/>
          <w:sz w:val="22"/>
          <w:szCs w:val="22"/>
        </w:rPr>
        <w:t xml:space="preserve"> </w:t>
      </w:r>
      <w:r w:rsidRPr="00EF210A">
        <w:rPr>
          <w:sz w:val="22"/>
          <w:szCs w:val="22"/>
        </w:rPr>
        <w:t>deposited.</w:t>
      </w:r>
    </w:p>
    <w:p w14:paraId="6D9B3927" w14:textId="66783D85" w:rsidR="00087261" w:rsidRPr="003623F1" w:rsidRDefault="00087261" w:rsidP="00EF210A">
      <w:pPr>
        <w:pStyle w:val="ListParagraph"/>
        <w:numPr>
          <w:ilvl w:val="1"/>
          <w:numId w:val="23"/>
        </w:numPr>
        <w:tabs>
          <w:tab w:val="left" w:pos="605"/>
        </w:tabs>
        <w:spacing w:before="120" w:after="120"/>
        <w:ind w:left="1134" w:hanging="425"/>
      </w:pPr>
      <w:r w:rsidRPr="00EF210A">
        <w:rPr>
          <w:b/>
        </w:rPr>
        <w:t xml:space="preserve">- </w:t>
      </w:r>
      <w:r w:rsidRPr="00EF210A">
        <w:rPr>
          <w:color w:val="333333"/>
        </w:rPr>
        <w:t>Attaching studs to piping components when permitted shall use weld processes as specified in Section</w:t>
      </w:r>
      <w:r w:rsidRPr="00EF210A">
        <w:rPr>
          <w:color w:val="333333"/>
          <w:spacing w:val="-2"/>
        </w:rPr>
        <w:t xml:space="preserve"> </w:t>
      </w:r>
      <w:hyperlink w:anchor="_bookmark34" w:history="1">
        <w:r w:rsidRPr="00EF210A">
          <w:rPr>
            <w:u w:val="single"/>
          </w:rPr>
          <w:t>12</w:t>
        </w:r>
      </w:hyperlink>
      <w:r w:rsidRPr="00EF210A">
        <w:rPr>
          <w:color w:val="333333"/>
        </w:rPr>
        <w:t>, or by computer controlled drawn arc (CCDA) welding per WEM-PU-6251</w:t>
      </w:r>
      <w:r w:rsidR="000A2DB6" w:rsidRPr="00EF210A">
        <w:rPr>
          <w:color w:val="333333"/>
        </w:rPr>
        <w:t>-TCO</w:t>
      </w:r>
      <w:r w:rsidRPr="00EF210A">
        <w:rPr>
          <w:color w:val="333333"/>
        </w:rPr>
        <w:t>.</w:t>
      </w:r>
    </w:p>
    <w:p w14:paraId="47A26BA8" w14:textId="77777777" w:rsidR="003623F1" w:rsidRPr="00EF210A" w:rsidRDefault="003623F1" w:rsidP="003623F1">
      <w:pPr>
        <w:pStyle w:val="ListParagraph"/>
        <w:tabs>
          <w:tab w:val="left" w:pos="605"/>
        </w:tabs>
        <w:spacing w:before="120" w:after="120"/>
        <w:ind w:left="1134" w:firstLine="0"/>
      </w:pPr>
    </w:p>
    <w:p w14:paraId="7D48FD33" w14:textId="77777777" w:rsidR="00176EBE" w:rsidRPr="00176EBE" w:rsidRDefault="00176EBE">
      <w:pPr>
        <w:pStyle w:val="Heading1"/>
        <w:numPr>
          <w:ilvl w:val="0"/>
          <w:numId w:val="67"/>
        </w:numPr>
        <w:spacing w:before="240" w:after="240"/>
        <w:ind w:left="709" w:hanging="709"/>
      </w:pPr>
      <w:bookmarkStart w:id="258" w:name="_Toc205628076"/>
      <w:r w:rsidRPr="00176EBE">
        <w:lastRenderedPageBreak/>
        <w:t>Weld</w:t>
      </w:r>
      <w:r w:rsidRPr="00176EBE">
        <w:rPr>
          <w:spacing w:val="-5"/>
        </w:rPr>
        <w:t xml:space="preserve"> </w:t>
      </w:r>
      <w:r w:rsidRPr="00176EBE">
        <w:t>Hardness</w:t>
      </w:r>
      <w:r w:rsidRPr="00176EBE">
        <w:rPr>
          <w:spacing w:val="-5"/>
        </w:rPr>
        <w:t xml:space="preserve"> </w:t>
      </w:r>
      <w:r w:rsidRPr="00176EBE">
        <w:t>Limits</w:t>
      </w:r>
      <w:r w:rsidRPr="00176EBE">
        <w:rPr>
          <w:spacing w:val="-4"/>
        </w:rPr>
        <w:t xml:space="preserve"> </w:t>
      </w:r>
      <w:r w:rsidRPr="00176EBE">
        <w:t>and</w:t>
      </w:r>
      <w:r w:rsidRPr="00176EBE">
        <w:rPr>
          <w:spacing w:val="-5"/>
        </w:rPr>
        <w:t xml:space="preserve"> </w:t>
      </w:r>
      <w:r w:rsidRPr="00176EBE">
        <w:t>Testing</w:t>
      </w:r>
      <w:r w:rsidRPr="00176EBE">
        <w:rPr>
          <w:spacing w:val="-4"/>
        </w:rPr>
        <w:t xml:space="preserve"> </w:t>
      </w:r>
      <w:r w:rsidRPr="00176EBE">
        <w:rPr>
          <w:spacing w:val="-2"/>
        </w:rPr>
        <w:t>Requirements</w:t>
      </w:r>
      <w:bookmarkEnd w:id="258"/>
    </w:p>
    <w:p w14:paraId="74267C45" w14:textId="031946D0" w:rsidR="00176EBE" w:rsidRPr="00EF210A" w:rsidRDefault="00176EBE" w:rsidP="008B1C55">
      <w:pPr>
        <w:pStyle w:val="ListParagraph"/>
        <w:numPr>
          <w:ilvl w:val="1"/>
          <w:numId w:val="22"/>
        </w:numPr>
        <w:tabs>
          <w:tab w:val="left" w:pos="605"/>
        </w:tabs>
        <w:spacing w:before="120" w:after="120"/>
        <w:ind w:left="1134" w:hanging="425"/>
      </w:pPr>
      <w:r w:rsidRPr="005F68F1">
        <w:rPr>
          <w:b/>
        </w:rPr>
        <w:t xml:space="preserve">- </w:t>
      </w:r>
      <w:hyperlink w:anchor="_bookmark38" w:history="1">
        <w:r w:rsidRPr="005F68F1">
          <w:rPr>
            <w:u w:val="single"/>
          </w:rPr>
          <w:t>Table 2</w:t>
        </w:r>
      </w:hyperlink>
      <w:r w:rsidRPr="00EF210A">
        <w:t xml:space="preserve"> </w:t>
      </w:r>
      <w:r w:rsidRPr="005F68F1">
        <w:rPr>
          <w:color w:val="333333"/>
        </w:rPr>
        <w:t>shall be referenced for hardness limits and testing requirements applicable for qualification of the welding procedure specification (WPS) and production</w:t>
      </w:r>
      <w:r w:rsidRPr="005F68F1">
        <w:rPr>
          <w:color w:val="333333"/>
          <w:spacing w:val="40"/>
        </w:rPr>
        <w:t xml:space="preserve"> </w:t>
      </w:r>
      <w:r w:rsidRPr="005F68F1">
        <w:rPr>
          <w:color w:val="333333"/>
        </w:rPr>
        <w:t>weld hardness verification.</w:t>
      </w:r>
    </w:p>
    <w:p w14:paraId="037A4EE4" w14:textId="27B872FE" w:rsidR="00176EBE" w:rsidRPr="002F39C4" w:rsidRDefault="00176EBE" w:rsidP="0051495A">
      <w:pPr>
        <w:pStyle w:val="ListParagraph"/>
        <w:numPr>
          <w:ilvl w:val="1"/>
          <w:numId w:val="22"/>
        </w:numPr>
        <w:tabs>
          <w:tab w:val="left" w:pos="605"/>
        </w:tabs>
        <w:spacing w:before="120" w:after="120"/>
        <w:ind w:left="1134" w:hanging="425"/>
        <w:rPr>
          <w:rPrChange w:id="259" w:author="Marchenko, Sergey [Tengizchevroil]" w:date="2025-08-09T08:06:00Z" w16du:dateUtc="2025-08-09T03:06:00Z">
            <w:rPr>
              <w:highlight w:val="red"/>
            </w:rPr>
          </w:rPrChange>
        </w:rPr>
      </w:pPr>
      <w:r w:rsidRPr="002F39C4">
        <w:rPr>
          <w:b/>
          <w:rPrChange w:id="260" w:author="Marchenko, Sergey [Tengizchevroil]" w:date="2025-08-09T08:06:00Z" w16du:dateUtc="2025-08-09T03:06:00Z">
            <w:rPr>
              <w:b/>
              <w:highlight w:val="red"/>
            </w:rPr>
          </w:rPrChange>
        </w:rPr>
        <w:t xml:space="preserve">- </w:t>
      </w:r>
      <w:r w:rsidRPr="002F39C4">
        <w:rPr>
          <w:color w:val="333333"/>
          <w:rPrChange w:id="261" w:author="Marchenko, Sergey [Tengizchevroil]" w:date="2025-08-09T08:06:00Z" w16du:dateUtc="2025-08-09T03:06:00Z">
            <w:rPr>
              <w:color w:val="333333"/>
              <w:highlight w:val="red"/>
            </w:rPr>
          </w:rPrChange>
        </w:rPr>
        <w:t xml:space="preserve">When hardness testing is required for procedure qualification records, </w:t>
      </w:r>
      <w:del w:id="262" w:author="Marchenko, Sergey [Tengizchevroil]" w:date="2025-08-09T08:06:00Z" w16du:dateUtc="2025-08-09T03:06:00Z">
        <w:r w:rsidRPr="002F39C4" w:rsidDel="002F39C4">
          <w:rPr>
            <w:color w:val="333333"/>
            <w:rPrChange w:id="263" w:author="Marchenko, Sergey [Tengizchevroil]" w:date="2025-08-09T08:06:00Z" w16du:dateUtc="2025-08-09T03:06:00Z">
              <w:rPr>
                <w:color w:val="333333"/>
                <w:highlight w:val="red"/>
              </w:rPr>
            </w:rPrChange>
          </w:rPr>
          <w:delText>Vickers</w:delText>
        </w:r>
      </w:del>
      <w:ins w:id="264" w:author="Marchenko, Sergey [Tengizchevroil]" w:date="2025-08-09T08:06:00Z" w16du:dateUtc="2025-08-09T03:06:00Z">
        <w:r w:rsidR="002F39C4" w:rsidRPr="002F39C4">
          <w:rPr>
            <w:color w:val="333333"/>
          </w:rPr>
          <w:t>Vickers’</w:t>
        </w:r>
      </w:ins>
      <w:r w:rsidRPr="002F39C4">
        <w:rPr>
          <w:color w:val="333333"/>
          <w:rPrChange w:id="265" w:author="Marchenko, Sergey [Tengizchevroil]" w:date="2025-08-09T08:06:00Z" w16du:dateUtc="2025-08-09T03:06:00Z">
            <w:rPr>
              <w:color w:val="333333"/>
              <w:highlight w:val="red"/>
            </w:rPr>
          </w:rPrChange>
        </w:rPr>
        <w:t xml:space="preserve"> hardness traverses shall be performed in accordance with </w:t>
      </w:r>
      <w:r w:rsidR="00C4283E" w:rsidRPr="002F39C4">
        <w:rPr>
          <w:color w:val="333333"/>
        </w:rPr>
        <w:t>Figure 1</w:t>
      </w:r>
      <w:ins w:id="266" w:author="Marchenko, Sergey [Tengizchevroil]" w:date="2025-08-09T08:06:00Z" w16du:dateUtc="2025-08-09T03:06:00Z">
        <w:r w:rsidR="002F39C4" w:rsidRPr="002F39C4">
          <w:rPr>
            <w:color w:val="333333"/>
            <w:rPrChange w:id="267" w:author="Marchenko, Sergey [Tengizchevroil]" w:date="2025-08-09T08:06:00Z" w16du:dateUtc="2025-08-09T03:06:00Z">
              <w:rPr>
                <w:color w:val="333333"/>
                <w:highlight w:val="red"/>
              </w:rPr>
            </w:rPrChange>
          </w:rPr>
          <w:t>.</w:t>
        </w:r>
      </w:ins>
      <w:del w:id="268" w:author="Marchenko, Sergey [Tengizchevroil]" w:date="2025-08-09T08:06:00Z" w16du:dateUtc="2025-08-09T03:06:00Z">
        <w:r w:rsidRPr="002F39C4" w:rsidDel="002F39C4">
          <w:rPr>
            <w:color w:val="333333"/>
            <w:rPrChange w:id="269" w:author="Marchenko, Sergey [Tengizchevroil]" w:date="2025-08-09T08:06:00Z" w16du:dateUtc="2025-08-09T03:06:00Z">
              <w:rPr>
                <w:color w:val="333333"/>
                <w:highlight w:val="red"/>
              </w:rPr>
            </w:rPrChange>
          </w:rPr>
          <w:delText>latest edition of NACE MR0175, SP0.</w:delText>
        </w:r>
      </w:del>
    </w:p>
    <w:p w14:paraId="063142FE" w14:textId="4349FC33" w:rsidR="00176EBE" w:rsidRPr="00EF210A" w:rsidRDefault="00176EBE" w:rsidP="007D2EBA">
      <w:pPr>
        <w:pStyle w:val="ListParagraph"/>
        <w:numPr>
          <w:ilvl w:val="1"/>
          <w:numId w:val="22"/>
        </w:numPr>
        <w:tabs>
          <w:tab w:val="left" w:pos="605"/>
        </w:tabs>
        <w:spacing w:before="120" w:after="120"/>
        <w:ind w:left="1134" w:hanging="425"/>
      </w:pPr>
      <w:r w:rsidRPr="005F68F1">
        <w:rPr>
          <w:b/>
        </w:rPr>
        <w:t xml:space="preserve">- </w:t>
      </w:r>
      <w:r w:rsidRPr="005F68F1">
        <w:rPr>
          <w:color w:val="333333"/>
        </w:rPr>
        <w:t>When hardness testing is required for production weld testing, Brinell shall be made with a Telebrineller-type portable hardness tester or Owner accepted alternative. Test shall be taken on weld cap only and the number of tests</w:t>
      </w:r>
      <w:r w:rsidRPr="005F68F1">
        <w:rPr>
          <w:color w:val="333333"/>
          <w:spacing w:val="40"/>
        </w:rPr>
        <w:t xml:space="preserve"> </w:t>
      </w:r>
      <w:r w:rsidRPr="005F68F1">
        <w:rPr>
          <w:color w:val="333333"/>
        </w:rPr>
        <w:t>performed on each</w:t>
      </w:r>
      <w:r w:rsidR="002C7787" w:rsidRPr="002C7787">
        <w:rPr>
          <w:color w:val="333333"/>
        </w:rPr>
        <w:t xml:space="preserve"> </w:t>
      </w:r>
      <w:r w:rsidRPr="005F68F1">
        <w:rPr>
          <w:color w:val="333333"/>
        </w:rPr>
        <w:t>weld tested shall be as follows:</w:t>
      </w:r>
    </w:p>
    <w:p w14:paraId="2AE3CCA9" w14:textId="77777777" w:rsidR="00176EBE" w:rsidRPr="00EF210A" w:rsidRDefault="00176EBE" w:rsidP="005F68F1">
      <w:pPr>
        <w:pStyle w:val="ListParagraph"/>
        <w:numPr>
          <w:ilvl w:val="2"/>
          <w:numId w:val="22"/>
        </w:numPr>
        <w:tabs>
          <w:tab w:val="left" w:pos="717"/>
        </w:tabs>
        <w:spacing w:before="120" w:after="120"/>
        <w:ind w:left="1418" w:hanging="284"/>
      </w:pPr>
      <w:r w:rsidRPr="00EF210A">
        <w:rPr>
          <w:color w:val="333333"/>
          <w:position w:val="2"/>
        </w:rPr>
        <w:t>Pipe</w:t>
      </w:r>
      <w:r w:rsidRPr="00EF210A">
        <w:rPr>
          <w:color w:val="333333"/>
          <w:spacing w:val="6"/>
          <w:position w:val="2"/>
        </w:rPr>
        <w:t xml:space="preserve"> </w:t>
      </w:r>
      <w:r w:rsidRPr="00EF210A">
        <w:rPr>
          <w:color w:val="333333"/>
          <w:position w:val="2"/>
        </w:rPr>
        <w:t>≤</w:t>
      </w:r>
      <w:r w:rsidRPr="00EF210A">
        <w:rPr>
          <w:color w:val="333333"/>
          <w:spacing w:val="6"/>
          <w:position w:val="2"/>
        </w:rPr>
        <w:t xml:space="preserve"> </w:t>
      </w:r>
      <w:r w:rsidRPr="00EF210A">
        <w:rPr>
          <w:color w:val="333333"/>
          <w:position w:val="2"/>
        </w:rPr>
        <w:t>10</w:t>
      </w:r>
      <w:r w:rsidRPr="00EF210A">
        <w:rPr>
          <w:color w:val="333333"/>
          <w:spacing w:val="6"/>
          <w:position w:val="2"/>
        </w:rPr>
        <w:t xml:space="preserve"> </w:t>
      </w:r>
      <w:r w:rsidRPr="00EF210A">
        <w:rPr>
          <w:color w:val="333333"/>
          <w:position w:val="2"/>
        </w:rPr>
        <w:t>inches:</w:t>
      </w:r>
      <w:r w:rsidRPr="00EF210A">
        <w:rPr>
          <w:color w:val="333333"/>
          <w:spacing w:val="7"/>
          <w:position w:val="2"/>
        </w:rPr>
        <w:t xml:space="preserve"> </w:t>
      </w:r>
      <w:r w:rsidRPr="00EF210A">
        <w:rPr>
          <w:color w:val="333333"/>
          <w:position w:val="2"/>
        </w:rPr>
        <w:t>Two</w:t>
      </w:r>
      <w:r w:rsidRPr="00EF210A">
        <w:rPr>
          <w:color w:val="333333"/>
          <w:spacing w:val="6"/>
          <w:position w:val="2"/>
        </w:rPr>
        <w:t xml:space="preserve"> </w:t>
      </w:r>
      <w:r w:rsidRPr="00EF210A">
        <w:rPr>
          <w:color w:val="333333"/>
          <w:position w:val="2"/>
        </w:rPr>
        <w:t>checks</w:t>
      </w:r>
      <w:r w:rsidRPr="00EF210A">
        <w:rPr>
          <w:color w:val="333333"/>
          <w:spacing w:val="6"/>
          <w:position w:val="2"/>
        </w:rPr>
        <w:t xml:space="preserve"> </w:t>
      </w:r>
      <w:r w:rsidRPr="00EF210A">
        <w:rPr>
          <w:color w:val="333333"/>
          <w:position w:val="2"/>
        </w:rPr>
        <w:t>90</w:t>
      </w:r>
      <w:r w:rsidRPr="00EF210A">
        <w:rPr>
          <w:color w:val="333333"/>
          <w:spacing w:val="6"/>
          <w:position w:val="2"/>
        </w:rPr>
        <w:t xml:space="preserve"> </w:t>
      </w:r>
      <w:r w:rsidRPr="00EF210A">
        <w:rPr>
          <w:color w:val="333333"/>
          <w:position w:val="2"/>
        </w:rPr>
        <w:t>degrees</w:t>
      </w:r>
      <w:r w:rsidRPr="00EF210A">
        <w:rPr>
          <w:color w:val="333333"/>
          <w:spacing w:val="7"/>
          <w:position w:val="2"/>
        </w:rPr>
        <w:t xml:space="preserve"> </w:t>
      </w:r>
      <w:r w:rsidRPr="00EF210A">
        <w:rPr>
          <w:color w:val="333333"/>
          <w:spacing w:val="-2"/>
          <w:position w:val="2"/>
        </w:rPr>
        <w:t>apart.</w:t>
      </w:r>
    </w:p>
    <w:p w14:paraId="30B798DE" w14:textId="2FFCE843" w:rsidR="00176EBE" w:rsidRPr="00EF210A" w:rsidRDefault="00176EBE" w:rsidP="005F68F1">
      <w:pPr>
        <w:pStyle w:val="ListParagraph"/>
        <w:numPr>
          <w:ilvl w:val="2"/>
          <w:numId w:val="22"/>
        </w:numPr>
        <w:tabs>
          <w:tab w:val="left" w:pos="717"/>
        </w:tabs>
        <w:spacing w:before="120" w:after="120"/>
        <w:ind w:left="1418" w:hanging="284"/>
      </w:pPr>
      <w:r w:rsidRPr="00EF210A">
        <w:rPr>
          <w:color w:val="333333"/>
          <w:position w:val="2"/>
        </w:rPr>
        <w:t>Pipe</w:t>
      </w:r>
      <w:r w:rsidRPr="00EF210A">
        <w:rPr>
          <w:color w:val="333333"/>
          <w:spacing w:val="6"/>
          <w:position w:val="2"/>
        </w:rPr>
        <w:t xml:space="preserve"> </w:t>
      </w:r>
      <w:r w:rsidRPr="00EF210A">
        <w:rPr>
          <w:color w:val="333333"/>
          <w:position w:val="2"/>
        </w:rPr>
        <w:t>≥</w:t>
      </w:r>
      <w:r w:rsidRPr="00EF210A">
        <w:rPr>
          <w:color w:val="333333"/>
          <w:spacing w:val="7"/>
          <w:position w:val="2"/>
        </w:rPr>
        <w:t xml:space="preserve"> </w:t>
      </w:r>
      <w:r w:rsidRPr="00EF210A">
        <w:rPr>
          <w:color w:val="333333"/>
          <w:position w:val="2"/>
        </w:rPr>
        <w:t>12</w:t>
      </w:r>
      <w:r w:rsidRPr="00EF210A">
        <w:rPr>
          <w:color w:val="333333"/>
          <w:spacing w:val="7"/>
          <w:position w:val="2"/>
        </w:rPr>
        <w:t xml:space="preserve"> </w:t>
      </w:r>
      <w:r w:rsidRPr="00EF210A">
        <w:rPr>
          <w:color w:val="333333"/>
          <w:position w:val="2"/>
        </w:rPr>
        <w:t>inches:</w:t>
      </w:r>
      <w:r w:rsidRPr="00EF210A">
        <w:rPr>
          <w:color w:val="333333"/>
          <w:spacing w:val="7"/>
          <w:position w:val="2"/>
        </w:rPr>
        <w:t xml:space="preserve"> </w:t>
      </w:r>
      <w:r w:rsidRPr="00EF210A">
        <w:rPr>
          <w:color w:val="333333"/>
          <w:position w:val="2"/>
        </w:rPr>
        <w:t>Three</w:t>
      </w:r>
      <w:r w:rsidRPr="00EF210A">
        <w:rPr>
          <w:color w:val="333333"/>
          <w:spacing w:val="7"/>
          <w:position w:val="2"/>
        </w:rPr>
        <w:t xml:space="preserve"> </w:t>
      </w:r>
      <w:r w:rsidRPr="00EF210A">
        <w:rPr>
          <w:color w:val="333333"/>
          <w:position w:val="2"/>
        </w:rPr>
        <w:t>checks</w:t>
      </w:r>
      <w:r w:rsidRPr="00EF210A">
        <w:rPr>
          <w:color w:val="333333"/>
          <w:spacing w:val="7"/>
          <w:position w:val="2"/>
        </w:rPr>
        <w:t xml:space="preserve"> </w:t>
      </w:r>
      <w:r w:rsidRPr="00EF210A">
        <w:rPr>
          <w:color w:val="333333"/>
          <w:position w:val="2"/>
        </w:rPr>
        <w:t>equally</w:t>
      </w:r>
      <w:r w:rsidRPr="00EF210A">
        <w:rPr>
          <w:color w:val="333333"/>
          <w:spacing w:val="7"/>
          <w:position w:val="2"/>
        </w:rPr>
        <w:t xml:space="preserve"> </w:t>
      </w:r>
      <w:r w:rsidRPr="00EF210A">
        <w:rPr>
          <w:color w:val="333333"/>
          <w:spacing w:val="-2"/>
          <w:position w:val="2"/>
        </w:rPr>
        <w:t>spaced.</w:t>
      </w:r>
    </w:p>
    <w:p w14:paraId="7C5AB397" w14:textId="397CBF93" w:rsidR="00B267B8" w:rsidRPr="005F68F1" w:rsidRDefault="00176EBE" w:rsidP="00823678">
      <w:pPr>
        <w:pStyle w:val="ListParagraph"/>
        <w:numPr>
          <w:ilvl w:val="1"/>
          <w:numId w:val="22"/>
        </w:numPr>
        <w:tabs>
          <w:tab w:val="left" w:pos="605"/>
        </w:tabs>
        <w:spacing w:before="120" w:after="120"/>
        <w:ind w:left="1134" w:hanging="425"/>
        <w:rPr>
          <w:color w:val="333333"/>
        </w:rPr>
      </w:pPr>
      <w:r w:rsidRPr="005F68F1">
        <w:rPr>
          <w:b/>
        </w:rPr>
        <w:t xml:space="preserve">- </w:t>
      </w:r>
      <w:r w:rsidRPr="005F68F1">
        <w:rPr>
          <w:color w:val="333333"/>
        </w:rPr>
        <w:t>If any weld deposit has hardness greater than the maximum specified, additional hardness tests shall be made at the</w:t>
      </w:r>
      <w:r w:rsidRPr="005F68F1">
        <w:rPr>
          <w:color w:val="333333"/>
          <w:spacing w:val="21"/>
        </w:rPr>
        <w:t xml:space="preserve"> </w:t>
      </w:r>
      <w:r w:rsidRPr="005F68F1">
        <w:rPr>
          <w:color w:val="333333"/>
        </w:rPr>
        <w:t>Supplier’s</w:t>
      </w:r>
      <w:r w:rsidRPr="005F68F1">
        <w:rPr>
          <w:color w:val="333333"/>
          <w:spacing w:val="21"/>
        </w:rPr>
        <w:t xml:space="preserve"> </w:t>
      </w:r>
      <w:r w:rsidRPr="005F68F1">
        <w:rPr>
          <w:color w:val="333333"/>
        </w:rPr>
        <w:t>expense</w:t>
      </w:r>
      <w:r w:rsidRPr="005F68F1">
        <w:rPr>
          <w:color w:val="333333"/>
          <w:spacing w:val="21"/>
        </w:rPr>
        <w:t xml:space="preserve"> </w:t>
      </w:r>
      <w:r w:rsidRPr="005F68F1">
        <w:rPr>
          <w:color w:val="333333"/>
        </w:rPr>
        <w:t>until</w:t>
      </w:r>
      <w:r w:rsidRPr="005F68F1">
        <w:rPr>
          <w:color w:val="333333"/>
          <w:spacing w:val="21"/>
        </w:rPr>
        <w:t xml:space="preserve"> </w:t>
      </w:r>
      <w:r w:rsidRPr="005F68F1">
        <w:rPr>
          <w:color w:val="333333"/>
        </w:rPr>
        <w:t>the</w:t>
      </w:r>
      <w:r w:rsidRPr="005F68F1">
        <w:rPr>
          <w:color w:val="333333"/>
          <w:spacing w:val="21"/>
        </w:rPr>
        <w:t xml:space="preserve"> </w:t>
      </w:r>
      <w:r w:rsidRPr="005F68F1">
        <w:rPr>
          <w:color w:val="333333"/>
        </w:rPr>
        <w:t>extent</w:t>
      </w:r>
      <w:r w:rsidRPr="005F68F1">
        <w:rPr>
          <w:color w:val="333333"/>
          <w:spacing w:val="21"/>
        </w:rPr>
        <w:t xml:space="preserve"> </w:t>
      </w:r>
      <w:r w:rsidRPr="005F68F1">
        <w:rPr>
          <w:color w:val="333333"/>
        </w:rPr>
        <w:t>of</w:t>
      </w:r>
      <w:r w:rsidRPr="005F68F1">
        <w:rPr>
          <w:color w:val="333333"/>
          <w:spacing w:val="21"/>
        </w:rPr>
        <w:t xml:space="preserve"> </w:t>
      </w:r>
      <w:r w:rsidRPr="005F68F1">
        <w:rPr>
          <w:color w:val="333333"/>
        </w:rPr>
        <w:t>unacceptable</w:t>
      </w:r>
      <w:r w:rsidRPr="005F68F1">
        <w:rPr>
          <w:color w:val="333333"/>
          <w:spacing w:val="21"/>
        </w:rPr>
        <w:t xml:space="preserve"> </w:t>
      </w:r>
      <w:r w:rsidRPr="005F68F1">
        <w:rPr>
          <w:color w:val="333333"/>
        </w:rPr>
        <w:t>weld</w:t>
      </w:r>
      <w:r w:rsidRPr="005F68F1">
        <w:rPr>
          <w:color w:val="333333"/>
          <w:spacing w:val="21"/>
        </w:rPr>
        <w:t xml:space="preserve"> </w:t>
      </w:r>
      <w:r w:rsidRPr="005F68F1">
        <w:rPr>
          <w:color w:val="333333"/>
        </w:rPr>
        <w:t>metal</w:t>
      </w:r>
      <w:r w:rsidRPr="005F68F1">
        <w:rPr>
          <w:color w:val="333333"/>
          <w:spacing w:val="21"/>
        </w:rPr>
        <w:t xml:space="preserve"> </w:t>
      </w:r>
      <w:r w:rsidRPr="005F68F1">
        <w:rPr>
          <w:color w:val="333333"/>
        </w:rPr>
        <w:t>is</w:t>
      </w:r>
      <w:r w:rsidRPr="005F68F1">
        <w:rPr>
          <w:color w:val="333333"/>
          <w:spacing w:val="21"/>
        </w:rPr>
        <w:t xml:space="preserve"> </w:t>
      </w:r>
      <w:r w:rsidRPr="005F68F1">
        <w:rPr>
          <w:color w:val="333333"/>
        </w:rPr>
        <w:t>established.</w:t>
      </w:r>
      <w:r w:rsidRPr="005F68F1">
        <w:rPr>
          <w:color w:val="333333"/>
          <w:spacing w:val="21"/>
        </w:rPr>
        <w:t xml:space="preserve"> </w:t>
      </w:r>
      <w:r w:rsidRPr="005F68F1">
        <w:rPr>
          <w:color w:val="333333"/>
        </w:rPr>
        <w:t>Unacceptable</w:t>
      </w:r>
      <w:r w:rsidRPr="005F68F1">
        <w:rPr>
          <w:color w:val="333333"/>
          <w:spacing w:val="21"/>
        </w:rPr>
        <w:t xml:space="preserve"> </w:t>
      </w:r>
      <w:r w:rsidRPr="005F68F1">
        <w:rPr>
          <w:color w:val="333333"/>
        </w:rPr>
        <w:t>weld</w:t>
      </w:r>
      <w:r w:rsidRPr="005F68F1">
        <w:rPr>
          <w:color w:val="333333"/>
          <w:spacing w:val="21"/>
        </w:rPr>
        <w:t xml:space="preserve"> </w:t>
      </w:r>
      <w:r w:rsidRPr="005F68F1">
        <w:rPr>
          <w:color w:val="333333"/>
        </w:rPr>
        <w:t>metal</w:t>
      </w:r>
      <w:r w:rsidRPr="005F68F1">
        <w:rPr>
          <w:color w:val="333333"/>
          <w:spacing w:val="21"/>
        </w:rPr>
        <w:t xml:space="preserve"> </w:t>
      </w:r>
      <w:r w:rsidRPr="005F68F1">
        <w:rPr>
          <w:color w:val="333333"/>
        </w:rPr>
        <w:t>shall</w:t>
      </w:r>
      <w:r w:rsidRPr="005F68F1">
        <w:rPr>
          <w:color w:val="333333"/>
          <w:spacing w:val="21"/>
        </w:rPr>
        <w:t xml:space="preserve"> </w:t>
      </w:r>
      <w:r w:rsidRPr="005F68F1">
        <w:rPr>
          <w:color w:val="333333"/>
        </w:rPr>
        <w:t xml:space="preserve">be heat-treated </w:t>
      </w:r>
      <w:r w:rsidR="00FE3B62" w:rsidRPr="005F68F1">
        <w:rPr>
          <w:color w:val="333333"/>
        </w:rPr>
        <w:t>again,</w:t>
      </w:r>
      <w:r w:rsidRPr="005F68F1">
        <w:rPr>
          <w:color w:val="333333"/>
        </w:rPr>
        <w:t xml:space="preserve"> or replaced, and then retested at the Supplier’s expense.</w:t>
      </w:r>
    </w:p>
    <w:p w14:paraId="754462C7" w14:textId="6B7FA217" w:rsidR="0088670F" w:rsidRPr="00EF210A" w:rsidRDefault="00FE3B62" w:rsidP="00A03706">
      <w:pPr>
        <w:spacing w:before="120" w:after="120"/>
        <w:ind w:left="1134" w:hanging="425"/>
        <w:rPr>
          <w:b/>
          <w:spacing w:val="-2"/>
        </w:rPr>
      </w:pPr>
      <w:r w:rsidRPr="005B705D">
        <w:rPr>
          <w:b/>
          <w:rPrChange w:id="270" w:author="Marchenko, Sergey [Tengizchevroil]" w:date="2025-08-07T15:19:00Z" w16du:dateUtc="2025-08-07T10:19:00Z">
            <w:rPr>
              <w:b/>
              <w:highlight w:val="yellow"/>
            </w:rPr>
          </w:rPrChange>
        </w:rPr>
        <w:t>Table</w:t>
      </w:r>
      <w:r w:rsidRPr="005B705D">
        <w:rPr>
          <w:b/>
          <w:spacing w:val="12"/>
          <w:rPrChange w:id="271" w:author="Marchenko, Sergey [Tengizchevroil]" w:date="2025-08-07T15:19:00Z" w16du:dateUtc="2025-08-07T10:19:00Z">
            <w:rPr>
              <w:b/>
              <w:spacing w:val="12"/>
              <w:highlight w:val="yellow"/>
            </w:rPr>
          </w:rPrChange>
        </w:rPr>
        <w:t xml:space="preserve"> </w:t>
      </w:r>
      <w:r w:rsidRPr="005B705D">
        <w:rPr>
          <w:b/>
          <w:rPrChange w:id="272" w:author="Marchenko, Sergey [Tengizchevroil]" w:date="2025-08-07T15:19:00Z" w16du:dateUtc="2025-08-07T10:19:00Z">
            <w:rPr>
              <w:b/>
              <w:highlight w:val="yellow"/>
            </w:rPr>
          </w:rPrChange>
        </w:rPr>
        <w:t>2:</w:t>
      </w:r>
      <w:r w:rsidRPr="005B705D">
        <w:rPr>
          <w:b/>
          <w:spacing w:val="34"/>
          <w:rPrChange w:id="273" w:author="Marchenko, Sergey [Tengizchevroil]" w:date="2025-08-07T15:19:00Z" w16du:dateUtc="2025-08-07T10:19:00Z">
            <w:rPr>
              <w:b/>
              <w:spacing w:val="34"/>
              <w:highlight w:val="yellow"/>
            </w:rPr>
          </w:rPrChange>
        </w:rPr>
        <w:t xml:space="preserve"> </w:t>
      </w:r>
      <w:r w:rsidRPr="005B705D">
        <w:rPr>
          <w:b/>
          <w:rPrChange w:id="274" w:author="Marchenko, Sergey [Tengizchevroil]" w:date="2025-08-07T15:19:00Z" w16du:dateUtc="2025-08-07T10:19:00Z">
            <w:rPr>
              <w:b/>
              <w:highlight w:val="yellow"/>
            </w:rPr>
          </w:rPrChange>
        </w:rPr>
        <w:t>Weld</w:t>
      </w:r>
      <w:r w:rsidRPr="005B705D">
        <w:rPr>
          <w:b/>
          <w:spacing w:val="8"/>
          <w:rPrChange w:id="275" w:author="Marchenko, Sergey [Tengizchevroil]" w:date="2025-08-07T15:19:00Z" w16du:dateUtc="2025-08-07T10:19:00Z">
            <w:rPr>
              <w:b/>
              <w:spacing w:val="8"/>
              <w:highlight w:val="yellow"/>
            </w:rPr>
          </w:rPrChange>
        </w:rPr>
        <w:t xml:space="preserve"> </w:t>
      </w:r>
      <w:r w:rsidRPr="005B705D">
        <w:rPr>
          <w:b/>
          <w:rPrChange w:id="276" w:author="Marchenko, Sergey [Tengizchevroil]" w:date="2025-08-07T15:19:00Z" w16du:dateUtc="2025-08-07T10:19:00Z">
            <w:rPr>
              <w:b/>
              <w:highlight w:val="yellow"/>
            </w:rPr>
          </w:rPrChange>
        </w:rPr>
        <w:t>Hardness</w:t>
      </w:r>
      <w:r w:rsidRPr="005B705D">
        <w:rPr>
          <w:b/>
          <w:spacing w:val="6"/>
          <w:rPrChange w:id="277" w:author="Marchenko, Sergey [Tengizchevroil]" w:date="2025-08-07T15:19:00Z" w16du:dateUtc="2025-08-07T10:19:00Z">
            <w:rPr>
              <w:b/>
              <w:spacing w:val="6"/>
              <w:highlight w:val="yellow"/>
            </w:rPr>
          </w:rPrChange>
        </w:rPr>
        <w:t xml:space="preserve"> </w:t>
      </w:r>
      <w:r w:rsidRPr="005B705D">
        <w:rPr>
          <w:b/>
          <w:rPrChange w:id="278" w:author="Marchenko, Sergey [Tengizchevroil]" w:date="2025-08-07T15:19:00Z" w16du:dateUtc="2025-08-07T10:19:00Z">
            <w:rPr>
              <w:b/>
              <w:highlight w:val="yellow"/>
            </w:rPr>
          </w:rPrChange>
        </w:rPr>
        <w:t>Limits</w:t>
      </w:r>
      <w:r w:rsidRPr="005B705D">
        <w:rPr>
          <w:b/>
          <w:spacing w:val="7"/>
          <w:rPrChange w:id="279" w:author="Marchenko, Sergey [Tengizchevroil]" w:date="2025-08-07T15:19:00Z" w16du:dateUtc="2025-08-07T10:19:00Z">
            <w:rPr>
              <w:b/>
              <w:spacing w:val="7"/>
              <w:highlight w:val="yellow"/>
            </w:rPr>
          </w:rPrChange>
        </w:rPr>
        <w:t xml:space="preserve"> </w:t>
      </w:r>
      <w:r w:rsidRPr="005B705D">
        <w:rPr>
          <w:b/>
          <w:rPrChange w:id="280" w:author="Marchenko, Sergey [Tengizchevroil]" w:date="2025-08-07T15:19:00Z" w16du:dateUtc="2025-08-07T10:19:00Z">
            <w:rPr>
              <w:b/>
              <w:highlight w:val="yellow"/>
            </w:rPr>
          </w:rPrChange>
        </w:rPr>
        <w:t>and</w:t>
      </w:r>
      <w:r w:rsidRPr="005B705D">
        <w:rPr>
          <w:b/>
          <w:spacing w:val="6"/>
          <w:rPrChange w:id="281" w:author="Marchenko, Sergey [Tengizchevroil]" w:date="2025-08-07T15:19:00Z" w16du:dateUtc="2025-08-07T10:19:00Z">
            <w:rPr>
              <w:b/>
              <w:spacing w:val="6"/>
              <w:highlight w:val="yellow"/>
            </w:rPr>
          </w:rPrChange>
        </w:rPr>
        <w:t xml:space="preserve"> </w:t>
      </w:r>
      <w:r w:rsidRPr="005B705D">
        <w:rPr>
          <w:b/>
          <w:rPrChange w:id="282" w:author="Marchenko, Sergey [Tengizchevroil]" w:date="2025-08-07T15:19:00Z" w16du:dateUtc="2025-08-07T10:19:00Z">
            <w:rPr>
              <w:b/>
              <w:highlight w:val="yellow"/>
            </w:rPr>
          </w:rPrChange>
        </w:rPr>
        <w:t>Testing</w:t>
      </w:r>
      <w:r w:rsidRPr="005B705D">
        <w:rPr>
          <w:b/>
          <w:spacing w:val="7"/>
          <w:rPrChange w:id="283" w:author="Marchenko, Sergey [Tengizchevroil]" w:date="2025-08-07T15:19:00Z" w16du:dateUtc="2025-08-07T10:19:00Z">
            <w:rPr>
              <w:b/>
              <w:spacing w:val="7"/>
              <w:highlight w:val="yellow"/>
            </w:rPr>
          </w:rPrChange>
        </w:rPr>
        <w:t xml:space="preserve"> </w:t>
      </w:r>
      <w:r w:rsidRPr="005B705D">
        <w:rPr>
          <w:b/>
          <w:spacing w:val="-2"/>
          <w:rPrChange w:id="284" w:author="Marchenko, Sergey [Tengizchevroil]" w:date="2025-08-07T15:19:00Z" w16du:dateUtc="2025-08-07T10:19:00Z">
            <w:rPr>
              <w:b/>
              <w:spacing w:val="-2"/>
              <w:highlight w:val="yellow"/>
            </w:rPr>
          </w:rPrChange>
        </w:rPr>
        <w:t>Requirements</w:t>
      </w:r>
    </w:p>
    <w:tbl>
      <w:tblPr>
        <w:tblW w:w="0" w:type="auto"/>
        <w:tblInd w:w="55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510"/>
        <w:gridCol w:w="3240"/>
        <w:gridCol w:w="3240"/>
      </w:tblGrid>
      <w:tr w:rsidR="0084758E" w14:paraId="2D833C75" w14:textId="77777777" w:rsidTr="002A2899">
        <w:trPr>
          <w:trHeight w:val="565"/>
        </w:trPr>
        <w:tc>
          <w:tcPr>
            <w:tcW w:w="3510" w:type="dxa"/>
            <w:shd w:val="clear" w:color="auto" w:fill="F0F0F0"/>
            <w:vAlign w:val="center"/>
          </w:tcPr>
          <w:p w14:paraId="548B3AEA" w14:textId="77777777" w:rsidR="0084758E" w:rsidRPr="003C24FC" w:rsidRDefault="0084758E" w:rsidP="00D9014A">
            <w:pPr>
              <w:pStyle w:val="TableParagraph"/>
              <w:spacing w:before="0"/>
              <w:ind w:left="0"/>
              <w:jc w:val="center"/>
              <w:rPr>
                <w:rFonts w:ascii="Times New Roman" w:hAnsi="Times New Roman" w:cs="Times New Roman"/>
                <w:b/>
              </w:rPr>
            </w:pPr>
            <w:r w:rsidRPr="003C24FC">
              <w:rPr>
                <w:rFonts w:ascii="Times New Roman" w:hAnsi="Times New Roman" w:cs="Times New Roman"/>
                <w:b/>
                <w:color w:val="333333"/>
                <w:spacing w:val="-2"/>
              </w:rPr>
              <w:t>Material</w:t>
            </w:r>
          </w:p>
        </w:tc>
        <w:tc>
          <w:tcPr>
            <w:tcW w:w="3240" w:type="dxa"/>
            <w:shd w:val="clear" w:color="auto" w:fill="F0F0F0"/>
            <w:vAlign w:val="center"/>
          </w:tcPr>
          <w:p w14:paraId="7C600A41" w14:textId="77777777" w:rsidR="0084758E" w:rsidRPr="003C24FC" w:rsidRDefault="0084758E" w:rsidP="00D9014A">
            <w:pPr>
              <w:pStyle w:val="TableParagraph"/>
              <w:spacing w:before="0"/>
              <w:ind w:left="0"/>
              <w:jc w:val="center"/>
              <w:rPr>
                <w:rFonts w:ascii="Times New Roman" w:hAnsi="Times New Roman" w:cs="Times New Roman"/>
                <w:b/>
              </w:rPr>
            </w:pPr>
            <w:r w:rsidRPr="003C24FC">
              <w:rPr>
                <w:rFonts w:ascii="Times New Roman" w:hAnsi="Times New Roman" w:cs="Times New Roman"/>
                <w:b/>
                <w:color w:val="333333"/>
              </w:rPr>
              <w:t>Procedure</w:t>
            </w:r>
            <w:r w:rsidRPr="003C24FC">
              <w:rPr>
                <w:rFonts w:ascii="Times New Roman" w:hAnsi="Times New Roman" w:cs="Times New Roman"/>
                <w:b/>
                <w:color w:val="333333"/>
                <w:spacing w:val="10"/>
              </w:rPr>
              <w:t xml:space="preserve"> </w:t>
            </w:r>
            <w:r w:rsidRPr="003C24FC">
              <w:rPr>
                <w:rFonts w:ascii="Times New Roman" w:hAnsi="Times New Roman" w:cs="Times New Roman"/>
                <w:b/>
                <w:color w:val="333333"/>
                <w:spacing w:val="-2"/>
              </w:rPr>
              <w:t>Qualification</w:t>
            </w:r>
          </w:p>
          <w:p w14:paraId="0B766B5C" w14:textId="77777777" w:rsidR="0084758E" w:rsidRPr="003C24FC" w:rsidRDefault="0084758E" w:rsidP="00D9014A">
            <w:pPr>
              <w:pStyle w:val="TableParagraph"/>
              <w:spacing w:before="0"/>
              <w:ind w:left="0"/>
              <w:jc w:val="center"/>
              <w:rPr>
                <w:rFonts w:ascii="Times New Roman" w:hAnsi="Times New Roman" w:cs="Times New Roman"/>
                <w:b/>
              </w:rPr>
            </w:pPr>
            <w:r w:rsidRPr="003C24FC">
              <w:rPr>
                <w:rFonts w:ascii="Times New Roman" w:hAnsi="Times New Roman" w:cs="Times New Roman"/>
                <w:b/>
                <w:color w:val="333333"/>
              </w:rPr>
              <w:t>Max.</w:t>
            </w:r>
            <w:r w:rsidRPr="003C24FC">
              <w:rPr>
                <w:rFonts w:ascii="Times New Roman" w:hAnsi="Times New Roman" w:cs="Times New Roman"/>
                <w:b/>
                <w:color w:val="333333"/>
                <w:spacing w:val="7"/>
              </w:rPr>
              <w:t xml:space="preserve"> </w:t>
            </w:r>
            <w:r w:rsidRPr="003C24FC">
              <w:rPr>
                <w:rFonts w:ascii="Times New Roman" w:hAnsi="Times New Roman" w:cs="Times New Roman"/>
                <w:b/>
                <w:color w:val="333333"/>
              </w:rPr>
              <w:t>Hardness</w:t>
            </w:r>
            <w:r w:rsidRPr="003C24FC">
              <w:rPr>
                <w:rFonts w:ascii="Times New Roman" w:hAnsi="Times New Roman" w:cs="Times New Roman"/>
                <w:b/>
                <w:color w:val="333333"/>
                <w:spacing w:val="8"/>
              </w:rPr>
              <w:t xml:space="preserve"> </w:t>
            </w:r>
            <w:r w:rsidRPr="003C24FC">
              <w:rPr>
                <w:rFonts w:ascii="Times New Roman" w:hAnsi="Times New Roman" w:cs="Times New Roman"/>
                <w:b/>
                <w:color w:val="333333"/>
              </w:rPr>
              <w:t>[Note</w:t>
            </w:r>
            <w:r w:rsidRPr="003C24FC">
              <w:rPr>
                <w:rFonts w:ascii="Times New Roman" w:hAnsi="Times New Roman" w:cs="Times New Roman"/>
                <w:b/>
                <w:color w:val="333333"/>
                <w:spacing w:val="7"/>
              </w:rPr>
              <w:t xml:space="preserve"> </w:t>
            </w:r>
            <w:r w:rsidRPr="003C24FC">
              <w:rPr>
                <w:rFonts w:ascii="Times New Roman" w:hAnsi="Times New Roman" w:cs="Times New Roman"/>
                <w:b/>
                <w:color w:val="333333"/>
                <w:spacing w:val="-5"/>
              </w:rPr>
              <w:t>1]</w:t>
            </w:r>
          </w:p>
        </w:tc>
        <w:tc>
          <w:tcPr>
            <w:tcW w:w="3240" w:type="dxa"/>
            <w:shd w:val="clear" w:color="auto" w:fill="F0F0F0"/>
            <w:vAlign w:val="center"/>
          </w:tcPr>
          <w:p w14:paraId="0022B212" w14:textId="77777777" w:rsidR="0084758E" w:rsidRPr="003C24FC" w:rsidRDefault="0084758E" w:rsidP="00D9014A">
            <w:pPr>
              <w:pStyle w:val="TableParagraph"/>
              <w:spacing w:before="0"/>
              <w:ind w:left="0"/>
              <w:jc w:val="center"/>
              <w:rPr>
                <w:rFonts w:ascii="Times New Roman" w:hAnsi="Times New Roman" w:cs="Times New Roman"/>
                <w:b/>
              </w:rPr>
            </w:pPr>
            <w:r w:rsidRPr="003C24FC">
              <w:rPr>
                <w:rFonts w:ascii="Times New Roman" w:hAnsi="Times New Roman" w:cs="Times New Roman"/>
                <w:b/>
                <w:color w:val="333333"/>
              </w:rPr>
              <w:t>Production</w:t>
            </w:r>
            <w:r w:rsidRPr="003C24FC">
              <w:rPr>
                <w:rFonts w:ascii="Times New Roman" w:hAnsi="Times New Roman" w:cs="Times New Roman"/>
                <w:b/>
                <w:color w:val="333333"/>
                <w:spacing w:val="9"/>
              </w:rPr>
              <w:t xml:space="preserve"> </w:t>
            </w:r>
            <w:r w:rsidRPr="003C24FC">
              <w:rPr>
                <w:rFonts w:ascii="Times New Roman" w:hAnsi="Times New Roman" w:cs="Times New Roman"/>
                <w:b/>
                <w:color w:val="333333"/>
              </w:rPr>
              <w:t>Welds</w:t>
            </w:r>
            <w:r w:rsidRPr="003C24FC">
              <w:rPr>
                <w:rFonts w:ascii="Times New Roman" w:hAnsi="Times New Roman" w:cs="Times New Roman"/>
                <w:b/>
                <w:color w:val="333333"/>
                <w:spacing w:val="9"/>
              </w:rPr>
              <w:t xml:space="preserve"> </w:t>
            </w:r>
            <w:r w:rsidRPr="003C24FC">
              <w:rPr>
                <w:rFonts w:ascii="Times New Roman" w:hAnsi="Times New Roman" w:cs="Times New Roman"/>
                <w:b/>
                <w:color w:val="333333"/>
                <w:spacing w:val="-4"/>
              </w:rPr>
              <w:t>Max.</w:t>
            </w:r>
          </w:p>
          <w:p w14:paraId="17337E5C" w14:textId="2E951805" w:rsidR="0084758E" w:rsidRPr="003C24FC" w:rsidRDefault="0084758E" w:rsidP="00D9014A">
            <w:pPr>
              <w:pStyle w:val="TableParagraph"/>
              <w:spacing w:before="0"/>
              <w:ind w:left="0"/>
              <w:jc w:val="center"/>
              <w:rPr>
                <w:rFonts w:ascii="Times New Roman" w:hAnsi="Times New Roman" w:cs="Times New Roman"/>
                <w:b/>
                <w:highlight w:val="yellow"/>
              </w:rPr>
            </w:pPr>
            <w:r w:rsidRPr="003C24FC">
              <w:rPr>
                <w:rFonts w:ascii="Times New Roman" w:hAnsi="Times New Roman" w:cs="Times New Roman"/>
                <w:b/>
                <w:color w:val="333333"/>
              </w:rPr>
              <w:t>Hardness</w:t>
            </w:r>
            <w:r w:rsidRPr="003C24FC">
              <w:rPr>
                <w:rFonts w:ascii="Times New Roman" w:hAnsi="Times New Roman" w:cs="Times New Roman"/>
                <w:b/>
                <w:color w:val="333333"/>
                <w:spacing w:val="8"/>
              </w:rPr>
              <w:t xml:space="preserve"> </w:t>
            </w:r>
            <w:r w:rsidRPr="003C24FC">
              <w:rPr>
                <w:rFonts w:ascii="Times New Roman" w:hAnsi="Times New Roman" w:cs="Times New Roman"/>
                <w:b/>
                <w:color w:val="333333"/>
              </w:rPr>
              <w:t>[Note</w:t>
            </w:r>
            <w:r w:rsidRPr="003C24FC">
              <w:rPr>
                <w:rFonts w:ascii="Times New Roman" w:hAnsi="Times New Roman" w:cs="Times New Roman"/>
                <w:b/>
                <w:color w:val="333333"/>
                <w:spacing w:val="8"/>
              </w:rPr>
              <w:t xml:space="preserve"> </w:t>
            </w:r>
            <w:r w:rsidRPr="003C24FC">
              <w:rPr>
                <w:rFonts w:ascii="Times New Roman" w:hAnsi="Times New Roman" w:cs="Times New Roman"/>
                <w:b/>
                <w:color w:val="333333"/>
                <w:spacing w:val="-5"/>
              </w:rPr>
              <w:t>1 and Note 3]</w:t>
            </w:r>
          </w:p>
        </w:tc>
      </w:tr>
      <w:tr w:rsidR="0084758E" w14:paraId="7BC327DA" w14:textId="77777777" w:rsidTr="002A2899">
        <w:trPr>
          <w:trHeight w:val="454"/>
        </w:trPr>
        <w:tc>
          <w:tcPr>
            <w:tcW w:w="3510" w:type="dxa"/>
          </w:tcPr>
          <w:p w14:paraId="1EB30E5A" w14:textId="77777777" w:rsidR="0084758E" w:rsidRPr="003C24FC" w:rsidRDefault="0084758E" w:rsidP="00D9014A">
            <w:pPr>
              <w:pStyle w:val="TableParagraph"/>
              <w:spacing w:before="0"/>
              <w:ind w:left="0"/>
              <w:jc w:val="center"/>
              <w:rPr>
                <w:rFonts w:ascii="Times New Roman" w:hAnsi="Times New Roman" w:cs="Times New Roman"/>
              </w:rPr>
            </w:pPr>
          </w:p>
        </w:tc>
        <w:tc>
          <w:tcPr>
            <w:tcW w:w="3240" w:type="dxa"/>
            <w:vAlign w:val="center"/>
          </w:tcPr>
          <w:p w14:paraId="563A4EDD" w14:textId="77777777" w:rsidR="0084758E" w:rsidRPr="003C24FC" w:rsidRDefault="0084758E" w:rsidP="00D9014A">
            <w:pPr>
              <w:pStyle w:val="TableParagraph"/>
              <w:spacing w:before="0"/>
              <w:ind w:left="0"/>
              <w:jc w:val="center"/>
              <w:rPr>
                <w:rFonts w:ascii="Times New Roman" w:hAnsi="Times New Roman" w:cs="Times New Roman"/>
                <w:b/>
              </w:rPr>
            </w:pPr>
            <w:r w:rsidRPr="003C24FC">
              <w:rPr>
                <w:rFonts w:ascii="Times New Roman" w:hAnsi="Times New Roman" w:cs="Times New Roman"/>
                <w:b/>
                <w:color w:val="333333"/>
              </w:rPr>
              <w:t>Per</w:t>
            </w:r>
            <w:r w:rsidRPr="003C24FC">
              <w:rPr>
                <w:rFonts w:ascii="Times New Roman" w:hAnsi="Times New Roman" w:cs="Times New Roman"/>
                <w:b/>
                <w:color w:val="333333"/>
                <w:spacing w:val="7"/>
              </w:rPr>
              <w:t xml:space="preserve"> </w:t>
            </w:r>
            <w:r w:rsidRPr="003C24FC">
              <w:rPr>
                <w:rFonts w:ascii="Times New Roman" w:hAnsi="Times New Roman" w:cs="Times New Roman"/>
                <w:b/>
                <w:color w:val="333333"/>
              </w:rPr>
              <w:t>AMPP</w:t>
            </w:r>
            <w:r w:rsidRPr="003C24FC">
              <w:rPr>
                <w:rFonts w:ascii="Times New Roman" w:hAnsi="Times New Roman" w:cs="Times New Roman"/>
                <w:b/>
                <w:color w:val="333333"/>
                <w:spacing w:val="7"/>
              </w:rPr>
              <w:t xml:space="preserve"> </w:t>
            </w:r>
            <w:r w:rsidRPr="003C24FC">
              <w:rPr>
                <w:rFonts w:ascii="Times New Roman" w:hAnsi="Times New Roman" w:cs="Times New Roman"/>
                <w:b/>
                <w:color w:val="333333"/>
              </w:rPr>
              <w:t>MR0103</w:t>
            </w:r>
            <w:r w:rsidRPr="003C24FC">
              <w:rPr>
                <w:rFonts w:ascii="Times New Roman" w:hAnsi="Times New Roman" w:cs="Times New Roman"/>
                <w:b/>
                <w:color w:val="333333"/>
                <w:spacing w:val="7"/>
              </w:rPr>
              <w:t xml:space="preserve"> </w:t>
            </w:r>
            <w:r w:rsidRPr="003C24FC">
              <w:rPr>
                <w:rFonts w:ascii="Times New Roman" w:hAnsi="Times New Roman" w:cs="Times New Roman"/>
                <w:b/>
                <w:color w:val="333333"/>
                <w:spacing w:val="-5"/>
              </w:rPr>
              <w:t>or</w:t>
            </w:r>
          </w:p>
          <w:p w14:paraId="15F048A8" w14:textId="77777777" w:rsidR="0084758E" w:rsidRPr="003C24FC" w:rsidRDefault="0084758E" w:rsidP="00D9014A">
            <w:pPr>
              <w:pStyle w:val="TableParagraph"/>
              <w:spacing w:before="0"/>
              <w:ind w:left="0"/>
              <w:jc w:val="center"/>
              <w:rPr>
                <w:rFonts w:ascii="Times New Roman" w:hAnsi="Times New Roman" w:cs="Times New Roman"/>
                <w:b/>
              </w:rPr>
            </w:pPr>
            <w:r w:rsidRPr="003C24FC">
              <w:rPr>
                <w:rFonts w:ascii="Times New Roman" w:hAnsi="Times New Roman" w:cs="Times New Roman"/>
                <w:b/>
                <w:color w:val="333333"/>
              </w:rPr>
              <w:t>NACE</w:t>
            </w:r>
            <w:r w:rsidRPr="003C24FC">
              <w:rPr>
                <w:rFonts w:ascii="Times New Roman" w:hAnsi="Times New Roman" w:cs="Times New Roman"/>
                <w:b/>
                <w:color w:val="333333"/>
                <w:spacing w:val="7"/>
              </w:rPr>
              <w:t xml:space="preserve"> </w:t>
            </w:r>
            <w:r w:rsidRPr="003C24FC">
              <w:rPr>
                <w:rFonts w:ascii="Times New Roman" w:hAnsi="Times New Roman" w:cs="Times New Roman"/>
                <w:b/>
                <w:color w:val="333333"/>
                <w:spacing w:val="-2"/>
              </w:rPr>
              <w:t>MR0175</w:t>
            </w:r>
          </w:p>
        </w:tc>
        <w:tc>
          <w:tcPr>
            <w:tcW w:w="3240" w:type="dxa"/>
            <w:vAlign w:val="center"/>
          </w:tcPr>
          <w:p w14:paraId="3ACD9468" w14:textId="5979A448" w:rsidR="0084758E" w:rsidRPr="003C24FC" w:rsidRDefault="0084758E" w:rsidP="00D9014A">
            <w:pPr>
              <w:pStyle w:val="TableParagraph"/>
              <w:spacing w:before="0"/>
              <w:ind w:left="0"/>
              <w:jc w:val="center"/>
              <w:rPr>
                <w:rFonts w:ascii="Times New Roman" w:hAnsi="Times New Roman" w:cs="Times New Roman"/>
                <w:b/>
                <w:highlight w:val="yellow"/>
              </w:rPr>
            </w:pPr>
            <w:r w:rsidRPr="003C24FC">
              <w:rPr>
                <w:rFonts w:ascii="Times New Roman" w:hAnsi="Times New Roman" w:cs="Times New Roman"/>
                <w:b/>
                <w:color w:val="333333"/>
              </w:rPr>
              <w:t>Weld</w:t>
            </w:r>
            <w:r w:rsidRPr="003C24FC">
              <w:rPr>
                <w:rFonts w:ascii="Times New Roman" w:hAnsi="Times New Roman" w:cs="Times New Roman"/>
                <w:b/>
                <w:color w:val="333333"/>
                <w:spacing w:val="6"/>
              </w:rPr>
              <w:t xml:space="preserve"> </w:t>
            </w:r>
            <w:r w:rsidRPr="003C24FC">
              <w:rPr>
                <w:rFonts w:ascii="Times New Roman" w:hAnsi="Times New Roman" w:cs="Times New Roman"/>
                <w:b/>
                <w:color w:val="333333"/>
              </w:rPr>
              <w:t>Cap</w:t>
            </w:r>
            <w:r w:rsidRPr="003C24FC">
              <w:rPr>
                <w:rFonts w:ascii="Times New Roman" w:hAnsi="Times New Roman" w:cs="Times New Roman"/>
                <w:b/>
                <w:color w:val="333333"/>
                <w:spacing w:val="6"/>
              </w:rPr>
              <w:t xml:space="preserve"> </w:t>
            </w:r>
            <w:r w:rsidRPr="003C24FC">
              <w:rPr>
                <w:rFonts w:ascii="Times New Roman" w:hAnsi="Times New Roman" w:cs="Times New Roman"/>
                <w:b/>
                <w:color w:val="333333"/>
                <w:spacing w:val="-4"/>
              </w:rPr>
              <w:t>only</w:t>
            </w:r>
          </w:p>
        </w:tc>
      </w:tr>
      <w:tr w:rsidR="0084758E" w14:paraId="442AB06E" w14:textId="77777777" w:rsidTr="002A2899">
        <w:trPr>
          <w:trHeight w:val="303"/>
        </w:trPr>
        <w:tc>
          <w:tcPr>
            <w:tcW w:w="3510" w:type="dxa"/>
            <w:vAlign w:val="center"/>
          </w:tcPr>
          <w:p w14:paraId="08DCE0BE" w14:textId="77777777" w:rsidR="0084758E" w:rsidRPr="003C24FC" w:rsidRDefault="0084758E" w:rsidP="00D61626">
            <w:pPr>
              <w:pStyle w:val="TableParagraph"/>
              <w:spacing w:before="0"/>
              <w:ind w:left="0"/>
              <w:rPr>
                <w:rFonts w:ascii="Times New Roman" w:hAnsi="Times New Roman" w:cs="Times New Roman"/>
              </w:rPr>
            </w:pPr>
            <w:r w:rsidRPr="003C24FC">
              <w:rPr>
                <w:rFonts w:ascii="Times New Roman" w:hAnsi="Times New Roman" w:cs="Times New Roman"/>
                <w:color w:val="333333"/>
              </w:rPr>
              <w:t>P-1</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rPr>
              <w:t>/</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CS</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rPr>
              <w:t>(non-</w:t>
            </w:r>
            <w:r w:rsidRPr="003C24FC">
              <w:rPr>
                <w:rFonts w:ascii="Times New Roman" w:hAnsi="Times New Roman" w:cs="Times New Roman"/>
                <w:color w:val="333333"/>
                <w:spacing w:val="-2"/>
              </w:rPr>
              <w:t>sour)</w:t>
            </w:r>
          </w:p>
        </w:tc>
        <w:tc>
          <w:tcPr>
            <w:tcW w:w="3240" w:type="dxa"/>
            <w:vAlign w:val="center"/>
          </w:tcPr>
          <w:p w14:paraId="1CA686F5" w14:textId="2F7281E9" w:rsidR="0084758E" w:rsidRPr="003C24FC" w:rsidRDefault="0084758E" w:rsidP="00D61626">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250</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4"/>
              </w:rPr>
              <w:t>HV10</w:t>
            </w:r>
          </w:p>
        </w:tc>
        <w:tc>
          <w:tcPr>
            <w:tcW w:w="3240" w:type="dxa"/>
            <w:vAlign w:val="center"/>
          </w:tcPr>
          <w:p w14:paraId="6C5641E4" w14:textId="3D2ED8B2" w:rsidR="0084758E" w:rsidRPr="003C24FC" w:rsidRDefault="0084758E" w:rsidP="00D61626">
            <w:pPr>
              <w:pStyle w:val="TableParagraph"/>
              <w:spacing w:before="0"/>
              <w:ind w:left="0"/>
              <w:jc w:val="center"/>
              <w:rPr>
                <w:rFonts w:ascii="Times New Roman" w:hAnsi="Times New Roman" w:cs="Times New Roman"/>
                <w:highlight w:val="yellow"/>
              </w:rPr>
            </w:pPr>
            <w:r w:rsidRPr="005B705D">
              <w:rPr>
                <w:rFonts w:ascii="Times New Roman" w:hAnsi="Times New Roman" w:cs="Times New Roman"/>
                <w:color w:val="333333"/>
                <w:rPrChange w:id="285" w:author="Marchenko, Sergey [Tengizchevroil]" w:date="2025-08-07T15:19:00Z" w16du:dateUtc="2025-08-07T10:19:00Z">
                  <w:rPr>
                    <w:rFonts w:ascii="Times New Roman" w:hAnsi="Times New Roman" w:cs="Times New Roman"/>
                    <w:color w:val="333333"/>
                    <w:highlight w:val="yellow"/>
                  </w:rPr>
                </w:rPrChange>
              </w:rPr>
              <w:t>2</w:t>
            </w:r>
            <w:r w:rsidR="0042093C" w:rsidRPr="005B705D">
              <w:rPr>
                <w:rFonts w:ascii="Times New Roman" w:hAnsi="Times New Roman" w:cs="Times New Roman"/>
                <w:color w:val="333333"/>
                <w:lang w:val="ru-RU"/>
                <w:rPrChange w:id="286" w:author="Marchenko, Sergey [Tengizchevroil]" w:date="2025-08-07T15:19:00Z" w16du:dateUtc="2025-08-07T10:19:00Z">
                  <w:rPr>
                    <w:rFonts w:ascii="Times New Roman" w:hAnsi="Times New Roman" w:cs="Times New Roman"/>
                    <w:color w:val="333333"/>
                    <w:highlight w:val="yellow"/>
                    <w:lang w:val="ru-RU"/>
                  </w:rPr>
                </w:rPrChange>
              </w:rPr>
              <w:t>35</w:t>
            </w:r>
            <w:r w:rsidRPr="005B705D">
              <w:rPr>
                <w:rFonts w:ascii="Times New Roman" w:hAnsi="Times New Roman" w:cs="Times New Roman"/>
                <w:color w:val="333333"/>
                <w:spacing w:val="5"/>
                <w:rPrChange w:id="287" w:author="Marchenko, Sergey [Tengizchevroil]" w:date="2025-08-07T15:19:00Z" w16du:dateUtc="2025-08-07T10:19:00Z">
                  <w:rPr>
                    <w:rFonts w:ascii="Times New Roman" w:hAnsi="Times New Roman" w:cs="Times New Roman"/>
                    <w:color w:val="333333"/>
                    <w:spacing w:val="5"/>
                    <w:highlight w:val="yellow"/>
                  </w:rPr>
                </w:rPrChange>
              </w:rPr>
              <w:t xml:space="preserve"> </w:t>
            </w:r>
            <w:r w:rsidRPr="005B705D">
              <w:rPr>
                <w:rFonts w:ascii="Times New Roman" w:hAnsi="Times New Roman" w:cs="Times New Roman"/>
                <w:color w:val="333333"/>
                <w:spacing w:val="-5"/>
                <w:rPrChange w:id="288" w:author="Marchenko, Sergey [Tengizchevroil]" w:date="2025-08-07T15:19:00Z" w16du:dateUtc="2025-08-07T10:19:00Z">
                  <w:rPr>
                    <w:rFonts w:ascii="Times New Roman" w:hAnsi="Times New Roman" w:cs="Times New Roman"/>
                    <w:color w:val="333333"/>
                    <w:spacing w:val="-5"/>
                    <w:highlight w:val="yellow"/>
                  </w:rPr>
                </w:rPrChange>
              </w:rPr>
              <w:t>BHN</w:t>
            </w:r>
          </w:p>
        </w:tc>
      </w:tr>
      <w:tr w:rsidR="0084758E" w14:paraId="14E3474A" w14:textId="77777777" w:rsidTr="002A2899">
        <w:trPr>
          <w:trHeight w:val="303"/>
        </w:trPr>
        <w:tc>
          <w:tcPr>
            <w:tcW w:w="3510" w:type="dxa"/>
            <w:vAlign w:val="center"/>
          </w:tcPr>
          <w:p w14:paraId="34BF3551" w14:textId="77777777" w:rsidR="0084758E" w:rsidRPr="003C24FC" w:rsidRDefault="0084758E" w:rsidP="00D61626">
            <w:pPr>
              <w:pStyle w:val="TableParagraph"/>
              <w:spacing w:before="0"/>
              <w:ind w:left="0"/>
              <w:rPr>
                <w:rFonts w:ascii="Times New Roman" w:hAnsi="Times New Roman" w:cs="Times New Roman"/>
              </w:rPr>
            </w:pPr>
            <w:r w:rsidRPr="003C24FC">
              <w:rPr>
                <w:rFonts w:ascii="Times New Roman" w:hAnsi="Times New Roman" w:cs="Times New Roman"/>
                <w:color w:val="333333"/>
              </w:rPr>
              <w:t>P-1</w:t>
            </w:r>
            <w:r w:rsidRPr="003C24FC">
              <w:rPr>
                <w:rFonts w:ascii="Times New Roman" w:hAnsi="Times New Roman" w:cs="Times New Roman"/>
                <w:color w:val="333333"/>
                <w:spacing w:val="3"/>
              </w:rPr>
              <w:t xml:space="preserve"> </w:t>
            </w:r>
            <w:r w:rsidRPr="003C24FC">
              <w:rPr>
                <w:rFonts w:ascii="Times New Roman" w:hAnsi="Times New Roman" w:cs="Times New Roman"/>
                <w:color w:val="333333"/>
              </w:rPr>
              <w:t>/</w:t>
            </w:r>
            <w:r w:rsidRPr="003C24FC">
              <w:rPr>
                <w:rFonts w:ascii="Times New Roman" w:hAnsi="Times New Roman" w:cs="Times New Roman"/>
                <w:color w:val="333333"/>
                <w:spacing w:val="4"/>
              </w:rPr>
              <w:t xml:space="preserve"> </w:t>
            </w:r>
            <w:r w:rsidRPr="003C24FC">
              <w:rPr>
                <w:rFonts w:ascii="Times New Roman" w:hAnsi="Times New Roman" w:cs="Times New Roman"/>
                <w:color w:val="333333"/>
              </w:rPr>
              <w:t>CS</w:t>
            </w:r>
            <w:r w:rsidRPr="003C24FC">
              <w:rPr>
                <w:rFonts w:ascii="Times New Roman" w:hAnsi="Times New Roman" w:cs="Times New Roman"/>
                <w:color w:val="333333"/>
                <w:spacing w:val="3"/>
              </w:rPr>
              <w:t xml:space="preserve"> </w:t>
            </w:r>
            <w:r w:rsidRPr="003C24FC">
              <w:rPr>
                <w:rFonts w:ascii="Times New Roman" w:hAnsi="Times New Roman" w:cs="Times New Roman"/>
                <w:color w:val="333333"/>
                <w:spacing w:val="-2"/>
              </w:rPr>
              <w:t>(sour)</w:t>
            </w:r>
          </w:p>
        </w:tc>
        <w:tc>
          <w:tcPr>
            <w:tcW w:w="3240" w:type="dxa"/>
            <w:vAlign w:val="center"/>
          </w:tcPr>
          <w:p w14:paraId="266D3799" w14:textId="06B55375" w:rsidR="0084758E" w:rsidRPr="003C24FC" w:rsidRDefault="0084758E" w:rsidP="00D61626">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w:t>
            </w:r>
            <w:r w:rsidRPr="003C24FC">
              <w:rPr>
                <w:rFonts w:ascii="Times New Roman" w:hAnsi="Times New Roman" w:cs="Times New Roman"/>
                <w:color w:val="333333"/>
                <w:lang w:val="ru-RU"/>
              </w:rPr>
              <w:t>2</w:t>
            </w:r>
            <w:r w:rsidRPr="003C24FC">
              <w:rPr>
                <w:rFonts w:ascii="Times New Roman" w:hAnsi="Times New Roman" w:cs="Times New Roman"/>
                <w:color w:val="333333"/>
              </w:rPr>
              <w:t>0</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4"/>
              </w:rPr>
              <w:t>HV10</w:t>
            </w:r>
          </w:p>
        </w:tc>
        <w:tc>
          <w:tcPr>
            <w:tcW w:w="3240" w:type="dxa"/>
            <w:vAlign w:val="center"/>
          </w:tcPr>
          <w:p w14:paraId="7026A05F" w14:textId="0AC8D155" w:rsidR="0084758E" w:rsidRPr="003C24FC" w:rsidRDefault="0084758E" w:rsidP="00D61626">
            <w:pPr>
              <w:pStyle w:val="TableParagraph"/>
              <w:spacing w:before="0"/>
              <w:ind w:left="0"/>
              <w:jc w:val="center"/>
              <w:rPr>
                <w:rFonts w:ascii="Times New Roman" w:hAnsi="Times New Roman" w:cs="Times New Roman"/>
                <w:highlight w:val="yellow"/>
              </w:rPr>
            </w:pPr>
            <w:r w:rsidRPr="003C24FC">
              <w:rPr>
                <w:rFonts w:ascii="Times New Roman" w:hAnsi="Times New Roman" w:cs="Times New Roman"/>
                <w:color w:val="333333"/>
              </w:rPr>
              <w:t>200</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5"/>
              </w:rPr>
              <w:t>BHN</w:t>
            </w:r>
          </w:p>
        </w:tc>
      </w:tr>
      <w:tr w:rsidR="0084758E" w14:paraId="750C639C" w14:textId="77777777" w:rsidTr="002A2899">
        <w:trPr>
          <w:trHeight w:val="489"/>
        </w:trPr>
        <w:tc>
          <w:tcPr>
            <w:tcW w:w="3510" w:type="dxa"/>
            <w:vAlign w:val="center"/>
          </w:tcPr>
          <w:p w14:paraId="24AD06B3" w14:textId="0ABF83E5" w:rsidR="0084758E" w:rsidRPr="003C24FC" w:rsidRDefault="0084758E" w:rsidP="00D9014A">
            <w:pPr>
              <w:pStyle w:val="TableParagraph"/>
              <w:spacing w:before="0"/>
              <w:ind w:left="0"/>
              <w:rPr>
                <w:rFonts w:ascii="Times New Roman" w:hAnsi="Times New Roman" w:cs="Times New Roman"/>
              </w:rPr>
            </w:pPr>
            <w:r w:rsidRPr="003C24FC">
              <w:rPr>
                <w:rFonts w:ascii="Times New Roman" w:hAnsi="Times New Roman" w:cs="Times New Roman"/>
                <w:color w:val="333333"/>
              </w:rPr>
              <w:t>P-4</w:t>
            </w:r>
            <w:r w:rsidRPr="003C24FC">
              <w:rPr>
                <w:rFonts w:ascii="Times New Roman" w:hAnsi="Times New Roman" w:cs="Times New Roman"/>
                <w:color w:val="333333"/>
                <w:spacing w:val="3"/>
              </w:rPr>
              <w:t xml:space="preserve"> </w:t>
            </w:r>
            <w:r w:rsidRPr="003C24FC">
              <w:rPr>
                <w:rFonts w:ascii="Times New Roman" w:hAnsi="Times New Roman" w:cs="Times New Roman"/>
                <w:color w:val="333333"/>
              </w:rPr>
              <w:t>/</w:t>
            </w:r>
            <w:r w:rsidRPr="003C24FC">
              <w:rPr>
                <w:rFonts w:ascii="Times New Roman" w:hAnsi="Times New Roman" w:cs="Times New Roman"/>
                <w:color w:val="333333"/>
                <w:spacing w:val="3"/>
              </w:rPr>
              <w:t xml:space="preserve"> </w:t>
            </w:r>
            <w:r w:rsidRPr="003C24FC">
              <w:rPr>
                <w:rFonts w:ascii="Times New Roman" w:hAnsi="Times New Roman" w:cs="Times New Roman"/>
                <w:color w:val="333333"/>
                <w:spacing w:val="-5"/>
              </w:rPr>
              <w:t>P11</w:t>
            </w:r>
            <w:r w:rsidRPr="003C24FC">
              <w:rPr>
                <w:rFonts w:ascii="Times New Roman" w:hAnsi="Times New Roman" w:cs="Times New Roman"/>
              </w:rPr>
              <w:t xml:space="preserve"> </w:t>
            </w:r>
            <w:r w:rsidRPr="003C24FC">
              <w:rPr>
                <w:rFonts w:ascii="Times New Roman" w:hAnsi="Times New Roman" w:cs="Times New Roman"/>
                <w:color w:val="333333"/>
              </w:rPr>
              <w:t>(1-1/4</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rPr>
              <w:t>Cr–1/2</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spacing w:val="-5"/>
              </w:rPr>
              <w:t>Mo)</w:t>
            </w:r>
          </w:p>
          <w:p w14:paraId="1CE6D314" w14:textId="77777777" w:rsidR="0084758E" w:rsidRPr="003C24FC" w:rsidRDefault="0084758E" w:rsidP="00D9014A">
            <w:pPr>
              <w:pStyle w:val="TableParagraph"/>
              <w:spacing w:before="0"/>
              <w:ind w:left="0"/>
              <w:rPr>
                <w:rFonts w:ascii="Times New Roman" w:hAnsi="Times New Roman" w:cs="Times New Roman"/>
              </w:rPr>
            </w:pPr>
            <w:r w:rsidRPr="003C24FC">
              <w:rPr>
                <w:rFonts w:ascii="Times New Roman" w:hAnsi="Times New Roman" w:cs="Times New Roman"/>
                <w:color w:val="333333"/>
              </w:rPr>
              <w:t>(sour</w:t>
            </w:r>
            <w:r w:rsidRPr="003C24FC">
              <w:rPr>
                <w:rFonts w:ascii="Times New Roman" w:hAnsi="Times New Roman" w:cs="Times New Roman"/>
                <w:color w:val="333333"/>
                <w:spacing w:val="10"/>
              </w:rPr>
              <w:t xml:space="preserve"> </w:t>
            </w:r>
            <w:r w:rsidRPr="003C24FC">
              <w:rPr>
                <w:rFonts w:ascii="Times New Roman" w:hAnsi="Times New Roman" w:cs="Times New Roman"/>
                <w:color w:val="333333"/>
              </w:rPr>
              <w:t>&amp;</w:t>
            </w:r>
            <w:r w:rsidRPr="003C24FC">
              <w:rPr>
                <w:rFonts w:ascii="Times New Roman" w:hAnsi="Times New Roman" w:cs="Times New Roman"/>
                <w:color w:val="333333"/>
                <w:spacing w:val="8"/>
              </w:rPr>
              <w:t xml:space="preserve"> </w:t>
            </w:r>
            <w:r w:rsidRPr="003C24FC">
              <w:rPr>
                <w:rFonts w:ascii="Times New Roman" w:hAnsi="Times New Roman" w:cs="Times New Roman"/>
                <w:color w:val="333333"/>
              </w:rPr>
              <w:t>non-</w:t>
            </w:r>
            <w:r w:rsidRPr="003C24FC">
              <w:rPr>
                <w:rFonts w:ascii="Times New Roman" w:hAnsi="Times New Roman" w:cs="Times New Roman"/>
                <w:color w:val="333333"/>
                <w:spacing w:val="-2"/>
              </w:rPr>
              <w:t>sour)</w:t>
            </w:r>
          </w:p>
        </w:tc>
        <w:tc>
          <w:tcPr>
            <w:tcW w:w="3240" w:type="dxa"/>
            <w:vAlign w:val="center"/>
          </w:tcPr>
          <w:p w14:paraId="5E3C55C5" w14:textId="77777777" w:rsidR="0084758E" w:rsidRPr="003C24FC" w:rsidRDefault="0084758E" w:rsidP="00D9014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235</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4"/>
              </w:rPr>
              <w:t>HV10</w:t>
            </w:r>
          </w:p>
        </w:tc>
        <w:tc>
          <w:tcPr>
            <w:tcW w:w="3240" w:type="dxa"/>
            <w:vAlign w:val="center"/>
          </w:tcPr>
          <w:p w14:paraId="2D1AB7DD" w14:textId="25579253" w:rsidR="0084758E" w:rsidRPr="003C24FC" w:rsidRDefault="0084758E" w:rsidP="00D9014A">
            <w:pPr>
              <w:pStyle w:val="TableParagraph"/>
              <w:spacing w:before="0"/>
              <w:ind w:left="0"/>
              <w:jc w:val="center"/>
              <w:rPr>
                <w:rFonts w:ascii="Times New Roman" w:hAnsi="Times New Roman" w:cs="Times New Roman"/>
                <w:highlight w:val="yellow"/>
              </w:rPr>
            </w:pPr>
            <w:r w:rsidRPr="003C24FC">
              <w:rPr>
                <w:rFonts w:ascii="Times New Roman" w:hAnsi="Times New Roman" w:cs="Times New Roman"/>
                <w:color w:val="333333"/>
              </w:rPr>
              <w:t>225</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5"/>
              </w:rPr>
              <w:t>BHN</w:t>
            </w:r>
          </w:p>
        </w:tc>
      </w:tr>
      <w:tr w:rsidR="0084758E" w14:paraId="1BED7D6B" w14:textId="77777777" w:rsidTr="002A2899">
        <w:trPr>
          <w:trHeight w:val="534"/>
        </w:trPr>
        <w:tc>
          <w:tcPr>
            <w:tcW w:w="3510" w:type="dxa"/>
            <w:vAlign w:val="center"/>
          </w:tcPr>
          <w:p w14:paraId="4789F1B5" w14:textId="4486E8DC" w:rsidR="0084758E" w:rsidRPr="003C24FC" w:rsidRDefault="0084758E" w:rsidP="00D9014A">
            <w:pPr>
              <w:pStyle w:val="TableParagraph"/>
              <w:spacing w:before="0"/>
              <w:ind w:left="0"/>
              <w:rPr>
                <w:rFonts w:ascii="Times New Roman" w:hAnsi="Times New Roman" w:cs="Times New Roman"/>
              </w:rPr>
            </w:pPr>
            <w:r w:rsidRPr="003C24FC">
              <w:rPr>
                <w:rFonts w:ascii="Times New Roman" w:hAnsi="Times New Roman" w:cs="Times New Roman"/>
                <w:color w:val="333333"/>
              </w:rPr>
              <w:t>P-5A</w:t>
            </w:r>
            <w:r w:rsidRPr="003C24FC">
              <w:rPr>
                <w:rFonts w:ascii="Times New Roman" w:hAnsi="Times New Roman" w:cs="Times New Roman"/>
                <w:color w:val="333333"/>
                <w:spacing w:val="2"/>
              </w:rPr>
              <w:t xml:space="preserve"> </w:t>
            </w:r>
            <w:r w:rsidRPr="003C24FC">
              <w:rPr>
                <w:rFonts w:ascii="Times New Roman" w:hAnsi="Times New Roman" w:cs="Times New Roman"/>
                <w:color w:val="333333"/>
              </w:rPr>
              <w:t>/</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5"/>
              </w:rPr>
              <w:t>P22</w:t>
            </w:r>
            <w:r w:rsidRPr="003C24FC">
              <w:rPr>
                <w:rFonts w:ascii="Times New Roman" w:hAnsi="Times New Roman" w:cs="Times New Roman"/>
              </w:rPr>
              <w:t xml:space="preserve"> </w:t>
            </w:r>
            <w:r w:rsidRPr="003C24FC">
              <w:rPr>
                <w:rFonts w:ascii="Times New Roman" w:hAnsi="Times New Roman" w:cs="Times New Roman"/>
                <w:color w:val="333333"/>
              </w:rPr>
              <w:t>(2-1/4</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Cr–1</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spacing w:val="-5"/>
              </w:rPr>
              <w:t>Mo)</w:t>
            </w:r>
          </w:p>
          <w:p w14:paraId="120A8134" w14:textId="77777777" w:rsidR="0084758E" w:rsidRPr="003C24FC" w:rsidRDefault="0084758E" w:rsidP="00D9014A">
            <w:pPr>
              <w:pStyle w:val="TableParagraph"/>
              <w:spacing w:before="0"/>
              <w:ind w:left="0"/>
              <w:rPr>
                <w:rFonts w:ascii="Times New Roman" w:hAnsi="Times New Roman" w:cs="Times New Roman"/>
              </w:rPr>
            </w:pPr>
            <w:r w:rsidRPr="003C24FC">
              <w:rPr>
                <w:rFonts w:ascii="Times New Roman" w:hAnsi="Times New Roman" w:cs="Times New Roman"/>
                <w:color w:val="333333"/>
              </w:rPr>
              <w:t>(sour</w:t>
            </w:r>
            <w:r w:rsidRPr="003C24FC">
              <w:rPr>
                <w:rFonts w:ascii="Times New Roman" w:hAnsi="Times New Roman" w:cs="Times New Roman"/>
                <w:color w:val="333333"/>
                <w:spacing w:val="10"/>
              </w:rPr>
              <w:t xml:space="preserve"> </w:t>
            </w:r>
            <w:r w:rsidRPr="003C24FC">
              <w:rPr>
                <w:rFonts w:ascii="Times New Roman" w:hAnsi="Times New Roman" w:cs="Times New Roman"/>
                <w:color w:val="333333"/>
              </w:rPr>
              <w:t>&amp;</w:t>
            </w:r>
            <w:r w:rsidRPr="003C24FC">
              <w:rPr>
                <w:rFonts w:ascii="Times New Roman" w:hAnsi="Times New Roman" w:cs="Times New Roman"/>
                <w:color w:val="333333"/>
                <w:spacing w:val="8"/>
              </w:rPr>
              <w:t xml:space="preserve"> </w:t>
            </w:r>
            <w:r w:rsidRPr="003C24FC">
              <w:rPr>
                <w:rFonts w:ascii="Times New Roman" w:hAnsi="Times New Roman" w:cs="Times New Roman"/>
                <w:color w:val="333333"/>
              </w:rPr>
              <w:t>non-</w:t>
            </w:r>
            <w:r w:rsidRPr="003C24FC">
              <w:rPr>
                <w:rFonts w:ascii="Times New Roman" w:hAnsi="Times New Roman" w:cs="Times New Roman"/>
                <w:color w:val="333333"/>
                <w:spacing w:val="-2"/>
              </w:rPr>
              <w:t>sour)</w:t>
            </w:r>
          </w:p>
        </w:tc>
        <w:tc>
          <w:tcPr>
            <w:tcW w:w="3240" w:type="dxa"/>
            <w:vAlign w:val="center"/>
          </w:tcPr>
          <w:p w14:paraId="380B5034" w14:textId="77777777" w:rsidR="0084758E" w:rsidRPr="003C24FC" w:rsidRDefault="0084758E" w:rsidP="00D9014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235</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4"/>
              </w:rPr>
              <w:t>HV10</w:t>
            </w:r>
          </w:p>
        </w:tc>
        <w:tc>
          <w:tcPr>
            <w:tcW w:w="3240" w:type="dxa"/>
            <w:vAlign w:val="center"/>
          </w:tcPr>
          <w:p w14:paraId="6B57A1F7" w14:textId="4DF46A21" w:rsidR="0084758E" w:rsidRPr="003C24FC" w:rsidRDefault="0084758E" w:rsidP="00D9014A">
            <w:pPr>
              <w:pStyle w:val="TableParagraph"/>
              <w:spacing w:before="0"/>
              <w:ind w:left="0"/>
              <w:jc w:val="center"/>
              <w:rPr>
                <w:rFonts w:ascii="Times New Roman" w:hAnsi="Times New Roman" w:cs="Times New Roman"/>
                <w:highlight w:val="yellow"/>
              </w:rPr>
            </w:pPr>
            <w:r w:rsidRPr="003C24FC">
              <w:rPr>
                <w:rFonts w:ascii="Times New Roman" w:hAnsi="Times New Roman" w:cs="Times New Roman"/>
                <w:color w:val="333333"/>
              </w:rPr>
              <w:t>225</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5"/>
              </w:rPr>
              <w:t>BHN</w:t>
            </w:r>
          </w:p>
        </w:tc>
      </w:tr>
      <w:tr w:rsidR="0084758E" w14:paraId="7329CF9D" w14:textId="77777777" w:rsidTr="002A2899">
        <w:trPr>
          <w:trHeight w:val="507"/>
        </w:trPr>
        <w:tc>
          <w:tcPr>
            <w:tcW w:w="3510" w:type="dxa"/>
            <w:vAlign w:val="center"/>
          </w:tcPr>
          <w:p w14:paraId="3D5822D5" w14:textId="3FF345CB" w:rsidR="0084758E" w:rsidRPr="003C24FC" w:rsidRDefault="0084758E" w:rsidP="00D9014A">
            <w:pPr>
              <w:pStyle w:val="TableParagraph"/>
              <w:spacing w:before="0"/>
              <w:ind w:left="0"/>
              <w:rPr>
                <w:rFonts w:ascii="Times New Roman" w:hAnsi="Times New Roman" w:cs="Times New Roman"/>
              </w:rPr>
            </w:pPr>
            <w:r w:rsidRPr="003C24FC">
              <w:rPr>
                <w:rFonts w:ascii="Times New Roman" w:hAnsi="Times New Roman" w:cs="Times New Roman"/>
                <w:color w:val="333333"/>
              </w:rPr>
              <w:t>P-5B</w:t>
            </w:r>
            <w:r w:rsidRPr="003C24FC">
              <w:rPr>
                <w:rFonts w:ascii="Times New Roman" w:hAnsi="Times New Roman" w:cs="Times New Roman"/>
                <w:color w:val="333333"/>
                <w:spacing w:val="2"/>
              </w:rPr>
              <w:t xml:space="preserve"> </w:t>
            </w:r>
            <w:r w:rsidRPr="003C24FC">
              <w:rPr>
                <w:rFonts w:ascii="Times New Roman" w:hAnsi="Times New Roman" w:cs="Times New Roman"/>
                <w:color w:val="333333"/>
              </w:rPr>
              <w:t>/</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5"/>
              </w:rPr>
              <w:t>P5</w:t>
            </w:r>
            <w:r w:rsidRPr="003C24FC">
              <w:rPr>
                <w:rFonts w:ascii="Times New Roman" w:hAnsi="Times New Roman" w:cs="Times New Roman"/>
              </w:rPr>
              <w:t xml:space="preserve"> </w:t>
            </w:r>
            <w:r w:rsidRPr="003C24FC">
              <w:rPr>
                <w:rFonts w:ascii="Times New Roman" w:hAnsi="Times New Roman" w:cs="Times New Roman"/>
                <w:color w:val="333333"/>
              </w:rPr>
              <w:t>(5</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Cr–1/2</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5"/>
              </w:rPr>
              <w:t>Mo)</w:t>
            </w:r>
          </w:p>
          <w:p w14:paraId="793D250F" w14:textId="77777777" w:rsidR="0084758E" w:rsidRPr="003C24FC" w:rsidRDefault="0084758E" w:rsidP="00D9014A">
            <w:pPr>
              <w:pStyle w:val="TableParagraph"/>
              <w:spacing w:before="0"/>
              <w:ind w:left="0"/>
              <w:rPr>
                <w:rFonts w:ascii="Times New Roman" w:hAnsi="Times New Roman" w:cs="Times New Roman"/>
              </w:rPr>
            </w:pPr>
            <w:r w:rsidRPr="003C24FC">
              <w:rPr>
                <w:rFonts w:ascii="Times New Roman" w:hAnsi="Times New Roman" w:cs="Times New Roman"/>
                <w:color w:val="333333"/>
              </w:rPr>
              <w:t>(sour</w:t>
            </w:r>
            <w:r w:rsidRPr="003C24FC">
              <w:rPr>
                <w:rFonts w:ascii="Times New Roman" w:hAnsi="Times New Roman" w:cs="Times New Roman"/>
                <w:color w:val="333333"/>
                <w:spacing w:val="10"/>
              </w:rPr>
              <w:t xml:space="preserve"> </w:t>
            </w:r>
            <w:r w:rsidRPr="003C24FC">
              <w:rPr>
                <w:rFonts w:ascii="Times New Roman" w:hAnsi="Times New Roman" w:cs="Times New Roman"/>
                <w:color w:val="333333"/>
              </w:rPr>
              <w:t>&amp;</w:t>
            </w:r>
            <w:r w:rsidRPr="003C24FC">
              <w:rPr>
                <w:rFonts w:ascii="Times New Roman" w:hAnsi="Times New Roman" w:cs="Times New Roman"/>
                <w:color w:val="333333"/>
                <w:spacing w:val="8"/>
              </w:rPr>
              <w:t xml:space="preserve"> </w:t>
            </w:r>
            <w:r w:rsidRPr="003C24FC">
              <w:rPr>
                <w:rFonts w:ascii="Times New Roman" w:hAnsi="Times New Roman" w:cs="Times New Roman"/>
                <w:color w:val="333333"/>
              </w:rPr>
              <w:t>non-</w:t>
            </w:r>
            <w:r w:rsidRPr="003C24FC">
              <w:rPr>
                <w:rFonts w:ascii="Times New Roman" w:hAnsi="Times New Roman" w:cs="Times New Roman"/>
                <w:color w:val="333333"/>
                <w:spacing w:val="-2"/>
              </w:rPr>
              <w:t>sour)</w:t>
            </w:r>
          </w:p>
        </w:tc>
        <w:tc>
          <w:tcPr>
            <w:tcW w:w="3240" w:type="dxa"/>
            <w:vAlign w:val="center"/>
          </w:tcPr>
          <w:p w14:paraId="39C3BA65" w14:textId="77777777" w:rsidR="0084758E" w:rsidRPr="003C24FC" w:rsidRDefault="0084758E" w:rsidP="00D9014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250</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4"/>
              </w:rPr>
              <w:t>HV10</w:t>
            </w:r>
          </w:p>
        </w:tc>
        <w:tc>
          <w:tcPr>
            <w:tcW w:w="3240" w:type="dxa"/>
            <w:vAlign w:val="center"/>
          </w:tcPr>
          <w:p w14:paraId="5051F4D1" w14:textId="400D52ED" w:rsidR="0084758E" w:rsidRPr="003C24FC" w:rsidRDefault="0084758E" w:rsidP="00D9014A">
            <w:pPr>
              <w:pStyle w:val="TableParagraph"/>
              <w:spacing w:before="0"/>
              <w:ind w:left="0"/>
              <w:jc w:val="center"/>
              <w:rPr>
                <w:rFonts w:ascii="Times New Roman" w:hAnsi="Times New Roman" w:cs="Times New Roman"/>
                <w:highlight w:val="yellow"/>
              </w:rPr>
            </w:pPr>
            <w:r w:rsidRPr="003C24FC">
              <w:rPr>
                <w:rFonts w:ascii="Times New Roman" w:hAnsi="Times New Roman" w:cs="Times New Roman"/>
                <w:color w:val="333333"/>
              </w:rPr>
              <w:t>235</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5"/>
              </w:rPr>
              <w:t>BHN</w:t>
            </w:r>
          </w:p>
        </w:tc>
      </w:tr>
      <w:tr w:rsidR="0084758E" w14:paraId="59998E6D" w14:textId="77777777" w:rsidTr="002A2899">
        <w:trPr>
          <w:trHeight w:val="435"/>
        </w:trPr>
        <w:tc>
          <w:tcPr>
            <w:tcW w:w="3510" w:type="dxa"/>
            <w:vAlign w:val="center"/>
          </w:tcPr>
          <w:p w14:paraId="260EA423" w14:textId="77777777" w:rsidR="0084758E" w:rsidRPr="003C24FC" w:rsidRDefault="0084758E" w:rsidP="00D9014A">
            <w:pPr>
              <w:pStyle w:val="TableParagraph"/>
              <w:spacing w:before="0" w:line="321" w:lineRule="auto"/>
              <w:ind w:left="0"/>
              <w:rPr>
                <w:rFonts w:ascii="Times New Roman" w:hAnsi="Times New Roman" w:cs="Times New Roman"/>
              </w:rPr>
            </w:pPr>
            <w:r w:rsidRPr="003C24FC">
              <w:rPr>
                <w:rFonts w:ascii="Times New Roman" w:hAnsi="Times New Roman" w:cs="Times New Roman"/>
                <w:color w:val="333333"/>
              </w:rPr>
              <w:t>P-5B</w:t>
            </w:r>
            <w:r w:rsidRPr="003C24FC">
              <w:rPr>
                <w:rFonts w:ascii="Times New Roman" w:hAnsi="Times New Roman" w:cs="Times New Roman"/>
                <w:color w:val="333333"/>
                <w:spacing w:val="-2"/>
              </w:rPr>
              <w:t xml:space="preserve"> </w:t>
            </w:r>
            <w:r w:rsidRPr="003C24FC">
              <w:rPr>
                <w:rFonts w:ascii="Times New Roman" w:hAnsi="Times New Roman" w:cs="Times New Roman"/>
                <w:color w:val="333333"/>
              </w:rPr>
              <w:t>/</w:t>
            </w:r>
            <w:r w:rsidRPr="003C24FC">
              <w:rPr>
                <w:rFonts w:ascii="Times New Roman" w:hAnsi="Times New Roman" w:cs="Times New Roman"/>
                <w:color w:val="333333"/>
                <w:spacing w:val="-1"/>
              </w:rPr>
              <w:t xml:space="preserve"> </w:t>
            </w:r>
            <w:r w:rsidRPr="003C24FC">
              <w:rPr>
                <w:rFonts w:ascii="Times New Roman" w:hAnsi="Times New Roman" w:cs="Times New Roman"/>
                <w:color w:val="333333"/>
              </w:rPr>
              <w:t>P9</w:t>
            </w:r>
            <w:r w:rsidRPr="003C24FC">
              <w:rPr>
                <w:rFonts w:ascii="Times New Roman" w:hAnsi="Times New Roman" w:cs="Times New Roman"/>
                <w:color w:val="333333"/>
                <w:spacing w:val="-1"/>
              </w:rPr>
              <w:t xml:space="preserve"> </w:t>
            </w:r>
            <w:r w:rsidRPr="003C24FC">
              <w:rPr>
                <w:rFonts w:ascii="Times New Roman" w:hAnsi="Times New Roman" w:cs="Times New Roman"/>
                <w:color w:val="333333"/>
              </w:rPr>
              <w:t>[Note</w:t>
            </w:r>
            <w:r w:rsidRPr="003C24FC">
              <w:rPr>
                <w:rFonts w:ascii="Times New Roman" w:hAnsi="Times New Roman" w:cs="Times New Roman"/>
                <w:color w:val="333333"/>
                <w:spacing w:val="-1"/>
              </w:rPr>
              <w:t xml:space="preserve"> </w:t>
            </w:r>
            <w:r w:rsidRPr="003C24FC">
              <w:rPr>
                <w:rFonts w:ascii="Times New Roman" w:hAnsi="Times New Roman" w:cs="Times New Roman"/>
                <w:color w:val="333333"/>
              </w:rPr>
              <w:t>2] (9 Cr–1 Mo)</w:t>
            </w:r>
          </w:p>
          <w:p w14:paraId="1ABB8DFC" w14:textId="77777777" w:rsidR="0084758E" w:rsidRPr="003C24FC" w:rsidRDefault="0084758E" w:rsidP="00D9014A">
            <w:pPr>
              <w:pStyle w:val="TableParagraph"/>
              <w:spacing w:before="0" w:line="207" w:lineRule="exact"/>
              <w:ind w:left="0"/>
              <w:rPr>
                <w:rFonts w:ascii="Times New Roman" w:hAnsi="Times New Roman" w:cs="Times New Roman"/>
              </w:rPr>
            </w:pPr>
            <w:r w:rsidRPr="003C24FC">
              <w:rPr>
                <w:rFonts w:ascii="Times New Roman" w:hAnsi="Times New Roman" w:cs="Times New Roman"/>
                <w:color w:val="333333"/>
              </w:rPr>
              <w:t>(sour</w:t>
            </w:r>
            <w:r w:rsidRPr="003C24FC">
              <w:rPr>
                <w:rFonts w:ascii="Times New Roman" w:hAnsi="Times New Roman" w:cs="Times New Roman"/>
                <w:color w:val="333333"/>
                <w:spacing w:val="10"/>
              </w:rPr>
              <w:t xml:space="preserve"> </w:t>
            </w:r>
            <w:r w:rsidRPr="003C24FC">
              <w:rPr>
                <w:rFonts w:ascii="Times New Roman" w:hAnsi="Times New Roman" w:cs="Times New Roman"/>
                <w:color w:val="333333"/>
              </w:rPr>
              <w:t>&amp;</w:t>
            </w:r>
            <w:r w:rsidRPr="003C24FC">
              <w:rPr>
                <w:rFonts w:ascii="Times New Roman" w:hAnsi="Times New Roman" w:cs="Times New Roman"/>
                <w:color w:val="333333"/>
                <w:spacing w:val="8"/>
              </w:rPr>
              <w:t xml:space="preserve"> </w:t>
            </w:r>
            <w:r w:rsidRPr="003C24FC">
              <w:rPr>
                <w:rFonts w:ascii="Times New Roman" w:hAnsi="Times New Roman" w:cs="Times New Roman"/>
                <w:color w:val="333333"/>
              </w:rPr>
              <w:t>non-</w:t>
            </w:r>
            <w:r w:rsidRPr="003C24FC">
              <w:rPr>
                <w:rFonts w:ascii="Times New Roman" w:hAnsi="Times New Roman" w:cs="Times New Roman"/>
                <w:color w:val="333333"/>
                <w:spacing w:val="-2"/>
              </w:rPr>
              <w:t>sour)</w:t>
            </w:r>
          </w:p>
        </w:tc>
        <w:tc>
          <w:tcPr>
            <w:tcW w:w="3240" w:type="dxa"/>
            <w:vAlign w:val="center"/>
          </w:tcPr>
          <w:p w14:paraId="2842CA06" w14:textId="77777777" w:rsidR="0084758E" w:rsidRPr="003C24FC" w:rsidRDefault="0084758E" w:rsidP="00D9014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250</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4"/>
              </w:rPr>
              <w:t>HV10</w:t>
            </w:r>
          </w:p>
        </w:tc>
        <w:tc>
          <w:tcPr>
            <w:tcW w:w="3240" w:type="dxa"/>
            <w:vAlign w:val="center"/>
          </w:tcPr>
          <w:p w14:paraId="690E0318" w14:textId="4053572B" w:rsidR="0084758E" w:rsidRPr="003C24FC" w:rsidRDefault="0084758E" w:rsidP="00D9014A">
            <w:pPr>
              <w:pStyle w:val="TableParagraph"/>
              <w:spacing w:before="0"/>
              <w:ind w:left="0"/>
              <w:jc w:val="center"/>
              <w:rPr>
                <w:rFonts w:ascii="Times New Roman" w:hAnsi="Times New Roman" w:cs="Times New Roman"/>
                <w:highlight w:val="yellow"/>
              </w:rPr>
            </w:pPr>
            <w:r w:rsidRPr="003C24FC">
              <w:rPr>
                <w:rFonts w:ascii="Times New Roman" w:hAnsi="Times New Roman" w:cs="Times New Roman"/>
                <w:color w:val="333333"/>
              </w:rPr>
              <w:t>235</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5"/>
              </w:rPr>
              <w:t>BHN</w:t>
            </w:r>
          </w:p>
        </w:tc>
      </w:tr>
      <w:tr w:rsidR="0084758E" w14:paraId="41B1F59A" w14:textId="77777777" w:rsidTr="002A2899">
        <w:trPr>
          <w:trHeight w:val="444"/>
        </w:trPr>
        <w:tc>
          <w:tcPr>
            <w:tcW w:w="3510" w:type="dxa"/>
            <w:vAlign w:val="center"/>
          </w:tcPr>
          <w:p w14:paraId="4253F5DF" w14:textId="7DC4FF49" w:rsidR="00F27A74" w:rsidRPr="003C24FC" w:rsidRDefault="0084758E" w:rsidP="00F27A74">
            <w:pPr>
              <w:pStyle w:val="TableParagraph"/>
              <w:spacing w:before="0"/>
              <w:ind w:left="0"/>
              <w:rPr>
                <w:rFonts w:ascii="Times New Roman" w:hAnsi="Times New Roman" w:cs="Times New Roman"/>
                <w:color w:val="333333"/>
              </w:rPr>
            </w:pPr>
            <w:r w:rsidRPr="003C24FC">
              <w:rPr>
                <w:rFonts w:ascii="Times New Roman" w:hAnsi="Times New Roman" w:cs="Times New Roman"/>
                <w:color w:val="333333"/>
              </w:rPr>
              <w:t>P-</w:t>
            </w:r>
            <w:r w:rsidRPr="003C24FC">
              <w:rPr>
                <w:rFonts w:ascii="Times New Roman" w:hAnsi="Times New Roman" w:cs="Times New Roman"/>
                <w:color w:val="333333"/>
                <w:spacing w:val="-10"/>
              </w:rPr>
              <w:t>8</w:t>
            </w:r>
            <w:r w:rsidR="00F87AEC" w:rsidRPr="003C24FC">
              <w:rPr>
                <w:rFonts w:ascii="Times New Roman" w:hAnsi="Times New Roman" w:cs="Times New Roman"/>
                <w:color w:val="333333"/>
                <w:spacing w:val="-10"/>
              </w:rPr>
              <w:t xml:space="preserve"> </w:t>
            </w:r>
            <w:r w:rsidRPr="003C24FC">
              <w:rPr>
                <w:rFonts w:ascii="Times New Roman" w:hAnsi="Times New Roman" w:cs="Times New Roman"/>
                <w:color w:val="333333"/>
              </w:rPr>
              <w:t xml:space="preserve">(Austenitic TP-3XX SS) </w:t>
            </w:r>
          </w:p>
          <w:p w14:paraId="7682040B" w14:textId="555F412B" w:rsidR="0084758E" w:rsidRPr="003C24FC" w:rsidRDefault="0084758E" w:rsidP="00F27A74">
            <w:pPr>
              <w:pStyle w:val="TableParagraph"/>
              <w:spacing w:before="0"/>
              <w:ind w:left="0"/>
              <w:rPr>
                <w:rFonts w:ascii="Times New Roman" w:hAnsi="Times New Roman" w:cs="Times New Roman"/>
              </w:rPr>
            </w:pPr>
            <w:r w:rsidRPr="003C24FC">
              <w:rPr>
                <w:rFonts w:ascii="Times New Roman" w:hAnsi="Times New Roman" w:cs="Times New Roman"/>
                <w:color w:val="333333"/>
                <w:spacing w:val="-2"/>
              </w:rPr>
              <w:t>(non-sour and sour)</w:t>
            </w:r>
          </w:p>
        </w:tc>
        <w:tc>
          <w:tcPr>
            <w:tcW w:w="3240" w:type="dxa"/>
            <w:vAlign w:val="center"/>
          </w:tcPr>
          <w:p w14:paraId="74E200B8" w14:textId="0FDF81AE" w:rsidR="0084758E" w:rsidRPr="003C24FC" w:rsidRDefault="0084758E" w:rsidP="00D9014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spacing w:val="-5"/>
              </w:rPr>
              <w:t>250 HV10</w:t>
            </w:r>
          </w:p>
        </w:tc>
        <w:tc>
          <w:tcPr>
            <w:tcW w:w="3240" w:type="dxa"/>
            <w:vAlign w:val="center"/>
          </w:tcPr>
          <w:p w14:paraId="514AE7F8" w14:textId="2F891BC0" w:rsidR="0084758E" w:rsidRPr="003C24FC" w:rsidRDefault="0084758E" w:rsidP="00D9014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spacing w:val="-5"/>
              </w:rPr>
              <w:t>NR</w:t>
            </w:r>
          </w:p>
        </w:tc>
      </w:tr>
      <w:tr w:rsidR="0088670F" w14:paraId="0C2D196A" w14:textId="77777777" w:rsidTr="002A2899">
        <w:trPr>
          <w:trHeight w:val="303"/>
        </w:trPr>
        <w:tc>
          <w:tcPr>
            <w:tcW w:w="9990" w:type="dxa"/>
            <w:gridSpan w:val="3"/>
            <w:vAlign w:val="center"/>
          </w:tcPr>
          <w:p w14:paraId="0DCCFDB1" w14:textId="77777777" w:rsidR="0088670F" w:rsidRPr="003C24FC" w:rsidRDefault="0088670F" w:rsidP="00D9014A">
            <w:pPr>
              <w:pStyle w:val="TableParagraph"/>
              <w:spacing w:before="0"/>
              <w:ind w:left="0"/>
              <w:rPr>
                <w:rFonts w:ascii="Times New Roman" w:hAnsi="Times New Roman" w:cs="Times New Roman"/>
              </w:rPr>
            </w:pPr>
            <w:r w:rsidRPr="003C24FC">
              <w:rPr>
                <w:rFonts w:ascii="Times New Roman" w:hAnsi="Times New Roman" w:cs="Times New Roman"/>
                <w:color w:val="333333"/>
              </w:rPr>
              <w:t>NR</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rPr>
              <w:t>=</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rPr>
              <w:t>Not</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Required;</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rPr>
              <w:t>CS</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Carbon</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rPr>
              <w:t>Steel</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rPr>
              <w:t>(no</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alloy);</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rPr>
              <w:t>HV10</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rPr>
              <w:t>=</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Vickers</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rPr>
              <w:t>10kg</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rPr>
              <w:t>Hardness;</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BHN</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rPr>
              <w:t>=</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rPr>
              <w:t>Brinell</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Hardness</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spacing w:val="-2"/>
              </w:rPr>
              <w:t>Number</w:t>
            </w:r>
          </w:p>
        </w:tc>
      </w:tr>
      <w:tr w:rsidR="0088670F" w:rsidRPr="00BE5289" w14:paraId="62029B09" w14:textId="77777777" w:rsidTr="002A2899">
        <w:trPr>
          <w:trHeight w:val="678"/>
        </w:trPr>
        <w:tc>
          <w:tcPr>
            <w:tcW w:w="9990" w:type="dxa"/>
            <w:gridSpan w:val="3"/>
            <w:vAlign w:val="center"/>
          </w:tcPr>
          <w:p w14:paraId="3934AE22" w14:textId="77777777" w:rsidR="0088670F" w:rsidRPr="003C24FC" w:rsidRDefault="0088670F" w:rsidP="00D9014A">
            <w:pPr>
              <w:pStyle w:val="TableParagraph"/>
              <w:spacing w:before="0"/>
              <w:ind w:left="0"/>
              <w:rPr>
                <w:rFonts w:ascii="Times New Roman" w:hAnsi="Times New Roman" w:cs="Times New Roman"/>
                <w:b/>
                <w:bCs/>
                <w:i/>
                <w:iCs/>
              </w:rPr>
            </w:pPr>
            <w:r w:rsidRPr="003C24FC">
              <w:rPr>
                <w:rFonts w:ascii="Times New Roman" w:hAnsi="Times New Roman" w:cs="Times New Roman"/>
                <w:b/>
                <w:bCs/>
                <w:i/>
                <w:iCs/>
                <w:spacing w:val="-2"/>
              </w:rPr>
              <w:t>Notes:</w:t>
            </w:r>
          </w:p>
          <w:p w14:paraId="350911CA" w14:textId="50F7D8B6" w:rsidR="0088670F" w:rsidRPr="003C24FC" w:rsidRDefault="0088670F" w:rsidP="00256908">
            <w:pPr>
              <w:pStyle w:val="TableParagraph"/>
              <w:numPr>
                <w:ilvl w:val="0"/>
                <w:numId w:val="21"/>
              </w:numPr>
              <w:tabs>
                <w:tab w:val="left" w:pos="224"/>
              </w:tabs>
              <w:spacing w:before="0"/>
              <w:ind w:left="204" w:hanging="204"/>
              <w:rPr>
                <w:rFonts w:ascii="Times New Roman" w:hAnsi="Times New Roman" w:cs="Times New Roman"/>
                <w:i/>
                <w:iCs/>
              </w:rPr>
            </w:pPr>
            <w:r w:rsidRPr="003C24FC">
              <w:rPr>
                <w:rFonts w:ascii="Times New Roman" w:hAnsi="Times New Roman" w:cs="Times New Roman"/>
                <w:i/>
                <w:iCs/>
              </w:rPr>
              <w:t>Requirements</w:t>
            </w:r>
            <w:r w:rsidRPr="003C24FC">
              <w:rPr>
                <w:rFonts w:ascii="Times New Roman" w:hAnsi="Times New Roman" w:cs="Times New Roman"/>
                <w:i/>
                <w:iCs/>
                <w:spacing w:val="8"/>
              </w:rPr>
              <w:t xml:space="preserve"> </w:t>
            </w:r>
            <w:r w:rsidRPr="003C24FC">
              <w:rPr>
                <w:rFonts w:ascii="Times New Roman" w:hAnsi="Times New Roman" w:cs="Times New Roman"/>
                <w:i/>
                <w:iCs/>
              </w:rPr>
              <w:t>are</w:t>
            </w:r>
            <w:r w:rsidRPr="003C24FC">
              <w:rPr>
                <w:rFonts w:ascii="Times New Roman" w:hAnsi="Times New Roman" w:cs="Times New Roman"/>
                <w:i/>
                <w:iCs/>
                <w:spacing w:val="9"/>
              </w:rPr>
              <w:t xml:space="preserve"> </w:t>
            </w:r>
            <w:r w:rsidRPr="003C24FC">
              <w:rPr>
                <w:rFonts w:ascii="Times New Roman" w:hAnsi="Times New Roman" w:cs="Times New Roman"/>
                <w:i/>
                <w:iCs/>
              </w:rPr>
              <w:t>compliant</w:t>
            </w:r>
            <w:r w:rsidRPr="003C24FC">
              <w:rPr>
                <w:rFonts w:ascii="Times New Roman" w:hAnsi="Times New Roman" w:cs="Times New Roman"/>
                <w:i/>
                <w:iCs/>
                <w:spacing w:val="9"/>
              </w:rPr>
              <w:t xml:space="preserve"> </w:t>
            </w:r>
            <w:r w:rsidRPr="003C24FC">
              <w:rPr>
                <w:rFonts w:ascii="Times New Roman" w:hAnsi="Times New Roman" w:cs="Times New Roman"/>
                <w:i/>
                <w:iCs/>
              </w:rPr>
              <w:t>with</w:t>
            </w:r>
            <w:r w:rsidRPr="003C24FC">
              <w:rPr>
                <w:rFonts w:ascii="Times New Roman" w:hAnsi="Times New Roman" w:cs="Times New Roman"/>
                <w:i/>
                <w:iCs/>
                <w:spacing w:val="9"/>
              </w:rPr>
              <w:t xml:space="preserve"> </w:t>
            </w:r>
            <w:r w:rsidRPr="003C24FC">
              <w:rPr>
                <w:rFonts w:ascii="Times New Roman" w:hAnsi="Times New Roman" w:cs="Times New Roman"/>
                <w:i/>
                <w:iCs/>
              </w:rPr>
              <w:t>ASME</w:t>
            </w:r>
            <w:r w:rsidRPr="003C24FC">
              <w:rPr>
                <w:rFonts w:ascii="Times New Roman" w:hAnsi="Times New Roman" w:cs="Times New Roman"/>
                <w:i/>
                <w:iCs/>
                <w:spacing w:val="7"/>
              </w:rPr>
              <w:t xml:space="preserve"> </w:t>
            </w:r>
            <w:r w:rsidRPr="003C24FC">
              <w:rPr>
                <w:rFonts w:ascii="Times New Roman" w:hAnsi="Times New Roman" w:cs="Times New Roman"/>
                <w:i/>
                <w:iCs/>
              </w:rPr>
              <w:t>B31.1,</w:t>
            </w:r>
            <w:r w:rsidRPr="003C24FC">
              <w:rPr>
                <w:rFonts w:ascii="Times New Roman" w:hAnsi="Times New Roman" w:cs="Times New Roman"/>
                <w:i/>
                <w:iCs/>
                <w:spacing w:val="9"/>
              </w:rPr>
              <w:t xml:space="preserve"> </w:t>
            </w:r>
            <w:r w:rsidRPr="003C24FC">
              <w:rPr>
                <w:rFonts w:ascii="Times New Roman" w:hAnsi="Times New Roman" w:cs="Times New Roman"/>
                <w:i/>
                <w:iCs/>
              </w:rPr>
              <w:t>ASME</w:t>
            </w:r>
            <w:r w:rsidRPr="003C24FC">
              <w:rPr>
                <w:rFonts w:ascii="Times New Roman" w:hAnsi="Times New Roman" w:cs="Times New Roman"/>
                <w:i/>
                <w:iCs/>
                <w:spacing w:val="8"/>
              </w:rPr>
              <w:t xml:space="preserve"> </w:t>
            </w:r>
            <w:r w:rsidRPr="003C24FC">
              <w:rPr>
                <w:rFonts w:ascii="Times New Roman" w:hAnsi="Times New Roman" w:cs="Times New Roman"/>
                <w:i/>
                <w:iCs/>
              </w:rPr>
              <w:t>B31.3-2012,</w:t>
            </w:r>
            <w:r w:rsidRPr="003C24FC">
              <w:rPr>
                <w:rFonts w:ascii="Times New Roman" w:hAnsi="Times New Roman" w:cs="Times New Roman"/>
                <w:i/>
                <w:iCs/>
                <w:spacing w:val="8"/>
              </w:rPr>
              <w:t xml:space="preserve"> </w:t>
            </w:r>
            <w:r w:rsidRPr="003C24FC">
              <w:rPr>
                <w:rFonts w:ascii="Times New Roman" w:hAnsi="Times New Roman" w:cs="Times New Roman"/>
                <w:i/>
                <w:iCs/>
              </w:rPr>
              <w:t>NACE</w:t>
            </w:r>
            <w:r w:rsidRPr="003C24FC">
              <w:rPr>
                <w:rFonts w:ascii="Times New Roman" w:hAnsi="Times New Roman" w:cs="Times New Roman"/>
                <w:i/>
                <w:iCs/>
                <w:spacing w:val="8"/>
              </w:rPr>
              <w:t xml:space="preserve"> </w:t>
            </w:r>
            <w:r w:rsidRPr="003C24FC">
              <w:rPr>
                <w:rFonts w:ascii="Times New Roman" w:hAnsi="Times New Roman" w:cs="Times New Roman"/>
                <w:i/>
                <w:iCs/>
              </w:rPr>
              <w:t>MR0175</w:t>
            </w:r>
            <w:r w:rsidRPr="003C24FC">
              <w:rPr>
                <w:rFonts w:ascii="Times New Roman" w:hAnsi="Times New Roman" w:cs="Times New Roman"/>
                <w:i/>
                <w:iCs/>
                <w:spacing w:val="-2"/>
              </w:rPr>
              <w:t>.</w:t>
            </w:r>
          </w:p>
          <w:p w14:paraId="50CF3CC3" w14:textId="77777777" w:rsidR="0088670F" w:rsidRPr="003C24FC" w:rsidRDefault="0088670F" w:rsidP="00EC791D">
            <w:pPr>
              <w:pStyle w:val="TableParagraph"/>
              <w:numPr>
                <w:ilvl w:val="0"/>
                <w:numId w:val="21"/>
              </w:numPr>
              <w:tabs>
                <w:tab w:val="left" w:pos="224"/>
              </w:tabs>
              <w:spacing w:before="0"/>
              <w:ind w:left="204" w:hanging="204"/>
              <w:rPr>
                <w:rFonts w:ascii="Times New Roman" w:hAnsi="Times New Roman" w:cs="Times New Roman"/>
              </w:rPr>
            </w:pPr>
            <w:r w:rsidRPr="003C24FC">
              <w:rPr>
                <w:rFonts w:ascii="Times New Roman" w:hAnsi="Times New Roman" w:cs="Times New Roman"/>
                <w:i/>
                <w:iCs/>
              </w:rPr>
              <w:t>P91</w:t>
            </w:r>
            <w:r w:rsidRPr="003C24FC">
              <w:rPr>
                <w:rFonts w:ascii="Times New Roman" w:hAnsi="Times New Roman" w:cs="Times New Roman"/>
                <w:i/>
                <w:iCs/>
                <w:spacing w:val="5"/>
              </w:rPr>
              <w:t xml:space="preserve"> </w:t>
            </w:r>
            <w:r w:rsidRPr="003C24FC">
              <w:rPr>
                <w:rFonts w:ascii="Times New Roman" w:hAnsi="Times New Roman" w:cs="Times New Roman"/>
                <w:i/>
                <w:iCs/>
              </w:rPr>
              <w:t>materials</w:t>
            </w:r>
            <w:r w:rsidRPr="003C24FC">
              <w:rPr>
                <w:rFonts w:ascii="Times New Roman" w:hAnsi="Times New Roman" w:cs="Times New Roman"/>
                <w:i/>
                <w:iCs/>
                <w:spacing w:val="6"/>
              </w:rPr>
              <w:t xml:space="preserve"> </w:t>
            </w:r>
            <w:r w:rsidRPr="003C24FC">
              <w:rPr>
                <w:rFonts w:ascii="Times New Roman" w:hAnsi="Times New Roman" w:cs="Times New Roman"/>
                <w:i/>
                <w:iCs/>
              </w:rPr>
              <w:t>are</w:t>
            </w:r>
            <w:r w:rsidRPr="003C24FC">
              <w:rPr>
                <w:rFonts w:ascii="Times New Roman" w:hAnsi="Times New Roman" w:cs="Times New Roman"/>
                <w:i/>
                <w:iCs/>
                <w:spacing w:val="6"/>
              </w:rPr>
              <w:t xml:space="preserve"> </w:t>
            </w:r>
            <w:r w:rsidRPr="003C24FC">
              <w:rPr>
                <w:rFonts w:ascii="Times New Roman" w:hAnsi="Times New Roman" w:cs="Times New Roman"/>
                <w:i/>
                <w:iCs/>
              </w:rPr>
              <w:t>not</w:t>
            </w:r>
            <w:r w:rsidRPr="003C24FC">
              <w:rPr>
                <w:rFonts w:ascii="Times New Roman" w:hAnsi="Times New Roman" w:cs="Times New Roman"/>
                <w:i/>
                <w:iCs/>
                <w:spacing w:val="6"/>
              </w:rPr>
              <w:t xml:space="preserve"> </w:t>
            </w:r>
            <w:r w:rsidRPr="003C24FC">
              <w:rPr>
                <w:rFonts w:ascii="Times New Roman" w:hAnsi="Times New Roman" w:cs="Times New Roman"/>
                <w:i/>
                <w:iCs/>
              </w:rPr>
              <w:t>included</w:t>
            </w:r>
            <w:r w:rsidRPr="003C24FC">
              <w:rPr>
                <w:rFonts w:ascii="Times New Roman" w:hAnsi="Times New Roman" w:cs="Times New Roman"/>
                <w:i/>
                <w:iCs/>
                <w:spacing w:val="6"/>
              </w:rPr>
              <w:t xml:space="preserve"> </w:t>
            </w:r>
            <w:r w:rsidRPr="003C24FC">
              <w:rPr>
                <w:rFonts w:ascii="Times New Roman" w:hAnsi="Times New Roman" w:cs="Times New Roman"/>
                <w:i/>
                <w:iCs/>
              </w:rPr>
              <w:t>in</w:t>
            </w:r>
            <w:r w:rsidRPr="003C24FC">
              <w:rPr>
                <w:rFonts w:ascii="Times New Roman" w:hAnsi="Times New Roman" w:cs="Times New Roman"/>
                <w:i/>
                <w:iCs/>
                <w:spacing w:val="6"/>
              </w:rPr>
              <w:t xml:space="preserve"> </w:t>
            </w:r>
            <w:r w:rsidRPr="003C24FC">
              <w:rPr>
                <w:rFonts w:ascii="Times New Roman" w:hAnsi="Times New Roman" w:cs="Times New Roman"/>
                <w:i/>
                <w:iCs/>
              </w:rPr>
              <w:t>the</w:t>
            </w:r>
            <w:r w:rsidRPr="003C24FC">
              <w:rPr>
                <w:rFonts w:ascii="Times New Roman" w:hAnsi="Times New Roman" w:cs="Times New Roman"/>
                <w:i/>
                <w:iCs/>
                <w:spacing w:val="6"/>
              </w:rPr>
              <w:t xml:space="preserve"> </w:t>
            </w:r>
            <w:r w:rsidRPr="003C24FC">
              <w:rPr>
                <w:rFonts w:ascii="Times New Roman" w:hAnsi="Times New Roman" w:cs="Times New Roman"/>
                <w:i/>
                <w:iCs/>
              </w:rPr>
              <w:t>scope</w:t>
            </w:r>
            <w:r w:rsidRPr="003C24FC">
              <w:rPr>
                <w:rFonts w:ascii="Times New Roman" w:hAnsi="Times New Roman" w:cs="Times New Roman"/>
                <w:i/>
                <w:iCs/>
                <w:spacing w:val="6"/>
              </w:rPr>
              <w:t xml:space="preserve"> </w:t>
            </w:r>
            <w:r w:rsidRPr="003C24FC">
              <w:rPr>
                <w:rFonts w:ascii="Times New Roman" w:hAnsi="Times New Roman" w:cs="Times New Roman"/>
                <w:i/>
                <w:iCs/>
              </w:rPr>
              <w:t>of</w:t>
            </w:r>
            <w:r w:rsidRPr="003C24FC">
              <w:rPr>
                <w:rFonts w:ascii="Times New Roman" w:hAnsi="Times New Roman" w:cs="Times New Roman"/>
                <w:i/>
                <w:iCs/>
                <w:spacing w:val="6"/>
              </w:rPr>
              <w:t xml:space="preserve"> </w:t>
            </w:r>
            <w:r w:rsidRPr="003C24FC">
              <w:rPr>
                <w:rFonts w:ascii="Times New Roman" w:hAnsi="Times New Roman" w:cs="Times New Roman"/>
                <w:i/>
                <w:iCs/>
              </w:rPr>
              <w:t>this</w:t>
            </w:r>
            <w:r w:rsidRPr="003C24FC">
              <w:rPr>
                <w:rFonts w:ascii="Times New Roman" w:hAnsi="Times New Roman" w:cs="Times New Roman"/>
                <w:i/>
                <w:iCs/>
                <w:spacing w:val="6"/>
              </w:rPr>
              <w:t xml:space="preserve"> </w:t>
            </w:r>
            <w:r w:rsidRPr="003C24FC">
              <w:rPr>
                <w:rFonts w:ascii="Times New Roman" w:hAnsi="Times New Roman" w:cs="Times New Roman"/>
                <w:i/>
                <w:iCs/>
                <w:spacing w:val="-2"/>
              </w:rPr>
              <w:t>specification.</w:t>
            </w:r>
          </w:p>
          <w:p w14:paraId="37FC3824" w14:textId="0458C2EF" w:rsidR="0014679E" w:rsidRPr="003C24FC" w:rsidRDefault="00C15EC4" w:rsidP="00EC791D">
            <w:pPr>
              <w:pStyle w:val="TableParagraph"/>
              <w:numPr>
                <w:ilvl w:val="0"/>
                <w:numId w:val="21"/>
              </w:numPr>
              <w:tabs>
                <w:tab w:val="left" w:pos="224"/>
              </w:tabs>
              <w:spacing w:before="0"/>
              <w:ind w:left="204" w:hanging="204"/>
              <w:rPr>
                <w:rFonts w:ascii="Times New Roman" w:hAnsi="Times New Roman" w:cs="Times New Roman"/>
              </w:rPr>
            </w:pPr>
            <w:r w:rsidRPr="003C24FC">
              <w:rPr>
                <w:rFonts w:ascii="Times New Roman" w:hAnsi="Times New Roman" w:cs="Times New Roman"/>
                <w:i/>
                <w:iCs/>
              </w:rPr>
              <w:t>The scope of non-destructive testing (NDE) should be carried out in accordance with Section 23.</w:t>
            </w:r>
          </w:p>
        </w:tc>
      </w:tr>
    </w:tbl>
    <w:p w14:paraId="0CA20519" w14:textId="77777777" w:rsidR="00464B51" w:rsidRPr="00464B51" w:rsidRDefault="00464B51">
      <w:pPr>
        <w:pStyle w:val="Heading1"/>
        <w:numPr>
          <w:ilvl w:val="0"/>
          <w:numId w:val="67"/>
        </w:numPr>
        <w:spacing w:before="240" w:after="240"/>
        <w:ind w:left="709" w:hanging="709"/>
      </w:pPr>
      <w:bookmarkStart w:id="289" w:name="_Toc205628077"/>
      <w:r w:rsidRPr="00464B51">
        <w:t>Welding</w:t>
      </w:r>
      <w:r w:rsidRPr="00464B51">
        <w:rPr>
          <w:spacing w:val="-7"/>
        </w:rPr>
        <w:t xml:space="preserve"> </w:t>
      </w:r>
      <w:r w:rsidRPr="00464B51">
        <w:t>for</w:t>
      </w:r>
      <w:r w:rsidRPr="00464B51">
        <w:rPr>
          <w:spacing w:val="-4"/>
        </w:rPr>
        <w:t xml:space="preserve"> </w:t>
      </w:r>
      <w:r w:rsidRPr="00464B51">
        <w:t>Carbon</w:t>
      </w:r>
      <w:r w:rsidRPr="00464B51">
        <w:rPr>
          <w:spacing w:val="-4"/>
        </w:rPr>
        <w:t xml:space="preserve"> </w:t>
      </w:r>
      <w:r w:rsidRPr="00464B51">
        <w:t>Steel</w:t>
      </w:r>
      <w:r w:rsidRPr="00464B51">
        <w:rPr>
          <w:spacing w:val="-4"/>
        </w:rPr>
        <w:t xml:space="preserve"> (P1)</w:t>
      </w:r>
      <w:bookmarkEnd w:id="289"/>
    </w:p>
    <w:p w14:paraId="3EAA3746" w14:textId="20E86BED" w:rsidR="00464B51" w:rsidRPr="005F68F1" w:rsidRDefault="00464B51" w:rsidP="00A03706">
      <w:pPr>
        <w:pStyle w:val="ListParagraph"/>
        <w:numPr>
          <w:ilvl w:val="1"/>
          <w:numId w:val="20"/>
        </w:numPr>
        <w:spacing w:before="120" w:after="120"/>
        <w:ind w:left="1134" w:hanging="425"/>
      </w:pPr>
      <w:r w:rsidRPr="005F68F1">
        <w:rPr>
          <w:b/>
        </w:rPr>
        <w:t xml:space="preserve">- </w:t>
      </w:r>
      <w:r w:rsidRPr="005F68F1">
        <w:rPr>
          <w:color w:val="333333"/>
        </w:rPr>
        <w:t>API flanges and other API 6A components to be welded shall be preheated to a minimum of 400°F (204°C) before welding. Preheat shall be maintained throughout the welding process.</w:t>
      </w:r>
    </w:p>
    <w:p w14:paraId="0AE8FF64" w14:textId="39E931B1" w:rsidR="00464B51" w:rsidRPr="005F68F1" w:rsidRDefault="00464B51" w:rsidP="00A03706">
      <w:pPr>
        <w:pStyle w:val="ListParagraph"/>
        <w:numPr>
          <w:ilvl w:val="1"/>
          <w:numId w:val="20"/>
        </w:numPr>
        <w:spacing w:before="120" w:after="120"/>
        <w:ind w:left="1134" w:hanging="425"/>
      </w:pPr>
      <w:r w:rsidRPr="005F68F1">
        <w:rPr>
          <w:b/>
        </w:rPr>
        <w:t>-</w:t>
      </w:r>
      <w:r w:rsidRPr="005F68F1">
        <w:rPr>
          <w:b/>
          <w:spacing w:val="2"/>
        </w:rPr>
        <w:t xml:space="preserve"> </w:t>
      </w:r>
      <w:r w:rsidRPr="005F68F1">
        <w:t>Preheating,</w:t>
      </w:r>
      <w:r w:rsidRPr="005F68F1">
        <w:rPr>
          <w:spacing w:val="10"/>
        </w:rPr>
        <w:t xml:space="preserve"> </w:t>
      </w:r>
      <w:r w:rsidRPr="005F68F1">
        <w:t>interpass</w:t>
      </w:r>
      <w:r w:rsidRPr="005F68F1">
        <w:rPr>
          <w:spacing w:val="10"/>
        </w:rPr>
        <w:t xml:space="preserve"> </w:t>
      </w:r>
      <w:r w:rsidRPr="005F68F1">
        <w:t>temperature</w:t>
      </w:r>
      <w:r w:rsidRPr="005F68F1">
        <w:rPr>
          <w:spacing w:val="10"/>
        </w:rPr>
        <w:t xml:space="preserve"> </w:t>
      </w:r>
      <w:r w:rsidRPr="005F68F1">
        <w:t>control,</w:t>
      </w:r>
      <w:r w:rsidRPr="005F68F1">
        <w:rPr>
          <w:spacing w:val="10"/>
        </w:rPr>
        <w:t xml:space="preserve"> </w:t>
      </w:r>
      <w:r w:rsidRPr="005F68F1">
        <w:t>and</w:t>
      </w:r>
      <w:r w:rsidRPr="005F68F1">
        <w:rPr>
          <w:spacing w:val="10"/>
        </w:rPr>
        <w:t xml:space="preserve"> </w:t>
      </w:r>
      <w:r w:rsidRPr="005F68F1">
        <w:t>interruption</w:t>
      </w:r>
      <w:r w:rsidRPr="005F68F1">
        <w:rPr>
          <w:spacing w:val="10"/>
        </w:rPr>
        <w:t xml:space="preserve"> </w:t>
      </w:r>
      <w:r w:rsidRPr="005F68F1">
        <w:t>of</w:t>
      </w:r>
      <w:r w:rsidRPr="005F68F1">
        <w:rPr>
          <w:spacing w:val="10"/>
        </w:rPr>
        <w:t xml:space="preserve"> </w:t>
      </w:r>
      <w:r w:rsidRPr="005F68F1">
        <w:t>welding</w:t>
      </w:r>
      <w:r w:rsidRPr="005F68F1">
        <w:rPr>
          <w:spacing w:val="10"/>
        </w:rPr>
        <w:t xml:space="preserve"> </w:t>
      </w:r>
      <w:r w:rsidRPr="005F68F1">
        <w:t>shall</w:t>
      </w:r>
      <w:r w:rsidRPr="005F68F1">
        <w:rPr>
          <w:spacing w:val="10"/>
        </w:rPr>
        <w:t xml:space="preserve"> </w:t>
      </w:r>
      <w:r w:rsidRPr="005F68F1">
        <w:t>be</w:t>
      </w:r>
      <w:r w:rsidRPr="005F68F1">
        <w:rPr>
          <w:spacing w:val="10"/>
        </w:rPr>
        <w:t xml:space="preserve"> </w:t>
      </w:r>
      <w:r w:rsidRPr="005F68F1">
        <w:t>in</w:t>
      </w:r>
      <w:r w:rsidRPr="005F68F1">
        <w:rPr>
          <w:spacing w:val="10"/>
        </w:rPr>
        <w:t xml:space="preserve"> </w:t>
      </w:r>
      <w:r w:rsidRPr="005F68F1">
        <w:t>accordance</w:t>
      </w:r>
      <w:r w:rsidRPr="005F68F1">
        <w:rPr>
          <w:spacing w:val="10"/>
        </w:rPr>
        <w:t xml:space="preserve"> </w:t>
      </w:r>
      <w:r w:rsidRPr="005F68F1">
        <w:t>with</w:t>
      </w:r>
      <w:r w:rsidRPr="005F68F1">
        <w:rPr>
          <w:spacing w:val="10"/>
        </w:rPr>
        <w:t xml:space="preserve"> </w:t>
      </w:r>
      <w:r w:rsidRPr="005F68F1">
        <w:t>Section</w:t>
      </w:r>
      <w:r w:rsidRPr="005F68F1">
        <w:rPr>
          <w:spacing w:val="5"/>
        </w:rPr>
        <w:t xml:space="preserve"> </w:t>
      </w:r>
      <w:hyperlink w:anchor="_bookmark59" w:history="1">
        <w:r w:rsidRPr="005F68F1">
          <w:rPr>
            <w:spacing w:val="-5"/>
            <w:u w:val="single"/>
          </w:rPr>
          <w:t>21</w:t>
        </w:r>
      </w:hyperlink>
      <w:r w:rsidRPr="005F68F1">
        <w:rPr>
          <w:spacing w:val="-5"/>
        </w:rPr>
        <w:t>.</w:t>
      </w:r>
    </w:p>
    <w:p w14:paraId="641A3505" w14:textId="28458E6A" w:rsidR="00464B51" w:rsidRPr="005F68F1" w:rsidRDefault="00464B51" w:rsidP="00A03706">
      <w:pPr>
        <w:pStyle w:val="ListParagraph"/>
        <w:numPr>
          <w:ilvl w:val="1"/>
          <w:numId w:val="20"/>
        </w:numPr>
        <w:spacing w:before="120" w:after="120"/>
        <w:ind w:left="1134" w:hanging="425"/>
      </w:pPr>
      <w:r w:rsidRPr="005F68F1">
        <w:rPr>
          <w:b/>
        </w:rPr>
        <w:t xml:space="preserve">- </w:t>
      </w:r>
      <w:r w:rsidRPr="005F68F1">
        <w:t xml:space="preserve">Post weld heat treatment (PWHT) of carbon steel shall be conducted in accordance with Section </w:t>
      </w:r>
      <w:hyperlink w:anchor="_bookmark67" w:history="1">
        <w:r w:rsidRPr="005F68F1">
          <w:rPr>
            <w:u w:val="single"/>
          </w:rPr>
          <w:t>22</w:t>
        </w:r>
      </w:hyperlink>
      <w:r w:rsidRPr="005F68F1">
        <w:t xml:space="preserve"> and PCR-PU-6239</w:t>
      </w:r>
      <w:r w:rsidR="001222FB" w:rsidRPr="005F68F1">
        <w:t>-TCO</w:t>
      </w:r>
      <w:r w:rsidRPr="005F68F1">
        <w:t xml:space="preserve"> (Section 4).</w:t>
      </w:r>
    </w:p>
    <w:p w14:paraId="5C70DB07" w14:textId="62DE0D4E" w:rsidR="00464B51" w:rsidRPr="005F68F1" w:rsidRDefault="00464B51" w:rsidP="00A03706">
      <w:pPr>
        <w:pStyle w:val="BodyText"/>
        <w:spacing w:before="120" w:after="120"/>
        <w:ind w:left="1418" w:hanging="284"/>
        <w:rPr>
          <w:sz w:val="22"/>
          <w:szCs w:val="22"/>
        </w:rPr>
      </w:pPr>
      <w:r w:rsidRPr="005F68F1">
        <w:rPr>
          <w:b/>
          <w:sz w:val="22"/>
          <w:szCs w:val="22"/>
        </w:rPr>
        <w:lastRenderedPageBreak/>
        <w:t xml:space="preserve">14-3.1 - </w:t>
      </w:r>
      <w:r w:rsidRPr="005F68F1">
        <w:rPr>
          <w:color w:val="333333"/>
          <w:sz w:val="22"/>
          <w:szCs w:val="22"/>
        </w:rPr>
        <w:t>Welds shall be heat treated when PWHT is specified by ASME B31.1 or ASME B31.3-2012, as applicable.</w:t>
      </w:r>
      <w:r w:rsidRPr="005F68F1">
        <w:rPr>
          <w:color w:val="333333"/>
          <w:spacing w:val="40"/>
          <w:sz w:val="22"/>
          <w:szCs w:val="22"/>
        </w:rPr>
        <w:t xml:space="preserve"> </w:t>
      </w:r>
      <w:r w:rsidRPr="005F68F1">
        <w:rPr>
          <w:color w:val="333333"/>
          <w:sz w:val="22"/>
          <w:szCs w:val="22"/>
        </w:rPr>
        <w:t>More</w:t>
      </w:r>
      <w:r w:rsidRPr="005F68F1">
        <w:rPr>
          <w:color w:val="333333"/>
          <w:spacing w:val="21"/>
          <w:sz w:val="22"/>
          <w:szCs w:val="22"/>
        </w:rPr>
        <w:t xml:space="preserve"> </w:t>
      </w:r>
      <w:r w:rsidRPr="005F68F1">
        <w:rPr>
          <w:color w:val="333333"/>
          <w:sz w:val="22"/>
          <w:szCs w:val="22"/>
        </w:rPr>
        <w:t>stringent</w:t>
      </w:r>
      <w:r w:rsidRPr="005F68F1">
        <w:rPr>
          <w:color w:val="333333"/>
          <w:spacing w:val="21"/>
          <w:sz w:val="22"/>
          <w:szCs w:val="22"/>
        </w:rPr>
        <w:t xml:space="preserve"> </w:t>
      </w:r>
      <w:r w:rsidRPr="005F68F1">
        <w:rPr>
          <w:color w:val="333333"/>
          <w:sz w:val="22"/>
          <w:szCs w:val="22"/>
        </w:rPr>
        <w:t>requirements</w:t>
      </w:r>
      <w:r w:rsidRPr="005F68F1">
        <w:rPr>
          <w:color w:val="333333"/>
          <w:spacing w:val="21"/>
          <w:sz w:val="22"/>
          <w:szCs w:val="22"/>
        </w:rPr>
        <w:t xml:space="preserve"> </w:t>
      </w:r>
      <w:r w:rsidRPr="005F68F1">
        <w:rPr>
          <w:color w:val="333333"/>
          <w:sz w:val="22"/>
          <w:szCs w:val="22"/>
        </w:rPr>
        <w:t>(if</w:t>
      </w:r>
      <w:r w:rsidRPr="005F68F1">
        <w:rPr>
          <w:color w:val="333333"/>
          <w:spacing w:val="21"/>
          <w:sz w:val="22"/>
          <w:szCs w:val="22"/>
        </w:rPr>
        <w:t xml:space="preserve"> </w:t>
      </w:r>
      <w:r w:rsidRPr="005F68F1">
        <w:rPr>
          <w:color w:val="333333"/>
          <w:sz w:val="22"/>
          <w:szCs w:val="22"/>
        </w:rPr>
        <w:t>specified</w:t>
      </w:r>
      <w:r w:rsidRPr="005F68F1">
        <w:rPr>
          <w:color w:val="333333"/>
          <w:spacing w:val="21"/>
          <w:sz w:val="22"/>
          <w:szCs w:val="22"/>
        </w:rPr>
        <w:t xml:space="preserve"> </w:t>
      </w:r>
      <w:r w:rsidRPr="005F68F1">
        <w:rPr>
          <w:color w:val="333333"/>
          <w:sz w:val="22"/>
          <w:szCs w:val="22"/>
        </w:rPr>
        <w:t>by</w:t>
      </w:r>
      <w:r w:rsidRPr="005F68F1">
        <w:rPr>
          <w:color w:val="333333"/>
          <w:spacing w:val="21"/>
          <w:sz w:val="22"/>
          <w:szCs w:val="22"/>
        </w:rPr>
        <w:t xml:space="preserve"> </w:t>
      </w:r>
      <w:r w:rsidRPr="005F68F1">
        <w:rPr>
          <w:color w:val="333333"/>
          <w:sz w:val="22"/>
          <w:szCs w:val="22"/>
        </w:rPr>
        <w:t>the</w:t>
      </w:r>
      <w:r w:rsidRPr="005F68F1">
        <w:rPr>
          <w:color w:val="333333"/>
          <w:spacing w:val="21"/>
          <w:sz w:val="22"/>
          <w:szCs w:val="22"/>
        </w:rPr>
        <w:t xml:space="preserve"> </w:t>
      </w:r>
      <w:r w:rsidRPr="005F68F1">
        <w:rPr>
          <w:color w:val="333333"/>
          <w:sz w:val="22"/>
          <w:szCs w:val="22"/>
        </w:rPr>
        <w:t>Purchaser)</w:t>
      </w:r>
      <w:r w:rsidRPr="005F68F1">
        <w:rPr>
          <w:color w:val="333333"/>
          <w:spacing w:val="21"/>
          <w:sz w:val="22"/>
          <w:szCs w:val="22"/>
        </w:rPr>
        <w:t xml:space="preserve"> </w:t>
      </w:r>
      <w:r w:rsidRPr="005F68F1">
        <w:rPr>
          <w:color w:val="333333"/>
          <w:sz w:val="22"/>
          <w:szCs w:val="22"/>
        </w:rPr>
        <w:t>and</w:t>
      </w:r>
      <w:r w:rsidRPr="005F68F1">
        <w:rPr>
          <w:color w:val="333333"/>
          <w:spacing w:val="21"/>
          <w:sz w:val="22"/>
          <w:szCs w:val="22"/>
        </w:rPr>
        <w:t xml:space="preserve"> </w:t>
      </w:r>
      <w:r w:rsidRPr="005F68F1">
        <w:rPr>
          <w:color w:val="333333"/>
          <w:sz w:val="22"/>
          <w:szCs w:val="22"/>
        </w:rPr>
        <w:t>Owner</w:t>
      </w:r>
      <w:r w:rsidRPr="005F68F1">
        <w:rPr>
          <w:color w:val="333333"/>
          <w:spacing w:val="21"/>
          <w:sz w:val="22"/>
          <w:szCs w:val="22"/>
        </w:rPr>
        <w:t xml:space="preserve"> </w:t>
      </w:r>
      <w:r w:rsidRPr="005F68F1">
        <w:rPr>
          <w:color w:val="333333"/>
          <w:sz w:val="22"/>
          <w:szCs w:val="22"/>
        </w:rPr>
        <w:t>accepted</w:t>
      </w:r>
      <w:r w:rsidRPr="005F68F1">
        <w:rPr>
          <w:color w:val="333333"/>
          <w:spacing w:val="21"/>
          <w:sz w:val="22"/>
          <w:szCs w:val="22"/>
        </w:rPr>
        <w:t xml:space="preserve"> </w:t>
      </w:r>
      <w:r w:rsidRPr="005F68F1">
        <w:rPr>
          <w:color w:val="333333"/>
          <w:sz w:val="22"/>
          <w:szCs w:val="22"/>
        </w:rPr>
        <w:t>piping</w:t>
      </w:r>
      <w:r w:rsidRPr="005F68F1">
        <w:rPr>
          <w:color w:val="333333"/>
          <w:spacing w:val="21"/>
          <w:sz w:val="22"/>
          <w:szCs w:val="22"/>
        </w:rPr>
        <w:t xml:space="preserve"> </w:t>
      </w:r>
      <w:r w:rsidRPr="005F68F1">
        <w:rPr>
          <w:color w:val="333333"/>
          <w:sz w:val="22"/>
          <w:szCs w:val="22"/>
        </w:rPr>
        <w:t>material</w:t>
      </w:r>
      <w:r w:rsidRPr="005F68F1">
        <w:rPr>
          <w:color w:val="333333"/>
          <w:spacing w:val="21"/>
          <w:sz w:val="22"/>
          <w:szCs w:val="22"/>
        </w:rPr>
        <w:t xml:space="preserve"> </w:t>
      </w:r>
      <w:r w:rsidRPr="005F68F1">
        <w:rPr>
          <w:color w:val="333333"/>
          <w:sz w:val="22"/>
          <w:szCs w:val="22"/>
        </w:rPr>
        <w:t>classes</w:t>
      </w:r>
      <w:r w:rsidRPr="005F68F1">
        <w:rPr>
          <w:color w:val="333333"/>
          <w:spacing w:val="21"/>
          <w:sz w:val="22"/>
          <w:szCs w:val="22"/>
        </w:rPr>
        <w:t xml:space="preserve"> </w:t>
      </w:r>
      <w:r w:rsidRPr="005F68F1">
        <w:rPr>
          <w:color w:val="333333"/>
          <w:sz w:val="22"/>
          <w:szCs w:val="22"/>
        </w:rPr>
        <w:t>shall</w:t>
      </w:r>
      <w:r w:rsidRPr="005F68F1">
        <w:rPr>
          <w:color w:val="333333"/>
          <w:spacing w:val="21"/>
          <w:sz w:val="22"/>
          <w:szCs w:val="22"/>
        </w:rPr>
        <w:t xml:space="preserve"> </w:t>
      </w:r>
      <w:r w:rsidRPr="005F68F1">
        <w:rPr>
          <w:color w:val="333333"/>
          <w:sz w:val="22"/>
          <w:szCs w:val="22"/>
        </w:rPr>
        <w:t>apply.</w:t>
      </w:r>
    </w:p>
    <w:p w14:paraId="708F900E" w14:textId="77777777" w:rsidR="00464B51" w:rsidRPr="005F68F1" w:rsidRDefault="00464B51" w:rsidP="00A03706">
      <w:pPr>
        <w:pStyle w:val="BodyText"/>
        <w:spacing w:before="120" w:after="120"/>
        <w:ind w:left="1418" w:hanging="284"/>
        <w:rPr>
          <w:sz w:val="22"/>
          <w:szCs w:val="22"/>
        </w:rPr>
      </w:pPr>
      <w:r w:rsidRPr="005F68F1">
        <w:rPr>
          <w:b/>
          <w:sz w:val="22"/>
          <w:szCs w:val="22"/>
        </w:rPr>
        <w:t>14-3.2</w:t>
      </w:r>
      <w:r w:rsidRPr="005F68F1">
        <w:rPr>
          <w:b/>
          <w:spacing w:val="14"/>
          <w:sz w:val="22"/>
          <w:szCs w:val="22"/>
        </w:rPr>
        <w:t xml:space="preserve"> </w:t>
      </w:r>
      <w:r w:rsidRPr="005F68F1">
        <w:rPr>
          <w:b/>
          <w:sz w:val="22"/>
          <w:szCs w:val="22"/>
        </w:rPr>
        <w:t>-</w:t>
      </w:r>
      <w:r w:rsidRPr="005F68F1">
        <w:rPr>
          <w:b/>
          <w:spacing w:val="1"/>
          <w:sz w:val="22"/>
          <w:szCs w:val="22"/>
        </w:rPr>
        <w:t xml:space="preserve"> </w:t>
      </w:r>
      <w:r w:rsidRPr="005F68F1">
        <w:rPr>
          <w:color w:val="333333"/>
          <w:sz w:val="22"/>
          <w:szCs w:val="22"/>
        </w:rPr>
        <w:t>Exceptions</w:t>
      </w:r>
      <w:r w:rsidRPr="005F68F1">
        <w:rPr>
          <w:color w:val="333333"/>
          <w:spacing w:val="8"/>
          <w:sz w:val="22"/>
          <w:szCs w:val="22"/>
        </w:rPr>
        <w:t xml:space="preserve"> </w:t>
      </w:r>
      <w:r w:rsidRPr="005F68F1">
        <w:rPr>
          <w:color w:val="333333"/>
          <w:sz w:val="22"/>
          <w:szCs w:val="22"/>
        </w:rPr>
        <w:t>to</w:t>
      </w:r>
      <w:r w:rsidRPr="005F68F1">
        <w:rPr>
          <w:color w:val="333333"/>
          <w:spacing w:val="8"/>
          <w:sz w:val="22"/>
          <w:szCs w:val="22"/>
        </w:rPr>
        <w:t xml:space="preserve"> </w:t>
      </w:r>
      <w:r w:rsidRPr="005F68F1">
        <w:rPr>
          <w:color w:val="333333"/>
          <w:sz w:val="22"/>
          <w:szCs w:val="22"/>
        </w:rPr>
        <w:t>the</w:t>
      </w:r>
      <w:r w:rsidRPr="005F68F1">
        <w:rPr>
          <w:color w:val="333333"/>
          <w:spacing w:val="8"/>
          <w:sz w:val="22"/>
          <w:szCs w:val="22"/>
        </w:rPr>
        <w:t xml:space="preserve"> </w:t>
      </w:r>
      <w:r w:rsidRPr="005F68F1">
        <w:rPr>
          <w:color w:val="333333"/>
          <w:sz w:val="22"/>
          <w:szCs w:val="22"/>
        </w:rPr>
        <w:t>ASME</w:t>
      </w:r>
      <w:r w:rsidRPr="005F68F1">
        <w:rPr>
          <w:color w:val="333333"/>
          <w:spacing w:val="8"/>
          <w:sz w:val="22"/>
          <w:szCs w:val="22"/>
        </w:rPr>
        <w:t xml:space="preserve"> </w:t>
      </w:r>
      <w:r w:rsidRPr="005F68F1">
        <w:rPr>
          <w:color w:val="333333"/>
          <w:sz w:val="22"/>
          <w:szCs w:val="22"/>
        </w:rPr>
        <w:t>B31.3</w:t>
      </w:r>
      <w:r w:rsidRPr="005F68F1">
        <w:rPr>
          <w:color w:val="333333"/>
          <w:spacing w:val="8"/>
          <w:sz w:val="22"/>
          <w:szCs w:val="22"/>
        </w:rPr>
        <w:t xml:space="preserve"> </w:t>
      </w:r>
      <w:r w:rsidRPr="005F68F1">
        <w:rPr>
          <w:color w:val="333333"/>
          <w:sz w:val="22"/>
          <w:szCs w:val="22"/>
        </w:rPr>
        <w:t>and</w:t>
      </w:r>
      <w:r w:rsidRPr="005F68F1">
        <w:rPr>
          <w:color w:val="333333"/>
          <w:spacing w:val="8"/>
          <w:sz w:val="22"/>
          <w:szCs w:val="22"/>
        </w:rPr>
        <w:t xml:space="preserve"> </w:t>
      </w:r>
      <w:r w:rsidRPr="005F68F1">
        <w:rPr>
          <w:color w:val="333333"/>
          <w:sz w:val="22"/>
          <w:szCs w:val="22"/>
        </w:rPr>
        <w:t>ASME</w:t>
      </w:r>
      <w:r w:rsidRPr="005F68F1">
        <w:rPr>
          <w:color w:val="333333"/>
          <w:spacing w:val="8"/>
          <w:sz w:val="22"/>
          <w:szCs w:val="22"/>
        </w:rPr>
        <w:t xml:space="preserve"> </w:t>
      </w:r>
      <w:r w:rsidRPr="005F68F1">
        <w:rPr>
          <w:color w:val="333333"/>
          <w:sz w:val="22"/>
          <w:szCs w:val="22"/>
        </w:rPr>
        <w:t>B31.1</w:t>
      </w:r>
      <w:r w:rsidRPr="005F68F1">
        <w:rPr>
          <w:color w:val="333333"/>
          <w:spacing w:val="8"/>
          <w:sz w:val="22"/>
          <w:szCs w:val="22"/>
        </w:rPr>
        <w:t xml:space="preserve"> </w:t>
      </w:r>
      <w:r w:rsidRPr="005F68F1">
        <w:rPr>
          <w:color w:val="333333"/>
          <w:sz w:val="22"/>
          <w:szCs w:val="22"/>
        </w:rPr>
        <w:t>PWHT</w:t>
      </w:r>
      <w:r w:rsidRPr="005F68F1">
        <w:rPr>
          <w:color w:val="333333"/>
          <w:spacing w:val="8"/>
          <w:sz w:val="22"/>
          <w:szCs w:val="22"/>
        </w:rPr>
        <w:t xml:space="preserve"> </w:t>
      </w:r>
      <w:r w:rsidRPr="005F68F1">
        <w:rPr>
          <w:color w:val="333333"/>
          <w:sz w:val="22"/>
          <w:szCs w:val="22"/>
        </w:rPr>
        <w:t>requirements</w:t>
      </w:r>
      <w:r w:rsidRPr="005F68F1">
        <w:rPr>
          <w:color w:val="333333"/>
          <w:spacing w:val="8"/>
          <w:sz w:val="22"/>
          <w:szCs w:val="22"/>
        </w:rPr>
        <w:t xml:space="preserve"> </w:t>
      </w:r>
      <w:r w:rsidRPr="005F68F1">
        <w:rPr>
          <w:color w:val="333333"/>
          <w:sz w:val="22"/>
          <w:szCs w:val="22"/>
        </w:rPr>
        <w:t>shall</w:t>
      </w:r>
      <w:r w:rsidRPr="005F68F1">
        <w:rPr>
          <w:color w:val="333333"/>
          <w:spacing w:val="8"/>
          <w:sz w:val="22"/>
          <w:szCs w:val="22"/>
        </w:rPr>
        <w:t xml:space="preserve"> </w:t>
      </w:r>
      <w:r w:rsidRPr="005F68F1">
        <w:rPr>
          <w:color w:val="333333"/>
          <w:sz w:val="22"/>
          <w:szCs w:val="22"/>
        </w:rPr>
        <w:t>be</w:t>
      </w:r>
      <w:r w:rsidRPr="005F68F1">
        <w:rPr>
          <w:color w:val="333333"/>
          <w:spacing w:val="8"/>
          <w:sz w:val="22"/>
          <w:szCs w:val="22"/>
        </w:rPr>
        <w:t xml:space="preserve"> </w:t>
      </w:r>
      <w:r w:rsidRPr="005F68F1">
        <w:rPr>
          <w:color w:val="333333"/>
          <w:sz w:val="22"/>
          <w:szCs w:val="22"/>
        </w:rPr>
        <w:t>permitted</w:t>
      </w:r>
      <w:r w:rsidRPr="005F68F1">
        <w:rPr>
          <w:color w:val="333333"/>
          <w:spacing w:val="8"/>
          <w:sz w:val="22"/>
          <w:szCs w:val="22"/>
        </w:rPr>
        <w:t xml:space="preserve"> </w:t>
      </w:r>
      <w:r w:rsidRPr="005F68F1">
        <w:rPr>
          <w:color w:val="333333"/>
          <w:sz w:val="22"/>
          <w:szCs w:val="22"/>
        </w:rPr>
        <w:t>as</w:t>
      </w:r>
      <w:r w:rsidRPr="005F68F1">
        <w:rPr>
          <w:color w:val="333333"/>
          <w:spacing w:val="8"/>
          <w:sz w:val="22"/>
          <w:szCs w:val="22"/>
        </w:rPr>
        <w:t xml:space="preserve"> </w:t>
      </w:r>
      <w:r w:rsidRPr="005F68F1">
        <w:rPr>
          <w:color w:val="333333"/>
          <w:spacing w:val="-2"/>
          <w:sz w:val="22"/>
          <w:szCs w:val="22"/>
        </w:rPr>
        <w:t>follows:</w:t>
      </w:r>
    </w:p>
    <w:p w14:paraId="25F15A97" w14:textId="77777777" w:rsidR="00306ABE" w:rsidRPr="005F68F1" w:rsidRDefault="00306ABE" w:rsidP="00A03706">
      <w:pPr>
        <w:pStyle w:val="ListParagraph"/>
        <w:numPr>
          <w:ilvl w:val="2"/>
          <w:numId w:val="20"/>
        </w:numPr>
        <w:spacing w:before="120" w:after="120"/>
        <w:ind w:left="1701" w:hanging="283"/>
      </w:pPr>
      <w:r w:rsidRPr="005F68F1">
        <w:t>As specified on Owner accepted pipe classes.</w:t>
      </w:r>
    </w:p>
    <w:p w14:paraId="372D2820" w14:textId="77777777" w:rsidR="00306ABE" w:rsidRPr="005F68F1" w:rsidRDefault="00306ABE" w:rsidP="00A03706">
      <w:pPr>
        <w:pStyle w:val="ListParagraph"/>
        <w:numPr>
          <w:ilvl w:val="2"/>
          <w:numId w:val="20"/>
        </w:numPr>
        <w:spacing w:before="120" w:after="120"/>
        <w:ind w:left="1701" w:hanging="283"/>
      </w:pPr>
      <w:r w:rsidRPr="005F68F1">
        <w:t>On a case-by-case basis after Owner review and acceptance.</w:t>
      </w:r>
    </w:p>
    <w:p w14:paraId="4A5A866D" w14:textId="20D9F39E" w:rsidR="005B0358" w:rsidRPr="00683F25" w:rsidRDefault="00AE46DF" w:rsidP="00A03706">
      <w:pPr>
        <w:pStyle w:val="BodyText"/>
        <w:spacing w:before="120" w:after="120"/>
        <w:ind w:left="1418" w:hanging="284"/>
        <w:rPr>
          <w:sz w:val="22"/>
          <w:szCs w:val="22"/>
          <w:highlight w:val="red"/>
          <w:rPrChange w:id="290" w:author="Marchenko, Sergey [Tengizchevroil]" w:date="2025-08-09T06:44:00Z" w16du:dateUtc="2025-08-09T01:44:00Z">
            <w:rPr>
              <w:sz w:val="22"/>
              <w:szCs w:val="22"/>
            </w:rPr>
          </w:rPrChange>
        </w:rPr>
      </w:pPr>
      <w:r w:rsidRPr="00946477">
        <w:rPr>
          <w:b/>
          <w:sz w:val="22"/>
          <w:szCs w:val="22"/>
        </w:rPr>
        <w:t xml:space="preserve">14-3.2.1 - </w:t>
      </w:r>
      <w:del w:id="291" w:author="Marchenko, Sergey [Tengizchevroil]" w:date="2025-08-09T07:58:00Z" w16du:dateUtc="2025-08-09T02:58:00Z">
        <w:r w:rsidRPr="00EE55A0" w:rsidDel="00946477">
          <w:rPr>
            <w:color w:val="333333"/>
            <w:sz w:val="22"/>
            <w:szCs w:val="22"/>
          </w:rPr>
          <w:delText>Fo</w:delText>
        </w:r>
      </w:del>
      <w:del w:id="292" w:author="Marchenko, Sergey [Tengizchevroil]" w:date="2025-08-09T07:57:00Z" w16du:dateUtc="2025-08-09T02:57:00Z">
        <w:r w:rsidRPr="00946477" w:rsidDel="00946477">
          <w:rPr>
            <w:color w:val="333333"/>
            <w:sz w:val="22"/>
            <w:szCs w:val="22"/>
          </w:rPr>
          <w:delText>r P1 materials, post weld heat treatment (PWHT) shall be in accordance with ASME B31.3-2012, except it may be waived for thicknesses from 3/4 in. through 1-1/2 in. provided the following:</w:delText>
        </w:r>
      </w:del>
      <w:bookmarkStart w:id="293" w:name="_bookmark38"/>
      <w:bookmarkStart w:id="294" w:name="13___Weld_Hardness_Limits_and_Testing_Re"/>
      <w:bookmarkStart w:id="295" w:name="_bookmark37"/>
      <w:bookmarkEnd w:id="293"/>
      <w:bookmarkEnd w:id="294"/>
      <w:bookmarkEnd w:id="295"/>
      <w:ins w:id="296" w:author="Marchenko, Sergey [Tengizchevroil]" w:date="2025-08-09T07:57:00Z" w16du:dateUtc="2025-08-09T02:57:00Z">
        <w:r w:rsidR="00946477" w:rsidRPr="00946477">
          <w:rPr>
            <w:color w:val="333333"/>
            <w:sz w:val="22"/>
            <w:szCs w:val="22"/>
          </w:rPr>
          <w:t>Not applicable in TCO</w:t>
        </w:r>
      </w:ins>
    </w:p>
    <w:p w14:paraId="4A5A866F" w14:textId="77777777" w:rsidR="005B0358" w:rsidRPr="00683F25" w:rsidDel="00946477" w:rsidRDefault="00BC0477">
      <w:pPr>
        <w:pStyle w:val="ListParagraph"/>
        <w:spacing w:before="120" w:after="120"/>
        <w:ind w:left="1134" w:firstLine="0"/>
        <w:rPr>
          <w:del w:id="297" w:author="Marchenko, Sergey [Tengizchevroil]" w:date="2025-08-09T07:58:00Z" w16du:dateUtc="2025-08-09T02:58:00Z"/>
          <w:highlight w:val="red"/>
          <w:rPrChange w:id="298" w:author="Marchenko, Sergey [Tengizchevroil]" w:date="2025-08-09T06:44:00Z" w16du:dateUtc="2025-08-09T01:44:00Z">
            <w:rPr>
              <w:del w:id="299" w:author="Marchenko, Sergey [Tengizchevroil]" w:date="2025-08-09T07:58:00Z" w16du:dateUtc="2025-08-09T02:58:00Z"/>
            </w:rPr>
          </w:rPrChange>
        </w:rPr>
        <w:pPrChange w:id="300" w:author="Marchenko, Sergey [Tengizchevroil]" w:date="2025-08-09T07:59:00Z" w16du:dateUtc="2025-08-09T02:59:00Z">
          <w:pPr>
            <w:pStyle w:val="ListParagraph"/>
            <w:numPr>
              <w:ilvl w:val="3"/>
              <w:numId w:val="20"/>
            </w:numPr>
            <w:spacing w:before="120" w:after="120"/>
            <w:ind w:left="1701" w:hanging="284"/>
          </w:pPr>
        </w:pPrChange>
      </w:pPr>
      <w:del w:id="301" w:author="Marchenko, Sergey [Tengizchevroil]" w:date="2025-08-09T07:58:00Z" w16du:dateUtc="2025-08-09T02:58:00Z">
        <w:r w:rsidRPr="00683F25" w:rsidDel="00946477">
          <w:rPr>
            <w:color w:val="333333"/>
            <w:position w:val="2"/>
            <w:highlight w:val="red"/>
            <w:rPrChange w:id="302" w:author="Marchenko, Sergey [Tengizchevroil]" w:date="2025-08-09T06:44:00Z" w16du:dateUtc="2025-08-09T01:44:00Z">
              <w:rPr>
                <w:color w:val="333333"/>
                <w:position w:val="2"/>
              </w:rPr>
            </w:rPrChange>
          </w:rPr>
          <w:delText>200°F</w:delText>
        </w:r>
        <w:r w:rsidRPr="00683F25" w:rsidDel="00946477">
          <w:rPr>
            <w:color w:val="333333"/>
            <w:spacing w:val="8"/>
            <w:position w:val="2"/>
            <w:highlight w:val="red"/>
            <w:rPrChange w:id="303" w:author="Marchenko, Sergey [Tengizchevroil]" w:date="2025-08-09T06:44:00Z" w16du:dateUtc="2025-08-09T01:44:00Z">
              <w:rPr>
                <w:color w:val="333333"/>
                <w:spacing w:val="8"/>
                <w:position w:val="2"/>
              </w:rPr>
            </w:rPrChange>
          </w:rPr>
          <w:delText xml:space="preserve"> </w:delText>
        </w:r>
        <w:r w:rsidRPr="00683F25" w:rsidDel="00946477">
          <w:rPr>
            <w:color w:val="333333"/>
            <w:position w:val="2"/>
            <w:highlight w:val="red"/>
            <w:rPrChange w:id="304" w:author="Marchenko, Sergey [Tengizchevroil]" w:date="2025-08-09T06:44:00Z" w16du:dateUtc="2025-08-09T01:44:00Z">
              <w:rPr>
                <w:color w:val="333333"/>
                <w:position w:val="2"/>
              </w:rPr>
            </w:rPrChange>
          </w:rPr>
          <w:delText>(94°C)</w:delText>
        </w:r>
        <w:r w:rsidRPr="00683F25" w:rsidDel="00946477">
          <w:rPr>
            <w:color w:val="333333"/>
            <w:spacing w:val="8"/>
            <w:position w:val="2"/>
            <w:highlight w:val="red"/>
            <w:rPrChange w:id="305" w:author="Marchenko, Sergey [Tengizchevroil]" w:date="2025-08-09T06:44:00Z" w16du:dateUtc="2025-08-09T01:44:00Z">
              <w:rPr>
                <w:color w:val="333333"/>
                <w:spacing w:val="8"/>
                <w:position w:val="2"/>
              </w:rPr>
            </w:rPrChange>
          </w:rPr>
          <w:delText xml:space="preserve"> </w:delText>
        </w:r>
        <w:r w:rsidRPr="00683F25" w:rsidDel="00946477">
          <w:rPr>
            <w:color w:val="333333"/>
            <w:position w:val="2"/>
            <w:highlight w:val="red"/>
            <w:rPrChange w:id="306" w:author="Marchenko, Sergey [Tengizchevroil]" w:date="2025-08-09T06:44:00Z" w16du:dateUtc="2025-08-09T01:44:00Z">
              <w:rPr>
                <w:color w:val="333333"/>
                <w:position w:val="2"/>
              </w:rPr>
            </w:rPrChange>
          </w:rPr>
          <w:delText>preheat</w:delText>
        </w:r>
        <w:r w:rsidRPr="00683F25" w:rsidDel="00946477">
          <w:rPr>
            <w:color w:val="333333"/>
            <w:spacing w:val="9"/>
            <w:position w:val="2"/>
            <w:highlight w:val="red"/>
            <w:rPrChange w:id="307" w:author="Marchenko, Sergey [Tengizchevroil]" w:date="2025-08-09T06:44:00Z" w16du:dateUtc="2025-08-09T01:44:00Z">
              <w:rPr>
                <w:color w:val="333333"/>
                <w:spacing w:val="9"/>
                <w:position w:val="2"/>
              </w:rPr>
            </w:rPrChange>
          </w:rPr>
          <w:delText xml:space="preserve"> </w:delText>
        </w:r>
        <w:r w:rsidRPr="00683F25" w:rsidDel="00946477">
          <w:rPr>
            <w:color w:val="333333"/>
            <w:position w:val="2"/>
            <w:highlight w:val="red"/>
            <w:rPrChange w:id="308" w:author="Marchenko, Sergey [Tengizchevroil]" w:date="2025-08-09T06:44:00Z" w16du:dateUtc="2025-08-09T01:44:00Z">
              <w:rPr>
                <w:color w:val="333333"/>
                <w:position w:val="2"/>
              </w:rPr>
            </w:rPrChange>
          </w:rPr>
          <w:delText>is</w:delText>
        </w:r>
        <w:r w:rsidRPr="00683F25" w:rsidDel="00946477">
          <w:rPr>
            <w:color w:val="333333"/>
            <w:spacing w:val="8"/>
            <w:position w:val="2"/>
            <w:highlight w:val="red"/>
            <w:rPrChange w:id="309" w:author="Marchenko, Sergey [Tengizchevroil]" w:date="2025-08-09T06:44:00Z" w16du:dateUtc="2025-08-09T01:44:00Z">
              <w:rPr>
                <w:color w:val="333333"/>
                <w:spacing w:val="8"/>
                <w:position w:val="2"/>
              </w:rPr>
            </w:rPrChange>
          </w:rPr>
          <w:delText xml:space="preserve"> </w:delText>
        </w:r>
        <w:r w:rsidRPr="00683F25" w:rsidDel="00946477">
          <w:rPr>
            <w:color w:val="333333"/>
            <w:position w:val="2"/>
            <w:highlight w:val="red"/>
            <w:rPrChange w:id="310" w:author="Marchenko, Sergey [Tengizchevroil]" w:date="2025-08-09T06:44:00Z" w16du:dateUtc="2025-08-09T01:44:00Z">
              <w:rPr>
                <w:color w:val="333333"/>
                <w:position w:val="2"/>
              </w:rPr>
            </w:rPrChange>
          </w:rPr>
          <w:delText>applied</w:delText>
        </w:r>
        <w:r w:rsidRPr="00683F25" w:rsidDel="00946477">
          <w:rPr>
            <w:color w:val="333333"/>
            <w:spacing w:val="9"/>
            <w:position w:val="2"/>
            <w:highlight w:val="red"/>
            <w:rPrChange w:id="311" w:author="Marchenko, Sergey [Tengizchevroil]" w:date="2025-08-09T06:44:00Z" w16du:dateUtc="2025-08-09T01:44:00Z">
              <w:rPr>
                <w:color w:val="333333"/>
                <w:spacing w:val="9"/>
                <w:position w:val="2"/>
              </w:rPr>
            </w:rPrChange>
          </w:rPr>
          <w:delText xml:space="preserve"> </w:delText>
        </w:r>
        <w:r w:rsidRPr="00683F25" w:rsidDel="00946477">
          <w:rPr>
            <w:color w:val="333333"/>
            <w:position w:val="2"/>
            <w:highlight w:val="red"/>
            <w:rPrChange w:id="312" w:author="Marchenko, Sergey [Tengizchevroil]" w:date="2025-08-09T06:44:00Z" w16du:dateUtc="2025-08-09T01:44:00Z">
              <w:rPr>
                <w:color w:val="333333"/>
                <w:position w:val="2"/>
              </w:rPr>
            </w:rPrChange>
          </w:rPr>
          <w:delText>prior</w:delText>
        </w:r>
        <w:r w:rsidRPr="00683F25" w:rsidDel="00946477">
          <w:rPr>
            <w:color w:val="333333"/>
            <w:spacing w:val="8"/>
            <w:position w:val="2"/>
            <w:highlight w:val="red"/>
            <w:rPrChange w:id="313" w:author="Marchenko, Sergey [Tengizchevroil]" w:date="2025-08-09T06:44:00Z" w16du:dateUtc="2025-08-09T01:44:00Z">
              <w:rPr>
                <w:color w:val="333333"/>
                <w:spacing w:val="8"/>
                <w:position w:val="2"/>
              </w:rPr>
            </w:rPrChange>
          </w:rPr>
          <w:delText xml:space="preserve"> </w:delText>
        </w:r>
        <w:r w:rsidRPr="00683F25" w:rsidDel="00946477">
          <w:rPr>
            <w:color w:val="333333"/>
            <w:position w:val="2"/>
            <w:highlight w:val="red"/>
            <w:rPrChange w:id="314" w:author="Marchenko, Sergey [Tengizchevroil]" w:date="2025-08-09T06:44:00Z" w16du:dateUtc="2025-08-09T01:44:00Z">
              <w:rPr>
                <w:color w:val="333333"/>
                <w:position w:val="2"/>
              </w:rPr>
            </w:rPrChange>
          </w:rPr>
          <w:delText>to</w:delText>
        </w:r>
        <w:r w:rsidRPr="00683F25" w:rsidDel="00946477">
          <w:rPr>
            <w:color w:val="333333"/>
            <w:spacing w:val="8"/>
            <w:position w:val="2"/>
            <w:highlight w:val="red"/>
            <w:rPrChange w:id="315" w:author="Marchenko, Sergey [Tengizchevroil]" w:date="2025-08-09T06:44:00Z" w16du:dateUtc="2025-08-09T01:44:00Z">
              <w:rPr>
                <w:color w:val="333333"/>
                <w:spacing w:val="8"/>
                <w:position w:val="2"/>
              </w:rPr>
            </w:rPrChange>
          </w:rPr>
          <w:delText xml:space="preserve"> </w:delText>
        </w:r>
        <w:r w:rsidRPr="00683F25" w:rsidDel="00946477">
          <w:rPr>
            <w:color w:val="333333"/>
            <w:position w:val="2"/>
            <w:highlight w:val="red"/>
            <w:rPrChange w:id="316" w:author="Marchenko, Sergey [Tengizchevroil]" w:date="2025-08-09T06:44:00Z" w16du:dateUtc="2025-08-09T01:44:00Z">
              <w:rPr>
                <w:color w:val="333333"/>
                <w:position w:val="2"/>
              </w:rPr>
            </w:rPrChange>
          </w:rPr>
          <w:delText>and</w:delText>
        </w:r>
        <w:r w:rsidRPr="00683F25" w:rsidDel="00946477">
          <w:rPr>
            <w:color w:val="333333"/>
            <w:spacing w:val="9"/>
            <w:position w:val="2"/>
            <w:highlight w:val="red"/>
            <w:rPrChange w:id="317" w:author="Marchenko, Sergey [Tengizchevroil]" w:date="2025-08-09T06:44:00Z" w16du:dateUtc="2025-08-09T01:44:00Z">
              <w:rPr>
                <w:color w:val="333333"/>
                <w:spacing w:val="9"/>
                <w:position w:val="2"/>
              </w:rPr>
            </w:rPrChange>
          </w:rPr>
          <w:delText xml:space="preserve"> </w:delText>
        </w:r>
        <w:r w:rsidRPr="00683F25" w:rsidDel="00946477">
          <w:rPr>
            <w:color w:val="333333"/>
            <w:position w:val="2"/>
            <w:highlight w:val="red"/>
            <w:rPrChange w:id="318" w:author="Marchenko, Sergey [Tengizchevroil]" w:date="2025-08-09T06:44:00Z" w16du:dateUtc="2025-08-09T01:44:00Z">
              <w:rPr>
                <w:color w:val="333333"/>
                <w:position w:val="2"/>
              </w:rPr>
            </w:rPrChange>
          </w:rPr>
          <w:delText>during</w:delText>
        </w:r>
        <w:r w:rsidRPr="00683F25" w:rsidDel="00946477">
          <w:rPr>
            <w:color w:val="333333"/>
            <w:spacing w:val="8"/>
            <w:position w:val="2"/>
            <w:highlight w:val="red"/>
            <w:rPrChange w:id="319" w:author="Marchenko, Sergey [Tengizchevroil]" w:date="2025-08-09T06:44:00Z" w16du:dateUtc="2025-08-09T01:44:00Z">
              <w:rPr>
                <w:color w:val="333333"/>
                <w:spacing w:val="8"/>
                <w:position w:val="2"/>
              </w:rPr>
            </w:rPrChange>
          </w:rPr>
          <w:delText xml:space="preserve"> </w:delText>
        </w:r>
        <w:r w:rsidRPr="00683F25" w:rsidDel="00946477">
          <w:rPr>
            <w:color w:val="333333"/>
            <w:spacing w:val="-2"/>
            <w:position w:val="2"/>
            <w:highlight w:val="red"/>
            <w:rPrChange w:id="320" w:author="Marchenko, Sergey [Tengizchevroil]" w:date="2025-08-09T06:44:00Z" w16du:dateUtc="2025-08-09T01:44:00Z">
              <w:rPr>
                <w:color w:val="333333"/>
                <w:spacing w:val="-2"/>
                <w:position w:val="2"/>
              </w:rPr>
            </w:rPrChange>
          </w:rPr>
          <w:delText>welding.</w:delText>
        </w:r>
      </w:del>
    </w:p>
    <w:p w14:paraId="4A5A8670" w14:textId="77777777" w:rsidR="005B0358" w:rsidRPr="00946477" w:rsidDel="00946477" w:rsidRDefault="00BC0477">
      <w:pPr>
        <w:pStyle w:val="ListParagraph"/>
        <w:spacing w:before="120" w:after="120"/>
        <w:ind w:left="1134" w:firstLine="0"/>
        <w:rPr>
          <w:del w:id="321" w:author="Marchenko, Sergey [Tengizchevroil]" w:date="2025-08-09T07:58:00Z" w16du:dateUtc="2025-08-09T02:58:00Z"/>
          <w:highlight w:val="red"/>
          <w:rPrChange w:id="322" w:author="Marchenko, Sergey [Tengizchevroil]" w:date="2025-08-09T07:58:00Z" w16du:dateUtc="2025-08-09T02:58:00Z">
            <w:rPr>
              <w:del w:id="323" w:author="Marchenko, Sergey [Tengizchevroil]" w:date="2025-08-09T07:58:00Z" w16du:dateUtc="2025-08-09T02:58:00Z"/>
            </w:rPr>
          </w:rPrChange>
        </w:rPr>
        <w:pPrChange w:id="324" w:author="Marchenko, Sergey [Tengizchevroil]" w:date="2025-08-09T07:59:00Z" w16du:dateUtc="2025-08-09T02:59:00Z">
          <w:pPr>
            <w:pStyle w:val="ListParagraph"/>
            <w:numPr>
              <w:ilvl w:val="3"/>
              <w:numId w:val="20"/>
            </w:numPr>
            <w:spacing w:before="120" w:after="120"/>
            <w:ind w:left="1701" w:hanging="284"/>
          </w:pPr>
        </w:pPrChange>
      </w:pPr>
      <w:del w:id="325" w:author="Marchenko, Sergey [Tengizchevroil]" w:date="2025-08-09T07:58:00Z" w16du:dateUtc="2025-08-09T02:58:00Z">
        <w:r w:rsidRPr="00946477" w:rsidDel="00946477">
          <w:rPr>
            <w:position w:val="2"/>
            <w:highlight w:val="red"/>
            <w:rPrChange w:id="326" w:author="Marchenko, Sergey [Tengizchevroil]" w:date="2025-08-09T07:58:00Z" w16du:dateUtc="2025-08-09T02:58:00Z">
              <w:rPr>
                <w:position w:val="2"/>
              </w:rPr>
            </w:rPrChange>
          </w:rPr>
          <w:delText xml:space="preserve">Minimum design metal temperature (MDMT) ≥ −20°F (−29°C), regardless of impact testing at </w:delText>
        </w:r>
        <w:r w:rsidRPr="00946477" w:rsidDel="00946477">
          <w:rPr>
            <w:spacing w:val="-2"/>
            <w:highlight w:val="red"/>
            <w:rPrChange w:id="327" w:author="Marchenko, Sergey [Tengizchevroil]" w:date="2025-08-09T07:58:00Z" w16du:dateUtc="2025-08-09T02:58:00Z">
              <w:rPr>
                <w:spacing w:val="-2"/>
              </w:rPr>
            </w:rPrChange>
          </w:rPr>
          <w:delText>temperatures.</w:delText>
        </w:r>
      </w:del>
    </w:p>
    <w:p w14:paraId="4A5A8671" w14:textId="657A3D9D" w:rsidR="005B0358" w:rsidRPr="00946477" w:rsidDel="00946477" w:rsidRDefault="00BC0477">
      <w:pPr>
        <w:pStyle w:val="ListParagraph"/>
        <w:ind w:left="1134" w:firstLine="0"/>
        <w:rPr>
          <w:del w:id="328" w:author="Marchenko, Sergey [Tengizchevroil]" w:date="2025-08-09T07:58:00Z" w16du:dateUtc="2025-08-09T02:58:00Z"/>
          <w:highlight w:val="red"/>
          <w:rPrChange w:id="329" w:author="Marchenko, Sergey [Tengizchevroil]" w:date="2025-08-09T07:58:00Z" w16du:dateUtc="2025-08-09T02:58:00Z">
            <w:rPr>
              <w:del w:id="330" w:author="Marchenko, Sergey [Tengizchevroil]" w:date="2025-08-09T07:58:00Z" w16du:dateUtc="2025-08-09T02:58:00Z"/>
            </w:rPr>
          </w:rPrChange>
        </w:rPr>
        <w:pPrChange w:id="331" w:author="Marchenko, Sergey [Tengizchevroil]" w:date="2025-08-09T07:59:00Z" w16du:dateUtc="2025-08-09T02:59:00Z">
          <w:pPr>
            <w:pStyle w:val="ListParagraph"/>
            <w:numPr>
              <w:ilvl w:val="3"/>
              <w:numId w:val="20"/>
            </w:numPr>
            <w:spacing w:before="120" w:after="120"/>
            <w:ind w:left="1701" w:hanging="284"/>
          </w:pPr>
        </w:pPrChange>
      </w:pPr>
      <w:del w:id="332" w:author="Marchenko, Sergey [Tengizchevroil]" w:date="2025-08-09T07:58:00Z" w16du:dateUtc="2025-08-09T02:58:00Z">
        <w:r w:rsidRPr="00946477" w:rsidDel="00946477">
          <w:rPr>
            <w:highlight w:val="red"/>
            <w:rPrChange w:id="333" w:author="Marchenko, Sergey [Tengizchevroil]" w:date="2025-08-09T07:58:00Z" w16du:dateUtc="2025-08-09T02:58:00Z">
              <w:rPr>
                <w:position w:val="2"/>
              </w:rPr>
            </w:rPrChange>
          </w:rPr>
          <w:delText>Hydrotest</w:delText>
        </w:r>
        <w:r w:rsidRPr="00946477" w:rsidDel="00946477">
          <w:rPr>
            <w:spacing w:val="9"/>
            <w:highlight w:val="red"/>
            <w:rPrChange w:id="334" w:author="Marchenko, Sergey [Tengizchevroil]" w:date="2025-08-09T07:58:00Z" w16du:dateUtc="2025-08-09T02:58:00Z">
              <w:rPr>
                <w:spacing w:val="9"/>
                <w:position w:val="2"/>
              </w:rPr>
            </w:rPrChange>
          </w:rPr>
          <w:delText xml:space="preserve"> </w:delText>
        </w:r>
        <w:r w:rsidRPr="00946477" w:rsidDel="00946477">
          <w:rPr>
            <w:highlight w:val="red"/>
            <w:rPrChange w:id="335" w:author="Marchenko, Sergey [Tengizchevroil]" w:date="2025-08-09T07:58:00Z" w16du:dateUtc="2025-08-09T02:58:00Z">
              <w:rPr>
                <w:position w:val="2"/>
              </w:rPr>
            </w:rPrChange>
          </w:rPr>
          <w:delText>will</w:delText>
        </w:r>
        <w:r w:rsidRPr="00946477" w:rsidDel="00946477">
          <w:rPr>
            <w:spacing w:val="9"/>
            <w:highlight w:val="red"/>
            <w:rPrChange w:id="336" w:author="Marchenko, Sergey [Tengizchevroil]" w:date="2025-08-09T07:58:00Z" w16du:dateUtc="2025-08-09T02:58:00Z">
              <w:rPr>
                <w:spacing w:val="9"/>
                <w:position w:val="2"/>
              </w:rPr>
            </w:rPrChange>
          </w:rPr>
          <w:delText xml:space="preserve"> </w:delText>
        </w:r>
        <w:r w:rsidRPr="00946477" w:rsidDel="00946477">
          <w:rPr>
            <w:highlight w:val="red"/>
            <w:rPrChange w:id="337" w:author="Marchenko, Sergey [Tengizchevroil]" w:date="2025-08-09T07:58:00Z" w16du:dateUtc="2025-08-09T02:58:00Z">
              <w:rPr>
                <w:position w:val="2"/>
              </w:rPr>
            </w:rPrChange>
          </w:rPr>
          <w:delText>be</w:delText>
        </w:r>
        <w:r w:rsidRPr="00946477" w:rsidDel="00946477">
          <w:rPr>
            <w:spacing w:val="9"/>
            <w:highlight w:val="red"/>
            <w:rPrChange w:id="338" w:author="Marchenko, Sergey [Tengizchevroil]" w:date="2025-08-09T07:58:00Z" w16du:dateUtc="2025-08-09T02:58:00Z">
              <w:rPr>
                <w:spacing w:val="9"/>
                <w:position w:val="2"/>
              </w:rPr>
            </w:rPrChange>
          </w:rPr>
          <w:delText xml:space="preserve"> </w:delText>
        </w:r>
        <w:r w:rsidRPr="00946477" w:rsidDel="00946477">
          <w:rPr>
            <w:highlight w:val="red"/>
            <w:rPrChange w:id="339" w:author="Marchenko, Sergey [Tengizchevroil]" w:date="2025-08-09T07:58:00Z" w16du:dateUtc="2025-08-09T02:58:00Z">
              <w:rPr>
                <w:position w:val="2"/>
              </w:rPr>
            </w:rPrChange>
          </w:rPr>
          <w:delText>done</w:delText>
        </w:r>
        <w:r w:rsidRPr="00946477" w:rsidDel="00946477">
          <w:rPr>
            <w:spacing w:val="9"/>
            <w:highlight w:val="red"/>
            <w:rPrChange w:id="340" w:author="Marchenko, Sergey [Tengizchevroil]" w:date="2025-08-09T07:58:00Z" w16du:dateUtc="2025-08-09T02:58:00Z">
              <w:rPr>
                <w:spacing w:val="9"/>
                <w:position w:val="2"/>
              </w:rPr>
            </w:rPrChange>
          </w:rPr>
          <w:delText xml:space="preserve"> </w:delText>
        </w:r>
        <w:r w:rsidRPr="00946477" w:rsidDel="00946477">
          <w:rPr>
            <w:highlight w:val="red"/>
            <w:rPrChange w:id="341" w:author="Marchenko, Sergey [Tengizchevroil]" w:date="2025-08-09T07:58:00Z" w16du:dateUtc="2025-08-09T02:58:00Z">
              <w:rPr>
                <w:position w:val="2"/>
              </w:rPr>
            </w:rPrChange>
          </w:rPr>
          <w:delText>per</w:delText>
        </w:r>
        <w:r w:rsidRPr="00946477" w:rsidDel="00946477">
          <w:rPr>
            <w:spacing w:val="10"/>
            <w:highlight w:val="red"/>
            <w:rPrChange w:id="342" w:author="Marchenko, Sergey [Tengizchevroil]" w:date="2025-08-09T07:58:00Z" w16du:dateUtc="2025-08-09T02:58:00Z">
              <w:rPr>
                <w:spacing w:val="10"/>
                <w:position w:val="2"/>
              </w:rPr>
            </w:rPrChange>
          </w:rPr>
          <w:delText xml:space="preserve"> </w:delText>
        </w:r>
        <w:r w:rsidRPr="00946477" w:rsidDel="00946477">
          <w:rPr>
            <w:highlight w:val="red"/>
            <w:rPrChange w:id="343" w:author="Marchenko, Sergey [Tengizchevroil]" w:date="2025-08-09T07:58:00Z" w16du:dateUtc="2025-08-09T02:58:00Z">
              <w:rPr>
                <w:position w:val="2"/>
              </w:rPr>
            </w:rPrChange>
          </w:rPr>
          <w:delText>PIM-SU-</w:delText>
        </w:r>
        <w:r w:rsidRPr="00946477" w:rsidDel="00946477">
          <w:rPr>
            <w:spacing w:val="-2"/>
            <w:highlight w:val="red"/>
            <w:rPrChange w:id="344" w:author="Marchenko, Sergey [Tengizchevroil]" w:date="2025-08-09T07:58:00Z" w16du:dateUtc="2025-08-09T02:58:00Z">
              <w:rPr>
                <w:spacing w:val="-2"/>
                <w:position w:val="2"/>
              </w:rPr>
            </w:rPrChange>
          </w:rPr>
          <w:delText>3541</w:delText>
        </w:r>
        <w:r w:rsidR="004513DC" w:rsidRPr="00946477" w:rsidDel="00946477">
          <w:rPr>
            <w:spacing w:val="-2"/>
            <w:highlight w:val="red"/>
            <w:rPrChange w:id="345" w:author="Marchenko, Sergey [Tengizchevroil]" w:date="2025-08-09T07:58:00Z" w16du:dateUtc="2025-08-09T02:58:00Z">
              <w:rPr>
                <w:spacing w:val="-2"/>
                <w:position w:val="2"/>
              </w:rPr>
            </w:rPrChange>
          </w:rPr>
          <w:delText>-TCO</w:delText>
        </w:r>
        <w:r w:rsidRPr="00946477" w:rsidDel="00946477">
          <w:rPr>
            <w:spacing w:val="-2"/>
            <w:highlight w:val="red"/>
            <w:rPrChange w:id="346" w:author="Marchenko, Sergey [Tengizchevroil]" w:date="2025-08-09T07:58:00Z" w16du:dateUtc="2025-08-09T02:58:00Z">
              <w:rPr>
                <w:spacing w:val="-2"/>
                <w:position w:val="2"/>
              </w:rPr>
            </w:rPrChange>
          </w:rPr>
          <w:delText>.</w:delText>
        </w:r>
      </w:del>
    </w:p>
    <w:p w14:paraId="4A5A8672" w14:textId="77777777" w:rsidR="005B0358" w:rsidRPr="00946477" w:rsidDel="00946477" w:rsidRDefault="00BC0477">
      <w:pPr>
        <w:pStyle w:val="ListParagraph"/>
        <w:ind w:left="1134" w:firstLine="0"/>
        <w:rPr>
          <w:del w:id="347" w:author="Marchenko, Sergey [Tengizchevroil]" w:date="2025-08-09T07:58:00Z" w16du:dateUtc="2025-08-09T02:58:00Z"/>
          <w:highlight w:val="red"/>
          <w:rPrChange w:id="348" w:author="Marchenko, Sergey [Tengizchevroil]" w:date="2025-08-09T07:58:00Z" w16du:dateUtc="2025-08-09T02:58:00Z">
            <w:rPr>
              <w:del w:id="349" w:author="Marchenko, Sergey [Tengizchevroil]" w:date="2025-08-09T07:58:00Z" w16du:dateUtc="2025-08-09T02:58:00Z"/>
            </w:rPr>
          </w:rPrChange>
        </w:rPr>
        <w:pPrChange w:id="350" w:author="Marchenko, Sergey [Tengizchevroil]" w:date="2025-08-09T07:59:00Z" w16du:dateUtc="2025-08-09T02:59:00Z">
          <w:pPr>
            <w:pStyle w:val="ListParagraph"/>
            <w:numPr>
              <w:ilvl w:val="3"/>
              <w:numId w:val="20"/>
            </w:numPr>
            <w:spacing w:before="120" w:after="120"/>
            <w:ind w:left="1701" w:hanging="284"/>
          </w:pPr>
        </w:pPrChange>
      </w:pPr>
      <w:del w:id="351" w:author="Marchenko, Sergey [Tengizchevroil]" w:date="2025-08-09T07:58:00Z" w16du:dateUtc="2025-08-09T02:58:00Z">
        <w:r w:rsidRPr="00946477" w:rsidDel="00946477">
          <w:rPr>
            <w:highlight w:val="red"/>
            <w:rPrChange w:id="352" w:author="Marchenko, Sergey [Tengizchevroil]" w:date="2025-08-09T07:58:00Z" w16du:dateUtc="2025-08-09T02:58:00Z">
              <w:rPr>
                <w:position w:val="2"/>
              </w:rPr>
            </w:rPrChange>
          </w:rPr>
          <w:delText>Piping</w:delText>
        </w:r>
        <w:r w:rsidRPr="00946477" w:rsidDel="00946477">
          <w:rPr>
            <w:spacing w:val="7"/>
            <w:highlight w:val="red"/>
            <w:rPrChange w:id="353" w:author="Marchenko, Sergey [Tengizchevroil]" w:date="2025-08-09T07:58:00Z" w16du:dateUtc="2025-08-09T02:58:00Z">
              <w:rPr>
                <w:spacing w:val="7"/>
                <w:position w:val="2"/>
              </w:rPr>
            </w:rPrChange>
          </w:rPr>
          <w:delText xml:space="preserve"> </w:delText>
        </w:r>
        <w:r w:rsidRPr="00946477" w:rsidDel="00946477">
          <w:rPr>
            <w:highlight w:val="red"/>
            <w:rPrChange w:id="354" w:author="Marchenko, Sergey [Tengizchevroil]" w:date="2025-08-09T07:58:00Z" w16du:dateUtc="2025-08-09T02:58:00Z">
              <w:rPr>
                <w:position w:val="2"/>
              </w:rPr>
            </w:rPrChange>
          </w:rPr>
          <w:delText>is</w:delText>
        </w:r>
        <w:r w:rsidRPr="00946477" w:rsidDel="00946477">
          <w:rPr>
            <w:spacing w:val="9"/>
            <w:highlight w:val="red"/>
            <w:rPrChange w:id="355" w:author="Marchenko, Sergey [Tengizchevroil]" w:date="2025-08-09T07:58:00Z" w16du:dateUtc="2025-08-09T02:58:00Z">
              <w:rPr>
                <w:spacing w:val="9"/>
                <w:position w:val="2"/>
              </w:rPr>
            </w:rPrChange>
          </w:rPr>
          <w:delText xml:space="preserve"> </w:delText>
        </w:r>
        <w:r w:rsidRPr="00946477" w:rsidDel="00946477">
          <w:rPr>
            <w:b/>
            <w:highlight w:val="red"/>
            <w:rPrChange w:id="356" w:author="Marchenko, Sergey [Tengizchevroil]" w:date="2025-08-09T07:58:00Z" w16du:dateUtc="2025-08-09T02:58:00Z">
              <w:rPr>
                <w:b/>
                <w:position w:val="2"/>
              </w:rPr>
            </w:rPrChange>
          </w:rPr>
          <w:delText>not</w:delText>
        </w:r>
        <w:r w:rsidRPr="00946477" w:rsidDel="00946477">
          <w:rPr>
            <w:b/>
            <w:spacing w:val="8"/>
            <w:highlight w:val="red"/>
            <w:rPrChange w:id="357" w:author="Marchenko, Sergey [Tengizchevroil]" w:date="2025-08-09T07:58:00Z" w16du:dateUtc="2025-08-09T02:58:00Z">
              <w:rPr>
                <w:b/>
                <w:spacing w:val="8"/>
                <w:position w:val="2"/>
              </w:rPr>
            </w:rPrChange>
          </w:rPr>
          <w:delText xml:space="preserve"> </w:delText>
        </w:r>
        <w:r w:rsidRPr="00946477" w:rsidDel="00946477">
          <w:rPr>
            <w:b/>
            <w:highlight w:val="red"/>
            <w:rPrChange w:id="358" w:author="Marchenko, Sergey [Tengizchevroil]" w:date="2025-08-09T07:58:00Z" w16du:dateUtc="2025-08-09T02:58:00Z">
              <w:rPr>
                <w:b/>
                <w:position w:val="2"/>
              </w:rPr>
            </w:rPrChange>
          </w:rPr>
          <w:delText>subject</w:delText>
        </w:r>
        <w:r w:rsidRPr="00946477" w:rsidDel="00946477">
          <w:rPr>
            <w:b/>
            <w:spacing w:val="13"/>
            <w:highlight w:val="red"/>
            <w:rPrChange w:id="359" w:author="Marchenko, Sergey [Tengizchevroil]" w:date="2025-08-09T07:58:00Z" w16du:dateUtc="2025-08-09T02:58:00Z">
              <w:rPr>
                <w:b/>
                <w:spacing w:val="13"/>
                <w:position w:val="2"/>
              </w:rPr>
            </w:rPrChange>
          </w:rPr>
          <w:delText xml:space="preserve"> </w:delText>
        </w:r>
        <w:r w:rsidRPr="00946477" w:rsidDel="00946477">
          <w:rPr>
            <w:highlight w:val="red"/>
            <w:rPrChange w:id="360" w:author="Marchenko, Sergey [Tengizchevroil]" w:date="2025-08-09T07:58:00Z" w16du:dateUtc="2025-08-09T02:58:00Z">
              <w:rPr>
                <w:position w:val="2"/>
              </w:rPr>
            </w:rPrChange>
          </w:rPr>
          <w:delText>to</w:delText>
        </w:r>
        <w:r w:rsidRPr="00946477" w:rsidDel="00946477">
          <w:rPr>
            <w:spacing w:val="8"/>
            <w:highlight w:val="red"/>
            <w:rPrChange w:id="361" w:author="Marchenko, Sergey [Tengizchevroil]" w:date="2025-08-09T07:58:00Z" w16du:dateUtc="2025-08-09T02:58:00Z">
              <w:rPr>
                <w:spacing w:val="8"/>
                <w:position w:val="2"/>
              </w:rPr>
            </w:rPrChange>
          </w:rPr>
          <w:delText xml:space="preserve"> </w:delText>
        </w:r>
        <w:r w:rsidRPr="00946477" w:rsidDel="00946477">
          <w:rPr>
            <w:highlight w:val="red"/>
            <w:rPrChange w:id="362" w:author="Marchenko, Sergey [Tengizchevroil]" w:date="2025-08-09T07:58:00Z" w16du:dateUtc="2025-08-09T02:58:00Z">
              <w:rPr>
                <w:position w:val="2"/>
              </w:rPr>
            </w:rPrChange>
          </w:rPr>
          <w:delText>cathodic</w:delText>
        </w:r>
        <w:r w:rsidRPr="00946477" w:rsidDel="00946477">
          <w:rPr>
            <w:spacing w:val="7"/>
            <w:highlight w:val="red"/>
            <w:rPrChange w:id="363" w:author="Marchenko, Sergey [Tengizchevroil]" w:date="2025-08-09T07:58:00Z" w16du:dateUtc="2025-08-09T02:58:00Z">
              <w:rPr>
                <w:spacing w:val="7"/>
                <w:position w:val="2"/>
              </w:rPr>
            </w:rPrChange>
          </w:rPr>
          <w:delText xml:space="preserve"> </w:delText>
        </w:r>
        <w:r w:rsidRPr="00946477" w:rsidDel="00946477">
          <w:rPr>
            <w:spacing w:val="-2"/>
            <w:highlight w:val="red"/>
            <w:rPrChange w:id="364" w:author="Marchenko, Sergey [Tengizchevroil]" w:date="2025-08-09T07:58:00Z" w16du:dateUtc="2025-08-09T02:58:00Z">
              <w:rPr>
                <w:spacing w:val="-2"/>
                <w:position w:val="2"/>
              </w:rPr>
            </w:rPrChange>
          </w:rPr>
          <w:delText>protection.</w:delText>
        </w:r>
      </w:del>
    </w:p>
    <w:p w14:paraId="4A5A8673" w14:textId="77777777" w:rsidR="005B0358" w:rsidRPr="00946477" w:rsidDel="00946477" w:rsidRDefault="00BC0477">
      <w:pPr>
        <w:pStyle w:val="ListParagraph"/>
        <w:ind w:left="1134" w:firstLine="0"/>
        <w:rPr>
          <w:del w:id="365" w:author="Marchenko, Sergey [Tengizchevroil]" w:date="2025-08-09T07:58:00Z" w16du:dateUtc="2025-08-09T02:58:00Z"/>
          <w:highlight w:val="red"/>
          <w:rPrChange w:id="366" w:author="Marchenko, Sergey [Tengizchevroil]" w:date="2025-08-09T07:58:00Z" w16du:dateUtc="2025-08-09T02:58:00Z">
            <w:rPr>
              <w:del w:id="367" w:author="Marchenko, Sergey [Tengizchevroil]" w:date="2025-08-09T07:58:00Z" w16du:dateUtc="2025-08-09T02:58:00Z"/>
            </w:rPr>
          </w:rPrChange>
        </w:rPr>
        <w:pPrChange w:id="368" w:author="Marchenko, Sergey [Tengizchevroil]" w:date="2025-08-09T07:59:00Z" w16du:dateUtc="2025-08-09T02:59:00Z">
          <w:pPr>
            <w:pStyle w:val="ListParagraph"/>
            <w:numPr>
              <w:ilvl w:val="3"/>
              <w:numId w:val="20"/>
            </w:numPr>
            <w:spacing w:before="120" w:after="120"/>
            <w:ind w:left="1701" w:hanging="284"/>
          </w:pPr>
        </w:pPrChange>
      </w:pPr>
      <w:del w:id="369" w:author="Marchenko, Sergey [Tengizchevroil]" w:date="2025-08-09T07:58:00Z" w16du:dateUtc="2025-08-09T02:58:00Z">
        <w:r w:rsidRPr="00946477" w:rsidDel="00946477">
          <w:rPr>
            <w:highlight w:val="red"/>
            <w:rPrChange w:id="370" w:author="Marchenko, Sergey [Tengizchevroil]" w:date="2025-08-09T07:58:00Z" w16du:dateUtc="2025-08-09T02:58:00Z">
              <w:rPr>
                <w:position w:val="2"/>
              </w:rPr>
            </w:rPrChange>
          </w:rPr>
          <w:delText>P1</w:delText>
        </w:r>
        <w:r w:rsidRPr="00946477" w:rsidDel="00946477">
          <w:rPr>
            <w:spacing w:val="7"/>
            <w:highlight w:val="red"/>
            <w:rPrChange w:id="371" w:author="Marchenko, Sergey [Tengizchevroil]" w:date="2025-08-09T07:58:00Z" w16du:dateUtc="2025-08-09T02:58:00Z">
              <w:rPr>
                <w:spacing w:val="7"/>
                <w:position w:val="2"/>
              </w:rPr>
            </w:rPrChange>
          </w:rPr>
          <w:delText xml:space="preserve"> </w:delText>
        </w:r>
        <w:r w:rsidRPr="00946477" w:rsidDel="00946477">
          <w:rPr>
            <w:highlight w:val="red"/>
            <w:rPrChange w:id="372" w:author="Marchenko, Sergey [Tengizchevroil]" w:date="2025-08-09T07:58:00Z" w16du:dateUtc="2025-08-09T02:58:00Z">
              <w:rPr>
                <w:position w:val="2"/>
              </w:rPr>
            </w:rPrChange>
          </w:rPr>
          <w:delText>materials</w:delText>
        </w:r>
        <w:r w:rsidRPr="00946477" w:rsidDel="00946477">
          <w:rPr>
            <w:spacing w:val="8"/>
            <w:highlight w:val="red"/>
            <w:rPrChange w:id="373" w:author="Marchenko, Sergey [Tengizchevroil]" w:date="2025-08-09T07:58:00Z" w16du:dateUtc="2025-08-09T02:58:00Z">
              <w:rPr>
                <w:spacing w:val="8"/>
                <w:position w:val="2"/>
              </w:rPr>
            </w:rPrChange>
          </w:rPr>
          <w:delText xml:space="preserve"> </w:delText>
        </w:r>
        <w:r w:rsidRPr="00946477" w:rsidDel="00946477">
          <w:rPr>
            <w:highlight w:val="red"/>
            <w:rPrChange w:id="374" w:author="Marchenko, Sergey [Tengizchevroil]" w:date="2025-08-09T07:58:00Z" w16du:dateUtc="2025-08-09T02:58:00Z">
              <w:rPr>
                <w:position w:val="2"/>
              </w:rPr>
            </w:rPrChange>
          </w:rPr>
          <w:delText>on</w:delText>
        </w:r>
        <w:r w:rsidRPr="00946477" w:rsidDel="00946477">
          <w:rPr>
            <w:spacing w:val="8"/>
            <w:highlight w:val="red"/>
            <w:rPrChange w:id="375" w:author="Marchenko, Sergey [Tengizchevroil]" w:date="2025-08-09T07:58:00Z" w16du:dateUtc="2025-08-09T02:58:00Z">
              <w:rPr>
                <w:spacing w:val="8"/>
                <w:position w:val="2"/>
              </w:rPr>
            </w:rPrChange>
          </w:rPr>
          <w:delText xml:space="preserve"> </w:delText>
        </w:r>
        <w:r w:rsidRPr="00946477" w:rsidDel="00946477">
          <w:rPr>
            <w:highlight w:val="red"/>
            <w:rPrChange w:id="376" w:author="Marchenko, Sergey [Tengizchevroil]" w:date="2025-08-09T07:58:00Z" w16du:dateUtc="2025-08-09T02:58:00Z">
              <w:rPr>
                <w:position w:val="2"/>
              </w:rPr>
            </w:rPrChange>
          </w:rPr>
          <w:delText>Curve</w:delText>
        </w:r>
        <w:r w:rsidRPr="00946477" w:rsidDel="00946477">
          <w:rPr>
            <w:spacing w:val="8"/>
            <w:highlight w:val="red"/>
            <w:rPrChange w:id="377" w:author="Marchenko, Sergey [Tengizchevroil]" w:date="2025-08-09T07:58:00Z" w16du:dateUtc="2025-08-09T02:58:00Z">
              <w:rPr>
                <w:spacing w:val="8"/>
                <w:position w:val="2"/>
              </w:rPr>
            </w:rPrChange>
          </w:rPr>
          <w:delText xml:space="preserve"> </w:delText>
        </w:r>
        <w:r w:rsidRPr="00946477" w:rsidDel="00946477">
          <w:rPr>
            <w:highlight w:val="red"/>
            <w:rPrChange w:id="378" w:author="Marchenko, Sergey [Tengizchevroil]" w:date="2025-08-09T07:58:00Z" w16du:dateUtc="2025-08-09T02:58:00Z">
              <w:rPr>
                <w:position w:val="2"/>
              </w:rPr>
            </w:rPrChange>
          </w:rPr>
          <w:delText>A</w:delText>
        </w:r>
        <w:r w:rsidRPr="00946477" w:rsidDel="00946477">
          <w:rPr>
            <w:spacing w:val="8"/>
            <w:highlight w:val="red"/>
            <w:rPrChange w:id="379" w:author="Marchenko, Sergey [Tengizchevroil]" w:date="2025-08-09T07:58:00Z" w16du:dateUtc="2025-08-09T02:58:00Z">
              <w:rPr>
                <w:spacing w:val="8"/>
                <w:position w:val="2"/>
              </w:rPr>
            </w:rPrChange>
          </w:rPr>
          <w:delText xml:space="preserve"> </w:delText>
        </w:r>
        <w:r w:rsidRPr="00946477" w:rsidDel="00946477">
          <w:rPr>
            <w:highlight w:val="red"/>
            <w:rPrChange w:id="380" w:author="Marchenko, Sergey [Tengizchevroil]" w:date="2025-08-09T07:58:00Z" w16du:dateUtc="2025-08-09T02:58:00Z">
              <w:rPr>
                <w:position w:val="2"/>
              </w:rPr>
            </w:rPrChange>
          </w:rPr>
          <w:delText>of</w:delText>
        </w:r>
        <w:r w:rsidRPr="00946477" w:rsidDel="00946477">
          <w:rPr>
            <w:spacing w:val="8"/>
            <w:highlight w:val="red"/>
            <w:rPrChange w:id="381" w:author="Marchenko, Sergey [Tengizchevroil]" w:date="2025-08-09T07:58:00Z" w16du:dateUtc="2025-08-09T02:58:00Z">
              <w:rPr>
                <w:spacing w:val="8"/>
                <w:position w:val="2"/>
              </w:rPr>
            </w:rPrChange>
          </w:rPr>
          <w:delText xml:space="preserve"> </w:delText>
        </w:r>
        <w:r w:rsidRPr="00946477" w:rsidDel="00946477">
          <w:rPr>
            <w:highlight w:val="red"/>
            <w:rPrChange w:id="382" w:author="Marchenko, Sergey [Tengizchevroil]" w:date="2025-08-09T07:58:00Z" w16du:dateUtc="2025-08-09T02:58:00Z">
              <w:rPr>
                <w:position w:val="2"/>
              </w:rPr>
            </w:rPrChange>
          </w:rPr>
          <w:delText>ASME</w:delText>
        </w:r>
        <w:r w:rsidRPr="00946477" w:rsidDel="00946477">
          <w:rPr>
            <w:spacing w:val="8"/>
            <w:highlight w:val="red"/>
            <w:rPrChange w:id="383" w:author="Marchenko, Sergey [Tengizchevroil]" w:date="2025-08-09T07:58:00Z" w16du:dateUtc="2025-08-09T02:58:00Z">
              <w:rPr>
                <w:spacing w:val="8"/>
                <w:position w:val="2"/>
              </w:rPr>
            </w:rPrChange>
          </w:rPr>
          <w:delText xml:space="preserve"> </w:delText>
        </w:r>
        <w:r w:rsidRPr="00946477" w:rsidDel="00946477">
          <w:rPr>
            <w:highlight w:val="red"/>
            <w:rPrChange w:id="384" w:author="Marchenko, Sergey [Tengizchevroil]" w:date="2025-08-09T07:58:00Z" w16du:dateUtc="2025-08-09T02:58:00Z">
              <w:rPr>
                <w:position w:val="2"/>
              </w:rPr>
            </w:rPrChange>
          </w:rPr>
          <w:delText>BPVC.</w:delText>
        </w:r>
        <w:r w:rsidRPr="00946477" w:rsidDel="00946477">
          <w:rPr>
            <w:spacing w:val="7"/>
            <w:highlight w:val="red"/>
            <w:rPrChange w:id="385" w:author="Marchenko, Sergey [Tengizchevroil]" w:date="2025-08-09T07:58:00Z" w16du:dateUtc="2025-08-09T02:58:00Z">
              <w:rPr>
                <w:spacing w:val="7"/>
                <w:position w:val="2"/>
              </w:rPr>
            </w:rPrChange>
          </w:rPr>
          <w:delText xml:space="preserve"> </w:delText>
        </w:r>
        <w:r w:rsidRPr="00946477" w:rsidDel="00946477">
          <w:rPr>
            <w:highlight w:val="red"/>
            <w:rPrChange w:id="386" w:author="Marchenko, Sergey [Tengizchevroil]" w:date="2025-08-09T07:58:00Z" w16du:dateUtc="2025-08-09T02:58:00Z">
              <w:rPr>
                <w:position w:val="2"/>
              </w:rPr>
            </w:rPrChange>
          </w:rPr>
          <w:delText>VIII.1</w:delText>
        </w:r>
        <w:r w:rsidRPr="00946477" w:rsidDel="00946477">
          <w:rPr>
            <w:spacing w:val="8"/>
            <w:highlight w:val="red"/>
            <w:rPrChange w:id="387" w:author="Marchenko, Sergey [Tengizchevroil]" w:date="2025-08-09T07:58:00Z" w16du:dateUtc="2025-08-09T02:58:00Z">
              <w:rPr>
                <w:spacing w:val="8"/>
                <w:position w:val="2"/>
              </w:rPr>
            </w:rPrChange>
          </w:rPr>
          <w:delText xml:space="preserve"> </w:delText>
        </w:r>
        <w:r w:rsidRPr="00946477" w:rsidDel="00946477">
          <w:rPr>
            <w:highlight w:val="red"/>
            <w:rPrChange w:id="388" w:author="Marchenko, Sergey [Tengizchevroil]" w:date="2025-08-09T07:58:00Z" w16du:dateUtc="2025-08-09T02:58:00Z">
              <w:rPr>
                <w:position w:val="2"/>
              </w:rPr>
            </w:rPrChange>
          </w:rPr>
          <w:delText>UCS-66</w:delText>
        </w:r>
        <w:r w:rsidRPr="00946477" w:rsidDel="00946477">
          <w:rPr>
            <w:spacing w:val="8"/>
            <w:highlight w:val="red"/>
            <w:rPrChange w:id="389" w:author="Marchenko, Sergey [Tengizchevroil]" w:date="2025-08-09T07:58:00Z" w16du:dateUtc="2025-08-09T02:58:00Z">
              <w:rPr>
                <w:spacing w:val="8"/>
                <w:position w:val="2"/>
              </w:rPr>
            </w:rPrChange>
          </w:rPr>
          <w:delText xml:space="preserve"> </w:delText>
        </w:r>
        <w:r w:rsidRPr="00946477" w:rsidDel="00946477">
          <w:rPr>
            <w:highlight w:val="red"/>
            <w:rPrChange w:id="390" w:author="Marchenko, Sergey [Tengizchevroil]" w:date="2025-08-09T07:58:00Z" w16du:dateUtc="2025-08-09T02:58:00Z">
              <w:rPr>
                <w:position w:val="2"/>
              </w:rPr>
            </w:rPrChange>
          </w:rPr>
          <w:delText>(e.g.,</w:delText>
        </w:r>
        <w:r w:rsidRPr="00946477" w:rsidDel="00946477">
          <w:rPr>
            <w:spacing w:val="8"/>
            <w:highlight w:val="red"/>
            <w:rPrChange w:id="391" w:author="Marchenko, Sergey [Tengizchevroil]" w:date="2025-08-09T07:58:00Z" w16du:dateUtc="2025-08-09T02:58:00Z">
              <w:rPr>
                <w:spacing w:val="8"/>
                <w:position w:val="2"/>
              </w:rPr>
            </w:rPrChange>
          </w:rPr>
          <w:delText xml:space="preserve"> </w:delText>
        </w:r>
        <w:r w:rsidRPr="00946477" w:rsidDel="00946477">
          <w:rPr>
            <w:highlight w:val="red"/>
            <w:rPrChange w:id="392" w:author="Marchenko, Sergey [Tengizchevroil]" w:date="2025-08-09T07:58:00Z" w16du:dateUtc="2025-08-09T02:58:00Z">
              <w:rPr>
                <w:position w:val="2"/>
              </w:rPr>
            </w:rPrChange>
          </w:rPr>
          <w:delText>as</w:delText>
        </w:r>
        <w:r w:rsidRPr="00946477" w:rsidDel="00946477">
          <w:rPr>
            <w:spacing w:val="8"/>
            <w:highlight w:val="red"/>
            <w:rPrChange w:id="393" w:author="Marchenko, Sergey [Tengizchevroil]" w:date="2025-08-09T07:58:00Z" w16du:dateUtc="2025-08-09T02:58:00Z">
              <w:rPr>
                <w:spacing w:val="8"/>
                <w:position w:val="2"/>
              </w:rPr>
            </w:rPrChange>
          </w:rPr>
          <w:delText xml:space="preserve"> </w:delText>
        </w:r>
        <w:r w:rsidRPr="00946477" w:rsidDel="00946477">
          <w:rPr>
            <w:highlight w:val="red"/>
            <w:rPrChange w:id="394" w:author="Marchenko, Sergey [Tengizchevroil]" w:date="2025-08-09T07:58:00Z" w16du:dateUtc="2025-08-09T02:58:00Z">
              <w:rPr>
                <w:position w:val="2"/>
              </w:rPr>
            </w:rPrChange>
          </w:rPr>
          <w:delText>forged</w:delText>
        </w:r>
        <w:r w:rsidRPr="00946477" w:rsidDel="00946477">
          <w:rPr>
            <w:spacing w:val="8"/>
            <w:highlight w:val="red"/>
            <w:rPrChange w:id="395" w:author="Marchenko, Sergey [Tengizchevroil]" w:date="2025-08-09T07:58:00Z" w16du:dateUtc="2025-08-09T02:58:00Z">
              <w:rPr>
                <w:spacing w:val="8"/>
                <w:position w:val="2"/>
              </w:rPr>
            </w:rPrChange>
          </w:rPr>
          <w:delText xml:space="preserve"> </w:delText>
        </w:r>
        <w:r w:rsidRPr="00946477" w:rsidDel="00946477">
          <w:rPr>
            <w:highlight w:val="red"/>
            <w:rPrChange w:id="396" w:author="Marchenko, Sergey [Tengizchevroil]" w:date="2025-08-09T07:58:00Z" w16du:dateUtc="2025-08-09T02:58:00Z">
              <w:rPr>
                <w:position w:val="2"/>
              </w:rPr>
            </w:rPrChange>
          </w:rPr>
          <w:delText>ASTM</w:delText>
        </w:r>
        <w:r w:rsidRPr="00946477" w:rsidDel="00946477">
          <w:rPr>
            <w:spacing w:val="8"/>
            <w:highlight w:val="red"/>
            <w:rPrChange w:id="397" w:author="Marchenko, Sergey [Tengizchevroil]" w:date="2025-08-09T07:58:00Z" w16du:dateUtc="2025-08-09T02:58:00Z">
              <w:rPr>
                <w:spacing w:val="8"/>
                <w:position w:val="2"/>
              </w:rPr>
            </w:rPrChange>
          </w:rPr>
          <w:delText xml:space="preserve"> </w:delText>
        </w:r>
        <w:r w:rsidRPr="00946477" w:rsidDel="00946477">
          <w:rPr>
            <w:highlight w:val="red"/>
            <w:rPrChange w:id="398" w:author="Marchenko, Sergey [Tengizchevroil]" w:date="2025-08-09T07:58:00Z" w16du:dateUtc="2025-08-09T02:58:00Z">
              <w:rPr>
                <w:position w:val="2"/>
              </w:rPr>
            </w:rPrChange>
          </w:rPr>
          <w:delText>A105)</w:delText>
        </w:r>
        <w:r w:rsidRPr="00946477" w:rsidDel="00946477">
          <w:rPr>
            <w:spacing w:val="8"/>
            <w:highlight w:val="red"/>
            <w:rPrChange w:id="399" w:author="Marchenko, Sergey [Tengizchevroil]" w:date="2025-08-09T07:58:00Z" w16du:dateUtc="2025-08-09T02:58:00Z">
              <w:rPr>
                <w:spacing w:val="8"/>
                <w:position w:val="2"/>
              </w:rPr>
            </w:rPrChange>
          </w:rPr>
          <w:delText xml:space="preserve"> </w:delText>
        </w:r>
        <w:r w:rsidRPr="00946477" w:rsidDel="00946477">
          <w:rPr>
            <w:highlight w:val="red"/>
            <w:rPrChange w:id="400" w:author="Marchenko, Sergey [Tengizchevroil]" w:date="2025-08-09T07:58:00Z" w16du:dateUtc="2025-08-09T02:58:00Z">
              <w:rPr>
                <w:position w:val="2"/>
              </w:rPr>
            </w:rPrChange>
          </w:rPr>
          <w:delText>is</w:delText>
        </w:r>
        <w:r w:rsidRPr="00946477" w:rsidDel="00946477">
          <w:rPr>
            <w:spacing w:val="7"/>
            <w:highlight w:val="red"/>
            <w:rPrChange w:id="401" w:author="Marchenko, Sergey [Tengizchevroil]" w:date="2025-08-09T07:58:00Z" w16du:dateUtc="2025-08-09T02:58:00Z">
              <w:rPr>
                <w:spacing w:val="7"/>
                <w:position w:val="2"/>
              </w:rPr>
            </w:rPrChange>
          </w:rPr>
          <w:delText xml:space="preserve"> </w:delText>
        </w:r>
        <w:r w:rsidRPr="00946477" w:rsidDel="00946477">
          <w:rPr>
            <w:highlight w:val="red"/>
            <w:rPrChange w:id="402" w:author="Marchenko, Sergey [Tengizchevroil]" w:date="2025-08-09T07:58:00Z" w16du:dateUtc="2025-08-09T02:58:00Z">
              <w:rPr>
                <w:position w:val="2"/>
              </w:rPr>
            </w:rPrChange>
          </w:rPr>
          <w:delText>out</w:delText>
        </w:r>
        <w:r w:rsidRPr="00946477" w:rsidDel="00946477">
          <w:rPr>
            <w:spacing w:val="8"/>
            <w:highlight w:val="red"/>
            <w:rPrChange w:id="403" w:author="Marchenko, Sergey [Tengizchevroil]" w:date="2025-08-09T07:58:00Z" w16du:dateUtc="2025-08-09T02:58:00Z">
              <w:rPr>
                <w:spacing w:val="8"/>
                <w:position w:val="2"/>
              </w:rPr>
            </w:rPrChange>
          </w:rPr>
          <w:delText xml:space="preserve"> </w:delText>
        </w:r>
        <w:r w:rsidRPr="00946477" w:rsidDel="00946477">
          <w:rPr>
            <w:highlight w:val="red"/>
            <w:rPrChange w:id="404" w:author="Marchenko, Sergey [Tengizchevroil]" w:date="2025-08-09T07:58:00Z" w16du:dateUtc="2025-08-09T02:58:00Z">
              <w:rPr>
                <w:position w:val="2"/>
              </w:rPr>
            </w:rPrChange>
          </w:rPr>
          <w:delText>of</w:delText>
        </w:r>
        <w:r w:rsidRPr="00946477" w:rsidDel="00946477">
          <w:rPr>
            <w:spacing w:val="8"/>
            <w:highlight w:val="red"/>
            <w:rPrChange w:id="405" w:author="Marchenko, Sergey [Tengizchevroil]" w:date="2025-08-09T07:58:00Z" w16du:dateUtc="2025-08-09T02:58:00Z">
              <w:rPr>
                <w:spacing w:val="8"/>
                <w:position w:val="2"/>
              </w:rPr>
            </w:rPrChange>
          </w:rPr>
          <w:delText xml:space="preserve"> </w:delText>
        </w:r>
        <w:r w:rsidRPr="00946477" w:rsidDel="00946477">
          <w:rPr>
            <w:spacing w:val="-2"/>
            <w:highlight w:val="red"/>
            <w:rPrChange w:id="406" w:author="Marchenko, Sergey [Tengizchevroil]" w:date="2025-08-09T07:58:00Z" w16du:dateUtc="2025-08-09T02:58:00Z">
              <w:rPr>
                <w:spacing w:val="-2"/>
                <w:position w:val="2"/>
              </w:rPr>
            </w:rPrChange>
          </w:rPr>
          <w:delText>scope.</w:delText>
        </w:r>
      </w:del>
    </w:p>
    <w:p w14:paraId="4A5A8675" w14:textId="321A797A" w:rsidR="005B0358" w:rsidRPr="00946477" w:rsidDel="00946477" w:rsidRDefault="00BC0477">
      <w:pPr>
        <w:pStyle w:val="ListParagraph"/>
        <w:ind w:left="1134" w:firstLine="0"/>
        <w:rPr>
          <w:del w:id="407" w:author="Marchenko, Sergey [Tengizchevroil]" w:date="2025-08-09T07:58:00Z" w16du:dateUtc="2025-08-09T02:58:00Z"/>
          <w:highlight w:val="red"/>
          <w:rPrChange w:id="408" w:author="Marchenko, Sergey [Tengizchevroil]" w:date="2025-08-09T07:58:00Z" w16du:dateUtc="2025-08-09T02:58:00Z">
            <w:rPr>
              <w:del w:id="409" w:author="Marchenko, Sergey [Tengizchevroil]" w:date="2025-08-09T07:58:00Z" w16du:dateUtc="2025-08-09T02:58:00Z"/>
            </w:rPr>
          </w:rPrChange>
        </w:rPr>
        <w:pPrChange w:id="410" w:author="Marchenko, Sergey [Tengizchevroil]" w:date="2025-08-09T07:59:00Z" w16du:dateUtc="2025-08-09T02:59:00Z">
          <w:pPr>
            <w:pStyle w:val="ListParagraph"/>
            <w:numPr>
              <w:ilvl w:val="3"/>
              <w:numId w:val="20"/>
            </w:numPr>
            <w:spacing w:before="120" w:after="120"/>
            <w:ind w:left="1701" w:hanging="284"/>
          </w:pPr>
        </w:pPrChange>
      </w:pPr>
      <w:del w:id="411" w:author="Marchenko, Sergey [Tengizchevroil]" w:date="2025-08-09T07:58:00Z" w16du:dateUtc="2025-08-09T02:58:00Z">
        <w:r w:rsidRPr="00946477" w:rsidDel="00946477">
          <w:rPr>
            <w:highlight w:val="red"/>
            <w:rPrChange w:id="412" w:author="Marchenko, Sergey [Tengizchevroil]" w:date="2025-08-09T07:58:00Z" w16du:dateUtc="2025-08-09T02:58:00Z">
              <w:rPr>
                <w:position w:val="2"/>
              </w:rPr>
            </w:rPrChange>
          </w:rPr>
          <w:delText>P1</w:delText>
        </w:r>
        <w:r w:rsidRPr="00946477" w:rsidDel="00946477">
          <w:rPr>
            <w:spacing w:val="8"/>
            <w:highlight w:val="red"/>
            <w:rPrChange w:id="413" w:author="Marchenko, Sergey [Tengizchevroil]" w:date="2025-08-09T07:58:00Z" w16du:dateUtc="2025-08-09T02:58:00Z">
              <w:rPr>
                <w:spacing w:val="8"/>
                <w:position w:val="2"/>
              </w:rPr>
            </w:rPrChange>
          </w:rPr>
          <w:delText xml:space="preserve"> </w:delText>
        </w:r>
        <w:r w:rsidRPr="00946477" w:rsidDel="00946477">
          <w:rPr>
            <w:highlight w:val="red"/>
            <w:rPrChange w:id="414" w:author="Marchenko, Sergey [Tengizchevroil]" w:date="2025-08-09T07:58:00Z" w16du:dateUtc="2025-08-09T02:58:00Z">
              <w:rPr>
                <w:position w:val="2"/>
              </w:rPr>
            </w:rPrChange>
          </w:rPr>
          <w:delText>materials</w:delText>
        </w:r>
        <w:r w:rsidRPr="00946477" w:rsidDel="00946477">
          <w:rPr>
            <w:spacing w:val="9"/>
            <w:highlight w:val="red"/>
            <w:rPrChange w:id="415" w:author="Marchenko, Sergey [Tengizchevroil]" w:date="2025-08-09T07:58:00Z" w16du:dateUtc="2025-08-09T02:58:00Z">
              <w:rPr>
                <w:spacing w:val="9"/>
                <w:position w:val="2"/>
              </w:rPr>
            </w:rPrChange>
          </w:rPr>
          <w:delText xml:space="preserve"> </w:delText>
        </w:r>
        <w:r w:rsidRPr="00946477" w:rsidDel="00946477">
          <w:rPr>
            <w:highlight w:val="red"/>
            <w:rPrChange w:id="416" w:author="Marchenko, Sergey [Tengizchevroil]" w:date="2025-08-09T07:58:00Z" w16du:dateUtc="2025-08-09T02:58:00Z">
              <w:rPr>
                <w:position w:val="2"/>
              </w:rPr>
            </w:rPrChange>
          </w:rPr>
          <w:delText>on</w:delText>
        </w:r>
        <w:r w:rsidRPr="00946477" w:rsidDel="00946477">
          <w:rPr>
            <w:spacing w:val="9"/>
            <w:highlight w:val="red"/>
            <w:rPrChange w:id="417" w:author="Marchenko, Sergey [Tengizchevroil]" w:date="2025-08-09T07:58:00Z" w16du:dateUtc="2025-08-09T02:58:00Z">
              <w:rPr>
                <w:spacing w:val="9"/>
                <w:position w:val="2"/>
              </w:rPr>
            </w:rPrChange>
          </w:rPr>
          <w:delText xml:space="preserve"> </w:delText>
        </w:r>
        <w:r w:rsidRPr="00946477" w:rsidDel="00946477">
          <w:rPr>
            <w:highlight w:val="red"/>
            <w:rPrChange w:id="418" w:author="Marchenko, Sergey [Tengizchevroil]" w:date="2025-08-09T07:58:00Z" w16du:dateUtc="2025-08-09T02:58:00Z">
              <w:rPr>
                <w:position w:val="2"/>
              </w:rPr>
            </w:rPrChange>
          </w:rPr>
          <w:delText>Curve</w:delText>
        </w:r>
        <w:r w:rsidRPr="00946477" w:rsidDel="00946477">
          <w:rPr>
            <w:spacing w:val="9"/>
            <w:highlight w:val="red"/>
            <w:rPrChange w:id="419" w:author="Marchenko, Sergey [Tengizchevroil]" w:date="2025-08-09T07:58:00Z" w16du:dateUtc="2025-08-09T02:58:00Z">
              <w:rPr>
                <w:spacing w:val="9"/>
                <w:position w:val="2"/>
              </w:rPr>
            </w:rPrChange>
          </w:rPr>
          <w:delText xml:space="preserve"> </w:delText>
        </w:r>
        <w:r w:rsidRPr="00946477" w:rsidDel="00946477">
          <w:rPr>
            <w:highlight w:val="red"/>
            <w:rPrChange w:id="420" w:author="Marchenko, Sergey [Tengizchevroil]" w:date="2025-08-09T07:58:00Z" w16du:dateUtc="2025-08-09T02:58:00Z">
              <w:rPr>
                <w:position w:val="2"/>
              </w:rPr>
            </w:rPrChange>
          </w:rPr>
          <w:delText>B</w:delText>
        </w:r>
        <w:r w:rsidRPr="00946477" w:rsidDel="00946477">
          <w:rPr>
            <w:spacing w:val="9"/>
            <w:highlight w:val="red"/>
            <w:rPrChange w:id="421" w:author="Marchenko, Sergey [Tengizchevroil]" w:date="2025-08-09T07:58:00Z" w16du:dateUtc="2025-08-09T02:58:00Z">
              <w:rPr>
                <w:spacing w:val="9"/>
                <w:position w:val="2"/>
              </w:rPr>
            </w:rPrChange>
          </w:rPr>
          <w:delText xml:space="preserve"> </w:delText>
        </w:r>
        <w:r w:rsidRPr="00946477" w:rsidDel="00946477">
          <w:rPr>
            <w:highlight w:val="red"/>
            <w:rPrChange w:id="422" w:author="Marchenko, Sergey [Tengizchevroil]" w:date="2025-08-09T07:58:00Z" w16du:dateUtc="2025-08-09T02:58:00Z">
              <w:rPr>
                <w:position w:val="2"/>
              </w:rPr>
            </w:rPrChange>
          </w:rPr>
          <w:delText>of</w:delText>
        </w:r>
        <w:r w:rsidRPr="00946477" w:rsidDel="00946477">
          <w:rPr>
            <w:spacing w:val="9"/>
            <w:highlight w:val="red"/>
            <w:rPrChange w:id="423" w:author="Marchenko, Sergey [Tengizchevroil]" w:date="2025-08-09T07:58:00Z" w16du:dateUtc="2025-08-09T02:58:00Z">
              <w:rPr>
                <w:spacing w:val="9"/>
                <w:position w:val="2"/>
              </w:rPr>
            </w:rPrChange>
          </w:rPr>
          <w:delText xml:space="preserve"> </w:delText>
        </w:r>
        <w:r w:rsidRPr="00946477" w:rsidDel="00946477">
          <w:rPr>
            <w:highlight w:val="red"/>
            <w:rPrChange w:id="424" w:author="Marchenko, Sergey [Tengizchevroil]" w:date="2025-08-09T07:58:00Z" w16du:dateUtc="2025-08-09T02:58:00Z">
              <w:rPr>
                <w:position w:val="2"/>
              </w:rPr>
            </w:rPrChange>
          </w:rPr>
          <w:delText>ASME</w:delText>
        </w:r>
        <w:r w:rsidRPr="00946477" w:rsidDel="00946477">
          <w:rPr>
            <w:spacing w:val="9"/>
            <w:highlight w:val="red"/>
            <w:rPrChange w:id="425" w:author="Marchenko, Sergey [Tengizchevroil]" w:date="2025-08-09T07:58:00Z" w16du:dateUtc="2025-08-09T02:58:00Z">
              <w:rPr>
                <w:spacing w:val="9"/>
                <w:position w:val="2"/>
              </w:rPr>
            </w:rPrChange>
          </w:rPr>
          <w:delText xml:space="preserve"> </w:delText>
        </w:r>
        <w:r w:rsidRPr="00946477" w:rsidDel="00946477">
          <w:rPr>
            <w:highlight w:val="red"/>
            <w:rPrChange w:id="426" w:author="Marchenko, Sergey [Tengizchevroil]" w:date="2025-08-09T07:58:00Z" w16du:dateUtc="2025-08-09T02:58:00Z">
              <w:rPr>
                <w:position w:val="2"/>
              </w:rPr>
            </w:rPrChange>
          </w:rPr>
          <w:delText>BPVC.</w:delText>
        </w:r>
        <w:r w:rsidRPr="00946477" w:rsidDel="00946477">
          <w:rPr>
            <w:spacing w:val="9"/>
            <w:highlight w:val="red"/>
            <w:rPrChange w:id="427" w:author="Marchenko, Sergey [Tengizchevroil]" w:date="2025-08-09T07:58:00Z" w16du:dateUtc="2025-08-09T02:58:00Z">
              <w:rPr>
                <w:spacing w:val="9"/>
                <w:position w:val="2"/>
              </w:rPr>
            </w:rPrChange>
          </w:rPr>
          <w:delText xml:space="preserve"> </w:delText>
        </w:r>
        <w:r w:rsidRPr="00946477" w:rsidDel="00946477">
          <w:rPr>
            <w:highlight w:val="red"/>
            <w:rPrChange w:id="428" w:author="Marchenko, Sergey [Tengizchevroil]" w:date="2025-08-09T07:58:00Z" w16du:dateUtc="2025-08-09T02:58:00Z">
              <w:rPr>
                <w:position w:val="2"/>
              </w:rPr>
            </w:rPrChange>
          </w:rPr>
          <w:delText>VIII.1</w:delText>
        </w:r>
        <w:r w:rsidRPr="00946477" w:rsidDel="00946477">
          <w:rPr>
            <w:spacing w:val="9"/>
            <w:highlight w:val="red"/>
            <w:rPrChange w:id="429" w:author="Marchenko, Sergey [Tengizchevroil]" w:date="2025-08-09T07:58:00Z" w16du:dateUtc="2025-08-09T02:58:00Z">
              <w:rPr>
                <w:spacing w:val="9"/>
                <w:position w:val="2"/>
              </w:rPr>
            </w:rPrChange>
          </w:rPr>
          <w:delText xml:space="preserve"> </w:delText>
        </w:r>
        <w:r w:rsidRPr="00946477" w:rsidDel="00946477">
          <w:rPr>
            <w:highlight w:val="red"/>
            <w:rPrChange w:id="430" w:author="Marchenko, Sergey [Tengizchevroil]" w:date="2025-08-09T07:58:00Z" w16du:dateUtc="2025-08-09T02:58:00Z">
              <w:rPr>
                <w:position w:val="2"/>
              </w:rPr>
            </w:rPrChange>
          </w:rPr>
          <w:delText>UCS-66</w:delText>
        </w:r>
        <w:r w:rsidRPr="00946477" w:rsidDel="00946477">
          <w:rPr>
            <w:spacing w:val="9"/>
            <w:highlight w:val="red"/>
            <w:rPrChange w:id="431" w:author="Marchenko, Sergey [Tengizchevroil]" w:date="2025-08-09T07:58:00Z" w16du:dateUtc="2025-08-09T02:58:00Z">
              <w:rPr>
                <w:spacing w:val="9"/>
                <w:position w:val="2"/>
              </w:rPr>
            </w:rPrChange>
          </w:rPr>
          <w:delText xml:space="preserve"> </w:delText>
        </w:r>
        <w:r w:rsidRPr="00946477" w:rsidDel="00946477">
          <w:rPr>
            <w:highlight w:val="red"/>
            <w:rPrChange w:id="432" w:author="Marchenko, Sergey [Tengizchevroil]" w:date="2025-08-09T07:58:00Z" w16du:dateUtc="2025-08-09T02:58:00Z">
              <w:rPr>
                <w:position w:val="2"/>
              </w:rPr>
            </w:rPrChange>
          </w:rPr>
          <w:delText>(e.g.,</w:delText>
        </w:r>
        <w:r w:rsidRPr="00946477" w:rsidDel="00946477">
          <w:rPr>
            <w:spacing w:val="9"/>
            <w:highlight w:val="red"/>
            <w:rPrChange w:id="433" w:author="Marchenko, Sergey [Tengizchevroil]" w:date="2025-08-09T07:58:00Z" w16du:dateUtc="2025-08-09T02:58:00Z">
              <w:rPr>
                <w:spacing w:val="9"/>
                <w:position w:val="2"/>
              </w:rPr>
            </w:rPrChange>
          </w:rPr>
          <w:delText xml:space="preserve"> </w:delText>
        </w:r>
        <w:r w:rsidRPr="00946477" w:rsidDel="00946477">
          <w:rPr>
            <w:highlight w:val="red"/>
            <w:rPrChange w:id="434" w:author="Marchenko, Sergey [Tengizchevroil]" w:date="2025-08-09T07:58:00Z" w16du:dateUtc="2025-08-09T02:58:00Z">
              <w:rPr>
                <w:position w:val="2"/>
              </w:rPr>
            </w:rPrChange>
          </w:rPr>
          <w:delText>ASTM</w:delText>
        </w:r>
        <w:r w:rsidRPr="00946477" w:rsidDel="00946477">
          <w:rPr>
            <w:spacing w:val="9"/>
            <w:highlight w:val="red"/>
            <w:rPrChange w:id="435" w:author="Marchenko, Sergey [Tengizchevroil]" w:date="2025-08-09T07:58:00Z" w16du:dateUtc="2025-08-09T02:58:00Z">
              <w:rPr>
                <w:spacing w:val="9"/>
                <w:position w:val="2"/>
              </w:rPr>
            </w:rPrChange>
          </w:rPr>
          <w:delText xml:space="preserve"> </w:delText>
        </w:r>
        <w:r w:rsidRPr="00946477" w:rsidDel="00946477">
          <w:rPr>
            <w:highlight w:val="red"/>
            <w:rPrChange w:id="436" w:author="Marchenko, Sergey [Tengizchevroil]" w:date="2025-08-09T07:58:00Z" w16du:dateUtc="2025-08-09T02:58:00Z">
              <w:rPr>
                <w:position w:val="2"/>
              </w:rPr>
            </w:rPrChange>
          </w:rPr>
          <w:delText>A105N,</w:delText>
        </w:r>
        <w:r w:rsidRPr="00946477" w:rsidDel="00946477">
          <w:rPr>
            <w:spacing w:val="9"/>
            <w:highlight w:val="red"/>
            <w:rPrChange w:id="437" w:author="Marchenko, Sergey [Tengizchevroil]" w:date="2025-08-09T07:58:00Z" w16du:dateUtc="2025-08-09T02:58:00Z">
              <w:rPr>
                <w:spacing w:val="9"/>
                <w:position w:val="2"/>
              </w:rPr>
            </w:rPrChange>
          </w:rPr>
          <w:delText xml:space="preserve"> </w:delText>
        </w:r>
        <w:r w:rsidRPr="00946477" w:rsidDel="00946477">
          <w:rPr>
            <w:highlight w:val="red"/>
            <w:rPrChange w:id="438" w:author="Marchenko, Sergey [Tengizchevroil]" w:date="2025-08-09T07:58:00Z" w16du:dateUtc="2025-08-09T02:58:00Z">
              <w:rPr>
                <w:position w:val="2"/>
              </w:rPr>
            </w:rPrChange>
          </w:rPr>
          <w:delText>ASTM</w:delText>
        </w:r>
        <w:r w:rsidRPr="00946477" w:rsidDel="00946477">
          <w:rPr>
            <w:spacing w:val="9"/>
            <w:highlight w:val="red"/>
            <w:rPrChange w:id="439" w:author="Marchenko, Sergey [Tengizchevroil]" w:date="2025-08-09T07:58:00Z" w16du:dateUtc="2025-08-09T02:58:00Z">
              <w:rPr>
                <w:spacing w:val="9"/>
                <w:position w:val="2"/>
              </w:rPr>
            </w:rPrChange>
          </w:rPr>
          <w:delText xml:space="preserve"> </w:delText>
        </w:r>
        <w:r w:rsidRPr="00946477" w:rsidDel="00946477">
          <w:rPr>
            <w:highlight w:val="red"/>
            <w:rPrChange w:id="440" w:author="Marchenko, Sergey [Tengizchevroil]" w:date="2025-08-09T07:58:00Z" w16du:dateUtc="2025-08-09T02:58:00Z">
              <w:rPr>
                <w:position w:val="2"/>
              </w:rPr>
            </w:rPrChange>
          </w:rPr>
          <w:delText>A106</w:delText>
        </w:r>
        <w:r w:rsidRPr="00946477" w:rsidDel="00946477">
          <w:rPr>
            <w:spacing w:val="9"/>
            <w:highlight w:val="red"/>
            <w:rPrChange w:id="441" w:author="Marchenko, Sergey [Tengizchevroil]" w:date="2025-08-09T07:58:00Z" w16du:dateUtc="2025-08-09T02:58:00Z">
              <w:rPr>
                <w:spacing w:val="9"/>
                <w:position w:val="2"/>
              </w:rPr>
            </w:rPrChange>
          </w:rPr>
          <w:delText xml:space="preserve"> </w:delText>
        </w:r>
        <w:r w:rsidRPr="00946477" w:rsidDel="00946477">
          <w:rPr>
            <w:highlight w:val="red"/>
            <w:rPrChange w:id="442" w:author="Marchenko, Sergey [Tengizchevroil]" w:date="2025-08-09T07:58:00Z" w16du:dateUtc="2025-08-09T02:58:00Z">
              <w:rPr>
                <w:position w:val="2"/>
              </w:rPr>
            </w:rPrChange>
          </w:rPr>
          <w:delText>Gr.</w:delText>
        </w:r>
        <w:r w:rsidRPr="00946477" w:rsidDel="00946477">
          <w:rPr>
            <w:spacing w:val="9"/>
            <w:highlight w:val="red"/>
            <w:rPrChange w:id="443" w:author="Marchenko, Sergey [Tengizchevroil]" w:date="2025-08-09T07:58:00Z" w16du:dateUtc="2025-08-09T02:58:00Z">
              <w:rPr>
                <w:spacing w:val="9"/>
                <w:position w:val="2"/>
              </w:rPr>
            </w:rPrChange>
          </w:rPr>
          <w:delText xml:space="preserve"> </w:delText>
        </w:r>
        <w:r w:rsidRPr="00946477" w:rsidDel="00946477">
          <w:rPr>
            <w:spacing w:val="-5"/>
            <w:highlight w:val="red"/>
            <w:rPrChange w:id="444" w:author="Marchenko, Sergey [Tengizchevroil]" w:date="2025-08-09T07:58:00Z" w16du:dateUtc="2025-08-09T02:58:00Z">
              <w:rPr>
                <w:spacing w:val="-5"/>
                <w:position w:val="2"/>
              </w:rPr>
            </w:rPrChange>
          </w:rPr>
          <w:delText>B)</w:delText>
        </w:r>
        <w:r w:rsidR="00A03706" w:rsidRPr="00946477" w:rsidDel="00946477">
          <w:rPr>
            <w:spacing w:val="-5"/>
            <w:highlight w:val="red"/>
            <w:rPrChange w:id="445" w:author="Marchenko, Sergey [Tengizchevroil]" w:date="2025-08-09T07:58:00Z" w16du:dateUtc="2025-08-09T02:58:00Z">
              <w:rPr>
                <w:spacing w:val="-5"/>
                <w:position w:val="2"/>
              </w:rPr>
            </w:rPrChange>
          </w:rPr>
          <w:delText xml:space="preserve"> </w:delText>
        </w:r>
        <w:r w:rsidRPr="00946477" w:rsidDel="00946477">
          <w:rPr>
            <w:highlight w:val="red"/>
            <w:rPrChange w:id="446" w:author="Marchenko, Sergey [Tengizchevroil]" w:date="2025-08-09T07:58:00Z" w16du:dateUtc="2025-08-09T02:58:00Z">
              <w:rPr/>
            </w:rPrChange>
          </w:rPr>
          <w:delText>thickness</w:delText>
        </w:r>
        <w:r w:rsidRPr="00946477" w:rsidDel="00946477">
          <w:rPr>
            <w:spacing w:val="7"/>
            <w:highlight w:val="red"/>
            <w:rPrChange w:id="447" w:author="Marchenko, Sergey [Tengizchevroil]" w:date="2025-08-09T07:58:00Z" w16du:dateUtc="2025-08-09T02:58:00Z">
              <w:rPr>
                <w:spacing w:val="7"/>
              </w:rPr>
            </w:rPrChange>
          </w:rPr>
          <w:delText xml:space="preserve"> </w:delText>
        </w:r>
        <w:r w:rsidRPr="00946477" w:rsidDel="00946477">
          <w:rPr>
            <w:highlight w:val="red"/>
            <w:rPrChange w:id="448" w:author="Marchenko, Sergey [Tengizchevroil]" w:date="2025-08-09T07:58:00Z" w16du:dateUtc="2025-08-09T02:58:00Z">
              <w:rPr/>
            </w:rPrChange>
          </w:rPr>
          <w:delText>3/4</w:delText>
        </w:r>
        <w:r w:rsidRPr="00946477" w:rsidDel="00946477">
          <w:rPr>
            <w:spacing w:val="8"/>
            <w:highlight w:val="red"/>
            <w:rPrChange w:id="449" w:author="Marchenko, Sergey [Tengizchevroil]" w:date="2025-08-09T07:58:00Z" w16du:dateUtc="2025-08-09T02:58:00Z">
              <w:rPr>
                <w:spacing w:val="8"/>
              </w:rPr>
            </w:rPrChange>
          </w:rPr>
          <w:delText xml:space="preserve"> </w:delText>
        </w:r>
        <w:r w:rsidRPr="00946477" w:rsidDel="00946477">
          <w:rPr>
            <w:highlight w:val="red"/>
            <w:rPrChange w:id="450" w:author="Marchenko, Sergey [Tengizchevroil]" w:date="2025-08-09T07:58:00Z" w16du:dateUtc="2025-08-09T02:58:00Z">
              <w:rPr/>
            </w:rPrChange>
          </w:rPr>
          <w:delText>in.</w:delText>
        </w:r>
        <w:r w:rsidRPr="00946477" w:rsidDel="00946477">
          <w:rPr>
            <w:spacing w:val="8"/>
            <w:highlight w:val="red"/>
            <w:rPrChange w:id="451" w:author="Marchenko, Sergey [Tengizchevroil]" w:date="2025-08-09T07:58:00Z" w16du:dateUtc="2025-08-09T02:58:00Z">
              <w:rPr>
                <w:spacing w:val="8"/>
              </w:rPr>
            </w:rPrChange>
          </w:rPr>
          <w:delText xml:space="preserve"> </w:delText>
        </w:r>
        <w:r w:rsidRPr="00946477" w:rsidDel="00946477">
          <w:rPr>
            <w:highlight w:val="red"/>
            <w:rPrChange w:id="452" w:author="Marchenko, Sergey [Tengizchevroil]" w:date="2025-08-09T07:58:00Z" w16du:dateUtc="2025-08-09T02:58:00Z">
              <w:rPr/>
            </w:rPrChange>
          </w:rPr>
          <w:delText>to</w:delText>
        </w:r>
        <w:r w:rsidRPr="00946477" w:rsidDel="00946477">
          <w:rPr>
            <w:spacing w:val="8"/>
            <w:highlight w:val="red"/>
            <w:rPrChange w:id="453" w:author="Marchenko, Sergey [Tengizchevroil]" w:date="2025-08-09T07:58:00Z" w16du:dateUtc="2025-08-09T02:58:00Z">
              <w:rPr>
                <w:spacing w:val="8"/>
              </w:rPr>
            </w:rPrChange>
          </w:rPr>
          <w:delText xml:space="preserve"> </w:delText>
        </w:r>
        <w:r w:rsidRPr="00946477" w:rsidDel="00946477">
          <w:rPr>
            <w:highlight w:val="red"/>
            <w:rPrChange w:id="454" w:author="Marchenko, Sergey [Tengizchevroil]" w:date="2025-08-09T07:58:00Z" w16du:dateUtc="2025-08-09T02:58:00Z">
              <w:rPr/>
            </w:rPrChange>
          </w:rPr>
          <w:delText>1.0</w:delText>
        </w:r>
        <w:r w:rsidRPr="00946477" w:rsidDel="00946477">
          <w:rPr>
            <w:spacing w:val="8"/>
            <w:highlight w:val="red"/>
            <w:rPrChange w:id="455" w:author="Marchenko, Sergey [Tengizchevroil]" w:date="2025-08-09T07:58:00Z" w16du:dateUtc="2025-08-09T02:58:00Z">
              <w:rPr>
                <w:spacing w:val="8"/>
              </w:rPr>
            </w:rPrChange>
          </w:rPr>
          <w:delText xml:space="preserve"> </w:delText>
        </w:r>
        <w:r w:rsidRPr="00946477" w:rsidDel="00946477">
          <w:rPr>
            <w:highlight w:val="red"/>
            <w:rPrChange w:id="456" w:author="Marchenko, Sergey [Tengizchevroil]" w:date="2025-08-09T07:58:00Z" w16du:dateUtc="2025-08-09T02:58:00Z">
              <w:rPr/>
            </w:rPrChange>
          </w:rPr>
          <w:delText>in.</w:delText>
        </w:r>
        <w:r w:rsidRPr="00946477" w:rsidDel="00946477">
          <w:rPr>
            <w:spacing w:val="8"/>
            <w:highlight w:val="red"/>
            <w:rPrChange w:id="457" w:author="Marchenko, Sergey [Tengizchevroil]" w:date="2025-08-09T07:58:00Z" w16du:dateUtc="2025-08-09T02:58:00Z">
              <w:rPr>
                <w:spacing w:val="8"/>
              </w:rPr>
            </w:rPrChange>
          </w:rPr>
          <w:delText xml:space="preserve"> </w:delText>
        </w:r>
        <w:r w:rsidRPr="00946477" w:rsidDel="00946477">
          <w:rPr>
            <w:highlight w:val="red"/>
            <w:rPrChange w:id="458" w:author="Marchenko, Sergey [Tengizchevroil]" w:date="2025-08-09T07:58:00Z" w16du:dateUtc="2025-08-09T02:58:00Z">
              <w:rPr/>
            </w:rPrChange>
          </w:rPr>
          <w:delText>when</w:delText>
        </w:r>
        <w:r w:rsidRPr="00946477" w:rsidDel="00946477">
          <w:rPr>
            <w:spacing w:val="7"/>
            <w:highlight w:val="red"/>
            <w:rPrChange w:id="459" w:author="Marchenko, Sergey [Tengizchevroil]" w:date="2025-08-09T07:58:00Z" w16du:dateUtc="2025-08-09T02:58:00Z">
              <w:rPr>
                <w:spacing w:val="7"/>
              </w:rPr>
            </w:rPrChange>
          </w:rPr>
          <w:delText xml:space="preserve"> </w:delText>
        </w:r>
        <w:r w:rsidRPr="00946477" w:rsidDel="00946477">
          <w:rPr>
            <w:highlight w:val="red"/>
            <w:rPrChange w:id="460" w:author="Marchenko, Sergey [Tengizchevroil]" w:date="2025-08-09T07:58:00Z" w16du:dateUtc="2025-08-09T02:58:00Z">
              <w:rPr/>
            </w:rPrChange>
          </w:rPr>
          <w:delText>minimum</w:delText>
        </w:r>
        <w:r w:rsidRPr="00946477" w:rsidDel="00946477">
          <w:rPr>
            <w:spacing w:val="8"/>
            <w:highlight w:val="red"/>
            <w:rPrChange w:id="461" w:author="Marchenko, Sergey [Tengizchevroil]" w:date="2025-08-09T07:58:00Z" w16du:dateUtc="2025-08-09T02:58:00Z">
              <w:rPr>
                <w:spacing w:val="8"/>
              </w:rPr>
            </w:rPrChange>
          </w:rPr>
          <w:delText xml:space="preserve"> </w:delText>
        </w:r>
        <w:r w:rsidRPr="00946477" w:rsidDel="00946477">
          <w:rPr>
            <w:highlight w:val="red"/>
            <w:rPrChange w:id="462" w:author="Marchenko, Sergey [Tengizchevroil]" w:date="2025-08-09T07:58:00Z" w16du:dateUtc="2025-08-09T02:58:00Z">
              <w:rPr/>
            </w:rPrChange>
          </w:rPr>
          <w:delText>design</w:delText>
        </w:r>
        <w:r w:rsidRPr="00946477" w:rsidDel="00946477">
          <w:rPr>
            <w:spacing w:val="8"/>
            <w:highlight w:val="red"/>
            <w:rPrChange w:id="463" w:author="Marchenko, Sergey [Tengizchevroil]" w:date="2025-08-09T07:58:00Z" w16du:dateUtc="2025-08-09T02:58:00Z">
              <w:rPr>
                <w:spacing w:val="8"/>
              </w:rPr>
            </w:rPrChange>
          </w:rPr>
          <w:delText xml:space="preserve"> </w:delText>
        </w:r>
        <w:r w:rsidRPr="00946477" w:rsidDel="00946477">
          <w:rPr>
            <w:highlight w:val="red"/>
            <w:rPrChange w:id="464" w:author="Marchenko, Sergey [Tengizchevroil]" w:date="2025-08-09T07:58:00Z" w16du:dateUtc="2025-08-09T02:58:00Z">
              <w:rPr/>
            </w:rPrChange>
          </w:rPr>
          <w:delText>metal</w:delText>
        </w:r>
        <w:r w:rsidRPr="00946477" w:rsidDel="00946477">
          <w:rPr>
            <w:spacing w:val="8"/>
            <w:highlight w:val="red"/>
            <w:rPrChange w:id="465" w:author="Marchenko, Sergey [Tengizchevroil]" w:date="2025-08-09T07:58:00Z" w16du:dateUtc="2025-08-09T02:58:00Z">
              <w:rPr>
                <w:spacing w:val="8"/>
              </w:rPr>
            </w:rPrChange>
          </w:rPr>
          <w:delText xml:space="preserve"> </w:delText>
        </w:r>
        <w:r w:rsidRPr="00946477" w:rsidDel="00946477">
          <w:rPr>
            <w:highlight w:val="red"/>
            <w:rPrChange w:id="466" w:author="Marchenko, Sergey [Tengizchevroil]" w:date="2025-08-09T07:58:00Z" w16du:dateUtc="2025-08-09T02:58:00Z">
              <w:rPr/>
            </w:rPrChange>
          </w:rPr>
          <w:delText>temperature</w:delText>
        </w:r>
        <w:r w:rsidRPr="00946477" w:rsidDel="00946477">
          <w:rPr>
            <w:spacing w:val="8"/>
            <w:highlight w:val="red"/>
            <w:rPrChange w:id="467" w:author="Marchenko, Sergey [Tengizchevroil]" w:date="2025-08-09T07:58:00Z" w16du:dateUtc="2025-08-09T02:58:00Z">
              <w:rPr>
                <w:spacing w:val="8"/>
              </w:rPr>
            </w:rPrChange>
          </w:rPr>
          <w:delText xml:space="preserve"> </w:delText>
        </w:r>
        <w:r w:rsidRPr="00946477" w:rsidDel="00946477">
          <w:rPr>
            <w:highlight w:val="red"/>
            <w:rPrChange w:id="468" w:author="Marchenko, Sergey [Tengizchevroil]" w:date="2025-08-09T07:58:00Z" w16du:dateUtc="2025-08-09T02:58:00Z">
              <w:rPr/>
            </w:rPrChange>
          </w:rPr>
          <w:delText>(MDMT)</w:delText>
        </w:r>
        <w:r w:rsidRPr="00946477" w:rsidDel="00946477">
          <w:rPr>
            <w:spacing w:val="7"/>
            <w:highlight w:val="red"/>
            <w:rPrChange w:id="469" w:author="Marchenko, Sergey [Tengizchevroil]" w:date="2025-08-09T07:58:00Z" w16du:dateUtc="2025-08-09T02:58:00Z">
              <w:rPr>
                <w:spacing w:val="7"/>
              </w:rPr>
            </w:rPrChange>
          </w:rPr>
          <w:delText xml:space="preserve"> </w:delText>
        </w:r>
        <w:r w:rsidRPr="00946477" w:rsidDel="00946477">
          <w:rPr>
            <w:highlight w:val="red"/>
            <w:rPrChange w:id="470" w:author="Marchenko, Sergey [Tengizchevroil]" w:date="2025-08-09T07:58:00Z" w16du:dateUtc="2025-08-09T02:58:00Z">
              <w:rPr/>
            </w:rPrChange>
          </w:rPr>
          <w:delText>is</w:delText>
        </w:r>
        <w:r w:rsidRPr="00946477" w:rsidDel="00946477">
          <w:rPr>
            <w:spacing w:val="8"/>
            <w:highlight w:val="red"/>
            <w:rPrChange w:id="471" w:author="Marchenko, Sergey [Tengizchevroil]" w:date="2025-08-09T07:58:00Z" w16du:dateUtc="2025-08-09T02:58:00Z">
              <w:rPr>
                <w:spacing w:val="8"/>
              </w:rPr>
            </w:rPrChange>
          </w:rPr>
          <w:delText xml:space="preserve"> </w:delText>
        </w:r>
        <w:r w:rsidRPr="00946477" w:rsidDel="00946477">
          <w:rPr>
            <w:highlight w:val="red"/>
            <w:rPrChange w:id="472" w:author="Marchenko, Sergey [Tengizchevroil]" w:date="2025-08-09T07:58:00Z" w16du:dateUtc="2025-08-09T02:58:00Z">
              <w:rPr/>
            </w:rPrChange>
          </w:rPr>
          <w:delText>≥</w:delText>
        </w:r>
        <w:r w:rsidRPr="00946477" w:rsidDel="00946477">
          <w:rPr>
            <w:spacing w:val="8"/>
            <w:highlight w:val="red"/>
            <w:rPrChange w:id="473" w:author="Marchenko, Sergey [Tengizchevroil]" w:date="2025-08-09T07:58:00Z" w16du:dateUtc="2025-08-09T02:58:00Z">
              <w:rPr>
                <w:spacing w:val="8"/>
              </w:rPr>
            </w:rPrChange>
          </w:rPr>
          <w:delText xml:space="preserve"> </w:delText>
        </w:r>
        <w:r w:rsidRPr="00946477" w:rsidDel="00946477">
          <w:rPr>
            <w:highlight w:val="red"/>
            <w:rPrChange w:id="474" w:author="Marchenko, Sergey [Tengizchevroil]" w:date="2025-08-09T07:58:00Z" w16du:dateUtc="2025-08-09T02:58:00Z">
              <w:rPr/>
            </w:rPrChange>
          </w:rPr>
          <w:delText>+32°F</w:delText>
        </w:r>
        <w:r w:rsidRPr="00946477" w:rsidDel="00946477">
          <w:rPr>
            <w:spacing w:val="8"/>
            <w:highlight w:val="red"/>
            <w:rPrChange w:id="475" w:author="Marchenko, Sergey [Tengizchevroil]" w:date="2025-08-09T07:58:00Z" w16du:dateUtc="2025-08-09T02:58:00Z">
              <w:rPr>
                <w:spacing w:val="8"/>
              </w:rPr>
            </w:rPrChange>
          </w:rPr>
          <w:delText xml:space="preserve"> </w:delText>
        </w:r>
        <w:r w:rsidRPr="00946477" w:rsidDel="00946477">
          <w:rPr>
            <w:spacing w:val="-2"/>
            <w:highlight w:val="red"/>
            <w:rPrChange w:id="476" w:author="Marchenko, Sergey [Tengizchevroil]" w:date="2025-08-09T07:58:00Z" w16du:dateUtc="2025-08-09T02:58:00Z">
              <w:rPr>
                <w:spacing w:val="-2"/>
              </w:rPr>
            </w:rPrChange>
          </w:rPr>
          <w:delText>(0°C).</w:delText>
        </w:r>
      </w:del>
    </w:p>
    <w:p w14:paraId="4A5A8676" w14:textId="5332AB58" w:rsidR="005B0358" w:rsidRPr="00946477" w:rsidDel="00946477" w:rsidRDefault="00BC0477">
      <w:pPr>
        <w:pStyle w:val="ListParagraph"/>
        <w:ind w:left="1134" w:firstLine="0"/>
        <w:rPr>
          <w:del w:id="477" w:author="Marchenko, Sergey [Tengizchevroil]" w:date="2025-08-09T07:58:00Z" w16du:dateUtc="2025-08-09T02:58:00Z"/>
          <w:highlight w:val="red"/>
        </w:rPr>
        <w:pPrChange w:id="478" w:author="Marchenko, Sergey [Tengizchevroil]" w:date="2025-08-09T07:59:00Z" w16du:dateUtc="2025-08-09T02:59:00Z">
          <w:pPr>
            <w:pStyle w:val="ListParagraph"/>
            <w:numPr>
              <w:ilvl w:val="3"/>
              <w:numId w:val="20"/>
            </w:numPr>
            <w:spacing w:before="120" w:after="120"/>
            <w:ind w:left="1701" w:hanging="284"/>
          </w:pPr>
        </w:pPrChange>
      </w:pPr>
      <w:del w:id="479" w:author="Marchenko, Sergey [Tengizchevroil]" w:date="2025-08-09T07:58:00Z" w16du:dateUtc="2025-08-09T02:58:00Z">
        <w:r w:rsidRPr="00946477" w:rsidDel="00946477">
          <w:rPr>
            <w:highlight w:val="red"/>
          </w:rPr>
          <w:delText>Post</w:delText>
        </w:r>
        <w:r w:rsidRPr="00946477" w:rsidDel="00946477">
          <w:rPr>
            <w:spacing w:val="7"/>
            <w:highlight w:val="red"/>
          </w:rPr>
          <w:delText xml:space="preserve"> </w:delText>
        </w:r>
        <w:r w:rsidRPr="00946477" w:rsidDel="00946477">
          <w:rPr>
            <w:highlight w:val="red"/>
          </w:rPr>
          <w:delText>weld</w:delText>
        </w:r>
        <w:r w:rsidRPr="00946477" w:rsidDel="00946477">
          <w:rPr>
            <w:spacing w:val="8"/>
            <w:highlight w:val="red"/>
          </w:rPr>
          <w:delText xml:space="preserve"> </w:delText>
        </w:r>
        <w:r w:rsidRPr="00946477" w:rsidDel="00946477">
          <w:rPr>
            <w:highlight w:val="red"/>
          </w:rPr>
          <w:delText>heat</w:delText>
        </w:r>
        <w:r w:rsidRPr="00946477" w:rsidDel="00946477">
          <w:rPr>
            <w:spacing w:val="8"/>
            <w:highlight w:val="red"/>
          </w:rPr>
          <w:delText xml:space="preserve"> </w:delText>
        </w:r>
        <w:r w:rsidRPr="00946477" w:rsidDel="00946477">
          <w:rPr>
            <w:highlight w:val="red"/>
          </w:rPr>
          <w:delText>treatment</w:delText>
        </w:r>
        <w:r w:rsidRPr="00946477" w:rsidDel="00946477">
          <w:rPr>
            <w:spacing w:val="8"/>
            <w:highlight w:val="red"/>
          </w:rPr>
          <w:delText xml:space="preserve"> </w:delText>
        </w:r>
        <w:r w:rsidRPr="00946477" w:rsidDel="00946477">
          <w:rPr>
            <w:highlight w:val="red"/>
          </w:rPr>
          <w:delText>(PWHT)</w:delText>
        </w:r>
        <w:r w:rsidRPr="00946477" w:rsidDel="00946477">
          <w:rPr>
            <w:spacing w:val="7"/>
            <w:highlight w:val="red"/>
          </w:rPr>
          <w:delText xml:space="preserve"> </w:delText>
        </w:r>
        <w:r w:rsidRPr="00946477" w:rsidDel="00946477">
          <w:rPr>
            <w:highlight w:val="red"/>
          </w:rPr>
          <w:delText>required</w:delText>
        </w:r>
        <w:r w:rsidRPr="00946477" w:rsidDel="00946477">
          <w:rPr>
            <w:spacing w:val="8"/>
            <w:highlight w:val="red"/>
          </w:rPr>
          <w:delText xml:space="preserve"> </w:delText>
        </w:r>
        <w:r w:rsidRPr="00946477" w:rsidDel="00946477">
          <w:rPr>
            <w:highlight w:val="red"/>
          </w:rPr>
          <w:delText>in</w:delText>
        </w:r>
        <w:r w:rsidRPr="00946477" w:rsidDel="00946477">
          <w:rPr>
            <w:spacing w:val="8"/>
            <w:highlight w:val="red"/>
          </w:rPr>
          <w:delText xml:space="preserve"> </w:delText>
        </w:r>
        <w:r w:rsidRPr="00946477" w:rsidDel="00946477">
          <w:rPr>
            <w:highlight w:val="red"/>
          </w:rPr>
          <w:delText>sour</w:delText>
        </w:r>
        <w:r w:rsidRPr="00946477" w:rsidDel="00946477">
          <w:rPr>
            <w:spacing w:val="8"/>
            <w:highlight w:val="red"/>
          </w:rPr>
          <w:delText xml:space="preserve"> </w:delText>
        </w:r>
        <w:r w:rsidRPr="00946477" w:rsidDel="00946477">
          <w:rPr>
            <w:highlight w:val="red"/>
          </w:rPr>
          <w:delText>service</w:delText>
        </w:r>
        <w:r w:rsidRPr="00946477" w:rsidDel="00946477">
          <w:rPr>
            <w:spacing w:val="7"/>
            <w:highlight w:val="red"/>
          </w:rPr>
          <w:delText xml:space="preserve"> </w:delText>
        </w:r>
        <w:r w:rsidRPr="00946477" w:rsidDel="00946477">
          <w:rPr>
            <w:highlight w:val="red"/>
          </w:rPr>
          <w:delText>for</w:delText>
        </w:r>
        <w:r w:rsidRPr="00946477" w:rsidDel="00946477">
          <w:rPr>
            <w:spacing w:val="8"/>
            <w:highlight w:val="red"/>
          </w:rPr>
          <w:delText xml:space="preserve"> </w:delText>
        </w:r>
        <w:r w:rsidRPr="00946477" w:rsidDel="00946477">
          <w:rPr>
            <w:highlight w:val="red"/>
          </w:rPr>
          <w:delText>thickness</w:delText>
        </w:r>
        <w:r w:rsidRPr="00946477" w:rsidDel="00946477">
          <w:rPr>
            <w:spacing w:val="8"/>
            <w:highlight w:val="red"/>
          </w:rPr>
          <w:delText xml:space="preserve"> </w:delText>
        </w:r>
        <w:r w:rsidRPr="00946477" w:rsidDel="00946477">
          <w:rPr>
            <w:highlight w:val="red"/>
          </w:rPr>
          <w:delText>&gt;</w:delText>
        </w:r>
        <w:r w:rsidRPr="00946477" w:rsidDel="00946477">
          <w:rPr>
            <w:spacing w:val="8"/>
            <w:highlight w:val="red"/>
          </w:rPr>
          <w:delText xml:space="preserve"> </w:delText>
        </w:r>
        <w:r w:rsidRPr="00946477" w:rsidDel="00946477">
          <w:rPr>
            <w:highlight w:val="red"/>
          </w:rPr>
          <w:delText>3/4</w:delText>
        </w:r>
        <w:r w:rsidRPr="00946477" w:rsidDel="00946477">
          <w:rPr>
            <w:spacing w:val="7"/>
            <w:highlight w:val="red"/>
          </w:rPr>
          <w:delText xml:space="preserve"> </w:delText>
        </w:r>
        <w:r w:rsidRPr="00946477" w:rsidDel="00946477">
          <w:rPr>
            <w:highlight w:val="red"/>
          </w:rPr>
          <w:delText>in.,</w:delText>
        </w:r>
        <w:r w:rsidRPr="00946477" w:rsidDel="00946477">
          <w:rPr>
            <w:spacing w:val="8"/>
            <w:highlight w:val="red"/>
          </w:rPr>
          <w:delText xml:space="preserve"> </w:delText>
        </w:r>
        <w:r w:rsidRPr="00946477" w:rsidDel="00946477">
          <w:rPr>
            <w:highlight w:val="red"/>
          </w:rPr>
          <w:delText>no</w:delText>
        </w:r>
        <w:r w:rsidRPr="00946477" w:rsidDel="00946477">
          <w:rPr>
            <w:spacing w:val="8"/>
            <w:highlight w:val="red"/>
          </w:rPr>
          <w:delText xml:space="preserve"> </w:delText>
        </w:r>
        <w:r w:rsidRPr="00946477" w:rsidDel="00946477">
          <w:rPr>
            <w:highlight w:val="red"/>
          </w:rPr>
          <w:delText>exceptions</w:delText>
        </w:r>
        <w:r w:rsidRPr="00946477" w:rsidDel="00946477">
          <w:rPr>
            <w:spacing w:val="8"/>
            <w:highlight w:val="red"/>
          </w:rPr>
          <w:delText xml:space="preserve"> </w:delText>
        </w:r>
        <w:r w:rsidRPr="00946477" w:rsidDel="00946477">
          <w:rPr>
            <w:spacing w:val="-2"/>
            <w:highlight w:val="red"/>
          </w:rPr>
          <w:delText>permitted.</w:delText>
        </w:r>
      </w:del>
    </w:p>
    <w:p w14:paraId="4A5A8677" w14:textId="1068B13B" w:rsidR="005B0358" w:rsidRPr="00946477" w:rsidDel="00946477" w:rsidRDefault="00BC0477">
      <w:pPr>
        <w:pStyle w:val="ListParagraph"/>
        <w:ind w:left="1134" w:firstLine="0"/>
        <w:rPr>
          <w:del w:id="480" w:author="Marchenko, Sergey [Tengizchevroil]" w:date="2025-08-09T07:58:00Z" w16du:dateUtc="2025-08-09T02:58:00Z"/>
          <w:highlight w:val="red"/>
          <w:rPrChange w:id="481" w:author="Marchenko, Sergey [Tengizchevroil]" w:date="2025-08-09T07:58:00Z" w16du:dateUtc="2025-08-09T02:58:00Z">
            <w:rPr>
              <w:del w:id="482" w:author="Marchenko, Sergey [Tengizchevroil]" w:date="2025-08-09T07:58:00Z" w16du:dateUtc="2025-08-09T02:58:00Z"/>
            </w:rPr>
          </w:rPrChange>
        </w:rPr>
        <w:pPrChange w:id="483" w:author="Marchenko, Sergey [Tengizchevroil]" w:date="2025-08-09T07:59:00Z" w16du:dateUtc="2025-08-09T02:59:00Z">
          <w:pPr>
            <w:pStyle w:val="ListParagraph"/>
            <w:numPr>
              <w:ilvl w:val="3"/>
              <w:numId w:val="20"/>
            </w:numPr>
            <w:spacing w:before="120" w:after="120"/>
            <w:ind w:left="1701" w:hanging="284"/>
          </w:pPr>
        </w:pPrChange>
      </w:pPr>
      <w:del w:id="484" w:author="Marchenko, Sergey [Tengizchevroil]" w:date="2025-08-09T07:58:00Z" w16du:dateUtc="2025-08-09T02:58:00Z">
        <w:r w:rsidRPr="00946477" w:rsidDel="00946477">
          <w:rPr>
            <w:highlight w:val="red"/>
            <w:rPrChange w:id="485" w:author="Marchenko, Sergey [Tengizchevroil]" w:date="2025-08-09T07:58:00Z" w16du:dateUtc="2025-08-09T02:58:00Z">
              <w:rPr>
                <w:position w:val="2"/>
              </w:rPr>
            </w:rPrChange>
          </w:rPr>
          <w:delText xml:space="preserve">These limitations need to be noted in the applicable pipe classes or P&amp;IDs to be considered in case of future </w:delText>
        </w:r>
        <w:r w:rsidRPr="00946477" w:rsidDel="00946477">
          <w:rPr>
            <w:highlight w:val="red"/>
            <w:rPrChange w:id="486" w:author="Marchenko, Sergey [Tengizchevroil]" w:date="2025-08-09T07:58:00Z" w16du:dateUtc="2025-08-09T02:58:00Z">
              <w:rPr/>
            </w:rPrChange>
          </w:rPr>
          <w:delText>modifications of piping.</w:delText>
        </w:r>
      </w:del>
    </w:p>
    <w:p w14:paraId="4A5A8679" w14:textId="59E41F4A" w:rsidR="005B0358" w:rsidRPr="00946477" w:rsidDel="00946477" w:rsidRDefault="00BC0477">
      <w:pPr>
        <w:pStyle w:val="ListParagraph"/>
        <w:ind w:left="1134" w:firstLine="0"/>
        <w:rPr>
          <w:del w:id="487" w:author="Marchenko, Sergey [Tengizchevroil]" w:date="2025-08-09T07:58:00Z" w16du:dateUtc="2025-08-09T02:58:00Z"/>
          <w:lang w:val="ru-RU"/>
          <w:rPrChange w:id="488" w:author="Marchenko, Sergey [Tengizchevroil]" w:date="2025-08-09T07:58:00Z" w16du:dateUtc="2025-08-09T02:58:00Z">
            <w:rPr>
              <w:del w:id="489" w:author="Marchenko, Sergey [Tengizchevroil]" w:date="2025-08-09T07:58:00Z" w16du:dateUtc="2025-08-09T02:58:00Z"/>
              <w:sz w:val="22"/>
              <w:szCs w:val="22"/>
            </w:rPr>
          </w:rPrChange>
        </w:rPr>
        <w:pPrChange w:id="490" w:author="Marchenko, Sergey [Tengizchevroil]" w:date="2025-08-09T07:59:00Z" w16du:dateUtc="2025-08-09T02:59:00Z">
          <w:pPr>
            <w:pStyle w:val="BodyText"/>
            <w:spacing w:before="120" w:after="120"/>
            <w:ind w:left="1418"/>
          </w:pPr>
        </w:pPrChange>
      </w:pPr>
      <w:del w:id="491" w:author="Marchenko, Sergey [Tengizchevroil]" w:date="2025-08-09T07:58:00Z" w16du:dateUtc="2025-08-09T02:58:00Z">
        <w:r w:rsidRPr="00946477" w:rsidDel="00946477">
          <w:rPr>
            <w:color w:val="333333"/>
            <w:highlight w:val="red"/>
            <w:rPrChange w:id="492" w:author="Marchenko, Sergey [Tengizchevroil]" w:date="2025-08-09T07:58:00Z" w16du:dateUtc="2025-08-09T02:58:00Z">
              <w:rPr>
                <w:color w:val="333333"/>
              </w:rPr>
            </w:rPrChange>
          </w:rPr>
          <w:delText>For P1 material with thickness greater than 1.5 in., exception to post weld heat treatment (PWHT) requirements shall be considered on a case-by-case basis.</w:delText>
        </w:r>
      </w:del>
    </w:p>
    <w:p w14:paraId="4A5A867A" w14:textId="23D90B45" w:rsidR="005B0358" w:rsidRPr="005F68F1" w:rsidRDefault="00BC0477">
      <w:pPr>
        <w:pStyle w:val="ListParagraph"/>
        <w:spacing w:before="120" w:after="120"/>
        <w:ind w:left="1134" w:firstLine="0"/>
        <w:rPr>
          <w:color w:val="333333"/>
        </w:rPr>
        <w:pPrChange w:id="493" w:author="Marchenko, Sergey [Tengizchevroil]" w:date="2025-08-09T07:59:00Z" w16du:dateUtc="2025-08-09T02:59:00Z">
          <w:pPr>
            <w:pStyle w:val="BodyText"/>
            <w:spacing w:before="120" w:after="120"/>
            <w:ind w:left="1418" w:hanging="284"/>
          </w:pPr>
        </w:pPrChange>
      </w:pPr>
      <w:r w:rsidRPr="00B91309">
        <w:rPr>
          <w:b/>
          <w:rPrChange w:id="494" w:author="Marchenko, Sergey [Tengizchevroil]" w:date="2025-08-07T15:21:00Z" w16du:dateUtc="2025-08-07T10:21:00Z">
            <w:rPr>
              <w:b/>
              <w:highlight w:val="yellow"/>
            </w:rPr>
          </w:rPrChange>
        </w:rPr>
        <w:t xml:space="preserve">14-3.3 - </w:t>
      </w:r>
      <w:r w:rsidR="00B56D5E" w:rsidRPr="00B91309">
        <w:rPr>
          <w:color w:val="333333"/>
          <w:rPrChange w:id="495" w:author="Marchenko, Sergey [Tengizchevroil]" w:date="2025-08-07T15:21:00Z" w16du:dateUtc="2025-08-07T10:21:00Z">
            <w:rPr>
              <w:color w:val="333333"/>
              <w:highlight w:val="yellow"/>
            </w:rPr>
          </w:rPrChange>
        </w:rPr>
        <w:t>When PWHT is for service environments, the soak temperatures and hold times for PWHT for service of carbon steel shall be as shown in Table 3.</w:t>
      </w:r>
      <w:r w:rsidR="00DF2915" w:rsidRPr="00B91309">
        <w:rPr>
          <w:rPrChange w:id="496" w:author="Marchenko, Sergey [Tengizchevroil]" w:date="2025-08-07T15:21:00Z" w16du:dateUtc="2025-08-07T10:21:00Z">
            <w:rPr>
              <w:highlight w:val="yellow"/>
            </w:rPr>
          </w:rPrChange>
        </w:rPr>
        <w:t xml:space="preserve"> PIM-SU-5112-TCO Section 6.1 </w:t>
      </w:r>
      <w:r w:rsidR="00E67E83" w:rsidRPr="00B91309">
        <w:rPr>
          <w:rPrChange w:id="497" w:author="Marchenko, Sergey [Tengizchevroil]" w:date="2025-08-07T15:21:00Z" w16du:dateUtc="2025-08-07T10:21:00Z">
            <w:rPr>
              <w:highlight w:val="yellow"/>
            </w:rPr>
          </w:rPrChange>
        </w:rPr>
        <w:t>Items</w:t>
      </w:r>
      <w:r w:rsidR="00DF2915" w:rsidRPr="00B91309">
        <w:rPr>
          <w:rPrChange w:id="498" w:author="Marchenko, Sergey [Tengizchevroil]" w:date="2025-08-07T15:21:00Z" w16du:dateUtc="2025-08-07T10:21:00Z">
            <w:rPr>
              <w:highlight w:val="yellow"/>
            </w:rPr>
          </w:rPrChange>
        </w:rPr>
        <w:t xml:space="preserve"> 30 &amp; 31 shall be applied when establishing the need for PWHT for service environment.</w:t>
      </w:r>
    </w:p>
    <w:p w14:paraId="68742039" w14:textId="06A7F42E" w:rsidR="001C1072" w:rsidRPr="005F68F1" w:rsidRDefault="001C1072" w:rsidP="00A03706">
      <w:pPr>
        <w:pStyle w:val="BodyText"/>
        <w:spacing w:before="120" w:after="120"/>
        <w:ind w:left="709"/>
        <w:rPr>
          <w:b/>
          <w:color w:val="333333"/>
          <w:sz w:val="22"/>
          <w:szCs w:val="22"/>
        </w:rPr>
      </w:pPr>
      <w:r w:rsidRPr="005F68F1">
        <w:rPr>
          <w:b/>
          <w:color w:val="333333"/>
          <w:sz w:val="22"/>
          <w:szCs w:val="22"/>
        </w:rPr>
        <w:t>Table 3: Service Environments Requiring PWHT for Carbon Steel</w:t>
      </w:r>
    </w:p>
    <w:tbl>
      <w:tblPr>
        <w:tblW w:w="0" w:type="auto"/>
        <w:tblInd w:w="55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670"/>
        <w:gridCol w:w="1964"/>
        <w:gridCol w:w="2848"/>
        <w:gridCol w:w="2602"/>
      </w:tblGrid>
      <w:tr w:rsidR="0096591D" w14:paraId="429517E0" w14:textId="77777777" w:rsidTr="002A2899">
        <w:trPr>
          <w:trHeight w:val="303"/>
        </w:trPr>
        <w:tc>
          <w:tcPr>
            <w:tcW w:w="2670" w:type="dxa"/>
            <w:shd w:val="clear" w:color="auto" w:fill="F0F0F0"/>
            <w:vAlign w:val="center"/>
          </w:tcPr>
          <w:p w14:paraId="2BE5A45E" w14:textId="77777777" w:rsidR="0096591D" w:rsidRPr="003C24FC" w:rsidRDefault="0096591D" w:rsidP="006C53CA">
            <w:pPr>
              <w:pStyle w:val="TableParagraph"/>
              <w:spacing w:before="0"/>
              <w:ind w:left="0"/>
              <w:jc w:val="center"/>
              <w:rPr>
                <w:rFonts w:ascii="Times New Roman" w:hAnsi="Times New Roman" w:cs="Times New Roman"/>
                <w:b/>
              </w:rPr>
            </w:pPr>
            <w:r w:rsidRPr="003C24FC">
              <w:rPr>
                <w:rFonts w:ascii="Times New Roman" w:hAnsi="Times New Roman" w:cs="Times New Roman"/>
                <w:b/>
                <w:color w:val="333333"/>
                <w:spacing w:val="-2"/>
              </w:rPr>
              <w:t>Service</w:t>
            </w:r>
          </w:p>
        </w:tc>
        <w:tc>
          <w:tcPr>
            <w:tcW w:w="1964" w:type="dxa"/>
            <w:shd w:val="clear" w:color="auto" w:fill="F0F0F0"/>
            <w:vAlign w:val="center"/>
          </w:tcPr>
          <w:p w14:paraId="23DF6C76" w14:textId="77777777" w:rsidR="0096591D" w:rsidRPr="003C24FC" w:rsidRDefault="0096591D" w:rsidP="006C53CA">
            <w:pPr>
              <w:pStyle w:val="TableParagraph"/>
              <w:spacing w:before="0"/>
              <w:ind w:left="0"/>
              <w:jc w:val="center"/>
              <w:rPr>
                <w:rFonts w:ascii="Times New Roman" w:hAnsi="Times New Roman" w:cs="Times New Roman"/>
                <w:b/>
              </w:rPr>
            </w:pPr>
            <w:r w:rsidRPr="003C24FC">
              <w:rPr>
                <w:rFonts w:ascii="Times New Roman" w:hAnsi="Times New Roman" w:cs="Times New Roman"/>
                <w:b/>
                <w:color w:val="333333"/>
                <w:spacing w:val="-2"/>
              </w:rPr>
              <w:t>Material</w:t>
            </w:r>
          </w:p>
        </w:tc>
        <w:tc>
          <w:tcPr>
            <w:tcW w:w="2848" w:type="dxa"/>
            <w:shd w:val="clear" w:color="auto" w:fill="F0F0F0"/>
            <w:vAlign w:val="center"/>
          </w:tcPr>
          <w:p w14:paraId="4D50BB31" w14:textId="77777777" w:rsidR="0096591D" w:rsidRPr="003C24FC" w:rsidRDefault="0096591D" w:rsidP="006C53CA">
            <w:pPr>
              <w:pStyle w:val="TableParagraph"/>
              <w:spacing w:before="0"/>
              <w:ind w:left="0"/>
              <w:jc w:val="center"/>
              <w:rPr>
                <w:rFonts w:ascii="Times New Roman" w:hAnsi="Times New Roman" w:cs="Times New Roman"/>
                <w:b/>
              </w:rPr>
            </w:pPr>
            <w:r w:rsidRPr="003C24FC">
              <w:rPr>
                <w:rFonts w:ascii="Times New Roman" w:hAnsi="Times New Roman" w:cs="Times New Roman"/>
                <w:b/>
                <w:color w:val="333333"/>
              </w:rPr>
              <w:t>PWHT</w:t>
            </w:r>
            <w:r w:rsidRPr="003C24FC">
              <w:rPr>
                <w:rFonts w:ascii="Times New Roman" w:hAnsi="Times New Roman" w:cs="Times New Roman"/>
                <w:b/>
                <w:color w:val="333333"/>
                <w:spacing w:val="7"/>
              </w:rPr>
              <w:t xml:space="preserve"> </w:t>
            </w:r>
            <w:r w:rsidRPr="003C24FC">
              <w:rPr>
                <w:rFonts w:ascii="Times New Roman" w:hAnsi="Times New Roman" w:cs="Times New Roman"/>
                <w:b/>
                <w:color w:val="333333"/>
              </w:rPr>
              <w:t>Soak</w:t>
            </w:r>
            <w:r w:rsidRPr="003C24FC">
              <w:rPr>
                <w:rFonts w:ascii="Times New Roman" w:hAnsi="Times New Roman" w:cs="Times New Roman"/>
                <w:b/>
                <w:color w:val="333333"/>
                <w:spacing w:val="8"/>
              </w:rPr>
              <w:t xml:space="preserve"> </w:t>
            </w:r>
            <w:r w:rsidRPr="003C24FC">
              <w:rPr>
                <w:rFonts w:ascii="Times New Roman" w:hAnsi="Times New Roman" w:cs="Times New Roman"/>
                <w:b/>
                <w:color w:val="333333"/>
                <w:spacing w:val="-2"/>
              </w:rPr>
              <w:t>Temperature</w:t>
            </w:r>
          </w:p>
        </w:tc>
        <w:tc>
          <w:tcPr>
            <w:tcW w:w="2602" w:type="dxa"/>
            <w:shd w:val="clear" w:color="auto" w:fill="F0F0F0"/>
            <w:vAlign w:val="center"/>
          </w:tcPr>
          <w:p w14:paraId="2D2A15DA" w14:textId="77777777" w:rsidR="0096591D" w:rsidRPr="003C24FC" w:rsidRDefault="0096591D" w:rsidP="006C53CA">
            <w:pPr>
              <w:pStyle w:val="TableParagraph"/>
              <w:spacing w:before="0"/>
              <w:ind w:left="0"/>
              <w:jc w:val="center"/>
              <w:rPr>
                <w:rFonts w:ascii="Times New Roman" w:hAnsi="Times New Roman" w:cs="Times New Roman"/>
                <w:b/>
              </w:rPr>
            </w:pPr>
            <w:r w:rsidRPr="003C24FC">
              <w:rPr>
                <w:rFonts w:ascii="Times New Roman" w:hAnsi="Times New Roman" w:cs="Times New Roman"/>
                <w:b/>
                <w:color w:val="333333"/>
              </w:rPr>
              <w:t>Minimum</w:t>
            </w:r>
            <w:r w:rsidRPr="003C24FC">
              <w:rPr>
                <w:rFonts w:ascii="Times New Roman" w:hAnsi="Times New Roman" w:cs="Times New Roman"/>
                <w:b/>
                <w:color w:val="333333"/>
                <w:spacing w:val="8"/>
              </w:rPr>
              <w:t xml:space="preserve"> </w:t>
            </w:r>
            <w:r w:rsidRPr="003C24FC">
              <w:rPr>
                <w:rFonts w:ascii="Times New Roman" w:hAnsi="Times New Roman" w:cs="Times New Roman"/>
                <w:b/>
                <w:color w:val="333333"/>
              </w:rPr>
              <w:t>Hold</w:t>
            </w:r>
            <w:r w:rsidRPr="003C24FC">
              <w:rPr>
                <w:rFonts w:ascii="Times New Roman" w:hAnsi="Times New Roman" w:cs="Times New Roman"/>
                <w:b/>
                <w:color w:val="333333"/>
                <w:spacing w:val="8"/>
              </w:rPr>
              <w:t xml:space="preserve"> </w:t>
            </w:r>
            <w:r w:rsidRPr="003C24FC">
              <w:rPr>
                <w:rFonts w:ascii="Times New Roman" w:hAnsi="Times New Roman" w:cs="Times New Roman"/>
                <w:b/>
                <w:color w:val="333333"/>
                <w:spacing w:val="-4"/>
              </w:rPr>
              <w:t>Time</w:t>
            </w:r>
          </w:p>
        </w:tc>
      </w:tr>
      <w:tr w:rsidR="0096591D" w14:paraId="001340C8" w14:textId="77777777" w:rsidTr="002A2899">
        <w:trPr>
          <w:trHeight w:val="714"/>
        </w:trPr>
        <w:tc>
          <w:tcPr>
            <w:tcW w:w="2670" w:type="dxa"/>
            <w:vAlign w:val="center"/>
          </w:tcPr>
          <w:p w14:paraId="6CC1B162" w14:textId="2CC6658B" w:rsidR="0096591D" w:rsidRPr="003C24FC" w:rsidRDefault="0096591D" w:rsidP="006C53CA">
            <w:pPr>
              <w:pStyle w:val="TableParagraph"/>
              <w:spacing w:before="0"/>
              <w:ind w:left="0"/>
              <w:rPr>
                <w:rFonts w:ascii="Times New Roman" w:hAnsi="Times New Roman" w:cs="Times New Roman"/>
                <w:b/>
              </w:rPr>
            </w:pPr>
            <w:r w:rsidRPr="003C24FC">
              <w:rPr>
                <w:rFonts w:ascii="Times New Roman" w:hAnsi="Times New Roman" w:cs="Times New Roman"/>
                <w:b/>
                <w:color w:val="333333"/>
                <w:spacing w:val="-2"/>
              </w:rPr>
              <w:t>Caustic</w:t>
            </w:r>
            <w:r w:rsidR="00056DB1" w:rsidRPr="003C24FC">
              <w:rPr>
                <w:rFonts w:ascii="Times New Roman" w:hAnsi="Times New Roman" w:cs="Times New Roman"/>
                <w:b/>
                <w:color w:val="333333"/>
                <w:spacing w:val="-2"/>
              </w:rPr>
              <w:t xml:space="preserve"> </w:t>
            </w:r>
            <w:r w:rsidR="00056DB1" w:rsidRPr="003C24FC">
              <w:rPr>
                <w:rFonts w:ascii="Times New Roman" w:hAnsi="Times New Roman" w:cs="Times New Roman"/>
                <w:color w:val="333333"/>
                <w:spacing w:val="-4"/>
              </w:rPr>
              <w:t>[Note2]</w:t>
            </w:r>
          </w:p>
          <w:p w14:paraId="5DBEE19A" w14:textId="77777777" w:rsidR="0096591D" w:rsidRPr="003C24FC" w:rsidRDefault="0096591D" w:rsidP="006C53CA">
            <w:pPr>
              <w:pStyle w:val="TableParagraph"/>
              <w:spacing w:before="0"/>
              <w:ind w:left="0"/>
              <w:rPr>
                <w:rFonts w:ascii="Times New Roman" w:hAnsi="Times New Roman" w:cs="Times New Roman"/>
              </w:rPr>
            </w:pPr>
            <w:r w:rsidRPr="003C24FC">
              <w:rPr>
                <w:rFonts w:ascii="Times New Roman" w:hAnsi="Times New Roman" w:cs="Times New Roman"/>
                <w:color w:val="333333"/>
              </w:rPr>
              <w:t>T&gt;</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140°F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(60°C)</w:t>
            </w:r>
            <w:r w:rsidRPr="003C24FC">
              <w:rPr>
                <w:rFonts w:ascii="Times New Roman" w:hAnsi="Times New Roman" w:cs="Times New Roman"/>
                <w:color w:val="333333"/>
                <w:spacing w:val="8"/>
              </w:rPr>
              <w:t xml:space="preserve"> </w:t>
            </w:r>
            <w:r w:rsidRPr="003C24FC">
              <w:rPr>
                <w:rFonts w:ascii="Times New Roman" w:hAnsi="Times New Roman" w:cs="Times New Roman"/>
                <w:color w:val="333333"/>
                <w:spacing w:val="-10"/>
              </w:rPr>
              <w:t>&amp;</w:t>
            </w:r>
          </w:p>
          <w:p w14:paraId="7EE1CB73" w14:textId="002454E1" w:rsidR="0096591D" w:rsidRPr="003C24FC" w:rsidRDefault="0096591D" w:rsidP="006C53CA">
            <w:pPr>
              <w:pStyle w:val="TableParagraph"/>
              <w:spacing w:before="0"/>
              <w:ind w:left="0"/>
              <w:rPr>
                <w:rFonts w:ascii="Times New Roman" w:hAnsi="Times New Roman" w:cs="Times New Roman"/>
              </w:rPr>
            </w:pPr>
            <w:r w:rsidRPr="003C24FC">
              <w:rPr>
                <w:rFonts w:ascii="Times New Roman" w:hAnsi="Times New Roman" w:cs="Times New Roman"/>
                <w:color w:val="333333"/>
              </w:rPr>
              <w:t>Conc.</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&lt;</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30</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Wt%</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4"/>
              </w:rPr>
              <w:t>NaOH</w:t>
            </w:r>
            <w:r w:rsidR="00B002AD" w:rsidRPr="003C24FC">
              <w:rPr>
                <w:rFonts w:ascii="Times New Roman" w:hAnsi="Times New Roman" w:cs="Times New Roman"/>
                <w:color w:val="333333"/>
                <w:spacing w:val="-4"/>
              </w:rPr>
              <w:t xml:space="preserve"> </w:t>
            </w:r>
          </w:p>
        </w:tc>
        <w:tc>
          <w:tcPr>
            <w:tcW w:w="1964" w:type="dxa"/>
            <w:vAlign w:val="center"/>
          </w:tcPr>
          <w:p w14:paraId="3746FA4E"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Carbon</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Steel</w:t>
            </w:r>
          </w:p>
        </w:tc>
        <w:tc>
          <w:tcPr>
            <w:tcW w:w="2848" w:type="dxa"/>
            <w:vAlign w:val="center"/>
          </w:tcPr>
          <w:p w14:paraId="38FD622C"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1175°F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±25°F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(635°C</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±15°C)</w:t>
            </w:r>
          </w:p>
        </w:tc>
        <w:tc>
          <w:tcPr>
            <w:tcW w:w="2602" w:type="dxa"/>
            <w:vAlign w:val="center"/>
          </w:tcPr>
          <w:p w14:paraId="6BABF1AC"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hour</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per</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inch</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(25</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spacing w:val="-4"/>
              </w:rPr>
              <w:t>mm),</w:t>
            </w:r>
          </w:p>
          <w:p w14:paraId="3E633C76"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hour</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spacing w:val="-2"/>
              </w:rPr>
              <w:t>minimum</w:t>
            </w:r>
          </w:p>
        </w:tc>
      </w:tr>
      <w:tr w:rsidR="0096591D" w14:paraId="067239CF" w14:textId="77777777" w:rsidTr="002A2899">
        <w:trPr>
          <w:trHeight w:val="696"/>
        </w:trPr>
        <w:tc>
          <w:tcPr>
            <w:tcW w:w="2670" w:type="dxa"/>
            <w:vAlign w:val="center"/>
          </w:tcPr>
          <w:p w14:paraId="7DA8D7D3" w14:textId="2788A361" w:rsidR="0096591D" w:rsidRPr="003C24FC" w:rsidRDefault="0096591D" w:rsidP="006C53CA">
            <w:pPr>
              <w:pStyle w:val="TableParagraph"/>
              <w:spacing w:before="0"/>
              <w:ind w:left="0"/>
              <w:rPr>
                <w:rFonts w:ascii="Times New Roman" w:hAnsi="Times New Roman" w:cs="Times New Roman"/>
                <w:bCs/>
              </w:rPr>
            </w:pPr>
            <w:r w:rsidRPr="003C24FC">
              <w:rPr>
                <w:rFonts w:ascii="Times New Roman" w:hAnsi="Times New Roman" w:cs="Times New Roman"/>
                <w:b/>
                <w:color w:val="333333"/>
                <w:spacing w:val="-2"/>
              </w:rPr>
              <w:t>Caustic</w:t>
            </w:r>
            <w:r w:rsidR="0057150F" w:rsidRPr="003C24FC">
              <w:rPr>
                <w:rFonts w:ascii="Times New Roman" w:hAnsi="Times New Roman" w:cs="Times New Roman"/>
                <w:b/>
                <w:color w:val="333333"/>
                <w:spacing w:val="-2"/>
              </w:rPr>
              <w:t xml:space="preserve"> </w:t>
            </w:r>
            <w:r w:rsidR="0057150F" w:rsidRPr="003C24FC">
              <w:rPr>
                <w:rFonts w:ascii="Times New Roman" w:hAnsi="Times New Roman" w:cs="Times New Roman"/>
                <w:bCs/>
                <w:color w:val="333333"/>
                <w:spacing w:val="-2"/>
              </w:rPr>
              <w:t>[Note2]</w:t>
            </w:r>
          </w:p>
          <w:p w14:paraId="516CA912" w14:textId="155B7D3D" w:rsidR="0096591D" w:rsidRPr="003C24FC" w:rsidRDefault="0096591D" w:rsidP="006C53CA">
            <w:pPr>
              <w:pStyle w:val="TableParagraph"/>
              <w:spacing w:before="0"/>
              <w:ind w:left="0"/>
              <w:rPr>
                <w:rFonts w:ascii="Times New Roman" w:hAnsi="Times New Roman" w:cs="Times New Roman"/>
              </w:rPr>
            </w:pPr>
            <w:r w:rsidRPr="003C24FC">
              <w:rPr>
                <w:rFonts w:ascii="Times New Roman" w:hAnsi="Times New Roman" w:cs="Times New Roman"/>
                <w:color w:val="333333"/>
              </w:rPr>
              <w:t>T&gt;</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110°F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(4</w:t>
            </w:r>
            <w:r w:rsidR="00497188" w:rsidRPr="003C24FC">
              <w:rPr>
                <w:rFonts w:ascii="Times New Roman" w:hAnsi="Times New Roman" w:cs="Times New Roman"/>
                <w:color w:val="333333"/>
              </w:rPr>
              <w:t>0</w:t>
            </w:r>
            <w:r w:rsidRPr="003C24FC">
              <w:rPr>
                <w:rFonts w:ascii="Times New Roman" w:hAnsi="Times New Roman" w:cs="Times New Roman"/>
                <w:color w:val="333333"/>
              </w:rPr>
              <w:t>°C)</w:t>
            </w:r>
            <w:r w:rsidRPr="003C24FC">
              <w:rPr>
                <w:rFonts w:ascii="Times New Roman" w:hAnsi="Times New Roman" w:cs="Times New Roman"/>
                <w:color w:val="333333"/>
                <w:spacing w:val="8"/>
              </w:rPr>
              <w:t xml:space="preserve"> </w:t>
            </w:r>
            <w:r w:rsidRPr="003C24FC">
              <w:rPr>
                <w:rFonts w:ascii="Times New Roman" w:hAnsi="Times New Roman" w:cs="Times New Roman"/>
                <w:color w:val="333333"/>
                <w:spacing w:val="-10"/>
              </w:rPr>
              <w:t>&amp;</w:t>
            </w:r>
          </w:p>
          <w:p w14:paraId="509F02E9" w14:textId="0CD03AEB" w:rsidR="0096591D" w:rsidRPr="003C24FC" w:rsidRDefault="0096591D" w:rsidP="006C53CA">
            <w:pPr>
              <w:pStyle w:val="TableParagraph"/>
              <w:spacing w:before="0"/>
              <w:ind w:left="0"/>
              <w:rPr>
                <w:rFonts w:ascii="Times New Roman" w:hAnsi="Times New Roman" w:cs="Times New Roman"/>
              </w:rPr>
            </w:pPr>
            <w:r w:rsidRPr="003C24FC">
              <w:rPr>
                <w:rFonts w:ascii="Times New Roman" w:hAnsi="Times New Roman" w:cs="Times New Roman"/>
                <w:color w:val="333333"/>
              </w:rPr>
              <w:t>Conc.</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&gt;</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30</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Wt%</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4"/>
              </w:rPr>
              <w:t>NaOH</w:t>
            </w:r>
            <w:r w:rsidR="00990DFE" w:rsidRPr="003C24FC">
              <w:rPr>
                <w:rFonts w:ascii="Times New Roman" w:hAnsi="Times New Roman" w:cs="Times New Roman"/>
                <w:color w:val="333333"/>
                <w:spacing w:val="-4"/>
              </w:rPr>
              <w:t xml:space="preserve"> </w:t>
            </w:r>
          </w:p>
        </w:tc>
        <w:tc>
          <w:tcPr>
            <w:tcW w:w="1964" w:type="dxa"/>
            <w:vAlign w:val="center"/>
          </w:tcPr>
          <w:p w14:paraId="7F3F89A5"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Carbon</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Steel</w:t>
            </w:r>
          </w:p>
        </w:tc>
        <w:tc>
          <w:tcPr>
            <w:tcW w:w="2848" w:type="dxa"/>
            <w:vAlign w:val="center"/>
          </w:tcPr>
          <w:p w14:paraId="43907973"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1175°F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±25°F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(635°C</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±15°C)</w:t>
            </w:r>
          </w:p>
        </w:tc>
        <w:tc>
          <w:tcPr>
            <w:tcW w:w="2602" w:type="dxa"/>
            <w:vAlign w:val="center"/>
          </w:tcPr>
          <w:p w14:paraId="18900A05"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hour</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per</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inch</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(25</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spacing w:val="-4"/>
              </w:rPr>
              <w:t>mm),</w:t>
            </w:r>
          </w:p>
          <w:p w14:paraId="68DD221A"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hour</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spacing w:val="-2"/>
              </w:rPr>
              <w:t>minimum</w:t>
            </w:r>
          </w:p>
        </w:tc>
      </w:tr>
      <w:tr w:rsidR="0096591D" w14:paraId="79A07347" w14:textId="77777777" w:rsidTr="002A2899">
        <w:trPr>
          <w:trHeight w:val="435"/>
        </w:trPr>
        <w:tc>
          <w:tcPr>
            <w:tcW w:w="2670" w:type="dxa"/>
            <w:vAlign w:val="center"/>
          </w:tcPr>
          <w:p w14:paraId="67205F10" w14:textId="77777777" w:rsidR="0096591D" w:rsidRPr="003C24FC" w:rsidRDefault="0096591D" w:rsidP="006C53CA">
            <w:pPr>
              <w:pStyle w:val="TableParagraph"/>
              <w:spacing w:before="0"/>
              <w:ind w:left="0"/>
              <w:rPr>
                <w:rFonts w:ascii="Times New Roman" w:hAnsi="Times New Roman" w:cs="Times New Roman"/>
              </w:rPr>
            </w:pPr>
            <w:r w:rsidRPr="003C24FC">
              <w:rPr>
                <w:rFonts w:ascii="Times New Roman" w:hAnsi="Times New Roman" w:cs="Times New Roman"/>
                <w:color w:val="333333"/>
                <w:spacing w:val="-2"/>
              </w:rPr>
              <w:t>Amine/Ammonia</w:t>
            </w:r>
          </w:p>
        </w:tc>
        <w:tc>
          <w:tcPr>
            <w:tcW w:w="1964" w:type="dxa"/>
            <w:vAlign w:val="center"/>
          </w:tcPr>
          <w:p w14:paraId="5FEBD0BD"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Carbon</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Steel</w:t>
            </w:r>
          </w:p>
        </w:tc>
        <w:tc>
          <w:tcPr>
            <w:tcW w:w="2848" w:type="dxa"/>
            <w:vAlign w:val="center"/>
          </w:tcPr>
          <w:p w14:paraId="74B3BA06"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1175°F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±25°F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(635°C</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±15°C)</w:t>
            </w:r>
          </w:p>
        </w:tc>
        <w:tc>
          <w:tcPr>
            <w:tcW w:w="2602" w:type="dxa"/>
            <w:vAlign w:val="center"/>
          </w:tcPr>
          <w:p w14:paraId="2DF47071"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hour</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per</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inch</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(25</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spacing w:val="-4"/>
              </w:rPr>
              <w:t>mm),</w:t>
            </w:r>
          </w:p>
          <w:p w14:paraId="158A670F"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hour</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spacing w:val="-2"/>
              </w:rPr>
              <w:t>minimum</w:t>
            </w:r>
          </w:p>
        </w:tc>
      </w:tr>
      <w:tr w:rsidR="0096591D" w14:paraId="429633E0" w14:textId="77777777" w:rsidTr="002A2899">
        <w:trPr>
          <w:trHeight w:val="462"/>
        </w:trPr>
        <w:tc>
          <w:tcPr>
            <w:tcW w:w="2670" w:type="dxa"/>
            <w:vAlign w:val="center"/>
          </w:tcPr>
          <w:p w14:paraId="156DCAD7" w14:textId="02347A2B" w:rsidR="0096591D" w:rsidRPr="003C24FC" w:rsidRDefault="0096591D" w:rsidP="006C53CA">
            <w:pPr>
              <w:pStyle w:val="TableParagraph"/>
              <w:spacing w:before="0"/>
              <w:ind w:left="0"/>
              <w:rPr>
                <w:rFonts w:ascii="Times New Roman" w:hAnsi="Times New Roman" w:cs="Times New Roman"/>
              </w:rPr>
            </w:pPr>
            <w:r w:rsidRPr="003C24FC">
              <w:rPr>
                <w:rFonts w:ascii="Times New Roman" w:hAnsi="Times New Roman" w:cs="Times New Roman"/>
              </w:rPr>
              <w:t>Carbonate</w:t>
            </w:r>
            <w:r w:rsidRPr="003C24FC">
              <w:rPr>
                <w:rFonts w:ascii="Times New Roman" w:hAnsi="Times New Roman" w:cs="Times New Roman"/>
                <w:spacing w:val="9"/>
              </w:rPr>
              <w:t xml:space="preserve"> </w:t>
            </w:r>
            <w:r w:rsidRPr="003C24FC">
              <w:rPr>
                <w:rFonts w:ascii="Times New Roman" w:hAnsi="Times New Roman" w:cs="Times New Roman"/>
                <w:spacing w:val="-5"/>
              </w:rPr>
              <w:t>SCC</w:t>
            </w:r>
            <w:r w:rsidR="00275A2A" w:rsidRPr="003C24FC">
              <w:rPr>
                <w:rFonts w:ascii="Times New Roman" w:hAnsi="Times New Roman" w:cs="Times New Roman"/>
                <w:spacing w:val="-5"/>
              </w:rPr>
              <w:t xml:space="preserve"> [Note3]</w:t>
            </w:r>
          </w:p>
        </w:tc>
        <w:tc>
          <w:tcPr>
            <w:tcW w:w="1964" w:type="dxa"/>
            <w:vAlign w:val="center"/>
          </w:tcPr>
          <w:p w14:paraId="300B6303"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Carbon</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Steel</w:t>
            </w:r>
          </w:p>
        </w:tc>
        <w:tc>
          <w:tcPr>
            <w:tcW w:w="2848" w:type="dxa"/>
            <w:vAlign w:val="center"/>
          </w:tcPr>
          <w:p w14:paraId="3FE239D0"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1225°F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±25°F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(660°C</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±15°C)</w:t>
            </w:r>
          </w:p>
        </w:tc>
        <w:tc>
          <w:tcPr>
            <w:tcW w:w="2602" w:type="dxa"/>
            <w:vAlign w:val="center"/>
          </w:tcPr>
          <w:p w14:paraId="64D0C497"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hour</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per</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inch</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(25</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spacing w:val="-4"/>
              </w:rPr>
              <w:t>mm),</w:t>
            </w:r>
          </w:p>
          <w:p w14:paraId="3812C181"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hour</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spacing w:val="-2"/>
              </w:rPr>
              <w:t>minimum</w:t>
            </w:r>
          </w:p>
        </w:tc>
      </w:tr>
      <w:tr w:rsidR="00E47C55" w14:paraId="20E46D29" w14:textId="77777777" w:rsidTr="002A2899">
        <w:trPr>
          <w:trHeight w:val="462"/>
        </w:trPr>
        <w:tc>
          <w:tcPr>
            <w:tcW w:w="2670" w:type="dxa"/>
            <w:vAlign w:val="center"/>
          </w:tcPr>
          <w:p w14:paraId="38D0B6C6" w14:textId="23AAC1CC" w:rsidR="00E47C55" w:rsidRPr="003C24FC" w:rsidRDefault="00270CCE" w:rsidP="006C53CA">
            <w:pPr>
              <w:pStyle w:val="TableParagraph"/>
              <w:spacing w:before="0"/>
              <w:ind w:left="0"/>
              <w:rPr>
                <w:rFonts w:ascii="Times New Roman" w:hAnsi="Times New Roman" w:cs="Times New Roman"/>
              </w:rPr>
            </w:pPr>
            <w:r w:rsidRPr="003C24FC">
              <w:rPr>
                <w:rFonts w:ascii="Times New Roman" w:hAnsi="Times New Roman" w:cs="Times New Roman"/>
              </w:rPr>
              <w:t>High Temperature Hydrogen Attack</w:t>
            </w:r>
            <w:r w:rsidR="002D4C1B" w:rsidRPr="003C24FC">
              <w:rPr>
                <w:rFonts w:ascii="Times New Roman" w:hAnsi="Times New Roman" w:cs="Times New Roman"/>
              </w:rPr>
              <w:t xml:space="preserve"> [Note3]</w:t>
            </w:r>
          </w:p>
        </w:tc>
        <w:tc>
          <w:tcPr>
            <w:tcW w:w="1964" w:type="dxa"/>
            <w:vAlign w:val="center"/>
          </w:tcPr>
          <w:p w14:paraId="3A00AC29" w14:textId="6EEE607D" w:rsidR="00E47C55" w:rsidRPr="003C24FC" w:rsidRDefault="002C5190" w:rsidP="006C53CA">
            <w:pPr>
              <w:pStyle w:val="TableParagraph"/>
              <w:spacing w:before="0"/>
              <w:ind w:left="0"/>
              <w:jc w:val="center"/>
              <w:rPr>
                <w:rFonts w:ascii="Times New Roman" w:hAnsi="Times New Roman" w:cs="Times New Roman"/>
                <w:color w:val="333333"/>
              </w:rPr>
            </w:pPr>
            <w:r w:rsidRPr="003C24FC">
              <w:rPr>
                <w:rFonts w:ascii="Times New Roman" w:hAnsi="Times New Roman" w:cs="Times New Roman"/>
                <w:color w:val="333333"/>
              </w:rPr>
              <w:t>Carbon Steel</w:t>
            </w:r>
          </w:p>
        </w:tc>
        <w:tc>
          <w:tcPr>
            <w:tcW w:w="2848" w:type="dxa"/>
            <w:vAlign w:val="center"/>
          </w:tcPr>
          <w:p w14:paraId="46D97FC1" w14:textId="7AC67934" w:rsidR="00E47C55" w:rsidRPr="003C24FC" w:rsidRDefault="002C5190" w:rsidP="006C53CA">
            <w:pPr>
              <w:pStyle w:val="TableParagraph"/>
              <w:spacing w:before="0"/>
              <w:ind w:left="0"/>
              <w:jc w:val="center"/>
              <w:rPr>
                <w:rFonts w:ascii="Times New Roman" w:hAnsi="Times New Roman" w:cs="Times New Roman"/>
                <w:color w:val="333333"/>
              </w:rPr>
            </w:pPr>
            <w:r w:rsidRPr="003C24FC">
              <w:rPr>
                <w:rFonts w:ascii="Times New Roman" w:hAnsi="Times New Roman" w:cs="Times New Roman"/>
                <w:color w:val="333333"/>
              </w:rPr>
              <w:t>1175°F ±25°F (635°C ±15°C)</w:t>
            </w:r>
          </w:p>
        </w:tc>
        <w:tc>
          <w:tcPr>
            <w:tcW w:w="2602" w:type="dxa"/>
            <w:vAlign w:val="center"/>
          </w:tcPr>
          <w:p w14:paraId="3421C191" w14:textId="77777777" w:rsidR="002C5190" w:rsidRPr="003C24FC" w:rsidRDefault="002C5190" w:rsidP="002C5190">
            <w:pPr>
              <w:pStyle w:val="TableParagraph"/>
              <w:jc w:val="center"/>
              <w:rPr>
                <w:rFonts w:ascii="Times New Roman" w:hAnsi="Times New Roman" w:cs="Times New Roman"/>
                <w:color w:val="333333"/>
              </w:rPr>
            </w:pPr>
            <w:r w:rsidRPr="003C24FC">
              <w:rPr>
                <w:rFonts w:ascii="Times New Roman" w:hAnsi="Times New Roman" w:cs="Times New Roman"/>
                <w:color w:val="333333"/>
              </w:rPr>
              <w:t>1 hour per inch (25 mm),</w:t>
            </w:r>
          </w:p>
          <w:p w14:paraId="2106E74E" w14:textId="0E0B9C2A" w:rsidR="00E47C55" w:rsidRPr="003C24FC" w:rsidRDefault="002C5190" w:rsidP="002C5190">
            <w:pPr>
              <w:pStyle w:val="TableParagraph"/>
              <w:spacing w:before="0"/>
              <w:ind w:left="0"/>
              <w:jc w:val="center"/>
              <w:rPr>
                <w:rFonts w:ascii="Times New Roman" w:hAnsi="Times New Roman" w:cs="Times New Roman"/>
                <w:color w:val="333333"/>
              </w:rPr>
            </w:pPr>
            <w:r w:rsidRPr="003C24FC">
              <w:rPr>
                <w:rFonts w:ascii="Times New Roman" w:hAnsi="Times New Roman" w:cs="Times New Roman"/>
                <w:color w:val="333333"/>
              </w:rPr>
              <w:t>1 hour minimum</w:t>
            </w:r>
          </w:p>
        </w:tc>
      </w:tr>
      <w:tr w:rsidR="0096591D" w14:paraId="2ABFFBB5" w14:textId="77777777" w:rsidTr="002A2899">
        <w:trPr>
          <w:trHeight w:val="525"/>
        </w:trPr>
        <w:tc>
          <w:tcPr>
            <w:tcW w:w="2670" w:type="dxa"/>
            <w:vAlign w:val="center"/>
          </w:tcPr>
          <w:p w14:paraId="1750F331" w14:textId="77777777" w:rsidR="0096591D" w:rsidRPr="003C24FC" w:rsidRDefault="0096591D" w:rsidP="006C53CA">
            <w:pPr>
              <w:pStyle w:val="TableParagraph"/>
              <w:spacing w:before="0"/>
              <w:ind w:left="0"/>
              <w:rPr>
                <w:rFonts w:ascii="Times New Roman" w:hAnsi="Times New Roman" w:cs="Times New Roman"/>
              </w:rPr>
            </w:pPr>
            <w:r w:rsidRPr="003C24FC">
              <w:rPr>
                <w:rFonts w:ascii="Times New Roman" w:hAnsi="Times New Roman" w:cs="Times New Roman"/>
              </w:rPr>
              <w:t>Wet</w:t>
            </w:r>
            <w:r w:rsidRPr="003C24FC">
              <w:rPr>
                <w:rFonts w:ascii="Times New Roman" w:hAnsi="Times New Roman" w:cs="Times New Roman"/>
                <w:spacing w:val="9"/>
              </w:rPr>
              <w:t xml:space="preserve"> </w:t>
            </w:r>
            <w:r w:rsidRPr="003C24FC">
              <w:rPr>
                <w:rFonts w:ascii="Times New Roman" w:hAnsi="Times New Roman" w:cs="Times New Roman"/>
              </w:rPr>
              <w:t>H</w:t>
            </w:r>
            <w:r w:rsidRPr="003C24FC">
              <w:rPr>
                <w:rFonts w:ascii="Times New Roman" w:hAnsi="Times New Roman" w:cs="Times New Roman"/>
                <w:position w:val="-4"/>
              </w:rPr>
              <w:t>2</w:t>
            </w:r>
            <w:r w:rsidRPr="003C24FC">
              <w:rPr>
                <w:rFonts w:ascii="Times New Roman" w:hAnsi="Times New Roman" w:cs="Times New Roman"/>
              </w:rPr>
              <w:t>S/Sulfide</w:t>
            </w:r>
            <w:r w:rsidRPr="003C24FC">
              <w:rPr>
                <w:rFonts w:ascii="Times New Roman" w:hAnsi="Times New Roman" w:cs="Times New Roman"/>
                <w:spacing w:val="9"/>
              </w:rPr>
              <w:t xml:space="preserve"> </w:t>
            </w:r>
            <w:r w:rsidRPr="003C24FC">
              <w:rPr>
                <w:rFonts w:ascii="Times New Roman" w:hAnsi="Times New Roman" w:cs="Times New Roman"/>
                <w:spacing w:val="-2"/>
              </w:rPr>
              <w:t>[Note1]</w:t>
            </w:r>
          </w:p>
        </w:tc>
        <w:tc>
          <w:tcPr>
            <w:tcW w:w="1964" w:type="dxa"/>
            <w:vAlign w:val="center"/>
          </w:tcPr>
          <w:p w14:paraId="178E57F9"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Carbon</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Steel</w:t>
            </w:r>
          </w:p>
        </w:tc>
        <w:tc>
          <w:tcPr>
            <w:tcW w:w="2848" w:type="dxa"/>
            <w:vAlign w:val="center"/>
          </w:tcPr>
          <w:p w14:paraId="4AD1B5A3"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1175°F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±25°F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(635°C</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±15°C)</w:t>
            </w:r>
          </w:p>
        </w:tc>
        <w:tc>
          <w:tcPr>
            <w:tcW w:w="2602" w:type="dxa"/>
            <w:vAlign w:val="center"/>
          </w:tcPr>
          <w:p w14:paraId="6A32014F"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hour</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per</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inch</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(25</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spacing w:val="-4"/>
              </w:rPr>
              <w:t>mm),</w:t>
            </w:r>
          </w:p>
          <w:p w14:paraId="1B691E66" w14:textId="77777777" w:rsidR="0096591D" w:rsidRPr="003C24FC" w:rsidRDefault="0096591D" w:rsidP="006C53CA">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hour</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spacing w:val="-2"/>
              </w:rPr>
              <w:t>minimum</w:t>
            </w:r>
          </w:p>
        </w:tc>
      </w:tr>
      <w:tr w:rsidR="0096591D" w14:paraId="7F282C62" w14:textId="77777777" w:rsidTr="002A2899">
        <w:trPr>
          <w:trHeight w:val="516"/>
        </w:trPr>
        <w:tc>
          <w:tcPr>
            <w:tcW w:w="10084" w:type="dxa"/>
            <w:gridSpan w:val="4"/>
          </w:tcPr>
          <w:p w14:paraId="222821A0" w14:textId="77777777" w:rsidR="0096591D" w:rsidRPr="003C24FC" w:rsidRDefault="0096591D" w:rsidP="006C53CA">
            <w:pPr>
              <w:pStyle w:val="TableParagraph"/>
              <w:spacing w:before="0"/>
              <w:ind w:left="0"/>
              <w:rPr>
                <w:rFonts w:ascii="Times New Roman" w:hAnsi="Times New Roman" w:cs="Times New Roman"/>
                <w:b/>
                <w:bCs/>
                <w:i/>
              </w:rPr>
            </w:pPr>
            <w:r w:rsidRPr="003C24FC">
              <w:rPr>
                <w:rFonts w:ascii="Times New Roman" w:hAnsi="Times New Roman" w:cs="Times New Roman"/>
                <w:b/>
                <w:bCs/>
                <w:i/>
                <w:spacing w:val="-2"/>
              </w:rPr>
              <w:t>Note:</w:t>
            </w:r>
          </w:p>
          <w:p w14:paraId="4072B194" w14:textId="5E0B9391" w:rsidR="0096591D" w:rsidRPr="003C24FC" w:rsidRDefault="00BF5E41" w:rsidP="00AF68B1">
            <w:pPr>
              <w:pStyle w:val="TableParagraph"/>
              <w:numPr>
                <w:ilvl w:val="2"/>
                <w:numId w:val="22"/>
              </w:numPr>
              <w:spacing w:before="0"/>
              <w:ind w:left="0"/>
              <w:rPr>
                <w:rFonts w:ascii="Times New Roman" w:hAnsi="Times New Roman" w:cs="Times New Roman"/>
                <w:i/>
                <w:spacing w:val="-2"/>
              </w:rPr>
            </w:pPr>
            <w:r w:rsidRPr="003C24FC">
              <w:rPr>
                <w:rFonts w:ascii="Times New Roman" w:hAnsi="Times New Roman" w:cs="Times New Roman"/>
                <w:i/>
              </w:rPr>
              <w:t xml:space="preserve">1. </w:t>
            </w:r>
            <w:r w:rsidR="0096591D" w:rsidRPr="003C24FC">
              <w:rPr>
                <w:rFonts w:ascii="Times New Roman" w:hAnsi="Times New Roman" w:cs="Times New Roman"/>
                <w:i/>
              </w:rPr>
              <w:t>NACE</w:t>
            </w:r>
            <w:r w:rsidR="0096591D" w:rsidRPr="003C24FC">
              <w:rPr>
                <w:rFonts w:ascii="Times New Roman" w:hAnsi="Times New Roman" w:cs="Times New Roman"/>
                <w:i/>
                <w:spacing w:val="6"/>
              </w:rPr>
              <w:t xml:space="preserve"> </w:t>
            </w:r>
            <w:r w:rsidR="0096591D" w:rsidRPr="003C24FC">
              <w:rPr>
                <w:rFonts w:ascii="Times New Roman" w:hAnsi="Times New Roman" w:cs="Times New Roman"/>
                <w:i/>
              </w:rPr>
              <w:t>MR0175</w:t>
            </w:r>
            <w:r w:rsidR="0096591D" w:rsidRPr="003C24FC">
              <w:rPr>
                <w:rFonts w:ascii="Times New Roman" w:hAnsi="Times New Roman" w:cs="Times New Roman"/>
                <w:i/>
                <w:spacing w:val="8"/>
              </w:rPr>
              <w:t xml:space="preserve"> </w:t>
            </w:r>
            <w:r w:rsidR="0096591D" w:rsidRPr="003C24FC">
              <w:rPr>
                <w:rFonts w:ascii="Times New Roman" w:hAnsi="Times New Roman" w:cs="Times New Roman"/>
                <w:i/>
              </w:rPr>
              <w:t>provides</w:t>
            </w:r>
            <w:r w:rsidR="0096591D" w:rsidRPr="003C24FC">
              <w:rPr>
                <w:rFonts w:ascii="Times New Roman" w:hAnsi="Times New Roman" w:cs="Times New Roman"/>
                <w:i/>
                <w:spacing w:val="9"/>
              </w:rPr>
              <w:t xml:space="preserve"> </w:t>
            </w:r>
            <w:r w:rsidR="0096591D" w:rsidRPr="003C24FC">
              <w:rPr>
                <w:rFonts w:ascii="Times New Roman" w:hAnsi="Times New Roman" w:cs="Times New Roman"/>
                <w:i/>
              </w:rPr>
              <w:t>guidance</w:t>
            </w:r>
            <w:r w:rsidR="0096591D" w:rsidRPr="003C24FC">
              <w:rPr>
                <w:rFonts w:ascii="Times New Roman" w:hAnsi="Times New Roman" w:cs="Times New Roman"/>
                <w:i/>
                <w:spacing w:val="8"/>
              </w:rPr>
              <w:t xml:space="preserve"> </w:t>
            </w:r>
            <w:r w:rsidR="0096591D" w:rsidRPr="003C24FC">
              <w:rPr>
                <w:rFonts w:ascii="Times New Roman" w:hAnsi="Times New Roman" w:cs="Times New Roman"/>
                <w:i/>
              </w:rPr>
              <w:t>to</w:t>
            </w:r>
            <w:r w:rsidR="0096591D" w:rsidRPr="003C24FC">
              <w:rPr>
                <w:rFonts w:ascii="Times New Roman" w:hAnsi="Times New Roman" w:cs="Times New Roman"/>
                <w:i/>
                <w:spacing w:val="8"/>
              </w:rPr>
              <w:t xml:space="preserve"> </w:t>
            </w:r>
            <w:r w:rsidR="0096591D" w:rsidRPr="003C24FC">
              <w:rPr>
                <w:rFonts w:ascii="Times New Roman" w:hAnsi="Times New Roman" w:cs="Times New Roman"/>
                <w:i/>
              </w:rPr>
              <w:t>reduce</w:t>
            </w:r>
            <w:r w:rsidR="0096591D" w:rsidRPr="003C24FC">
              <w:rPr>
                <w:rFonts w:ascii="Times New Roman" w:hAnsi="Times New Roman" w:cs="Times New Roman"/>
                <w:i/>
                <w:spacing w:val="8"/>
              </w:rPr>
              <w:t xml:space="preserve"> </w:t>
            </w:r>
            <w:r w:rsidR="0096591D" w:rsidRPr="003C24FC">
              <w:rPr>
                <w:rFonts w:ascii="Times New Roman" w:hAnsi="Times New Roman" w:cs="Times New Roman"/>
                <w:i/>
              </w:rPr>
              <w:t>the</w:t>
            </w:r>
            <w:r w:rsidR="0096591D" w:rsidRPr="003C24FC">
              <w:rPr>
                <w:rFonts w:ascii="Times New Roman" w:hAnsi="Times New Roman" w:cs="Times New Roman"/>
                <w:i/>
                <w:spacing w:val="8"/>
              </w:rPr>
              <w:t xml:space="preserve"> </w:t>
            </w:r>
            <w:r w:rsidR="0096591D" w:rsidRPr="003C24FC">
              <w:rPr>
                <w:rFonts w:ascii="Times New Roman" w:hAnsi="Times New Roman" w:cs="Times New Roman"/>
                <w:i/>
              </w:rPr>
              <w:t>risk</w:t>
            </w:r>
            <w:r w:rsidR="0096591D" w:rsidRPr="003C24FC">
              <w:rPr>
                <w:rFonts w:ascii="Times New Roman" w:hAnsi="Times New Roman" w:cs="Times New Roman"/>
                <w:i/>
                <w:spacing w:val="8"/>
              </w:rPr>
              <w:t xml:space="preserve"> </w:t>
            </w:r>
            <w:r w:rsidR="0096591D" w:rsidRPr="003C24FC">
              <w:rPr>
                <w:rFonts w:ascii="Times New Roman" w:hAnsi="Times New Roman" w:cs="Times New Roman"/>
                <w:i/>
              </w:rPr>
              <w:t>of</w:t>
            </w:r>
            <w:r w:rsidR="0096591D" w:rsidRPr="003C24FC">
              <w:rPr>
                <w:rFonts w:ascii="Times New Roman" w:hAnsi="Times New Roman" w:cs="Times New Roman"/>
                <w:i/>
                <w:spacing w:val="8"/>
              </w:rPr>
              <w:t xml:space="preserve"> </w:t>
            </w:r>
            <w:r w:rsidR="0096591D" w:rsidRPr="003C24FC">
              <w:rPr>
                <w:rFonts w:ascii="Times New Roman" w:hAnsi="Times New Roman" w:cs="Times New Roman"/>
                <w:i/>
              </w:rPr>
              <w:t>wet</w:t>
            </w:r>
            <w:r w:rsidR="0096591D" w:rsidRPr="003C24FC">
              <w:rPr>
                <w:rFonts w:ascii="Times New Roman" w:hAnsi="Times New Roman" w:cs="Times New Roman"/>
                <w:i/>
                <w:spacing w:val="8"/>
              </w:rPr>
              <w:t xml:space="preserve"> </w:t>
            </w:r>
            <w:r w:rsidR="0096591D" w:rsidRPr="003C24FC">
              <w:rPr>
                <w:rFonts w:ascii="Times New Roman" w:hAnsi="Times New Roman" w:cs="Times New Roman"/>
                <w:i/>
              </w:rPr>
              <w:t>H</w:t>
            </w:r>
            <w:r w:rsidR="0096591D" w:rsidRPr="003C24FC">
              <w:rPr>
                <w:rFonts w:ascii="Times New Roman" w:hAnsi="Times New Roman" w:cs="Times New Roman"/>
                <w:i/>
                <w:position w:val="-4"/>
              </w:rPr>
              <w:t>2</w:t>
            </w:r>
            <w:r w:rsidR="0096591D" w:rsidRPr="003C24FC">
              <w:rPr>
                <w:rFonts w:ascii="Times New Roman" w:hAnsi="Times New Roman" w:cs="Times New Roman"/>
                <w:i/>
              </w:rPr>
              <w:t>S</w:t>
            </w:r>
            <w:r w:rsidR="0096591D" w:rsidRPr="003C24FC">
              <w:rPr>
                <w:rFonts w:ascii="Times New Roman" w:hAnsi="Times New Roman" w:cs="Times New Roman"/>
                <w:i/>
                <w:spacing w:val="7"/>
              </w:rPr>
              <w:t xml:space="preserve"> </w:t>
            </w:r>
            <w:r w:rsidR="0096591D" w:rsidRPr="003C24FC">
              <w:rPr>
                <w:rFonts w:ascii="Times New Roman" w:hAnsi="Times New Roman" w:cs="Times New Roman"/>
                <w:i/>
              </w:rPr>
              <w:t>(sour)</w:t>
            </w:r>
            <w:r w:rsidR="0096591D" w:rsidRPr="003C24FC">
              <w:rPr>
                <w:rFonts w:ascii="Times New Roman" w:hAnsi="Times New Roman" w:cs="Times New Roman"/>
                <w:i/>
                <w:spacing w:val="8"/>
              </w:rPr>
              <w:t xml:space="preserve"> </w:t>
            </w:r>
            <w:r w:rsidR="0096591D" w:rsidRPr="003C24FC">
              <w:rPr>
                <w:rFonts w:ascii="Times New Roman" w:hAnsi="Times New Roman" w:cs="Times New Roman"/>
                <w:i/>
              </w:rPr>
              <w:t>cracking</w:t>
            </w:r>
            <w:r w:rsidR="0096591D" w:rsidRPr="003C24FC">
              <w:rPr>
                <w:rFonts w:ascii="Times New Roman" w:hAnsi="Times New Roman" w:cs="Times New Roman"/>
                <w:i/>
                <w:spacing w:val="8"/>
              </w:rPr>
              <w:t xml:space="preserve"> </w:t>
            </w:r>
            <w:r w:rsidR="0096591D" w:rsidRPr="003C24FC">
              <w:rPr>
                <w:rFonts w:ascii="Times New Roman" w:hAnsi="Times New Roman" w:cs="Times New Roman"/>
                <w:i/>
              </w:rPr>
              <w:t>in</w:t>
            </w:r>
            <w:r w:rsidR="0096591D" w:rsidRPr="003C24FC">
              <w:rPr>
                <w:rFonts w:ascii="Times New Roman" w:hAnsi="Times New Roman" w:cs="Times New Roman"/>
                <w:i/>
                <w:spacing w:val="8"/>
              </w:rPr>
              <w:t xml:space="preserve"> </w:t>
            </w:r>
            <w:r w:rsidR="0096591D" w:rsidRPr="003C24FC">
              <w:rPr>
                <w:rFonts w:ascii="Times New Roman" w:hAnsi="Times New Roman" w:cs="Times New Roman"/>
                <w:i/>
              </w:rPr>
              <w:t>upstream</w:t>
            </w:r>
            <w:r w:rsidR="0096591D" w:rsidRPr="003C24FC">
              <w:rPr>
                <w:rFonts w:ascii="Times New Roman" w:hAnsi="Times New Roman" w:cs="Times New Roman"/>
                <w:i/>
                <w:spacing w:val="8"/>
              </w:rPr>
              <w:t xml:space="preserve"> </w:t>
            </w:r>
            <w:r w:rsidR="0096591D" w:rsidRPr="003C24FC">
              <w:rPr>
                <w:rFonts w:ascii="Times New Roman" w:hAnsi="Times New Roman" w:cs="Times New Roman"/>
                <w:i/>
                <w:spacing w:val="-2"/>
              </w:rPr>
              <w:t>equipment.</w:t>
            </w:r>
          </w:p>
          <w:p w14:paraId="59DAA25B" w14:textId="11FD9E0F" w:rsidR="0089617E" w:rsidRPr="003C24FC" w:rsidRDefault="00BF5E41" w:rsidP="00426870">
            <w:pPr>
              <w:pStyle w:val="TableParagraph"/>
              <w:numPr>
                <w:ilvl w:val="2"/>
                <w:numId w:val="22"/>
              </w:numPr>
              <w:spacing w:before="0"/>
              <w:ind w:left="0"/>
              <w:rPr>
                <w:rFonts w:ascii="Times New Roman" w:hAnsi="Times New Roman" w:cs="Times New Roman"/>
                <w:i/>
              </w:rPr>
            </w:pPr>
            <w:r w:rsidRPr="003C24FC">
              <w:rPr>
                <w:rFonts w:ascii="Times New Roman" w:hAnsi="Times New Roman" w:cs="Times New Roman"/>
                <w:i/>
              </w:rPr>
              <w:t xml:space="preserve">2. </w:t>
            </w:r>
            <w:r w:rsidR="0089617E" w:rsidRPr="003C24FC">
              <w:rPr>
                <w:rFonts w:ascii="Times New Roman" w:hAnsi="Times New Roman" w:cs="Times New Roman"/>
                <w:i/>
              </w:rPr>
              <w:t>Additional requirements for performing PWHT independent of temperature and concentration:</w:t>
            </w:r>
          </w:p>
          <w:p w14:paraId="33935E04" w14:textId="54888A4D" w:rsidR="0089617E" w:rsidRPr="003C24FC" w:rsidRDefault="0089617E" w:rsidP="0089617E">
            <w:pPr>
              <w:pStyle w:val="TableParagraph"/>
              <w:rPr>
                <w:rFonts w:ascii="Times New Roman" w:hAnsi="Times New Roman" w:cs="Times New Roman"/>
                <w:i/>
              </w:rPr>
            </w:pPr>
            <w:r w:rsidRPr="003C24FC">
              <w:rPr>
                <w:rFonts w:ascii="Times New Roman" w:hAnsi="Times New Roman" w:cs="Times New Roman"/>
                <w:i/>
              </w:rPr>
              <w:t xml:space="preserve">PWHT is mandatory to new carbon steel piping exposed to potential caustic risk regardless of operating temperature, caustic concentration or heat tracing setpoints. (PIM-SU-5112-TCO Section 6.1 </w:t>
            </w:r>
            <w:r w:rsidR="009C60CA" w:rsidRPr="003C24FC">
              <w:rPr>
                <w:rFonts w:ascii="Times New Roman" w:hAnsi="Times New Roman" w:cs="Times New Roman"/>
                <w:i/>
              </w:rPr>
              <w:t>Item</w:t>
            </w:r>
            <w:r w:rsidRPr="003C24FC">
              <w:rPr>
                <w:rFonts w:ascii="Times New Roman" w:hAnsi="Times New Roman" w:cs="Times New Roman"/>
                <w:i/>
              </w:rPr>
              <w:t xml:space="preserve"> 30)</w:t>
            </w:r>
          </w:p>
          <w:p w14:paraId="378A9AF1" w14:textId="77777777" w:rsidR="0089617E" w:rsidRPr="003C24FC" w:rsidRDefault="0089617E" w:rsidP="0089617E">
            <w:pPr>
              <w:pStyle w:val="TableParagraph"/>
              <w:rPr>
                <w:rFonts w:ascii="Times New Roman" w:hAnsi="Times New Roman" w:cs="Times New Roman"/>
                <w:i/>
              </w:rPr>
            </w:pPr>
            <w:r w:rsidRPr="003C24FC">
              <w:rPr>
                <w:rFonts w:ascii="Times New Roman" w:hAnsi="Times New Roman" w:cs="Times New Roman"/>
                <w:i/>
              </w:rPr>
              <w:t>Steam-traced piping or electrically heat-traced piping shall be PWHT.</w:t>
            </w:r>
          </w:p>
          <w:p w14:paraId="5B66E112" w14:textId="77777777" w:rsidR="0089617E" w:rsidRPr="003C24FC" w:rsidRDefault="0089617E" w:rsidP="0089617E">
            <w:pPr>
              <w:pStyle w:val="TableParagraph"/>
              <w:rPr>
                <w:rFonts w:ascii="Times New Roman" w:hAnsi="Times New Roman" w:cs="Times New Roman"/>
                <w:i/>
              </w:rPr>
            </w:pPr>
            <w:r w:rsidRPr="003C24FC">
              <w:rPr>
                <w:rFonts w:ascii="Times New Roman" w:hAnsi="Times New Roman" w:cs="Times New Roman"/>
                <w:i/>
              </w:rPr>
              <w:t>Piping exposed to steam out shall be PWHT.</w:t>
            </w:r>
          </w:p>
          <w:p w14:paraId="6A17625A" w14:textId="14D5615C" w:rsidR="0089617E" w:rsidRPr="003C24FC" w:rsidRDefault="0089617E" w:rsidP="0089617E">
            <w:pPr>
              <w:pStyle w:val="TableParagraph"/>
              <w:spacing w:before="0"/>
              <w:ind w:left="0"/>
              <w:rPr>
                <w:rFonts w:ascii="Times New Roman" w:hAnsi="Times New Roman" w:cs="Times New Roman"/>
                <w:i/>
              </w:rPr>
            </w:pPr>
            <w:r w:rsidRPr="003C24FC">
              <w:rPr>
                <w:rFonts w:ascii="Times New Roman" w:hAnsi="Times New Roman" w:cs="Times New Roman"/>
                <w:i/>
              </w:rPr>
              <w:t>Spent caustic all concentrations shall be PWHT.</w:t>
            </w:r>
          </w:p>
          <w:p w14:paraId="789ECCEA" w14:textId="17A55C7E" w:rsidR="00275A2A" w:rsidRPr="0096591D" w:rsidRDefault="00275A2A" w:rsidP="006C53CA">
            <w:pPr>
              <w:pStyle w:val="TableParagraph"/>
              <w:spacing w:before="0"/>
              <w:ind w:left="0"/>
              <w:rPr>
                <w:rFonts w:ascii="Times New Roman" w:hAnsi="Times New Roman" w:cs="Times New Roman"/>
                <w:i/>
                <w:sz w:val="20"/>
                <w:szCs w:val="20"/>
              </w:rPr>
            </w:pPr>
            <w:r w:rsidRPr="003C24FC">
              <w:rPr>
                <w:rFonts w:ascii="Times New Roman" w:hAnsi="Times New Roman" w:cs="Times New Roman"/>
                <w:i/>
              </w:rPr>
              <w:t>3.</w:t>
            </w:r>
            <w:r w:rsidR="00770814" w:rsidRPr="003C24FC">
              <w:rPr>
                <w:sz w:val="24"/>
                <w:szCs w:val="24"/>
              </w:rPr>
              <w:t xml:space="preserve"> </w:t>
            </w:r>
            <w:r w:rsidR="00770814" w:rsidRPr="003C24FC">
              <w:rPr>
                <w:rFonts w:ascii="Times New Roman" w:hAnsi="Times New Roman" w:cs="Times New Roman"/>
                <w:i/>
              </w:rPr>
              <w:t>Not applicable in TCO.</w:t>
            </w:r>
          </w:p>
        </w:tc>
      </w:tr>
    </w:tbl>
    <w:p w14:paraId="563925CD" w14:textId="6960CB07" w:rsidR="00730C67" w:rsidRPr="00492906" w:rsidRDefault="00730C67" w:rsidP="00492906">
      <w:pPr>
        <w:numPr>
          <w:ilvl w:val="1"/>
          <w:numId w:val="20"/>
        </w:numPr>
        <w:spacing w:before="120" w:after="120"/>
        <w:ind w:left="1134" w:hanging="425"/>
      </w:pPr>
      <w:r w:rsidRPr="00492906">
        <w:rPr>
          <w:b/>
        </w:rPr>
        <w:t xml:space="preserve">- </w:t>
      </w:r>
      <w:r w:rsidRPr="00492906">
        <w:rPr>
          <w:color w:val="333333"/>
        </w:rPr>
        <w:t>When toughness testing (impacts) is required for the application, supplementary essential variables per BPV</w:t>
      </w:r>
      <w:r w:rsidR="00DA2E8C">
        <w:rPr>
          <w:color w:val="333333"/>
          <w:lang w:val="ru-RU"/>
        </w:rPr>
        <w:t>С</w:t>
      </w:r>
      <w:r w:rsidRPr="00492906">
        <w:rPr>
          <w:color w:val="333333"/>
          <w:spacing w:val="40"/>
        </w:rPr>
        <w:t xml:space="preserve"> </w:t>
      </w:r>
      <w:r w:rsidRPr="00492906">
        <w:rPr>
          <w:color w:val="333333"/>
        </w:rPr>
        <w:t>ASME</w:t>
      </w:r>
      <w:r w:rsidRPr="00492906">
        <w:rPr>
          <w:color w:val="333333"/>
          <w:spacing w:val="25"/>
        </w:rPr>
        <w:t xml:space="preserve"> </w:t>
      </w:r>
      <w:r w:rsidRPr="00492906">
        <w:rPr>
          <w:color w:val="333333"/>
        </w:rPr>
        <w:t>IX</w:t>
      </w:r>
      <w:r w:rsidRPr="00492906">
        <w:rPr>
          <w:color w:val="333333"/>
          <w:spacing w:val="25"/>
        </w:rPr>
        <w:t xml:space="preserve"> </w:t>
      </w:r>
      <w:r w:rsidRPr="00492906">
        <w:rPr>
          <w:color w:val="333333"/>
        </w:rPr>
        <w:t>shall</w:t>
      </w:r>
      <w:r w:rsidRPr="00492906">
        <w:rPr>
          <w:color w:val="333333"/>
          <w:spacing w:val="25"/>
        </w:rPr>
        <w:t xml:space="preserve"> </w:t>
      </w:r>
      <w:r w:rsidRPr="00492906">
        <w:rPr>
          <w:color w:val="333333"/>
        </w:rPr>
        <w:t>apply.</w:t>
      </w:r>
      <w:r w:rsidRPr="00492906">
        <w:rPr>
          <w:color w:val="333333"/>
          <w:spacing w:val="25"/>
        </w:rPr>
        <w:t xml:space="preserve"> </w:t>
      </w:r>
      <w:r w:rsidRPr="00492906">
        <w:rPr>
          <w:color w:val="333333"/>
        </w:rPr>
        <w:t>An</w:t>
      </w:r>
      <w:r w:rsidRPr="00492906">
        <w:rPr>
          <w:color w:val="333333"/>
          <w:spacing w:val="25"/>
        </w:rPr>
        <w:t xml:space="preserve"> </w:t>
      </w:r>
      <w:r w:rsidRPr="00492906">
        <w:rPr>
          <w:color w:val="333333"/>
        </w:rPr>
        <w:t>additional</w:t>
      </w:r>
      <w:r w:rsidRPr="00492906">
        <w:rPr>
          <w:color w:val="333333"/>
          <w:spacing w:val="25"/>
        </w:rPr>
        <w:t xml:space="preserve"> </w:t>
      </w:r>
      <w:r w:rsidRPr="00492906">
        <w:rPr>
          <w:color w:val="333333"/>
        </w:rPr>
        <w:t>procedure</w:t>
      </w:r>
      <w:r w:rsidRPr="00492906">
        <w:rPr>
          <w:color w:val="333333"/>
          <w:spacing w:val="25"/>
        </w:rPr>
        <w:t xml:space="preserve"> </w:t>
      </w:r>
      <w:r w:rsidRPr="00492906">
        <w:rPr>
          <w:color w:val="333333"/>
        </w:rPr>
        <w:t>qualification</w:t>
      </w:r>
      <w:r w:rsidRPr="00492906">
        <w:rPr>
          <w:color w:val="333333"/>
          <w:spacing w:val="25"/>
        </w:rPr>
        <w:t xml:space="preserve"> </w:t>
      </w:r>
      <w:r w:rsidRPr="00492906">
        <w:rPr>
          <w:color w:val="333333"/>
        </w:rPr>
        <w:t>record(s)</w:t>
      </w:r>
      <w:r w:rsidRPr="00492906">
        <w:rPr>
          <w:color w:val="333333"/>
          <w:spacing w:val="25"/>
        </w:rPr>
        <w:t xml:space="preserve"> </w:t>
      </w:r>
      <w:r w:rsidRPr="00492906">
        <w:rPr>
          <w:color w:val="333333"/>
        </w:rPr>
        <w:t>(PQR)</w:t>
      </w:r>
      <w:r w:rsidRPr="00492906">
        <w:rPr>
          <w:color w:val="333333"/>
          <w:spacing w:val="25"/>
        </w:rPr>
        <w:t xml:space="preserve"> </w:t>
      </w:r>
      <w:r w:rsidRPr="00492906">
        <w:rPr>
          <w:color w:val="333333"/>
        </w:rPr>
        <w:t>shall</w:t>
      </w:r>
      <w:r w:rsidRPr="00492906">
        <w:rPr>
          <w:color w:val="333333"/>
          <w:spacing w:val="25"/>
        </w:rPr>
        <w:t xml:space="preserve"> </w:t>
      </w:r>
      <w:r w:rsidRPr="00492906">
        <w:rPr>
          <w:color w:val="333333"/>
        </w:rPr>
        <w:t>be</w:t>
      </w:r>
      <w:r w:rsidRPr="00492906">
        <w:rPr>
          <w:color w:val="333333"/>
          <w:spacing w:val="25"/>
        </w:rPr>
        <w:t xml:space="preserve"> </w:t>
      </w:r>
      <w:r w:rsidRPr="00492906">
        <w:rPr>
          <w:color w:val="333333"/>
        </w:rPr>
        <w:t>separately</w:t>
      </w:r>
      <w:r w:rsidRPr="00492906">
        <w:rPr>
          <w:color w:val="333333"/>
          <w:spacing w:val="25"/>
        </w:rPr>
        <w:t xml:space="preserve"> </w:t>
      </w:r>
      <w:r w:rsidRPr="00492906">
        <w:rPr>
          <w:color w:val="333333"/>
        </w:rPr>
        <w:t>qualified</w:t>
      </w:r>
      <w:r w:rsidRPr="00492906">
        <w:rPr>
          <w:color w:val="333333"/>
          <w:spacing w:val="25"/>
        </w:rPr>
        <w:t xml:space="preserve"> </w:t>
      </w:r>
      <w:r w:rsidRPr="00492906">
        <w:rPr>
          <w:color w:val="333333"/>
        </w:rPr>
        <w:t>with</w:t>
      </w:r>
      <w:r w:rsidRPr="00492906">
        <w:rPr>
          <w:color w:val="333333"/>
          <w:spacing w:val="25"/>
        </w:rPr>
        <w:t xml:space="preserve"> </w:t>
      </w:r>
      <w:r w:rsidRPr="00492906">
        <w:rPr>
          <w:color w:val="333333"/>
        </w:rPr>
        <w:t>post weld heat treatment (PWHT) total time at (soak) temperature at three times the Code minimum required for thickness to qualify the weld procedure for repair welding and possible further heat treatments.</w:t>
      </w:r>
    </w:p>
    <w:p w14:paraId="4DCF1E3C" w14:textId="76AFB330" w:rsidR="00730C67" w:rsidRPr="00492906" w:rsidRDefault="00730C67" w:rsidP="00492906">
      <w:pPr>
        <w:numPr>
          <w:ilvl w:val="1"/>
          <w:numId w:val="20"/>
        </w:numPr>
        <w:spacing w:before="120" w:after="120"/>
        <w:ind w:left="1134" w:hanging="425"/>
      </w:pPr>
      <w:r w:rsidRPr="00492906">
        <w:rPr>
          <w:b/>
        </w:rPr>
        <w:t xml:space="preserve">- </w:t>
      </w:r>
      <w:hyperlink r:id="rId16" w:anchor="_bookmark41" w:history="1">
        <w:r w:rsidRPr="00492906">
          <w:rPr>
            <w:color w:val="0000FF"/>
            <w:u w:val="single"/>
          </w:rPr>
          <w:t>Table 4</w:t>
        </w:r>
      </w:hyperlink>
      <w:r w:rsidRPr="00492906">
        <w:t xml:space="preserve"> shall be used for determining American Welding Society (AWS) classification and unified numbering</w:t>
      </w:r>
      <w:r w:rsidRPr="00492906">
        <w:rPr>
          <w:spacing w:val="40"/>
        </w:rPr>
        <w:t xml:space="preserve"> </w:t>
      </w:r>
      <w:r w:rsidRPr="00492906">
        <w:t xml:space="preserve">system (UNS) numbers for carbon steel </w:t>
      </w:r>
      <w:r w:rsidR="000B2AE2" w:rsidRPr="00492906">
        <w:t>C</w:t>
      </w:r>
      <w:r w:rsidRPr="00492906">
        <w:t>onsumables.</w:t>
      </w:r>
    </w:p>
    <w:p w14:paraId="57478E76" w14:textId="5A0DE15C" w:rsidR="008F268F" w:rsidRPr="00492906" w:rsidRDefault="008F268F" w:rsidP="00492906">
      <w:pPr>
        <w:spacing w:before="120" w:after="240"/>
        <w:ind w:left="709"/>
        <w:rPr>
          <w:b/>
        </w:rPr>
      </w:pPr>
      <w:r w:rsidRPr="00492906">
        <w:rPr>
          <w:b/>
        </w:rPr>
        <w:t>Table</w:t>
      </w:r>
      <w:r w:rsidRPr="00492906">
        <w:rPr>
          <w:b/>
          <w:spacing w:val="14"/>
        </w:rPr>
        <w:t xml:space="preserve"> </w:t>
      </w:r>
      <w:r w:rsidRPr="00492906">
        <w:rPr>
          <w:b/>
          <w:iCs/>
        </w:rPr>
        <w:t>4:</w:t>
      </w:r>
      <w:r w:rsidRPr="00492906">
        <w:rPr>
          <w:b/>
          <w:spacing w:val="3"/>
        </w:rPr>
        <w:t xml:space="preserve"> </w:t>
      </w:r>
      <w:r w:rsidRPr="00492906">
        <w:rPr>
          <w:b/>
        </w:rPr>
        <w:t>Welding</w:t>
      </w:r>
      <w:r w:rsidRPr="00492906">
        <w:rPr>
          <w:b/>
          <w:spacing w:val="9"/>
        </w:rPr>
        <w:t xml:space="preserve"> </w:t>
      </w:r>
      <w:r w:rsidRPr="00492906">
        <w:rPr>
          <w:b/>
        </w:rPr>
        <w:t>Consumables</w:t>
      </w:r>
      <w:r w:rsidRPr="00492906">
        <w:rPr>
          <w:b/>
          <w:spacing w:val="9"/>
        </w:rPr>
        <w:t xml:space="preserve"> </w:t>
      </w:r>
      <w:r w:rsidRPr="00492906">
        <w:rPr>
          <w:b/>
        </w:rPr>
        <w:t>for</w:t>
      </w:r>
      <w:r w:rsidRPr="00492906">
        <w:rPr>
          <w:b/>
          <w:spacing w:val="9"/>
        </w:rPr>
        <w:t xml:space="preserve"> </w:t>
      </w:r>
      <w:r w:rsidRPr="00492906">
        <w:rPr>
          <w:b/>
        </w:rPr>
        <w:t>Carbon</w:t>
      </w:r>
      <w:r w:rsidRPr="00492906">
        <w:rPr>
          <w:b/>
          <w:spacing w:val="9"/>
        </w:rPr>
        <w:t xml:space="preserve"> </w:t>
      </w:r>
      <w:r w:rsidRPr="00492906">
        <w:rPr>
          <w:b/>
        </w:rPr>
        <w:t>Steel</w:t>
      </w:r>
      <w:r w:rsidRPr="00492906">
        <w:rPr>
          <w:b/>
          <w:spacing w:val="9"/>
        </w:rPr>
        <w:t xml:space="preserve"> </w:t>
      </w:r>
      <w:r w:rsidRPr="00492906">
        <w:rPr>
          <w:b/>
          <w:spacing w:val="-4"/>
        </w:rPr>
        <w:t>(P1)</w:t>
      </w:r>
    </w:p>
    <w:tbl>
      <w:tblPr>
        <w:tblW w:w="0" w:type="auto"/>
        <w:tblInd w:w="55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675"/>
        <w:gridCol w:w="3118"/>
        <w:gridCol w:w="3287"/>
      </w:tblGrid>
      <w:tr w:rsidR="00356F48" w:rsidRPr="00356F48" w14:paraId="68AAEE70" w14:textId="77777777" w:rsidTr="002A2899">
        <w:trPr>
          <w:trHeight w:val="287"/>
        </w:trPr>
        <w:tc>
          <w:tcPr>
            <w:tcW w:w="3675" w:type="dxa"/>
            <w:shd w:val="clear" w:color="auto" w:fill="F0F0F0"/>
            <w:vAlign w:val="center"/>
          </w:tcPr>
          <w:p w14:paraId="7FFB20E8" w14:textId="1DDA3285" w:rsidR="00356F48" w:rsidRPr="00163AC6" w:rsidRDefault="00C5141C" w:rsidP="00B007BC">
            <w:pPr>
              <w:pStyle w:val="TableParagraph"/>
              <w:spacing w:before="0"/>
              <w:ind w:left="0"/>
              <w:jc w:val="center"/>
              <w:rPr>
                <w:rFonts w:ascii="Times New Roman" w:hAnsi="Times New Roman" w:cs="Times New Roman"/>
                <w:b/>
              </w:rPr>
            </w:pPr>
            <w:r w:rsidRPr="00163AC6">
              <w:rPr>
                <w:rFonts w:ascii="Times New Roman" w:hAnsi="Times New Roman" w:cs="Times New Roman"/>
                <w:b/>
                <w:color w:val="303030"/>
              </w:rPr>
              <w:lastRenderedPageBreak/>
              <w:t>A</w:t>
            </w:r>
            <w:r w:rsidR="00356F48" w:rsidRPr="00163AC6">
              <w:rPr>
                <w:rFonts w:ascii="Times New Roman" w:hAnsi="Times New Roman" w:cs="Times New Roman"/>
                <w:b/>
                <w:color w:val="303030"/>
              </w:rPr>
              <w:t>SME</w:t>
            </w:r>
            <w:r w:rsidR="00356F48" w:rsidRPr="00163AC6">
              <w:rPr>
                <w:rFonts w:ascii="Times New Roman" w:hAnsi="Times New Roman" w:cs="Times New Roman"/>
                <w:b/>
                <w:color w:val="303030"/>
                <w:spacing w:val="5"/>
              </w:rPr>
              <w:t xml:space="preserve"> </w:t>
            </w:r>
            <w:r w:rsidR="00356F48" w:rsidRPr="00163AC6">
              <w:rPr>
                <w:rFonts w:ascii="Times New Roman" w:hAnsi="Times New Roman" w:cs="Times New Roman"/>
                <w:b/>
                <w:color w:val="303030"/>
              </w:rPr>
              <w:t>Section</w:t>
            </w:r>
            <w:r w:rsidR="00356F48" w:rsidRPr="00163AC6">
              <w:rPr>
                <w:rFonts w:ascii="Times New Roman" w:hAnsi="Times New Roman" w:cs="Times New Roman"/>
                <w:b/>
                <w:color w:val="303030"/>
                <w:spacing w:val="6"/>
              </w:rPr>
              <w:t xml:space="preserve"> </w:t>
            </w:r>
            <w:r w:rsidR="00356F48" w:rsidRPr="00163AC6">
              <w:rPr>
                <w:rFonts w:ascii="Times New Roman" w:hAnsi="Times New Roman" w:cs="Times New Roman"/>
                <w:b/>
                <w:color w:val="303030"/>
              </w:rPr>
              <w:t>IIC</w:t>
            </w:r>
            <w:r w:rsidR="00356F48" w:rsidRPr="00163AC6">
              <w:rPr>
                <w:rFonts w:ascii="Times New Roman" w:hAnsi="Times New Roman" w:cs="Times New Roman"/>
                <w:b/>
                <w:color w:val="303030"/>
                <w:spacing w:val="6"/>
              </w:rPr>
              <w:t xml:space="preserve"> </w:t>
            </w:r>
            <w:r w:rsidR="00356F48" w:rsidRPr="00163AC6">
              <w:rPr>
                <w:rFonts w:ascii="Times New Roman" w:hAnsi="Times New Roman" w:cs="Times New Roman"/>
                <w:b/>
                <w:color w:val="303030"/>
                <w:spacing w:val="-2"/>
              </w:rPr>
              <w:t>Specification</w:t>
            </w:r>
          </w:p>
        </w:tc>
        <w:tc>
          <w:tcPr>
            <w:tcW w:w="3118" w:type="dxa"/>
            <w:shd w:val="clear" w:color="auto" w:fill="F0F0F0"/>
            <w:vAlign w:val="center"/>
          </w:tcPr>
          <w:p w14:paraId="602A568C" w14:textId="77777777" w:rsidR="00356F48" w:rsidRPr="00163AC6" w:rsidRDefault="00356F48" w:rsidP="00B007BC">
            <w:pPr>
              <w:pStyle w:val="TableParagraph"/>
              <w:spacing w:before="0"/>
              <w:ind w:left="0"/>
              <w:jc w:val="center"/>
              <w:rPr>
                <w:rFonts w:ascii="Times New Roman" w:hAnsi="Times New Roman" w:cs="Times New Roman"/>
                <w:b/>
              </w:rPr>
            </w:pPr>
            <w:r w:rsidRPr="00163AC6">
              <w:rPr>
                <w:rFonts w:ascii="Times New Roman" w:hAnsi="Times New Roman" w:cs="Times New Roman"/>
                <w:b/>
                <w:color w:val="303030"/>
              </w:rPr>
              <w:t>AWS</w:t>
            </w:r>
            <w:r w:rsidRPr="00163AC6">
              <w:rPr>
                <w:rFonts w:ascii="Times New Roman" w:hAnsi="Times New Roman" w:cs="Times New Roman"/>
                <w:b/>
                <w:color w:val="303030"/>
                <w:spacing w:val="6"/>
              </w:rPr>
              <w:t xml:space="preserve"> </w:t>
            </w:r>
            <w:r w:rsidRPr="00163AC6">
              <w:rPr>
                <w:rFonts w:ascii="Times New Roman" w:hAnsi="Times New Roman" w:cs="Times New Roman"/>
                <w:b/>
                <w:color w:val="303030"/>
                <w:spacing w:val="-2"/>
              </w:rPr>
              <w:t>Classification</w:t>
            </w:r>
          </w:p>
        </w:tc>
        <w:tc>
          <w:tcPr>
            <w:tcW w:w="3287" w:type="dxa"/>
            <w:shd w:val="clear" w:color="auto" w:fill="F0F0F0"/>
            <w:vAlign w:val="center"/>
          </w:tcPr>
          <w:p w14:paraId="534712D9" w14:textId="77777777" w:rsidR="00356F48" w:rsidRPr="00163AC6" w:rsidRDefault="00356F48" w:rsidP="00B007BC">
            <w:pPr>
              <w:pStyle w:val="TableParagraph"/>
              <w:spacing w:before="0"/>
              <w:ind w:left="0"/>
              <w:jc w:val="center"/>
              <w:rPr>
                <w:rFonts w:ascii="Times New Roman" w:hAnsi="Times New Roman" w:cs="Times New Roman"/>
                <w:b/>
              </w:rPr>
            </w:pPr>
            <w:r w:rsidRPr="00163AC6">
              <w:rPr>
                <w:rFonts w:ascii="Times New Roman" w:hAnsi="Times New Roman" w:cs="Times New Roman"/>
                <w:b/>
                <w:color w:val="303030"/>
              </w:rPr>
              <w:t>UNS</w:t>
            </w:r>
            <w:r w:rsidRPr="00163AC6">
              <w:rPr>
                <w:rFonts w:ascii="Times New Roman" w:hAnsi="Times New Roman" w:cs="Times New Roman"/>
                <w:b/>
                <w:color w:val="303030"/>
                <w:spacing w:val="5"/>
              </w:rPr>
              <w:t xml:space="preserve"> </w:t>
            </w:r>
            <w:r w:rsidRPr="00163AC6">
              <w:rPr>
                <w:rFonts w:ascii="Times New Roman" w:hAnsi="Times New Roman" w:cs="Times New Roman"/>
                <w:b/>
                <w:color w:val="303030"/>
                <w:spacing w:val="-2"/>
              </w:rPr>
              <w:t>Numbers</w:t>
            </w:r>
          </w:p>
        </w:tc>
      </w:tr>
      <w:tr w:rsidR="00356F48" w:rsidRPr="00356F48" w14:paraId="1C15499F" w14:textId="77777777" w:rsidTr="002A2899">
        <w:trPr>
          <w:trHeight w:val="966"/>
        </w:trPr>
        <w:tc>
          <w:tcPr>
            <w:tcW w:w="3675" w:type="dxa"/>
            <w:vAlign w:val="center"/>
          </w:tcPr>
          <w:p w14:paraId="008A3634" w14:textId="77777777" w:rsidR="00356F48" w:rsidRPr="00163AC6" w:rsidRDefault="00356F48" w:rsidP="00B007BC">
            <w:pPr>
              <w:pStyle w:val="TableParagraph"/>
              <w:spacing w:before="0"/>
              <w:ind w:left="0"/>
              <w:rPr>
                <w:rFonts w:ascii="Times New Roman" w:hAnsi="Times New Roman" w:cs="Times New Roman"/>
              </w:rPr>
            </w:pPr>
            <w:r w:rsidRPr="00163AC6">
              <w:rPr>
                <w:rFonts w:ascii="Times New Roman" w:hAnsi="Times New Roman" w:cs="Times New Roman"/>
              </w:rPr>
              <w:t>SFA-5.1</w:t>
            </w:r>
            <w:r w:rsidRPr="00163AC6">
              <w:rPr>
                <w:rFonts w:ascii="Times New Roman" w:hAnsi="Times New Roman" w:cs="Times New Roman"/>
                <w:spacing w:val="6"/>
              </w:rPr>
              <w:t xml:space="preserve"> </w:t>
            </w:r>
            <w:r w:rsidRPr="00163AC6">
              <w:rPr>
                <w:rFonts w:ascii="Times New Roman" w:hAnsi="Times New Roman" w:cs="Times New Roman"/>
              </w:rPr>
              <w:t>and</w:t>
            </w:r>
            <w:r w:rsidRPr="00163AC6">
              <w:rPr>
                <w:rFonts w:ascii="Times New Roman" w:hAnsi="Times New Roman" w:cs="Times New Roman"/>
                <w:spacing w:val="7"/>
              </w:rPr>
              <w:t xml:space="preserve"> </w:t>
            </w:r>
            <w:r w:rsidRPr="00163AC6">
              <w:rPr>
                <w:rFonts w:ascii="Times New Roman" w:hAnsi="Times New Roman" w:cs="Times New Roman"/>
                <w:spacing w:val="-5"/>
              </w:rPr>
              <w:t>5.5</w:t>
            </w:r>
          </w:p>
          <w:p w14:paraId="43407E79" w14:textId="77777777" w:rsidR="00BB009B" w:rsidRPr="00163AC6" w:rsidRDefault="00356F48" w:rsidP="00B007BC">
            <w:pPr>
              <w:pStyle w:val="TableParagraph"/>
              <w:spacing w:before="0"/>
              <w:ind w:left="0"/>
              <w:rPr>
                <w:rFonts w:ascii="Times New Roman" w:hAnsi="Times New Roman" w:cs="Times New Roman"/>
              </w:rPr>
            </w:pPr>
            <w:r w:rsidRPr="00163AC6">
              <w:rPr>
                <w:rFonts w:ascii="Times New Roman" w:hAnsi="Times New Roman" w:cs="Times New Roman"/>
              </w:rPr>
              <w:t>SMAW</w:t>
            </w:r>
            <w:r w:rsidRPr="00163AC6">
              <w:rPr>
                <w:rFonts w:ascii="Times New Roman" w:hAnsi="Times New Roman" w:cs="Times New Roman"/>
                <w:spacing w:val="-5"/>
              </w:rPr>
              <w:t xml:space="preserve"> </w:t>
            </w:r>
            <w:r w:rsidRPr="00163AC6">
              <w:rPr>
                <w:rFonts w:ascii="Times New Roman" w:hAnsi="Times New Roman" w:cs="Times New Roman"/>
              </w:rPr>
              <w:t xml:space="preserve">Process </w:t>
            </w:r>
          </w:p>
          <w:p w14:paraId="514E1180" w14:textId="4D9E0C08" w:rsidR="00356F48" w:rsidRPr="00163AC6" w:rsidRDefault="00356F48" w:rsidP="00B007BC">
            <w:pPr>
              <w:pStyle w:val="TableParagraph"/>
              <w:spacing w:before="0"/>
              <w:ind w:left="0"/>
              <w:rPr>
                <w:rFonts w:ascii="Times New Roman" w:hAnsi="Times New Roman" w:cs="Times New Roman"/>
              </w:rPr>
            </w:pPr>
            <w:r w:rsidRPr="00163AC6">
              <w:rPr>
                <w:rFonts w:ascii="Times New Roman" w:hAnsi="Times New Roman" w:cs="Times New Roman"/>
              </w:rPr>
              <w:t>Table 7</w:t>
            </w:r>
          </w:p>
        </w:tc>
        <w:tc>
          <w:tcPr>
            <w:tcW w:w="3118" w:type="dxa"/>
          </w:tcPr>
          <w:p w14:paraId="5149384E" w14:textId="6BB3835D" w:rsidR="00CE194A" w:rsidRPr="00163AC6" w:rsidRDefault="00CE194A" w:rsidP="00B007BC">
            <w:pPr>
              <w:pStyle w:val="TableParagraph"/>
              <w:spacing w:before="0"/>
              <w:ind w:left="0"/>
              <w:jc w:val="center"/>
              <w:rPr>
                <w:rFonts w:ascii="Times New Roman" w:hAnsi="Times New Roman" w:cs="Times New Roman"/>
                <w:spacing w:val="-2"/>
              </w:rPr>
            </w:pPr>
          </w:p>
          <w:p w14:paraId="3B024693" w14:textId="722D5CAC"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E7018</w:t>
            </w:r>
          </w:p>
          <w:p w14:paraId="615A49FF"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E8018-C3</w:t>
            </w:r>
            <w:r w:rsidRPr="00163AC6">
              <w:rPr>
                <w:rFonts w:ascii="Times New Roman" w:hAnsi="Times New Roman" w:cs="Times New Roman"/>
                <w:spacing w:val="7"/>
              </w:rPr>
              <w:t xml:space="preserve"> </w:t>
            </w:r>
            <w:r w:rsidRPr="00163AC6">
              <w:rPr>
                <w:rFonts w:ascii="Times New Roman" w:hAnsi="Times New Roman" w:cs="Times New Roman"/>
              </w:rPr>
              <w:t>[Note</w:t>
            </w:r>
            <w:r w:rsidRPr="00163AC6">
              <w:rPr>
                <w:rFonts w:ascii="Times New Roman" w:hAnsi="Times New Roman" w:cs="Times New Roman"/>
                <w:spacing w:val="8"/>
              </w:rPr>
              <w:t xml:space="preserve"> </w:t>
            </w:r>
            <w:r w:rsidRPr="00163AC6">
              <w:rPr>
                <w:rFonts w:ascii="Times New Roman" w:hAnsi="Times New Roman" w:cs="Times New Roman"/>
                <w:spacing w:val="-5"/>
              </w:rPr>
              <w:t>3]</w:t>
            </w:r>
          </w:p>
          <w:p w14:paraId="5FD5983F"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E8018-G</w:t>
            </w:r>
            <w:r w:rsidRPr="00163AC6">
              <w:rPr>
                <w:rFonts w:ascii="Times New Roman" w:hAnsi="Times New Roman" w:cs="Times New Roman"/>
                <w:spacing w:val="7"/>
              </w:rPr>
              <w:t xml:space="preserve"> </w:t>
            </w:r>
            <w:r w:rsidRPr="00163AC6">
              <w:rPr>
                <w:rFonts w:ascii="Times New Roman" w:hAnsi="Times New Roman" w:cs="Times New Roman"/>
              </w:rPr>
              <w:t>[Note</w:t>
            </w:r>
            <w:r w:rsidRPr="00163AC6">
              <w:rPr>
                <w:rFonts w:ascii="Times New Roman" w:hAnsi="Times New Roman" w:cs="Times New Roman"/>
                <w:spacing w:val="8"/>
              </w:rPr>
              <w:t xml:space="preserve"> </w:t>
            </w:r>
            <w:r w:rsidRPr="00163AC6">
              <w:rPr>
                <w:rFonts w:ascii="Times New Roman" w:hAnsi="Times New Roman" w:cs="Times New Roman"/>
                <w:spacing w:val="-5"/>
              </w:rPr>
              <w:t>3]</w:t>
            </w:r>
          </w:p>
        </w:tc>
        <w:tc>
          <w:tcPr>
            <w:tcW w:w="3287" w:type="dxa"/>
          </w:tcPr>
          <w:p w14:paraId="2A08C16C" w14:textId="7E1C8BD4" w:rsidR="00CE194A" w:rsidRPr="00163AC6" w:rsidRDefault="00CE194A" w:rsidP="00B007BC">
            <w:pPr>
              <w:pStyle w:val="TableParagraph"/>
              <w:spacing w:before="0"/>
              <w:ind w:left="0"/>
              <w:jc w:val="center"/>
              <w:rPr>
                <w:rFonts w:ascii="Times New Roman" w:hAnsi="Times New Roman" w:cs="Times New Roman"/>
                <w:spacing w:val="-2"/>
              </w:rPr>
            </w:pPr>
          </w:p>
          <w:p w14:paraId="369143A4" w14:textId="4B08D7F8" w:rsidR="00CE194A" w:rsidRPr="00163AC6" w:rsidRDefault="00356F48" w:rsidP="00B007BC">
            <w:pPr>
              <w:pStyle w:val="TableParagraph"/>
              <w:spacing w:before="0"/>
              <w:ind w:left="0"/>
              <w:jc w:val="center"/>
              <w:rPr>
                <w:rFonts w:ascii="Times New Roman" w:hAnsi="Times New Roman" w:cs="Times New Roman"/>
                <w:spacing w:val="-2"/>
              </w:rPr>
            </w:pPr>
            <w:r w:rsidRPr="00163AC6">
              <w:rPr>
                <w:rFonts w:ascii="Times New Roman" w:hAnsi="Times New Roman" w:cs="Times New Roman"/>
                <w:spacing w:val="-2"/>
              </w:rPr>
              <w:t>W07018</w:t>
            </w:r>
          </w:p>
          <w:p w14:paraId="203E9636" w14:textId="2CF10D20"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W21018</w:t>
            </w:r>
          </w:p>
        </w:tc>
      </w:tr>
      <w:tr w:rsidR="00356F48" w:rsidRPr="00356F48" w14:paraId="0738229F" w14:textId="77777777" w:rsidTr="002A2899">
        <w:trPr>
          <w:trHeight w:val="714"/>
        </w:trPr>
        <w:tc>
          <w:tcPr>
            <w:tcW w:w="3675" w:type="dxa"/>
            <w:vMerge w:val="restart"/>
            <w:vAlign w:val="center"/>
          </w:tcPr>
          <w:p w14:paraId="77B60E7B" w14:textId="77777777" w:rsidR="00356F48" w:rsidRPr="00163AC6" w:rsidRDefault="00356F48" w:rsidP="00B007BC">
            <w:pPr>
              <w:pStyle w:val="TableParagraph"/>
              <w:spacing w:before="0"/>
              <w:ind w:left="0"/>
              <w:rPr>
                <w:rFonts w:ascii="Times New Roman" w:hAnsi="Times New Roman" w:cs="Times New Roman"/>
              </w:rPr>
            </w:pPr>
            <w:r w:rsidRPr="00163AC6">
              <w:rPr>
                <w:rFonts w:ascii="Times New Roman" w:hAnsi="Times New Roman" w:cs="Times New Roman"/>
              </w:rPr>
              <w:t>SFA-</w:t>
            </w:r>
            <w:r w:rsidRPr="00163AC6">
              <w:rPr>
                <w:rFonts w:ascii="Times New Roman" w:hAnsi="Times New Roman" w:cs="Times New Roman"/>
                <w:spacing w:val="-4"/>
              </w:rPr>
              <w:t>5.17</w:t>
            </w:r>
          </w:p>
          <w:p w14:paraId="4DEF8461" w14:textId="77777777" w:rsidR="00BB009B" w:rsidRPr="00163AC6" w:rsidRDefault="00356F48" w:rsidP="00B007BC">
            <w:pPr>
              <w:pStyle w:val="TableParagraph"/>
              <w:spacing w:before="0"/>
              <w:ind w:left="0"/>
              <w:rPr>
                <w:rFonts w:ascii="Times New Roman" w:hAnsi="Times New Roman" w:cs="Times New Roman"/>
                <w:spacing w:val="80"/>
              </w:rPr>
            </w:pPr>
            <w:r w:rsidRPr="00163AC6">
              <w:rPr>
                <w:rFonts w:ascii="Times New Roman" w:hAnsi="Times New Roman" w:cs="Times New Roman"/>
              </w:rPr>
              <w:t>SAW Process</w:t>
            </w:r>
            <w:r w:rsidRPr="00163AC6">
              <w:rPr>
                <w:rFonts w:ascii="Times New Roman" w:hAnsi="Times New Roman" w:cs="Times New Roman"/>
                <w:spacing w:val="80"/>
              </w:rPr>
              <w:t xml:space="preserve"> </w:t>
            </w:r>
          </w:p>
          <w:p w14:paraId="1E568DF4" w14:textId="2D0257D0" w:rsidR="00356F48" w:rsidRPr="00163AC6" w:rsidRDefault="00356F48" w:rsidP="00B007BC">
            <w:pPr>
              <w:pStyle w:val="TableParagraph"/>
              <w:spacing w:before="0"/>
              <w:ind w:left="0"/>
              <w:rPr>
                <w:rFonts w:ascii="Times New Roman" w:hAnsi="Times New Roman" w:cs="Times New Roman"/>
              </w:rPr>
            </w:pPr>
            <w:r w:rsidRPr="00163AC6">
              <w:rPr>
                <w:rFonts w:ascii="Times New Roman" w:hAnsi="Times New Roman" w:cs="Times New Roman"/>
              </w:rPr>
              <w:t>Table 1 and Table 2</w:t>
            </w:r>
          </w:p>
        </w:tc>
        <w:tc>
          <w:tcPr>
            <w:tcW w:w="3118" w:type="dxa"/>
          </w:tcPr>
          <w:p w14:paraId="5A77AD35" w14:textId="2D5229B9" w:rsidR="00CE194A" w:rsidRPr="00163AC6" w:rsidRDefault="00356F48" w:rsidP="00B007BC">
            <w:pPr>
              <w:pStyle w:val="TableParagraph"/>
              <w:spacing w:before="0"/>
              <w:ind w:left="0"/>
              <w:jc w:val="center"/>
              <w:rPr>
                <w:rFonts w:ascii="Times New Roman" w:hAnsi="Times New Roman" w:cs="Times New Roman"/>
                <w:spacing w:val="-4"/>
              </w:rPr>
            </w:pPr>
            <w:r w:rsidRPr="00163AC6">
              <w:rPr>
                <w:rFonts w:ascii="Times New Roman" w:hAnsi="Times New Roman" w:cs="Times New Roman"/>
                <w:spacing w:val="-4"/>
              </w:rPr>
              <w:t>EL12</w:t>
            </w:r>
          </w:p>
          <w:p w14:paraId="79909A7C" w14:textId="2AAD6E92"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EM12K</w:t>
            </w:r>
          </w:p>
          <w:p w14:paraId="3B8386E0"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EM14K</w:t>
            </w:r>
          </w:p>
        </w:tc>
        <w:tc>
          <w:tcPr>
            <w:tcW w:w="3287" w:type="dxa"/>
          </w:tcPr>
          <w:p w14:paraId="7CC945E3" w14:textId="441775E0" w:rsidR="00CE194A" w:rsidRPr="00163AC6" w:rsidRDefault="00356F48" w:rsidP="00B007BC">
            <w:pPr>
              <w:pStyle w:val="TableParagraph"/>
              <w:spacing w:before="0"/>
              <w:ind w:left="0"/>
              <w:jc w:val="center"/>
              <w:rPr>
                <w:rFonts w:ascii="Times New Roman" w:hAnsi="Times New Roman" w:cs="Times New Roman"/>
                <w:spacing w:val="-2"/>
              </w:rPr>
            </w:pPr>
            <w:r w:rsidRPr="00163AC6">
              <w:rPr>
                <w:rFonts w:ascii="Times New Roman" w:hAnsi="Times New Roman" w:cs="Times New Roman"/>
                <w:spacing w:val="-2"/>
              </w:rPr>
              <w:t>K01012</w:t>
            </w:r>
          </w:p>
          <w:p w14:paraId="3FDA14B8" w14:textId="3C3C9FBF"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K01113</w:t>
            </w:r>
          </w:p>
          <w:p w14:paraId="2C59AC6A"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K01314</w:t>
            </w:r>
          </w:p>
        </w:tc>
      </w:tr>
      <w:tr w:rsidR="00356F48" w:rsidRPr="00356F48" w14:paraId="3152255A" w14:textId="77777777" w:rsidTr="002A2899">
        <w:trPr>
          <w:trHeight w:val="246"/>
        </w:trPr>
        <w:tc>
          <w:tcPr>
            <w:tcW w:w="3675" w:type="dxa"/>
            <w:vMerge/>
            <w:tcBorders>
              <w:top w:val="nil"/>
            </w:tcBorders>
            <w:vAlign w:val="center"/>
          </w:tcPr>
          <w:p w14:paraId="0F94E583" w14:textId="77777777" w:rsidR="00356F48" w:rsidRPr="00163AC6" w:rsidRDefault="00356F48" w:rsidP="00B007BC"/>
        </w:tc>
        <w:tc>
          <w:tcPr>
            <w:tcW w:w="3118" w:type="dxa"/>
          </w:tcPr>
          <w:p w14:paraId="5E358B75"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5"/>
              </w:rPr>
              <w:t>EC1</w:t>
            </w:r>
          </w:p>
        </w:tc>
        <w:tc>
          <w:tcPr>
            <w:tcW w:w="3287" w:type="dxa"/>
          </w:tcPr>
          <w:p w14:paraId="47340289"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W06041</w:t>
            </w:r>
          </w:p>
        </w:tc>
      </w:tr>
      <w:tr w:rsidR="00356F48" w:rsidRPr="00356F48" w14:paraId="16655320" w14:textId="77777777" w:rsidTr="002A2899">
        <w:trPr>
          <w:trHeight w:val="1137"/>
        </w:trPr>
        <w:tc>
          <w:tcPr>
            <w:tcW w:w="3675" w:type="dxa"/>
            <w:vMerge w:val="restart"/>
            <w:vAlign w:val="center"/>
          </w:tcPr>
          <w:p w14:paraId="376FB088" w14:textId="77777777" w:rsidR="00356F48" w:rsidRPr="00163AC6" w:rsidRDefault="00356F48" w:rsidP="00B007BC">
            <w:pPr>
              <w:pStyle w:val="TableParagraph"/>
              <w:spacing w:before="0"/>
              <w:ind w:left="0"/>
              <w:rPr>
                <w:rFonts w:ascii="Times New Roman" w:hAnsi="Times New Roman" w:cs="Times New Roman"/>
              </w:rPr>
            </w:pPr>
            <w:r w:rsidRPr="00163AC6">
              <w:rPr>
                <w:rFonts w:ascii="Times New Roman" w:hAnsi="Times New Roman" w:cs="Times New Roman"/>
              </w:rPr>
              <w:t>SFA-5.18</w:t>
            </w:r>
            <w:r w:rsidRPr="00163AC6">
              <w:rPr>
                <w:rFonts w:ascii="Times New Roman" w:hAnsi="Times New Roman" w:cs="Times New Roman"/>
                <w:spacing w:val="7"/>
              </w:rPr>
              <w:t xml:space="preserve"> </w:t>
            </w:r>
            <w:r w:rsidRPr="00163AC6">
              <w:rPr>
                <w:rFonts w:ascii="Times New Roman" w:hAnsi="Times New Roman" w:cs="Times New Roman"/>
              </w:rPr>
              <w:t>and</w:t>
            </w:r>
            <w:r w:rsidRPr="00163AC6">
              <w:rPr>
                <w:rFonts w:ascii="Times New Roman" w:hAnsi="Times New Roman" w:cs="Times New Roman"/>
                <w:spacing w:val="7"/>
              </w:rPr>
              <w:t xml:space="preserve"> </w:t>
            </w:r>
            <w:r w:rsidRPr="00163AC6">
              <w:rPr>
                <w:rFonts w:ascii="Times New Roman" w:hAnsi="Times New Roman" w:cs="Times New Roman"/>
                <w:spacing w:val="-4"/>
              </w:rPr>
              <w:t>5.28</w:t>
            </w:r>
          </w:p>
          <w:p w14:paraId="0CD6797C" w14:textId="77777777" w:rsidR="00BB009B" w:rsidRPr="00163AC6" w:rsidRDefault="00356F48" w:rsidP="00B007BC">
            <w:pPr>
              <w:pStyle w:val="TableParagraph"/>
              <w:spacing w:before="0"/>
              <w:ind w:left="0"/>
              <w:rPr>
                <w:rFonts w:ascii="Times New Roman" w:hAnsi="Times New Roman" w:cs="Times New Roman"/>
              </w:rPr>
            </w:pPr>
            <w:r w:rsidRPr="00163AC6">
              <w:rPr>
                <w:rFonts w:ascii="Times New Roman" w:hAnsi="Times New Roman" w:cs="Times New Roman"/>
              </w:rPr>
              <w:t xml:space="preserve">GTAW and GMAW Process </w:t>
            </w:r>
          </w:p>
          <w:p w14:paraId="52D42C25" w14:textId="663EA896" w:rsidR="00356F48" w:rsidRPr="00163AC6" w:rsidRDefault="00356F48" w:rsidP="00B007BC">
            <w:pPr>
              <w:pStyle w:val="TableParagraph"/>
              <w:spacing w:before="0"/>
              <w:ind w:left="0"/>
              <w:rPr>
                <w:rFonts w:ascii="Times New Roman" w:hAnsi="Times New Roman" w:cs="Times New Roman"/>
              </w:rPr>
            </w:pPr>
            <w:r w:rsidRPr="00163AC6">
              <w:rPr>
                <w:rFonts w:ascii="Times New Roman" w:hAnsi="Times New Roman" w:cs="Times New Roman"/>
              </w:rPr>
              <w:t>Table 1 and Table 2</w:t>
            </w:r>
          </w:p>
        </w:tc>
        <w:tc>
          <w:tcPr>
            <w:tcW w:w="3118" w:type="dxa"/>
          </w:tcPr>
          <w:p w14:paraId="79AA58BE" w14:textId="77777777" w:rsidR="00D1535C" w:rsidRPr="00163AC6" w:rsidRDefault="00356F48" w:rsidP="00B007BC">
            <w:pPr>
              <w:pStyle w:val="TableParagraph"/>
              <w:spacing w:before="0"/>
              <w:ind w:left="0"/>
              <w:jc w:val="center"/>
              <w:rPr>
                <w:rFonts w:ascii="Times New Roman" w:hAnsi="Times New Roman" w:cs="Times New Roman"/>
                <w:spacing w:val="-2"/>
              </w:rPr>
            </w:pPr>
            <w:r w:rsidRPr="00163AC6">
              <w:rPr>
                <w:rFonts w:ascii="Times New Roman" w:hAnsi="Times New Roman" w:cs="Times New Roman"/>
                <w:spacing w:val="-2"/>
              </w:rPr>
              <w:t xml:space="preserve">ER70S-2 </w:t>
            </w:r>
          </w:p>
          <w:p w14:paraId="30AE6002" w14:textId="468BBBA4"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ER70S-</w:t>
            </w:r>
            <w:r w:rsidRPr="00163AC6">
              <w:rPr>
                <w:rFonts w:ascii="Times New Roman" w:hAnsi="Times New Roman" w:cs="Times New Roman"/>
                <w:spacing w:val="-10"/>
              </w:rPr>
              <w:t>3</w:t>
            </w:r>
          </w:p>
          <w:p w14:paraId="2BD584E0" w14:textId="5311D9C8" w:rsidR="00EA6A86"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ER70S-6A [Note1]</w:t>
            </w:r>
          </w:p>
          <w:p w14:paraId="2CA5FB07" w14:textId="6ADFEEB5"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ER80S-Ni1 [Note 3]</w:t>
            </w:r>
          </w:p>
          <w:p w14:paraId="769C0E43"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ER80S-D2</w:t>
            </w:r>
            <w:r w:rsidRPr="00163AC6">
              <w:rPr>
                <w:rFonts w:ascii="Times New Roman" w:hAnsi="Times New Roman" w:cs="Times New Roman"/>
                <w:spacing w:val="8"/>
              </w:rPr>
              <w:t xml:space="preserve"> </w:t>
            </w:r>
            <w:r w:rsidRPr="00163AC6">
              <w:rPr>
                <w:rFonts w:ascii="Times New Roman" w:hAnsi="Times New Roman" w:cs="Times New Roman"/>
              </w:rPr>
              <w:t>[Note</w:t>
            </w:r>
            <w:r w:rsidRPr="00163AC6">
              <w:rPr>
                <w:rFonts w:ascii="Times New Roman" w:hAnsi="Times New Roman" w:cs="Times New Roman"/>
                <w:spacing w:val="8"/>
              </w:rPr>
              <w:t xml:space="preserve"> </w:t>
            </w:r>
            <w:r w:rsidRPr="00163AC6">
              <w:rPr>
                <w:rFonts w:ascii="Times New Roman" w:hAnsi="Times New Roman" w:cs="Times New Roman"/>
                <w:spacing w:val="-5"/>
              </w:rPr>
              <w:t>3]</w:t>
            </w:r>
          </w:p>
        </w:tc>
        <w:tc>
          <w:tcPr>
            <w:tcW w:w="3287" w:type="dxa"/>
          </w:tcPr>
          <w:p w14:paraId="6454BC09" w14:textId="6EDCAB77" w:rsidR="00EA6A86" w:rsidRPr="00163AC6" w:rsidRDefault="00356F48" w:rsidP="00B007BC">
            <w:pPr>
              <w:pStyle w:val="TableParagraph"/>
              <w:spacing w:before="0"/>
              <w:ind w:left="0"/>
              <w:jc w:val="center"/>
              <w:rPr>
                <w:rFonts w:ascii="Times New Roman" w:hAnsi="Times New Roman" w:cs="Times New Roman"/>
                <w:spacing w:val="80"/>
              </w:rPr>
            </w:pPr>
            <w:r w:rsidRPr="00163AC6">
              <w:rPr>
                <w:rFonts w:ascii="Times New Roman" w:hAnsi="Times New Roman" w:cs="Times New Roman"/>
                <w:spacing w:val="-2"/>
              </w:rPr>
              <w:t>K10726</w:t>
            </w:r>
          </w:p>
          <w:p w14:paraId="2635CECA" w14:textId="22AADDF5" w:rsidR="00EA6A86" w:rsidRPr="00163AC6" w:rsidRDefault="00356F48" w:rsidP="00B007BC">
            <w:pPr>
              <w:pStyle w:val="TableParagraph"/>
              <w:spacing w:before="0"/>
              <w:ind w:left="0"/>
              <w:jc w:val="center"/>
              <w:rPr>
                <w:rFonts w:ascii="Times New Roman" w:hAnsi="Times New Roman" w:cs="Times New Roman"/>
                <w:spacing w:val="80"/>
              </w:rPr>
            </w:pPr>
            <w:r w:rsidRPr="00163AC6">
              <w:rPr>
                <w:rFonts w:ascii="Times New Roman" w:hAnsi="Times New Roman" w:cs="Times New Roman"/>
                <w:spacing w:val="-2"/>
              </w:rPr>
              <w:t>K11022</w:t>
            </w:r>
          </w:p>
          <w:p w14:paraId="4BB9DCDC" w14:textId="1011BEDF" w:rsidR="00EA6A86"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K11140</w:t>
            </w:r>
            <w:r w:rsidRPr="00163AC6">
              <w:rPr>
                <w:rFonts w:ascii="Times New Roman" w:hAnsi="Times New Roman" w:cs="Times New Roman"/>
                <w:spacing w:val="-6"/>
              </w:rPr>
              <w:t xml:space="preserve"> </w:t>
            </w:r>
            <w:r w:rsidRPr="00163AC6">
              <w:rPr>
                <w:rFonts w:ascii="Times New Roman" w:hAnsi="Times New Roman" w:cs="Times New Roman"/>
              </w:rPr>
              <w:t>[Note1]</w:t>
            </w:r>
          </w:p>
          <w:p w14:paraId="5BDC0E8F" w14:textId="794AF585"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K11260</w:t>
            </w:r>
          </w:p>
          <w:p w14:paraId="24276548"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K10945</w:t>
            </w:r>
          </w:p>
        </w:tc>
      </w:tr>
      <w:tr w:rsidR="00356F48" w:rsidRPr="00356F48" w14:paraId="083BC14A" w14:textId="77777777" w:rsidTr="002A2899">
        <w:trPr>
          <w:trHeight w:val="507"/>
        </w:trPr>
        <w:tc>
          <w:tcPr>
            <w:tcW w:w="3675" w:type="dxa"/>
            <w:vMerge/>
            <w:tcBorders>
              <w:top w:val="nil"/>
            </w:tcBorders>
            <w:vAlign w:val="center"/>
          </w:tcPr>
          <w:p w14:paraId="4832AF8B" w14:textId="77777777" w:rsidR="00356F48" w:rsidRPr="00163AC6" w:rsidRDefault="00356F48" w:rsidP="00B007BC"/>
        </w:tc>
        <w:tc>
          <w:tcPr>
            <w:tcW w:w="3118" w:type="dxa"/>
          </w:tcPr>
          <w:p w14:paraId="5B8534D2"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E70C-</w:t>
            </w:r>
            <w:r w:rsidRPr="00163AC6">
              <w:rPr>
                <w:rFonts w:ascii="Times New Roman" w:hAnsi="Times New Roman" w:cs="Times New Roman"/>
                <w:spacing w:val="-4"/>
              </w:rPr>
              <w:t>3C/M</w:t>
            </w:r>
          </w:p>
          <w:p w14:paraId="20484784"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E70C-6C/M</w:t>
            </w:r>
            <w:r w:rsidRPr="00163AC6">
              <w:rPr>
                <w:rFonts w:ascii="Times New Roman" w:hAnsi="Times New Roman" w:cs="Times New Roman"/>
                <w:spacing w:val="12"/>
              </w:rPr>
              <w:t xml:space="preserve"> </w:t>
            </w:r>
            <w:r w:rsidRPr="00163AC6">
              <w:rPr>
                <w:rFonts w:ascii="Times New Roman" w:hAnsi="Times New Roman" w:cs="Times New Roman"/>
              </w:rPr>
              <w:t>[Note</w:t>
            </w:r>
            <w:r w:rsidRPr="00163AC6">
              <w:rPr>
                <w:rFonts w:ascii="Times New Roman" w:hAnsi="Times New Roman" w:cs="Times New Roman"/>
                <w:spacing w:val="13"/>
              </w:rPr>
              <w:t xml:space="preserve"> </w:t>
            </w:r>
            <w:r w:rsidRPr="00163AC6">
              <w:rPr>
                <w:rFonts w:ascii="Times New Roman" w:hAnsi="Times New Roman" w:cs="Times New Roman"/>
                <w:spacing w:val="-5"/>
              </w:rPr>
              <w:t>1]</w:t>
            </w:r>
          </w:p>
        </w:tc>
        <w:tc>
          <w:tcPr>
            <w:tcW w:w="3287" w:type="dxa"/>
          </w:tcPr>
          <w:p w14:paraId="0FEC43A9"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W07703</w:t>
            </w:r>
          </w:p>
          <w:p w14:paraId="75EC606A"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W04406</w:t>
            </w:r>
            <w:r w:rsidRPr="00163AC6">
              <w:rPr>
                <w:rFonts w:ascii="Times New Roman" w:hAnsi="Times New Roman" w:cs="Times New Roman"/>
                <w:spacing w:val="9"/>
              </w:rPr>
              <w:t xml:space="preserve"> </w:t>
            </w:r>
            <w:r w:rsidRPr="00163AC6">
              <w:rPr>
                <w:rFonts w:ascii="Times New Roman" w:hAnsi="Times New Roman" w:cs="Times New Roman"/>
                <w:spacing w:val="-2"/>
              </w:rPr>
              <w:t>[Note1]</w:t>
            </w:r>
          </w:p>
        </w:tc>
      </w:tr>
      <w:tr w:rsidR="00356F48" w:rsidRPr="00356F48" w14:paraId="0BAFE0F3" w14:textId="77777777" w:rsidTr="002A2899">
        <w:trPr>
          <w:trHeight w:val="714"/>
        </w:trPr>
        <w:tc>
          <w:tcPr>
            <w:tcW w:w="3675" w:type="dxa"/>
            <w:vAlign w:val="center"/>
          </w:tcPr>
          <w:p w14:paraId="7772F43E" w14:textId="77777777" w:rsidR="00356F48" w:rsidRPr="00163AC6" w:rsidRDefault="00356F48" w:rsidP="00B007BC">
            <w:pPr>
              <w:pStyle w:val="TableParagraph"/>
              <w:spacing w:before="0"/>
              <w:ind w:left="0"/>
              <w:rPr>
                <w:rFonts w:ascii="Times New Roman" w:hAnsi="Times New Roman" w:cs="Times New Roman"/>
              </w:rPr>
            </w:pPr>
            <w:r w:rsidRPr="00163AC6">
              <w:rPr>
                <w:rFonts w:ascii="Times New Roman" w:hAnsi="Times New Roman" w:cs="Times New Roman"/>
              </w:rPr>
              <w:t>SFA-5.20</w:t>
            </w:r>
            <w:r w:rsidRPr="00163AC6">
              <w:rPr>
                <w:rFonts w:ascii="Times New Roman" w:hAnsi="Times New Roman" w:cs="Times New Roman"/>
                <w:spacing w:val="9"/>
              </w:rPr>
              <w:t xml:space="preserve"> </w:t>
            </w:r>
            <w:r w:rsidRPr="00163AC6">
              <w:rPr>
                <w:rFonts w:ascii="Times New Roman" w:hAnsi="Times New Roman" w:cs="Times New Roman"/>
                <w:spacing w:val="-2"/>
              </w:rPr>
              <w:t>[Note2]</w:t>
            </w:r>
          </w:p>
          <w:p w14:paraId="1E05E74F" w14:textId="77777777" w:rsidR="00BB009B" w:rsidRPr="00163AC6" w:rsidRDefault="00356F48" w:rsidP="00B007BC">
            <w:pPr>
              <w:pStyle w:val="TableParagraph"/>
              <w:spacing w:before="0"/>
              <w:ind w:left="0"/>
              <w:rPr>
                <w:rFonts w:ascii="Times New Roman" w:hAnsi="Times New Roman" w:cs="Times New Roman"/>
              </w:rPr>
            </w:pPr>
            <w:r w:rsidRPr="00163AC6">
              <w:rPr>
                <w:rFonts w:ascii="Times New Roman" w:hAnsi="Times New Roman" w:cs="Times New Roman"/>
              </w:rPr>
              <w:t>FCAW-G</w:t>
            </w:r>
            <w:r w:rsidRPr="00163AC6">
              <w:rPr>
                <w:rFonts w:ascii="Times New Roman" w:hAnsi="Times New Roman" w:cs="Times New Roman"/>
                <w:spacing w:val="-1"/>
              </w:rPr>
              <w:t xml:space="preserve"> </w:t>
            </w:r>
            <w:r w:rsidRPr="00163AC6">
              <w:rPr>
                <w:rFonts w:ascii="Times New Roman" w:hAnsi="Times New Roman" w:cs="Times New Roman"/>
              </w:rPr>
              <w:t xml:space="preserve">Process </w:t>
            </w:r>
          </w:p>
          <w:p w14:paraId="1010EFDA" w14:textId="59CCB9EF" w:rsidR="00356F48" w:rsidRPr="00163AC6" w:rsidRDefault="00356F48" w:rsidP="00B007BC">
            <w:pPr>
              <w:pStyle w:val="TableParagraph"/>
              <w:spacing w:before="0"/>
              <w:ind w:left="0"/>
              <w:rPr>
                <w:rFonts w:ascii="Times New Roman" w:hAnsi="Times New Roman" w:cs="Times New Roman"/>
              </w:rPr>
            </w:pPr>
            <w:r w:rsidRPr="00163AC6">
              <w:rPr>
                <w:rFonts w:ascii="Times New Roman" w:hAnsi="Times New Roman" w:cs="Times New Roman"/>
              </w:rPr>
              <w:t>Table 6</w:t>
            </w:r>
          </w:p>
        </w:tc>
        <w:tc>
          <w:tcPr>
            <w:tcW w:w="3118" w:type="dxa"/>
          </w:tcPr>
          <w:p w14:paraId="74CE4573"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E71T-1C/M</w:t>
            </w:r>
            <w:r w:rsidRPr="00163AC6">
              <w:rPr>
                <w:rFonts w:ascii="Times New Roman" w:hAnsi="Times New Roman" w:cs="Times New Roman"/>
                <w:spacing w:val="12"/>
              </w:rPr>
              <w:t xml:space="preserve"> </w:t>
            </w:r>
            <w:r w:rsidRPr="00163AC6">
              <w:rPr>
                <w:rFonts w:ascii="Times New Roman" w:hAnsi="Times New Roman" w:cs="Times New Roman"/>
              </w:rPr>
              <w:t>[Note</w:t>
            </w:r>
            <w:r w:rsidRPr="00163AC6">
              <w:rPr>
                <w:rFonts w:ascii="Times New Roman" w:hAnsi="Times New Roman" w:cs="Times New Roman"/>
                <w:spacing w:val="13"/>
              </w:rPr>
              <w:t xml:space="preserve"> </w:t>
            </w:r>
            <w:r w:rsidRPr="00163AC6">
              <w:rPr>
                <w:rFonts w:ascii="Times New Roman" w:hAnsi="Times New Roman" w:cs="Times New Roman"/>
                <w:spacing w:val="-5"/>
              </w:rPr>
              <w:t>1]</w:t>
            </w:r>
          </w:p>
          <w:p w14:paraId="284B4304"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E71T-9C/M</w:t>
            </w:r>
            <w:r w:rsidRPr="00163AC6">
              <w:rPr>
                <w:rFonts w:ascii="Times New Roman" w:hAnsi="Times New Roman" w:cs="Times New Roman"/>
                <w:spacing w:val="12"/>
              </w:rPr>
              <w:t xml:space="preserve"> </w:t>
            </w:r>
            <w:r w:rsidRPr="00163AC6">
              <w:rPr>
                <w:rFonts w:ascii="Times New Roman" w:hAnsi="Times New Roman" w:cs="Times New Roman"/>
              </w:rPr>
              <w:t>[Note</w:t>
            </w:r>
            <w:r w:rsidRPr="00163AC6">
              <w:rPr>
                <w:rFonts w:ascii="Times New Roman" w:hAnsi="Times New Roman" w:cs="Times New Roman"/>
                <w:spacing w:val="13"/>
              </w:rPr>
              <w:t xml:space="preserve"> </w:t>
            </w:r>
            <w:r w:rsidRPr="00163AC6">
              <w:rPr>
                <w:rFonts w:ascii="Times New Roman" w:hAnsi="Times New Roman" w:cs="Times New Roman"/>
                <w:spacing w:val="-5"/>
              </w:rPr>
              <w:t>1]</w:t>
            </w:r>
          </w:p>
          <w:p w14:paraId="6A56BC34"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E71T-12C/M</w:t>
            </w:r>
            <w:r w:rsidRPr="00163AC6">
              <w:rPr>
                <w:rFonts w:ascii="Times New Roman" w:hAnsi="Times New Roman" w:cs="Times New Roman"/>
                <w:spacing w:val="13"/>
              </w:rPr>
              <w:t xml:space="preserve"> </w:t>
            </w:r>
            <w:r w:rsidRPr="00163AC6">
              <w:rPr>
                <w:rFonts w:ascii="Times New Roman" w:hAnsi="Times New Roman" w:cs="Times New Roman"/>
              </w:rPr>
              <w:t>[Note</w:t>
            </w:r>
            <w:r w:rsidRPr="00163AC6">
              <w:rPr>
                <w:rFonts w:ascii="Times New Roman" w:hAnsi="Times New Roman" w:cs="Times New Roman"/>
                <w:spacing w:val="14"/>
              </w:rPr>
              <w:t xml:space="preserve"> </w:t>
            </w:r>
            <w:r w:rsidRPr="00163AC6">
              <w:rPr>
                <w:rFonts w:ascii="Times New Roman" w:hAnsi="Times New Roman" w:cs="Times New Roman"/>
                <w:spacing w:val="-5"/>
              </w:rPr>
              <w:t>1]</w:t>
            </w:r>
          </w:p>
        </w:tc>
        <w:tc>
          <w:tcPr>
            <w:tcW w:w="3287" w:type="dxa"/>
          </w:tcPr>
          <w:p w14:paraId="4B81B9BE" w14:textId="171B6CE2" w:rsidR="00CE194A"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W07601</w:t>
            </w:r>
            <w:r w:rsidRPr="00163AC6">
              <w:rPr>
                <w:rFonts w:ascii="Times New Roman" w:hAnsi="Times New Roman" w:cs="Times New Roman"/>
                <w:spacing w:val="-4"/>
              </w:rPr>
              <w:t xml:space="preserve"> </w:t>
            </w:r>
            <w:r w:rsidRPr="00163AC6">
              <w:rPr>
                <w:rFonts w:ascii="Times New Roman" w:hAnsi="Times New Roman" w:cs="Times New Roman"/>
              </w:rPr>
              <w:t>[Note1]</w:t>
            </w:r>
          </w:p>
          <w:p w14:paraId="1C7F093C" w14:textId="3FBCDD4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W07609</w:t>
            </w:r>
            <w:r w:rsidRPr="00163AC6">
              <w:rPr>
                <w:rFonts w:ascii="Times New Roman" w:hAnsi="Times New Roman" w:cs="Times New Roman"/>
                <w:spacing w:val="9"/>
              </w:rPr>
              <w:t xml:space="preserve"> </w:t>
            </w:r>
            <w:r w:rsidRPr="00163AC6">
              <w:rPr>
                <w:rFonts w:ascii="Times New Roman" w:hAnsi="Times New Roman" w:cs="Times New Roman"/>
                <w:spacing w:val="-2"/>
              </w:rPr>
              <w:t>[Note1]</w:t>
            </w:r>
          </w:p>
          <w:p w14:paraId="5091FD51" w14:textId="77777777" w:rsidR="00356F48" w:rsidRPr="00163AC6" w:rsidRDefault="00356F48"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W07612</w:t>
            </w:r>
            <w:r w:rsidRPr="00163AC6">
              <w:rPr>
                <w:rFonts w:ascii="Times New Roman" w:hAnsi="Times New Roman" w:cs="Times New Roman"/>
                <w:spacing w:val="9"/>
              </w:rPr>
              <w:t xml:space="preserve"> </w:t>
            </w:r>
            <w:r w:rsidRPr="00163AC6">
              <w:rPr>
                <w:rFonts w:ascii="Times New Roman" w:hAnsi="Times New Roman" w:cs="Times New Roman"/>
                <w:spacing w:val="-2"/>
              </w:rPr>
              <w:t>[Note1]</w:t>
            </w:r>
          </w:p>
        </w:tc>
      </w:tr>
      <w:tr w:rsidR="00356F48" w:rsidRPr="00356F48" w14:paraId="6AB93740" w14:textId="77777777" w:rsidTr="002A2899">
        <w:trPr>
          <w:trHeight w:val="1236"/>
        </w:trPr>
        <w:tc>
          <w:tcPr>
            <w:tcW w:w="10080" w:type="dxa"/>
            <w:gridSpan w:val="3"/>
          </w:tcPr>
          <w:p w14:paraId="48862024" w14:textId="6CC0BEA1" w:rsidR="00B95351" w:rsidRPr="00163AC6" w:rsidRDefault="00356F48" w:rsidP="00B007BC">
            <w:pPr>
              <w:pStyle w:val="TableParagraph"/>
              <w:spacing w:before="0"/>
              <w:ind w:left="0"/>
              <w:rPr>
                <w:rFonts w:ascii="Times New Roman" w:hAnsi="Times New Roman" w:cs="Times New Roman"/>
                <w:b/>
                <w:bCs/>
                <w:i/>
                <w:iCs/>
                <w:color w:val="303030"/>
                <w:spacing w:val="-2"/>
              </w:rPr>
            </w:pPr>
            <w:r w:rsidRPr="00163AC6">
              <w:rPr>
                <w:rFonts w:ascii="Times New Roman" w:hAnsi="Times New Roman" w:cs="Times New Roman"/>
                <w:b/>
                <w:bCs/>
                <w:i/>
                <w:iCs/>
                <w:color w:val="303030"/>
                <w:spacing w:val="-2"/>
              </w:rPr>
              <w:t>Notes:</w:t>
            </w:r>
          </w:p>
          <w:p w14:paraId="6B252E06" w14:textId="3D925D6C" w:rsidR="00356F48" w:rsidRPr="00163AC6" w:rsidRDefault="00CF0BBE" w:rsidP="00AF68B1">
            <w:pPr>
              <w:pStyle w:val="TableParagraph"/>
              <w:numPr>
                <w:ilvl w:val="0"/>
                <w:numId w:val="19"/>
              </w:numPr>
              <w:tabs>
                <w:tab w:val="left" w:pos="224"/>
              </w:tabs>
              <w:spacing w:before="0"/>
              <w:ind w:left="0" w:hanging="204"/>
              <w:rPr>
                <w:rFonts w:ascii="Times New Roman" w:hAnsi="Times New Roman" w:cs="Times New Roman"/>
                <w:i/>
                <w:iCs/>
              </w:rPr>
            </w:pPr>
            <w:r w:rsidRPr="00163AC6">
              <w:rPr>
                <w:rFonts w:ascii="Times New Roman" w:hAnsi="Times New Roman" w:cs="Times New Roman"/>
                <w:i/>
                <w:iCs/>
                <w:color w:val="303030"/>
              </w:rPr>
              <w:t xml:space="preserve">1. </w:t>
            </w:r>
            <w:r w:rsidR="00356F48" w:rsidRPr="00163AC6">
              <w:rPr>
                <w:rFonts w:ascii="Times New Roman" w:hAnsi="Times New Roman" w:cs="Times New Roman"/>
                <w:i/>
                <w:iCs/>
                <w:color w:val="303030"/>
              </w:rPr>
              <w:t>Chemistry</w:t>
            </w:r>
            <w:r w:rsidR="00356F48" w:rsidRPr="00163AC6">
              <w:rPr>
                <w:rFonts w:ascii="Times New Roman" w:hAnsi="Times New Roman" w:cs="Times New Roman"/>
                <w:i/>
                <w:iCs/>
                <w:color w:val="303030"/>
                <w:spacing w:val="6"/>
              </w:rPr>
              <w:t xml:space="preserve"> </w:t>
            </w:r>
            <w:r w:rsidR="00356F48" w:rsidRPr="00163AC6">
              <w:rPr>
                <w:rFonts w:ascii="Times New Roman" w:hAnsi="Times New Roman" w:cs="Times New Roman"/>
                <w:i/>
                <w:iCs/>
                <w:color w:val="303030"/>
              </w:rPr>
              <w:t>must</w:t>
            </w:r>
            <w:r w:rsidR="00356F48" w:rsidRPr="00163AC6">
              <w:rPr>
                <w:rFonts w:ascii="Times New Roman" w:hAnsi="Times New Roman" w:cs="Times New Roman"/>
                <w:i/>
                <w:iCs/>
                <w:color w:val="303030"/>
                <w:spacing w:val="7"/>
              </w:rPr>
              <w:t xml:space="preserve"> </w:t>
            </w:r>
            <w:r w:rsidR="00356F48" w:rsidRPr="00163AC6">
              <w:rPr>
                <w:rFonts w:ascii="Times New Roman" w:hAnsi="Times New Roman" w:cs="Times New Roman"/>
                <w:i/>
                <w:iCs/>
                <w:color w:val="303030"/>
              </w:rPr>
              <w:t>be</w:t>
            </w:r>
            <w:r w:rsidR="00356F48" w:rsidRPr="00163AC6">
              <w:rPr>
                <w:rFonts w:ascii="Times New Roman" w:hAnsi="Times New Roman" w:cs="Times New Roman"/>
                <w:i/>
                <w:iCs/>
                <w:color w:val="303030"/>
                <w:spacing w:val="6"/>
              </w:rPr>
              <w:t xml:space="preserve"> </w:t>
            </w:r>
            <w:r w:rsidR="00356F48" w:rsidRPr="00163AC6">
              <w:rPr>
                <w:rFonts w:ascii="Times New Roman" w:hAnsi="Times New Roman" w:cs="Times New Roman"/>
                <w:i/>
                <w:iCs/>
                <w:color w:val="303030"/>
              </w:rPr>
              <w:t>limited</w:t>
            </w:r>
            <w:r w:rsidR="00356F48" w:rsidRPr="00163AC6">
              <w:rPr>
                <w:rFonts w:ascii="Times New Roman" w:hAnsi="Times New Roman" w:cs="Times New Roman"/>
                <w:i/>
                <w:iCs/>
                <w:color w:val="303030"/>
                <w:spacing w:val="7"/>
              </w:rPr>
              <w:t xml:space="preserve"> </w:t>
            </w:r>
            <w:r w:rsidR="00356F48" w:rsidRPr="00163AC6">
              <w:rPr>
                <w:rFonts w:ascii="Times New Roman" w:hAnsi="Times New Roman" w:cs="Times New Roman"/>
                <w:i/>
                <w:iCs/>
                <w:color w:val="303030"/>
              </w:rPr>
              <w:t>to</w:t>
            </w:r>
            <w:r w:rsidR="00356F48" w:rsidRPr="00163AC6">
              <w:rPr>
                <w:rFonts w:ascii="Times New Roman" w:hAnsi="Times New Roman" w:cs="Times New Roman"/>
                <w:i/>
                <w:iCs/>
                <w:color w:val="303030"/>
                <w:spacing w:val="6"/>
              </w:rPr>
              <w:t xml:space="preserve"> </w:t>
            </w:r>
            <w:r w:rsidR="00356F48" w:rsidRPr="00163AC6">
              <w:rPr>
                <w:rFonts w:ascii="Times New Roman" w:hAnsi="Times New Roman" w:cs="Times New Roman"/>
                <w:i/>
                <w:iCs/>
                <w:color w:val="303030"/>
              </w:rPr>
              <w:t>1.6wt%</w:t>
            </w:r>
            <w:r w:rsidR="00356F48" w:rsidRPr="00163AC6">
              <w:rPr>
                <w:rFonts w:ascii="Times New Roman" w:hAnsi="Times New Roman" w:cs="Times New Roman"/>
                <w:i/>
                <w:iCs/>
                <w:color w:val="303030"/>
                <w:spacing w:val="7"/>
              </w:rPr>
              <w:t xml:space="preserve"> </w:t>
            </w:r>
            <w:r w:rsidR="00356F48" w:rsidRPr="00163AC6">
              <w:rPr>
                <w:rFonts w:ascii="Times New Roman" w:hAnsi="Times New Roman" w:cs="Times New Roman"/>
                <w:i/>
                <w:iCs/>
                <w:color w:val="303030"/>
              </w:rPr>
              <w:t>Mn</w:t>
            </w:r>
            <w:r w:rsidR="00356F48" w:rsidRPr="00163AC6">
              <w:rPr>
                <w:rFonts w:ascii="Times New Roman" w:hAnsi="Times New Roman" w:cs="Times New Roman"/>
                <w:i/>
                <w:iCs/>
                <w:color w:val="303030"/>
                <w:spacing w:val="6"/>
              </w:rPr>
              <w:t xml:space="preserve"> </w:t>
            </w:r>
            <w:r w:rsidR="00356F48" w:rsidRPr="00163AC6">
              <w:rPr>
                <w:rFonts w:ascii="Times New Roman" w:hAnsi="Times New Roman" w:cs="Times New Roman"/>
                <w:i/>
                <w:iCs/>
                <w:color w:val="303030"/>
              </w:rPr>
              <w:t>and</w:t>
            </w:r>
            <w:r w:rsidR="00356F48" w:rsidRPr="00163AC6">
              <w:rPr>
                <w:rFonts w:ascii="Times New Roman" w:hAnsi="Times New Roman" w:cs="Times New Roman"/>
                <w:i/>
                <w:iCs/>
                <w:color w:val="303030"/>
                <w:spacing w:val="7"/>
              </w:rPr>
              <w:t xml:space="preserve"> </w:t>
            </w:r>
            <w:r w:rsidR="00356F48" w:rsidRPr="00163AC6">
              <w:rPr>
                <w:rFonts w:ascii="Times New Roman" w:hAnsi="Times New Roman" w:cs="Times New Roman"/>
                <w:i/>
                <w:iCs/>
                <w:color w:val="303030"/>
              </w:rPr>
              <w:t>1.0wt%</w:t>
            </w:r>
            <w:r w:rsidR="00356F48" w:rsidRPr="00163AC6">
              <w:rPr>
                <w:rFonts w:ascii="Times New Roman" w:hAnsi="Times New Roman" w:cs="Times New Roman"/>
                <w:i/>
                <w:iCs/>
                <w:color w:val="303030"/>
                <w:spacing w:val="6"/>
              </w:rPr>
              <w:t xml:space="preserve"> </w:t>
            </w:r>
            <w:r w:rsidR="00356F48" w:rsidRPr="00163AC6">
              <w:rPr>
                <w:rFonts w:ascii="Times New Roman" w:hAnsi="Times New Roman" w:cs="Times New Roman"/>
                <w:i/>
                <w:iCs/>
                <w:color w:val="303030"/>
              </w:rPr>
              <w:t>Si</w:t>
            </w:r>
            <w:r w:rsidR="00356F48" w:rsidRPr="00163AC6">
              <w:rPr>
                <w:rFonts w:ascii="Times New Roman" w:hAnsi="Times New Roman" w:cs="Times New Roman"/>
                <w:i/>
                <w:iCs/>
                <w:color w:val="303030"/>
                <w:spacing w:val="7"/>
              </w:rPr>
              <w:t xml:space="preserve"> </w:t>
            </w:r>
            <w:r w:rsidR="00356F48" w:rsidRPr="00163AC6">
              <w:rPr>
                <w:rFonts w:ascii="Times New Roman" w:hAnsi="Times New Roman" w:cs="Times New Roman"/>
                <w:i/>
                <w:iCs/>
                <w:color w:val="303030"/>
              </w:rPr>
              <w:t>to</w:t>
            </w:r>
            <w:r w:rsidR="00356F48" w:rsidRPr="00163AC6">
              <w:rPr>
                <w:rFonts w:ascii="Times New Roman" w:hAnsi="Times New Roman" w:cs="Times New Roman"/>
                <w:i/>
                <w:iCs/>
                <w:color w:val="303030"/>
                <w:spacing w:val="6"/>
              </w:rPr>
              <w:t xml:space="preserve"> </w:t>
            </w:r>
            <w:r w:rsidR="00356F48" w:rsidRPr="00163AC6">
              <w:rPr>
                <w:rFonts w:ascii="Times New Roman" w:hAnsi="Times New Roman" w:cs="Times New Roman"/>
                <w:i/>
                <w:iCs/>
                <w:color w:val="303030"/>
              </w:rPr>
              <w:t>meet</w:t>
            </w:r>
            <w:r w:rsidR="00356F48" w:rsidRPr="00163AC6">
              <w:rPr>
                <w:rFonts w:ascii="Times New Roman" w:hAnsi="Times New Roman" w:cs="Times New Roman"/>
                <w:i/>
                <w:iCs/>
                <w:color w:val="303030"/>
                <w:spacing w:val="7"/>
              </w:rPr>
              <w:t xml:space="preserve"> </w:t>
            </w:r>
            <w:r w:rsidR="00356F48" w:rsidRPr="00163AC6">
              <w:rPr>
                <w:rFonts w:ascii="Times New Roman" w:hAnsi="Times New Roman" w:cs="Times New Roman"/>
                <w:i/>
                <w:iCs/>
                <w:color w:val="303030"/>
              </w:rPr>
              <w:t>ASME</w:t>
            </w:r>
            <w:r w:rsidR="00356F48" w:rsidRPr="00163AC6">
              <w:rPr>
                <w:rFonts w:ascii="Times New Roman" w:hAnsi="Times New Roman" w:cs="Times New Roman"/>
                <w:i/>
                <w:iCs/>
                <w:color w:val="303030"/>
                <w:spacing w:val="5"/>
              </w:rPr>
              <w:t xml:space="preserve"> </w:t>
            </w:r>
            <w:r w:rsidR="00356F48" w:rsidRPr="00163AC6">
              <w:rPr>
                <w:rFonts w:ascii="Times New Roman" w:hAnsi="Times New Roman" w:cs="Times New Roman"/>
                <w:i/>
                <w:iCs/>
                <w:color w:val="303030"/>
              </w:rPr>
              <w:t>IX</w:t>
            </w:r>
            <w:r w:rsidR="00356F48" w:rsidRPr="00163AC6">
              <w:rPr>
                <w:rFonts w:ascii="Times New Roman" w:hAnsi="Times New Roman" w:cs="Times New Roman"/>
                <w:i/>
                <w:iCs/>
                <w:color w:val="303030"/>
                <w:spacing w:val="6"/>
              </w:rPr>
              <w:t xml:space="preserve"> </w:t>
            </w:r>
            <w:r w:rsidR="00356F48" w:rsidRPr="00163AC6">
              <w:rPr>
                <w:rFonts w:ascii="Times New Roman" w:hAnsi="Times New Roman" w:cs="Times New Roman"/>
                <w:i/>
                <w:iCs/>
                <w:color w:val="303030"/>
              </w:rPr>
              <w:t>Table</w:t>
            </w:r>
            <w:r w:rsidR="00356F48" w:rsidRPr="00163AC6">
              <w:rPr>
                <w:rFonts w:ascii="Times New Roman" w:hAnsi="Times New Roman" w:cs="Times New Roman"/>
                <w:i/>
                <w:iCs/>
                <w:color w:val="303030"/>
                <w:spacing w:val="6"/>
              </w:rPr>
              <w:t xml:space="preserve"> </w:t>
            </w:r>
            <w:r w:rsidR="00356F48" w:rsidRPr="00163AC6">
              <w:rPr>
                <w:rFonts w:ascii="Times New Roman" w:hAnsi="Times New Roman" w:cs="Times New Roman"/>
                <w:i/>
                <w:iCs/>
                <w:color w:val="303030"/>
              </w:rPr>
              <w:t>QW-422</w:t>
            </w:r>
            <w:r w:rsidR="00356F48" w:rsidRPr="00163AC6">
              <w:rPr>
                <w:rFonts w:ascii="Times New Roman" w:hAnsi="Times New Roman" w:cs="Times New Roman"/>
                <w:i/>
                <w:iCs/>
                <w:color w:val="303030"/>
                <w:spacing w:val="7"/>
              </w:rPr>
              <w:t xml:space="preserve"> </w:t>
            </w:r>
            <w:r w:rsidR="00356F48" w:rsidRPr="00163AC6">
              <w:rPr>
                <w:rFonts w:ascii="Times New Roman" w:hAnsi="Times New Roman" w:cs="Times New Roman"/>
                <w:i/>
                <w:iCs/>
                <w:color w:val="303030"/>
              </w:rPr>
              <w:t>A</w:t>
            </w:r>
            <w:r w:rsidR="00356F48" w:rsidRPr="00163AC6">
              <w:rPr>
                <w:rFonts w:ascii="Times New Roman" w:hAnsi="Times New Roman" w:cs="Times New Roman"/>
                <w:i/>
                <w:iCs/>
                <w:color w:val="303030"/>
                <w:spacing w:val="5"/>
              </w:rPr>
              <w:t xml:space="preserve"> </w:t>
            </w:r>
            <w:r w:rsidR="00356F48" w:rsidRPr="00163AC6">
              <w:rPr>
                <w:rFonts w:ascii="Times New Roman" w:hAnsi="Times New Roman" w:cs="Times New Roman"/>
                <w:i/>
                <w:iCs/>
                <w:color w:val="303030"/>
              </w:rPr>
              <w:t>Number</w:t>
            </w:r>
            <w:r w:rsidR="00356F48" w:rsidRPr="00163AC6">
              <w:rPr>
                <w:rFonts w:ascii="Times New Roman" w:hAnsi="Times New Roman" w:cs="Times New Roman"/>
                <w:i/>
                <w:iCs/>
                <w:color w:val="303030"/>
                <w:spacing w:val="7"/>
              </w:rPr>
              <w:t xml:space="preserve"> </w:t>
            </w:r>
            <w:r w:rsidR="00356F48" w:rsidRPr="00163AC6">
              <w:rPr>
                <w:rFonts w:ascii="Times New Roman" w:hAnsi="Times New Roman" w:cs="Times New Roman"/>
                <w:i/>
                <w:iCs/>
                <w:color w:val="303030"/>
                <w:spacing w:val="-5"/>
              </w:rPr>
              <w:t>1.</w:t>
            </w:r>
          </w:p>
          <w:p w14:paraId="0C639CAF" w14:textId="330ABA1B" w:rsidR="00356F48" w:rsidRPr="00163AC6" w:rsidRDefault="00CF0BBE" w:rsidP="00AF68B1">
            <w:pPr>
              <w:pStyle w:val="TableParagraph"/>
              <w:numPr>
                <w:ilvl w:val="0"/>
                <w:numId w:val="19"/>
              </w:numPr>
              <w:tabs>
                <w:tab w:val="left" w:pos="224"/>
              </w:tabs>
              <w:spacing w:before="0"/>
              <w:ind w:left="0" w:hanging="204"/>
              <w:rPr>
                <w:rFonts w:ascii="Times New Roman" w:hAnsi="Times New Roman" w:cs="Times New Roman"/>
                <w:i/>
                <w:iCs/>
              </w:rPr>
            </w:pPr>
            <w:r w:rsidRPr="00163AC6">
              <w:rPr>
                <w:rFonts w:ascii="Times New Roman" w:hAnsi="Times New Roman" w:cs="Times New Roman"/>
                <w:i/>
                <w:iCs/>
                <w:color w:val="303030"/>
              </w:rPr>
              <w:t xml:space="preserve">2. </w:t>
            </w:r>
            <w:r w:rsidR="00356F48" w:rsidRPr="00163AC6">
              <w:rPr>
                <w:rFonts w:ascii="Times New Roman" w:hAnsi="Times New Roman" w:cs="Times New Roman"/>
                <w:i/>
                <w:iCs/>
                <w:color w:val="303030"/>
              </w:rPr>
              <w:t>Electrodes</w:t>
            </w:r>
            <w:r w:rsidR="00356F48" w:rsidRPr="00163AC6">
              <w:rPr>
                <w:rFonts w:ascii="Times New Roman" w:hAnsi="Times New Roman" w:cs="Times New Roman"/>
                <w:i/>
                <w:iCs/>
                <w:color w:val="303030"/>
                <w:spacing w:val="8"/>
              </w:rPr>
              <w:t xml:space="preserve"> </w:t>
            </w:r>
            <w:r w:rsidR="00356F48" w:rsidRPr="00163AC6">
              <w:rPr>
                <w:rFonts w:ascii="Times New Roman" w:hAnsi="Times New Roman" w:cs="Times New Roman"/>
                <w:i/>
                <w:iCs/>
                <w:color w:val="303030"/>
              </w:rPr>
              <w:t>accepted</w:t>
            </w:r>
            <w:r w:rsidR="00356F48" w:rsidRPr="00163AC6">
              <w:rPr>
                <w:rFonts w:ascii="Times New Roman" w:hAnsi="Times New Roman" w:cs="Times New Roman"/>
                <w:i/>
                <w:iCs/>
                <w:color w:val="303030"/>
                <w:spacing w:val="9"/>
              </w:rPr>
              <w:t xml:space="preserve"> </w:t>
            </w:r>
            <w:r w:rsidR="00356F48" w:rsidRPr="00163AC6">
              <w:rPr>
                <w:rFonts w:ascii="Times New Roman" w:hAnsi="Times New Roman" w:cs="Times New Roman"/>
                <w:i/>
                <w:iCs/>
                <w:color w:val="303030"/>
              </w:rPr>
              <w:t>only</w:t>
            </w:r>
            <w:r w:rsidR="00356F48" w:rsidRPr="00163AC6">
              <w:rPr>
                <w:rFonts w:ascii="Times New Roman" w:hAnsi="Times New Roman" w:cs="Times New Roman"/>
                <w:i/>
                <w:iCs/>
                <w:color w:val="303030"/>
                <w:spacing w:val="9"/>
              </w:rPr>
              <w:t xml:space="preserve"> </w:t>
            </w:r>
            <w:r w:rsidR="00356F48" w:rsidRPr="00163AC6">
              <w:rPr>
                <w:rFonts w:ascii="Times New Roman" w:hAnsi="Times New Roman" w:cs="Times New Roman"/>
                <w:i/>
                <w:iCs/>
                <w:color w:val="303030"/>
              </w:rPr>
              <w:t>on</w:t>
            </w:r>
            <w:r w:rsidR="00356F48" w:rsidRPr="00163AC6">
              <w:rPr>
                <w:rFonts w:ascii="Times New Roman" w:hAnsi="Times New Roman" w:cs="Times New Roman"/>
                <w:i/>
                <w:iCs/>
                <w:color w:val="303030"/>
                <w:spacing w:val="9"/>
              </w:rPr>
              <w:t xml:space="preserve"> </w:t>
            </w:r>
            <w:r w:rsidR="00356F48" w:rsidRPr="00163AC6">
              <w:rPr>
                <w:rFonts w:ascii="Times New Roman" w:hAnsi="Times New Roman" w:cs="Times New Roman"/>
                <w:i/>
                <w:iCs/>
                <w:color w:val="303030"/>
              </w:rPr>
              <w:t>a</w:t>
            </w:r>
            <w:r w:rsidR="00356F48" w:rsidRPr="00163AC6">
              <w:rPr>
                <w:rFonts w:ascii="Times New Roman" w:hAnsi="Times New Roman" w:cs="Times New Roman"/>
                <w:i/>
                <w:iCs/>
                <w:color w:val="303030"/>
                <w:spacing w:val="8"/>
              </w:rPr>
              <w:t xml:space="preserve"> </w:t>
            </w:r>
            <w:r w:rsidR="00356F48" w:rsidRPr="00163AC6">
              <w:rPr>
                <w:rFonts w:ascii="Times New Roman" w:hAnsi="Times New Roman" w:cs="Times New Roman"/>
                <w:i/>
                <w:iCs/>
                <w:color w:val="303030"/>
              </w:rPr>
              <w:t>case-by-case</w:t>
            </w:r>
            <w:r w:rsidR="00356F48" w:rsidRPr="00163AC6">
              <w:rPr>
                <w:rFonts w:ascii="Times New Roman" w:hAnsi="Times New Roman" w:cs="Times New Roman"/>
                <w:i/>
                <w:iCs/>
                <w:color w:val="303030"/>
                <w:spacing w:val="9"/>
              </w:rPr>
              <w:t xml:space="preserve"> </w:t>
            </w:r>
            <w:r w:rsidR="00356F48" w:rsidRPr="00163AC6">
              <w:rPr>
                <w:rFonts w:ascii="Times New Roman" w:hAnsi="Times New Roman" w:cs="Times New Roman"/>
                <w:i/>
                <w:iCs/>
                <w:color w:val="303030"/>
                <w:spacing w:val="-2"/>
              </w:rPr>
              <w:t>basis.</w:t>
            </w:r>
          </w:p>
          <w:p w14:paraId="647EACD4" w14:textId="77777777" w:rsidR="00356F48" w:rsidRPr="00163AC6" w:rsidRDefault="00356F48" w:rsidP="00AF68B1">
            <w:pPr>
              <w:pStyle w:val="TableParagraph"/>
              <w:numPr>
                <w:ilvl w:val="0"/>
                <w:numId w:val="19"/>
              </w:numPr>
              <w:tabs>
                <w:tab w:val="left" w:pos="224"/>
              </w:tabs>
              <w:spacing w:before="0"/>
              <w:ind w:left="0" w:firstLine="0"/>
              <w:rPr>
                <w:rFonts w:ascii="Times New Roman" w:hAnsi="Times New Roman" w:cs="Times New Roman"/>
              </w:rPr>
            </w:pPr>
            <w:r w:rsidRPr="00163AC6">
              <w:rPr>
                <w:rFonts w:ascii="Times New Roman" w:hAnsi="Times New Roman" w:cs="Times New Roman"/>
                <w:i/>
                <w:iCs/>
                <w:color w:val="303030"/>
              </w:rPr>
              <w:t>Electrodes shall meet other restrictions for chemistry, mechanical properties, and hardness control as applicable for NACE MR0175.</w:t>
            </w:r>
          </w:p>
        </w:tc>
      </w:tr>
    </w:tbl>
    <w:p w14:paraId="56BB7A6A" w14:textId="73991AB4" w:rsidR="00F97472" w:rsidRPr="00492906" w:rsidRDefault="00F97472" w:rsidP="00492906">
      <w:pPr>
        <w:pStyle w:val="ListParagraph"/>
        <w:numPr>
          <w:ilvl w:val="1"/>
          <w:numId w:val="20"/>
        </w:numPr>
        <w:spacing w:before="120" w:after="120"/>
        <w:ind w:left="1134" w:hanging="425"/>
      </w:pPr>
      <w:r w:rsidRPr="00492906">
        <w:rPr>
          <w:b/>
        </w:rPr>
        <w:t xml:space="preserve">- </w:t>
      </w:r>
      <w:r w:rsidRPr="00492906">
        <w:rPr>
          <w:color w:val="333333"/>
        </w:rPr>
        <w:t>Hardness</w:t>
      </w:r>
      <w:r w:rsidRPr="00492906">
        <w:rPr>
          <w:color w:val="333333"/>
          <w:spacing w:val="8"/>
        </w:rPr>
        <w:t xml:space="preserve"> </w:t>
      </w:r>
      <w:r w:rsidRPr="00492906">
        <w:rPr>
          <w:color w:val="333333"/>
        </w:rPr>
        <w:t>testing</w:t>
      </w:r>
      <w:r w:rsidRPr="00492906">
        <w:rPr>
          <w:color w:val="333333"/>
          <w:spacing w:val="7"/>
        </w:rPr>
        <w:t xml:space="preserve"> </w:t>
      </w:r>
      <w:r w:rsidRPr="00492906">
        <w:rPr>
          <w:color w:val="333333"/>
        </w:rPr>
        <w:t>of</w:t>
      </w:r>
      <w:r w:rsidRPr="00492906">
        <w:rPr>
          <w:color w:val="333333"/>
          <w:spacing w:val="8"/>
        </w:rPr>
        <w:t xml:space="preserve"> </w:t>
      </w:r>
      <w:r w:rsidRPr="00492906">
        <w:rPr>
          <w:color w:val="333333"/>
        </w:rPr>
        <w:t>carbon</w:t>
      </w:r>
      <w:r w:rsidRPr="00492906">
        <w:rPr>
          <w:color w:val="333333"/>
          <w:spacing w:val="8"/>
        </w:rPr>
        <w:t xml:space="preserve"> </w:t>
      </w:r>
      <w:r w:rsidRPr="00492906">
        <w:rPr>
          <w:color w:val="333333"/>
        </w:rPr>
        <w:t>steel</w:t>
      </w:r>
      <w:r w:rsidRPr="00492906">
        <w:rPr>
          <w:color w:val="333333"/>
          <w:spacing w:val="7"/>
        </w:rPr>
        <w:t xml:space="preserve"> </w:t>
      </w:r>
      <w:r w:rsidRPr="00492906">
        <w:rPr>
          <w:color w:val="333333"/>
        </w:rPr>
        <w:t>weldments</w:t>
      </w:r>
      <w:r w:rsidRPr="00492906">
        <w:rPr>
          <w:color w:val="333333"/>
          <w:spacing w:val="8"/>
        </w:rPr>
        <w:t xml:space="preserve"> </w:t>
      </w:r>
      <w:r w:rsidRPr="00492906">
        <w:rPr>
          <w:color w:val="333333"/>
        </w:rPr>
        <w:t>shall</w:t>
      </w:r>
      <w:r w:rsidRPr="00492906">
        <w:rPr>
          <w:color w:val="333333"/>
          <w:spacing w:val="8"/>
        </w:rPr>
        <w:t xml:space="preserve"> </w:t>
      </w:r>
      <w:r w:rsidRPr="00492906">
        <w:rPr>
          <w:color w:val="333333"/>
        </w:rPr>
        <w:t>be</w:t>
      </w:r>
      <w:r w:rsidRPr="00492906">
        <w:rPr>
          <w:color w:val="333333"/>
          <w:spacing w:val="7"/>
        </w:rPr>
        <w:t xml:space="preserve"> </w:t>
      </w:r>
      <w:r w:rsidRPr="00492906">
        <w:rPr>
          <w:color w:val="333333"/>
        </w:rPr>
        <w:t>in</w:t>
      </w:r>
      <w:r w:rsidRPr="00492906">
        <w:rPr>
          <w:color w:val="333333"/>
          <w:spacing w:val="8"/>
        </w:rPr>
        <w:t xml:space="preserve"> </w:t>
      </w:r>
      <w:r w:rsidRPr="00492906">
        <w:rPr>
          <w:color w:val="333333"/>
        </w:rPr>
        <w:t>accordance</w:t>
      </w:r>
      <w:r w:rsidRPr="00492906">
        <w:rPr>
          <w:color w:val="333333"/>
          <w:spacing w:val="7"/>
        </w:rPr>
        <w:t xml:space="preserve"> </w:t>
      </w:r>
      <w:r w:rsidRPr="00492906">
        <w:rPr>
          <w:color w:val="333333"/>
        </w:rPr>
        <w:t>with</w:t>
      </w:r>
      <w:r w:rsidRPr="00492906">
        <w:rPr>
          <w:color w:val="333333"/>
          <w:spacing w:val="8"/>
        </w:rPr>
        <w:t xml:space="preserve"> </w:t>
      </w:r>
      <w:r w:rsidRPr="00492906">
        <w:rPr>
          <w:color w:val="333333"/>
        </w:rPr>
        <w:t>Table</w:t>
      </w:r>
      <w:r w:rsidRPr="00492906">
        <w:rPr>
          <w:color w:val="333333"/>
          <w:spacing w:val="8"/>
        </w:rPr>
        <w:t xml:space="preserve"> </w:t>
      </w:r>
      <w:r w:rsidRPr="00492906">
        <w:rPr>
          <w:color w:val="333333"/>
        </w:rPr>
        <w:t>in</w:t>
      </w:r>
      <w:r w:rsidRPr="00492906">
        <w:rPr>
          <w:color w:val="333333"/>
          <w:spacing w:val="7"/>
        </w:rPr>
        <w:t xml:space="preserve"> </w:t>
      </w:r>
      <w:r w:rsidRPr="00492906">
        <w:rPr>
          <w:color w:val="333333"/>
        </w:rPr>
        <w:t>Section</w:t>
      </w:r>
      <w:r w:rsidRPr="00492906">
        <w:rPr>
          <w:color w:val="333333"/>
          <w:spacing w:val="3"/>
        </w:rPr>
        <w:t xml:space="preserve"> </w:t>
      </w:r>
      <w:hyperlink w:anchor="_bookmark37" w:history="1">
        <w:r w:rsidRPr="00492906">
          <w:rPr>
            <w:spacing w:val="-5"/>
            <w:u w:val="single"/>
          </w:rPr>
          <w:t>13</w:t>
        </w:r>
      </w:hyperlink>
      <w:r w:rsidRPr="00492906">
        <w:rPr>
          <w:color w:val="333333"/>
          <w:spacing w:val="-5"/>
        </w:rPr>
        <w:t>.</w:t>
      </w:r>
    </w:p>
    <w:p w14:paraId="44A550BD" w14:textId="08C55DBC" w:rsidR="00F97472" w:rsidRPr="00492906" w:rsidRDefault="00F97472" w:rsidP="00492906">
      <w:pPr>
        <w:pStyle w:val="ListParagraph"/>
        <w:numPr>
          <w:ilvl w:val="1"/>
          <w:numId w:val="20"/>
        </w:numPr>
        <w:spacing w:before="120" w:after="120"/>
        <w:ind w:left="1134" w:hanging="425"/>
      </w:pPr>
      <w:r w:rsidRPr="00492906">
        <w:rPr>
          <w:b/>
        </w:rPr>
        <w:t xml:space="preserve">- </w:t>
      </w:r>
      <w:r w:rsidRPr="00492906">
        <w:rPr>
          <w:color w:val="333333"/>
        </w:rPr>
        <w:t>Impact</w:t>
      </w:r>
      <w:r w:rsidRPr="00492906">
        <w:rPr>
          <w:color w:val="333333"/>
          <w:spacing w:val="2"/>
        </w:rPr>
        <w:t xml:space="preserve"> </w:t>
      </w:r>
      <w:r w:rsidRPr="00492906">
        <w:rPr>
          <w:color w:val="333333"/>
        </w:rPr>
        <w:t>testing</w:t>
      </w:r>
      <w:r w:rsidRPr="00492906">
        <w:rPr>
          <w:color w:val="333333"/>
          <w:spacing w:val="2"/>
        </w:rPr>
        <w:t xml:space="preserve"> </w:t>
      </w:r>
      <w:r w:rsidRPr="00492906">
        <w:rPr>
          <w:color w:val="333333"/>
        </w:rPr>
        <w:t>of</w:t>
      </w:r>
      <w:r w:rsidRPr="00492906">
        <w:rPr>
          <w:color w:val="333333"/>
          <w:spacing w:val="8"/>
        </w:rPr>
        <w:t xml:space="preserve"> </w:t>
      </w:r>
      <w:r w:rsidRPr="00492906">
        <w:rPr>
          <w:color w:val="333333"/>
        </w:rPr>
        <w:t>carbon</w:t>
      </w:r>
      <w:r w:rsidRPr="00492906">
        <w:rPr>
          <w:color w:val="333333"/>
          <w:spacing w:val="7"/>
        </w:rPr>
        <w:t xml:space="preserve"> </w:t>
      </w:r>
      <w:r w:rsidRPr="00492906">
        <w:rPr>
          <w:color w:val="333333"/>
        </w:rPr>
        <w:t>steel</w:t>
      </w:r>
      <w:r w:rsidRPr="00492906">
        <w:rPr>
          <w:color w:val="333333"/>
          <w:spacing w:val="8"/>
        </w:rPr>
        <w:t xml:space="preserve"> </w:t>
      </w:r>
      <w:r w:rsidRPr="00492906">
        <w:rPr>
          <w:color w:val="333333"/>
        </w:rPr>
        <w:t>weldments</w:t>
      </w:r>
      <w:r w:rsidRPr="00492906">
        <w:rPr>
          <w:color w:val="333333"/>
          <w:spacing w:val="7"/>
        </w:rPr>
        <w:t xml:space="preserve"> </w:t>
      </w:r>
      <w:r w:rsidRPr="00492906">
        <w:rPr>
          <w:color w:val="333333"/>
        </w:rPr>
        <w:t>shall</w:t>
      </w:r>
      <w:r w:rsidRPr="00492906">
        <w:rPr>
          <w:color w:val="333333"/>
          <w:spacing w:val="8"/>
        </w:rPr>
        <w:t xml:space="preserve"> </w:t>
      </w:r>
      <w:r w:rsidRPr="00492906">
        <w:rPr>
          <w:color w:val="333333"/>
        </w:rPr>
        <w:t>be</w:t>
      </w:r>
      <w:r w:rsidRPr="00492906">
        <w:rPr>
          <w:color w:val="333333"/>
          <w:spacing w:val="8"/>
        </w:rPr>
        <w:t xml:space="preserve"> </w:t>
      </w:r>
      <w:r w:rsidRPr="00492906">
        <w:rPr>
          <w:color w:val="333333"/>
        </w:rPr>
        <w:t>in</w:t>
      </w:r>
      <w:r w:rsidRPr="00492906">
        <w:rPr>
          <w:color w:val="333333"/>
          <w:spacing w:val="7"/>
        </w:rPr>
        <w:t xml:space="preserve"> </w:t>
      </w:r>
      <w:r w:rsidRPr="00492906">
        <w:rPr>
          <w:color w:val="333333"/>
        </w:rPr>
        <w:t>accordance</w:t>
      </w:r>
      <w:r w:rsidRPr="00492906">
        <w:rPr>
          <w:color w:val="333333"/>
          <w:spacing w:val="8"/>
        </w:rPr>
        <w:t xml:space="preserve"> </w:t>
      </w:r>
      <w:r w:rsidRPr="00492906">
        <w:rPr>
          <w:color w:val="333333"/>
        </w:rPr>
        <w:t>with</w:t>
      </w:r>
      <w:r w:rsidRPr="00492906">
        <w:rPr>
          <w:color w:val="333333"/>
          <w:spacing w:val="7"/>
        </w:rPr>
        <w:t xml:space="preserve"> </w:t>
      </w:r>
      <w:r w:rsidRPr="00492906">
        <w:rPr>
          <w:color w:val="333333"/>
        </w:rPr>
        <w:t>item</w:t>
      </w:r>
      <w:r w:rsidR="007A291A" w:rsidRPr="00492906">
        <w:rPr>
          <w:color w:val="333333"/>
        </w:rPr>
        <w:t>s</w:t>
      </w:r>
      <w:r w:rsidR="007A291A" w:rsidRPr="00492906">
        <w:rPr>
          <w:color w:val="333333"/>
          <w:spacing w:val="-5"/>
        </w:rPr>
        <w:t xml:space="preserve"> 9-7 and 9-20</w:t>
      </w:r>
      <w:r w:rsidR="00195C6A" w:rsidRPr="00492906">
        <w:rPr>
          <w:color w:val="333333"/>
          <w:spacing w:val="-5"/>
        </w:rPr>
        <w:t>.</w:t>
      </w:r>
    </w:p>
    <w:p w14:paraId="15174B7D" w14:textId="77777777" w:rsidR="00F97472" w:rsidRPr="00492906" w:rsidRDefault="00F97472" w:rsidP="00492906">
      <w:pPr>
        <w:pStyle w:val="ListParagraph"/>
        <w:numPr>
          <w:ilvl w:val="1"/>
          <w:numId w:val="20"/>
        </w:numPr>
        <w:spacing w:before="120" w:after="120"/>
        <w:ind w:left="1134" w:hanging="425"/>
      </w:pPr>
      <w:bookmarkStart w:id="499" w:name="_Hlk189893579"/>
      <w:r w:rsidRPr="00492906">
        <w:rPr>
          <w:b/>
        </w:rPr>
        <w:t xml:space="preserve">- </w:t>
      </w:r>
      <w:r w:rsidRPr="00492906">
        <w:rPr>
          <w:color w:val="333333"/>
        </w:rPr>
        <w:t>For carbon steel (P1) materials in sour service as defined by NACE MR0175 or MR0103, root pass of open root butt welds shall be limited to the following processes:</w:t>
      </w:r>
    </w:p>
    <w:bookmarkEnd w:id="499"/>
    <w:p w14:paraId="10CF82E7" w14:textId="77777777" w:rsidR="00C5206C" w:rsidRPr="00492906" w:rsidRDefault="00C5206C" w:rsidP="00492906">
      <w:pPr>
        <w:pStyle w:val="ListParagraph"/>
        <w:numPr>
          <w:ilvl w:val="2"/>
          <w:numId w:val="20"/>
        </w:numPr>
        <w:spacing w:before="120" w:after="120"/>
        <w:ind w:left="1418" w:hanging="284"/>
        <w:rPr>
          <w:color w:val="333333"/>
        </w:rPr>
      </w:pPr>
      <w:r w:rsidRPr="00492906">
        <w:rPr>
          <w:color w:val="333333"/>
          <w:position w:val="2"/>
        </w:rPr>
        <w:t>Gas</w:t>
      </w:r>
      <w:r w:rsidRPr="00492906">
        <w:rPr>
          <w:color w:val="333333"/>
          <w:spacing w:val="9"/>
          <w:position w:val="2"/>
        </w:rPr>
        <w:t xml:space="preserve"> </w:t>
      </w:r>
      <w:r w:rsidRPr="00492906">
        <w:rPr>
          <w:color w:val="333333"/>
          <w:position w:val="2"/>
        </w:rPr>
        <w:t>tungsten</w:t>
      </w:r>
      <w:r w:rsidRPr="00492906">
        <w:rPr>
          <w:color w:val="333333"/>
          <w:spacing w:val="10"/>
          <w:position w:val="2"/>
        </w:rPr>
        <w:t xml:space="preserve"> </w:t>
      </w:r>
      <w:r w:rsidRPr="00492906">
        <w:rPr>
          <w:color w:val="333333"/>
          <w:position w:val="2"/>
        </w:rPr>
        <w:t>arc</w:t>
      </w:r>
      <w:r w:rsidRPr="00492906">
        <w:rPr>
          <w:color w:val="333333"/>
          <w:spacing w:val="10"/>
          <w:position w:val="2"/>
        </w:rPr>
        <w:t xml:space="preserve"> </w:t>
      </w:r>
      <w:r w:rsidRPr="00492906">
        <w:rPr>
          <w:color w:val="333333"/>
          <w:position w:val="2"/>
        </w:rPr>
        <w:t>welding</w:t>
      </w:r>
      <w:r w:rsidRPr="00492906">
        <w:rPr>
          <w:color w:val="333333"/>
          <w:spacing w:val="10"/>
          <w:position w:val="2"/>
        </w:rPr>
        <w:t xml:space="preserve"> </w:t>
      </w:r>
      <w:r w:rsidRPr="00492906">
        <w:rPr>
          <w:color w:val="333333"/>
          <w:spacing w:val="-2"/>
          <w:position w:val="2"/>
        </w:rPr>
        <w:t>(GTAW)</w:t>
      </w:r>
    </w:p>
    <w:p w14:paraId="03DD9284" w14:textId="134B3A91" w:rsidR="00C5206C" w:rsidRPr="00492906" w:rsidRDefault="00C5206C" w:rsidP="00492906">
      <w:pPr>
        <w:pStyle w:val="ListParagraph"/>
        <w:numPr>
          <w:ilvl w:val="2"/>
          <w:numId w:val="20"/>
        </w:numPr>
        <w:spacing w:before="120" w:after="120"/>
        <w:ind w:left="1418" w:hanging="284"/>
        <w:rPr>
          <w:color w:val="333333"/>
        </w:rPr>
      </w:pPr>
      <w:r w:rsidRPr="00492906">
        <w:rPr>
          <w:color w:val="333333"/>
          <w:position w:val="2"/>
        </w:rPr>
        <w:t>Shielded</w:t>
      </w:r>
      <w:r w:rsidRPr="00492906">
        <w:rPr>
          <w:color w:val="333333"/>
          <w:spacing w:val="10"/>
          <w:position w:val="2"/>
        </w:rPr>
        <w:t xml:space="preserve"> </w:t>
      </w:r>
      <w:r w:rsidRPr="00492906">
        <w:rPr>
          <w:color w:val="333333"/>
          <w:position w:val="2"/>
        </w:rPr>
        <w:t>metal</w:t>
      </w:r>
      <w:r w:rsidRPr="00492906">
        <w:rPr>
          <w:color w:val="333333"/>
          <w:spacing w:val="10"/>
          <w:position w:val="2"/>
        </w:rPr>
        <w:t xml:space="preserve"> </w:t>
      </w:r>
      <w:r w:rsidRPr="00492906">
        <w:rPr>
          <w:color w:val="333333"/>
          <w:position w:val="2"/>
        </w:rPr>
        <w:t>arc</w:t>
      </w:r>
      <w:r w:rsidRPr="00492906">
        <w:rPr>
          <w:color w:val="333333"/>
          <w:spacing w:val="10"/>
          <w:position w:val="2"/>
        </w:rPr>
        <w:t xml:space="preserve"> </w:t>
      </w:r>
      <w:r w:rsidRPr="00492906">
        <w:rPr>
          <w:color w:val="333333"/>
          <w:position w:val="2"/>
        </w:rPr>
        <w:t>welding</w:t>
      </w:r>
      <w:r w:rsidRPr="00492906">
        <w:rPr>
          <w:color w:val="333333"/>
          <w:spacing w:val="10"/>
          <w:position w:val="2"/>
        </w:rPr>
        <w:t xml:space="preserve"> </w:t>
      </w:r>
      <w:r w:rsidRPr="00492906">
        <w:rPr>
          <w:color w:val="333333"/>
          <w:position w:val="2"/>
        </w:rPr>
        <w:t>(SMAW),</w:t>
      </w:r>
      <w:r w:rsidRPr="00492906">
        <w:rPr>
          <w:color w:val="333333"/>
          <w:spacing w:val="10"/>
          <w:position w:val="2"/>
        </w:rPr>
        <w:t xml:space="preserve"> </w:t>
      </w:r>
      <w:r w:rsidRPr="00492906">
        <w:rPr>
          <w:color w:val="333333"/>
          <w:position w:val="2"/>
        </w:rPr>
        <w:t>applied</w:t>
      </w:r>
      <w:r w:rsidRPr="00492906">
        <w:rPr>
          <w:color w:val="333333"/>
          <w:spacing w:val="11"/>
          <w:position w:val="2"/>
        </w:rPr>
        <w:t xml:space="preserve"> </w:t>
      </w:r>
      <w:r w:rsidRPr="00492906">
        <w:rPr>
          <w:color w:val="333333"/>
          <w:position w:val="2"/>
        </w:rPr>
        <w:t>with</w:t>
      </w:r>
      <w:r w:rsidRPr="00492906">
        <w:rPr>
          <w:color w:val="333333"/>
          <w:spacing w:val="10"/>
          <w:position w:val="2"/>
        </w:rPr>
        <w:t xml:space="preserve"> </w:t>
      </w:r>
      <w:r w:rsidRPr="00492906">
        <w:rPr>
          <w:color w:val="333333"/>
          <w:position w:val="2"/>
        </w:rPr>
        <w:t>the</w:t>
      </w:r>
      <w:r w:rsidRPr="00492906">
        <w:rPr>
          <w:color w:val="333333"/>
          <w:spacing w:val="10"/>
          <w:position w:val="2"/>
        </w:rPr>
        <w:t xml:space="preserve"> </w:t>
      </w:r>
      <w:r w:rsidRPr="00492906">
        <w:rPr>
          <w:color w:val="333333"/>
          <w:position w:val="2"/>
        </w:rPr>
        <w:t>methods</w:t>
      </w:r>
      <w:r w:rsidRPr="00492906">
        <w:rPr>
          <w:color w:val="333333"/>
          <w:spacing w:val="10"/>
          <w:position w:val="2"/>
        </w:rPr>
        <w:t xml:space="preserve"> </w:t>
      </w:r>
      <w:r w:rsidRPr="00492906">
        <w:rPr>
          <w:color w:val="333333"/>
          <w:position w:val="2"/>
        </w:rPr>
        <w:t>of</w:t>
      </w:r>
      <w:r w:rsidRPr="00492906">
        <w:rPr>
          <w:color w:val="333333"/>
          <w:spacing w:val="10"/>
          <w:position w:val="2"/>
        </w:rPr>
        <w:t xml:space="preserve"> </w:t>
      </w:r>
      <w:r w:rsidRPr="00492906">
        <w:rPr>
          <w:color w:val="333333"/>
          <w:position w:val="2"/>
        </w:rPr>
        <w:t>Section</w:t>
      </w:r>
      <w:r w:rsidRPr="00492906">
        <w:rPr>
          <w:color w:val="333333"/>
          <w:spacing w:val="4"/>
          <w:position w:val="2"/>
        </w:rPr>
        <w:t xml:space="preserve"> </w:t>
      </w:r>
      <w:hyperlink w:anchor="_bookmark59" w:history="1">
        <w:r w:rsidRPr="00492906">
          <w:rPr>
            <w:spacing w:val="-5"/>
            <w:position w:val="2"/>
            <w:u w:val="single"/>
          </w:rPr>
          <w:t>21</w:t>
        </w:r>
      </w:hyperlink>
      <w:r w:rsidRPr="00492906">
        <w:rPr>
          <w:color w:val="333333"/>
          <w:spacing w:val="-5"/>
          <w:position w:val="2"/>
        </w:rPr>
        <w:t>.</w:t>
      </w:r>
    </w:p>
    <w:p w14:paraId="542CDBC9" w14:textId="76CF0787" w:rsidR="00C5206C" w:rsidRPr="00492906" w:rsidRDefault="00C5206C" w:rsidP="00492906">
      <w:pPr>
        <w:pStyle w:val="ListParagraph"/>
        <w:numPr>
          <w:ilvl w:val="2"/>
          <w:numId w:val="20"/>
        </w:numPr>
        <w:spacing w:before="120" w:after="120"/>
        <w:ind w:left="1418" w:hanging="284"/>
        <w:rPr>
          <w:color w:val="333333"/>
        </w:rPr>
      </w:pPr>
      <w:r w:rsidRPr="00492906">
        <w:rPr>
          <w:color w:val="333333"/>
          <w:position w:val="2"/>
        </w:rPr>
        <w:t xml:space="preserve">Short-circuit gas metal arc welding (GMAW-S) (waveform modified) shall be accepted by Owner prior to </w:t>
      </w:r>
      <w:r w:rsidRPr="00492906">
        <w:rPr>
          <w:color w:val="333333"/>
          <w:spacing w:val="-2"/>
        </w:rPr>
        <w:t>approval.</w:t>
      </w:r>
    </w:p>
    <w:p w14:paraId="3A649568" w14:textId="2AE2AF08" w:rsidR="00C12942" w:rsidRDefault="00C5206C" w:rsidP="00492906">
      <w:pPr>
        <w:spacing w:before="120" w:after="120"/>
        <w:ind w:left="1134"/>
        <w:rPr>
          <w:color w:val="333333"/>
          <w:spacing w:val="-5"/>
        </w:rPr>
      </w:pPr>
      <w:r w:rsidRPr="00492906">
        <w:rPr>
          <w:b/>
          <w:i/>
          <w:color w:val="333333"/>
        </w:rPr>
        <w:t>Note:</w:t>
      </w:r>
      <w:r w:rsidRPr="00492906">
        <w:rPr>
          <w:b/>
          <w:i/>
          <w:color w:val="333333"/>
          <w:spacing w:val="42"/>
        </w:rPr>
        <w:t xml:space="preserve">  </w:t>
      </w:r>
      <w:r w:rsidRPr="00492906">
        <w:rPr>
          <w:i/>
          <w:color w:val="333333"/>
        </w:rPr>
        <w:t>Fill</w:t>
      </w:r>
      <w:r w:rsidRPr="00492906">
        <w:rPr>
          <w:i/>
          <w:color w:val="333333"/>
          <w:spacing w:val="8"/>
        </w:rPr>
        <w:t xml:space="preserve"> </w:t>
      </w:r>
      <w:r w:rsidRPr="00492906">
        <w:rPr>
          <w:i/>
          <w:color w:val="333333"/>
        </w:rPr>
        <w:t>passes</w:t>
      </w:r>
      <w:r w:rsidRPr="00492906">
        <w:rPr>
          <w:i/>
          <w:color w:val="333333"/>
          <w:spacing w:val="7"/>
        </w:rPr>
        <w:t xml:space="preserve"> </w:t>
      </w:r>
      <w:r w:rsidRPr="00492906">
        <w:rPr>
          <w:i/>
          <w:color w:val="333333"/>
        </w:rPr>
        <w:t>may</w:t>
      </w:r>
      <w:r w:rsidRPr="00492906">
        <w:rPr>
          <w:i/>
          <w:color w:val="333333"/>
          <w:spacing w:val="7"/>
        </w:rPr>
        <w:t xml:space="preserve"> </w:t>
      </w:r>
      <w:r w:rsidRPr="00492906">
        <w:rPr>
          <w:i/>
          <w:color w:val="333333"/>
        </w:rPr>
        <w:t>be</w:t>
      </w:r>
      <w:r w:rsidRPr="00492906">
        <w:rPr>
          <w:i/>
          <w:color w:val="333333"/>
          <w:spacing w:val="8"/>
        </w:rPr>
        <w:t xml:space="preserve"> </w:t>
      </w:r>
      <w:r w:rsidRPr="00492906">
        <w:rPr>
          <w:i/>
          <w:color w:val="333333"/>
        </w:rPr>
        <w:t>completed</w:t>
      </w:r>
      <w:r w:rsidRPr="00492906">
        <w:rPr>
          <w:i/>
          <w:color w:val="333333"/>
          <w:spacing w:val="7"/>
        </w:rPr>
        <w:t xml:space="preserve"> </w:t>
      </w:r>
      <w:r w:rsidRPr="00492906">
        <w:rPr>
          <w:i/>
          <w:color w:val="333333"/>
        </w:rPr>
        <w:t>with</w:t>
      </w:r>
      <w:r w:rsidRPr="00492906">
        <w:rPr>
          <w:i/>
          <w:color w:val="333333"/>
          <w:spacing w:val="7"/>
        </w:rPr>
        <w:t xml:space="preserve"> </w:t>
      </w:r>
      <w:r w:rsidRPr="00492906">
        <w:rPr>
          <w:i/>
          <w:color w:val="333333"/>
        </w:rPr>
        <w:t>acceptable</w:t>
      </w:r>
      <w:r w:rsidRPr="00492906">
        <w:rPr>
          <w:i/>
          <w:color w:val="333333"/>
          <w:spacing w:val="7"/>
        </w:rPr>
        <w:t xml:space="preserve"> </w:t>
      </w:r>
      <w:r w:rsidRPr="00492906">
        <w:rPr>
          <w:i/>
          <w:color w:val="333333"/>
        </w:rPr>
        <w:t>processes</w:t>
      </w:r>
      <w:r w:rsidRPr="00492906">
        <w:rPr>
          <w:i/>
          <w:color w:val="333333"/>
          <w:spacing w:val="7"/>
        </w:rPr>
        <w:t xml:space="preserve"> </w:t>
      </w:r>
      <w:r w:rsidRPr="00492906">
        <w:rPr>
          <w:i/>
          <w:color w:val="333333"/>
        </w:rPr>
        <w:t>and</w:t>
      </w:r>
      <w:r w:rsidRPr="00492906">
        <w:rPr>
          <w:i/>
          <w:color w:val="333333"/>
          <w:spacing w:val="8"/>
        </w:rPr>
        <w:t xml:space="preserve"> </w:t>
      </w:r>
      <w:r w:rsidR="000B2AE2" w:rsidRPr="00492906">
        <w:rPr>
          <w:i/>
          <w:color w:val="333333"/>
        </w:rPr>
        <w:t>C</w:t>
      </w:r>
      <w:r w:rsidRPr="00492906">
        <w:rPr>
          <w:i/>
          <w:color w:val="333333"/>
        </w:rPr>
        <w:t>onsumables</w:t>
      </w:r>
      <w:r w:rsidRPr="00492906">
        <w:rPr>
          <w:i/>
          <w:color w:val="333333"/>
          <w:spacing w:val="7"/>
        </w:rPr>
        <w:t xml:space="preserve"> </w:t>
      </w:r>
      <w:r w:rsidRPr="00492906">
        <w:rPr>
          <w:i/>
          <w:color w:val="333333"/>
        </w:rPr>
        <w:t>per</w:t>
      </w:r>
      <w:r w:rsidRPr="00492906">
        <w:rPr>
          <w:i/>
          <w:color w:val="333333"/>
          <w:spacing w:val="21"/>
        </w:rPr>
        <w:t xml:space="preserve"> </w:t>
      </w:r>
      <w:hyperlink w:anchor="_bookmark41" w:history="1">
        <w:r w:rsidRPr="00492906">
          <w:rPr>
            <w:u w:val="single"/>
          </w:rPr>
          <w:t>Table</w:t>
        </w:r>
        <w:r w:rsidRPr="00492906">
          <w:rPr>
            <w:spacing w:val="7"/>
            <w:u w:val="single"/>
          </w:rPr>
          <w:t xml:space="preserve"> </w:t>
        </w:r>
        <w:r w:rsidRPr="00492906">
          <w:rPr>
            <w:spacing w:val="-5"/>
            <w:u w:val="single"/>
          </w:rPr>
          <w:t>4</w:t>
        </w:r>
      </w:hyperlink>
      <w:r w:rsidRPr="00492906">
        <w:rPr>
          <w:color w:val="333333"/>
          <w:spacing w:val="-5"/>
        </w:rPr>
        <w:t>.</w:t>
      </w:r>
    </w:p>
    <w:p w14:paraId="66642959" w14:textId="77777777" w:rsidR="00290451" w:rsidRPr="00290451" w:rsidRDefault="00693BCE" w:rsidP="00290451">
      <w:pPr>
        <w:pStyle w:val="ListParagraph"/>
        <w:numPr>
          <w:ilvl w:val="1"/>
          <w:numId w:val="20"/>
        </w:numPr>
        <w:ind w:left="1197"/>
      </w:pPr>
      <w:bookmarkStart w:id="500" w:name="_Hlk189893657"/>
      <w:r w:rsidRPr="00492906">
        <w:rPr>
          <w:b/>
        </w:rPr>
        <w:t xml:space="preserve">- </w:t>
      </w:r>
      <w:r w:rsidRPr="00693BCE">
        <w:rPr>
          <w:color w:val="333333"/>
        </w:rPr>
        <w:t>Requirements of this section are also applicable for equivalent carbon steel grades produced in</w:t>
      </w:r>
    </w:p>
    <w:p w14:paraId="3AD33145" w14:textId="6D796D54" w:rsidR="00693BCE" w:rsidRPr="00492906" w:rsidRDefault="00290451" w:rsidP="00290451">
      <w:pPr>
        <w:ind w:left="706"/>
      </w:pPr>
      <w:r w:rsidRPr="00290451">
        <w:rPr>
          <w:color w:val="333333"/>
        </w:rPr>
        <w:t xml:space="preserve"> </w:t>
      </w:r>
      <w:r w:rsidR="00693BCE" w:rsidRPr="00290451">
        <w:rPr>
          <w:color w:val="333333"/>
        </w:rPr>
        <w:t>accordance with other internationally recognized standards, such as GOST or EN.</w:t>
      </w:r>
    </w:p>
    <w:p w14:paraId="3FC4884E" w14:textId="77777777" w:rsidR="00C12942" w:rsidRPr="00C911D3" w:rsidRDefault="00C12942">
      <w:pPr>
        <w:pStyle w:val="Heading1"/>
        <w:numPr>
          <w:ilvl w:val="0"/>
          <w:numId w:val="67"/>
        </w:numPr>
        <w:spacing w:before="240" w:after="240"/>
        <w:ind w:left="709" w:hanging="709"/>
      </w:pPr>
      <w:bookmarkStart w:id="501" w:name="_Toc205628078"/>
      <w:bookmarkEnd w:id="500"/>
      <w:r w:rsidRPr="00C911D3">
        <w:t>Welding for Low Alloy and Chromium-Molybdenum (Cr-Mo) Steel (P3, P4, P5A, and P5B)</w:t>
      </w:r>
      <w:bookmarkEnd w:id="501"/>
    </w:p>
    <w:p w14:paraId="71ADE3C9" w14:textId="7D48B6DD" w:rsidR="00C12942" w:rsidRPr="00492906" w:rsidRDefault="00C12942" w:rsidP="0053180E">
      <w:pPr>
        <w:pStyle w:val="ListParagraph"/>
        <w:numPr>
          <w:ilvl w:val="1"/>
          <w:numId w:val="18"/>
        </w:numPr>
        <w:tabs>
          <w:tab w:val="left" w:pos="605"/>
        </w:tabs>
        <w:spacing w:before="120" w:after="120"/>
        <w:ind w:left="1134" w:hanging="425"/>
        <w:rPr>
          <w:color w:val="333333"/>
        </w:rPr>
      </w:pPr>
      <w:r w:rsidRPr="00492906">
        <w:rPr>
          <w:b/>
        </w:rPr>
        <w:t xml:space="preserve">- </w:t>
      </w:r>
      <w:r w:rsidRPr="00492906">
        <w:rPr>
          <w:color w:val="333333"/>
        </w:rPr>
        <w:t xml:space="preserve">Preheating, interpass control and interruption of welding of low alloy and chromium-molybdenum (Cr-Mo) steel shall be conducted in accordance with Section </w:t>
      </w:r>
      <w:hyperlink w:anchor="_bookmark59" w:history="1">
        <w:r w:rsidRPr="00492906">
          <w:rPr>
            <w:u w:val="single"/>
          </w:rPr>
          <w:t>21</w:t>
        </w:r>
      </w:hyperlink>
      <w:r w:rsidRPr="00492906">
        <w:rPr>
          <w:color w:val="333333"/>
        </w:rPr>
        <w:t>.</w:t>
      </w:r>
    </w:p>
    <w:p w14:paraId="6D37A49E" w14:textId="77777777" w:rsidR="00C911D3" w:rsidRPr="00492906" w:rsidRDefault="00C911D3" w:rsidP="00492906">
      <w:pPr>
        <w:pStyle w:val="ListParagraph"/>
        <w:numPr>
          <w:ilvl w:val="1"/>
          <w:numId w:val="18"/>
        </w:numPr>
        <w:tabs>
          <w:tab w:val="left" w:pos="605"/>
        </w:tabs>
        <w:spacing w:before="120" w:after="120"/>
        <w:ind w:left="1134" w:hanging="425"/>
      </w:pPr>
      <w:r w:rsidRPr="00492906">
        <w:rPr>
          <w:b/>
        </w:rPr>
        <w:t xml:space="preserve">- </w:t>
      </w:r>
      <w:r w:rsidRPr="00492906">
        <w:rPr>
          <w:color w:val="333333"/>
        </w:rPr>
        <w:t>Post</w:t>
      </w:r>
      <w:r w:rsidRPr="00492906">
        <w:rPr>
          <w:color w:val="333333"/>
          <w:spacing w:val="8"/>
        </w:rPr>
        <w:t xml:space="preserve"> </w:t>
      </w:r>
      <w:r w:rsidRPr="00492906">
        <w:rPr>
          <w:color w:val="333333"/>
        </w:rPr>
        <w:t>weld</w:t>
      </w:r>
      <w:r w:rsidRPr="00492906">
        <w:rPr>
          <w:color w:val="333333"/>
          <w:spacing w:val="8"/>
        </w:rPr>
        <w:t xml:space="preserve"> </w:t>
      </w:r>
      <w:r w:rsidRPr="00492906">
        <w:rPr>
          <w:color w:val="333333"/>
        </w:rPr>
        <w:t>heat</w:t>
      </w:r>
      <w:r w:rsidRPr="00492906">
        <w:rPr>
          <w:color w:val="333333"/>
          <w:spacing w:val="8"/>
        </w:rPr>
        <w:t xml:space="preserve"> </w:t>
      </w:r>
      <w:r w:rsidRPr="00492906">
        <w:rPr>
          <w:color w:val="333333"/>
        </w:rPr>
        <w:t>treatment</w:t>
      </w:r>
      <w:r w:rsidRPr="00492906">
        <w:rPr>
          <w:color w:val="333333"/>
          <w:spacing w:val="8"/>
        </w:rPr>
        <w:t xml:space="preserve"> </w:t>
      </w:r>
      <w:r w:rsidRPr="00492906">
        <w:rPr>
          <w:color w:val="333333"/>
        </w:rPr>
        <w:t>(PWHT)</w:t>
      </w:r>
      <w:r w:rsidRPr="00492906">
        <w:rPr>
          <w:color w:val="333333"/>
          <w:spacing w:val="8"/>
        </w:rPr>
        <w:t xml:space="preserve"> </w:t>
      </w:r>
      <w:r w:rsidRPr="00492906">
        <w:rPr>
          <w:color w:val="333333"/>
        </w:rPr>
        <w:t>shall</w:t>
      </w:r>
      <w:r w:rsidRPr="00492906">
        <w:rPr>
          <w:color w:val="333333"/>
          <w:spacing w:val="8"/>
        </w:rPr>
        <w:t xml:space="preserve"> </w:t>
      </w:r>
      <w:r w:rsidRPr="00492906">
        <w:rPr>
          <w:color w:val="333333"/>
        </w:rPr>
        <w:t>be</w:t>
      </w:r>
      <w:r w:rsidRPr="00492906">
        <w:rPr>
          <w:color w:val="333333"/>
          <w:spacing w:val="8"/>
        </w:rPr>
        <w:t xml:space="preserve"> </w:t>
      </w:r>
      <w:r w:rsidRPr="00492906">
        <w:rPr>
          <w:color w:val="333333"/>
        </w:rPr>
        <w:t>conducted</w:t>
      </w:r>
      <w:r w:rsidRPr="00492906">
        <w:rPr>
          <w:color w:val="333333"/>
          <w:spacing w:val="8"/>
        </w:rPr>
        <w:t xml:space="preserve"> </w:t>
      </w:r>
      <w:r w:rsidRPr="00492906">
        <w:rPr>
          <w:color w:val="333333"/>
        </w:rPr>
        <w:t>in</w:t>
      </w:r>
      <w:r w:rsidRPr="00492906">
        <w:rPr>
          <w:color w:val="333333"/>
          <w:spacing w:val="8"/>
        </w:rPr>
        <w:t xml:space="preserve"> </w:t>
      </w:r>
      <w:r w:rsidRPr="00492906">
        <w:rPr>
          <w:color w:val="333333"/>
        </w:rPr>
        <w:t>accordance</w:t>
      </w:r>
      <w:r w:rsidRPr="00492906">
        <w:rPr>
          <w:color w:val="333333"/>
          <w:spacing w:val="8"/>
        </w:rPr>
        <w:t xml:space="preserve"> </w:t>
      </w:r>
      <w:r w:rsidRPr="00492906">
        <w:rPr>
          <w:color w:val="333333"/>
        </w:rPr>
        <w:t>with</w:t>
      </w:r>
      <w:r w:rsidRPr="00492906">
        <w:rPr>
          <w:color w:val="333333"/>
          <w:spacing w:val="8"/>
        </w:rPr>
        <w:t xml:space="preserve"> </w:t>
      </w:r>
      <w:r w:rsidRPr="00492906">
        <w:rPr>
          <w:color w:val="333333"/>
        </w:rPr>
        <w:t>Table</w:t>
      </w:r>
      <w:r w:rsidRPr="00492906">
        <w:rPr>
          <w:color w:val="333333"/>
          <w:spacing w:val="8"/>
        </w:rPr>
        <w:t xml:space="preserve"> </w:t>
      </w:r>
      <w:r w:rsidRPr="00492906">
        <w:rPr>
          <w:color w:val="333333"/>
          <w:spacing w:val="-5"/>
        </w:rPr>
        <w:t>5.</w:t>
      </w:r>
    </w:p>
    <w:p w14:paraId="61AB6446" w14:textId="1F50505C" w:rsidR="00977683" w:rsidRPr="00492906" w:rsidRDefault="00591A00" w:rsidP="006240DD">
      <w:pPr>
        <w:pStyle w:val="ListParagraph"/>
        <w:spacing w:before="120" w:after="240"/>
        <w:ind w:left="709" w:firstLine="0"/>
        <w:rPr>
          <w:b/>
          <w:spacing w:val="-2"/>
        </w:rPr>
      </w:pPr>
      <w:r w:rsidRPr="00E8394F">
        <w:rPr>
          <w:b/>
          <w:rPrChange w:id="502" w:author="Marchenko, Sergey [Tengizchevroil]" w:date="2025-08-07T15:22:00Z" w16du:dateUtc="2025-08-07T10:22:00Z">
            <w:rPr>
              <w:b/>
              <w:highlight w:val="yellow"/>
            </w:rPr>
          </w:rPrChange>
        </w:rPr>
        <w:t>Table</w:t>
      </w:r>
      <w:r w:rsidRPr="00E8394F">
        <w:rPr>
          <w:b/>
          <w:spacing w:val="15"/>
          <w:rPrChange w:id="503" w:author="Marchenko, Sergey [Tengizchevroil]" w:date="2025-08-07T15:22:00Z" w16du:dateUtc="2025-08-07T10:22:00Z">
            <w:rPr>
              <w:b/>
              <w:spacing w:val="15"/>
              <w:highlight w:val="yellow"/>
            </w:rPr>
          </w:rPrChange>
        </w:rPr>
        <w:t xml:space="preserve"> </w:t>
      </w:r>
      <w:r w:rsidRPr="00E8394F">
        <w:rPr>
          <w:b/>
          <w:iCs/>
          <w:rPrChange w:id="504" w:author="Marchenko, Sergey [Tengizchevroil]" w:date="2025-08-07T15:22:00Z" w16du:dateUtc="2025-08-07T10:22:00Z">
            <w:rPr>
              <w:b/>
              <w:iCs/>
              <w:highlight w:val="yellow"/>
            </w:rPr>
          </w:rPrChange>
        </w:rPr>
        <w:t>5:</w:t>
      </w:r>
      <w:r w:rsidRPr="00E8394F">
        <w:rPr>
          <w:b/>
          <w:spacing w:val="3"/>
          <w:rPrChange w:id="505" w:author="Marchenko, Sergey [Tengizchevroil]" w:date="2025-08-07T15:22:00Z" w16du:dateUtc="2025-08-07T10:22:00Z">
            <w:rPr>
              <w:b/>
              <w:spacing w:val="3"/>
              <w:highlight w:val="yellow"/>
            </w:rPr>
          </w:rPrChange>
        </w:rPr>
        <w:t xml:space="preserve"> </w:t>
      </w:r>
      <w:r w:rsidRPr="00E8394F">
        <w:rPr>
          <w:b/>
          <w:rPrChange w:id="506" w:author="Marchenko, Sergey [Tengizchevroil]" w:date="2025-08-07T15:22:00Z" w16du:dateUtc="2025-08-07T10:22:00Z">
            <w:rPr>
              <w:b/>
              <w:highlight w:val="yellow"/>
            </w:rPr>
          </w:rPrChange>
        </w:rPr>
        <w:t>Recommended</w:t>
      </w:r>
      <w:r w:rsidRPr="00E8394F">
        <w:rPr>
          <w:b/>
          <w:spacing w:val="10"/>
          <w:rPrChange w:id="507" w:author="Marchenko, Sergey [Tengizchevroil]" w:date="2025-08-07T15:22:00Z" w16du:dateUtc="2025-08-07T10:22:00Z">
            <w:rPr>
              <w:b/>
              <w:spacing w:val="10"/>
              <w:highlight w:val="yellow"/>
            </w:rPr>
          </w:rPrChange>
        </w:rPr>
        <w:t xml:space="preserve"> </w:t>
      </w:r>
      <w:r w:rsidRPr="00E8394F">
        <w:rPr>
          <w:b/>
          <w:rPrChange w:id="508" w:author="Marchenko, Sergey [Tengizchevroil]" w:date="2025-08-07T15:22:00Z" w16du:dateUtc="2025-08-07T10:22:00Z">
            <w:rPr>
              <w:b/>
              <w:highlight w:val="yellow"/>
            </w:rPr>
          </w:rPrChange>
        </w:rPr>
        <w:t>PWHT</w:t>
      </w:r>
      <w:r w:rsidRPr="00E8394F">
        <w:rPr>
          <w:b/>
          <w:spacing w:val="9"/>
          <w:rPrChange w:id="509" w:author="Marchenko, Sergey [Tengizchevroil]" w:date="2025-08-07T15:22:00Z" w16du:dateUtc="2025-08-07T10:22:00Z">
            <w:rPr>
              <w:b/>
              <w:spacing w:val="9"/>
              <w:highlight w:val="yellow"/>
            </w:rPr>
          </w:rPrChange>
        </w:rPr>
        <w:t xml:space="preserve"> </w:t>
      </w:r>
      <w:r w:rsidRPr="00E8394F">
        <w:rPr>
          <w:b/>
          <w:rPrChange w:id="510" w:author="Marchenko, Sergey [Tengizchevroil]" w:date="2025-08-07T15:22:00Z" w16du:dateUtc="2025-08-07T10:22:00Z">
            <w:rPr>
              <w:b/>
              <w:highlight w:val="yellow"/>
            </w:rPr>
          </w:rPrChange>
        </w:rPr>
        <w:t>Temperature</w:t>
      </w:r>
      <w:r w:rsidRPr="00E8394F">
        <w:rPr>
          <w:b/>
          <w:spacing w:val="9"/>
          <w:rPrChange w:id="511" w:author="Marchenko, Sergey [Tengizchevroil]" w:date="2025-08-07T15:22:00Z" w16du:dateUtc="2025-08-07T10:22:00Z">
            <w:rPr>
              <w:b/>
              <w:spacing w:val="9"/>
              <w:highlight w:val="yellow"/>
            </w:rPr>
          </w:rPrChange>
        </w:rPr>
        <w:t xml:space="preserve"> </w:t>
      </w:r>
      <w:r w:rsidRPr="00E8394F">
        <w:rPr>
          <w:b/>
          <w:rPrChange w:id="512" w:author="Marchenko, Sergey [Tengizchevroil]" w:date="2025-08-07T15:22:00Z" w16du:dateUtc="2025-08-07T10:22:00Z">
            <w:rPr>
              <w:b/>
              <w:highlight w:val="yellow"/>
            </w:rPr>
          </w:rPrChange>
        </w:rPr>
        <w:t>for</w:t>
      </w:r>
      <w:r w:rsidRPr="00E8394F">
        <w:rPr>
          <w:b/>
          <w:spacing w:val="10"/>
          <w:rPrChange w:id="513" w:author="Marchenko, Sergey [Tengizchevroil]" w:date="2025-08-07T15:22:00Z" w16du:dateUtc="2025-08-07T10:22:00Z">
            <w:rPr>
              <w:b/>
              <w:spacing w:val="10"/>
              <w:highlight w:val="yellow"/>
            </w:rPr>
          </w:rPrChange>
        </w:rPr>
        <w:t xml:space="preserve"> </w:t>
      </w:r>
      <w:r w:rsidRPr="00E8394F">
        <w:rPr>
          <w:b/>
          <w:rPrChange w:id="514" w:author="Marchenko, Sergey [Tengizchevroil]" w:date="2025-08-07T15:22:00Z" w16du:dateUtc="2025-08-07T10:22:00Z">
            <w:rPr>
              <w:b/>
              <w:highlight w:val="yellow"/>
            </w:rPr>
          </w:rPrChange>
        </w:rPr>
        <w:t>Low</w:t>
      </w:r>
      <w:r w:rsidRPr="00E8394F">
        <w:rPr>
          <w:b/>
          <w:spacing w:val="9"/>
          <w:rPrChange w:id="515" w:author="Marchenko, Sergey [Tengizchevroil]" w:date="2025-08-07T15:22:00Z" w16du:dateUtc="2025-08-07T10:22:00Z">
            <w:rPr>
              <w:b/>
              <w:spacing w:val="9"/>
              <w:highlight w:val="yellow"/>
            </w:rPr>
          </w:rPrChange>
        </w:rPr>
        <w:t xml:space="preserve"> </w:t>
      </w:r>
      <w:r w:rsidRPr="00E8394F">
        <w:rPr>
          <w:b/>
          <w:rPrChange w:id="516" w:author="Marchenko, Sergey [Tengizchevroil]" w:date="2025-08-07T15:22:00Z" w16du:dateUtc="2025-08-07T10:22:00Z">
            <w:rPr>
              <w:b/>
              <w:highlight w:val="yellow"/>
            </w:rPr>
          </w:rPrChange>
        </w:rPr>
        <w:t>Alloy</w:t>
      </w:r>
      <w:r w:rsidRPr="00E8394F">
        <w:rPr>
          <w:b/>
          <w:spacing w:val="9"/>
          <w:rPrChange w:id="517" w:author="Marchenko, Sergey [Tengizchevroil]" w:date="2025-08-07T15:22:00Z" w16du:dateUtc="2025-08-07T10:22:00Z">
            <w:rPr>
              <w:b/>
              <w:spacing w:val="9"/>
              <w:highlight w:val="yellow"/>
            </w:rPr>
          </w:rPrChange>
        </w:rPr>
        <w:t xml:space="preserve"> </w:t>
      </w:r>
      <w:r w:rsidRPr="00E8394F">
        <w:rPr>
          <w:b/>
          <w:spacing w:val="-2"/>
          <w:rPrChange w:id="518" w:author="Marchenko, Sergey [Tengizchevroil]" w:date="2025-08-07T15:22:00Z" w16du:dateUtc="2025-08-07T10:22:00Z">
            <w:rPr>
              <w:b/>
              <w:spacing w:val="-2"/>
              <w:highlight w:val="yellow"/>
            </w:rPr>
          </w:rPrChange>
        </w:rPr>
        <w:t>Steel</w:t>
      </w:r>
    </w:p>
    <w:tbl>
      <w:tblPr>
        <w:tblW w:w="9923" w:type="dxa"/>
        <w:tblInd w:w="577"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264"/>
        <w:gridCol w:w="3824"/>
        <w:gridCol w:w="2835"/>
      </w:tblGrid>
      <w:tr w:rsidR="00591A00" w14:paraId="7EAF8C77" w14:textId="77777777" w:rsidTr="006240DD">
        <w:trPr>
          <w:trHeight w:val="303"/>
        </w:trPr>
        <w:tc>
          <w:tcPr>
            <w:tcW w:w="3264" w:type="dxa"/>
            <w:shd w:val="clear" w:color="auto" w:fill="F0F0F0"/>
            <w:vAlign w:val="center"/>
          </w:tcPr>
          <w:p w14:paraId="5F4F2A93" w14:textId="77777777" w:rsidR="00591A00" w:rsidRPr="00163AC6" w:rsidRDefault="00591A00" w:rsidP="00977683">
            <w:pPr>
              <w:pStyle w:val="TableParagraph"/>
              <w:spacing w:before="0" w:after="120"/>
              <w:ind w:left="0"/>
              <w:jc w:val="center"/>
              <w:rPr>
                <w:rFonts w:ascii="Times New Roman" w:hAnsi="Times New Roman" w:cs="Times New Roman"/>
                <w:b/>
              </w:rPr>
            </w:pPr>
            <w:r w:rsidRPr="00163AC6">
              <w:rPr>
                <w:rFonts w:ascii="Times New Roman" w:hAnsi="Times New Roman" w:cs="Times New Roman"/>
                <w:b/>
                <w:color w:val="333333"/>
                <w:spacing w:val="-2"/>
              </w:rPr>
              <w:t>Metallurgy</w:t>
            </w:r>
          </w:p>
        </w:tc>
        <w:tc>
          <w:tcPr>
            <w:tcW w:w="3824" w:type="dxa"/>
            <w:shd w:val="clear" w:color="auto" w:fill="F0F0F0"/>
            <w:vAlign w:val="center"/>
          </w:tcPr>
          <w:p w14:paraId="7B213260" w14:textId="77777777" w:rsidR="00591A00" w:rsidRPr="00163AC6" w:rsidRDefault="00591A00" w:rsidP="00977683">
            <w:pPr>
              <w:pStyle w:val="TableParagraph"/>
              <w:spacing w:before="0" w:after="120"/>
              <w:ind w:left="0"/>
              <w:jc w:val="center"/>
              <w:rPr>
                <w:rFonts w:ascii="Times New Roman" w:hAnsi="Times New Roman" w:cs="Times New Roman"/>
                <w:b/>
              </w:rPr>
            </w:pPr>
            <w:r w:rsidRPr="00163AC6">
              <w:rPr>
                <w:rFonts w:ascii="Times New Roman" w:hAnsi="Times New Roman" w:cs="Times New Roman"/>
                <w:b/>
                <w:color w:val="333333"/>
              </w:rPr>
              <w:t>PWHT</w:t>
            </w:r>
            <w:r w:rsidRPr="00163AC6">
              <w:rPr>
                <w:rFonts w:ascii="Times New Roman" w:hAnsi="Times New Roman" w:cs="Times New Roman"/>
                <w:b/>
                <w:color w:val="333333"/>
                <w:spacing w:val="8"/>
              </w:rPr>
              <w:t xml:space="preserve"> </w:t>
            </w:r>
            <w:r w:rsidRPr="00163AC6">
              <w:rPr>
                <w:rFonts w:ascii="Times New Roman" w:hAnsi="Times New Roman" w:cs="Times New Roman"/>
                <w:b/>
                <w:color w:val="333333"/>
                <w:spacing w:val="-2"/>
              </w:rPr>
              <w:t>Temperature</w:t>
            </w:r>
          </w:p>
        </w:tc>
        <w:tc>
          <w:tcPr>
            <w:tcW w:w="2835" w:type="dxa"/>
            <w:shd w:val="clear" w:color="auto" w:fill="F0F0F0"/>
            <w:vAlign w:val="center"/>
          </w:tcPr>
          <w:p w14:paraId="43967912" w14:textId="77777777" w:rsidR="00591A00" w:rsidRPr="00163AC6" w:rsidRDefault="00591A00" w:rsidP="00977683">
            <w:pPr>
              <w:pStyle w:val="TableParagraph"/>
              <w:spacing w:before="0" w:after="120"/>
              <w:ind w:left="0"/>
              <w:jc w:val="center"/>
              <w:rPr>
                <w:rFonts w:ascii="Times New Roman" w:hAnsi="Times New Roman" w:cs="Times New Roman"/>
                <w:b/>
              </w:rPr>
            </w:pPr>
            <w:r w:rsidRPr="00163AC6">
              <w:rPr>
                <w:rFonts w:ascii="Times New Roman" w:hAnsi="Times New Roman" w:cs="Times New Roman"/>
                <w:b/>
                <w:color w:val="333333"/>
              </w:rPr>
              <w:t>Minimum</w:t>
            </w:r>
            <w:r w:rsidRPr="00163AC6">
              <w:rPr>
                <w:rFonts w:ascii="Times New Roman" w:hAnsi="Times New Roman" w:cs="Times New Roman"/>
                <w:b/>
                <w:color w:val="333333"/>
                <w:spacing w:val="8"/>
              </w:rPr>
              <w:t xml:space="preserve"> </w:t>
            </w:r>
            <w:r w:rsidRPr="00163AC6">
              <w:rPr>
                <w:rFonts w:ascii="Times New Roman" w:hAnsi="Times New Roman" w:cs="Times New Roman"/>
                <w:b/>
                <w:color w:val="333333"/>
              </w:rPr>
              <w:t>PWHT</w:t>
            </w:r>
            <w:r w:rsidRPr="00163AC6">
              <w:rPr>
                <w:rFonts w:ascii="Times New Roman" w:hAnsi="Times New Roman" w:cs="Times New Roman"/>
                <w:b/>
                <w:color w:val="333333"/>
                <w:spacing w:val="8"/>
              </w:rPr>
              <w:t xml:space="preserve"> </w:t>
            </w:r>
            <w:r w:rsidRPr="00163AC6">
              <w:rPr>
                <w:rFonts w:ascii="Times New Roman" w:hAnsi="Times New Roman" w:cs="Times New Roman"/>
                <w:b/>
                <w:color w:val="333333"/>
              </w:rPr>
              <w:t>Hold</w:t>
            </w:r>
            <w:r w:rsidRPr="00163AC6">
              <w:rPr>
                <w:rFonts w:ascii="Times New Roman" w:hAnsi="Times New Roman" w:cs="Times New Roman"/>
                <w:b/>
                <w:color w:val="333333"/>
                <w:spacing w:val="9"/>
              </w:rPr>
              <w:t xml:space="preserve"> </w:t>
            </w:r>
            <w:r w:rsidRPr="00163AC6">
              <w:rPr>
                <w:rFonts w:ascii="Times New Roman" w:hAnsi="Times New Roman" w:cs="Times New Roman"/>
                <w:b/>
                <w:color w:val="333333"/>
                <w:spacing w:val="-4"/>
              </w:rPr>
              <w:t>Time</w:t>
            </w:r>
          </w:p>
        </w:tc>
      </w:tr>
      <w:tr w:rsidR="00591A00" w14:paraId="50D44C48" w14:textId="77777777" w:rsidTr="006240DD">
        <w:trPr>
          <w:trHeight w:val="237"/>
        </w:trPr>
        <w:tc>
          <w:tcPr>
            <w:tcW w:w="3264" w:type="dxa"/>
            <w:vAlign w:val="center"/>
          </w:tcPr>
          <w:p w14:paraId="2FACA4C5" w14:textId="77777777" w:rsidR="00591A00" w:rsidRPr="00163AC6" w:rsidRDefault="00591A00" w:rsidP="00977683">
            <w:pPr>
              <w:pStyle w:val="TableParagraph"/>
              <w:spacing w:before="0"/>
              <w:ind w:left="0"/>
              <w:rPr>
                <w:rFonts w:ascii="Times New Roman" w:hAnsi="Times New Roman" w:cs="Times New Roman"/>
              </w:rPr>
            </w:pPr>
            <w:r w:rsidRPr="00163AC6">
              <w:rPr>
                <w:rFonts w:ascii="Times New Roman" w:hAnsi="Times New Roman" w:cs="Times New Roman"/>
                <w:color w:val="333333"/>
              </w:rPr>
              <w:lastRenderedPageBreak/>
              <w:t>C-</w:t>
            </w:r>
            <w:r w:rsidRPr="00163AC6">
              <w:rPr>
                <w:rFonts w:ascii="Times New Roman" w:hAnsi="Times New Roman" w:cs="Times New Roman"/>
                <w:color w:val="333333"/>
                <w:spacing w:val="-2"/>
              </w:rPr>
              <w:t>1/2Mo</w:t>
            </w:r>
          </w:p>
        </w:tc>
        <w:tc>
          <w:tcPr>
            <w:tcW w:w="3824" w:type="dxa"/>
            <w:vAlign w:val="center"/>
          </w:tcPr>
          <w:p w14:paraId="0D39F701" w14:textId="473519E2" w:rsidR="00591A00" w:rsidRPr="00163AC6" w:rsidRDefault="00591A00" w:rsidP="0065296D">
            <w:pPr>
              <w:pStyle w:val="TableParagraph"/>
              <w:spacing w:before="0"/>
              <w:ind w:left="0"/>
              <w:jc w:val="center"/>
              <w:rPr>
                <w:rFonts w:ascii="Times New Roman" w:hAnsi="Times New Roman" w:cs="Times New Roman"/>
              </w:rPr>
            </w:pPr>
            <w:r w:rsidRPr="00163AC6">
              <w:rPr>
                <w:rFonts w:ascii="Times New Roman" w:hAnsi="Times New Roman" w:cs="Times New Roman"/>
                <w:color w:val="333333"/>
              </w:rPr>
              <w:t>1</w:t>
            </w:r>
            <w:r w:rsidR="009160DF" w:rsidRPr="00163AC6">
              <w:rPr>
                <w:rFonts w:ascii="Times New Roman" w:hAnsi="Times New Roman" w:cs="Times New Roman"/>
                <w:color w:val="333333"/>
                <w:lang w:val="ru-RU"/>
              </w:rPr>
              <w:t>175</w:t>
            </w:r>
            <w:r w:rsidRPr="00163AC6">
              <w:rPr>
                <w:rFonts w:ascii="Times New Roman" w:hAnsi="Times New Roman" w:cs="Times New Roman"/>
                <w:color w:val="333333"/>
              </w:rPr>
              <w:t>°F</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rPr>
              <w:t>±25°F</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rPr>
              <w:t>(6</w:t>
            </w:r>
            <w:r w:rsidR="00165DC5" w:rsidRPr="00163AC6">
              <w:rPr>
                <w:rFonts w:ascii="Times New Roman" w:hAnsi="Times New Roman" w:cs="Times New Roman"/>
                <w:color w:val="333333"/>
                <w:lang w:val="ru-RU"/>
              </w:rPr>
              <w:t>35</w:t>
            </w:r>
            <w:r w:rsidRPr="00163AC6">
              <w:rPr>
                <w:rFonts w:ascii="Times New Roman" w:hAnsi="Times New Roman" w:cs="Times New Roman"/>
                <w:color w:val="333333"/>
              </w:rPr>
              <w:t>°C</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spacing w:val="-2"/>
              </w:rPr>
              <w:t>±15°C)</w:t>
            </w:r>
          </w:p>
        </w:tc>
        <w:tc>
          <w:tcPr>
            <w:tcW w:w="2835" w:type="dxa"/>
            <w:vAlign w:val="center"/>
          </w:tcPr>
          <w:p w14:paraId="03C5A840" w14:textId="77777777" w:rsidR="00591A00" w:rsidRPr="00163AC6" w:rsidRDefault="00591A00" w:rsidP="00977683">
            <w:pPr>
              <w:pStyle w:val="TableParagraph"/>
              <w:spacing w:before="0"/>
              <w:ind w:left="0"/>
              <w:jc w:val="center"/>
              <w:rPr>
                <w:rFonts w:ascii="Times New Roman" w:hAnsi="Times New Roman" w:cs="Times New Roman"/>
              </w:rPr>
            </w:pPr>
            <w:r w:rsidRPr="00163AC6">
              <w:rPr>
                <w:rFonts w:ascii="Times New Roman" w:hAnsi="Times New Roman" w:cs="Times New Roman"/>
                <w:color w:val="333333"/>
              </w:rPr>
              <w:t>1</w:t>
            </w:r>
            <w:r w:rsidRPr="00163AC6">
              <w:rPr>
                <w:rFonts w:ascii="Times New Roman" w:hAnsi="Times New Roman" w:cs="Times New Roman"/>
                <w:color w:val="333333"/>
                <w:spacing w:val="5"/>
              </w:rPr>
              <w:t xml:space="preserve"> </w:t>
            </w:r>
            <w:r w:rsidRPr="00163AC6">
              <w:rPr>
                <w:rFonts w:ascii="Times New Roman" w:hAnsi="Times New Roman" w:cs="Times New Roman"/>
                <w:color w:val="333333"/>
              </w:rPr>
              <w:t>hour</w:t>
            </w:r>
            <w:r w:rsidRPr="00163AC6">
              <w:rPr>
                <w:rFonts w:ascii="Times New Roman" w:hAnsi="Times New Roman" w:cs="Times New Roman"/>
                <w:color w:val="333333"/>
                <w:spacing w:val="5"/>
              </w:rPr>
              <w:t xml:space="preserve"> </w:t>
            </w:r>
            <w:r w:rsidRPr="00163AC6">
              <w:rPr>
                <w:rFonts w:ascii="Times New Roman" w:hAnsi="Times New Roman" w:cs="Times New Roman"/>
                <w:color w:val="333333"/>
              </w:rPr>
              <w:t>per</w:t>
            </w:r>
            <w:r w:rsidRPr="00163AC6">
              <w:rPr>
                <w:rFonts w:ascii="Times New Roman" w:hAnsi="Times New Roman" w:cs="Times New Roman"/>
                <w:color w:val="333333"/>
                <w:spacing w:val="5"/>
              </w:rPr>
              <w:t xml:space="preserve"> </w:t>
            </w:r>
            <w:r w:rsidRPr="00163AC6">
              <w:rPr>
                <w:rFonts w:ascii="Times New Roman" w:hAnsi="Times New Roman" w:cs="Times New Roman"/>
                <w:color w:val="333333"/>
              </w:rPr>
              <w:t>inch</w:t>
            </w:r>
            <w:r w:rsidRPr="00163AC6">
              <w:rPr>
                <w:rFonts w:ascii="Times New Roman" w:hAnsi="Times New Roman" w:cs="Times New Roman"/>
                <w:color w:val="333333"/>
                <w:spacing w:val="5"/>
              </w:rPr>
              <w:t xml:space="preserve"> </w:t>
            </w:r>
            <w:r w:rsidRPr="00163AC6">
              <w:rPr>
                <w:rFonts w:ascii="Times New Roman" w:hAnsi="Times New Roman" w:cs="Times New Roman"/>
                <w:color w:val="333333"/>
              </w:rPr>
              <w:t>(25</w:t>
            </w:r>
            <w:r w:rsidRPr="00163AC6">
              <w:rPr>
                <w:rFonts w:ascii="Times New Roman" w:hAnsi="Times New Roman" w:cs="Times New Roman"/>
                <w:color w:val="333333"/>
                <w:spacing w:val="6"/>
              </w:rPr>
              <w:t xml:space="preserve"> </w:t>
            </w:r>
            <w:r w:rsidRPr="00163AC6">
              <w:rPr>
                <w:rFonts w:ascii="Times New Roman" w:hAnsi="Times New Roman" w:cs="Times New Roman"/>
                <w:color w:val="333333"/>
                <w:spacing w:val="-5"/>
              </w:rPr>
              <w:t>mm)</w:t>
            </w:r>
          </w:p>
        </w:tc>
      </w:tr>
      <w:tr w:rsidR="00591A00" w14:paraId="2F051323" w14:textId="77777777" w:rsidTr="006240DD">
        <w:trPr>
          <w:trHeight w:val="390"/>
        </w:trPr>
        <w:tc>
          <w:tcPr>
            <w:tcW w:w="3264" w:type="dxa"/>
            <w:vAlign w:val="center"/>
          </w:tcPr>
          <w:p w14:paraId="7B7F465C" w14:textId="729490B8" w:rsidR="00591A00" w:rsidRPr="00163AC6" w:rsidRDefault="00591A00" w:rsidP="00977683">
            <w:pPr>
              <w:pStyle w:val="TableParagraph"/>
              <w:spacing w:before="0"/>
              <w:ind w:left="0"/>
              <w:rPr>
                <w:rFonts w:ascii="Times New Roman" w:hAnsi="Times New Roman" w:cs="Times New Roman"/>
              </w:rPr>
            </w:pPr>
            <w:r w:rsidRPr="00163AC6">
              <w:rPr>
                <w:rFonts w:ascii="Times New Roman" w:hAnsi="Times New Roman" w:cs="Times New Roman"/>
                <w:color w:val="333333"/>
              </w:rPr>
              <w:t>1-1/4Cr-1/2Mo</w:t>
            </w:r>
            <w:r w:rsidRPr="00163AC6">
              <w:rPr>
                <w:rFonts w:ascii="Times New Roman" w:hAnsi="Times New Roman" w:cs="Times New Roman"/>
                <w:color w:val="333333"/>
                <w:spacing w:val="8"/>
              </w:rPr>
              <w:t xml:space="preserve"> </w:t>
            </w:r>
            <w:r w:rsidRPr="00163AC6">
              <w:rPr>
                <w:rFonts w:ascii="Times New Roman" w:hAnsi="Times New Roman" w:cs="Times New Roman"/>
                <w:color w:val="333333"/>
                <w:spacing w:val="-2"/>
              </w:rPr>
              <w:t>piping</w:t>
            </w:r>
          </w:p>
        </w:tc>
        <w:tc>
          <w:tcPr>
            <w:tcW w:w="3824" w:type="dxa"/>
            <w:vAlign w:val="center"/>
          </w:tcPr>
          <w:p w14:paraId="5CBB4050" w14:textId="0FF0F2C5" w:rsidR="00591A00" w:rsidRPr="00163AC6" w:rsidRDefault="00F24DE2" w:rsidP="0065296D">
            <w:pPr>
              <w:pStyle w:val="TableParagraph"/>
              <w:spacing w:before="0"/>
              <w:ind w:left="0"/>
              <w:jc w:val="center"/>
              <w:rPr>
                <w:rFonts w:ascii="Times New Roman" w:hAnsi="Times New Roman" w:cs="Times New Roman"/>
                <w:highlight w:val="yellow"/>
              </w:rPr>
            </w:pPr>
            <w:r w:rsidRPr="00163AC6">
              <w:rPr>
                <w:rFonts w:ascii="Times New Roman" w:hAnsi="Times New Roman" w:cs="Times New Roman"/>
                <w:color w:val="333333"/>
              </w:rPr>
              <w:t>1225°F ±25°F (660°C ±15°C)</w:t>
            </w:r>
          </w:p>
        </w:tc>
        <w:tc>
          <w:tcPr>
            <w:tcW w:w="2835" w:type="dxa"/>
            <w:shd w:val="clear" w:color="auto" w:fill="auto"/>
            <w:vAlign w:val="center"/>
          </w:tcPr>
          <w:p w14:paraId="747BA870" w14:textId="77777777" w:rsidR="00036D32" w:rsidRPr="00163AC6" w:rsidRDefault="00036D32" w:rsidP="00036D32">
            <w:pPr>
              <w:pStyle w:val="TableParagraph"/>
              <w:jc w:val="center"/>
              <w:rPr>
                <w:rFonts w:ascii="Times New Roman" w:hAnsi="Times New Roman" w:cs="Times New Roman"/>
                <w:color w:val="333333"/>
              </w:rPr>
            </w:pPr>
            <w:r w:rsidRPr="00163AC6">
              <w:rPr>
                <w:rFonts w:ascii="Times New Roman" w:hAnsi="Times New Roman" w:cs="Times New Roman"/>
                <w:color w:val="333333"/>
              </w:rPr>
              <w:t>1 hour per inch (25 mm)</w:t>
            </w:r>
          </w:p>
          <w:p w14:paraId="752F34AF" w14:textId="46F9D828" w:rsidR="00591A00" w:rsidRPr="00163AC6" w:rsidRDefault="00036D32" w:rsidP="00036D32">
            <w:pPr>
              <w:pStyle w:val="TableParagraph"/>
              <w:spacing w:before="0"/>
              <w:ind w:left="0"/>
              <w:jc w:val="center"/>
              <w:rPr>
                <w:rFonts w:ascii="Times New Roman" w:hAnsi="Times New Roman" w:cs="Times New Roman"/>
                <w:highlight w:val="yellow"/>
              </w:rPr>
            </w:pPr>
            <w:r w:rsidRPr="00163AC6">
              <w:rPr>
                <w:rFonts w:ascii="Times New Roman" w:hAnsi="Times New Roman" w:cs="Times New Roman"/>
                <w:color w:val="333333"/>
              </w:rPr>
              <w:t>(2 hour minimum)</w:t>
            </w:r>
          </w:p>
        </w:tc>
      </w:tr>
      <w:tr w:rsidR="00591A00" w14:paraId="492344C3" w14:textId="77777777" w:rsidTr="006240DD">
        <w:trPr>
          <w:trHeight w:val="426"/>
        </w:trPr>
        <w:tc>
          <w:tcPr>
            <w:tcW w:w="3264" w:type="dxa"/>
            <w:vAlign w:val="center"/>
          </w:tcPr>
          <w:p w14:paraId="70BBFF67" w14:textId="4314627F" w:rsidR="00591A00" w:rsidRPr="00163AC6" w:rsidRDefault="00591A00" w:rsidP="00977683">
            <w:pPr>
              <w:pStyle w:val="TableParagraph"/>
              <w:spacing w:before="0"/>
              <w:ind w:left="0"/>
              <w:rPr>
                <w:rFonts w:ascii="Times New Roman" w:hAnsi="Times New Roman" w:cs="Times New Roman"/>
              </w:rPr>
            </w:pPr>
            <w:r w:rsidRPr="00163AC6">
              <w:rPr>
                <w:rFonts w:ascii="Times New Roman" w:hAnsi="Times New Roman" w:cs="Times New Roman"/>
                <w:color w:val="333333"/>
              </w:rPr>
              <w:t>1-1/4Cr-1/2Mo pressure vessels</w:t>
            </w:r>
          </w:p>
        </w:tc>
        <w:tc>
          <w:tcPr>
            <w:tcW w:w="3824" w:type="dxa"/>
            <w:vAlign w:val="center"/>
          </w:tcPr>
          <w:p w14:paraId="7741FC83" w14:textId="784D0848" w:rsidR="00591A00" w:rsidRPr="00163AC6" w:rsidRDefault="00452AFF" w:rsidP="0065296D">
            <w:pPr>
              <w:pStyle w:val="TableParagraph"/>
              <w:spacing w:before="0"/>
              <w:ind w:left="0"/>
              <w:jc w:val="center"/>
              <w:rPr>
                <w:rFonts w:ascii="Times New Roman" w:hAnsi="Times New Roman" w:cs="Times New Roman"/>
                <w:highlight w:val="yellow"/>
              </w:rPr>
            </w:pPr>
            <w:r w:rsidRPr="00163AC6">
              <w:rPr>
                <w:rFonts w:ascii="Times New Roman" w:hAnsi="Times New Roman" w:cs="Times New Roman"/>
                <w:color w:val="333333"/>
              </w:rPr>
              <w:t>See Owner’s materials engineer for guidance</w:t>
            </w:r>
          </w:p>
        </w:tc>
        <w:tc>
          <w:tcPr>
            <w:tcW w:w="2835" w:type="dxa"/>
            <w:vAlign w:val="center"/>
          </w:tcPr>
          <w:p w14:paraId="3E1D4155" w14:textId="77777777" w:rsidR="00452AFF" w:rsidRPr="00163AC6" w:rsidRDefault="00452AFF" w:rsidP="00452AFF">
            <w:pPr>
              <w:pStyle w:val="TableParagraph"/>
              <w:jc w:val="center"/>
              <w:rPr>
                <w:rFonts w:ascii="Times New Roman" w:hAnsi="Times New Roman" w:cs="Times New Roman"/>
                <w:color w:val="333333"/>
              </w:rPr>
            </w:pPr>
            <w:r w:rsidRPr="00163AC6">
              <w:rPr>
                <w:rFonts w:ascii="Times New Roman" w:hAnsi="Times New Roman" w:cs="Times New Roman"/>
                <w:color w:val="333333"/>
              </w:rPr>
              <w:t>1 hour per inch (25 mm)</w:t>
            </w:r>
          </w:p>
          <w:p w14:paraId="2CF1890B" w14:textId="03601E5E" w:rsidR="00591A00" w:rsidRPr="00163AC6" w:rsidRDefault="00452AFF" w:rsidP="00452AFF">
            <w:pPr>
              <w:pStyle w:val="TableParagraph"/>
              <w:spacing w:before="0"/>
              <w:ind w:left="0"/>
              <w:jc w:val="center"/>
              <w:rPr>
                <w:rFonts w:ascii="Times New Roman" w:hAnsi="Times New Roman" w:cs="Times New Roman"/>
                <w:highlight w:val="yellow"/>
              </w:rPr>
            </w:pPr>
            <w:r w:rsidRPr="00163AC6">
              <w:rPr>
                <w:rFonts w:ascii="Times New Roman" w:hAnsi="Times New Roman" w:cs="Times New Roman"/>
                <w:color w:val="333333"/>
              </w:rPr>
              <w:t>(2 hour minimum)</w:t>
            </w:r>
          </w:p>
        </w:tc>
      </w:tr>
      <w:tr w:rsidR="00591A00" w14:paraId="509D9437" w14:textId="77777777" w:rsidTr="006240DD">
        <w:trPr>
          <w:trHeight w:val="390"/>
        </w:trPr>
        <w:tc>
          <w:tcPr>
            <w:tcW w:w="3264" w:type="dxa"/>
            <w:vAlign w:val="center"/>
          </w:tcPr>
          <w:p w14:paraId="6911B78B" w14:textId="0BB093B1" w:rsidR="00591A00" w:rsidRPr="00163AC6" w:rsidRDefault="006469A7" w:rsidP="00977683">
            <w:pPr>
              <w:pStyle w:val="TableParagraph"/>
              <w:spacing w:before="0"/>
              <w:ind w:left="0"/>
              <w:rPr>
                <w:rFonts w:ascii="Times New Roman" w:hAnsi="Times New Roman" w:cs="Times New Roman"/>
              </w:rPr>
            </w:pPr>
            <w:r w:rsidRPr="00E8394F">
              <w:rPr>
                <w:rFonts w:ascii="Times New Roman" w:hAnsi="Times New Roman" w:cs="Times New Roman"/>
                <w:color w:val="333333"/>
                <w:rPrChange w:id="519" w:author="Marchenko, Sergey [Tengizchevroil]" w:date="2025-08-07T15:22:00Z" w16du:dateUtc="2025-08-07T10:22:00Z">
                  <w:rPr>
                    <w:rFonts w:ascii="Times New Roman" w:hAnsi="Times New Roman" w:cs="Times New Roman"/>
                    <w:color w:val="333333"/>
                    <w:highlight w:val="yellow"/>
                  </w:rPr>
                </w:rPrChange>
              </w:rPr>
              <w:t>2-1/4Cr-1Mo piping</w:t>
            </w:r>
          </w:p>
        </w:tc>
        <w:tc>
          <w:tcPr>
            <w:tcW w:w="3824" w:type="dxa"/>
            <w:vAlign w:val="center"/>
          </w:tcPr>
          <w:p w14:paraId="67BB2D01" w14:textId="6A1181F2" w:rsidR="00591A00" w:rsidRPr="00163AC6" w:rsidRDefault="000758EA" w:rsidP="0065296D">
            <w:pPr>
              <w:pStyle w:val="TableParagraph"/>
              <w:spacing w:before="0"/>
              <w:ind w:left="0"/>
              <w:jc w:val="center"/>
              <w:rPr>
                <w:rFonts w:ascii="Times New Roman" w:hAnsi="Times New Roman" w:cs="Times New Roman"/>
                <w:highlight w:val="yellow"/>
              </w:rPr>
            </w:pPr>
            <w:r w:rsidRPr="00163AC6">
              <w:rPr>
                <w:rFonts w:ascii="Times New Roman" w:hAnsi="Times New Roman" w:cs="Times New Roman"/>
                <w:color w:val="333333"/>
              </w:rPr>
              <w:t>1275°F ±15°F (690°C ±10°C)</w:t>
            </w:r>
          </w:p>
        </w:tc>
        <w:tc>
          <w:tcPr>
            <w:tcW w:w="2835" w:type="dxa"/>
            <w:vAlign w:val="center"/>
          </w:tcPr>
          <w:p w14:paraId="482C6588" w14:textId="77777777" w:rsidR="005140EB" w:rsidRPr="00163AC6" w:rsidRDefault="005140EB" w:rsidP="005140EB">
            <w:pPr>
              <w:pStyle w:val="TableParagraph"/>
              <w:jc w:val="center"/>
              <w:rPr>
                <w:rFonts w:ascii="Times New Roman" w:hAnsi="Times New Roman" w:cs="Times New Roman"/>
                <w:color w:val="333333"/>
              </w:rPr>
            </w:pPr>
            <w:r w:rsidRPr="00163AC6">
              <w:rPr>
                <w:rFonts w:ascii="Times New Roman" w:hAnsi="Times New Roman" w:cs="Times New Roman"/>
                <w:color w:val="333333"/>
              </w:rPr>
              <w:t>1 hour per inch (25 mm)</w:t>
            </w:r>
          </w:p>
          <w:p w14:paraId="15F0C40B" w14:textId="6A3FE546" w:rsidR="00591A00" w:rsidRPr="00163AC6" w:rsidRDefault="005140EB" w:rsidP="005140EB">
            <w:pPr>
              <w:pStyle w:val="TableParagraph"/>
              <w:spacing w:before="0"/>
              <w:ind w:left="0"/>
              <w:jc w:val="center"/>
              <w:rPr>
                <w:rFonts w:ascii="Times New Roman" w:hAnsi="Times New Roman" w:cs="Times New Roman"/>
                <w:highlight w:val="yellow"/>
              </w:rPr>
            </w:pPr>
            <w:r w:rsidRPr="00163AC6">
              <w:rPr>
                <w:rFonts w:ascii="Times New Roman" w:hAnsi="Times New Roman" w:cs="Times New Roman"/>
                <w:color w:val="333333"/>
              </w:rPr>
              <w:t>(2 hour minimum)</w:t>
            </w:r>
          </w:p>
        </w:tc>
      </w:tr>
      <w:tr w:rsidR="00591A00" w14:paraId="084E4FAF" w14:textId="77777777" w:rsidTr="006240DD">
        <w:trPr>
          <w:trHeight w:val="534"/>
        </w:trPr>
        <w:tc>
          <w:tcPr>
            <w:tcW w:w="3264" w:type="dxa"/>
            <w:vAlign w:val="center"/>
          </w:tcPr>
          <w:p w14:paraId="484BE0FD" w14:textId="11C9BAC1" w:rsidR="00591A00" w:rsidRPr="00163AC6" w:rsidRDefault="00EA1951" w:rsidP="00977683">
            <w:pPr>
              <w:pStyle w:val="TableParagraph"/>
              <w:spacing w:before="0"/>
              <w:ind w:left="0"/>
              <w:rPr>
                <w:rFonts w:ascii="Times New Roman" w:hAnsi="Times New Roman" w:cs="Times New Roman"/>
              </w:rPr>
            </w:pPr>
            <w:r w:rsidRPr="00E8394F">
              <w:rPr>
                <w:rFonts w:ascii="Times New Roman" w:hAnsi="Times New Roman" w:cs="Times New Roman"/>
                <w:color w:val="333333"/>
                <w:rPrChange w:id="520" w:author="Marchenko, Sergey [Tengizchevroil]" w:date="2025-08-07T15:22:00Z" w16du:dateUtc="2025-08-07T10:22:00Z">
                  <w:rPr>
                    <w:rFonts w:ascii="Times New Roman" w:hAnsi="Times New Roman" w:cs="Times New Roman"/>
                    <w:color w:val="333333"/>
                    <w:highlight w:val="yellow"/>
                  </w:rPr>
                </w:rPrChange>
              </w:rPr>
              <w:t>2-1/4Cr-1Mo pressure vessels</w:t>
            </w:r>
          </w:p>
        </w:tc>
        <w:tc>
          <w:tcPr>
            <w:tcW w:w="3824" w:type="dxa"/>
            <w:vAlign w:val="center"/>
          </w:tcPr>
          <w:p w14:paraId="2203300A" w14:textId="14BC3CCE" w:rsidR="00591A00" w:rsidRPr="00163AC6" w:rsidRDefault="0045609A" w:rsidP="0065296D">
            <w:pPr>
              <w:pStyle w:val="TableParagraph"/>
              <w:spacing w:before="0"/>
              <w:ind w:left="0"/>
              <w:jc w:val="center"/>
              <w:rPr>
                <w:rFonts w:ascii="Times New Roman" w:hAnsi="Times New Roman" w:cs="Times New Roman"/>
                <w:highlight w:val="yellow"/>
              </w:rPr>
            </w:pPr>
            <w:r w:rsidRPr="00163AC6">
              <w:rPr>
                <w:rFonts w:ascii="Times New Roman" w:hAnsi="Times New Roman" w:cs="Times New Roman"/>
                <w:color w:val="333333"/>
              </w:rPr>
              <w:t>See Owner’s materials engineer for guidance</w:t>
            </w:r>
          </w:p>
        </w:tc>
        <w:tc>
          <w:tcPr>
            <w:tcW w:w="2835" w:type="dxa"/>
            <w:vAlign w:val="center"/>
          </w:tcPr>
          <w:p w14:paraId="031FD753" w14:textId="77777777" w:rsidR="005756C1" w:rsidRPr="00163AC6" w:rsidRDefault="005756C1" w:rsidP="005756C1">
            <w:pPr>
              <w:pStyle w:val="TableParagraph"/>
              <w:jc w:val="center"/>
              <w:rPr>
                <w:rFonts w:ascii="Times New Roman" w:hAnsi="Times New Roman" w:cs="Times New Roman"/>
                <w:color w:val="333333"/>
              </w:rPr>
            </w:pPr>
            <w:r w:rsidRPr="00163AC6">
              <w:rPr>
                <w:rFonts w:ascii="Times New Roman" w:hAnsi="Times New Roman" w:cs="Times New Roman"/>
                <w:color w:val="333333"/>
              </w:rPr>
              <w:t>1 hour per inch (25 mm)</w:t>
            </w:r>
          </w:p>
          <w:p w14:paraId="6D0C34B1" w14:textId="779445F8" w:rsidR="00591A00" w:rsidRPr="00163AC6" w:rsidRDefault="005756C1" w:rsidP="005756C1">
            <w:pPr>
              <w:pStyle w:val="TableParagraph"/>
              <w:spacing w:before="0"/>
              <w:ind w:left="0"/>
              <w:jc w:val="center"/>
              <w:rPr>
                <w:rFonts w:ascii="Times New Roman" w:hAnsi="Times New Roman" w:cs="Times New Roman"/>
                <w:highlight w:val="yellow"/>
              </w:rPr>
            </w:pPr>
            <w:r w:rsidRPr="00163AC6">
              <w:rPr>
                <w:rFonts w:ascii="Times New Roman" w:hAnsi="Times New Roman" w:cs="Times New Roman"/>
                <w:color w:val="333333"/>
              </w:rPr>
              <w:t>(2 hour minimum)</w:t>
            </w:r>
          </w:p>
        </w:tc>
      </w:tr>
      <w:tr w:rsidR="00591A00" w14:paraId="1078914C" w14:textId="77777777" w:rsidTr="006240DD">
        <w:trPr>
          <w:trHeight w:val="444"/>
        </w:trPr>
        <w:tc>
          <w:tcPr>
            <w:tcW w:w="3264" w:type="dxa"/>
            <w:shd w:val="clear" w:color="auto" w:fill="auto"/>
            <w:vAlign w:val="center"/>
          </w:tcPr>
          <w:p w14:paraId="3F5396E9" w14:textId="77777777" w:rsidR="00591A00" w:rsidRPr="00163AC6" w:rsidRDefault="00591A00" w:rsidP="00977683">
            <w:pPr>
              <w:pStyle w:val="TableParagraph"/>
              <w:spacing w:before="0"/>
              <w:ind w:left="0"/>
              <w:rPr>
                <w:rFonts w:ascii="Times New Roman" w:hAnsi="Times New Roman" w:cs="Times New Roman"/>
              </w:rPr>
            </w:pPr>
            <w:r w:rsidRPr="00163AC6">
              <w:rPr>
                <w:rFonts w:ascii="Times New Roman" w:hAnsi="Times New Roman" w:cs="Times New Roman"/>
                <w:color w:val="333333"/>
              </w:rPr>
              <w:t>5Cr-</w:t>
            </w:r>
            <w:r w:rsidRPr="00163AC6">
              <w:rPr>
                <w:rFonts w:ascii="Times New Roman" w:hAnsi="Times New Roman" w:cs="Times New Roman"/>
                <w:color w:val="333333"/>
                <w:spacing w:val="-2"/>
              </w:rPr>
              <w:t>1/2Mo</w:t>
            </w:r>
          </w:p>
        </w:tc>
        <w:tc>
          <w:tcPr>
            <w:tcW w:w="3824" w:type="dxa"/>
            <w:shd w:val="clear" w:color="auto" w:fill="auto"/>
            <w:vAlign w:val="center"/>
          </w:tcPr>
          <w:p w14:paraId="04D1342D" w14:textId="77777777" w:rsidR="00591A00" w:rsidRPr="00163AC6" w:rsidRDefault="00591A00" w:rsidP="0065296D">
            <w:pPr>
              <w:pStyle w:val="TableParagraph"/>
              <w:spacing w:before="0"/>
              <w:ind w:left="0"/>
              <w:jc w:val="center"/>
              <w:rPr>
                <w:rFonts w:ascii="Times New Roman" w:hAnsi="Times New Roman" w:cs="Times New Roman"/>
              </w:rPr>
            </w:pPr>
            <w:r w:rsidRPr="00163AC6">
              <w:rPr>
                <w:rFonts w:ascii="Times New Roman" w:hAnsi="Times New Roman" w:cs="Times New Roman"/>
                <w:color w:val="333333"/>
              </w:rPr>
              <w:t>1325°F</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rPr>
              <w:t>±25°F</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rPr>
              <w:t>(720°C</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spacing w:val="-2"/>
              </w:rPr>
              <w:t>±15°C)</w:t>
            </w:r>
          </w:p>
        </w:tc>
        <w:tc>
          <w:tcPr>
            <w:tcW w:w="2835" w:type="dxa"/>
            <w:shd w:val="clear" w:color="auto" w:fill="auto"/>
            <w:vAlign w:val="center"/>
          </w:tcPr>
          <w:p w14:paraId="68CB596B" w14:textId="77777777" w:rsidR="00591A00" w:rsidRPr="00163AC6" w:rsidRDefault="00591A00" w:rsidP="00977683">
            <w:pPr>
              <w:pStyle w:val="TableParagraph"/>
              <w:spacing w:before="0"/>
              <w:ind w:left="0"/>
              <w:jc w:val="center"/>
              <w:rPr>
                <w:rFonts w:ascii="Times New Roman" w:hAnsi="Times New Roman" w:cs="Times New Roman"/>
              </w:rPr>
            </w:pPr>
            <w:r w:rsidRPr="00163AC6">
              <w:rPr>
                <w:rFonts w:ascii="Times New Roman" w:hAnsi="Times New Roman" w:cs="Times New Roman"/>
                <w:color w:val="333333"/>
              </w:rPr>
              <w:t>1</w:t>
            </w:r>
            <w:r w:rsidRPr="00163AC6">
              <w:rPr>
                <w:rFonts w:ascii="Times New Roman" w:hAnsi="Times New Roman" w:cs="Times New Roman"/>
                <w:color w:val="333333"/>
                <w:spacing w:val="5"/>
              </w:rPr>
              <w:t xml:space="preserve"> </w:t>
            </w:r>
            <w:r w:rsidRPr="00163AC6">
              <w:rPr>
                <w:rFonts w:ascii="Times New Roman" w:hAnsi="Times New Roman" w:cs="Times New Roman"/>
                <w:color w:val="333333"/>
              </w:rPr>
              <w:t>hour</w:t>
            </w:r>
            <w:r w:rsidRPr="00163AC6">
              <w:rPr>
                <w:rFonts w:ascii="Times New Roman" w:hAnsi="Times New Roman" w:cs="Times New Roman"/>
                <w:color w:val="333333"/>
                <w:spacing w:val="5"/>
              </w:rPr>
              <w:t xml:space="preserve"> </w:t>
            </w:r>
            <w:r w:rsidRPr="00163AC6">
              <w:rPr>
                <w:rFonts w:ascii="Times New Roman" w:hAnsi="Times New Roman" w:cs="Times New Roman"/>
                <w:color w:val="333333"/>
              </w:rPr>
              <w:t>per</w:t>
            </w:r>
            <w:r w:rsidRPr="00163AC6">
              <w:rPr>
                <w:rFonts w:ascii="Times New Roman" w:hAnsi="Times New Roman" w:cs="Times New Roman"/>
                <w:color w:val="333333"/>
                <w:spacing w:val="5"/>
              </w:rPr>
              <w:t xml:space="preserve"> </w:t>
            </w:r>
            <w:r w:rsidRPr="00163AC6">
              <w:rPr>
                <w:rFonts w:ascii="Times New Roman" w:hAnsi="Times New Roman" w:cs="Times New Roman"/>
                <w:color w:val="333333"/>
              </w:rPr>
              <w:t>inch</w:t>
            </w:r>
            <w:r w:rsidRPr="00163AC6">
              <w:rPr>
                <w:rFonts w:ascii="Times New Roman" w:hAnsi="Times New Roman" w:cs="Times New Roman"/>
                <w:color w:val="333333"/>
                <w:spacing w:val="5"/>
              </w:rPr>
              <w:t xml:space="preserve"> </w:t>
            </w:r>
            <w:r w:rsidRPr="00163AC6">
              <w:rPr>
                <w:rFonts w:ascii="Times New Roman" w:hAnsi="Times New Roman" w:cs="Times New Roman"/>
                <w:color w:val="333333"/>
              </w:rPr>
              <w:t>(25</w:t>
            </w:r>
            <w:r w:rsidRPr="00163AC6">
              <w:rPr>
                <w:rFonts w:ascii="Times New Roman" w:hAnsi="Times New Roman" w:cs="Times New Roman"/>
                <w:color w:val="333333"/>
                <w:spacing w:val="6"/>
              </w:rPr>
              <w:t xml:space="preserve"> </w:t>
            </w:r>
            <w:r w:rsidRPr="00163AC6">
              <w:rPr>
                <w:rFonts w:ascii="Times New Roman" w:hAnsi="Times New Roman" w:cs="Times New Roman"/>
                <w:color w:val="333333"/>
                <w:spacing w:val="-5"/>
              </w:rPr>
              <w:t>mm)</w:t>
            </w:r>
          </w:p>
          <w:p w14:paraId="5C324B1D" w14:textId="77777777" w:rsidR="00591A00" w:rsidRPr="00163AC6" w:rsidRDefault="00591A00" w:rsidP="00977683">
            <w:pPr>
              <w:pStyle w:val="TableParagraph"/>
              <w:spacing w:before="0"/>
              <w:ind w:left="0"/>
              <w:jc w:val="center"/>
              <w:rPr>
                <w:rFonts w:ascii="Times New Roman" w:hAnsi="Times New Roman" w:cs="Times New Roman"/>
              </w:rPr>
            </w:pPr>
            <w:r w:rsidRPr="00163AC6">
              <w:rPr>
                <w:rFonts w:ascii="Times New Roman" w:hAnsi="Times New Roman" w:cs="Times New Roman"/>
                <w:color w:val="333333"/>
              </w:rPr>
              <w:t>(2</w:t>
            </w:r>
            <w:r w:rsidRPr="00163AC6">
              <w:rPr>
                <w:rFonts w:ascii="Times New Roman" w:hAnsi="Times New Roman" w:cs="Times New Roman"/>
                <w:color w:val="333333"/>
                <w:spacing w:val="5"/>
              </w:rPr>
              <w:t xml:space="preserve"> </w:t>
            </w:r>
            <w:r w:rsidRPr="00163AC6">
              <w:rPr>
                <w:rFonts w:ascii="Times New Roman" w:hAnsi="Times New Roman" w:cs="Times New Roman"/>
                <w:color w:val="333333"/>
              </w:rPr>
              <w:t>hour</w:t>
            </w:r>
            <w:r w:rsidRPr="00163AC6">
              <w:rPr>
                <w:rFonts w:ascii="Times New Roman" w:hAnsi="Times New Roman" w:cs="Times New Roman"/>
                <w:color w:val="333333"/>
                <w:spacing w:val="6"/>
              </w:rPr>
              <w:t xml:space="preserve"> </w:t>
            </w:r>
            <w:r w:rsidRPr="00163AC6">
              <w:rPr>
                <w:rFonts w:ascii="Times New Roman" w:hAnsi="Times New Roman" w:cs="Times New Roman"/>
                <w:color w:val="333333"/>
                <w:spacing w:val="-2"/>
              </w:rPr>
              <w:t>minimum)</w:t>
            </w:r>
          </w:p>
        </w:tc>
      </w:tr>
      <w:tr w:rsidR="00591A00" w14:paraId="67D12AE9" w14:textId="77777777" w:rsidTr="006240DD">
        <w:trPr>
          <w:trHeight w:val="611"/>
        </w:trPr>
        <w:tc>
          <w:tcPr>
            <w:tcW w:w="3264" w:type="dxa"/>
            <w:shd w:val="clear" w:color="auto" w:fill="auto"/>
            <w:vAlign w:val="center"/>
          </w:tcPr>
          <w:p w14:paraId="7C6ACA73" w14:textId="3AFB4456" w:rsidR="00591A00" w:rsidRPr="00110F48" w:rsidRDefault="00110F48" w:rsidP="00977683">
            <w:pPr>
              <w:pStyle w:val="TableParagraph"/>
              <w:spacing w:before="0"/>
              <w:ind w:left="0"/>
              <w:rPr>
                <w:rFonts w:ascii="Times New Roman" w:hAnsi="Times New Roman" w:cs="Times New Roman"/>
              </w:rPr>
            </w:pPr>
            <w:r w:rsidRPr="00E8394F">
              <w:rPr>
                <w:rFonts w:ascii="Times New Roman" w:hAnsi="Times New Roman" w:cs="Times New Roman"/>
                <w:color w:val="333333"/>
                <w:rPrChange w:id="521" w:author="Marchenko, Sergey [Tengizchevroil]" w:date="2025-08-07T15:22:00Z" w16du:dateUtc="2025-08-07T10:22:00Z">
                  <w:rPr>
                    <w:rFonts w:ascii="Times New Roman" w:hAnsi="Times New Roman" w:cs="Times New Roman"/>
                    <w:color w:val="333333"/>
                    <w:highlight w:val="yellow"/>
                  </w:rPr>
                </w:rPrChange>
              </w:rPr>
              <w:t>9Cr-</w:t>
            </w:r>
            <w:r w:rsidRPr="00E8394F">
              <w:rPr>
                <w:rFonts w:ascii="Times New Roman" w:hAnsi="Times New Roman" w:cs="Times New Roman"/>
                <w:color w:val="333333"/>
                <w:spacing w:val="-2"/>
                <w:rPrChange w:id="522" w:author="Marchenko, Sergey [Tengizchevroil]" w:date="2025-08-07T15:22:00Z" w16du:dateUtc="2025-08-07T10:22:00Z">
                  <w:rPr>
                    <w:rFonts w:ascii="Times New Roman" w:hAnsi="Times New Roman" w:cs="Times New Roman"/>
                    <w:color w:val="333333"/>
                    <w:spacing w:val="-2"/>
                    <w:highlight w:val="yellow"/>
                  </w:rPr>
                </w:rPrChange>
              </w:rPr>
              <w:t>1Mo</w:t>
            </w:r>
          </w:p>
        </w:tc>
        <w:tc>
          <w:tcPr>
            <w:tcW w:w="3824" w:type="dxa"/>
            <w:shd w:val="clear" w:color="auto" w:fill="auto"/>
            <w:vAlign w:val="center"/>
          </w:tcPr>
          <w:p w14:paraId="27E5A6AC" w14:textId="77777777" w:rsidR="00591A00" w:rsidRPr="00163AC6" w:rsidRDefault="00591A00" w:rsidP="0065296D">
            <w:pPr>
              <w:pStyle w:val="TableParagraph"/>
              <w:spacing w:before="0"/>
              <w:ind w:left="0"/>
              <w:jc w:val="center"/>
              <w:rPr>
                <w:rFonts w:ascii="Times New Roman" w:hAnsi="Times New Roman" w:cs="Times New Roman"/>
              </w:rPr>
            </w:pPr>
            <w:r w:rsidRPr="00163AC6">
              <w:rPr>
                <w:rFonts w:ascii="Times New Roman" w:hAnsi="Times New Roman" w:cs="Times New Roman"/>
                <w:color w:val="333333"/>
              </w:rPr>
              <w:t>1325°F</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rPr>
              <w:t>±25°F</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rPr>
              <w:t>(720°C</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spacing w:val="-2"/>
              </w:rPr>
              <w:t>±15°C)</w:t>
            </w:r>
          </w:p>
        </w:tc>
        <w:tc>
          <w:tcPr>
            <w:tcW w:w="2835" w:type="dxa"/>
            <w:shd w:val="clear" w:color="auto" w:fill="auto"/>
            <w:vAlign w:val="center"/>
          </w:tcPr>
          <w:p w14:paraId="3037E8EE" w14:textId="77777777" w:rsidR="00591A00" w:rsidRPr="00163AC6" w:rsidRDefault="00591A00" w:rsidP="00977683">
            <w:pPr>
              <w:pStyle w:val="TableParagraph"/>
              <w:spacing w:before="0"/>
              <w:ind w:left="0"/>
              <w:jc w:val="center"/>
              <w:rPr>
                <w:rFonts w:ascii="Times New Roman" w:hAnsi="Times New Roman" w:cs="Times New Roman"/>
              </w:rPr>
            </w:pPr>
            <w:r w:rsidRPr="00163AC6">
              <w:rPr>
                <w:rFonts w:ascii="Times New Roman" w:hAnsi="Times New Roman" w:cs="Times New Roman"/>
                <w:color w:val="333333"/>
              </w:rPr>
              <w:t>1</w:t>
            </w:r>
            <w:r w:rsidRPr="00163AC6">
              <w:rPr>
                <w:rFonts w:ascii="Times New Roman" w:hAnsi="Times New Roman" w:cs="Times New Roman"/>
                <w:color w:val="333333"/>
                <w:spacing w:val="5"/>
              </w:rPr>
              <w:t xml:space="preserve"> </w:t>
            </w:r>
            <w:r w:rsidRPr="00163AC6">
              <w:rPr>
                <w:rFonts w:ascii="Times New Roman" w:hAnsi="Times New Roman" w:cs="Times New Roman"/>
                <w:color w:val="333333"/>
              </w:rPr>
              <w:t>hour</w:t>
            </w:r>
            <w:r w:rsidRPr="00163AC6">
              <w:rPr>
                <w:rFonts w:ascii="Times New Roman" w:hAnsi="Times New Roman" w:cs="Times New Roman"/>
                <w:color w:val="333333"/>
                <w:spacing w:val="5"/>
              </w:rPr>
              <w:t xml:space="preserve"> </w:t>
            </w:r>
            <w:r w:rsidRPr="00163AC6">
              <w:rPr>
                <w:rFonts w:ascii="Times New Roman" w:hAnsi="Times New Roman" w:cs="Times New Roman"/>
                <w:color w:val="333333"/>
              </w:rPr>
              <w:t>per</w:t>
            </w:r>
            <w:r w:rsidRPr="00163AC6">
              <w:rPr>
                <w:rFonts w:ascii="Times New Roman" w:hAnsi="Times New Roman" w:cs="Times New Roman"/>
                <w:color w:val="333333"/>
                <w:spacing w:val="5"/>
              </w:rPr>
              <w:t xml:space="preserve"> </w:t>
            </w:r>
            <w:r w:rsidRPr="00163AC6">
              <w:rPr>
                <w:rFonts w:ascii="Times New Roman" w:hAnsi="Times New Roman" w:cs="Times New Roman"/>
                <w:color w:val="333333"/>
              </w:rPr>
              <w:t>inch</w:t>
            </w:r>
            <w:r w:rsidRPr="00163AC6">
              <w:rPr>
                <w:rFonts w:ascii="Times New Roman" w:hAnsi="Times New Roman" w:cs="Times New Roman"/>
                <w:color w:val="333333"/>
                <w:spacing w:val="5"/>
              </w:rPr>
              <w:t xml:space="preserve"> </w:t>
            </w:r>
            <w:r w:rsidRPr="00163AC6">
              <w:rPr>
                <w:rFonts w:ascii="Times New Roman" w:hAnsi="Times New Roman" w:cs="Times New Roman"/>
                <w:color w:val="333333"/>
              </w:rPr>
              <w:t>(25</w:t>
            </w:r>
            <w:r w:rsidRPr="00163AC6">
              <w:rPr>
                <w:rFonts w:ascii="Times New Roman" w:hAnsi="Times New Roman" w:cs="Times New Roman"/>
                <w:color w:val="333333"/>
                <w:spacing w:val="6"/>
              </w:rPr>
              <w:t xml:space="preserve"> </w:t>
            </w:r>
            <w:r w:rsidRPr="00163AC6">
              <w:rPr>
                <w:rFonts w:ascii="Times New Roman" w:hAnsi="Times New Roman" w:cs="Times New Roman"/>
                <w:color w:val="333333"/>
                <w:spacing w:val="-5"/>
              </w:rPr>
              <w:t>mm)</w:t>
            </w:r>
          </w:p>
          <w:p w14:paraId="6BEFC122" w14:textId="77777777" w:rsidR="00591A00" w:rsidRPr="00163AC6" w:rsidRDefault="00591A00" w:rsidP="00977683">
            <w:pPr>
              <w:pStyle w:val="TableParagraph"/>
              <w:spacing w:before="0"/>
              <w:ind w:left="0"/>
              <w:jc w:val="center"/>
              <w:rPr>
                <w:rFonts w:ascii="Times New Roman" w:hAnsi="Times New Roman" w:cs="Times New Roman"/>
              </w:rPr>
            </w:pPr>
            <w:r w:rsidRPr="00163AC6">
              <w:rPr>
                <w:rFonts w:ascii="Times New Roman" w:hAnsi="Times New Roman" w:cs="Times New Roman"/>
                <w:color w:val="333333"/>
              </w:rPr>
              <w:t>(2</w:t>
            </w:r>
            <w:r w:rsidRPr="00163AC6">
              <w:rPr>
                <w:rFonts w:ascii="Times New Roman" w:hAnsi="Times New Roman" w:cs="Times New Roman"/>
                <w:color w:val="333333"/>
                <w:spacing w:val="5"/>
              </w:rPr>
              <w:t xml:space="preserve"> </w:t>
            </w:r>
            <w:r w:rsidRPr="00163AC6">
              <w:rPr>
                <w:rFonts w:ascii="Times New Roman" w:hAnsi="Times New Roman" w:cs="Times New Roman"/>
                <w:color w:val="333333"/>
              </w:rPr>
              <w:t>hour</w:t>
            </w:r>
            <w:r w:rsidRPr="00163AC6">
              <w:rPr>
                <w:rFonts w:ascii="Times New Roman" w:hAnsi="Times New Roman" w:cs="Times New Roman"/>
                <w:color w:val="333333"/>
                <w:spacing w:val="6"/>
              </w:rPr>
              <w:t xml:space="preserve"> </w:t>
            </w:r>
            <w:r w:rsidRPr="00163AC6">
              <w:rPr>
                <w:rFonts w:ascii="Times New Roman" w:hAnsi="Times New Roman" w:cs="Times New Roman"/>
                <w:color w:val="333333"/>
                <w:spacing w:val="-2"/>
              </w:rPr>
              <w:t>minimum)</w:t>
            </w:r>
          </w:p>
        </w:tc>
      </w:tr>
      <w:tr w:rsidR="00591A00" w14:paraId="35162479" w14:textId="77777777" w:rsidTr="006240DD">
        <w:trPr>
          <w:trHeight w:val="399"/>
        </w:trPr>
        <w:tc>
          <w:tcPr>
            <w:tcW w:w="3264" w:type="dxa"/>
            <w:vAlign w:val="center"/>
          </w:tcPr>
          <w:p w14:paraId="5E682CB2" w14:textId="77777777" w:rsidR="00591A00" w:rsidRPr="00163AC6" w:rsidRDefault="00591A00" w:rsidP="00977683">
            <w:pPr>
              <w:pStyle w:val="TableParagraph"/>
              <w:spacing w:before="0"/>
              <w:ind w:left="0"/>
              <w:rPr>
                <w:rFonts w:ascii="Times New Roman" w:hAnsi="Times New Roman" w:cs="Times New Roman"/>
              </w:rPr>
            </w:pPr>
            <w:r w:rsidRPr="00163AC6">
              <w:rPr>
                <w:rFonts w:ascii="Times New Roman" w:hAnsi="Times New Roman" w:cs="Times New Roman"/>
                <w:color w:val="333333"/>
              </w:rPr>
              <w:t>12Cr</w:t>
            </w:r>
            <w:r w:rsidRPr="00163AC6">
              <w:rPr>
                <w:rFonts w:ascii="Times New Roman" w:hAnsi="Times New Roman" w:cs="Times New Roman"/>
                <w:color w:val="333333"/>
                <w:spacing w:val="6"/>
              </w:rPr>
              <w:t xml:space="preserve"> </w:t>
            </w:r>
            <w:r w:rsidRPr="00163AC6">
              <w:rPr>
                <w:rFonts w:ascii="Times New Roman" w:hAnsi="Times New Roman" w:cs="Times New Roman"/>
                <w:color w:val="333333"/>
              </w:rPr>
              <w:t>(410</w:t>
            </w:r>
            <w:r w:rsidRPr="00163AC6">
              <w:rPr>
                <w:rFonts w:ascii="Times New Roman" w:hAnsi="Times New Roman" w:cs="Times New Roman"/>
                <w:color w:val="333333"/>
                <w:spacing w:val="6"/>
              </w:rPr>
              <w:t xml:space="preserve"> </w:t>
            </w:r>
            <w:r w:rsidRPr="00163AC6">
              <w:rPr>
                <w:rFonts w:ascii="Times New Roman" w:hAnsi="Times New Roman" w:cs="Times New Roman"/>
                <w:color w:val="333333"/>
              </w:rPr>
              <w:t>SS,</w:t>
            </w:r>
            <w:r w:rsidRPr="00163AC6">
              <w:rPr>
                <w:rFonts w:ascii="Times New Roman" w:hAnsi="Times New Roman" w:cs="Times New Roman"/>
                <w:color w:val="333333"/>
                <w:spacing w:val="6"/>
              </w:rPr>
              <w:t xml:space="preserve"> </w:t>
            </w:r>
            <w:r w:rsidRPr="00163AC6">
              <w:rPr>
                <w:rFonts w:ascii="Times New Roman" w:hAnsi="Times New Roman" w:cs="Times New Roman"/>
                <w:color w:val="333333"/>
              </w:rPr>
              <w:t>410S,</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spacing w:val="-2"/>
              </w:rPr>
              <w:t>etc.)</w:t>
            </w:r>
          </w:p>
        </w:tc>
        <w:tc>
          <w:tcPr>
            <w:tcW w:w="6659" w:type="dxa"/>
            <w:gridSpan w:val="2"/>
            <w:vAlign w:val="center"/>
          </w:tcPr>
          <w:p w14:paraId="5D8792C3" w14:textId="77777777" w:rsidR="00591A00" w:rsidRPr="00163AC6" w:rsidRDefault="00591A00" w:rsidP="003D5BDD">
            <w:pPr>
              <w:pStyle w:val="TableParagraph"/>
              <w:spacing w:before="0"/>
              <w:ind w:left="0"/>
              <w:jc w:val="center"/>
              <w:rPr>
                <w:rFonts w:ascii="Times New Roman" w:hAnsi="Times New Roman" w:cs="Times New Roman"/>
              </w:rPr>
            </w:pPr>
            <w:r w:rsidRPr="00163AC6">
              <w:rPr>
                <w:rFonts w:ascii="Times New Roman" w:hAnsi="Times New Roman" w:cs="Times New Roman"/>
                <w:color w:val="333333"/>
              </w:rPr>
              <w:t>See Owner’s materials or welding engineer for guidance as PWHT may not be necessary in some instances.</w:t>
            </w:r>
          </w:p>
        </w:tc>
      </w:tr>
    </w:tbl>
    <w:p w14:paraId="6819FD17" w14:textId="5A6147F6" w:rsidR="00633ACF" w:rsidRPr="006240DD" w:rsidRDefault="00633ACF" w:rsidP="006240DD">
      <w:pPr>
        <w:pStyle w:val="ListParagraph"/>
        <w:numPr>
          <w:ilvl w:val="1"/>
          <w:numId w:val="18"/>
        </w:numPr>
        <w:spacing w:before="120" w:after="120"/>
        <w:ind w:left="1134" w:hanging="425"/>
      </w:pPr>
      <w:r w:rsidRPr="006240DD">
        <w:rPr>
          <w:b/>
        </w:rPr>
        <w:t xml:space="preserve">- </w:t>
      </w:r>
      <w:r w:rsidRPr="006240DD">
        <w:t xml:space="preserve">Welds, cold bends with a radius less than five times the pipe outside diameter, and hot bends shall be heat </w:t>
      </w:r>
      <w:r w:rsidRPr="006240DD">
        <w:rPr>
          <w:spacing w:val="-2"/>
        </w:rPr>
        <w:t>treated.</w:t>
      </w:r>
    </w:p>
    <w:p w14:paraId="480F54E4" w14:textId="1178D69C" w:rsidR="00633ACF" w:rsidRPr="006240DD" w:rsidRDefault="00633ACF" w:rsidP="006240DD">
      <w:pPr>
        <w:pStyle w:val="ListParagraph"/>
        <w:numPr>
          <w:ilvl w:val="1"/>
          <w:numId w:val="18"/>
        </w:numPr>
        <w:spacing w:before="120" w:after="120"/>
        <w:ind w:left="1134" w:hanging="425"/>
      </w:pPr>
      <w:r w:rsidRPr="006240DD">
        <w:rPr>
          <w:b/>
        </w:rPr>
        <w:t xml:space="preserve">- </w:t>
      </w:r>
      <w:hyperlink w:anchor="_bookmark43" w:history="1">
        <w:r w:rsidRPr="006240DD">
          <w:rPr>
            <w:u w:val="single"/>
          </w:rPr>
          <w:t>Table 6</w:t>
        </w:r>
      </w:hyperlink>
      <w:r w:rsidRPr="006240DD">
        <w:t xml:space="preserve"> </w:t>
      </w:r>
      <w:r w:rsidRPr="006240DD">
        <w:rPr>
          <w:color w:val="333333"/>
        </w:rPr>
        <w:t>shall be used for determining American Welding Society (AWS) classification and Unified Numbering</w:t>
      </w:r>
      <w:r w:rsidRPr="006240DD">
        <w:rPr>
          <w:color w:val="333333"/>
          <w:spacing w:val="40"/>
        </w:rPr>
        <w:t xml:space="preserve"> </w:t>
      </w:r>
      <w:r w:rsidRPr="006240DD">
        <w:rPr>
          <w:color w:val="333333"/>
        </w:rPr>
        <w:t>System (UNS) numbers of low alloy and chromium-molybdenum (Cr-Mo) steel welding consumables.</w:t>
      </w:r>
    </w:p>
    <w:p w14:paraId="24F4B4A5" w14:textId="77777777" w:rsidR="0012764F" w:rsidRPr="006240DD" w:rsidRDefault="0012764F" w:rsidP="006240DD">
      <w:pPr>
        <w:spacing w:before="120" w:after="240"/>
        <w:ind w:left="709"/>
        <w:rPr>
          <w:b/>
        </w:rPr>
      </w:pPr>
      <w:r w:rsidRPr="006240DD">
        <w:rPr>
          <w:b/>
        </w:rPr>
        <w:t>Table</w:t>
      </w:r>
      <w:r w:rsidRPr="006240DD">
        <w:rPr>
          <w:b/>
          <w:spacing w:val="-7"/>
        </w:rPr>
        <w:t xml:space="preserve"> </w:t>
      </w:r>
      <w:r w:rsidRPr="006240DD">
        <w:rPr>
          <w:b/>
          <w:iCs/>
        </w:rPr>
        <w:t>6</w:t>
      </w:r>
      <w:r w:rsidRPr="006240DD">
        <w:rPr>
          <w:b/>
        </w:rPr>
        <w:t>:</w:t>
      </w:r>
      <w:r w:rsidRPr="006240DD">
        <w:rPr>
          <w:b/>
          <w:spacing w:val="-5"/>
        </w:rPr>
        <w:t xml:space="preserve"> </w:t>
      </w:r>
      <w:r w:rsidRPr="006240DD">
        <w:rPr>
          <w:b/>
        </w:rPr>
        <w:t>Welding</w:t>
      </w:r>
      <w:r w:rsidRPr="006240DD">
        <w:rPr>
          <w:b/>
          <w:spacing w:val="-10"/>
        </w:rPr>
        <w:t xml:space="preserve"> </w:t>
      </w:r>
      <w:r w:rsidRPr="006240DD">
        <w:rPr>
          <w:b/>
        </w:rPr>
        <w:t>consumables</w:t>
      </w:r>
      <w:r w:rsidRPr="006240DD">
        <w:rPr>
          <w:b/>
          <w:spacing w:val="-10"/>
        </w:rPr>
        <w:t xml:space="preserve"> </w:t>
      </w:r>
      <w:r w:rsidRPr="006240DD">
        <w:rPr>
          <w:b/>
        </w:rPr>
        <w:t>for</w:t>
      </w:r>
      <w:r w:rsidRPr="006240DD">
        <w:rPr>
          <w:b/>
          <w:spacing w:val="-9"/>
        </w:rPr>
        <w:t xml:space="preserve"> </w:t>
      </w:r>
      <w:r w:rsidRPr="006240DD">
        <w:rPr>
          <w:b/>
        </w:rPr>
        <w:t>Low</w:t>
      </w:r>
      <w:r w:rsidRPr="006240DD">
        <w:rPr>
          <w:b/>
          <w:spacing w:val="-10"/>
        </w:rPr>
        <w:t xml:space="preserve"> </w:t>
      </w:r>
      <w:r w:rsidRPr="006240DD">
        <w:rPr>
          <w:b/>
        </w:rPr>
        <w:t>Alloy</w:t>
      </w:r>
      <w:r w:rsidRPr="006240DD">
        <w:rPr>
          <w:b/>
          <w:spacing w:val="-10"/>
        </w:rPr>
        <w:t xml:space="preserve"> </w:t>
      </w:r>
      <w:r w:rsidRPr="006240DD">
        <w:rPr>
          <w:b/>
        </w:rPr>
        <w:t>and</w:t>
      </w:r>
      <w:r w:rsidRPr="006240DD">
        <w:rPr>
          <w:b/>
          <w:spacing w:val="-9"/>
        </w:rPr>
        <w:t xml:space="preserve"> </w:t>
      </w:r>
      <w:r w:rsidRPr="006240DD">
        <w:rPr>
          <w:b/>
        </w:rPr>
        <w:t>Chromium-Molybdenum</w:t>
      </w:r>
      <w:r w:rsidRPr="006240DD">
        <w:rPr>
          <w:b/>
          <w:spacing w:val="-10"/>
        </w:rPr>
        <w:t xml:space="preserve"> </w:t>
      </w:r>
      <w:r w:rsidRPr="006240DD">
        <w:rPr>
          <w:b/>
        </w:rPr>
        <w:t>(Cr-Mo)</w:t>
      </w:r>
      <w:r w:rsidRPr="006240DD">
        <w:rPr>
          <w:b/>
          <w:spacing w:val="-9"/>
        </w:rPr>
        <w:t xml:space="preserve"> </w:t>
      </w:r>
      <w:r w:rsidRPr="006240DD">
        <w:rPr>
          <w:b/>
        </w:rPr>
        <w:t>Steel</w:t>
      </w:r>
      <w:r w:rsidRPr="006240DD">
        <w:rPr>
          <w:b/>
          <w:spacing w:val="-10"/>
        </w:rPr>
        <w:t xml:space="preserve"> </w:t>
      </w:r>
      <w:r w:rsidRPr="006240DD">
        <w:rPr>
          <w:b/>
        </w:rPr>
        <w:t>(P3,</w:t>
      </w:r>
      <w:r w:rsidRPr="006240DD">
        <w:rPr>
          <w:b/>
          <w:spacing w:val="-10"/>
        </w:rPr>
        <w:t xml:space="preserve"> </w:t>
      </w:r>
      <w:r w:rsidRPr="006240DD">
        <w:rPr>
          <w:b/>
        </w:rPr>
        <w:t>P4,</w:t>
      </w:r>
      <w:r w:rsidRPr="006240DD">
        <w:rPr>
          <w:b/>
          <w:spacing w:val="-9"/>
        </w:rPr>
        <w:t xml:space="preserve"> </w:t>
      </w:r>
      <w:r w:rsidRPr="006240DD">
        <w:rPr>
          <w:b/>
        </w:rPr>
        <w:t>P5A,</w:t>
      </w:r>
      <w:r w:rsidRPr="006240DD">
        <w:rPr>
          <w:b/>
          <w:spacing w:val="-10"/>
        </w:rPr>
        <w:t xml:space="preserve"> </w:t>
      </w:r>
      <w:r w:rsidRPr="006240DD">
        <w:rPr>
          <w:b/>
          <w:spacing w:val="-4"/>
        </w:rPr>
        <w:t>P5B)</w:t>
      </w:r>
    </w:p>
    <w:tbl>
      <w:tblPr>
        <w:tblW w:w="10157" w:type="dxa"/>
        <w:tblInd w:w="55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475"/>
        <w:gridCol w:w="2525"/>
        <w:gridCol w:w="3233"/>
        <w:gridCol w:w="1924"/>
      </w:tblGrid>
      <w:tr w:rsidR="0012764F" w14:paraId="30FA9E8C" w14:textId="77777777" w:rsidTr="00032292">
        <w:trPr>
          <w:trHeight w:val="552"/>
        </w:trPr>
        <w:tc>
          <w:tcPr>
            <w:tcW w:w="2475" w:type="dxa"/>
            <w:shd w:val="clear" w:color="auto" w:fill="F0F0F0"/>
            <w:vAlign w:val="center"/>
          </w:tcPr>
          <w:p w14:paraId="215214EE" w14:textId="02E93B70" w:rsidR="0012764F" w:rsidRPr="00163AC6" w:rsidRDefault="00DD32AB" w:rsidP="00B007BC">
            <w:pPr>
              <w:pStyle w:val="TableParagraph"/>
              <w:spacing w:before="0"/>
              <w:ind w:left="0"/>
              <w:jc w:val="center"/>
              <w:rPr>
                <w:rFonts w:ascii="Times New Roman" w:hAnsi="Times New Roman" w:cs="Times New Roman"/>
                <w:b/>
              </w:rPr>
            </w:pPr>
            <w:r w:rsidRPr="00163AC6">
              <w:rPr>
                <w:rFonts w:ascii="Times New Roman" w:hAnsi="Times New Roman" w:cs="Times New Roman"/>
                <w:b/>
                <w:color w:val="303030"/>
                <w:spacing w:val="-2"/>
              </w:rPr>
              <w:t xml:space="preserve">ASME </w:t>
            </w:r>
            <w:r w:rsidR="0012764F" w:rsidRPr="00163AC6">
              <w:rPr>
                <w:rFonts w:ascii="Times New Roman" w:hAnsi="Times New Roman" w:cs="Times New Roman"/>
                <w:b/>
                <w:color w:val="303030"/>
                <w:spacing w:val="-2"/>
              </w:rPr>
              <w:t>Specification</w:t>
            </w:r>
          </w:p>
        </w:tc>
        <w:tc>
          <w:tcPr>
            <w:tcW w:w="2525" w:type="dxa"/>
            <w:shd w:val="clear" w:color="auto" w:fill="F0F0F0"/>
            <w:vAlign w:val="center"/>
          </w:tcPr>
          <w:p w14:paraId="64F9AEE6" w14:textId="77777777" w:rsidR="0012764F" w:rsidRPr="00163AC6" w:rsidRDefault="0012764F" w:rsidP="00B007BC">
            <w:pPr>
              <w:pStyle w:val="TableParagraph"/>
              <w:spacing w:before="0"/>
              <w:ind w:left="0"/>
              <w:jc w:val="center"/>
              <w:rPr>
                <w:rFonts w:ascii="Times New Roman" w:hAnsi="Times New Roman" w:cs="Times New Roman"/>
                <w:b/>
              </w:rPr>
            </w:pPr>
            <w:r w:rsidRPr="00163AC6">
              <w:rPr>
                <w:rFonts w:ascii="Times New Roman" w:hAnsi="Times New Roman" w:cs="Times New Roman"/>
                <w:b/>
                <w:color w:val="303030"/>
              </w:rPr>
              <w:t>Cr-Mo</w:t>
            </w:r>
            <w:r w:rsidRPr="00163AC6">
              <w:rPr>
                <w:rFonts w:ascii="Times New Roman" w:hAnsi="Times New Roman" w:cs="Times New Roman"/>
                <w:b/>
                <w:color w:val="303030"/>
                <w:spacing w:val="6"/>
              </w:rPr>
              <w:t xml:space="preserve"> </w:t>
            </w:r>
            <w:r w:rsidRPr="00163AC6">
              <w:rPr>
                <w:rFonts w:ascii="Times New Roman" w:hAnsi="Times New Roman" w:cs="Times New Roman"/>
                <w:b/>
                <w:color w:val="303030"/>
              </w:rPr>
              <w:t>Base</w:t>
            </w:r>
            <w:r w:rsidRPr="00163AC6">
              <w:rPr>
                <w:rFonts w:ascii="Times New Roman" w:hAnsi="Times New Roman" w:cs="Times New Roman"/>
                <w:b/>
                <w:color w:val="303030"/>
                <w:spacing w:val="7"/>
              </w:rPr>
              <w:t xml:space="preserve"> </w:t>
            </w:r>
            <w:r w:rsidRPr="00163AC6">
              <w:rPr>
                <w:rFonts w:ascii="Times New Roman" w:hAnsi="Times New Roman" w:cs="Times New Roman"/>
                <w:b/>
                <w:color w:val="303030"/>
              </w:rPr>
              <w:t>Metal</w:t>
            </w:r>
            <w:r w:rsidRPr="00163AC6">
              <w:rPr>
                <w:rFonts w:ascii="Times New Roman" w:hAnsi="Times New Roman" w:cs="Times New Roman"/>
                <w:b/>
                <w:color w:val="303030"/>
                <w:spacing w:val="7"/>
              </w:rPr>
              <w:t xml:space="preserve"> </w:t>
            </w:r>
            <w:r w:rsidRPr="00163AC6">
              <w:rPr>
                <w:rFonts w:ascii="Times New Roman" w:hAnsi="Times New Roman" w:cs="Times New Roman"/>
                <w:b/>
                <w:color w:val="303030"/>
                <w:spacing w:val="-2"/>
              </w:rPr>
              <w:t>Alloy</w:t>
            </w:r>
          </w:p>
        </w:tc>
        <w:tc>
          <w:tcPr>
            <w:tcW w:w="3233" w:type="dxa"/>
            <w:shd w:val="clear" w:color="auto" w:fill="F0F0F0"/>
            <w:vAlign w:val="center"/>
          </w:tcPr>
          <w:p w14:paraId="59B78F7C" w14:textId="77777777" w:rsidR="0012764F" w:rsidRPr="00163AC6" w:rsidRDefault="0012764F" w:rsidP="00B007BC">
            <w:pPr>
              <w:pStyle w:val="TableParagraph"/>
              <w:spacing w:before="0"/>
              <w:ind w:left="0"/>
              <w:jc w:val="center"/>
              <w:rPr>
                <w:rFonts w:ascii="Times New Roman" w:hAnsi="Times New Roman" w:cs="Times New Roman"/>
                <w:b/>
              </w:rPr>
            </w:pPr>
            <w:r w:rsidRPr="00163AC6">
              <w:rPr>
                <w:rFonts w:ascii="Times New Roman" w:hAnsi="Times New Roman" w:cs="Times New Roman"/>
                <w:b/>
              </w:rPr>
              <w:t>Chemical</w:t>
            </w:r>
            <w:r w:rsidRPr="00163AC6">
              <w:rPr>
                <w:rFonts w:ascii="Times New Roman" w:hAnsi="Times New Roman" w:cs="Times New Roman"/>
                <w:b/>
                <w:spacing w:val="10"/>
              </w:rPr>
              <w:t xml:space="preserve"> </w:t>
            </w:r>
            <w:r w:rsidRPr="00163AC6">
              <w:rPr>
                <w:rFonts w:ascii="Times New Roman" w:hAnsi="Times New Roman" w:cs="Times New Roman"/>
                <w:b/>
                <w:spacing w:val="-2"/>
              </w:rPr>
              <w:t>Composition</w:t>
            </w:r>
          </w:p>
          <w:p w14:paraId="72087165" w14:textId="77777777" w:rsidR="0012764F" w:rsidRPr="00163AC6" w:rsidRDefault="0012764F" w:rsidP="00B007BC">
            <w:pPr>
              <w:pStyle w:val="TableParagraph"/>
              <w:spacing w:before="0"/>
              <w:ind w:left="0"/>
              <w:jc w:val="center"/>
              <w:rPr>
                <w:rFonts w:ascii="Times New Roman" w:hAnsi="Times New Roman" w:cs="Times New Roman"/>
                <w:b/>
              </w:rPr>
            </w:pPr>
            <w:r w:rsidRPr="00163AC6">
              <w:rPr>
                <w:rFonts w:ascii="Times New Roman" w:hAnsi="Times New Roman" w:cs="Times New Roman"/>
                <w:b/>
                <w:spacing w:val="-2"/>
              </w:rPr>
              <w:t>Designation</w:t>
            </w:r>
          </w:p>
        </w:tc>
        <w:tc>
          <w:tcPr>
            <w:tcW w:w="1924" w:type="dxa"/>
            <w:shd w:val="clear" w:color="auto" w:fill="F0F0F0"/>
            <w:vAlign w:val="center"/>
          </w:tcPr>
          <w:p w14:paraId="48F3185E" w14:textId="77777777" w:rsidR="0012764F" w:rsidRPr="00163AC6" w:rsidRDefault="0012764F" w:rsidP="00B007BC">
            <w:pPr>
              <w:pStyle w:val="TableParagraph"/>
              <w:spacing w:before="0"/>
              <w:ind w:left="0"/>
              <w:jc w:val="center"/>
              <w:rPr>
                <w:rFonts w:ascii="Times New Roman" w:hAnsi="Times New Roman" w:cs="Times New Roman"/>
                <w:b/>
              </w:rPr>
            </w:pPr>
            <w:r w:rsidRPr="00163AC6">
              <w:rPr>
                <w:rFonts w:ascii="Times New Roman" w:hAnsi="Times New Roman" w:cs="Times New Roman"/>
                <w:b/>
              </w:rPr>
              <w:t>UNS</w:t>
            </w:r>
            <w:r w:rsidRPr="00163AC6">
              <w:rPr>
                <w:rFonts w:ascii="Times New Roman" w:hAnsi="Times New Roman" w:cs="Times New Roman"/>
                <w:b/>
                <w:spacing w:val="5"/>
              </w:rPr>
              <w:t xml:space="preserve"> </w:t>
            </w:r>
            <w:r w:rsidRPr="00163AC6">
              <w:rPr>
                <w:rFonts w:ascii="Times New Roman" w:hAnsi="Times New Roman" w:cs="Times New Roman"/>
                <w:b/>
                <w:spacing w:val="-2"/>
              </w:rPr>
              <w:t>Number</w:t>
            </w:r>
          </w:p>
        </w:tc>
      </w:tr>
      <w:tr w:rsidR="0012764F" w14:paraId="6B056C7D" w14:textId="77777777" w:rsidTr="00032292">
        <w:trPr>
          <w:trHeight w:val="228"/>
        </w:trPr>
        <w:tc>
          <w:tcPr>
            <w:tcW w:w="2475" w:type="dxa"/>
            <w:vMerge w:val="restart"/>
            <w:vAlign w:val="center"/>
          </w:tcPr>
          <w:p w14:paraId="19A136E1" w14:textId="77777777" w:rsidR="0012764F" w:rsidRPr="00163AC6" w:rsidRDefault="0012764F" w:rsidP="00B007BC">
            <w:pPr>
              <w:pStyle w:val="TableParagraph"/>
              <w:spacing w:before="0"/>
              <w:ind w:left="0"/>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5.5</w:t>
            </w:r>
          </w:p>
          <w:p w14:paraId="58C31D4B" w14:textId="77777777" w:rsidR="0012764F" w:rsidRPr="00163AC6" w:rsidRDefault="0012764F" w:rsidP="00B007BC">
            <w:pPr>
              <w:pStyle w:val="TableParagraph"/>
              <w:spacing w:before="0"/>
              <w:ind w:left="0"/>
              <w:rPr>
                <w:rFonts w:ascii="Times New Roman" w:hAnsi="Times New Roman" w:cs="Times New Roman"/>
              </w:rPr>
            </w:pPr>
            <w:r w:rsidRPr="00163AC6">
              <w:rPr>
                <w:rFonts w:ascii="Times New Roman" w:hAnsi="Times New Roman" w:cs="Times New Roman"/>
                <w:color w:val="303030"/>
              </w:rPr>
              <w:t>SMAW</w:t>
            </w:r>
            <w:r w:rsidRPr="00163AC6">
              <w:rPr>
                <w:rFonts w:ascii="Times New Roman" w:hAnsi="Times New Roman" w:cs="Times New Roman"/>
                <w:color w:val="303030"/>
                <w:spacing w:val="-5"/>
              </w:rPr>
              <w:t xml:space="preserve"> </w:t>
            </w:r>
            <w:r w:rsidRPr="00163AC6">
              <w:rPr>
                <w:rFonts w:ascii="Times New Roman" w:hAnsi="Times New Roman" w:cs="Times New Roman"/>
                <w:color w:val="303030"/>
              </w:rPr>
              <w:t>Process Table 2</w:t>
            </w:r>
          </w:p>
        </w:tc>
        <w:tc>
          <w:tcPr>
            <w:tcW w:w="2525" w:type="dxa"/>
            <w:vAlign w:val="center"/>
          </w:tcPr>
          <w:p w14:paraId="5047B1FE"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C-</w:t>
            </w:r>
            <w:r w:rsidRPr="00163AC6">
              <w:rPr>
                <w:rFonts w:ascii="Times New Roman" w:hAnsi="Times New Roman" w:cs="Times New Roman"/>
                <w:spacing w:val="-2"/>
              </w:rPr>
              <w:t>1/2Mo</w:t>
            </w:r>
          </w:p>
        </w:tc>
        <w:tc>
          <w:tcPr>
            <w:tcW w:w="3233" w:type="dxa"/>
            <w:vAlign w:val="center"/>
          </w:tcPr>
          <w:p w14:paraId="69843EC1"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A1</w:t>
            </w:r>
          </w:p>
        </w:tc>
        <w:tc>
          <w:tcPr>
            <w:tcW w:w="1924" w:type="dxa"/>
            <w:vAlign w:val="center"/>
          </w:tcPr>
          <w:p w14:paraId="11685805"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W17018</w:t>
            </w:r>
          </w:p>
        </w:tc>
      </w:tr>
      <w:tr w:rsidR="0012764F" w14:paraId="37C57437" w14:textId="77777777" w:rsidTr="00032292">
        <w:trPr>
          <w:trHeight w:val="444"/>
        </w:trPr>
        <w:tc>
          <w:tcPr>
            <w:tcW w:w="2475" w:type="dxa"/>
            <w:vMerge/>
            <w:tcBorders>
              <w:top w:val="nil"/>
            </w:tcBorders>
            <w:vAlign w:val="center"/>
          </w:tcPr>
          <w:p w14:paraId="4A1FEBD9" w14:textId="77777777" w:rsidR="0012764F" w:rsidRPr="00163AC6" w:rsidRDefault="0012764F" w:rsidP="00B007BC"/>
        </w:tc>
        <w:tc>
          <w:tcPr>
            <w:tcW w:w="2525" w:type="dxa"/>
            <w:vAlign w:val="center"/>
          </w:tcPr>
          <w:p w14:paraId="45A7C829"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1-1/4Cr-</w:t>
            </w:r>
            <w:r w:rsidRPr="00163AC6">
              <w:rPr>
                <w:rFonts w:ascii="Times New Roman" w:hAnsi="Times New Roman" w:cs="Times New Roman"/>
                <w:spacing w:val="-2"/>
              </w:rPr>
              <w:t>1/2Mo</w:t>
            </w:r>
          </w:p>
        </w:tc>
        <w:tc>
          <w:tcPr>
            <w:tcW w:w="3233" w:type="dxa"/>
            <w:vAlign w:val="center"/>
          </w:tcPr>
          <w:p w14:paraId="50B6AF0D"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B2</w:t>
            </w:r>
          </w:p>
          <w:p w14:paraId="0B665D9E"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B2L</w:t>
            </w:r>
          </w:p>
        </w:tc>
        <w:tc>
          <w:tcPr>
            <w:tcW w:w="1924" w:type="dxa"/>
            <w:vAlign w:val="center"/>
          </w:tcPr>
          <w:p w14:paraId="71222C58"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W52018</w:t>
            </w:r>
          </w:p>
          <w:p w14:paraId="470C23C7"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W52118</w:t>
            </w:r>
          </w:p>
        </w:tc>
      </w:tr>
      <w:tr w:rsidR="0012764F" w14:paraId="33AECFBD" w14:textId="77777777" w:rsidTr="00032292">
        <w:trPr>
          <w:trHeight w:val="408"/>
        </w:trPr>
        <w:tc>
          <w:tcPr>
            <w:tcW w:w="2475" w:type="dxa"/>
            <w:vMerge/>
            <w:tcBorders>
              <w:top w:val="nil"/>
            </w:tcBorders>
            <w:vAlign w:val="center"/>
          </w:tcPr>
          <w:p w14:paraId="2D08438A" w14:textId="77777777" w:rsidR="0012764F" w:rsidRPr="00163AC6" w:rsidRDefault="0012764F" w:rsidP="00B007BC"/>
        </w:tc>
        <w:tc>
          <w:tcPr>
            <w:tcW w:w="2525" w:type="dxa"/>
            <w:vAlign w:val="center"/>
          </w:tcPr>
          <w:p w14:paraId="3113CBA4"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2-1/4Cr-</w:t>
            </w:r>
            <w:r w:rsidRPr="00163AC6">
              <w:rPr>
                <w:rFonts w:ascii="Times New Roman" w:hAnsi="Times New Roman" w:cs="Times New Roman"/>
                <w:spacing w:val="-5"/>
              </w:rPr>
              <w:t>1Mo</w:t>
            </w:r>
          </w:p>
        </w:tc>
        <w:tc>
          <w:tcPr>
            <w:tcW w:w="3233" w:type="dxa"/>
            <w:vAlign w:val="center"/>
          </w:tcPr>
          <w:p w14:paraId="5F78297E"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B3</w:t>
            </w:r>
          </w:p>
          <w:p w14:paraId="1FDCBB97"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B3L</w:t>
            </w:r>
          </w:p>
        </w:tc>
        <w:tc>
          <w:tcPr>
            <w:tcW w:w="1924" w:type="dxa"/>
            <w:vAlign w:val="center"/>
          </w:tcPr>
          <w:p w14:paraId="72154A26"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W53018</w:t>
            </w:r>
          </w:p>
          <w:p w14:paraId="35CA79C8"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W53118</w:t>
            </w:r>
          </w:p>
        </w:tc>
      </w:tr>
      <w:tr w:rsidR="0012764F" w14:paraId="5E13095D" w14:textId="77777777" w:rsidTr="00032292">
        <w:trPr>
          <w:trHeight w:val="399"/>
        </w:trPr>
        <w:tc>
          <w:tcPr>
            <w:tcW w:w="2475" w:type="dxa"/>
            <w:vMerge/>
            <w:tcBorders>
              <w:top w:val="nil"/>
            </w:tcBorders>
            <w:vAlign w:val="center"/>
          </w:tcPr>
          <w:p w14:paraId="54645695" w14:textId="77777777" w:rsidR="0012764F" w:rsidRPr="00163AC6" w:rsidRDefault="0012764F" w:rsidP="00B007BC"/>
        </w:tc>
        <w:tc>
          <w:tcPr>
            <w:tcW w:w="2525" w:type="dxa"/>
            <w:vAlign w:val="center"/>
          </w:tcPr>
          <w:p w14:paraId="285A7290"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9Cr-</w:t>
            </w:r>
            <w:r w:rsidRPr="00163AC6">
              <w:rPr>
                <w:rFonts w:ascii="Times New Roman" w:hAnsi="Times New Roman" w:cs="Times New Roman"/>
                <w:spacing w:val="-5"/>
              </w:rPr>
              <w:t>1Mo</w:t>
            </w:r>
          </w:p>
        </w:tc>
        <w:tc>
          <w:tcPr>
            <w:tcW w:w="3233" w:type="dxa"/>
            <w:vAlign w:val="center"/>
          </w:tcPr>
          <w:p w14:paraId="30E9CF63"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B8</w:t>
            </w:r>
          </w:p>
          <w:p w14:paraId="14C5D0F9"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B8L</w:t>
            </w:r>
          </w:p>
        </w:tc>
        <w:tc>
          <w:tcPr>
            <w:tcW w:w="1924" w:type="dxa"/>
            <w:vAlign w:val="center"/>
          </w:tcPr>
          <w:p w14:paraId="03EEA94B"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W50418</w:t>
            </w:r>
          </w:p>
          <w:p w14:paraId="75E144A3"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W50408</w:t>
            </w:r>
          </w:p>
        </w:tc>
      </w:tr>
      <w:tr w:rsidR="0012764F" w14:paraId="4336CFED" w14:textId="77777777" w:rsidTr="00032292">
        <w:trPr>
          <w:trHeight w:val="246"/>
        </w:trPr>
        <w:tc>
          <w:tcPr>
            <w:tcW w:w="2475" w:type="dxa"/>
            <w:vMerge w:val="restart"/>
            <w:vAlign w:val="center"/>
          </w:tcPr>
          <w:p w14:paraId="1B5B2135" w14:textId="77777777" w:rsidR="0012764F" w:rsidRPr="00163AC6" w:rsidRDefault="0012764F" w:rsidP="00B007BC">
            <w:pPr>
              <w:pStyle w:val="TableParagraph"/>
              <w:spacing w:before="0"/>
              <w:ind w:left="0"/>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5.28</w:t>
            </w:r>
          </w:p>
          <w:p w14:paraId="1215C1BA" w14:textId="77777777" w:rsidR="0012764F" w:rsidRPr="00163AC6" w:rsidRDefault="0012764F" w:rsidP="00B007BC">
            <w:pPr>
              <w:pStyle w:val="TableParagraph"/>
              <w:spacing w:before="0"/>
              <w:ind w:left="0"/>
              <w:rPr>
                <w:rFonts w:ascii="Times New Roman" w:hAnsi="Times New Roman" w:cs="Times New Roman"/>
              </w:rPr>
            </w:pPr>
            <w:r w:rsidRPr="00163AC6">
              <w:rPr>
                <w:rFonts w:ascii="Times New Roman" w:hAnsi="Times New Roman" w:cs="Times New Roman"/>
                <w:color w:val="303030"/>
              </w:rPr>
              <w:t>GMAW/GTAW Process Table 1 and Table 2</w:t>
            </w:r>
          </w:p>
        </w:tc>
        <w:tc>
          <w:tcPr>
            <w:tcW w:w="2525" w:type="dxa"/>
            <w:vAlign w:val="center"/>
          </w:tcPr>
          <w:p w14:paraId="67B5BD62"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C-</w:t>
            </w:r>
            <w:r w:rsidRPr="00163AC6">
              <w:rPr>
                <w:rFonts w:ascii="Times New Roman" w:hAnsi="Times New Roman" w:cs="Times New Roman"/>
                <w:color w:val="303030"/>
                <w:spacing w:val="-2"/>
              </w:rPr>
              <w:t>1/2Mo</w:t>
            </w:r>
          </w:p>
        </w:tc>
        <w:tc>
          <w:tcPr>
            <w:tcW w:w="3233" w:type="dxa"/>
            <w:vAlign w:val="center"/>
          </w:tcPr>
          <w:p w14:paraId="422F3703"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w:t>
            </w:r>
            <w:r w:rsidRPr="00163AC6">
              <w:rPr>
                <w:rFonts w:ascii="Times New Roman" w:hAnsi="Times New Roman" w:cs="Times New Roman"/>
                <w:color w:val="303030"/>
                <w:spacing w:val="-5"/>
              </w:rPr>
              <w:t>A1</w:t>
            </w:r>
          </w:p>
        </w:tc>
        <w:tc>
          <w:tcPr>
            <w:tcW w:w="1924" w:type="dxa"/>
            <w:vAlign w:val="center"/>
          </w:tcPr>
          <w:p w14:paraId="285E42D6"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K11235</w:t>
            </w:r>
          </w:p>
        </w:tc>
      </w:tr>
      <w:tr w:rsidR="0012764F" w14:paraId="57421109" w14:textId="77777777" w:rsidTr="00032292">
        <w:trPr>
          <w:trHeight w:val="795"/>
        </w:trPr>
        <w:tc>
          <w:tcPr>
            <w:tcW w:w="2475" w:type="dxa"/>
            <w:vMerge/>
            <w:tcBorders>
              <w:top w:val="nil"/>
            </w:tcBorders>
          </w:tcPr>
          <w:p w14:paraId="28D39C2D" w14:textId="77777777" w:rsidR="0012764F" w:rsidRPr="00163AC6" w:rsidRDefault="0012764F" w:rsidP="00B007BC"/>
        </w:tc>
        <w:tc>
          <w:tcPr>
            <w:tcW w:w="2525" w:type="dxa"/>
            <w:vAlign w:val="center"/>
          </w:tcPr>
          <w:p w14:paraId="591B4576"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1-1/4Cr-</w:t>
            </w:r>
            <w:r w:rsidRPr="00163AC6">
              <w:rPr>
                <w:rFonts w:ascii="Times New Roman" w:hAnsi="Times New Roman" w:cs="Times New Roman"/>
                <w:color w:val="303030"/>
                <w:spacing w:val="-2"/>
              </w:rPr>
              <w:t>1/2Mo</w:t>
            </w:r>
          </w:p>
        </w:tc>
        <w:tc>
          <w:tcPr>
            <w:tcW w:w="3233" w:type="dxa"/>
            <w:vAlign w:val="center"/>
          </w:tcPr>
          <w:p w14:paraId="064494EA"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w:t>
            </w:r>
            <w:r w:rsidRPr="00163AC6">
              <w:rPr>
                <w:rFonts w:ascii="Times New Roman" w:hAnsi="Times New Roman" w:cs="Times New Roman"/>
                <w:color w:val="303030"/>
                <w:spacing w:val="-5"/>
              </w:rPr>
              <w:t>B2</w:t>
            </w:r>
          </w:p>
          <w:p w14:paraId="10118EB5"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w:t>
            </w:r>
            <w:r w:rsidRPr="00163AC6">
              <w:rPr>
                <w:rFonts w:ascii="Times New Roman" w:hAnsi="Times New Roman" w:cs="Times New Roman"/>
                <w:color w:val="303030"/>
                <w:spacing w:val="-5"/>
              </w:rPr>
              <w:t>B2L</w:t>
            </w:r>
          </w:p>
          <w:p w14:paraId="0C9C63FD"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-C-</w:t>
            </w:r>
            <w:r w:rsidRPr="00163AC6">
              <w:rPr>
                <w:rFonts w:ascii="Times New Roman" w:hAnsi="Times New Roman" w:cs="Times New Roman"/>
                <w:color w:val="303030"/>
                <w:spacing w:val="-5"/>
              </w:rPr>
              <w:t>B2</w:t>
            </w:r>
          </w:p>
          <w:p w14:paraId="66B49728"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-C-</w:t>
            </w:r>
            <w:r w:rsidRPr="00163AC6">
              <w:rPr>
                <w:rFonts w:ascii="Times New Roman" w:hAnsi="Times New Roman" w:cs="Times New Roman"/>
                <w:color w:val="303030"/>
                <w:spacing w:val="-5"/>
              </w:rPr>
              <w:t>B2L</w:t>
            </w:r>
          </w:p>
        </w:tc>
        <w:tc>
          <w:tcPr>
            <w:tcW w:w="1924" w:type="dxa"/>
            <w:vAlign w:val="center"/>
          </w:tcPr>
          <w:p w14:paraId="6751C972" w14:textId="2D0A0167" w:rsidR="009149CB" w:rsidRPr="00163AC6" w:rsidRDefault="0012764F" w:rsidP="00B007BC">
            <w:pPr>
              <w:pStyle w:val="TableParagraph"/>
              <w:spacing w:before="0"/>
              <w:ind w:left="0"/>
              <w:jc w:val="center"/>
              <w:rPr>
                <w:rFonts w:ascii="Times New Roman" w:hAnsi="Times New Roman" w:cs="Times New Roman"/>
                <w:color w:val="303030"/>
                <w:spacing w:val="-2"/>
                <w:lang w:val="ru-RU"/>
              </w:rPr>
            </w:pPr>
            <w:r w:rsidRPr="00163AC6">
              <w:rPr>
                <w:rFonts w:ascii="Times New Roman" w:hAnsi="Times New Roman" w:cs="Times New Roman"/>
                <w:color w:val="303030"/>
                <w:spacing w:val="-2"/>
              </w:rPr>
              <w:t>K20900</w:t>
            </w:r>
          </w:p>
          <w:p w14:paraId="63D7708D" w14:textId="73E4A3C8" w:rsidR="009149CB" w:rsidRPr="00163AC6" w:rsidRDefault="0012764F" w:rsidP="00B007BC">
            <w:pPr>
              <w:pStyle w:val="TableParagraph"/>
              <w:spacing w:before="0"/>
              <w:ind w:left="0"/>
              <w:jc w:val="center"/>
              <w:rPr>
                <w:rFonts w:ascii="Times New Roman" w:hAnsi="Times New Roman" w:cs="Times New Roman"/>
                <w:color w:val="303030"/>
                <w:spacing w:val="-2"/>
                <w:lang w:val="ru-RU"/>
              </w:rPr>
            </w:pPr>
            <w:r w:rsidRPr="00163AC6">
              <w:rPr>
                <w:rFonts w:ascii="Times New Roman" w:hAnsi="Times New Roman" w:cs="Times New Roman"/>
                <w:color w:val="303030"/>
                <w:spacing w:val="-2"/>
              </w:rPr>
              <w:t>K20500</w:t>
            </w:r>
          </w:p>
          <w:p w14:paraId="3917C6DA" w14:textId="47AA1AEA"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W52030</w:t>
            </w:r>
          </w:p>
          <w:p w14:paraId="6034738F"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W52130</w:t>
            </w:r>
          </w:p>
        </w:tc>
      </w:tr>
      <w:tr w:rsidR="0012764F" w14:paraId="5860BD68" w14:textId="77777777" w:rsidTr="00032292">
        <w:trPr>
          <w:trHeight w:val="858"/>
        </w:trPr>
        <w:tc>
          <w:tcPr>
            <w:tcW w:w="2475" w:type="dxa"/>
            <w:vMerge/>
            <w:tcBorders>
              <w:top w:val="nil"/>
            </w:tcBorders>
          </w:tcPr>
          <w:p w14:paraId="1C94692D" w14:textId="77777777" w:rsidR="0012764F" w:rsidRPr="00163AC6" w:rsidRDefault="0012764F" w:rsidP="00B007BC"/>
        </w:tc>
        <w:tc>
          <w:tcPr>
            <w:tcW w:w="2525" w:type="dxa"/>
            <w:vAlign w:val="center"/>
          </w:tcPr>
          <w:p w14:paraId="0493B433"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2-1/4Cr-</w:t>
            </w:r>
            <w:r w:rsidRPr="00163AC6">
              <w:rPr>
                <w:rFonts w:ascii="Times New Roman" w:hAnsi="Times New Roman" w:cs="Times New Roman"/>
                <w:color w:val="303030"/>
                <w:spacing w:val="-5"/>
              </w:rPr>
              <w:t>1Mo</w:t>
            </w:r>
          </w:p>
        </w:tc>
        <w:tc>
          <w:tcPr>
            <w:tcW w:w="3233" w:type="dxa"/>
            <w:vAlign w:val="center"/>
          </w:tcPr>
          <w:p w14:paraId="3174BBA1"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w:t>
            </w:r>
            <w:r w:rsidRPr="00163AC6">
              <w:rPr>
                <w:rFonts w:ascii="Times New Roman" w:hAnsi="Times New Roman" w:cs="Times New Roman"/>
                <w:color w:val="303030"/>
                <w:spacing w:val="-5"/>
              </w:rPr>
              <w:t>B3</w:t>
            </w:r>
          </w:p>
          <w:p w14:paraId="664EE4AE"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w:t>
            </w:r>
            <w:r w:rsidRPr="00163AC6">
              <w:rPr>
                <w:rFonts w:ascii="Times New Roman" w:hAnsi="Times New Roman" w:cs="Times New Roman"/>
                <w:color w:val="303030"/>
                <w:spacing w:val="-5"/>
              </w:rPr>
              <w:t>B3L</w:t>
            </w:r>
          </w:p>
          <w:p w14:paraId="7BA7D534"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-C-</w:t>
            </w:r>
            <w:r w:rsidRPr="00163AC6">
              <w:rPr>
                <w:rFonts w:ascii="Times New Roman" w:hAnsi="Times New Roman" w:cs="Times New Roman"/>
                <w:color w:val="303030"/>
                <w:spacing w:val="-5"/>
              </w:rPr>
              <w:t>B3</w:t>
            </w:r>
          </w:p>
          <w:p w14:paraId="70AB1E9A"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-C-</w:t>
            </w:r>
            <w:r w:rsidRPr="00163AC6">
              <w:rPr>
                <w:rFonts w:ascii="Times New Roman" w:hAnsi="Times New Roman" w:cs="Times New Roman"/>
                <w:color w:val="303030"/>
                <w:spacing w:val="-5"/>
              </w:rPr>
              <w:t>B3L</w:t>
            </w:r>
          </w:p>
        </w:tc>
        <w:tc>
          <w:tcPr>
            <w:tcW w:w="1924" w:type="dxa"/>
            <w:vAlign w:val="center"/>
          </w:tcPr>
          <w:p w14:paraId="41442A61" w14:textId="77777777" w:rsidR="00D72871" w:rsidRPr="00163AC6" w:rsidRDefault="0012764F" w:rsidP="00B007BC">
            <w:pPr>
              <w:pStyle w:val="TableParagraph"/>
              <w:spacing w:before="0"/>
              <w:ind w:left="0"/>
              <w:jc w:val="center"/>
              <w:rPr>
                <w:rFonts w:ascii="Times New Roman" w:hAnsi="Times New Roman" w:cs="Times New Roman"/>
                <w:color w:val="303030"/>
                <w:spacing w:val="-2"/>
                <w:lang w:val="ru-RU"/>
              </w:rPr>
            </w:pPr>
            <w:r w:rsidRPr="00163AC6">
              <w:rPr>
                <w:rFonts w:ascii="Times New Roman" w:hAnsi="Times New Roman" w:cs="Times New Roman"/>
                <w:color w:val="303030"/>
                <w:spacing w:val="-2"/>
              </w:rPr>
              <w:t xml:space="preserve">K30960 </w:t>
            </w:r>
          </w:p>
          <w:p w14:paraId="69AF3F4B" w14:textId="77777777" w:rsidR="00D72871" w:rsidRPr="00163AC6" w:rsidRDefault="0012764F" w:rsidP="00B007BC">
            <w:pPr>
              <w:pStyle w:val="TableParagraph"/>
              <w:spacing w:before="0"/>
              <w:ind w:left="0"/>
              <w:jc w:val="center"/>
              <w:rPr>
                <w:rFonts w:ascii="Times New Roman" w:hAnsi="Times New Roman" w:cs="Times New Roman"/>
                <w:color w:val="303030"/>
                <w:spacing w:val="-2"/>
                <w:lang w:val="ru-RU"/>
              </w:rPr>
            </w:pPr>
            <w:r w:rsidRPr="00163AC6">
              <w:rPr>
                <w:rFonts w:ascii="Times New Roman" w:hAnsi="Times New Roman" w:cs="Times New Roman"/>
                <w:color w:val="303030"/>
                <w:spacing w:val="-2"/>
              </w:rPr>
              <w:t xml:space="preserve">K30560 </w:t>
            </w:r>
          </w:p>
          <w:p w14:paraId="6FC1FDBE" w14:textId="6F1A9411"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W53030</w:t>
            </w:r>
          </w:p>
          <w:p w14:paraId="00304F59"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W53130</w:t>
            </w:r>
          </w:p>
        </w:tc>
      </w:tr>
      <w:tr w:rsidR="0012764F" w14:paraId="470B9F10" w14:textId="77777777" w:rsidTr="00032292">
        <w:trPr>
          <w:trHeight w:val="192"/>
        </w:trPr>
        <w:tc>
          <w:tcPr>
            <w:tcW w:w="2475" w:type="dxa"/>
            <w:vMerge/>
            <w:tcBorders>
              <w:top w:val="nil"/>
            </w:tcBorders>
          </w:tcPr>
          <w:p w14:paraId="124F21D7" w14:textId="77777777" w:rsidR="0012764F" w:rsidRPr="00163AC6" w:rsidRDefault="0012764F" w:rsidP="00B007BC"/>
        </w:tc>
        <w:tc>
          <w:tcPr>
            <w:tcW w:w="2525" w:type="dxa"/>
            <w:vAlign w:val="center"/>
          </w:tcPr>
          <w:p w14:paraId="00D1FBEB"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9Cr-</w:t>
            </w:r>
            <w:r w:rsidRPr="00163AC6">
              <w:rPr>
                <w:rFonts w:ascii="Times New Roman" w:hAnsi="Times New Roman" w:cs="Times New Roman"/>
                <w:color w:val="303030"/>
                <w:spacing w:val="-5"/>
              </w:rPr>
              <w:t>1Mo</w:t>
            </w:r>
          </w:p>
        </w:tc>
        <w:tc>
          <w:tcPr>
            <w:tcW w:w="3233" w:type="dxa"/>
            <w:vAlign w:val="center"/>
          </w:tcPr>
          <w:p w14:paraId="12BA0C70"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w:t>
            </w:r>
            <w:r w:rsidRPr="00163AC6">
              <w:rPr>
                <w:rFonts w:ascii="Times New Roman" w:hAnsi="Times New Roman" w:cs="Times New Roman"/>
                <w:color w:val="303030"/>
                <w:spacing w:val="-5"/>
              </w:rPr>
              <w:t>B8</w:t>
            </w:r>
          </w:p>
          <w:p w14:paraId="067BE2A9"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-C-</w:t>
            </w:r>
            <w:r w:rsidRPr="00163AC6">
              <w:rPr>
                <w:rFonts w:ascii="Times New Roman" w:hAnsi="Times New Roman" w:cs="Times New Roman"/>
                <w:color w:val="303030"/>
                <w:spacing w:val="-5"/>
              </w:rPr>
              <w:t>B8</w:t>
            </w:r>
          </w:p>
        </w:tc>
        <w:tc>
          <w:tcPr>
            <w:tcW w:w="1924" w:type="dxa"/>
            <w:vAlign w:val="center"/>
          </w:tcPr>
          <w:p w14:paraId="59B30E53"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S50480</w:t>
            </w:r>
          </w:p>
          <w:p w14:paraId="45396CB1"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Per</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rPr>
              <w:t>Table</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spacing w:val="-10"/>
              </w:rPr>
              <w:t>2</w:t>
            </w:r>
          </w:p>
        </w:tc>
      </w:tr>
      <w:tr w:rsidR="0012764F" w14:paraId="19AFCDCA" w14:textId="77777777" w:rsidTr="00032292">
        <w:trPr>
          <w:trHeight w:val="303"/>
        </w:trPr>
        <w:tc>
          <w:tcPr>
            <w:tcW w:w="2475" w:type="dxa"/>
            <w:vMerge w:val="restart"/>
            <w:vAlign w:val="center"/>
          </w:tcPr>
          <w:p w14:paraId="23E1FDB5" w14:textId="77777777" w:rsidR="0012764F" w:rsidRPr="00163AC6" w:rsidRDefault="0012764F" w:rsidP="00B007BC">
            <w:pPr>
              <w:pStyle w:val="TableParagraph"/>
              <w:spacing w:before="0"/>
              <w:ind w:left="0"/>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5.23</w:t>
            </w:r>
          </w:p>
          <w:p w14:paraId="2FCEDAE0" w14:textId="77777777" w:rsidR="0012764F" w:rsidRPr="00163AC6" w:rsidRDefault="0012764F" w:rsidP="00B007BC">
            <w:pPr>
              <w:pStyle w:val="TableParagraph"/>
              <w:spacing w:before="0"/>
              <w:ind w:left="0"/>
              <w:rPr>
                <w:rFonts w:ascii="Times New Roman" w:hAnsi="Times New Roman" w:cs="Times New Roman"/>
              </w:rPr>
            </w:pPr>
            <w:r w:rsidRPr="00163AC6">
              <w:rPr>
                <w:rFonts w:ascii="Times New Roman" w:hAnsi="Times New Roman" w:cs="Times New Roman"/>
                <w:color w:val="303030"/>
              </w:rPr>
              <w:t>SAW</w:t>
            </w:r>
            <w:r w:rsidRPr="00163AC6">
              <w:rPr>
                <w:rFonts w:ascii="Times New Roman" w:hAnsi="Times New Roman" w:cs="Times New Roman"/>
                <w:color w:val="303030"/>
                <w:spacing w:val="-9"/>
              </w:rPr>
              <w:t xml:space="preserve"> </w:t>
            </w:r>
            <w:r w:rsidRPr="00163AC6">
              <w:rPr>
                <w:rFonts w:ascii="Times New Roman" w:hAnsi="Times New Roman" w:cs="Times New Roman"/>
                <w:color w:val="303030"/>
              </w:rPr>
              <w:t>Process Table 3</w:t>
            </w:r>
          </w:p>
        </w:tc>
        <w:tc>
          <w:tcPr>
            <w:tcW w:w="2525" w:type="dxa"/>
            <w:vAlign w:val="center"/>
          </w:tcPr>
          <w:p w14:paraId="2DAFA036"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C-</w:t>
            </w:r>
            <w:r w:rsidRPr="00163AC6">
              <w:rPr>
                <w:rFonts w:ascii="Times New Roman" w:hAnsi="Times New Roman" w:cs="Times New Roman"/>
                <w:spacing w:val="-2"/>
              </w:rPr>
              <w:t>1/2Mo</w:t>
            </w:r>
          </w:p>
        </w:tc>
        <w:tc>
          <w:tcPr>
            <w:tcW w:w="3233" w:type="dxa"/>
            <w:vAlign w:val="center"/>
          </w:tcPr>
          <w:p w14:paraId="45A2137B"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A1</w:t>
            </w:r>
          </w:p>
        </w:tc>
        <w:tc>
          <w:tcPr>
            <w:tcW w:w="1924" w:type="dxa"/>
            <w:vAlign w:val="center"/>
          </w:tcPr>
          <w:p w14:paraId="75D223AE"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W17041</w:t>
            </w:r>
          </w:p>
        </w:tc>
      </w:tr>
      <w:tr w:rsidR="0012764F" w14:paraId="75C5F3ED" w14:textId="77777777" w:rsidTr="00032292">
        <w:trPr>
          <w:trHeight w:val="303"/>
        </w:trPr>
        <w:tc>
          <w:tcPr>
            <w:tcW w:w="2475" w:type="dxa"/>
            <w:vMerge/>
            <w:tcBorders>
              <w:top w:val="nil"/>
            </w:tcBorders>
            <w:vAlign w:val="center"/>
          </w:tcPr>
          <w:p w14:paraId="0876705D" w14:textId="77777777" w:rsidR="0012764F" w:rsidRPr="00163AC6" w:rsidRDefault="0012764F" w:rsidP="00B007BC"/>
        </w:tc>
        <w:tc>
          <w:tcPr>
            <w:tcW w:w="2525" w:type="dxa"/>
            <w:vAlign w:val="center"/>
          </w:tcPr>
          <w:p w14:paraId="42C1592E"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1-1/4Cr-</w:t>
            </w:r>
            <w:r w:rsidRPr="00163AC6">
              <w:rPr>
                <w:rFonts w:ascii="Times New Roman" w:hAnsi="Times New Roman" w:cs="Times New Roman"/>
                <w:spacing w:val="-2"/>
              </w:rPr>
              <w:t>1/2Mo</w:t>
            </w:r>
          </w:p>
        </w:tc>
        <w:tc>
          <w:tcPr>
            <w:tcW w:w="3233" w:type="dxa"/>
            <w:vAlign w:val="center"/>
          </w:tcPr>
          <w:p w14:paraId="0E8718CC"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B2</w:t>
            </w:r>
          </w:p>
        </w:tc>
        <w:tc>
          <w:tcPr>
            <w:tcW w:w="1924" w:type="dxa"/>
            <w:vAlign w:val="center"/>
          </w:tcPr>
          <w:p w14:paraId="6FCF10D7"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W52040</w:t>
            </w:r>
          </w:p>
        </w:tc>
      </w:tr>
      <w:tr w:rsidR="0012764F" w14:paraId="25C3BB2A" w14:textId="77777777" w:rsidTr="00032292">
        <w:trPr>
          <w:trHeight w:val="303"/>
        </w:trPr>
        <w:tc>
          <w:tcPr>
            <w:tcW w:w="2475" w:type="dxa"/>
            <w:vMerge/>
            <w:tcBorders>
              <w:top w:val="nil"/>
            </w:tcBorders>
            <w:vAlign w:val="center"/>
          </w:tcPr>
          <w:p w14:paraId="462BB39F" w14:textId="77777777" w:rsidR="0012764F" w:rsidRPr="00163AC6" w:rsidRDefault="0012764F" w:rsidP="00B007BC"/>
        </w:tc>
        <w:tc>
          <w:tcPr>
            <w:tcW w:w="2525" w:type="dxa"/>
            <w:vAlign w:val="center"/>
          </w:tcPr>
          <w:p w14:paraId="1596C397"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2-1/4Cr-</w:t>
            </w:r>
            <w:r w:rsidRPr="00163AC6">
              <w:rPr>
                <w:rFonts w:ascii="Times New Roman" w:hAnsi="Times New Roman" w:cs="Times New Roman"/>
                <w:spacing w:val="-5"/>
              </w:rPr>
              <w:t>1Mo</w:t>
            </w:r>
          </w:p>
        </w:tc>
        <w:tc>
          <w:tcPr>
            <w:tcW w:w="3233" w:type="dxa"/>
            <w:vAlign w:val="center"/>
          </w:tcPr>
          <w:p w14:paraId="53DA2FC0"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B3</w:t>
            </w:r>
          </w:p>
        </w:tc>
        <w:tc>
          <w:tcPr>
            <w:tcW w:w="1924" w:type="dxa"/>
            <w:vAlign w:val="center"/>
          </w:tcPr>
          <w:p w14:paraId="7466C5EB"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W53040</w:t>
            </w:r>
          </w:p>
        </w:tc>
      </w:tr>
      <w:tr w:rsidR="0012764F" w14:paraId="2254B0CA" w14:textId="77777777" w:rsidTr="00032292">
        <w:trPr>
          <w:trHeight w:val="303"/>
        </w:trPr>
        <w:tc>
          <w:tcPr>
            <w:tcW w:w="2475" w:type="dxa"/>
            <w:vMerge/>
            <w:tcBorders>
              <w:top w:val="nil"/>
            </w:tcBorders>
            <w:vAlign w:val="center"/>
          </w:tcPr>
          <w:p w14:paraId="60EFF839" w14:textId="77777777" w:rsidR="0012764F" w:rsidRPr="00163AC6" w:rsidRDefault="0012764F" w:rsidP="00B007BC"/>
        </w:tc>
        <w:tc>
          <w:tcPr>
            <w:tcW w:w="2525" w:type="dxa"/>
            <w:vAlign w:val="center"/>
          </w:tcPr>
          <w:p w14:paraId="711284DC"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9Cr-</w:t>
            </w:r>
            <w:r w:rsidRPr="00163AC6">
              <w:rPr>
                <w:rFonts w:ascii="Times New Roman" w:hAnsi="Times New Roman" w:cs="Times New Roman"/>
                <w:spacing w:val="-5"/>
              </w:rPr>
              <w:t>1Mo</w:t>
            </w:r>
          </w:p>
        </w:tc>
        <w:tc>
          <w:tcPr>
            <w:tcW w:w="3233" w:type="dxa"/>
            <w:vAlign w:val="center"/>
          </w:tcPr>
          <w:p w14:paraId="6E7FEA2C"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B8</w:t>
            </w:r>
          </w:p>
        </w:tc>
        <w:tc>
          <w:tcPr>
            <w:tcW w:w="1924" w:type="dxa"/>
            <w:vAlign w:val="center"/>
          </w:tcPr>
          <w:p w14:paraId="3C479CBC"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W50440</w:t>
            </w:r>
          </w:p>
        </w:tc>
      </w:tr>
      <w:tr w:rsidR="0012764F" w14:paraId="1F8E5AE3" w14:textId="77777777" w:rsidTr="00032292">
        <w:trPr>
          <w:trHeight w:val="303"/>
        </w:trPr>
        <w:tc>
          <w:tcPr>
            <w:tcW w:w="2475" w:type="dxa"/>
            <w:vMerge w:val="restart"/>
            <w:vAlign w:val="center"/>
          </w:tcPr>
          <w:p w14:paraId="260EFCB7" w14:textId="77777777" w:rsidR="0012764F" w:rsidRPr="00163AC6" w:rsidRDefault="0012764F" w:rsidP="00B007BC">
            <w:pPr>
              <w:pStyle w:val="TableParagraph"/>
              <w:spacing w:before="0"/>
              <w:ind w:left="0"/>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5.29</w:t>
            </w:r>
          </w:p>
          <w:p w14:paraId="2801CF53" w14:textId="77777777" w:rsidR="0012764F" w:rsidRPr="00163AC6" w:rsidRDefault="0012764F" w:rsidP="00B007BC">
            <w:pPr>
              <w:pStyle w:val="TableParagraph"/>
              <w:spacing w:before="0"/>
              <w:ind w:left="0"/>
              <w:rPr>
                <w:rFonts w:ascii="Times New Roman" w:hAnsi="Times New Roman" w:cs="Times New Roman"/>
              </w:rPr>
            </w:pPr>
            <w:r w:rsidRPr="00163AC6">
              <w:rPr>
                <w:rFonts w:ascii="Times New Roman" w:hAnsi="Times New Roman" w:cs="Times New Roman"/>
                <w:color w:val="303030"/>
              </w:rPr>
              <w:t>FCAW</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spacing w:val="-2"/>
              </w:rPr>
              <w:t>Process</w:t>
            </w:r>
          </w:p>
        </w:tc>
        <w:tc>
          <w:tcPr>
            <w:tcW w:w="2525" w:type="dxa"/>
            <w:vAlign w:val="center"/>
          </w:tcPr>
          <w:p w14:paraId="687B6AA2"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C-</w:t>
            </w:r>
            <w:r w:rsidRPr="00163AC6">
              <w:rPr>
                <w:rFonts w:ascii="Times New Roman" w:hAnsi="Times New Roman" w:cs="Times New Roman"/>
                <w:spacing w:val="-2"/>
              </w:rPr>
              <w:t>1/2Mo</w:t>
            </w:r>
          </w:p>
        </w:tc>
        <w:tc>
          <w:tcPr>
            <w:tcW w:w="3233" w:type="dxa"/>
            <w:vAlign w:val="center"/>
          </w:tcPr>
          <w:p w14:paraId="61B6ADA1"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A1</w:t>
            </w:r>
          </w:p>
        </w:tc>
        <w:tc>
          <w:tcPr>
            <w:tcW w:w="1924" w:type="dxa"/>
            <w:vAlign w:val="center"/>
          </w:tcPr>
          <w:p w14:paraId="382FDF18"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W1703X</w:t>
            </w:r>
          </w:p>
        </w:tc>
      </w:tr>
      <w:tr w:rsidR="0012764F" w14:paraId="339A7A83" w14:textId="77777777" w:rsidTr="00032292">
        <w:trPr>
          <w:trHeight w:val="453"/>
        </w:trPr>
        <w:tc>
          <w:tcPr>
            <w:tcW w:w="2475" w:type="dxa"/>
            <w:vMerge/>
            <w:tcBorders>
              <w:top w:val="nil"/>
            </w:tcBorders>
          </w:tcPr>
          <w:p w14:paraId="33416EAA" w14:textId="77777777" w:rsidR="0012764F" w:rsidRPr="00163AC6" w:rsidRDefault="0012764F" w:rsidP="00B007BC"/>
        </w:tc>
        <w:tc>
          <w:tcPr>
            <w:tcW w:w="2525" w:type="dxa"/>
            <w:vAlign w:val="center"/>
          </w:tcPr>
          <w:p w14:paraId="703F2C13"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1-1/4Cr-</w:t>
            </w:r>
            <w:r w:rsidRPr="00163AC6">
              <w:rPr>
                <w:rFonts w:ascii="Times New Roman" w:hAnsi="Times New Roman" w:cs="Times New Roman"/>
                <w:spacing w:val="-2"/>
              </w:rPr>
              <w:t>1/2Mo</w:t>
            </w:r>
          </w:p>
        </w:tc>
        <w:tc>
          <w:tcPr>
            <w:tcW w:w="3233" w:type="dxa"/>
            <w:vAlign w:val="center"/>
          </w:tcPr>
          <w:p w14:paraId="428AB735"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B2</w:t>
            </w:r>
          </w:p>
          <w:p w14:paraId="5EA35214"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B2L</w:t>
            </w:r>
          </w:p>
        </w:tc>
        <w:tc>
          <w:tcPr>
            <w:tcW w:w="1924" w:type="dxa"/>
            <w:vAlign w:val="center"/>
          </w:tcPr>
          <w:p w14:paraId="3A90C3B3"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W5203X</w:t>
            </w:r>
          </w:p>
          <w:p w14:paraId="5EB07C39"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W5213X</w:t>
            </w:r>
          </w:p>
        </w:tc>
      </w:tr>
      <w:tr w:rsidR="0012764F" w14:paraId="6F7B73A9" w14:textId="77777777" w:rsidTr="00032292">
        <w:trPr>
          <w:trHeight w:val="507"/>
        </w:trPr>
        <w:tc>
          <w:tcPr>
            <w:tcW w:w="2475" w:type="dxa"/>
            <w:vMerge/>
            <w:tcBorders>
              <w:top w:val="nil"/>
            </w:tcBorders>
          </w:tcPr>
          <w:p w14:paraId="485ACB55" w14:textId="77777777" w:rsidR="0012764F" w:rsidRPr="00163AC6" w:rsidRDefault="0012764F" w:rsidP="00B007BC"/>
        </w:tc>
        <w:tc>
          <w:tcPr>
            <w:tcW w:w="2525" w:type="dxa"/>
            <w:vAlign w:val="center"/>
          </w:tcPr>
          <w:p w14:paraId="5E374A41"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2-1/4Cr-</w:t>
            </w:r>
            <w:r w:rsidRPr="00163AC6">
              <w:rPr>
                <w:rFonts w:ascii="Times New Roman" w:hAnsi="Times New Roman" w:cs="Times New Roman"/>
                <w:spacing w:val="-5"/>
              </w:rPr>
              <w:t>1Mo</w:t>
            </w:r>
          </w:p>
        </w:tc>
        <w:tc>
          <w:tcPr>
            <w:tcW w:w="3233" w:type="dxa"/>
            <w:vAlign w:val="center"/>
          </w:tcPr>
          <w:p w14:paraId="0A28794E"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B3</w:t>
            </w:r>
          </w:p>
          <w:p w14:paraId="4DC26912"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B3L</w:t>
            </w:r>
          </w:p>
        </w:tc>
        <w:tc>
          <w:tcPr>
            <w:tcW w:w="1924" w:type="dxa"/>
            <w:vAlign w:val="center"/>
          </w:tcPr>
          <w:p w14:paraId="3645B92C"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W5303X</w:t>
            </w:r>
          </w:p>
          <w:p w14:paraId="2BDD9A76"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W5313X</w:t>
            </w:r>
          </w:p>
        </w:tc>
      </w:tr>
      <w:tr w:rsidR="0012764F" w14:paraId="684E71D9" w14:textId="77777777" w:rsidTr="00032292">
        <w:trPr>
          <w:trHeight w:val="426"/>
        </w:trPr>
        <w:tc>
          <w:tcPr>
            <w:tcW w:w="2475" w:type="dxa"/>
            <w:vMerge/>
            <w:tcBorders>
              <w:top w:val="nil"/>
            </w:tcBorders>
          </w:tcPr>
          <w:p w14:paraId="6E110F94" w14:textId="77777777" w:rsidR="0012764F" w:rsidRPr="00163AC6" w:rsidRDefault="0012764F" w:rsidP="00B007BC"/>
        </w:tc>
        <w:tc>
          <w:tcPr>
            <w:tcW w:w="2525" w:type="dxa"/>
            <w:vAlign w:val="center"/>
          </w:tcPr>
          <w:p w14:paraId="1F8FA444"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9Cr-</w:t>
            </w:r>
            <w:r w:rsidRPr="00163AC6">
              <w:rPr>
                <w:rFonts w:ascii="Times New Roman" w:hAnsi="Times New Roman" w:cs="Times New Roman"/>
                <w:spacing w:val="-5"/>
              </w:rPr>
              <w:t>1Mo</w:t>
            </w:r>
          </w:p>
        </w:tc>
        <w:tc>
          <w:tcPr>
            <w:tcW w:w="3233" w:type="dxa"/>
            <w:vAlign w:val="center"/>
          </w:tcPr>
          <w:p w14:paraId="649D9626"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B8</w:t>
            </w:r>
          </w:p>
          <w:p w14:paraId="0C961AA8"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B8L</w:t>
            </w:r>
          </w:p>
        </w:tc>
        <w:tc>
          <w:tcPr>
            <w:tcW w:w="1924" w:type="dxa"/>
            <w:vAlign w:val="center"/>
          </w:tcPr>
          <w:p w14:paraId="75895341"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W50431</w:t>
            </w:r>
          </w:p>
          <w:p w14:paraId="304BD59B" w14:textId="77777777" w:rsidR="0012764F" w:rsidRPr="00163AC6" w:rsidRDefault="0012764F" w:rsidP="00B007BC">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W50430</w:t>
            </w:r>
          </w:p>
        </w:tc>
      </w:tr>
    </w:tbl>
    <w:p w14:paraId="069218AD" w14:textId="0EE1A934" w:rsidR="00B6601B" w:rsidRPr="006240DD" w:rsidRDefault="00B6601B" w:rsidP="006240DD">
      <w:pPr>
        <w:pStyle w:val="ListParagraph"/>
        <w:numPr>
          <w:ilvl w:val="1"/>
          <w:numId w:val="18"/>
        </w:numPr>
        <w:spacing w:before="120" w:after="120"/>
        <w:ind w:left="1134" w:hanging="425"/>
      </w:pPr>
      <w:r w:rsidRPr="006240DD">
        <w:rPr>
          <w:b/>
        </w:rPr>
        <w:t xml:space="preserve">- </w:t>
      </w:r>
      <w:r w:rsidRPr="006240DD">
        <w:rPr>
          <w:color w:val="333333"/>
        </w:rPr>
        <w:t>T</w:t>
      </w:r>
      <w:r w:rsidRPr="006240DD">
        <w:rPr>
          <w:color w:val="303030"/>
        </w:rPr>
        <w:t>ensile strength of the deposited weld metal shall be limited to 100–110 ksi (690–758 MPa) maximum, per</w:t>
      </w:r>
      <w:r w:rsidRPr="006240DD">
        <w:rPr>
          <w:color w:val="303030"/>
          <w:spacing w:val="40"/>
        </w:rPr>
        <w:t xml:space="preserve"> </w:t>
      </w:r>
      <w:r w:rsidRPr="006240DD">
        <w:rPr>
          <w:color w:val="303030"/>
        </w:rPr>
        <w:t>AWS A5.29 classification. Batch testing may be specified by Owner to indicate conformance to the AWS A5.29</w:t>
      </w:r>
      <w:r w:rsidRPr="006240DD">
        <w:rPr>
          <w:color w:val="303030"/>
          <w:spacing w:val="40"/>
        </w:rPr>
        <w:t xml:space="preserve"> </w:t>
      </w:r>
      <w:r w:rsidRPr="006240DD">
        <w:rPr>
          <w:color w:val="303030"/>
        </w:rPr>
        <w:t>classification requirement</w:t>
      </w:r>
      <w:r w:rsidRPr="006240DD">
        <w:rPr>
          <w:color w:val="333333"/>
        </w:rPr>
        <w:t>.</w:t>
      </w:r>
    </w:p>
    <w:p w14:paraId="20317B1F" w14:textId="1DCC7DD1" w:rsidR="00B6601B" w:rsidRPr="006240DD" w:rsidRDefault="00B6601B" w:rsidP="006240DD">
      <w:pPr>
        <w:pStyle w:val="ListParagraph"/>
        <w:numPr>
          <w:ilvl w:val="1"/>
          <w:numId w:val="18"/>
        </w:numPr>
        <w:spacing w:before="120" w:after="120"/>
        <w:ind w:left="1134" w:hanging="425"/>
      </w:pPr>
      <w:r w:rsidRPr="006240DD">
        <w:rPr>
          <w:b/>
        </w:rPr>
        <w:t xml:space="preserve">- </w:t>
      </w:r>
      <w:r w:rsidRPr="006240DD">
        <w:rPr>
          <w:color w:val="333333"/>
        </w:rPr>
        <w:t xml:space="preserve">Hardness testing of low-alloy and chromium-molybdenum (Cr-Mo) steel weldments shall be in accordance with </w:t>
      </w:r>
      <w:hyperlink w:anchor="_bookmark38" w:history="1">
        <w:r w:rsidRPr="006240DD">
          <w:rPr>
            <w:u w:val="single"/>
          </w:rPr>
          <w:t>Table 2</w:t>
        </w:r>
      </w:hyperlink>
      <w:r w:rsidRPr="006240DD">
        <w:t xml:space="preserve"> </w:t>
      </w:r>
      <w:r w:rsidRPr="006240DD">
        <w:rPr>
          <w:color w:val="333333"/>
        </w:rPr>
        <w:t xml:space="preserve">in Section </w:t>
      </w:r>
      <w:hyperlink w:anchor="_bookmark37" w:history="1">
        <w:r w:rsidRPr="006240DD">
          <w:rPr>
            <w:u w:val="single"/>
          </w:rPr>
          <w:t>13</w:t>
        </w:r>
      </w:hyperlink>
      <w:r w:rsidRPr="006240DD">
        <w:rPr>
          <w:color w:val="333333"/>
        </w:rPr>
        <w:t>.</w:t>
      </w:r>
    </w:p>
    <w:p w14:paraId="4C062F8D" w14:textId="5D92DF42" w:rsidR="00C54D05" w:rsidRPr="006240DD" w:rsidRDefault="00B6601B" w:rsidP="006240DD">
      <w:pPr>
        <w:pStyle w:val="ListParagraph"/>
        <w:numPr>
          <w:ilvl w:val="1"/>
          <w:numId w:val="18"/>
        </w:numPr>
        <w:spacing w:before="120" w:after="120"/>
        <w:ind w:left="1134" w:hanging="425"/>
      </w:pPr>
      <w:r w:rsidRPr="006240DD">
        <w:rPr>
          <w:b/>
        </w:rPr>
        <w:t xml:space="preserve">- </w:t>
      </w:r>
      <w:r w:rsidRPr="006240DD">
        <w:rPr>
          <w:color w:val="333333"/>
        </w:rPr>
        <w:t>Impact testing of low-alloy and chromium-molybdenum (Cr-Mo) steel weldments shall be in accordance with item</w:t>
      </w:r>
      <w:r w:rsidR="005A2764" w:rsidRPr="006240DD">
        <w:rPr>
          <w:color w:val="333333"/>
        </w:rPr>
        <w:t>s 9-7 and 9-20.</w:t>
      </w:r>
    </w:p>
    <w:p w14:paraId="245B0D9D" w14:textId="77777777" w:rsidR="00C54D05" w:rsidRPr="00C54D05" w:rsidRDefault="00C54D05">
      <w:pPr>
        <w:pStyle w:val="Heading1"/>
        <w:numPr>
          <w:ilvl w:val="0"/>
          <w:numId w:val="67"/>
        </w:numPr>
        <w:spacing w:before="240" w:after="240"/>
        <w:ind w:left="709" w:hanging="709"/>
      </w:pPr>
      <w:bookmarkStart w:id="523" w:name="_Toc205628079"/>
      <w:r w:rsidRPr="00C54D05">
        <w:t>Welding</w:t>
      </w:r>
      <w:r w:rsidRPr="00C54D05">
        <w:rPr>
          <w:spacing w:val="-6"/>
        </w:rPr>
        <w:t xml:space="preserve"> </w:t>
      </w:r>
      <w:r w:rsidRPr="00C54D05">
        <w:t>for</w:t>
      </w:r>
      <w:r w:rsidRPr="00C54D05">
        <w:rPr>
          <w:spacing w:val="-6"/>
        </w:rPr>
        <w:t xml:space="preserve"> </w:t>
      </w:r>
      <w:r w:rsidRPr="00C54D05">
        <w:t>Austenitic</w:t>
      </w:r>
      <w:r w:rsidRPr="00C54D05">
        <w:rPr>
          <w:spacing w:val="-6"/>
        </w:rPr>
        <w:t xml:space="preserve"> </w:t>
      </w:r>
      <w:r w:rsidRPr="00C54D05">
        <w:t>Stainless</w:t>
      </w:r>
      <w:r w:rsidRPr="00C54D05">
        <w:rPr>
          <w:spacing w:val="-6"/>
        </w:rPr>
        <w:t xml:space="preserve"> </w:t>
      </w:r>
      <w:r w:rsidRPr="00C54D05">
        <w:t>Steel</w:t>
      </w:r>
      <w:r w:rsidRPr="00C54D05">
        <w:rPr>
          <w:spacing w:val="-5"/>
        </w:rPr>
        <w:t xml:space="preserve"> </w:t>
      </w:r>
      <w:r w:rsidRPr="00C54D05">
        <w:rPr>
          <w:spacing w:val="-4"/>
        </w:rPr>
        <w:t>(P8)</w:t>
      </w:r>
      <w:bookmarkEnd w:id="523"/>
    </w:p>
    <w:p w14:paraId="725720B1" w14:textId="45234F60" w:rsidR="00C54D05" w:rsidRPr="002B109D" w:rsidRDefault="00C54D05" w:rsidP="002B109D">
      <w:pPr>
        <w:pStyle w:val="ListParagraph"/>
        <w:numPr>
          <w:ilvl w:val="1"/>
          <w:numId w:val="17"/>
        </w:numPr>
        <w:spacing w:before="120" w:after="120"/>
        <w:ind w:left="1134" w:hanging="425"/>
      </w:pPr>
      <w:r w:rsidRPr="002B109D">
        <w:rPr>
          <w:b/>
        </w:rPr>
        <w:t xml:space="preserve">- </w:t>
      </w:r>
      <w:r w:rsidRPr="002B109D">
        <w:rPr>
          <w:color w:val="333333"/>
        </w:rPr>
        <w:t>Stainless</w:t>
      </w:r>
      <w:r w:rsidRPr="002B109D">
        <w:rPr>
          <w:color w:val="333333"/>
          <w:spacing w:val="7"/>
        </w:rPr>
        <w:t xml:space="preserve"> </w:t>
      </w:r>
      <w:r w:rsidRPr="002B109D">
        <w:rPr>
          <w:color w:val="333333"/>
        </w:rPr>
        <w:t>steel</w:t>
      </w:r>
      <w:r w:rsidRPr="002B109D">
        <w:rPr>
          <w:color w:val="333333"/>
          <w:spacing w:val="8"/>
        </w:rPr>
        <w:t xml:space="preserve"> </w:t>
      </w:r>
      <w:r w:rsidRPr="002B109D">
        <w:rPr>
          <w:color w:val="333333"/>
        </w:rPr>
        <w:t>shall</w:t>
      </w:r>
      <w:r w:rsidRPr="002B109D">
        <w:rPr>
          <w:color w:val="333333"/>
          <w:spacing w:val="7"/>
        </w:rPr>
        <w:t xml:space="preserve"> </w:t>
      </w:r>
      <w:r w:rsidRPr="002B109D">
        <w:rPr>
          <w:color w:val="333333"/>
        </w:rPr>
        <w:t>be</w:t>
      </w:r>
      <w:r w:rsidRPr="002B109D">
        <w:rPr>
          <w:color w:val="333333"/>
          <w:spacing w:val="8"/>
        </w:rPr>
        <w:t xml:space="preserve"> </w:t>
      </w:r>
      <w:r w:rsidRPr="002B109D">
        <w:rPr>
          <w:color w:val="333333"/>
        </w:rPr>
        <w:t>kept</w:t>
      </w:r>
      <w:r w:rsidRPr="002B109D">
        <w:rPr>
          <w:color w:val="333333"/>
          <w:spacing w:val="8"/>
        </w:rPr>
        <w:t xml:space="preserve"> </w:t>
      </w:r>
      <w:r w:rsidRPr="002B109D">
        <w:rPr>
          <w:color w:val="333333"/>
        </w:rPr>
        <w:t>free</w:t>
      </w:r>
      <w:r w:rsidRPr="002B109D">
        <w:rPr>
          <w:color w:val="333333"/>
          <w:spacing w:val="7"/>
        </w:rPr>
        <w:t xml:space="preserve"> </w:t>
      </w:r>
      <w:r w:rsidRPr="002B109D">
        <w:rPr>
          <w:color w:val="333333"/>
        </w:rPr>
        <w:t>of</w:t>
      </w:r>
      <w:r w:rsidRPr="002B109D">
        <w:rPr>
          <w:color w:val="333333"/>
          <w:spacing w:val="8"/>
        </w:rPr>
        <w:t xml:space="preserve"> </w:t>
      </w:r>
      <w:r w:rsidRPr="002B109D">
        <w:rPr>
          <w:color w:val="333333"/>
        </w:rPr>
        <w:t>contamination</w:t>
      </w:r>
      <w:r w:rsidRPr="002B109D">
        <w:rPr>
          <w:color w:val="333333"/>
          <w:spacing w:val="7"/>
        </w:rPr>
        <w:t xml:space="preserve"> </w:t>
      </w:r>
      <w:r w:rsidRPr="002B109D">
        <w:rPr>
          <w:color w:val="333333"/>
        </w:rPr>
        <w:t>with</w:t>
      </w:r>
      <w:r w:rsidRPr="002B109D">
        <w:rPr>
          <w:color w:val="333333"/>
          <w:spacing w:val="8"/>
        </w:rPr>
        <w:t xml:space="preserve"> </w:t>
      </w:r>
      <w:r w:rsidRPr="002B109D">
        <w:rPr>
          <w:color w:val="333333"/>
        </w:rPr>
        <w:t>other</w:t>
      </w:r>
      <w:r w:rsidRPr="002B109D">
        <w:rPr>
          <w:color w:val="333333"/>
          <w:spacing w:val="7"/>
        </w:rPr>
        <w:t xml:space="preserve"> </w:t>
      </w:r>
      <w:r w:rsidRPr="002B109D">
        <w:rPr>
          <w:color w:val="333333"/>
        </w:rPr>
        <w:t>ferritic</w:t>
      </w:r>
      <w:r w:rsidRPr="002B109D">
        <w:rPr>
          <w:color w:val="333333"/>
          <w:spacing w:val="8"/>
        </w:rPr>
        <w:t xml:space="preserve"> </w:t>
      </w:r>
      <w:r w:rsidRPr="002B109D">
        <w:rPr>
          <w:color w:val="333333"/>
        </w:rPr>
        <w:t>materials</w:t>
      </w:r>
      <w:r w:rsidRPr="002B109D">
        <w:rPr>
          <w:color w:val="333333"/>
          <w:spacing w:val="7"/>
        </w:rPr>
        <w:t xml:space="preserve"> </w:t>
      </w:r>
      <w:r w:rsidRPr="002B109D">
        <w:rPr>
          <w:color w:val="333333"/>
        </w:rPr>
        <w:t>or</w:t>
      </w:r>
      <w:r w:rsidRPr="002B109D">
        <w:rPr>
          <w:color w:val="333333"/>
          <w:spacing w:val="8"/>
        </w:rPr>
        <w:t xml:space="preserve"> </w:t>
      </w:r>
      <w:r w:rsidRPr="002B109D">
        <w:rPr>
          <w:color w:val="333333"/>
        </w:rPr>
        <w:t>foreign</w:t>
      </w:r>
      <w:r w:rsidRPr="002B109D">
        <w:rPr>
          <w:color w:val="333333"/>
          <w:spacing w:val="7"/>
        </w:rPr>
        <w:t xml:space="preserve"> </w:t>
      </w:r>
      <w:r w:rsidRPr="002B109D">
        <w:rPr>
          <w:color w:val="333333"/>
          <w:spacing w:val="-2"/>
        </w:rPr>
        <w:t>materials.</w:t>
      </w:r>
    </w:p>
    <w:p w14:paraId="50762874" w14:textId="7B86223B" w:rsidR="00C54D05" w:rsidRPr="002B109D" w:rsidRDefault="00C54D05" w:rsidP="002B109D">
      <w:pPr>
        <w:pStyle w:val="BodyText"/>
        <w:spacing w:before="120" w:after="120"/>
        <w:ind w:left="1418" w:hanging="284"/>
        <w:rPr>
          <w:sz w:val="22"/>
          <w:szCs w:val="22"/>
        </w:rPr>
      </w:pPr>
      <w:r w:rsidRPr="002B109D">
        <w:rPr>
          <w:b/>
          <w:sz w:val="22"/>
          <w:szCs w:val="22"/>
        </w:rPr>
        <w:t xml:space="preserve">16-1.1 - </w:t>
      </w:r>
      <w:r w:rsidRPr="002B109D">
        <w:rPr>
          <w:color w:val="333333"/>
          <w:sz w:val="22"/>
          <w:szCs w:val="22"/>
        </w:rPr>
        <w:t>Grinding discs, brushes, and other tools used for welding preparation and interpass cleaning shall only be</w:t>
      </w:r>
      <w:r w:rsidRPr="002B109D">
        <w:rPr>
          <w:color w:val="333333"/>
          <w:spacing w:val="40"/>
          <w:sz w:val="22"/>
          <w:szCs w:val="22"/>
        </w:rPr>
        <w:t xml:space="preserve"> </w:t>
      </w:r>
      <w:r w:rsidRPr="002B109D">
        <w:rPr>
          <w:color w:val="333333"/>
          <w:sz w:val="22"/>
          <w:szCs w:val="22"/>
        </w:rPr>
        <w:t>used for stainless steel materials. Metallic tools (such as wire brushes) shall be made of stainless steel only.</w:t>
      </w:r>
    </w:p>
    <w:p w14:paraId="32A7A112" w14:textId="46B1F48B" w:rsidR="00C54D05" w:rsidRPr="002B109D" w:rsidRDefault="00C54D05" w:rsidP="002B109D">
      <w:pPr>
        <w:pStyle w:val="BodyText"/>
        <w:spacing w:before="120" w:after="120"/>
        <w:ind w:left="1418" w:hanging="284"/>
        <w:rPr>
          <w:sz w:val="22"/>
          <w:szCs w:val="22"/>
        </w:rPr>
      </w:pPr>
      <w:r w:rsidRPr="002B109D">
        <w:rPr>
          <w:b/>
          <w:sz w:val="22"/>
          <w:szCs w:val="22"/>
        </w:rPr>
        <w:t xml:space="preserve">16-1.2 - </w:t>
      </w:r>
      <w:r w:rsidRPr="002B109D">
        <w:rPr>
          <w:color w:val="333333"/>
          <w:sz w:val="22"/>
          <w:szCs w:val="22"/>
        </w:rPr>
        <w:t>After bevel preparation, surface of weld preparation area shall be cleaned</w:t>
      </w:r>
      <w:r w:rsidRPr="002B109D">
        <w:rPr>
          <w:color w:val="333333"/>
          <w:spacing w:val="27"/>
          <w:sz w:val="22"/>
          <w:szCs w:val="22"/>
        </w:rPr>
        <w:t xml:space="preserve"> </w:t>
      </w:r>
      <w:r w:rsidRPr="002B109D">
        <w:rPr>
          <w:color w:val="333333"/>
          <w:sz w:val="22"/>
          <w:szCs w:val="22"/>
        </w:rPr>
        <w:t>with a compatible non-residue solvent</w:t>
      </w:r>
      <w:r w:rsidRPr="002B109D">
        <w:rPr>
          <w:color w:val="333333"/>
          <w:spacing w:val="24"/>
          <w:sz w:val="22"/>
          <w:szCs w:val="22"/>
        </w:rPr>
        <w:t xml:space="preserve"> </w:t>
      </w:r>
      <w:r w:rsidRPr="002B109D">
        <w:rPr>
          <w:color w:val="333333"/>
          <w:sz w:val="22"/>
          <w:szCs w:val="22"/>
        </w:rPr>
        <w:t>or</w:t>
      </w:r>
      <w:r w:rsidRPr="002B109D">
        <w:rPr>
          <w:color w:val="333333"/>
          <w:spacing w:val="24"/>
          <w:sz w:val="22"/>
          <w:szCs w:val="22"/>
        </w:rPr>
        <w:t xml:space="preserve"> </w:t>
      </w:r>
      <w:r w:rsidRPr="002B109D">
        <w:rPr>
          <w:color w:val="333333"/>
          <w:sz w:val="22"/>
          <w:szCs w:val="22"/>
        </w:rPr>
        <w:t>degreaser</w:t>
      </w:r>
      <w:r w:rsidRPr="002B109D">
        <w:rPr>
          <w:color w:val="333333"/>
          <w:spacing w:val="24"/>
          <w:sz w:val="22"/>
          <w:szCs w:val="22"/>
        </w:rPr>
        <w:t xml:space="preserve"> </w:t>
      </w:r>
      <w:r w:rsidRPr="002B109D">
        <w:rPr>
          <w:color w:val="333333"/>
          <w:sz w:val="22"/>
          <w:szCs w:val="22"/>
        </w:rPr>
        <w:t>to</w:t>
      </w:r>
      <w:r w:rsidRPr="002B109D">
        <w:rPr>
          <w:color w:val="333333"/>
          <w:spacing w:val="24"/>
          <w:sz w:val="22"/>
          <w:szCs w:val="22"/>
        </w:rPr>
        <w:t xml:space="preserve"> </w:t>
      </w:r>
      <w:r w:rsidRPr="002B109D">
        <w:rPr>
          <w:color w:val="333333"/>
          <w:sz w:val="22"/>
          <w:szCs w:val="22"/>
        </w:rPr>
        <w:t>remove</w:t>
      </w:r>
      <w:r w:rsidRPr="002B109D">
        <w:rPr>
          <w:color w:val="333333"/>
          <w:spacing w:val="24"/>
          <w:sz w:val="22"/>
          <w:szCs w:val="22"/>
        </w:rPr>
        <w:t xml:space="preserve"> </w:t>
      </w:r>
      <w:r w:rsidRPr="002B109D">
        <w:rPr>
          <w:color w:val="333333"/>
          <w:sz w:val="22"/>
          <w:szCs w:val="22"/>
        </w:rPr>
        <w:t>any</w:t>
      </w:r>
      <w:r w:rsidRPr="002B109D">
        <w:rPr>
          <w:color w:val="333333"/>
          <w:spacing w:val="24"/>
          <w:sz w:val="22"/>
          <w:szCs w:val="22"/>
        </w:rPr>
        <w:t xml:space="preserve"> </w:t>
      </w:r>
      <w:r w:rsidRPr="002B109D">
        <w:rPr>
          <w:color w:val="333333"/>
          <w:sz w:val="22"/>
          <w:szCs w:val="22"/>
        </w:rPr>
        <w:t>oils,</w:t>
      </w:r>
      <w:r w:rsidRPr="002B109D">
        <w:rPr>
          <w:color w:val="333333"/>
          <w:spacing w:val="24"/>
          <w:sz w:val="22"/>
          <w:szCs w:val="22"/>
        </w:rPr>
        <w:t xml:space="preserve"> </w:t>
      </w:r>
      <w:r w:rsidRPr="002B109D">
        <w:rPr>
          <w:color w:val="333333"/>
          <w:sz w:val="22"/>
          <w:szCs w:val="22"/>
        </w:rPr>
        <w:t>cutting</w:t>
      </w:r>
      <w:r w:rsidRPr="002B109D">
        <w:rPr>
          <w:color w:val="333333"/>
          <w:spacing w:val="24"/>
          <w:sz w:val="22"/>
          <w:szCs w:val="22"/>
        </w:rPr>
        <w:t xml:space="preserve"> </w:t>
      </w:r>
      <w:r w:rsidRPr="002B109D">
        <w:rPr>
          <w:color w:val="333333"/>
          <w:sz w:val="22"/>
          <w:szCs w:val="22"/>
        </w:rPr>
        <w:t>fluids,</w:t>
      </w:r>
      <w:r w:rsidRPr="002B109D">
        <w:rPr>
          <w:color w:val="333333"/>
          <w:spacing w:val="24"/>
          <w:sz w:val="22"/>
          <w:szCs w:val="22"/>
        </w:rPr>
        <w:t xml:space="preserve"> </w:t>
      </w:r>
      <w:r w:rsidRPr="002B109D">
        <w:rPr>
          <w:color w:val="333333"/>
          <w:sz w:val="22"/>
          <w:szCs w:val="22"/>
        </w:rPr>
        <w:t>halides,</w:t>
      </w:r>
      <w:r w:rsidRPr="002B109D">
        <w:rPr>
          <w:color w:val="333333"/>
          <w:spacing w:val="24"/>
          <w:sz w:val="22"/>
          <w:szCs w:val="22"/>
        </w:rPr>
        <w:t xml:space="preserve"> </w:t>
      </w:r>
      <w:r w:rsidRPr="002B109D">
        <w:rPr>
          <w:color w:val="333333"/>
          <w:sz w:val="22"/>
          <w:szCs w:val="22"/>
        </w:rPr>
        <w:t>or</w:t>
      </w:r>
      <w:r w:rsidRPr="002B109D">
        <w:rPr>
          <w:color w:val="333333"/>
          <w:spacing w:val="24"/>
          <w:sz w:val="22"/>
          <w:szCs w:val="22"/>
        </w:rPr>
        <w:t xml:space="preserve"> </w:t>
      </w:r>
      <w:r w:rsidRPr="002B109D">
        <w:rPr>
          <w:color w:val="333333"/>
          <w:sz w:val="22"/>
          <w:szCs w:val="22"/>
        </w:rPr>
        <w:t>other</w:t>
      </w:r>
      <w:r w:rsidRPr="002B109D">
        <w:rPr>
          <w:color w:val="333333"/>
          <w:spacing w:val="24"/>
          <w:sz w:val="22"/>
          <w:szCs w:val="22"/>
        </w:rPr>
        <w:t xml:space="preserve"> </w:t>
      </w:r>
      <w:r w:rsidRPr="002B109D">
        <w:rPr>
          <w:color w:val="333333"/>
          <w:sz w:val="22"/>
          <w:szCs w:val="22"/>
        </w:rPr>
        <w:t>contaminants</w:t>
      </w:r>
      <w:r w:rsidRPr="002B109D">
        <w:rPr>
          <w:color w:val="333333"/>
          <w:spacing w:val="24"/>
          <w:sz w:val="22"/>
          <w:szCs w:val="22"/>
        </w:rPr>
        <w:t xml:space="preserve"> </w:t>
      </w:r>
      <w:r w:rsidRPr="002B109D">
        <w:rPr>
          <w:color w:val="333333"/>
          <w:sz w:val="22"/>
          <w:szCs w:val="22"/>
        </w:rPr>
        <w:t>prior</w:t>
      </w:r>
      <w:r w:rsidRPr="002B109D">
        <w:rPr>
          <w:color w:val="333333"/>
          <w:spacing w:val="24"/>
          <w:sz w:val="22"/>
          <w:szCs w:val="22"/>
        </w:rPr>
        <w:t xml:space="preserve"> </w:t>
      </w:r>
      <w:r w:rsidRPr="002B109D">
        <w:rPr>
          <w:color w:val="333333"/>
          <w:sz w:val="22"/>
          <w:szCs w:val="22"/>
        </w:rPr>
        <w:t>to</w:t>
      </w:r>
      <w:r w:rsidRPr="002B109D">
        <w:rPr>
          <w:color w:val="333333"/>
          <w:spacing w:val="24"/>
          <w:sz w:val="22"/>
          <w:szCs w:val="22"/>
        </w:rPr>
        <w:t xml:space="preserve"> </w:t>
      </w:r>
      <w:r w:rsidRPr="002B109D">
        <w:rPr>
          <w:color w:val="333333"/>
          <w:sz w:val="22"/>
          <w:szCs w:val="22"/>
        </w:rPr>
        <w:t>welding.</w:t>
      </w:r>
    </w:p>
    <w:p w14:paraId="5B076C44" w14:textId="41F29DFF" w:rsidR="00C54D05" w:rsidRPr="002B109D" w:rsidRDefault="00C54D05" w:rsidP="002B109D">
      <w:pPr>
        <w:pStyle w:val="ListParagraph"/>
        <w:numPr>
          <w:ilvl w:val="1"/>
          <w:numId w:val="17"/>
        </w:numPr>
        <w:spacing w:before="120" w:after="120"/>
        <w:ind w:left="1134" w:hanging="425"/>
      </w:pPr>
      <w:r w:rsidRPr="002B109D">
        <w:rPr>
          <w:b/>
        </w:rPr>
        <w:t>-</w:t>
      </w:r>
      <w:r w:rsidRPr="002B109D">
        <w:rPr>
          <w:b/>
          <w:spacing w:val="1"/>
        </w:rPr>
        <w:t xml:space="preserve"> </w:t>
      </w:r>
      <w:r w:rsidRPr="002B109D">
        <w:rPr>
          <w:color w:val="333333"/>
        </w:rPr>
        <w:t>Preheating</w:t>
      </w:r>
      <w:r w:rsidRPr="002B109D">
        <w:rPr>
          <w:color w:val="333333"/>
          <w:spacing w:val="8"/>
        </w:rPr>
        <w:t xml:space="preserve"> </w:t>
      </w:r>
      <w:r w:rsidRPr="002B109D">
        <w:rPr>
          <w:color w:val="333333"/>
        </w:rPr>
        <w:t>and</w:t>
      </w:r>
      <w:r w:rsidRPr="002B109D">
        <w:rPr>
          <w:color w:val="333333"/>
          <w:spacing w:val="9"/>
        </w:rPr>
        <w:t xml:space="preserve"> </w:t>
      </w:r>
      <w:r w:rsidRPr="002B109D">
        <w:rPr>
          <w:color w:val="333333"/>
        </w:rPr>
        <w:t>interpass</w:t>
      </w:r>
      <w:r w:rsidRPr="002B109D">
        <w:rPr>
          <w:color w:val="333333"/>
          <w:spacing w:val="8"/>
        </w:rPr>
        <w:t xml:space="preserve"> </w:t>
      </w:r>
      <w:r w:rsidRPr="002B109D">
        <w:rPr>
          <w:color w:val="333333"/>
        </w:rPr>
        <w:t>control</w:t>
      </w:r>
      <w:r w:rsidRPr="002B109D">
        <w:rPr>
          <w:color w:val="333333"/>
          <w:spacing w:val="9"/>
        </w:rPr>
        <w:t xml:space="preserve"> </w:t>
      </w:r>
      <w:r w:rsidRPr="002B109D">
        <w:rPr>
          <w:color w:val="333333"/>
        </w:rPr>
        <w:t>austenitic</w:t>
      </w:r>
      <w:r w:rsidRPr="002B109D">
        <w:rPr>
          <w:color w:val="333333"/>
          <w:spacing w:val="8"/>
        </w:rPr>
        <w:t xml:space="preserve"> </w:t>
      </w:r>
      <w:r w:rsidRPr="002B109D">
        <w:rPr>
          <w:color w:val="333333"/>
        </w:rPr>
        <w:t>stainless</w:t>
      </w:r>
      <w:r w:rsidRPr="002B109D">
        <w:rPr>
          <w:color w:val="333333"/>
          <w:spacing w:val="9"/>
        </w:rPr>
        <w:t xml:space="preserve"> </w:t>
      </w:r>
      <w:r w:rsidRPr="002B109D">
        <w:rPr>
          <w:color w:val="333333"/>
        </w:rPr>
        <w:t>steel</w:t>
      </w:r>
      <w:r w:rsidRPr="002B109D">
        <w:rPr>
          <w:color w:val="333333"/>
          <w:spacing w:val="8"/>
        </w:rPr>
        <w:t xml:space="preserve"> </w:t>
      </w:r>
      <w:r w:rsidRPr="002B109D">
        <w:rPr>
          <w:color w:val="333333"/>
        </w:rPr>
        <w:t>shall</w:t>
      </w:r>
      <w:r w:rsidRPr="002B109D">
        <w:rPr>
          <w:color w:val="333333"/>
          <w:spacing w:val="9"/>
        </w:rPr>
        <w:t xml:space="preserve"> </w:t>
      </w:r>
      <w:r w:rsidRPr="002B109D">
        <w:rPr>
          <w:color w:val="333333"/>
        </w:rPr>
        <w:t>be</w:t>
      </w:r>
      <w:r w:rsidRPr="002B109D">
        <w:rPr>
          <w:color w:val="333333"/>
          <w:spacing w:val="8"/>
        </w:rPr>
        <w:t xml:space="preserve"> </w:t>
      </w:r>
      <w:r w:rsidRPr="002B109D">
        <w:rPr>
          <w:color w:val="333333"/>
        </w:rPr>
        <w:t>conducted</w:t>
      </w:r>
      <w:r w:rsidRPr="002B109D">
        <w:rPr>
          <w:color w:val="333333"/>
          <w:spacing w:val="9"/>
        </w:rPr>
        <w:t xml:space="preserve"> </w:t>
      </w:r>
      <w:r w:rsidRPr="002B109D">
        <w:rPr>
          <w:color w:val="333333"/>
        </w:rPr>
        <w:t>in</w:t>
      </w:r>
      <w:r w:rsidRPr="002B109D">
        <w:rPr>
          <w:color w:val="333333"/>
          <w:spacing w:val="8"/>
        </w:rPr>
        <w:t xml:space="preserve"> </w:t>
      </w:r>
      <w:r w:rsidRPr="002B109D">
        <w:rPr>
          <w:color w:val="333333"/>
        </w:rPr>
        <w:t>accordance</w:t>
      </w:r>
      <w:r w:rsidRPr="002B109D">
        <w:rPr>
          <w:color w:val="333333"/>
          <w:spacing w:val="9"/>
        </w:rPr>
        <w:t xml:space="preserve"> </w:t>
      </w:r>
      <w:r w:rsidRPr="002B109D">
        <w:rPr>
          <w:color w:val="333333"/>
        </w:rPr>
        <w:t>with</w:t>
      </w:r>
      <w:r w:rsidRPr="002B109D">
        <w:rPr>
          <w:color w:val="333333"/>
          <w:spacing w:val="8"/>
        </w:rPr>
        <w:t xml:space="preserve"> </w:t>
      </w:r>
      <w:r w:rsidRPr="002B109D">
        <w:rPr>
          <w:color w:val="333333"/>
        </w:rPr>
        <w:t>Section</w:t>
      </w:r>
      <w:r w:rsidRPr="002B109D">
        <w:rPr>
          <w:color w:val="333333"/>
          <w:spacing w:val="14"/>
        </w:rPr>
        <w:t xml:space="preserve"> </w:t>
      </w:r>
      <w:hyperlink w:anchor="_bookmark59" w:history="1">
        <w:r w:rsidRPr="002B109D">
          <w:rPr>
            <w:spacing w:val="-5"/>
            <w:u w:val="single"/>
          </w:rPr>
          <w:t>21</w:t>
        </w:r>
      </w:hyperlink>
      <w:r w:rsidRPr="002B109D">
        <w:rPr>
          <w:color w:val="333333"/>
          <w:spacing w:val="-5"/>
        </w:rPr>
        <w:t>.</w:t>
      </w:r>
    </w:p>
    <w:p w14:paraId="69F2E178" w14:textId="48316554" w:rsidR="00C54D05" w:rsidRPr="002B109D" w:rsidRDefault="00C54D05" w:rsidP="002B109D">
      <w:pPr>
        <w:pStyle w:val="ListParagraph"/>
        <w:numPr>
          <w:ilvl w:val="1"/>
          <w:numId w:val="17"/>
        </w:numPr>
        <w:spacing w:before="120" w:after="120"/>
        <w:ind w:left="1134" w:hanging="425"/>
      </w:pPr>
      <w:r w:rsidRPr="002B109D">
        <w:rPr>
          <w:b/>
        </w:rPr>
        <w:t xml:space="preserve">- </w:t>
      </w:r>
      <w:r w:rsidRPr="002B109D">
        <w:rPr>
          <w:color w:val="333333"/>
        </w:rPr>
        <w:t>Austenitic</w:t>
      </w:r>
      <w:r w:rsidRPr="002B109D">
        <w:rPr>
          <w:color w:val="333333"/>
          <w:spacing w:val="7"/>
        </w:rPr>
        <w:t xml:space="preserve"> </w:t>
      </w:r>
      <w:r w:rsidRPr="002B109D">
        <w:rPr>
          <w:color w:val="333333"/>
        </w:rPr>
        <w:t>Stainless</w:t>
      </w:r>
      <w:r w:rsidRPr="002B109D">
        <w:rPr>
          <w:color w:val="333333"/>
          <w:spacing w:val="7"/>
        </w:rPr>
        <w:t xml:space="preserve"> </w:t>
      </w:r>
      <w:r w:rsidRPr="002B109D">
        <w:rPr>
          <w:color w:val="333333"/>
        </w:rPr>
        <w:t>Steel</w:t>
      </w:r>
      <w:r w:rsidRPr="002B109D">
        <w:rPr>
          <w:color w:val="333333"/>
          <w:spacing w:val="7"/>
        </w:rPr>
        <w:t xml:space="preserve"> </w:t>
      </w:r>
      <w:r w:rsidRPr="002B109D">
        <w:rPr>
          <w:color w:val="333333"/>
        </w:rPr>
        <w:t>(P8)</w:t>
      </w:r>
      <w:r w:rsidRPr="002B109D">
        <w:rPr>
          <w:color w:val="333333"/>
          <w:spacing w:val="7"/>
        </w:rPr>
        <w:t xml:space="preserve"> </w:t>
      </w:r>
      <w:r w:rsidRPr="002B109D">
        <w:rPr>
          <w:color w:val="333333"/>
        </w:rPr>
        <w:t>materials</w:t>
      </w:r>
      <w:r w:rsidRPr="002B109D">
        <w:rPr>
          <w:color w:val="333333"/>
          <w:spacing w:val="7"/>
        </w:rPr>
        <w:t xml:space="preserve"> </w:t>
      </w:r>
      <w:r w:rsidRPr="002B109D">
        <w:rPr>
          <w:color w:val="333333"/>
        </w:rPr>
        <w:t>shall</w:t>
      </w:r>
      <w:r w:rsidRPr="002B109D">
        <w:rPr>
          <w:color w:val="333333"/>
          <w:spacing w:val="7"/>
        </w:rPr>
        <w:t xml:space="preserve"> </w:t>
      </w:r>
      <w:r w:rsidRPr="002B109D">
        <w:rPr>
          <w:color w:val="333333"/>
        </w:rPr>
        <w:t>not</w:t>
      </w:r>
      <w:r w:rsidRPr="002B109D">
        <w:rPr>
          <w:color w:val="333333"/>
          <w:spacing w:val="7"/>
        </w:rPr>
        <w:t xml:space="preserve"> </w:t>
      </w:r>
      <w:r w:rsidRPr="002B109D">
        <w:rPr>
          <w:color w:val="333333"/>
        </w:rPr>
        <w:t>be</w:t>
      </w:r>
      <w:r w:rsidRPr="002B109D">
        <w:rPr>
          <w:color w:val="333333"/>
          <w:spacing w:val="8"/>
        </w:rPr>
        <w:t xml:space="preserve"> </w:t>
      </w:r>
      <w:r w:rsidRPr="002B109D">
        <w:rPr>
          <w:color w:val="333333"/>
        </w:rPr>
        <w:t>PWHT</w:t>
      </w:r>
      <w:r w:rsidRPr="002B109D">
        <w:rPr>
          <w:color w:val="333333"/>
          <w:spacing w:val="7"/>
        </w:rPr>
        <w:t xml:space="preserve"> </w:t>
      </w:r>
      <w:r w:rsidRPr="002B109D">
        <w:rPr>
          <w:color w:val="333333"/>
        </w:rPr>
        <w:t>unless</w:t>
      </w:r>
      <w:r w:rsidRPr="002B109D">
        <w:rPr>
          <w:color w:val="333333"/>
          <w:spacing w:val="7"/>
        </w:rPr>
        <w:t xml:space="preserve"> </w:t>
      </w:r>
      <w:r w:rsidRPr="002B109D">
        <w:rPr>
          <w:color w:val="333333"/>
        </w:rPr>
        <w:t>specified</w:t>
      </w:r>
      <w:r w:rsidRPr="002B109D">
        <w:rPr>
          <w:color w:val="333333"/>
          <w:spacing w:val="7"/>
        </w:rPr>
        <w:t xml:space="preserve"> </w:t>
      </w:r>
      <w:r w:rsidRPr="002B109D">
        <w:rPr>
          <w:color w:val="333333"/>
        </w:rPr>
        <w:t>by</w:t>
      </w:r>
      <w:r w:rsidRPr="002B109D">
        <w:rPr>
          <w:color w:val="333333"/>
          <w:spacing w:val="7"/>
        </w:rPr>
        <w:t xml:space="preserve"> </w:t>
      </w:r>
      <w:r w:rsidRPr="002B109D">
        <w:rPr>
          <w:color w:val="333333"/>
        </w:rPr>
        <w:t>the</w:t>
      </w:r>
      <w:r w:rsidRPr="002B109D">
        <w:rPr>
          <w:color w:val="333333"/>
          <w:spacing w:val="7"/>
        </w:rPr>
        <w:t xml:space="preserve"> </w:t>
      </w:r>
      <w:r w:rsidRPr="002B109D">
        <w:rPr>
          <w:color w:val="333333"/>
        </w:rPr>
        <w:t>Owner's</w:t>
      </w:r>
      <w:r w:rsidRPr="002B109D">
        <w:rPr>
          <w:color w:val="333333"/>
          <w:spacing w:val="7"/>
        </w:rPr>
        <w:t xml:space="preserve"> </w:t>
      </w:r>
      <w:r w:rsidRPr="002B109D">
        <w:rPr>
          <w:color w:val="333333"/>
        </w:rPr>
        <w:t>materials</w:t>
      </w:r>
      <w:r w:rsidRPr="002B109D">
        <w:rPr>
          <w:color w:val="333333"/>
          <w:spacing w:val="7"/>
        </w:rPr>
        <w:t xml:space="preserve"> </w:t>
      </w:r>
      <w:r w:rsidRPr="002B109D">
        <w:rPr>
          <w:color w:val="333333"/>
          <w:spacing w:val="-2"/>
        </w:rPr>
        <w:t>engineer.</w:t>
      </w:r>
    </w:p>
    <w:p w14:paraId="25C0B427" w14:textId="07CDB3A6" w:rsidR="00C54D05" w:rsidRPr="002B109D" w:rsidRDefault="00C54D05" w:rsidP="002B109D">
      <w:pPr>
        <w:pStyle w:val="ListParagraph"/>
        <w:numPr>
          <w:ilvl w:val="1"/>
          <w:numId w:val="17"/>
        </w:numPr>
        <w:spacing w:before="120" w:after="120"/>
        <w:ind w:left="1134" w:hanging="425"/>
      </w:pPr>
      <w:r w:rsidRPr="002B109D">
        <w:rPr>
          <w:b/>
        </w:rPr>
        <w:t xml:space="preserve">- </w:t>
      </w:r>
      <w:hyperlink w:anchor="_bookmark45" w:history="1">
        <w:r w:rsidRPr="002B109D">
          <w:rPr>
            <w:u w:val="single"/>
          </w:rPr>
          <w:t>Table 7</w:t>
        </w:r>
      </w:hyperlink>
      <w:r w:rsidRPr="002B109D">
        <w:t xml:space="preserve"> </w:t>
      </w:r>
      <w:r w:rsidRPr="002B109D">
        <w:rPr>
          <w:color w:val="333333"/>
        </w:rPr>
        <w:t>shall be used for determining American Welding Society (AWS) classification and Unified Numbering</w:t>
      </w:r>
      <w:r w:rsidR="00145C12" w:rsidRPr="002B109D">
        <w:rPr>
          <w:color w:val="333333"/>
          <w:spacing w:val="40"/>
        </w:rPr>
        <w:t xml:space="preserve"> </w:t>
      </w:r>
      <w:r w:rsidRPr="002B109D">
        <w:rPr>
          <w:color w:val="333333"/>
        </w:rPr>
        <w:t xml:space="preserve">System (UNS) numbers of austenitic stainless steel </w:t>
      </w:r>
      <w:r w:rsidR="00A5707A" w:rsidRPr="002B109D">
        <w:rPr>
          <w:color w:val="333333"/>
        </w:rPr>
        <w:t>W</w:t>
      </w:r>
      <w:r w:rsidRPr="002B109D">
        <w:rPr>
          <w:color w:val="333333"/>
        </w:rPr>
        <w:t xml:space="preserve">elding </w:t>
      </w:r>
      <w:r w:rsidR="00A5707A" w:rsidRPr="002B109D">
        <w:rPr>
          <w:color w:val="333333"/>
        </w:rPr>
        <w:t>C</w:t>
      </w:r>
      <w:r w:rsidRPr="002B109D">
        <w:rPr>
          <w:color w:val="333333"/>
        </w:rPr>
        <w:t>onsumables.</w:t>
      </w:r>
    </w:p>
    <w:p w14:paraId="30DEC278" w14:textId="36CDA132" w:rsidR="008250D1" w:rsidRPr="002B109D" w:rsidRDefault="00C54D05" w:rsidP="002B109D">
      <w:pPr>
        <w:pStyle w:val="BodyText"/>
        <w:spacing w:before="120" w:after="120"/>
        <w:ind w:left="1418" w:hanging="284"/>
        <w:rPr>
          <w:sz w:val="22"/>
          <w:szCs w:val="22"/>
        </w:rPr>
      </w:pPr>
      <w:r w:rsidRPr="002B109D">
        <w:rPr>
          <w:b/>
          <w:sz w:val="22"/>
          <w:szCs w:val="22"/>
        </w:rPr>
        <w:t xml:space="preserve">16-4.1 - </w:t>
      </w:r>
      <w:r w:rsidRPr="002B109D">
        <w:rPr>
          <w:color w:val="333333"/>
          <w:sz w:val="22"/>
          <w:szCs w:val="22"/>
        </w:rPr>
        <w:t>Low carbon grades (304L, 316L, and 317L) shall be joined with low carbon weld metal of corresponding</w:t>
      </w:r>
      <w:r w:rsidRPr="002B109D">
        <w:rPr>
          <w:color w:val="333333"/>
          <w:spacing w:val="40"/>
          <w:sz w:val="22"/>
          <w:szCs w:val="22"/>
        </w:rPr>
        <w:t xml:space="preserve"> </w:t>
      </w:r>
      <w:r w:rsidRPr="002B109D">
        <w:rPr>
          <w:color w:val="333333"/>
          <w:spacing w:val="-2"/>
          <w:sz w:val="22"/>
          <w:szCs w:val="22"/>
        </w:rPr>
        <w:t>composition.</w:t>
      </w:r>
    </w:p>
    <w:p w14:paraId="6CD739A0" w14:textId="4D387DC6" w:rsidR="008250D1" w:rsidRPr="002B109D" w:rsidRDefault="008250D1" w:rsidP="002B109D">
      <w:pPr>
        <w:spacing w:before="120" w:after="240"/>
        <w:ind w:left="709"/>
        <w:rPr>
          <w:b/>
        </w:rPr>
      </w:pPr>
      <w:r w:rsidRPr="002B109D">
        <w:rPr>
          <w:b/>
        </w:rPr>
        <w:t>Table</w:t>
      </w:r>
      <w:r w:rsidRPr="002B109D">
        <w:rPr>
          <w:b/>
          <w:spacing w:val="14"/>
        </w:rPr>
        <w:t xml:space="preserve"> </w:t>
      </w:r>
      <w:r w:rsidRPr="002B109D">
        <w:rPr>
          <w:b/>
          <w:iCs/>
        </w:rPr>
        <w:t>7</w:t>
      </w:r>
      <w:r w:rsidRPr="002B109D">
        <w:rPr>
          <w:b/>
        </w:rPr>
        <w:t>:</w:t>
      </w:r>
      <w:r w:rsidRPr="002B109D">
        <w:rPr>
          <w:b/>
          <w:spacing w:val="9"/>
        </w:rPr>
        <w:t xml:space="preserve"> </w:t>
      </w:r>
      <w:r w:rsidRPr="002B109D">
        <w:rPr>
          <w:b/>
        </w:rPr>
        <w:t>Welding</w:t>
      </w:r>
      <w:r w:rsidRPr="002B109D">
        <w:rPr>
          <w:b/>
          <w:spacing w:val="9"/>
        </w:rPr>
        <w:t xml:space="preserve"> </w:t>
      </w:r>
      <w:r w:rsidR="00A5707A" w:rsidRPr="002B109D">
        <w:rPr>
          <w:b/>
        </w:rPr>
        <w:t>C</w:t>
      </w:r>
      <w:r w:rsidRPr="002B109D">
        <w:rPr>
          <w:b/>
        </w:rPr>
        <w:t>onsumables</w:t>
      </w:r>
      <w:r w:rsidRPr="002B109D">
        <w:rPr>
          <w:b/>
          <w:spacing w:val="9"/>
        </w:rPr>
        <w:t xml:space="preserve"> </w:t>
      </w:r>
      <w:r w:rsidRPr="002B109D">
        <w:rPr>
          <w:b/>
        </w:rPr>
        <w:t>for</w:t>
      </w:r>
      <w:r w:rsidRPr="002B109D">
        <w:rPr>
          <w:b/>
          <w:spacing w:val="8"/>
        </w:rPr>
        <w:t xml:space="preserve"> </w:t>
      </w:r>
      <w:r w:rsidRPr="002B109D">
        <w:rPr>
          <w:b/>
        </w:rPr>
        <w:t>Austenitic</w:t>
      </w:r>
      <w:r w:rsidRPr="002B109D">
        <w:rPr>
          <w:b/>
          <w:spacing w:val="9"/>
        </w:rPr>
        <w:t xml:space="preserve"> </w:t>
      </w:r>
      <w:r w:rsidRPr="002B109D">
        <w:rPr>
          <w:b/>
        </w:rPr>
        <w:t>Stainless</w:t>
      </w:r>
      <w:r w:rsidRPr="002B109D">
        <w:rPr>
          <w:b/>
          <w:spacing w:val="9"/>
        </w:rPr>
        <w:t xml:space="preserve"> </w:t>
      </w:r>
      <w:r w:rsidRPr="002B109D">
        <w:rPr>
          <w:b/>
        </w:rPr>
        <w:t>Steel</w:t>
      </w:r>
      <w:r w:rsidRPr="002B109D">
        <w:rPr>
          <w:b/>
          <w:spacing w:val="9"/>
        </w:rPr>
        <w:t xml:space="preserve"> </w:t>
      </w:r>
      <w:r w:rsidRPr="002B109D">
        <w:rPr>
          <w:b/>
          <w:spacing w:val="-4"/>
        </w:rPr>
        <w:t>(P8)</w:t>
      </w:r>
    </w:p>
    <w:tbl>
      <w:tblPr>
        <w:tblW w:w="0" w:type="auto"/>
        <w:tblInd w:w="55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889"/>
        <w:gridCol w:w="2526"/>
        <w:gridCol w:w="2572"/>
        <w:gridCol w:w="2033"/>
      </w:tblGrid>
      <w:tr w:rsidR="00BF70F3" w:rsidRPr="00163AC6" w14:paraId="711C5464" w14:textId="77777777" w:rsidTr="00032292">
        <w:trPr>
          <w:trHeight w:val="111"/>
        </w:trPr>
        <w:tc>
          <w:tcPr>
            <w:tcW w:w="2889" w:type="dxa"/>
            <w:shd w:val="clear" w:color="auto" w:fill="F0F0F0"/>
            <w:vAlign w:val="center"/>
          </w:tcPr>
          <w:p w14:paraId="5FA9A7CD" w14:textId="77777777" w:rsidR="00BF70F3" w:rsidRPr="00163AC6" w:rsidRDefault="00BF70F3" w:rsidP="006C53CA">
            <w:pPr>
              <w:pStyle w:val="TableParagraph"/>
              <w:spacing w:before="0"/>
              <w:ind w:left="0"/>
              <w:jc w:val="center"/>
              <w:rPr>
                <w:rFonts w:ascii="Times New Roman" w:hAnsi="Times New Roman" w:cs="Times New Roman"/>
                <w:b/>
              </w:rPr>
            </w:pPr>
            <w:r w:rsidRPr="00163AC6">
              <w:rPr>
                <w:rFonts w:ascii="Times New Roman" w:hAnsi="Times New Roman" w:cs="Times New Roman"/>
                <w:b/>
                <w:color w:val="303030"/>
              </w:rPr>
              <w:t>Base</w:t>
            </w:r>
            <w:r w:rsidRPr="00163AC6">
              <w:rPr>
                <w:rFonts w:ascii="Times New Roman" w:hAnsi="Times New Roman" w:cs="Times New Roman"/>
                <w:b/>
                <w:color w:val="303030"/>
                <w:spacing w:val="6"/>
              </w:rPr>
              <w:t xml:space="preserve"> </w:t>
            </w:r>
            <w:r w:rsidRPr="00163AC6">
              <w:rPr>
                <w:rFonts w:ascii="Times New Roman" w:hAnsi="Times New Roman" w:cs="Times New Roman"/>
                <w:b/>
                <w:color w:val="303030"/>
              </w:rPr>
              <w:t>Metal</w:t>
            </w:r>
            <w:r w:rsidRPr="00163AC6">
              <w:rPr>
                <w:rFonts w:ascii="Times New Roman" w:hAnsi="Times New Roman" w:cs="Times New Roman"/>
                <w:b/>
                <w:color w:val="303030"/>
                <w:spacing w:val="6"/>
              </w:rPr>
              <w:t xml:space="preserve"> </w:t>
            </w:r>
            <w:r w:rsidRPr="00163AC6">
              <w:rPr>
                <w:rFonts w:ascii="Times New Roman" w:hAnsi="Times New Roman" w:cs="Times New Roman"/>
                <w:b/>
                <w:color w:val="303030"/>
                <w:spacing w:val="-2"/>
              </w:rPr>
              <w:t>Composition</w:t>
            </w:r>
          </w:p>
        </w:tc>
        <w:tc>
          <w:tcPr>
            <w:tcW w:w="2526" w:type="dxa"/>
            <w:shd w:val="clear" w:color="auto" w:fill="F0F0F0"/>
            <w:vAlign w:val="center"/>
          </w:tcPr>
          <w:p w14:paraId="0A97573E" w14:textId="77777777" w:rsidR="00BF70F3" w:rsidRPr="00163AC6" w:rsidRDefault="00BF70F3" w:rsidP="006C53CA">
            <w:pPr>
              <w:pStyle w:val="TableParagraph"/>
              <w:spacing w:before="0"/>
              <w:ind w:left="0"/>
              <w:jc w:val="center"/>
              <w:rPr>
                <w:rFonts w:ascii="Times New Roman" w:hAnsi="Times New Roman" w:cs="Times New Roman"/>
                <w:b/>
              </w:rPr>
            </w:pPr>
            <w:r w:rsidRPr="00163AC6">
              <w:rPr>
                <w:rFonts w:ascii="Times New Roman" w:hAnsi="Times New Roman" w:cs="Times New Roman"/>
                <w:b/>
                <w:color w:val="303030"/>
              </w:rPr>
              <w:t>ASME</w:t>
            </w:r>
            <w:r w:rsidRPr="00163AC6">
              <w:rPr>
                <w:rFonts w:ascii="Times New Roman" w:hAnsi="Times New Roman" w:cs="Times New Roman"/>
                <w:b/>
                <w:color w:val="303030"/>
                <w:spacing w:val="7"/>
              </w:rPr>
              <w:t xml:space="preserve"> </w:t>
            </w:r>
            <w:r w:rsidRPr="00163AC6">
              <w:rPr>
                <w:rFonts w:ascii="Times New Roman" w:hAnsi="Times New Roman" w:cs="Times New Roman"/>
                <w:b/>
                <w:color w:val="303030"/>
                <w:spacing w:val="-2"/>
              </w:rPr>
              <w:t>Specification</w:t>
            </w:r>
          </w:p>
        </w:tc>
        <w:tc>
          <w:tcPr>
            <w:tcW w:w="2572" w:type="dxa"/>
            <w:shd w:val="clear" w:color="auto" w:fill="F0F0F0"/>
            <w:vAlign w:val="center"/>
          </w:tcPr>
          <w:p w14:paraId="6AFA8AFC" w14:textId="77777777" w:rsidR="00BF70F3" w:rsidRPr="00163AC6" w:rsidRDefault="00BF70F3" w:rsidP="006C53CA">
            <w:pPr>
              <w:pStyle w:val="TableParagraph"/>
              <w:spacing w:before="0"/>
              <w:ind w:left="0"/>
              <w:jc w:val="center"/>
              <w:rPr>
                <w:rFonts w:ascii="Times New Roman" w:hAnsi="Times New Roman" w:cs="Times New Roman"/>
                <w:b/>
              </w:rPr>
            </w:pPr>
            <w:r w:rsidRPr="00163AC6">
              <w:rPr>
                <w:rFonts w:ascii="Times New Roman" w:hAnsi="Times New Roman" w:cs="Times New Roman"/>
                <w:b/>
                <w:color w:val="303030"/>
              </w:rPr>
              <w:t>AWS</w:t>
            </w:r>
            <w:r w:rsidRPr="00163AC6">
              <w:rPr>
                <w:rFonts w:ascii="Times New Roman" w:hAnsi="Times New Roman" w:cs="Times New Roman"/>
                <w:b/>
                <w:color w:val="303030"/>
                <w:spacing w:val="6"/>
              </w:rPr>
              <w:t xml:space="preserve"> </w:t>
            </w:r>
            <w:r w:rsidRPr="00163AC6">
              <w:rPr>
                <w:rFonts w:ascii="Times New Roman" w:hAnsi="Times New Roman" w:cs="Times New Roman"/>
                <w:b/>
                <w:color w:val="303030"/>
                <w:spacing w:val="-2"/>
              </w:rPr>
              <w:t>Classification</w:t>
            </w:r>
          </w:p>
        </w:tc>
        <w:tc>
          <w:tcPr>
            <w:tcW w:w="2033" w:type="dxa"/>
            <w:shd w:val="clear" w:color="auto" w:fill="F0F0F0"/>
            <w:vAlign w:val="center"/>
          </w:tcPr>
          <w:p w14:paraId="28B2DEDC" w14:textId="77777777" w:rsidR="00BF70F3" w:rsidRPr="00163AC6" w:rsidRDefault="00BF70F3" w:rsidP="006C53CA">
            <w:pPr>
              <w:pStyle w:val="TableParagraph"/>
              <w:spacing w:before="0"/>
              <w:ind w:left="0"/>
              <w:jc w:val="center"/>
              <w:rPr>
                <w:rFonts w:ascii="Times New Roman" w:hAnsi="Times New Roman" w:cs="Times New Roman"/>
                <w:b/>
              </w:rPr>
            </w:pPr>
            <w:r w:rsidRPr="00163AC6">
              <w:rPr>
                <w:rFonts w:ascii="Times New Roman" w:hAnsi="Times New Roman" w:cs="Times New Roman"/>
                <w:b/>
                <w:color w:val="303030"/>
              </w:rPr>
              <w:t>UNS</w:t>
            </w:r>
            <w:r w:rsidRPr="00163AC6">
              <w:rPr>
                <w:rFonts w:ascii="Times New Roman" w:hAnsi="Times New Roman" w:cs="Times New Roman"/>
                <w:b/>
                <w:color w:val="303030"/>
                <w:spacing w:val="5"/>
              </w:rPr>
              <w:t xml:space="preserve"> </w:t>
            </w:r>
            <w:r w:rsidRPr="00163AC6">
              <w:rPr>
                <w:rFonts w:ascii="Times New Roman" w:hAnsi="Times New Roman" w:cs="Times New Roman"/>
                <w:b/>
                <w:color w:val="303030"/>
                <w:spacing w:val="-2"/>
              </w:rPr>
              <w:t>Number</w:t>
            </w:r>
          </w:p>
        </w:tc>
      </w:tr>
      <w:tr w:rsidR="00BF70F3" w:rsidRPr="00163AC6" w14:paraId="15F0CC46" w14:textId="77777777" w:rsidTr="00032292">
        <w:trPr>
          <w:trHeight w:val="345"/>
        </w:trPr>
        <w:tc>
          <w:tcPr>
            <w:tcW w:w="2889" w:type="dxa"/>
            <w:vMerge w:val="restart"/>
            <w:vAlign w:val="center"/>
          </w:tcPr>
          <w:p w14:paraId="66DE828D" w14:textId="77777777" w:rsidR="00BF70F3" w:rsidRPr="00163AC6" w:rsidRDefault="00BF70F3" w:rsidP="006C53CA">
            <w:pPr>
              <w:pStyle w:val="TableParagraph"/>
              <w:spacing w:before="0"/>
              <w:ind w:left="0"/>
              <w:rPr>
                <w:rFonts w:ascii="Times New Roman" w:hAnsi="Times New Roman" w:cs="Times New Roman"/>
              </w:rPr>
            </w:pPr>
            <w:r w:rsidRPr="00163AC6">
              <w:rPr>
                <w:rFonts w:ascii="Times New Roman" w:hAnsi="Times New Roman" w:cs="Times New Roman"/>
                <w:color w:val="303030"/>
              </w:rPr>
              <w:t>Type</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spacing w:val="-4"/>
              </w:rPr>
              <w:t>304L</w:t>
            </w:r>
          </w:p>
        </w:tc>
        <w:tc>
          <w:tcPr>
            <w:tcW w:w="2526" w:type="dxa"/>
            <w:vAlign w:val="center"/>
          </w:tcPr>
          <w:p w14:paraId="01434FBE"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572" w:type="dxa"/>
            <w:vAlign w:val="center"/>
          </w:tcPr>
          <w:p w14:paraId="0E56CA73"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E308L-</w:t>
            </w:r>
            <w:r w:rsidRPr="00163AC6">
              <w:rPr>
                <w:rFonts w:ascii="Times New Roman" w:hAnsi="Times New Roman" w:cs="Times New Roman"/>
                <w:color w:val="303030"/>
                <w:spacing w:val="-5"/>
              </w:rPr>
              <w:t>XX</w:t>
            </w:r>
          </w:p>
          <w:p w14:paraId="32A14784"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E16-8-2</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rPr>
              <w:t>[Note</w:t>
            </w:r>
            <w:r w:rsidRPr="00163AC6">
              <w:rPr>
                <w:rFonts w:ascii="Times New Roman" w:hAnsi="Times New Roman" w:cs="Times New Roman"/>
                <w:color w:val="303030"/>
                <w:spacing w:val="7"/>
              </w:rPr>
              <w:t xml:space="preserve"> </w:t>
            </w:r>
            <w:r w:rsidRPr="00163AC6">
              <w:rPr>
                <w:rFonts w:ascii="Times New Roman" w:hAnsi="Times New Roman" w:cs="Times New Roman"/>
                <w:color w:val="303030"/>
                <w:spacing w:val="-5"/>
              </w:rPr>
              <w:t>1]</w:t>
            </w:r>
          </w:p>
        </w:tc>
        <w:tc>
          <w:tcPr>
            <w:tcW w:w="2033" w:type="dxa"/>
            <w:vAlign w:val="center"/>
          </w:tcPr>
          <w:p w14:paraId="70415899" w14:textId="77777777" w:rsidR="00BF70F3" w:rsidRPr="00163AC6" w:rsidRDefault="00BF70F3" w:rsidP="006C53CA">
            <w:pPr>
              <w:pStyle w:val="TableParagraph"/>
              <w:spacing w:before="0"/>
              <w:ind w:left="0"/>
              <w:jc w:val="center"/>
              <w:rPr>
                <w:rFonts w:ascii="Times New Roman" w:hAnsi="Times New Roman" w:cs="Times New Roman"/>
              </w:rPr>
            </w:pPr>
          </w:p>
        </w:tc>
      </w:tr>
      <w:tr w:rsidR="00BF70F3" w:rsidRPr="00163AC6" w14:paraId="3561ADCF" w14:textId="77777777" w:rsidTr="00032292">
        <w:trPr>
          <w:trHeight w:val="318"/>
        </w:trPr>
        <w:tc>
          <w:tcPr>
            <w:tcW w:w="2889" w:type="dxa"/>
            <w:vMerge/>
            <w:tcBorders>
              <w:top w:val="nil"/>
            </w:tcBorders>
            <w:vAlign w:val="center"/>
          </w:tcPr>
          <w:p w14:paraId="51D95DD7" w14:textId="77777777" w:rsidR="00BF70F3" w:rsidRPr="00163AC6" w:rsidRDefault="00BF70F3" w:rsidP="006C53CA"/>
        </w:tc>
        <w:tc>
          <w:tcPr>
            <w:tcW w:w="2526" w:type="dxa"/>
            <w:vAlign w:val="center"/>
          </w:tcPr>
          <w:p w14:paraId="1AF1D4BA"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572" w:type="dxa"/>
            <w:vAlign w:val="center"/>
          </w:tcPr>
          <w:p w14:paraId="4A7AB252"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ER308</w:t>
            </w:r>
          </w:p>
          <w:p w14:paraId="6017C9F4"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ER16-8-2</w:t>
            </w:r>
            <w:r w:rsidRPr="00163AC6">
              <w:rPr>
                <w:rFonts w:ascii="Times New Roman" w:hAnsi="Times New Roman" w:cs="Times New Roman"/>
                <w:color w:val="303030"/>
                <w:spacing w:val="7"/>
              </w:rPr>
              <w:t xml:space="preserve"> </w:t>
            </w:r>
            <w:r w:rsidRPr="00163AC6">
              <w:rPr>
                <w:rFonts w:ascii="Times New Roman" w:hAnsi="Times New Roman" w:cs="Times New Roman"/>
                <w:color w:val="303030"/>
              </w:rPr>
              <w:t>[Note</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spacing w:val="-5"/>
              </w:rPr>
              <w:t>1]</w:t>
            </w:r>
          </w:p>
        </w:tc>
        <w:tc>
          <w:tcPr>
            <w:tcW w:w="2033" w:type="dxa"/>
            <w:vAlign w:val="center"/>
          </w:tcPr>
          <w:p w14:paraId="0BAB9180"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S30883</w:t>
            </w:r>
          </w:p>
          <w:p w14:paraId="4FF998A4"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S16880</w:t>
            </w:r>
          </w:p>
        </w:tc>
      </w:tr>
      <w:tr w:rsidR="00BF70F3" w:rsidRPr="00163AC6" w14:paraId="32FA5C7A" w14:textId="77777777" w:rsidTr="00032292">
        <w:trPr>
          <w:trHeight w:val="201"/>
        </w:trPr>
        <w:tc>
          <w:tcPr>
            <w:tcW w:w="2889" w:type="dxa"/>
            <w:vMerge/>
            <w:tcBorders>
              <w:top w:val="nil"/>
            </w:tcBorders>
            <w:vAlign w:val="center"/>
          </w:tcPr>
          <w:p w14:paraId="7F55BD0E" w14:textId="77777777" w:rsidR="00BF70F3" w:rsidRPr="00163AC6" w:rsidRDefault="00BF70F3" w:rsidP="006C53CA"/>
        </w:tc>
        <w:tc>
          <w:tcPr>
            <w:tcW w:w="2526" w:type="dxa"/>
            <w:vAlign w:val="center"/>
          </w:tcPr>
          <w:p w14:paraId="1742C0A5"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5.22</w:t>
            </w:r>
          </w:p>
        </w:tc>
        <w:tc>
          <w:tcPr>
            <w:tcW w:w="2572" w:type="dxa"/>
            <w:vAlign w:val="center"/>
          </w:tcPr>
          <w:p w14:paraId="76E52579"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E308LT1-4,5</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rPr>
              <w:t>[Note</w:t>
            </w:r>
            <w:r w:rsidRPr="00163AC6">
              <w:rPr>
                <w:rFonts w:ascii="Times New Roman" w:hAnsi="Times New Roman" w:cs="Times New Roman"/>
                <w:color w:val="303030"/>
                <w:spacing w:val="9"/>
              </w:rPr>
              <w:t xml:space="preserve"> </w:t>
            </w:r>
            <w:r w:rsidRPr="00163AC6">
              <w:rPr>
                <w:rFonts w:ascii="Times New Roman" w:hAnsi="Times New Roman" w:cs="Times New Roman"/>
                <w:color w:val="303030"/>
                <w:spacing w:val="-5"/>
              </w:rPr>
              <w:t>3]</w:t>
            </w:r>
          </w:p>
        </w:tc>
        <w:tc>
          <w:tcPr>
            <w:tcW w:w="2033" w:type="dxa"/>
            <w:vAlign w:val="center"/>
          </w:tcPr>
          <w:p w14:paraId="4FDB8140"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W30835</w:t>
            </w:r>
          </w:p>
        </w:tc>
      </w:tr>
      <w:tr w:rsidR="00BF70F3" w:rsidRPr="00163AC6" w14:paraId="17C35256" w14:textId="77777777" w:rsidTr="00032292">
        <w:trPr>
          <w:trHeight w:val="210"/>
        </w:trPr>
        <w:tc>
          <w:tcPr>
            <w:tcW w:w="2889" w:type="dxa"/>
            <w:vMerge w:val="restart"/>
            <w:vAlign w:val="center"/>
          </w:tcPr>
          <w:p w14:paraId="49BA8132" w14:textId="77777777" w:rsidR="00BF70F3" w:rsidRPr="00163AC6" w:rsidRDefault="00BF70F3" w:rsidP="006C53CA">
            <w:pPr>
              <w:pStyle w:val="TableParagraph"/>
              <w:spacing w:before="0"/>
              <w:ind w:left="0"/>
              <w:rPr>
                <w:rFonts w:ascii="Times New Roman" w:hAnsi="Times New Roman" w:cs="Times New Roman"/>
              </w:rPr>
            </w:pPr>
            <w:r w:rsidRPr="00163AC6">
              <w:rPr>
                <w:rFonts w:ascii="Times New Roman" w:hAnsi="Times New Roman" w:cs="Times New Roman"/>
                <w:color w:val="303030"/>
              </w:rPr>
              <w:t>Type</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rPr>
              <w:t>304H</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rPr>
              <w:t>[Note</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spacing w:val="-5"/>
              </w:rPr>
              <w:t>1]</w:t>
            </w:r>
          </w:p>
        </w:tc>
        <w:tc>
          <w:tcPr>
            <w:tcW w:w="2526" w:type="dxa"/>
            <w:vAlign w:val="center"/>
          </w:tcPr>
          <w:p w14:paraId="12FB42F1"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572" w:type="dxa"/>
            <w:vAlign w:val="center"/>
          </w:tcPr>
          <w:p w14:paraId="4C43E0FB"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E16-8-2</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rPr>
              <w:t>[Note</w:t>
            </w:r>
            <w:r w:rsidRPr="00163AC6">
              <w:rPr>
                <w:rFonts w:ascii="Times New Roman" w:hAnsi="Times New Roman" w:cs="Times New Roman"/>
                <w:color w:val="303030"/>
                <w:spacing w:val="7"/>
              </w:rPr>
              <w:t xml:space="preserve"> </w:t>
            </w:r>
            <w:r w:rsidRPr="00163AC6">
              <w:rPr>
                <w:rFonts w:ascii="Times New Roman" w:hAnsi="Times New Roman" w:cs="Times New Roman"/>
                <w:color w:val="303030"/>
                <w:spacing w:val="-5"/>
              </w:rPr>
              <w:t>1]</w:t>
            </w:r>
          </w:p>
        </w:tc>
        <w:tc>
          <w:tcPr>
            <w:tcW w:w="2033" w:type="dxa"/>
            <w:vAlign w:val="center"/>
          </w:tcPr>
          <w:p w14:paraId="631AD752" w14:textId="77777777" w:rsidR="00BF70F3" w:rsidRPr="00163AC6" w:rsidRDefault="00BF70F3" w:rsidP="006C53CA">
            <w:pPr>
              <w:pStyle w:val="TableParagraph"/>
              <w:spacing w:before="0"/>
              <w:ind w:left="0"/>
              <w:jc w:val="center"/>
              <w:rPr>
                <w:rFonts w:ascii="Times New Roman" w:hAnsi="Times New Roman" w:cs="Times New Roman"/>
              </w:rPr>
            </w:pPr>
          </w:p>
        </w:tc>
      </w:tr>
      <w:tr w:rsidR="00BF70F3" w:rsidRPr="00163AC6" w14:paraId="1297E874" w14:textId="77777777" w:rsidTr="00032292">
        <w:trPr>
          <w:trHeight w:val="246"/>
        </w:trPr>
        <w:tc>
          <w:tcPr>
            <w:tcW w:w="2889" w:type="dxa"/>
            <w:vMerge/>
            <w:tcBorders>
              <w:top w:val="nil"/>
            </w:tcBorders>
          </w:tcPr>
          <w:p w14:paraId="3B3A7626" w14:textId="77777777" w:rsidR="00BF70F3" w:rsidRPr="00163AC6" w:rsidRDefault="00BF70F3" w:rsidP="006C53CA"/>
        </w:tc>
        <w:tc>
          <w:tcPr>
            <w:tcW w:w="2526" w:type="dxa"/>
            <w:vAlign w:val="center"/>
          </w:tcPr>
          <w:p w14:paraId="4CD35F87"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572" w:type="dxa"/>
            <w:vAlign w:val="center"/>
          </w:tcPr>
          <w:p w14:paraId="6404A212"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ER16-8-2</w:t>
            </w:r>
            <w:r w:rsidRPr="00163AC6">
              <w:rPr>
                <w:rFonts w:ascii="Times New Roman" w:hAnsi="Times New Roman" w:cs="Times New Roman"/>
                <w:color w:val="303030"/>
                <w:spacing w:val="7"/>
              </w:rPr>
              <w:t xml:space="preserve"> </w:t>
            </w:r>
            <w:r w:rsidRPr="00163AC6">
              <w:rPr>
                <w:rFonts w:ascii="Times New Roman" w:hAnsi="Times New Roman" w:cs="Times New Roman"/>
                <w:color w:val="303030"/>
              </w:rPr>
              <w:t>[Note</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spacing w:val="-5"/>
              </w:rPr>
              <w:t>1]</w:t>
            </w:r>
          </w:p>
        </w:tc>
        <w:tc>
          <w:tcPr>
            <w:tcW w:w="2033" w:type="dxa"/>
            <w:vAlign w:val="center"/>
          </w:tcPr>
          <w:p w14:paraId="20CA7930"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S16880</w:t>
            </w:r>
          </w:p>
        </w:tc>
      </w:tr>
      <w:tr w:rsidR="00BF70F3" w:rsidRPr="00163AC6" w14:paraId="7C833E7C" w14:textId="77777777" w:rsidTr="00032292">
        <w:trPr>
          <w:trHeight w:val="156"/>
        </w:trPr>
        <w:tc>
          <w:tcPr>
            <w:tcW w:w="2889" w:type="dxa"/>
            <w:vMerge w:val="restart"/>
            <w:vAlign w:val="center"/>
          </w:tcPr>
          <w:p w14:paraId="68BD5E97" w14:textId="77777777" w:rsidR="00BF70F3" w:rsidRPr="00163AC6" w:rsidRDefault="00BF70F3" w:rsidP="006C53CA">
            <w:pPr>
              <w:pStyle w:val="TableParagraph"/>
              <w:spacing w:before="0"/>
              <w:ind w:left="0"/>
              <w:rPr>
                <w:rFonts w:ascii="Times New Roman" w:hAnsi="Times New Roman" w:cs="Times New Roman"/>
              </w:rPr>
            </w:pPr>
            <w:r w:rsidRPr="00163AC6">
              <w:rPr>
                <w:rFonts w:ascii="Times New Roman" w:hAnsi="Times New Roman" w:cs="Times New Roman"/>
                <w:color w:val="303030"/>
              </w:rPr>
              <w:t>Type</w:t>
            </w:r>
            <w:r w:rsidRPr="00163AC6">
              <w:rPr>
                <w:rFonts w:ascii="Times New Roman" w:hAnsi="Times New Roman" w:cs="Times New Roman"/>
                <w:color w:val="303030"/>
                <w:spacing w:val="5"/>
              </w:rPr>
              <w:t xml:space="preserve"> </w:t>
            </w:r>
            <w:r w:rsidRPr="00163AC6">
              <w:rPr>
                <w:rFonts w:ascii="Times New Roman" w:hAnsi="Times New Roman" w:cs="Times New Roman"/>
                <w:color w:val="303030"/>
              </w:rPr>
              <w:t>310</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rPr>
              <w:t>[Note</w:t>
            </w:r>
            <w:r w:rsidRPr="00163AC6">
              <w:rPr>
                <w:rFonts w:ascii="Times New Roman" w:hAnsi="Times New Roman" w:cs="Times New Roman"/>
                <w:color w:val="303030"/>
                <w:spacing w:val="5"/>
              </w:rPr>
              <w:t xml:space="preserve"> </w:t>
            </w:r>
            <w:r w:rsidRPr="00163AC6">
              <w:rPr>
                <w:rFonts w:ascii="Times New Roman" w:hAnsi="Times New Roman" w:cs="Times New Roman"/>
                <w:color w:val="303030"/>
                <w:spacing w:val="-5"/>
              </w:rPr>
              <w:t>2]</w:t>
            </w:r>
          </w:p>
        </w:tc>
        <w:tc>
          <w:tcPr>
            <w:tcW w:w="2526" w:type="dxa"/>
            <w:vAlign w:val="center"/>
          </w:tcPr>
          <w:p w14:paraId="43E2A664"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572" w:type="dxa"/>
            <w:vAlign w:val="center"/>
          </w:tcPr>
          <w:p w14:paraId="69161481"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E310-</w:t>
            </w:r>
            <w:r w:rsidRPr="00163AC6">
              <w:rPr>
                <w:rFonts w:ascii="Times New Roman" w:hAnsi="Times New Roman" w:cs="Times New Roman"/>
                <w:color w:val="303030"/>
                <w:spacing w:val="-5"/>
              </w:rPr>
              <w:t>XX</w:t>
            </w:r>
          </w:p>
        </w:tc>
        <w:tc>
          <w:tcPr>
            <w:tcW w:w="2033" w:type="dxa"/>
            <w:vAlign w:val="center"/>
          </w:tcPr>
          <w:p w14:paraId="0F1D9253" w14:textId="77777777" w:rsidR="00BF70F3" w:rsidRPr="00163AC6" w:rsidRDefault="00BF70F3" w:rsidP="006C53CA">
            <w:pPr>
              <w:pStyle w:val="TableParagraph"/>
              <w:spacing w:before="0"/>
              <w:ind w:left="0"/>
              <w:jc w:val="center"/>
              <w:rPr>
                <w:rFonts w:ascii="Times New Roman" w:hAnsi="Times New Roman" w:cs="Times New Roman"/>
              </w:rPr>
            </w:pPr>
          </w:p>
        </w:tc>
      </w:tr>
      <w:tr w:rsidR="00BF70F3" w:rsidRPr="00163AC6" w14:paraId="01EA8D36" w14:textId="77777777" w:rsidTr="00032292">
        <w:trPr>
          <w:trHeight w:val="318"/>
        </w:trPr>
        <w:tc>
          <w:tcPr>
            <w:tcW w:w="2889" w:type="dxa"/>
            <w:vMerge/>
            <w:tcBorders>
              <w:top w:val="nil"/>
            </w:tcBorders>
            <w:vAlign w:val="center"/>
          </w:tcPr>
          <w:p w14:paraId="52010E10" w14:textId="77777777" w:rsidR="00BF70F3" w:rsidRPr="00163AC6" w:rsidRDefault="00BF70F3" w:rsidP="006C53CA"/>
        </w:tc>
        <w:tc>
          <w:tcPr>
            <w:tcW w:w="2526" w:type="dxa"/>
            <w:vAlign w:val="center"/>
          </w:tcPr>
          <w:p w14:paraId="0D854EC3"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572" w:type="dxa"/>
            <w:vAlign w:val="center"/>
          </w:tcPr>
          <w:p w14:paraId="4E2B453D"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ER310</w:t>
            </w:r>
          </w:p>
        </w:tc>
        <w:tc>
          <w:tcPr>
            <w:tcW w:w="2033" w:type="dxa"/>
            <w:vAlign w:val="center"/>
          </w:tcPr>
          <w:p w14:paraId="6D0C0A0D"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S31080</w:t>
            </w:r>
          </w:p>
        </w:tc>
      </w:tr>
      <w:tr w:rsidR="00BF70F3" w:rsidRPr="00163AC6" w14:paraId="6C47F17C" w14:textId="77777777" w:rsidTr="00032292">
        <w:trPr>
          <w:trHeight w:val="264"/>
        </w:trPr>
        <w:tc>
          <w:tcPr>
            <w:tcW w:w="2889" w:type="dxa"/>
            <w:vMerge w:val="restart"/>
            <w:vAlign w:val="center"/>
          </w:tcPr>
          <w:p w14:paraId="1E380718" w14:textId="77777777" w:rsidR="00BF70F3" w:rsidRPr="00163AC6" w:rsidRDefault="00BF70F3" w:rsidP="006C53CA">
            <w:pPr>
              <w:pStyle w:val="TableParagraph"/>
              <w:spacing w:before="0"/>
              <w:ind w:left="0"/>
              <w:rPr>
                <w:rFonts w:ascii="Times New Roman" w:hAnsi="Times New Roman" w:cs="Times New Roman"/>
              </w:rPr>
            </w:pPr>
            <w:r w:rsidRPr="00163AC6">
              <w:rPr>
                <w:rFonts w:ascii="Times New Roman" w:hAnsi="Times New Roman" w:cs="Times New Roman"/>
                <w:color w:val="303030"/>
              </w:rPr>
              <w:lastRenderedPageBreak/>
              <w:t>Type</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spacing w:val="-4"/>
              </w:rPr>
              <w:t>316L</w:t>
            </w:r>
          </w:p>
        </w:tc>
        <w:tc>
          <w:tcPr>
            <w:tcW w:w="2526" w:type="dxa"/>
            <w:vAlign w:val="center"/>
          </w:tcPr>
          <w:p w14:paraId="6674D938"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572" w:type="dxa"/>
            <w:vAlign w:val="center"/>
          </w:tcPr>
          <w:p w14:paraId="2BBE1E59"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E316L-</w:t>
            </w:r>
            <w:r w:rsidRPr="00163AC6">
              <w:rPr>
                <w:rFonts w:ascii="Times New Roman" w:hAnsi="Times New Roman" w:cs="Times New Roman"/>
                <w:color w:val="303030"/>
                <w:spacing w:val="-5"/>
              </w:rPr>
              <w:t>XX</w:t>
            </w:r>
          </w:p>
        </w:tc>
        <w:tc>
          <w:tcPr>
            <w:tcW w:w="2033" w:type="dxa"/>
            <w:vAlign w:val="center"/>
          </w:tcPr>
          <w:p w14:paraId="379F107A" w14:textId="77777777" w:rsidR="00BF70F3" w:rsidRPr="00163AC6" w:rsidRDefault="00BF70F3" w:rsidP="006C53CA">
            <w:pPr>
              <w:pStyle w:val="TableParagraph"/>
              <w:spacing w:before="0"/>
              <w:ind w:left="0"/>
              <w:jc w:val="center"/>
              <w:rPr>
                <w:rFonts w:ascii="Times New Roman" w:hAnsi="Times New Roman" w:cs="Times New Roman"/>
              </w:rPr>
            </w:pPr>
          </w:p>
        </w:tc>
      </w:tr>
      <w:tr w:rsidR="00BF70F3" w:rsidRPr="00163AC6" w14:paraId="6A5F3701" w14:textId="77777777" w:rsidTr="00032292">
        <w:trPr>
          <w:trHeight w:val="246"/>
        </w:trPr>
        <w:tc>
          <w:tcPr>
            <w:tcW w:w="2889" w:type="dxa"/>
            <w:vMerge/>
            <w:tcBorders>
              <w:top w:val="nil"/>
            </w:tcBorders>
            <w:vAlign w:val="center"/>
          </w:tcPr>
          <w:p w14:paraId="1F0801BC" w14:textId="77777777" w:rsidR="00BF70F3" w:rsidRPr="00163AC6" w:rsidRDefault="00BF70F3" w:rsidP="006C53CA"/>
        </w:tc>
        <w:tc>
          <w:tcPr>
            <w:tcW w:w="2526" w:type="dxa"/>
            <w:vAlign w:val="center"/>
          </w:tcPr>
          <w:p w14:paraId="11373B21"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572" w:type="dxa"/>
            <w:vAlign w:val="center"/>
          </w:tcPr>
          <w:p w14:paraId="0EE40C73"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ER316L</w:t>
            </w:r>
          </w:p>
        </w:tc>
        <w:tc>
          <w:tcPr>
            <w:tcW w:w="2033" w:type="dxa"/>
            <w:vAlign w:val="center"/>
          </w:tcPr>
          <w:p w14:paraId="5DBE58BD"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S31683</w:t>
            </w:r>
          </w:p>
        </w:tc>
      </w:tr>
      <w:tr w:rsidR="00BF70F3" w:rsidRPr="00163AC6" w14:paraId="5FE94D65" w14:textId="77777777" w:rsidTr="00032292">
        <w:trPr>
          <w:trHeight w:val="255"/>
        </w:trPr>
        <w:tc>
          <w:tcPr>
            <w:tcW w:w="2889" w:type="dxa"/>
            <w:vMerge/>
            <w:tcBorders>
              <w:top w:val="nil"/>
            </w:tcBorders>
            <w:vAlign w:val="center"/>
          </w:tcPr>
          <w:p w14:paraId="61CE143A" w14:textId="77777777" w:rsidR="00BF70F3" w:rsidRPr="00163AC6" w:rsidRDefault="00BF70F3" w:rsidP="006C53CA"/>
        </w:tc>
        <w:tc>
          <w:tcPr>
            <w:tcW w:w="2526" w:type="dxa"/>
            <w:vAlign w:val="center"/>
          </w:tcPr>
          <w:p w14:paraId="39EAE05E"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5.22</w:t>
            </w:r>
          </w:p>
        </w:tc>
        <w:tc>
          <w:tcPr>
            <w:tcW w:w="2572" w:type="dxa"/>
            <w:vAlign w:val="center"/>
          </w:tcPr>
          <w:p w14:paraId="02AE5430"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E316LT1-4,5</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rPr>
              <w:t>[Note</w:t>
            </w:r>
            <w:r w:rsidRPr="00163AC6">
              <w:rPr>
                <w:rFonts w:ascii="Times New Roman" w:hAnsi="Times New Roman" w:cs="Times New Roman"/>
                <w:color w:val="303030"/>
                <w:spacing w:val="9"/>
              </w:rPr>
              <w:t xml:space="preserve"> </w:t>
            </w:r>
            <w:r w:rsidRPr="00163AC6">
              <w:rPr>
                <w:rFonts w:ascii="Times New Roman" w:hAnsi="Times New Roman" w:cs="Times New Roman"/>
                <w:color w:val="303030"/>
                <w:spacing w:val="-5"/>
              </w:rPr>
              <w:t>3]</w:t>
            </w:r>
          </w:p>
        </w:tc>
        <w:tc>
          <w:tcPr>
            <w:tcW w:w="2033" w:type="dxa"/>
            <w:vAlign w:val="center"/>
          </w:tcPr>
          <w:p w14:paraId="74E06756"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W31635</w:t>
            </w:r>
          </w:p>
        </w:tc>
      </w:tr>
      <w:tr w:rsidR="00BF70F3" w:rsidRPr="00163AC6" w14:paraId="3EBBEA23" w14:textId="77777777" w:rsidTr="00032292">
        <w:trPr>
          <w:trHeight w:val="246"/>
        </w:trPr>
        <w:tc>
          <w:tcPr>
            <w:tcW w:w="2889" w:type="dxa"/>
            <w:vMerge w:val="restart"/>
            <w:vAlign w:val="center"/>
          </w:tcPr>
          <w:p w14:paraId="144B15E7" w14:textId="77777777" w:rsidR="00BF70F3" w:rsidRPr="00163AC6" w:rsidRDefault="00BF70F3" w:rsidP="006C53CA">
            <w:pPr>
              <w:pStyle w:val="TableParagraph"/>
              <w:spacing w:before="0"/>
              <w:ind w:left="0"/>
              <w:rPr>
                <w:rFonts w:ascii="Times New Roman" w:hAnsi="Times New Roman" w:cs="Times New Roman"/>
              </w:rPr>
            </w:pPr>
            <w:r w:rsidRPr="00163AC6">
              <w:rPr>
                <w:rFonts w:ascii="Times New Roman" w:hAnsi="Times New Roman" w:cs="Times New Roman"/>
                <w:color w:val="303030"/>
              </w:rPr>
              <w:t>Type</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spacing w:val="-4"/>
              </w:rPr>
              <w:t>317L</w:t>
            </w:r>
          </w:p>
        </w:tc>
        <w:tc>
          <w:tcPr>
            <w:tcW w:w="2526" w:type="dxa"/>
            <w:vAlign w:val="center"/>
          </w:tcPr>
          <w:p w14:paraId="1F93FC36"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572" w:type="dxa"/>
            <w:vAlign w:val="center"/>
          </w:tcPr>
          <w:p w14:paraId="0B3F6D6D"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E317L-</w:t>
            </w:r>
            <w:r w:rsidRPr="00163AC6">
              <w:rPr>
                <w:rFonts w:ascii="Times New Roman" w:hAnsi="Times New Roman" w:cs="Times New Roman"/>
                <w:color w:val="303030"/>
                <w:spacing w:val="-5"/>
              </w:rPr>
              <w:t>XX</w:t>
            </w:r>
          </w:p>
        </w:tc>
        <w:tc>
          <w:tcPr>
            <w:tcW w:w="2033" w:type="dxa"/>
            <w:vAlign w:val="center"/>
          </w:tcPr>
          <w:p w14:paraId="1B559EDB" w14:textId="77777777" w:rsidR="00BF70F3" w:rsidRPr="00163AC6" w:rsidRDefault="00BF70F3" w:rsidP="006C53CA">
            <w:pPr>
              <w:pStyle w:val="TableParagraph"/>
              <w:spacing w:before="0"/>
              <w:ind w:left="0"/>
              <w:jc w:val="center"/>
              <w:rPr>
                <w:rFonts w:ascii="Times New Roman" w:hAnsi="Times New Roman" w:cs="Times New Roman"/>
              </w:rPr>
            </w:pPr>
          </w:p>
        </w:tc>
      </w:tr>
      <w:tr w:rsidR="00BF70F3" w:rsidRPr="00163AC6" w14:paraId="16420576" w14:textId="77777777" w:rsidTr="00032292">
        <w:trPr>
          <w:trHeight w:val="255"/>
        </w:trPr>
        <w:tc>
          <w:tcPr>
            <w:tcW w:w="2889" w:type="dxa"/>
            <w:vMerge/>
            <w:tcBorders>
              <w:top w:val="nil"/>
            </w:tcBorders>
            <w:vAlign w:val="center"/>
          </w:tcPr>
          <w:p w14:paraId="4A120B7E" w14:textId="77777777" w:rsidR="00BF70F3" w:rsidRPr="00163AC6" w:rsidRDefault="00BF70F3" w:rsidP="006C53CA"/>
        </w:tc>
        <w:tc>
          <w:tcPr>
            <w:tcW w:w="2526" w:type="dxa"/>
            <w:vAlign w:val="center"/>
          </w:tcPr>
          <w:p w14:paraId="314FC541"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572" w:type="dxa"/>
            <w:vAlign w:val="center"/>
          </w:tcPr>
          <w:p w14:paraId="5C4F1857"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ER317L</w:t>
            </w:r>
          </w:p>
        </w:tc>
        <w:tc>
          <w:tcPr>
            <w:tcW w:w="2033" w:type="dxa"/>
            <w:vAlign w:val="center"/>
          </w:tcPr>
          <w:p w14:paraId="6165B79E"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S31783</w:t>
            </w:r>
          </w:p>
        </w:tc>
      </w:tr>
      <w:tr w:rsidR="00BF70F3" w:rsidRPr="00163AC6" w14:paraId="1DC2F054" w14:textId="77777777" w:rsidTr="00032292">
        <w:trPr>
          <w:trHeight w:val="336"/>
        </w:trPr>
        <w:tc>
          <w:tcPr>
            <w:tcW w:w="2889" w:type="dxa"/>
            <w:vMerge/>
            <w:tcBorders>
              <w:top w:val="nil"/>
            </w:tcBorders>
            <w:vAlign w:val="center"/>
          </w:tcPr>
          <w:p w14:paraId="7DD84A44" w14:textId="77777777" w:rsidR="00BF70F3" w:rsidRPr="00163AC6" w:rsidRDefault="00BF70F3" w:rsidP="006C53CA"/>
        </w:tc>
        <w:tc>
          <w:tcPr>
            <w:tcW w:w="2526" w:type="dxa"/>
            <w:vAlign w:val="center"/>
          </w:tcPr>
          <w:p w14:paraId="6DA62110"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5.22</w:t>
            </w:r>
          </w:p>
        </w:tc>
        <w:tc>
          <w:tcPr>
            <w:tcW w:w="2572" w:type="dxa"/>
            <w:vAlign w:val="center"/>
          </w:tcPr>
          <w:p w14:paraId="194F6783"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E317LT1-4,5</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rPr>
              <w:t>[Note</w:t>
            </w:r>
            <w:r w:rsidRPr="00163AC6">
              <w:rPr>
                <w:rFonts w:ascii="Times New Roman" w:hAnsi="Times New Roman" w:cs="Times New Roman"/>
                <w:color w:val="303030"/>
                <w:spacing w:val="9"/>
              </w:rPr>
              <w:t xml:space="preserve"> </w:t>
            </w:r>
            <w:r w:rsidRPr="00163AC6">
              <w:rPr>
                <w:rFonts w:ascii="Times New Roman" w:hAnsi="Times New Roman" w:cs="Times New Roman"/>
                <w:color w:val="303030"/>
                <w:spacing w:val="-5"/>
              </w:rPr>
              <w:t>3]</w:t>
            </w:r>
          </w:p>
        </w:tc>
        <w:tc>
          <w:tcPr>
            <w:tcW w:w="2033" w:type="dxa"/>
            <w:vAlign w:val="center"/>
          </w:tcPr>
          <w:p w14:paraId="1642DA71"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W31735</w:t>
            </w:r>
          </w:p>
        </w:tc>
      </w:tr>
      <w:tr w:rsidR="00BF70F3" w:rsidRPr="00163AC6" w14:paraId="25C2D047" w14:textId="77777777" w:rsidTr="00032292">
        <w:trPr>
          <w:trHeight w:val="264"/>
        </w:trPr>
        <w:tc>
          <w:tcPr>
            <w:tcW w:w="2889" w:type="dxa"/>
            <w:vMerge w:val="restart"/>
            <w:vAlign w:val="center"/>
          </w:tcPr>
          <w:p w14:paraId="5A8A80BC" w14:textId="77777777" w:rsidR="00BF70F3" w:rsidRPr="00163AC6" w:rsidRDefault="00BF70F3" w:rsidP="006C53CA">
            <w:pPr>
              <w:pStyle w:val="TableParagraph"/>
              <w:spacing w:before="0"/>
              <w:ind w:left="0"/>
              <w:rPr>
                <w:rFonts w:ascii="Times New Roman" w:hAnsi="Times New Roman" w:cs="Times New Roman"/>
              </w:rPr>
            </w:pPr>
            <w:r w:rsidRPr="00163AC6">
              <w:rPr>
                <w:rFonts w:ascii="Times New Roman" w:hAnsi="Times New Roman" w:cs="Times New Roman"/>
                <w:color w:val="303030"/>
              </w:rPr>
              <w:t>Type</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spacing w:val="-5"/>
              </w:rPr>
              <w:t>321</w:t>
            </w:r>
          </w:p>
        </w:tc>
        <w:tc>
          <w:tcPr>
            <w:tcW w:w="2526" w:type="dxa"/>
            <w:vAlign w:val="center"/>
          </w:tcPr>
          <w:p w14:paraId="0E798B4F"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572" w:type="dxa"/>
            <w:vAlign w:val="center"/>
          </w:tcPr>
          <w:p w14:paraId="67E21576"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E347-</w:t>
            </w:r>
            <w:r w:rsidRPr="00163AC6">
              <w:rPr>
                <w:rFonts w:ascii="Times New Roman" w:hAnsi="Times New Roman" w:cs="Times New Roman"/>
                <w:color w:val="303030"/>
                <w:spacing w:val="-5"/>
              </w:rPr>
              <w:t>XX</w:t>
            </w:r>
          </w:p>
        </w:tc>
        <w:tc>
          <w:tcPr>
            <w:tcW w:w="2033" w:type="dxa"/>
            <w:vAlign w:val="center"/>
          </w:tcPr>
          <w:p w14:paraId="675E3FCF" w14:textId="77777777" w:rsidR="00BF70F3" w:rsidRPr="00163AC6" w:rsidRDefault="00BF70F3" w:rsidP="006C53CA">
            <w:pPr>
              <w:pStyle w:val="TableParagraph"/>
              <w:spacing w:before="0"/>
              <w:ind w:left="0"/>
              <w:jc w:val="center"/>
              <w:rPr>
                <w:rFonts w:ascii="Times New Roman" w:hAnsi="Times New Roman" w:cs="Times New Roman"/>
              </w:rPr>
            </w:pPr>
          </w:p>
        </w:tc>
      </w:tr>
      <w:tr w:rsidR="00BF70F3" w:rsidRPr="00163AC6" w14:paraId="01DA987E" w14:textId="77777777" w:rsidTr="00032292">
        <w:trPr>
          <w:trHeight w:val="246"/>
        </w:trPr>
        <w:tc>
          <w:tcPr>
            <w:tcW w:w="2889" w:type="dxa"/>
            <w:vMerge/>
            <w:tcBorders>
              <w:top w:val="nil"/>
            </w:tcBorders>
            <w:vAlign w:val="center"/>
          </w:tcPr>
          <w:p w14:paraId="3DBCF2BC" w14:textId="77777777" w:rsidR="00BF70F3" w:rsidRPr="00163AC6" w:rsidRDefault="00BF70F3" w:rsidP="006C53CA"/>
        </w:tc>
        <w:tc>
          <w:tcPr>
            <w:tcW w:w="2526" w:type="dxa"/>
            <w:vAlign w:val="center"/>
          </w:tcPr>
          <w:p w14:paraId="14B8DFF4"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572" w:type="dxa"/>
            <w:vAlign w:val="center"/>
          </w:tcPr>
          <w:p w14:paraId="13745C53"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ER347</w:t>
            </w:r>
          </w:p>
        </w:tc>
        <w:tc>
          <w:tcPr>
            <w:tcW w:w="2033" w:type="dxa"/>
            <w:vAlign w:val="center"/>
          </w:tcPr>
          <w:p w14:paraId="720696F8"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S34780</w:t>
            </w:r>
          </w:p>
        </w:tc>
      </w:tr>
      <w:tr w:rsidR="00BF70F3" w:rsidRPr="00163AC6" w14:paraId="6A316A89" w14:textId="77777777" w:rsidTr="00032292">
        <w:trPr>
          <w:trHeight w:val="246"/>
        </w:trPr>
        <w:tc>
          <w:tcPr>
            <w:tcW w:w="2889" w:type="dxa"/>
            <w:vMerge/>
            <w:tcBorders>
              <w:top w:val="nil"/>
            </w:tcBorders>
            <w:vAlign w:val="center"/>
          </w:tcPr>
          <w:p w14:paraId="3A18B892" w14:textId="77777777" w:rsidR="00BF70F3" w:rsidRPr="00163AC6" w:rsidRDefault="00BF70F3" w:rsidP="006C53CA"/>
        </w:tc>
        <w:tc>
          <w:tcPr>
            <w:tcW w:w="2526" w:type="dxa"/>
            <w:vAlign w:val="center"/>
          </w:tcPr>
          <w:p w14:paraId="616D859E"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5.22</w:t>
            </w:r>
          </w:p>
        </w:tc>
        <w:tc>
          <w:tcPr>
            <w:tcW w:w="2572" w:type="dxa"/>
            <w:vAlign w:val="center"/>
          </w:tcPr>
          <w:p w14:paraId="41ABE14E"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E347T1-4,5</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rPr>
              <w:t>[Note</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spacing w:val="-5"/>
              </w:rPr>
              <w:t>3]</w:t>
            </w:r>
          </w:p>
        </w:tc>
        <w:tc>
          <w:tcPr>
            <w:tcW w:w="2033" w:type="dxa"/>
            <w:vAlign w:val="center"/>
          </w:tcPr>
          <w:p w14:paraId="79EF3E2E"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W34731</w:t>
            </w:r>
          </w:p>
        </w:tc>
      </w:tr>
      <w:tr w:rsidR="00BF70F3" w:rsidRPr="00163AC6" w14:paraId="2FEE27D8" w14:textId="77777777" w:rsidTr="00032292">
        <w:trPr>
          <w:trHeight w:val="255"/>
        </w:trPr>
        <w:tc>
          <w:tcPr>
            <w:tcW w:w="2889" w:type="dxa"/>
            <w:vMerge w:val="restart"/>
            <w:vAlign w:val="center"/>
          </w:tcPr>
          <w:p w14:paraId="04D1057B" w14:textId="77777777" w:rsidR="00BF70F3" w:rsidRPr="00163AC6" w:rsidRDefault="00BF70F3" w:rsidP="006C53CA">
            <w:pPr>
              <w:pStyle w:val="TableParagraph"/>
              <w:spacing w:before="0"/>
              <w:ind w:left="0"/>
              <w:rPr>
                <w:rFonts w:ascii="Times New Roman" w:hAnsi="Times New Roman" w:cs="Times New Roman"/>
              </w:rPr>
            </w:pPr>
            <w:r w:rsidRPr="00163AC6">
              <w:rPr>
                <w:rFonts w:ascii="Times New Roman" w:hAnsi="Times New Roman" w:cs="Times New Roman"/>
                <w:color w:val="303030"/>
              </w:rPr>
              <w:t>Type</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spacing w:val="-5"/>
              </w:rPr>
              <w:t>347</w:t>
            </w:r>
          </w:p>
        </w:tc>
        <w:tc>
          <w:tcPr>
            <w:tcW w:w="2526" w:type="dxa"/>
            <w:vAlign w:val="center"/>
          </w:tcPr>
          <w:p w14:paraId="61CBEEE3"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572" w:type="dxa"/>
            <w:vAlign w:val="center"/>
          </w:tcPr>
          <w:p w14:paraId="679864F0"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E347-</w:t>
            </w:r>
            <w:r w:rsidRPr="00163AC6">
              <w:rPr>
                <w:rFonts w:ascii="Times New Roman" w:hAnsi="Times New Roman" w:cs="Times New Roman"/>
                <w:color w:val="303030"/>
                <w:spacing w:val="-5"/>
              </w:rPr>
              <w:t>XX</w:t>
            </w:r>
          </w:p>
        </w:tc>
        <w:tc>
          <w:tcPr>
            <w:tcW w:w="2033" w:type="dxa"/>
            <w:vAlign w:val="center"/>
          </w:tcPr>
          <w:p w14:paraId="5C65294C" w14:textId="77777777" w:rsidR="00BF70F3" w:rsidRPr="00163AC6" w:rsidRDefault="00BF70F3" w:rsidP="006C53CA">
            <w:pPr>
              <w:pStyle w:val="TableParagraph"/>
              <w:spacing w:before="0"/>
              <w:ind w:left="0"/>
              <w:jc w:val="center"/>
              <w:rPr>
                <w:rFonts w:ascii="Times New Roman" w:hAnsi="Times New Roman" w:cs="Times New Roman"/>
              </w:rPr>
            </w:pPr>
          </w:p>
        </w:tc>
      </w:tr>
      <w:tr w:rsidR="00BF70F3" w:rsidRPr="00163AC6" w14:paraId="180B1EBC" w14:textId="77777777" w:rsidTr="00032292">
        <w:trPr>
          <w:trHeight w:val="246"/>
        </w:trPr>
        <w:tc>
          <w:tcPr>
            <w:tcW w:w="2889" w:type="dxa"/>
            <w:vMerge/>
            <w:tcBorders>
              <w:top w:val="nil"/>
            </w:tcBorders>
            <w:vAlign w:val="center"/>
          </w:tcPr>
          <w:p w14:paraId="5E7B5E23" w14:textId="77777777" w:rsidR="00BF70F3" w:rsidRPr="00163AC6" w:rsidRDefault="00BF70F3" w:rsidP="006C53CA"/>
        </w:tc>
        <w:tc>
          <w:tcPr>
            <w:tcW w:w="2526" w:type="dxa"/>
            <w:vAlign w:val="center"/>
          </w:tcPr>
          <w:p w14:paraId="3DD7484C"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572" w:type="dxa"/>
            <w:vAlign w:val="center"/>
          </w:tcPr>
          <w:p w14:paraId="06FD4E73"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ER347</w:t>
            </w:r>
          </w:p>
        </w:tc>
        <w:tc>
          <w:tcPr>
            <w:tcW w:w="2033" w:type="dxa"/>
            <w:vAlign w:val="center"/>
          </w:tcPr>
          <w:p w14:paraId="3EB74627"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S34780</w:t>
            </w:r>
          </w:p>
        </w:tc>
      </w:tr>
      <w:tr w:rsidR="00BF70F3" w:rsidRPr="00163AC6" w14:paraId="3FBB9D72" w14:textId="77777777" w:rsidTr="00032292">
        <w:trPr>
          <w:trHeight w:val="255"/>
        </w:trPr>
        <w:tc>
          <w:tcPr>
            <w:tcW w:w="2889" w:type="dxa"/>
            <w:vMerge/>
            <w:tcBorders>
              <w:top w:val="nil"/>
            </w:tcBorders>
            <w:vAlign w:val="center"/>
          </w:tcPr>
          <w:p w14:paraId="7DA6E098" w14:textId="77777777" w:rsidR="00BF70F3" w:rsidRPr="00163AC6" w:rsidRDefault="00BF70F3" w:rsidP="006C53CA"/>
        </w:tc>
        <w:tc>
          <w:tcPr>
            <w:tcW w:w="2526" w:type="dxa"/>
            <w:vAlign w:val="center"/>
          </w:tcPr>
          <w:p w14:paraId="0603204F"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5.22</w:t>
            </w:r>
          </w:p>
        </w:tc>
        <w:tc>
          <w:tcPr>
            <w:tcW w:w="2572" w:type="dxa"/>
            <w:vAlign w:val="center"/>
          </w:tcPr>
          <w:p w14:paraId="40FB1831"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E347T1-4,5</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rPr>
              <w:t>[Note</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spacing w:val="-5"/>
              </w:rPr>
              <w:t>3]</w:t>
            </w:r>
          </w:p>
        </w:tc>
        <w:tc>
          <w:tcPr>
            <w:tcW w:w="2033" w:type="dxa"/>
            <w:vAlign w:val="center"/>
          </w:tcPr>
          <w:p w14:paraId="7BDBF10E"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W34731</w:t>
            </w:r>
          </w:p>
        </w:tc>
      </w:tr>
      <w:tr w:rsidR="00BF70F3" w:rsidRPr="00163AC6" w14:paraId="23FD3FEC" w14:textId="77777777" w:rsidTr="00032292">
        <w:trPr>
          <w:trHeight w:val="246"/>
        </w:trPr>
        <w:tc>
          <w:tcPr>
            <w:tcW w:w="2889" w:type="dxa"/>
            <w:vMerge w:val="restart"/>
            <w:vAlign w:val="center"/>
          </w:tcPr>
          <w:p w14:paraId="1B9405E5" w14:textId="77777777" w:rsidR="00BF70F3" w:rsidRPr="00163AC6" w:rsidRDefault="00BF70F3" w:rsidP="006C53CA">
            <w:pPr>
              <w:pStyle w:val="TableParagraph"/>
              <w:spacing w:before="0"/>
              <w:ind w:left="0"/>
              <w:rPr>
                <w:rFonts w:ascii="Times New Roman" w:hAnsi="Times New Roman" w:cs="Times New Roman"/>
              </w:rPr>
            </w:pPr>
            <w:r w:rsidRPr="00163AC6">
              <w:rPr>
                <w:rFonts w:ascii="Times New Roman" w:hAnsi="Times New Roman" w:cs="Times New Roman"/>
                <w:color w:val="303030"/>
              </w:rPr>
              <w:t>Type</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spacing w:val="-4"/>
              </w:rPr>
              <w:t>347H</w:t>
            </w:r>
          </w:p>
        </w:tc>
        <w:tc>
          <w:tcPr>
            <w:tcW w:w="2526" w:type="dxa"/>
            <w:vAlign w:val="center"/>
          </w:tcPr>
          <w:p w14:paraId="18B2CFC0"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572" w:type="dxa"/>
            <w:vAlign w:val="center"/>
          </w:tcPr>
          <w:p w14:paraId="1ED8BD03"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E347-</w:t>
            </w:r>
            <w:r w:rsidRPr="00163AC6">
              <w:rPr>
                <w:rFonts w:ascii="Times New Roman" w:hAnsi="Times New Roman" w:cs="Times New Roman"/>
                <w:color w:val="303030"/>
                <w:spacing w:val="-5"/>
              </w:rPr>
              <w:t>XX</w:t>
            </w:r>
          </w:p>
        </w:tc>
        <w:tc>
          <w:tcPr>
            <w:tcW w:w="2033" w:type="dxa"/>
            <w:vAlign w:val="center"/>
          </w:tcPr>
          <w:p w14:paraId="7BD7E1C5" w14:textId="77777777" w:rsidR="00BF70F3" w:rsidRPr="00163AC6" w:rsidRDefault="00BF70F3" w:rsidP="006C53CA">
            <w:pPr>
              <w:pStyle w:val="TableParagraph"/>
              <w:spacing w:before="0"/>
              <w:ind w:left="0"/>
              <w:jc w:val="center"/>
              <w:rPr>
                <w:rFonts w:ascii="Times New Roman" w:hAnsi="Times New Roman" w:cs="Times New Roman"/>
              </w:rPr>
            </w:pPr>
          </w:p>
        </w:tc>
      </w:tr>
      <w:tr w:rsidR="00BF70F3" w:rsidRPr="00163AC6" w14:paraId="5A345A4E" w14:textId="77777777" w:rsidTr="00032292">
        <w:trPr>
          <w:trHeight w:val="156"/>
        </w:trPr>
        <w:tc>
          <w:tcPr>
            <w:tcW w:w="2889" w:type="dxa"/>
            <w:vMerge/>
            <w:tcBorders>
              <w:top w:val="nil"/>
            </w:tcBorders>
            <w:vAlign w:val="center"/>
          </w:tcPr>
          <w:p w14:paraId="458A163A" w14:textId="77777777" w:rsidR="00BF70F3" w:rsidRPr="00163AC6" w:rsidRDefault="00BF70F3" w:rsidP="006C53CA"/>
        </w:tc>
        <w:tc>
          <w:tcPr>
            <w:tcW w:w="2526" w:type="dxa"/>
            <w:vAlign w:val="center"/>
          </w:tcPr>
          <w:p w14:paraId="5D839293"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572" w:type="dxa"/>
            <w:vAlign w:val="center"/>
          </w:tcPr>
          <w:p w14:paraId="1B9AF3A3"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ER347</w:t>
            </w:r>
          </w:p>
        </w:tc>
        <w:tc>
          <w:tcPr>
            <w:tcW w:w="2033" w:type="dxa"/>
            <w:vAlign w:val="center"/>
          </w:tcPr>
          <w:p w14:paraId="22816CB7"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S34780</w:t>
            </w:r>
          </w:p>
        </w:tc>
      </w:tr>
      <w:tr w:rsidR="00BF70F3" w:rsidRPr="00163AC6" w14:paraId="501942F4" w14:textId="77777777" w:rsidTr="00032292">
        <w:trPr>
          <w:trHeight w:val="174"/>
        </w:trPr>
        <w:tc>
          <w:tcPr>
            <w:tcW w:w="2889" w:type="dxa"/>
            <w:vMerge/>
            <w:tcBorders>
              <w:top w:val="nil"/>
            </w:tcBorders>
            <w:vAlign w:val="center"/>
          </w:tcPr>
          <w:p w14:paraId="25795A86" w14:textId="77777777" w:rsidR="00BF70F3" w:rsidRPr="00163AC6" w:rsidRDefault="00BF70F3" w:rsidP="006C53CA"/>
        </w:tc>
        <w:tc>
          <w:tcPr>
            <w:tcW w:w="2526" w:type="dxa"/>
            <w:vAlign w:val="center"/>
          </w:tcPr>
          <w:p w14:paraId="3B9287A5"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5.22</w:t>
            </w:r>
          </w:p>
        </w:tc>
        <w:tc>
          <w:tcPr>
            <w:tcW w:w="2572" w:type="dxa"/>
            <w:vAlign w:val="center"/>
          </w:tcPr>
          <w:p w14:paraId="7F6A8AEC"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E347HT1-4,5</w:t>
            </w:r>
            <w:r w:rsidRPr="00163AC6">
              <w:rPr>
                <w:rFonts w:ascii="Times New Roman" w:hAnsi="Times New Roman" w:cs="Times New Roman"/>
                <w:color w:val="303030"/>
                <w:spacing w:val="11"/>
              </w:rPr>
              <w:t xml:space="preserve"> </w:t>
            </w:r>
            <w:r w:rsidRPr="00163AC6">
              <w:rPr>
                <w:rFonts w:ascii="Times New Roman" w:hAnsi="Times New Roman" w:cs="Times New Roman"/>
                <w:color w:val="303030"/>
              </w:rPr>
              <w:t>[Notes</w:t>
            </w:r>
            <w:r w:rsidRPr="00163AC6">
              <w:rPr>
                <w:rFonts w:ascii="Times New Roman" w:hAnsi="Times New Roman" w:cs="Times New Roman"/>
                <w:color w:val="303030"/>
                <w:spacing w:val="12"/>
              </w:rPr>
              <w:t xml:space="preserve"> </w:t>
            </w:r>
            <w:r w:rsidRPr="00163AC6">
              <w:rPr>
                <w:rFonts w:ascii="Times New Roman" w:hAnsi="Times New Roman" w:cs="Times New Roman"/>
                <w:color w:val="303030"/>
                <w:spacing w:val="-4"/>
              </w:rPr>
              <w:t>3,4]</w:t>
            </w:r>
          </w:p>
        </w:tc>
        <w:tc>
          <w:tcPr>
            <w:tcW w:w="2033" w:type="dxa"/>
            <w:vAlign w:val="center"/>
          </w:tcPr>
          <w:p w14:paraId="3560729A"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W34731</w:t>
            </w:r>
            <w:r w:rsidRPr="00163AC6">
              <w:rPr>
                <w:rFonts w:ascii="Times New Roman" w:hAnsi="Times New Roman" w:cs="Times New Roman"/>
                <w:color w:val="303030"/>
                <w:spacing w:val="7"/>
              </w:rPr>
              <w:t xml:space="preserve"> </w:t>
            </w:r>
            <w:r w:rsidRPr="00163AC6">
              <w:rPr>
                <w:rFonts w:ascii="Times New Roman" w:hAnsi="Times New Roman" w:cs="Times New Roman"/>
                <w:color w:val="303030"/>
              </w:rPr>
              <w:t>[Note</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spacing w:val="-5"/>
              </w:rPr>
              <w:t>4]</w:t>
            </w:r>
          </w:p>
        </w:tc>
      </w:tr>
      <w:tr w:rsidR="00BF70F3" w:rsidRPr="00163AC6" w14:paraId="37D09024" w14:textId="77777777" w:rsidTr="00032292">
        <w:trPr>
          <w:trHeight w:val="552"/>
        </w:trPr>
        <w:tc>
          <w:tcPr>
            <w:tcW w:w="2889" w:type="dxa"/>
            <w:vMerge w:val="restart"/>
            <w:vAlign w:val="center"/>
          </w:tcPr>
          <w:p w14:paraId="2D2B2E63" w14:textId="77777777" w:rsidR="00516732" w:rsidRPr="00163AC6" w:rsidRDefault="00BF70F3" w:rsidP="006C53CA">
            <w:pPr>
              <w:pStyle w:val="TableParagraph"/>
              <w:spacing w:before="0"/>
              <w:ind w:left="0"/>
              <w:rPr>
                <w:rFonts w:ascii="Times New Roman" w:hAnsi="Times New Roman" w:cs="Times New Roman"/>
                <w:color w:val="303030"/>
              </w:rPr>
            </w:pPr>
            <w:r w:rsidRPr="00163AC6">
              <w:rPr>
                <w:rFonts w:ascii="Times New Roman" w:hAnsi="Times New Roman" w:cs="Times New Roman"/>
                <w:color w:val="303030"/>
              </w:rPr>
              <w:t>Type</w:t>
            </w:r>
            <w:r w:rsidRPr="00163AC6">
              <w:rPr>
                <w:rFonts w:ascii="Times New Roman" w:hAnsi="Times New Roman" w:cs="Times New Roman"/>
                <w:color w:val="303030"/>
                <w:spacing w:val="-12"/>
              </w:rPr>
              <w:t xml:space="preserve"> </w:t>
            </w:r>
            <w:r w:rsidRPr="00163AC6">
              <w:rPr>
                <w:rFonts w:ascii="Times New Roman" w:hAnsi="Times New Roman" w:cs="Times New Roman"/>
                <w:color w:val="303030"/>
              </w:rPr>
              <w:t xml:space="preserve">347AP </w:t>
            </w:r>
          </w:p>
          <w:p w14:paraId="742A6FA4" w14:textId="37B4C660" w:rsidR="00BF70F3" w:rsidRPr="00163AC6" w:rsidRDefault="00BF70F3" w:rsidP="006C53CA">
            <w:pPr>
              <w:pStyle w:val="TableParagraph"/>
              <w:spacing w:before="0"/>
              <w:ind w:left="0"/>
              <w:rPr>
                <w:rFonts w:ascii="Times New Roman" w:hAnsi="Times New Roman" w:cs="Times New Roman"/>
              </w:rPr>
            </w:pPr>
            <w:r w:rsidRPr="00163AC6">
              <w:rPr>
                <w:rFonts w:ascii="Times New Roman" w:hAnsi="Times New Roman" w:cs="Times New Roman"/>
                <w:color w:val="303030"/>
              </w:rPr>
              <w:t>Type</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spacing w:val="-2"/>
              </w:rPr>
              <w:t>347LN</w:t>
            </w:r>
          </w:p>
        </w:tc>
        <w:tc>
          <w:tcPr>
            <w:tcW w:w="2526" w:type="dxa"/>
            <w:vAlign w:val="center"/>
          </w:tcPr>
          <w:p w14:paraId="1B09E117"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Nippon</w:t>
            </w:r>
            <w:r w:rsidRPr="00163AC6">
              <w:rPr>
                <w:rFonts w:ascii="Times New Roman" w:hAnsi="Times New Roman" w:cs="Times New Roman"/>
                <w:color w:val="303030"/>
                <w:spacing w:val="7"/>
              </w:rPr>
              <w:t xml:space="preserve"> </w:t>
            </w:r>
            <w:r w:rsidRPr="00163AC6">
              <w:rPr>
                <w:rFonts w:ascii="Times New Roman" w:hAnsi="Times New Roman" w:cs="Times New Roman"/>
                <w:color w:val="303030"/>
                <w:spacing w:val="-2"/>
              </w:rPr>
              <w:t>Steel</w:t>
            </w:r>
          </w:p>
          <w:p w14:paraId="650CE23B"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SMAW</w:t>
            </w:r>
            <w:r w:rsidRPr="00163AC6">
              <w:rPr>
                <w:rFonts w:ascii="Times New Roman" w:hAnsi="Times New Roman" w:cs="Times New Roman"/>
                <w:color w:val="303030"/>
                <w:spacing w:val="9"/>
              </w:rPr>
              <w:t xml:space="preserve"> </w:t>
            </w:r>
            <w:r w:rsidRPr="00163AC6">
              <w:rPr>
                <w:rFonts w:ascii="Times New Roman" w:hAnsi="Times New Roman" w:cs="Times New Roman"/>
                <w:color w:val="303030"/>
                <w:spacing w:val="-2"/>
              </w:rPr>
              <w:t>Process</w:t>
            </w:r>
          </w:p>
        </w:tc>
        <w:tc>
          <w:tcPr>
            <w:tcW w:w="2572" w:type="dxa"/>
            <w:vAlign w:val="center"/>
          </w:tcPr>
          <w:p w14:paraId="3A4FD816"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S-347AP-</w:t>
            </w:r>
            <w:r w:rsidRPr="00163AC6">
              <w:rPr>
                <w:rFonts w:ascii="Times New Roman" w:hAnsi="Times New Roman" w:cs="Times New Roman"/>
                <w:color w:val="303030"/>
                <w:spacing w:val="-10"/>
              </w:rPr>
              <w:t>R</w:t>
            </w:r>
          </w:p>
        </w:tc>
        <w:tc>
          <w:tcPr>
            <w:tcW w:w="2033" w:type="dxa"/>
            <w:vAlign w:val="center"/>
          </w:tcPr>
          <w:p w14:paraId="242197FD" w14:textId="77777777" w:rsidR="00BF70F3" w:rsidRPr="00163AC6" w:rsidRDefault="00BF70F3" w:rsidP="006C53CA">
            <w:pPr>
              <w:pStyle w:val="TableParagraph"/>
              <w:spacing w:before="0"/>
              <w:ind w:left="0"/>
              <w:jc w:val="center"/>
              <w:rPr>
                <w:rFonts w:ascii="Times New Roman" w:hAnsi="Times New Roman" w:cs="Times New Roman"/>
              </w:rPr>
            </w:pPr>
          </w:p>
        </w:tc>
      </w:tr>
      <w:tr w:rsidR="00BF70F3" w:rsidRPr="00163AC6" w14:paraId="59202AE0" w14:textId="77777777" w:rsidTr="00032292">
        <w:trPr>
          <w:trHeight w:val="435"/>
        </w:trPr>
        <w:tc>
          <w:tcPr>
            <w:tcW w:w="2889" w:type="dxa"/>
            <w:vMerge/>
            <w:tcBorders>
              <w:top w:val="nil"/>
            </w:tcBorders>
          </w:tcPr>
          <w:p w14:paraId="573676A4" w14:textId="77777777" w:rsidR="00BF70F3" w:rsidRPr="00163AC6" w:rsidRDefault="00BF70F3" w:rsidP="006C53CA"/>
        </w:tc>
        <w:tc>
          <w:tcPr>
            <w:tcW w:w="2526" w:type="dxa"/>
            <w:vAlign w:val="center"/>
          </w:tcPr>
          <w:p w14:paraId="5F7248F1"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Nippon</w:t>
            </w:r>
            <w:r w:rsidRPr="00163AC6">
              <w:rPr>
                <w:rFonts w:ascii="Times New Roman" w:hAnsi="Times New Roman" w:cs="Times New Roman"/>
                <w:color w:val="303030"/>
                <w:spacing w:val="7"/>
              </w:rPr>
              <w:t xml:space="preserve"> </w:t>
            </w:r>
            <w:r w:rsidRPr="00163AC6">
              <w:rPr>
                <w:rFonts w:ascii="Times New Roman" w:hAnsi="Times New Roman" w:cs="Times New Roman"/>
                <w:color w:val="303030"/>
                <w:spacing w:val="-2"/>
              </w:rPr>
              <w:t>Steel</w:t>
            </w:r>
          </w:p>
          <w:p w14:paraId="3E653DD0"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GTAW</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spacing w:val="-2"/>
              </w:rPr>
              <w:t>Process</w:t>
            </w:r>
          </w:p>
        </w:tc>
        <w:tc>
          <w:tcPr>
            <w:tcW w:w="2572" w:type="dxa"/>
            <w:vAlign w:val="center"/>
          </w:tcPr>
          <w:p w14:paraId="4D011C7E"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YT-</w:t>
            </w:r>
            <w:r w:rsidRPr="00163AC6">
              <w:rPr>
                <w:rFonts w:ascii="Times New Roman" w:hAnsi="Times New Roman" w:cs="Times New Roman"/>
                <w:color w:val="303030"/>
                <w:spacing w:val="-2"/>
              </w:rPr>
              <w:t>347AP</w:t>
            </w:r>
          </w:p>
        </w:tc>
        <w:tc>
          <w:tcPr>
            <w:tcW w:w="2033" w:type="dxa"/>
            <w:vAlign w:val="center"/>
          </w:tcPr>
          <w:p w14:paraId="3EAEF600" w14:textId="77777777" w:rsidR="00BF70F3" w:rsidRPr="00163AC6" w:rsidRDefault="00BF70F3" w:rsidP="006C53CA">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S34751</w:t>
            </w:r>
          </w:p>
        </w:tc>
      </w:tr>
      <w:tr w:rsidR="00BF70F3" w:rsidRPr="00163AC6" w14:paraId="254ABB90" w14:textId="77777777" w:rsidTr="00032292">
        <w:trPr>
          <w:trHeight w:val="1659"/>
        </w:trPr>
        <w:tc>
          <w:tcPr>
            <w:tcW w:w="10020" w:type="dxa"/>
            <w:gridSpan w:val="4"/>
          </w:tcPr>
          <w:p w14:paraId="4219BB27" w14:textId="77777777" w:rsidR="00BF70F3" w:rsidRPr="00163AC6" w:rsidRDefault="00BF70F3" w:rsidP="006C53CA">
            <w:pPr>
              <w:pStyle w:val="TableParagraph"/>
              <w:spacing w:before="0"/>
              <w:ind w:left="0"/>
              <w:rPr>
                <w:rFonts w:ascii="Times New Roman" w:hAnsi="Times New Roman" w:cs="Times New Roman"/>
                <w:b/>
                <w:bCs/>
                <w:i/>
                <w:iCs/>
              </w:rPr>
            </w:pPr>
            <w:r w:rsidRPr="00163AC6">
              <w:rPr>
                <w:rFonts w:ascii="Times New Roman" w:hAnsi="Times New Roman" w:cs="Times New Roman"/>
                <w:b/>
                <w:bCs/>
                <w:i/>
                <w:iCs/>
                <w:color w:val="303030"/>
                <w:spacing w:val="-2"/>
              </w:rPr>
              <w:t>Notes:</w:t>
            </w:r>
          </w:p>
          <w:p w14:paraId="702D9098" w14:textId="6A85D8F1" w:rsidR="00BF70F3" w:rsidRPr="00163AC6" w:rsidRDefault="00BF70F3" w:rsidP="00AF68B1">
            <w:pPr>
              <w:pStyle w:val="TableParagraph"/>
              <w:numPr>
                <w:ilvl w:val="0"/>
                <w:numId w:val="16"/>
              </w:numPr>
              <w:tabs>
                <w:tab w:val="left" w:pos="219"/>
              </w:tabs>
              <w:spacing w:before="0"/>
              <w:ind w:left="0" w:firstLine="0"/>
              <w:rPr>
                <w:rFonts w:ascii="Times New Roman" w:hAnsi="Times New Roman" w:cs="Times New Roman"/>
                <w:i/>
                <w:iCs/>
                <w:color w:val="303030"/>
              </w:rPr>
            </w:pPr>
            <w:r w:rsidRPr="00163AC6">
              <w:rPr>
                <w:rFonts w:ascii="Times New Roman" w:hAnsi="Times New Roman" w:cs="Times New Roman"/>
                <w:i/>
                <w:iCs/>
                <w:color w:val="333333"/>
              </w:rPr>
              <w:t xml:space="preserve">16-8-2 </w:t>
            </w:r>
            <w:r w:rsidR="00145C12" w:rsidRPr="00163AC6">
              <w:rPr>
                <w:rFonts w:ascii="Times New Roman" w:hAnsi="Times New Roman" w:cs="Times New Roman"/>
                <w:i/>
                <w:iCs/>
                <w:color w:val="333333"/>
              </w:rPr>
              <w:t>W</w:t>
            </w:r>
            <w:r w:rsidRPr="00163AC6">
              <w:rPr>
                <w:rFonts w:ascii="Times New Roman" w:hAnsi="Times New Roman" w:cs="Times New Roman"/>
                <w:i/>
                <w:iCs/>
                <w:color w:val="333333"/>
              </w:rPr>
              <w:t xml:space="preserve">elding </w:t>
            </w:r>
            <w:r w:rsidR="00145C12" w:rsidRPr="00163AC6">
              <w:rPr>
                <w:rFonts w:ascii="Times New Roman" w:hAnsi="Times New Roman" w:cs="Times New Roman"/>
                <w:i/>
                <w:iCs/>
                <w:color w:val="333333"/>
              </w:rPr>
              <w:t>C</w:t>
            </w:r>
            <w:r w:rsidRPr="00163AC6">
              <w:rPr>
                <w:rFonts w:ascii="Times New Roman" w:hAnsi="Times New Roman" w:cs="Times New Roman"/>
                <w:i/>
                <w:iCs/>
                <w:color w:val="333333"/>
              </w:rPr>
              <w:t>onsumables are used in cryogenic applications to improve toughness, and in high temperature applications exceeding 1050°F to mitigate embrittlement.</w:t>
            </w:r>
          </w:p>
          <w:p w14:paraId="1F1117B9" w14:textId="77777777" w:rsidR="00BF70F3" w:rsidRPr="00163AC6" w:rsidRDefault="00BF70F3" w:rsidP="00AF68B1">
            <w:pPr>
              <w:pStyle w:val="TableParagraph"/>
              <w:numPr>
                <w:ilvl w:val="0"/>
                <w:numId w:val="16"/>
              </w:numPr>
              <w:tabs>
                <w:tab w:val="left" w:pos="224"/>
              </w:tabs>
              <w:spacing w:before="0"/>
              <w:ind w:left="0" w:firstLine="0"/>
              <w:rPr>
                <w:rFonts w:ascii="Times New Roman" w:hAnsi="Times New Roman" w:cs="Times New Roman"/>
                <w:i/>
                <w:iCs/>
                <w:color w:val="333333"/>
              </w:rPr>
            </w:pPr>
            <w:r w:rsidRPr="00163AC6">
              <w:rPr>
                <w:rFonts w:ascii="Times New Roman" w:hAnsi="Times New Roman" w:cs="Times New Roman"/>
                <w:i/>
                <w:iCs/>
                <w:color w:val="333333"/>
              </w:rPr>
              <w:t>Type 310 stainless steel is fully austenitic and typically has ferrite content less than 2wt%. It is highly susceptible to solidification cracking and should not be used for pressure containing piping.</w:t>
            </w:r>
          </w:p>
          <w:p w14:paraId="6DC7DB76" w14:textId="77777777" w:rsidR="00BF70F3" w:rsidRPr="00163AC6" w:rsidRDefault="00BF70F3" w:rsidP="00B944DE">
            <w:pPr>
              <w:pStyle w:val="TableParagraph"/>
              <w:numPr>
                <w:ilvl w:val="0"/>
                <w:numId w:val="16"/>
              </w:numPr>
              <w:tabs>
                <w:tab w:val="left" w:pos="224"/>
              </w:tabs>
              <w:spacing w:before="0"/>
              <w:ind w:left="204" w:hanging="204"/>
              <w:rPr>
                <w:rFonts w:ascii="Times New Roman" w:hAnsi="Times New Roman" w:cs="Times New Roman"/>
                <w:i/>
                <w:iCs/>
                <w:color w:val="333333"/>
              </w:rPr>
            </w:pPr>
            <w:r w:rsidRPr="00163AC6">
              <w:rPr>
                <w:rFonts w:ascii="Times New Roman" w:hAnsi="Times New Roman" w:cs="Times New Roman"/>
                <w:i/>
                <w:iCs/>
                <w:color w:val="333333"/>
              </w:rPr>
              <w:t>Only</w:t>
            </w:r>
            <w:r w:rsidRPr="00163AC6">
              <w:rPr>
                <w:rFonts w:ascii="Times New Roman" w:hAnsi="Times New Roman" w:cs="Times New Roman"/>
                <w:i/>
                <w:iCs/>
                <w:color w:val="333333"/>
                <w:spacing w:val="7"/>
              </w:rPr>
              <w:t xml:space="preserve"> </w:t>
            </w:r>
            <w:r w:rsidRPr="00163AC6">
              <w:rPr>
                <w:rFonts w:ascii="Times New Roman" w:hAnsi="Times New Roman" w:cs="Times New Roman"/>
                <w:i/>
                <w:iCs/>
                <w:color w:val="333333"/>
              </w:rPr>
              <w:t>the</w:t>
            </w:r>
            <w:r w:rsidRPr="00163AC6">
              <w:rPr>
                <w:rFonts w:ascii="Times New Roman" w:hAnsi="Times New Roman" w:cs="Times New Roman"/>
                <w:i/>
                <w:iCs/>
                <w:color w:val="333333"/>
                <w:spacing w:val="7"/>
              </w:rPr>
              <w:t xml:space="preserve"> </w:t>
            </w:r>
            <w:r w:rsidRPr="00163AC6">
              <w:rPr>
                <w:rFonts w:ascii="Times New Roman" w:hAnsi="Times New Roman" w:cs="Times New Roman"/>
                <w:i/>
                <w:iCs/>
                <w:color w:val="333333"/>
              </w:rPr>
              <w:t>EXXXT1-4</w:t>
            </w:r>
            <w:r w:rsidRPr="00163AC6">
              <w:rPr>
                <w:rFonts w:ascii="Times New Roman" w:hAnsi="Times New Roman" w:cs="Times New Roman"/>
                <w:i/>
                <w:iCs/>
                <w:color w:val="333333"/>
                <w:spacing w:val="7"/>
              </w:rPr>
              <w:t xml:space="preserve"> </w:t>
            </w:r>
            <w:r w:rsidRPr="00163AC6">
              <w:rPr>
                <w:rFonts w:ascii="Times New Roman" w:hAnsi="Times New Roman" w:cs="Times New Roman"/>
                <w:i/>
                <w:iCs/>
                <w:color w:val="333333"/>
              </w:rPr>
              <w:t>or</w:t>
            </w:r>
            <w:r w:rsidRPr="00163AC6">
              <w:rPr>
                <w:rFonts w:ascii="Times New Roman" w:hAnsi="Times New Roman" w:cs="Times New Roman"/>
                <w:i/>
                <w:iCs/>
                <w:color w:val="333333"/>
                <w:spacing w:val="7"/>
              </w:rPr>
              <w:t xml:space="preserve"> </w:t>
            </w:r>
            <w:r w:rsidRPr="00163AC6">
              <w:rPr>
                <w:rFonts w:ascii="Times New Roman" w:hAnsi="Times New Roman" w:cs="Times New Roman"/>
                <w:i/>
                <w:iCs/>
                <w:color w:val="333333"/>
              </w:rPr>
              <w:t>-5</w:t>
            </w:r>
            <w:r w:rsidRPr="00163AC6">
              <w:rPr>
                <w:rFonts w:ascii="Times New Roman" w:hAnsi="Times New Roman" w:cs="Times New Roman"/>
                <w:i/>
                <w:iCs/>
                <w:color w:val="333333"/>
                <w:spacing w:val="7"/>
              </w:rPr>
              <w:t xml:space="preserve"> </w:t>
            </w:r>
            <w:r w:rsidRPr="00163AC6">
              <w:rPr>
                <w:rFonts w:ascii="Times New Roman" w:hAnsi="Times New Roman" w:cs="Times New Roman"/>
                <w:i/>
                <w:iCs/>
                <w:color w:val="333333"/>
              </w:rPr>
              <w:t>and</w:t>
            </w:r>
            <w:r w:rsidRPr="00163AC6">
              <w:rPr>
                <w:rFonts w:ascii="Times New Roman" w:hAnsi="Times New Roman" w:cs="Times New Roman"/>
                <w:i/>
                <w:iCs/>
                <w:color w:val="333333"/>
                <w:spacing w:val="7"/>
              </w:rPr>
              <w:t xml:space="preserve"> </w:t>
            </w:r>
            <w:r w:rsidRPr="00163AC6">
              <w:rPr>
                <w:rFonts w:ascii="Times New Roman" w:hAnsi="Times New Roman" w:cs="Times New Roman"/>
                <w:i/>
                <w:iCs/>
                <w:color w:val="333333"/>
              </w:rPr>
              <w:t>EXXXLT1-4</w:t>
            </w:r>
            <w:r w:rsidRPr="00163AC6">
              <w:rPr>
                <w:rFonts w:ascii="Times New Roman" w:hAnsi="Times New Roman" w:cs="Times New Roman"/>
                <w:i/>
                <w:iCs/>
                <w:color w:val="333333"/>
                <w:spacing w:val="7"/>
              </w:rPr>
              <w:t xml:space="preserve"> </w:t>
            </w:r>
            <w:r w:rsidRPr="00163AC6">
              <w:rPr>
                <w:rFonts w:ascii="Times New Roman" w:hAnsi="Times New Roman" w:cs="Times New Roman"/>
                <w:i/>
                <w:iCs/>
                <w:color w:val="333333"/>
              </w:rPr>
              <w:t>or</w:t>
            </w:r>
            <w:r w:rsidRPr="00163AC6">
              <w:rPr>
                <w:rFonts w:ascii="Times New Roman" w:hAnsi="Times New Roman" w:cs="Times New Roman"/>
                <w:i/>
                <w:iCs/>
                <w:color w:val="333333"/>
                <w:spacing w:val="8"/>
              </w:rPr>
              <w:t xml:space="preserve"> </w:t>
            </w:r>
            <w:r w:rsidRPr="00163AC6">
              <w:rPr>
                <w:rFonts w:ascii="Times New Roman" w:hAnsi="Times New Roman" w:cs="Times New Roman"/>
                <w:i/>
                <w:iCs/>
                <w:color w:val="333333"/>
              </w:rPr>
              <w:t>-5</w:t>
            </w:r>
            <w:r w:rsidRPr="00163AC6">
              <w:rPr>
                <w:rFonts w:ascii="Times New Roman" w:hAnsi="Times New Roman" w:cs="Times New Roman"/>
                <w:i/>
                <w:iCs/>
                <w:color w:val="333333"/>
                <w:spacing w:val="7"/>
              </w:rPr>
              <w:t xml:space="preserve"> </w:t>
            </w:r>
            <w:r w:rsidRPr="00163AC6">
              <w:rPr>
                <w:rFonts w:ascii="Times New Roman" w:hAnsi="Times New Roman" w:cs="Times New Roman"/>
                <w:i/>
                <w:iCs/>
                <w:color w:val="333333"/>
              </w:rPr>
              <w:t>FCAW</w:t>
            </w:r>
            <w:r w:rsidRPr="00163AC6">
              <w:rPr>
                <w:rFonts w:ascii="Times New Roman" w:hAnsi="Times New Roman" w:cs="Times New Roman"/>
                <w:i/>
                <w:iCs/>
                <w:color w:val="333333"/>
                <w:spacing w:val="7"/>
              </w:rPr>
              <w:t xml:space="preserve"> </w:t>
            </w:r>
            <w:r w:rsidRPr="00163AC6">
              <w:rPr>
                <w:rFonts w:ascii="Times New Roman" w:hAnsi="Times New Roman" w:cs="Times New Roman"/>
                <w:i/>
                <w:iCs/>
                <w:color w:val="333333"/>
              </w:rPr>
              <w:t>electrodes</w:t>
            </w:r>
            <w:r w:rsidRPr="00163AC6">
              <w:rPr>
                <w:rFonts w:ascii="Times New Roman" w:hAnsi="Times New Roman" w:cs="Times New Roman"/>
                <w:i/>
                <w:iCs/>
                <w:color w:val="333333"/>
                <w:spacing w:val="7"/>
              </w:rPr>
              <w:t xml:space="preserve"> </w:t>
            </w:r>
            <w:r w:rsidRPr="00163AC6">
              <w:rPr>
                <w:rFonts w:ascii="Times New Roman" w:hAnsi="Times New Roman" w:cs="Times New Roman"/>
                <w:i/>
                <w:iCs/>
                <w:color w:val="333333"/>
              </w:rPr>
              <w:t>are</w:t>
            </w:r>
            <w:r w:rsidRPr="00163AC6">
              <w:rPr>
                <w:rFonts w:ascii="Times New Roman" w:hAnsi="Times New Roman" w:cs="Times New Roman"/>
                <w:i/>
                <w:iCs/>
                <w:color w:val="333333"/>
                <w:spacing w:val="7"/>
              </w:rPr>
              <w:t xml:space="preserve"> </w:t>
            </w:r>
            <w:r w:rsidRPr="00163AC6">
              <w:rPr>
                <w:rFonts w:ascii="Times New Roman" w:hAnsi="Times New Roman" w:cs="Times New Roman"/>
                <w:i/>
                <w:iCs/>
                <w:color w:val="333333"/>
                <w:spacing w:val="-2"/>
              </w:rPr>
              <w:t>permitted.</w:t>
            </w:r>
          </w:p>
          <w:p w14:paraId="273B341B" w14:textId="77777777" w:rsidR="00BF70F3" w:rsidRPr="00163AC6" w:rsidRDefault="00BF70F3" w:rsidP="00B944DE">
            <w:pPr>
              <w:pStyle w:val="TableParagraph"/>
              <w:numPr>
                <w:ilvl w:val="0"/>
                <w:numId w:val="16"/>
              </w:numPr>
              <w:tabs>
                <w:tab w:val="left" w:pos="224"/>
              </w:tabs>
              <w:spacing w:before="0"/>
              <w:ind w:left="204" w:hanging="204"/>
              <w:rPr>
                <w:color w:val="303030"/>
              </w:rPr>
            </w:pPr>
            <w:r w:rsidRPr="00163AC6">
              <w:rPr>
                <w:rFonts w:ascii="Times New Roman" w:hAnsi="Times New Roman" w:cs="Times New Roman"/>
                <w:i/>
                <w:iCs/>
                <w:color w:val="303030"/>
              </w:rPr>
              <w:t>FCAW</w:t>
            </w:r>
            <w:r w:rsidRPr="00163AC6">
              <w:rPr>
                <w:rFonts w:ascii="Times New Roman" w:hAnsi="Times New Roman" w:cs="Times New Roman"/>
                <w:i/>
                <w:iCs/>
                <w:color w:val="303030"/>
                <w:spacing w:val="7"/>
              </w:rPr>
              <w:t xml:space="preserve"> </w:t>
            </w:r>
            <w:r w:rsidRPr="00163AC6">
              <w:rPr>
                <w:rFonts w:ascii="Times New Roman" w:hAnsi="Times New Roman" w:cs="Times New Roman"/>
                <w:i/>
                <w:iCs/>
                <w:color w:val="303030"/>
              </w:rPr>
              <w:t>347H</w:t>
            </w:r>
            <w:r w:rsidRPr="00163AC6">
              <w:rPr>
                <w:rFonts w:ascii="Times New Roman" w:hAnsi="Times New Roman" w:cs="Times New Roman"/>
                <w:i/>
                <w:iCs/>
                <w:color w:val="303030"/>
                <w:spacing w:val="7"/>
              </w:rPr>
              <w:t xml:space="preserve"> </w:t>
            </w:r>
            <w:r w:rsidRPr="00163AC6">
              <w:rPr>
                <w:rFonts w:ascii="Times New Roman" w:hAnsi="Times New Roman" w:cs="Times New Roman"/>
                <w:i/>
                <w:iCs/>
                <w:color w:val="303030"/>
              </w:rPr>
              <w:t>must</w:t>
            </w:r>
            <w:r w:rsidRPr="00163AC6">
              <w:rPr>
                <w:rFonts w:ascii="Times New Roman" w:hAnsi="Times New Roman" w:cs="Times New Roman"/>
                <w:i/>
                <w:iCs/>
                <w:color w:val="303030"/>
                <w:spacing w:val="8"/>
              </w:rPr>
              <w:t xml:space="preserve"> </w:t>
            </w:r>
            <w:r w:rsidRPr="00163AC6">
              <w:rPr>
                <w:rFonts w:ascii="Times New Roman" w:hAnsi="Times New Roman" w:cs="Times New Roman"/>
                <w:i/>
                <w:iCs/>
                <w:color w:val="303030"/>
              </w:rPr>
              <w:t>be</w:t>
            </w:r>
            <w:r w:rsidRPr="00163AC6">
              <w:rPr>
                <w:rFonts w:ascii="Times New Roman" w:hAnsi="Times New Roman" w:cs="Times New Roman"/>
                <w:i/>
                <w:iCs/>
                <w:color w:val="303030"/>
                <w:spacing w:val="7"/>
              </w:rPr>
              <w:t xml:space="preserve"> </w:t>
            </w:r>
            <w:r w:rsidRPr="00163AC6">
              <w:rPr>
                <w:rFonts w:ascii="Times New Roman" w:hAnsi="Times New Roman" w:cs="Times New Roman"/>
                <w:i/>
                <w:iCs/>
                <w:color w:val="303030"/>
              </w:rPr>
              <w:t>0.04-0.08wt%</w:t>
            </w:r>
            <w:r w:rsidRPr="00163AC6">
              <w:rPr>
                <w:rFonts w:ascii="Times New Roman" w:hAnsi="Times New Roman" w:cs="Times New Roman"/>
                <w:i/>
                <w:iCs/>
                <w:color w:val="303030"/>
                <w:spacing w:val="8"/>
              </w:rPr>
              <w:t xml:space="preserve"> </w:t>
            </w:r>
            <w:r w:rsidRPr="00163AC6">
              <w:rPr>
                <w:rFonts w:ascii="Times New Roman" w:hAnsi="Times New Roman" w:cs="Times New Roman"/>
                <w:i/>
                <w:iCs/>
                <w:color w:val="303030"/>
                <w:spacing w:val="-2"/>
              </w:rPr>
              <w:t>carbon.</w:t>
            </w:r>
          </w:p>
        </w:tc>
      </w:tr>
    </w:tbl>
    <w:p w14:paraId="4A536CF7" w14:textId="37226AF5" w:rsidR="00A55F24" w:rsidRPr="002B109D" w:rsidRDefault="00A55F24" w:rsidP="002B109D">
      <w:pPr>
        <w:pStyle w:val="ListParagraph"/>
        <w:numPr>
          <w:ilvl w:val="1"/>
          <w:numId w:val="17"/>
        </w:numPr>
        <w:spacing w:before="120" w:after="120"/>
        <w:ind w:left="1134" w:hanging="425"/>
      </w:pPr>
      <w:r w:rsidRPr="002B109D">
        <w:rPr>
          <w:b/>
        </w:rPr>
        <w:t xml:space="preserve">- </w:t>
      </w:r>
      <w:r w:rsidRPr="002B109D">
        <w:rPr>
          <w:color w:val="333333"/>
        </w:rPr>
        <w:t>Weld</w:t>
      </w:r>
      <w:r w:rsidRPr="002B109D">
        <w:rPr>
          <w:color w:val="333333"/>
          <w:spacing w:val="8"/>
        </w:rPr>
        <w:t xml:space="preserve"> </w:t>
      </w:r>
      <w:r w:rsidRPr="002B109D">
        <w:rPr>
          <w:color w:val="333333"/>
        </w:rPr>
        <w:t>metal</w:t>
      </w:r>
      <w:r w:rsidRPr="002B109D">
        <w:rPr>
          <w:color w:val="333333"/>
          <w:spacing w:val="9"/>
        </w:rPr>
        <w:t xml:space="preserve"> </w:t>
      </w:r>
      <w:r w:rsidRPr="002B109D">
        <w:rPr>
          <w:color w:val="333333"/>
        </w:rPr>
        <w:t>strength</w:t>
      </w:r>
      <w:r w:rsidRPr="002B109D">
        <w:rPr>
          <w:color w:val="333333"/>
          <w:spacing w:val="8"/>
        </w:rPr>
        <w:t xml:space="preserve"> </w:t>
      </w:r>
      <w:r w:rsidRPr="002B109D">
        <w:rPr>
          <w:color w:val="333333"/>
        </w:rPr>
        <w:t>shall</w:t>
      </w:r>
      <w:r w:rsidRPr="002B109D">
        <w:rPr>
          <w:color w:val="333333"/>
          <w:spacing w:val="8"/>
        </w:rPr>
        <w:t xml:space="preserve"> </w:t>
      </w:r>
      <w:r w:rsidRPr="002B109D">
        <w:rPr>
          <w:color w:val="333333"/>
        </w:rPr>
        <w:t>match</w:t>
      </w:r>
      <w:r w:rsidRPr="002B109D">
        <w:rPr>
          <w:color w:val="333333"/>
          <w:spacing w:val="8"/>
        </w:rPr>
        <w:t xml:space="preserve"> </w:t>
      </w:r>
      <w:r w:rsidRPr="002B109D">
        <w:rPr>
          <w:color w:val="333333"/>
        </w:rPr>
        <w:t>the</w:t>
      </w:r>
      <w:r w:rsidRPr="002B109D">
        <w:rPr>
          <w:color w:val="333333"/>
          <w:spacing w:val="8"/>
        </w:rPr>
        <w:t xml:space="preserve"> </w:t>
      </w:r>
      <w:r w:rsidRPr="002B109D">
        <w:rPr>
          <w:color w:val="333333"/>
        </w:rPr>
        <w:t>base</w:t>
      </w:r>
      <w:r w:rsidRPr="002B109D">
        <w:rPr>
          <w:color w:val="333333"/>
          <w:spacing w:val="8"/>
        </w:rPr>
        <w:t xml:space="preserve"> </w:t>
      </w:r>
      <w:r w:rsidRPr="002B109D">
        <w:rPr>
          <w:color w:val="333333"/>
        </w:rPr>
        <w:t>metal</w:t>
      </w:r>
      <w:r w:rsidRPr="002B109D">
        <w:rPr>
          <w:color w:val="333333"/>
          <w:spacing w:val="8"/>
        </w:rPr>
        <w:t xml:space="preserve"> </w:t>
      </w:r>
      <w:r w:rsidRPr="002B109D">
        <w:rPr>
          <w:color w:val="333333"/>
        </w:rPr>
        <w:t>if</w:t>
      </w:r>
      <w:r w:rsidRPr="002B109D">
        <w:rPr>
          <w:color w:val="333333"/>
          <w:spacing w:val="8"/>
        </w:rPr>
        <w:t xml:space="preserve"> </w:t>
      </w:r>
      <w:r w:rsidRPr="002B109D">
        <w:rPr>
          <w:color w:val="333333"/>
        </w:rPr>
        <w:t>welding</w:t>
      </w:r>
      <w:r w:rsidRPr="002B109D">
        <w:rPr>
          <w:color w:val="333333"/>
          <w:spacing w:val="8"/>
        </w:rPr>
        <w:t xml:space="preserve"> </w:t>
      </w:r>
      <w:r w:rsidRPr="002B109D">
        <w:rPr>
          <w:color w:val="333333"/>
        </w:rPr>
        <w:t>dual</w:t>
      </w:r>
      <w:r w:rsidRPr="002B109D">
        <w:rPr>
          <w:color w:val="333333"/>
          <w:spacing w:val="8"/>
        </w:rPr>
        <w:t xml:space="preserve"> </w:t>
      </w:r>
      <w:r w:rsidRPr="002B109D">
        <w:rPr>
          <w:color w:val="333333"/>
        </w:rPr>
        <w:t>certified</w:t>
      </w:r>
      <w:r w:rsidRPr="002B109D">
        <w:rPr>
          <w:color w:val="333333"/>
          <w:spacing w:val="8"/>
        </w:rPr>
        <w:t xml:space="preserve"> </w:t>
      </w:r>
      <w:r w:rsidRPr="002B109D">
        <w:rPr>
          <w:color w:val="333333"/>
        </w:rPr>
        <w:t>materials</w:t>
      </w:r>
      <w:r w:rsidRPr="002B109D">
        <w:rPr>
          <w:color w:val="333333"/>
          <w:spacing w:val="8"/>
        </w:rPr>
        <w:t xml:space="preserve"> </w:t>
      </w:r>
      <w:r w:rsidRPr="002B109D">
        <w:rPr>
          <w:color w:val="333333"/>
        </w:rPr>
        <w:t>(i.e.,</w:t>
      </w:r>
      <w:r w:rsidRPr="002B109D">
        <w:rPr>
          <w:color w:val="333333"/>
          <w:spacing w:val="8"/>
        </w:rPr>
        <w:t xml:space="preserve"> </w:t>
      </w:r>
      <w:r w:rsidRPr="002B109D">
        <w:rPr>
          <w:color w:val="333333"/>
          <w:spacing w:val="-2"/>
        </w:rPr>
        <w:t>316/316L).</w:t>
      </w:r>
    </w:p>
    <w:p w14:paraId="7D881C7D" w14:textId="22ADD0C2" w:rsidR="00A55F24" w:rsidRPr="002B109D" w:rsidRDefault="00A55F24" w:rsidP="002B109D">
      <w:pPr>
        <w:pStyle w:val="ListParagraph"/>
        <w:numPr>
          <w:ilvl w:val="1"/>
          <w:numId w:val="17"/>
        </w:numPr>
        <w:spacing w:before="120" w:after="120"/>
        <w:ind w:left="1134" w:hanging="425"/>
      </w:pPr>
      <w:r w:rsidRPr="002B109D">
        <w:rPr>
          <w:b/>
        </w:rPr>
        <w:t xml:space="preserve">- </w:t>
      </w:r>
      <w:r w:rsidRPr="002B109D">
        <w:rPr>
          <w:color w:val="333333"/>
        </w:rPr>
        <w:t>Impact</w:t>
      </w:r>
      <w:r w:rsidRPr="002B109D">
        <w:rPr>
          <w:color w:val="333333"/>
          <w:spacing w:val="1"/>
        </w:rPr>
        <w:t xml:space="preserve"> </w:t>
      </w:r>
      <w:r w:rsidRPr="002B109D">
        <w:rPr>
          <w:color w:val="333333"/>
        </w:rPr>
        <w:t>testing</w:t>
      </w:r>
      <w:r w:rsidRPr="002B109D">
        <w:rPr>
          <w:color w:val="333333"/>
          <w:spacing w:val="2"/>
        </w:rPr>
        <w:t xml:space="preserve"> </w:t>
      </w:r>
      <w:r w:rsidRPr="002B109D">
        <w:rPr>
          <w:color w:val="333333"/>
        </w:rPr>
        <w:t>of</w:t>
      </w:r>
      <w:r w:rsidRPr="002B109D">
        <w:rPr>
          <w:color w:val="333333"/>
          <w:spacing w:val="7"/>
        </w:rPr>
        <w:t xml:space="preserve"> </w:t>
      </w:r>
      <w:r w:rsidRPr="002B109D">
        <w:rPr>
          <w:color w:val="333333"/>
        </w:rPr>
        <w:t>austenitic</w:t>
      </w:r>
      <w:r w:rsidRPr="002B109D">
        <w:rPr>
          <w:color w:val="333333"/>
          <w:spacing w:val="7"/>
        </w:rPr>
        <w:t xml:space="preserve"> </w:t>
      </w:r>
      <w:r w:rsidR="00145C12" w:rsidRPr="002B109D">
        <w:rPr>
          <w:color w:val="333333"/>
        </w:rPr>
        <w:t>stainless</w:t>
      </w:r>
      <w:r w:rsidR="00145C12" w:rsidRPr="002B109D">
        <w:rPr>
          <w:color w:val="333333"/>
          <w:spacing w:val="7"/>
        </w:rPr>
        <w:t>-steel</w:t>
      </w:r>
      <w:r w:rsidRPr="002B109D">
        <w:rPr>
          <w:color w:val="333333"/>
          <w:spacing w:val="7"/>
        </w:rPr>
        <w:t xml:space="preserve"> </w:t>
      </w:r>
      <w:r w:rsidRPr="002B109D">
        <w:rPr>
          <w:color w:val="333333"/>
        </w:rPr>
        <w:t>weldments</w:t>
      </w:r>
      <w:r w:rsidRPr="002B109D">
        <w:rPr>
          <w:color w:val="333333"/>
          <w:spacing w:val="8"/>
        </w:rPr>
        <w:t xml:space="preserve"> </w:t>
      </w:r>
      <w:r w:rsidRPr="002B109D">
        <w:rPr>
          <w:color w:val="333333"/>
        </w:rPr>
        <w:t>shall</w:t>
      </w:r>
      <w:r w:rsidRPr="002B109D">
        <w:rPr>
          <w:color w:val="333333"/>
          <w:spacing w:val="7"/>
        </w:rPr>
        <w:t xml:space="preserve"> </w:t>
      </w:r>
      <w:r w:rsidRPr="002B109D">
        <w:rPr>
          <w:color w:val="333333"/>
        </w:rPr>
        <w:t>be</w:t>
      </w:r>
      <w:r w:rsidRPr="002B109D">
        <w:rPr>
          <w:color w:val="333333"/>
          <w:spacing w:val="7"/>
        </w:rPr>
        <w:t xml:space="preserve"> </w:t>
      </w:r>
      <w:r w:rsidRPr="002B109D">
        <w:rPr>
          <w:color w:val="333333"/>
        </w:rPr>
        <w:t>in</w:t>
      </w:r>
      <w:r w:rsidRPr="002B109D">
        <w:rPr>
          <w:color w:val="333333"/>
          <w:spacing w:val="7"/>
        </w:rPr>
        <w:t xml:space="preserve"> </w:t>
      </w:r>
      <w:r w:rsidRPr="002B109D">
        <w:rPr>
          <w:color w:val="333333"/>
        </w:rPr>
        <w:t>accordance</w:t>
      </w:r>
      <w:r w:rsidRPr="002B109D">
        <w:rPr>
          <w:color w:val="333333"/>
          <w:spacing w:val="7"/>
        </w:rPr>
        <w:t xml:space="preserve"> </w:t>
      </w:r>
      <w:r w:rsidRPr="002B109D">
        <w:rPr>
          <w:color w:val="333333"/>
        </w:rPr>
        <w:t>with</w:t>
      </w:r>
      <w:r w:rsidRPr="002B109D">
        <w:rPr>
          <w:color w:val="333333"/>
          <w:spacing w:val="8"/>
        </w:rPr>
        <w:t xml:space="preserve"> </w:t>
      </w:r>
      <w:r w:rsidRPr="002B109D">
        <w:rPr>
          <w:color w:val="333333"/>
        </w:rPr>
        <w:t>item</w:t>
      </w:r>
      <w:r w:rsidR="00420469" w:rsidRPr="002B109D">
        <w:rPr>
          <w:color w:val="333333"/>
        </w:rPr>
        <w:t>s</w:t>
      </w:r>
      <w:r w:rsidRPr="002B109D">
        <w:rPr>
          <w:color w:val="333333"/>
          <w:spacing w:val="9"/>
        </w:rPr>
        <w:t xml:space="preserve"> </w:t>
      </w:r>
      <w:r w:rsidR="00991E35" w:rsidRPr="002B109D">
        <w:t>9-7 and 9-20.</w:t>
      </w:r>
    </w:p>
    <w:p w14:paraId="196B14A0" w14:textId="5D40F69B" w:rsidR="00A03F38" w:rsidRPr="002B109D" w:rsidRDefault="00A03F38" w:rsidP="002B109D">
      <w:pPr>
        <w:pStyle w:val="ListParagraph"/>
        <w:numPr>
          <w:ilvl w:val="1"/>
          <w:numId w:val="17"/>
        </w:numPr>
        <w:spacing w:before="120" w:after="120"/>
        <w:ind w:left="1134" w:hanging="425"/>
      </w:pPr>
      <w:r w:rsidRPr="002B109D">
        <w:rPr>
          <w:b/>
        </w:rPr>
        <w:t xml:space="preserve">- </w:t>
      </w:r>
      <w:r w:rsidRPr="002B109D">
        <w:rPr>
          <w:color w:val="333333"/>
        </w:rPr>
        <w:t>Weld</w:t>
      </w:r>
      <w:r w:rsidRPr="002B109D">
        <w:rPr>
          <w:color w:val="333333"/>
          <w:spacing w:val="20"/>
        </w:rPr>
        <w:t xml:space="preserve"> </w:t>
      </w:r>
      <w:r w:rsidRPr="002B109D">
        <w:rPr>
          <w:color w:val="333333"/>
        </w:rPr>
        <w:t>Procedures</w:t>
      </w:r>
      <w:r w:rsidRPr="002B109D">
        <w:rPr>
          <w:color w:val="333333"/>
          <w:spacing w:val="20"/>
        </w:rPr>
        <w:t xml:space="preserve"> </w:t>
      </w:r>
      <w:r w:rsidRPr="002B109D">
        <w:rPr>
          <w:color w:val="333333"/>
        </w:rPr>
        <w:t>for</w:t>
      </w:r>
      <w:r w:rsidRPr="002B109D">
        <w:rPr>
          <w:color w:val="333333"/>
          <w:spacing w:val="20"/>
        </w:rPr>
        <w:t xml:space="preserve"> </w:t>
      </w:r>
      <w:r w:rsidRPr="002B109D">
        <w:rPr>
          <w:color w:val="333333"/>
        </w:rPr>
        <w:t>use</w:t>
      </w:r>
      <w:r w:rsidRPr="002B109D">
        <w:rPr>
          <w:color w:val="333333"/>
          <w:spacing w:val="20"/>
        </w:rPr>
        <w:t xml:space="preserve"> </w:t>
      </w:r>
      <w:r w:rsidRPr="002B109D">
        <w:rPr>
          <w:color w:val="333333"/>
        </w:rPr>
        <w:t>in</w:t>
      </w:r>
      <w:r w:rsidRPr="002B109D">
        <w:rPr>
          <w:color w:val="333333"/>
          <w:spacing w:val="20"/>
        </w:rPr>
        <w:t xml:space="preserve"> </w:t>
      </w:r>
      <w:r w:rsidRPr="002B109D">
        <w:rPr>
          <w:color w:val="333333"/>
        </w:rPr>
        <w:t>the</w:t>
      </w:r>
      <w:r w:rsidRPr="002B109D">
        <w:rPr>
          <w:color w:val="333333"/>
          <w:spacing w:val="20"/>
        </w:rPr>
        <w:t xml:space="preserve"> </w:t>
      </w:r>
      <w:r w:rsidRPr="002B109D">
        <w:rPr>
          <w:color w:val="333333"/>
        </w:rPr>
        <w:t>following</w:t>
      </w:r>
      <w:r w:rsidRPr="002B109D">
        <w:rPr>
          <w:color w:val="333333"/>
          <w:spacing w:val="20"/>
        </w:rPr>
        <w:t xml:space="preserve"> </w:t>
      </w:r>
      <w:r w:rsidRPr="002B109D">
        <w:rPr>
          <w:color w:val="333333"/>
        </w:rPr>
        <w:t>applications</w:t>
      </w:r>
      <w:r w:rsidRPr="002B109D">
        <w:rPr>
          <w:color w:val="333333"/>
          <w:spacing w:val="20"/>
        </w:rPr>
        <w:t xml:space="preserve"> </w:t>
      </w:r>
      <w:r w:rsidRPr="002B109D">
        <w:rPr>
          <w:color w:val="333333"/>
        </w:rPr>
        <w:t>shall</w:t>
      </w:r>
      <w:r w:rsidRPr="002B109D">
        <w:rPr>
          <w:color w:val="333333"/>
          <w:spacing w:val="20"/>
        </w:rPr>
        <w:t xml:space="preserve"> </w:t>
      </w:r>
      <w:r w:rsidRPr="002B109D">
        <w:rPr>
          <w:color w:val="333333"/>
        </w:rPr>
        <w:t>be</w:t>
      </w:r>
      <w:r w:rsidRPr="002B109D">
        <w:rPr>
          <w:color w:val="333333"/>
          <w:spacing w:val="20"/>
        </w:rPr>
        <w:t xml:space="preserve"> </w:t>
      </w:r>
      <w:r w:rsidRPr="002B109D">
        <w:rPr>
          <w:color w:val="333333"/>
        </w:rPr>
        <w:t>qualified</w:t>
      </w:r>
      <w:r w:rsidRPr="002B109D">
        <w:rPr>
          <w:color w:val="333333"/>
          <w:spacing w:val="20"/>
        </w:rPr>
        <w:t xml:space="preserve"> </w:t>
      </w:r>
      <w:r w:rsidRPr="002B109D">
        <w:rPr>
          <w:color w:val="333333"/>
        </w:rPr>
        <w:t>with</w:t>
      </w:r>
      <w:r w:rsidRPr="002B109D">
        <w:rPr>
          <w:color w:val="333333"/>
          <w:spacing w:val="20"/>
        </w:rPr>
        <w:t xml:space="preserve"> </w:t>
      </w:r>
      <w:r w:rsidRPr="002B109D">
        <w:rPr>
          <w:color w:val="333333"/>
        </w:rPr>
        <w:t>ferrite</w:t>
      </w:r>
      <w:r w:rsidRPr="002B109D">
        <w:rPr>
          <w:color w:val="333333"/>
          <w:spacing w:val="20"/>
        </w:rPr>
        <w:t xml:space="preserve"> </w:t>
      </w:r>
      <w:r w:rsidRPr="002B109D">
        <w:rPr>
          <w:color w:val="333333"/>
        </w:rPr>
        <w:t>point</w:t>
      </w:r>
      <w:r w:rsidRPr="002B109D">
        <w:rPr>
          <w:color w:val="333333"/>
          <w:spacing w:val="20"/>
        </w:rPr>
        <w:t xml:space="preserve"> </w:t>
      </w:r>
      <w:r w:rsidRPr="002B109D">
        <w:rPr>
          <w:color w:val="333333"/>
        </w:rPr>
        <w:t>count</w:t>
      </w:r>
      <w:r w:rsidRPr="002B109D">
        <w:rPr>
          <w:color w:val="333333"/>
          <w:spacing w:val="20"/>
        </w:rPr>
        <w:t xml:space="preserve"> </w:t>
      </w:r>
      <w:r w:rsidRPr="002B109D">
        <w:rPr>
          <w:color w:val="333333"/>
        </w:rPr>
        <w:t>testing</w:t>
      </w:r>
      <w:r w:rsidRPr="002B109D">
        <w:rPr>
          <w:color w:val="333333"/>
          <w:spacing w:val="20"/>
        </w:rPr>
        <w:t xml:space="preserve"> </w:t>
      </w:r>
      <w:r w:rsidRPr="002B109D">
        <w:rPr>
          <w:color w:val="333333"/>
        </w:rPr>
        <w:t>per ASTM E562. The 300 Series austenitic stainless steel weld deposits shall have a ferrite number (FN) not less than three and not more than 10:</w:t>
      </w:r>
    </w:p>
    <w:p w14:paraId="3C02FA98" w14:textId="77777777" w:rsidR="00A03F38" w:rsidRPr="002B109D" w:rsidRDefault="00A03F38" w:rsidP="002B109D">
      <w:pPr>
        <w:pStyle w:val="ListParagraph"/>
        <w:numPr>
          <w:ilvl w:val="2"/>
          <w:numId w:val="17"/>
        </w:numPr>
        <w:spacing w:before="120" w:after="120"/>
        <w:ind w:left="1418" w:hanging="284"/>
      </w:pPr>
      <w:r w:rsidRPr="002B109D">
        <w:rPr>
          <w:color w:val="333333"/>
          <w:position w:val="2"/>
        </w:rPr>
        <w:t>Operating</w:t>
      </w:r>
      <w:r w:rsidRPr="002B109D">
        <w:rPr>
          <w:color w:val="333333"/>
          <w:spacing w:val="13"/>
          <w:position w:val="2"/>
        </w:rPr>
        <w:t xml:space="preserve"> </w:t>
      </w:r>
      <w:r w:rsidRPr="002B109D">
        <w:rPr>
          <w:color w:val="333333"/>
          <w:position w:val="2"/>
        </w:rPr>
        <w:t>temperatures</w:t>
      </w:r>
      <w:r w:rsidRPr="002B109D">
        <w:rPr>
          <w:color w:val="333333"/>
          <w:spacing w:val="14"/>
          <w:position w:val="2"/>
        </w:rPr>
        <w:t xml:space="preserve"> </w:t>
      </w:r>
      <w:r w:rsidRPr="002B109D">
        <w:rPr>
          <w:color w:val="333333"/>
          <w:position w:val="2"/>
        </w:rPr>
        <w:t>exceeding</w:t>
      </w:r>
      <w:r w:rsidRPr="002B109D">
        <w:rPr>
          <w:color w:val="333333"/>
          <w:spacing w:val="14"/>
          <w:position w:val="2"/>
        </w:rPr>
        <w:t xml:space="preserve"> </w:t>
      </w:r>
      <w:r w:rsidRPr="002B109D">
        <w:rPr>
          <w:color w:val="333333"/>
          <w:position w:val="2"/>
        </w:rPr>
        <w:t>800°F</w:t>
      </w:r>
      <w:r w:rsidRPr="002B109D">
        <w:rPr>
          <w:color w:val="333333"/>
          <w:spacing w:val="13"/>
          <w:position w:val="2"/>
        </w:rPr>
        <w:t xml:space="preserve"> </w:t>
      </w:r>
      <w:r w:rsidRPr="002B109D">
        <w:rPr>
          <w:color w:val="333333"/>
          <w:spacing w:val="-2"/>
          <w:position w:val="2"/>
        </w:rPr>
        <w:t>(427°C).</w:t>
      </w:r>
    </w:p>
    <w:p w14:paraId="59546319" w14:textId="77777777" w:rsidR="00A03F38" w:rsidRPr="002B109D" w:rsidRDefault="00A03F38" w:rsidP="002B109D">
      <w:pPr>
        <w:pStyle w:val="ListParagraph"/>
        <w:numPr>
          <w:ilvl w:val="2"/>
          <w:numId w:val="17"/>
        </w:numPr>
        <w:spacing w:before="120" w:after="120"/>
        <w:ind w:left="1418" w:hanging="284"/>
      </w:pPr>
      <w:r w:rsidRPr="002B109D">
        <w:rPr>
          <w:color w:val="333333"/>
          <w:position w:val="2"/>
        </w:rPr>
        <w:t>For</w:t>
      </w:r>
      <w:r w:rsidRPr="002B109D">
        <w:rPr>
          <w:color w:val="333333"/>
          <w:spacing w:val="9"/>
          <w:position w:val="2"/>
        </w:rPr>
        <w:t xml:space="preserve"> </w:t>
      </w:r>
      <w:r w:rsidRPr="002B109D">
        <w:rPr>
          <w:color w:val="333333"/>
          <w:position w:val="2"/>
        </w:rPr>
        <w:t>qualified</w:t>
      </w:r>
      <w:r w:rsidRPr="002B109D">
        <w:rPr>
          <w:color w:val="333333"/>
          <w:spacing w:val="10"/>
          <w:position w:val="2"/>
        </w:rPr>
        <w:t xml:space="preserve"> </w:t>
      </w:r>
      <w:r w:rsidRPr="002B109D">
        <w:rPr>
          <w:color w:val="333333"/>
          <w:position w:val="2"/>
        </w:rPr>
        <w:t>base</w:t>
      </w:r>
      <w:r w:rsidRPr="002B109D">
        <w:rPr>
          <w:color w:val="333333"/>
          <w:spacing w:val="9"/>
          <w:position w:val="2"/>
        </w:rPr>
        <w:t xml:space="preserve"> </w:t>
      </w:r>
      <w:r w:rsidRPr="002B109D">
        <w:rPr>
          <w:color w:val="333333"/>
          <w:position w:val="2"/>
        </w:rPr>
        <w:t>metal</w:t>
      </w:r>
      <w:r w:rsidRPr="002B109D">
        <w:rPr>
          <w:color w:val="333333"/>
          <w:spacing w:val="10"/>
          <w:position w:val="2"/>
        </w:rPr>
        <w:t xml:space="preserve"> </w:t>
      </w:r>
      <w:r w:rsidRPr="002B109D">
        <w:rPr>
          <w:color w:val="333333"/>
          <w:position w:val="2"/>
        </w:rPr>
        <w:t>thickness</w:t>
      </w:r>
      <w:r w:rsidRPr="002B109D">
        <w:rPr>
          <w:color w:val="333333"/>
          <w:spacing w:val="10"/>
          <w:position w:val="2"/>
        </w:rPr>
        <w:t xml:space="preserve"> </w:t>
      </w:r>
      <w:r w:rsidRPr="002B109D">
        <w:rPr>
          <w:color w:val="333333"/>
          <w:position w:val="2"/>
        </w:rPr>
        <w:t>exceeding</w:t>
      </w:r>
      <w:r w:rsidRPr="002B109D">
        <w:rPr>
          <w:color w:val="333333"/>
          <w:spacing w:val="9"/>
          <w:position w:val="2"/>
        </w:rPr>
        <w:t xml:space="preserve"> </w:t>
      </w:r>
      <w:r w:rsidRPr="002B109D">
        <w:rPr>
          <w:color w:val="333333"/>
          <w:position w:val="2"/>
        </w:rPr>
        <w:t>1.0</w:t>
      </w:r>
      <w:r w:rsidRPr="002B109D">
        <w:rPr>
          <w:color w:val="333333"/>
          <w:spacing w:val="10"/>
          <w:position w:val="2"/>
        </w:rPr>
        <w:t xml:space="preserve"> </w:t>
      </w:r>
      <w:r w:rsidRPr="002B109D">
        <w:rPr>
          <w:color w:val="333333"/>
          <w:spacing w:val="-2"/>
          <w:position w:val="2"/>
        </w:rPr>
        <w:t>inches.</w:t>
      </w:r>
    </w:p>
    <w:p w14:paraId="34AFDBF1" w14:textId="70D95ED0" w:rsidR="00A03F38" w:rsidRPr="002B109D" w:rsidRDefault="00A03F38" w:rsidP="002B109D">
      <w:pPr>
        <w:pStyle w:val="ListParagraph"/>
        <w:numPr>
          <w:ilvl w:val="2"/>
          <w:numId w:val="17"/>
        </w:numPr>
        <w:spacing w:before="120" w:after="120"/>
        <w:ind w:left="1418" w:hanging="284"/>
      </w:pPr>
      <w:r w:rsidRPr="002B109D">
        <w:rPr>
          <w:color w:val="333333"/>
          <w:position w:val="2"/>
        </w:rPr>
        <w:t>Any</w:t>
      </w:r>
      <w:r w:rsidRPr="002B109D">
        <w:rPr>
          <w:color w:val="333333"/>
          <w:spacing w:val="8"/>
          <w:position w:val="2"/>
        </w:rPr>
        <w:t xml:space="preserve"> </w:t>
      </w:r>
      <w:r w:rsidRPr="002B109D">
        <w:rPr>
          <w:color w:val="333333"/>
          <w:position w:val="2"/>
        </w:rPr>
        <w:t>stabilized</w:t>
      </w:r>
      <w:r w:rsidRPr="002B109D">
        <w:rPr>
          <w:color w:val="333333"/>
          <w:spacing w:val="8"/>
          <w:position w:val="2"/>
        </w:rPr>
        <w:t xml:space="preserve"> </w:t>
      </w:r>
      <w:r w:rsidRPr="002B109D">
        <w:rPr>
          <w:color w:val="333333"/>
          <w:position w:val="2"/>
        </w:rPr>
        <w:t>grade</w:t>
      </w:r>
      <w:r w:rsidRPr="002B109D">
        <w:rPr>
          <w:color w:val="333333"/>
          <w:spacing w:val="8"/>
          <w:position w:val="2"/>
        </w:rPr>
        <w:t xml:space="preserve"> </w:t>
      </w:r>
      <w:r w:rsidRPr="002B109D">
        <w:rPr>
          <w:color w:val="333333"/>
          <w:position w:val="2"/>
        </w:rPr>
        <w:t>of</w:t>
      </w:r>
      <w:r w:rsidRPr="002B109D">
        <w:rPr>
          <w:color w:val="333333"/>
          <w:spacing w:val="8"/>
          <w:position w:val="2"/>
        </w:rPr>
        <w:t xml:space="preserve"> </w:t>
      </w:r>
      <w:r w:rsidRPr="002B109D">
        <w:rPr>
          <w:color w:val="333333"/>
          <w:position w:val="2"/>
        </w:rPr>
        <w:t>austenitic</w:t>
      </w:r>
      <w:r w:rsidRPr="002B109D">
        <w:rPr>
          <w:color w:val="333333"/>
          <w:spacing w:val="8"/>
          <w:position w:val="2"/>
        </w:rPr>
        <w:t xml:space="preserve"> </w:t>
      </w:r>
      <w:r w:rsidRPr="002B109D">
        <w:rPr>
          <w:color w:val="333333"/>
          <w:position w:val="2"/>
        </w:rPr>
        <w:t>stainless</w:t>
      </w:r>
      <w:r w:rsidRPr="002B109D">
        <w:rPr>
          <w:color w:val="333333"/>
          <w:spacing w:val="8"/>
          <w:position w:val="2"/>
        </w:rPr>
        <w:t xml:space="preserve"> </w:t>
      </w:r>
      <w:r w:rsidRPr="002B109D">
        <w:rPr>
          <w:color w:val="333333"/>
          <w:position w:val="2"/>
        </w:rPr>
        <w:t>steel</w:t>
      </w:r>
      <w:r w:rsidRPr="002B109D">
        <w:rPr>
          <w:color w:val="333333"/>
          <w:spacing w:val="8"/>
          <w:position w:val="2"/>
        </w:rPr>
        <w:t xml:space="preserve"> </w:t>
      </w:r>
      <w:r w:rsidRPr="002B109D">
        <w:rPr>
          <w:color w:val="333333"/>
          <w:position w:val="2"/>
        </w:rPr>
        <w:t>(e.g.,</w:t>
      </w:r>
      <w:r w:rsidRPr="002B109D">
        <w:rPr>
          <w:color w:val="333333"/>
          <w:spacing w:val="9"/>
          <w:position w:val="2"/>
        </w:rPr>
        <w:t xml:space="preserve"> </w:t>
      </w:r>
      <w:r w:rsidRPr="002B109D">
        <w:rPr>
          <w:color w:val="333333"/>
          <w:position w:val="2"/>
        </w:rPr>
        <w:t>Types</w:t>
      </w:r>
      <w:r w:rsidRPr="002B109D">
        <w:rPr>
          <w:color w:val="333333"/>
          <w:spacing w:val="8"/>
          <w:position w:val="2"/>
        </w:rPr>
        <w:t xml:space="preserve"> </w:t>
      </w:r>
      <w:r w:rsidRPr="002B109D">
        <w:rPr>
          <w:color w:val="333333"/>
          <w:position w:val="2"/>
        </w:rPr>
        <w:t>321,</w:t>
      </w:r>
      <w:r w:rsidRPr="002B109D">
        <w:rPr>
          <w:color w:val="333333"/>
          <w:spacing w:val="8"/>
          <w:position w:val="2"/>
        </w:rPr>
        <w:t xml:space="preserve"> </w:t>
      </w:r>
      <w:r w:rsidRPr="002B109D">
        <w:rPr>
          <w:color w:val="333333"/>
          <w:spacing w:val="-4"/>
          <w:position w:val="2"/>
        </w:rPr>
        <w:t>347)</w:t>
      </w:r>
    </w:p>
    <w:p w14:paraId="561E1559" w14:textId="7F395A47" w:rsidR="00A03F38" w:rsidRPr="002B109D" w:rsidRDefault="00A03F38" w:rsidP="002B109D">
      <w:pPr>
        <w:spacing w:before="120" w:after="120"/>
        <w:ind w:left="1418"/>
        <w:rPr>
          <w:i/>
        </w:rPr>
      </w:pPr>
      <w:r w:rsidRPr="002B109D">
        <w:rPr>
          <w:b/>
          <w:i/>
          <w:color w:val="333333"/>
        </w:rPr>
        <w:t>Note</w:t>
      </w:r>
      <w:r w:rsidRPr="002B109D">
        <w:rPr>
          <w:i/>
          <w:color w:val="333333"/>
        </w:rPr>
        <w:t>:</w:t>
      </w:r>
      <w:r w:rsidRPr="002B109D">
        <w:rPr>
          <w:i/>
          <w:color w:val="333333"/>
          <w:spacing w:val="80"/>
          <w:w w:val="150"/>
        </w:rPr>
        <w:t xml:space="preserve"> </w:t>
      </w:r>
      <w:r w:rsidRPr="002B109D">
        <w:rPr>
          <w:i/>
          <w:color w:val="333333"/>
        </w:rPr>
        <w:t>Type 310 stainless steel is fully austenitic and has ferrite number less than 3. It is susceptible to solidification cracking</w:t>
      </w:r>
      <w:r w:rsidRPr="002B109D">
        <w:rPr>
          <w:i/>
          <w:color w:val="333333"/>
          <w:spacing w:val="13"/>
        </w:rPr>
        <w:t xml:space="preserve"> </w:t>
      </w:r>
      <w:r w:rsidRPr="002B109D">
        <w:rPr>
          <w:i/>
          <w:color w:val="333333"/>
        </w:rPr>
        <w:t>and</w:t>
      </w:r>
      <w:r w:rsidRPr="002B109D">
        <w:rPr>
          <w:i/>
          <w:color w:val="333333"/>
          <w:spacing w:val="13"/>
        </w:rPr>
        <w:t xml:space="preserve"> </w:t>
      </w:r>
      <w:r w:rsidRPr="002B109D">
        <w:rPr>
          <w:i/>
          <w:color w:val="333333"/>
        </w:rPr>
        <w:t>shall</w:t>
      </w:r>
      <w:r w:rsidRPr="002B109D">
        <w:rPr>
          <w:i/>
          <w:color w:val="333333"/>
          <w:spacing w:val="13"/>
        </w:rPr>
        <w:t xml:space="preserve"> </w:t>
      </w:r>
      <w:r w:rsidRPr="002B109D">
        <w:rPr>
          <w:i/>
          <w:color w:val="333333"/>
        </w:rPr>
        <w:t>not</w:t>
      </w:r>
      <w:r w:rsidRPr="002B109D">
        <w:rPr>
          <w:i/>
          <w:color w:val="333333"/>
          <w:spacing w:val="13"/>
        </w:rPr>
        <w:t xml:space="preserve"> </w:t>
      </w:r>
      <w:r w:rsidRPr="002B109D">
        <w:rPr>
          <w:i/>
          <w:color w:val="333333"/>
        </w:rPr>
        <w:t>be</w:t>
      </w:r>
      <w:r w:rsidRPr="002B109D">
        <w:rPr>
          <w:i/>
          <w:color w:val="333333"/>
          <w:spacing w:val="13"/>
        </w:rPr>
        <w:t xml:space="preserve"> </w:t>
      </w:r>
      <w:r w:rsidRPr="002B109D">
        <w:rPr>
          <w:i/>
          <w:color w:val="333333"/>
        </w:rPr>
        <w:t>used</w:t>
      </w:r>
      <w:r w:rsidRPr="002B109D">
        <w:rPr>
          <w:i/>
          <w:color w:val="333333"/>
          <w:spacing w:val="13"/>
        </w:rPr>
        <w:t xml:space="preserve"> </w:t>
      </w:r>
      <w:r w:rsidRPr="002B109D">
        <w:rPr>
          <w:i/>
          <w:color w:val="333333"/>
        </w:rPr>
        <w:t>in</w:t>
      </w:r>
      <w:r w:rsidRPr="002B109D">
        <w:rPr>
          <w:i/>
          <w:color w:val="333333"/>
          <w:spacing w:val="13"/>
        </w:rPr>
        <w:t xml:space="preserve"> </w:t>
      </w:r>
      <w:r w:rsidRPr="002B109D">
        <w:rPr>
          <w:i/>
          <w:color w:val="333333"/>
        </w:rPr>
        <w:t>pressure</w:t>
      </w:r>
      <w:r w:rsidRPr="002B109D">
        <w:rPr>
          <w:i/>
          <w:color w:val="333333"/>
          <w:spacing w:val="13"/>
        </w:rPr>
        <w:t xml:space="preserve"> </w:t>
      </w:r>
      <w:r w:rsidRPr="002B109D">
        <w:rPr>
          <w:i/>
          <w:color w:val="333333"/>
        </w:rPr>
        <w:t>containing</w:t>
      </w:r>
      <w:r w:rsidRPr="002B109D">
        <w:rPr>
          <w:i/>
          <w:color w:val="333333"/>
          <w:spacing w:val="13"/>
        </w:rPr>
        <w:t xml:space="preserve"> </w:t>
      </w:r>
      <w:r w:rsidRPr="002B109D">
        <w:rPr>
          <w:i/>
          <w:color w:val="333333"/>
        </w:rPr>
        <w:t>components</w:t>
      </w:r>
      <w:r w:rsidRPr="002B109D">
        <w:rPr>
          <w:i/>
          <w:color w:val="333333"/>
          <w:spacing w:val="13"/>
        </w:rPr>
        <w:t xml:space="preserve"> </w:t>
      </w:r>
      <w:r w:rsidRPr="002B109D">
        <w:rPr>
          <w:i/>
          <w:color w:val="333333"/>
        </w:rPr>
        <w:t>unless</w:t>
      </w:r>
      <w:r w:rsidRPr="002B109D">
        <w:rPr>
          <w:i/>
          <w:color w:val="333333"/>
          <w:spacing w:val="13"/>
        </w:rPr>
        <w:t xml:space="preserve"> </w:t>
      </w:r>
      <w:r w:rsidRPr="002B109D">
        <w:rPr>
          <w:i/>
          <w:color w:val="333333"/>
        </w:rPr>
        <w:t>accepted</w:t>
      </w:r>
      <w:r w:rsidRPr="002B109D">
        <w:rPr>
          <w:i/>
          <w:color w:val="333333"/>
          <w:spacing w:val="13"/>
        </w:rPr>
        <w:t xml:space="preserve"> </w:t>
      </w:r>
      <w:r w:rsidRPr="002B109D">
        <w:rPr>
          <w:i/>
          <w:color w:val="333333"/>
        </w:rPr>
        <w:t>by</w:t>
      </w:r>
      <w:r w:rsidRPr="002B109D">
        <w:rPr>
          <w:i/>
          <w:color w:val="333333"/>
          <w:spacing w:val="13"/>
        </w:rPr>
        <w:t xml:space="preserve"> </w:t>
      </w:r>
      <w:r w:rsidRPr="002B109D">
        <w:rPr>
          <w:i/>
          <w:color w:val="333333"/>
        </w:rPr>
        <w:t>the</w:t>
      </w:r>
      <w:r w:rsidRPr="002B109D">
        <w:rPr>
          <w:i/>
          <w:color w:val="333333"/>
          <w:spacing w:val="13"/>
        </w:rPr>
        <w:t xml:space="preserve"> </w:t>
      </w:r>
      <w:r w:rsidRPr="002B109D">
        <w:rPr>
          <w:i/>
          <w:color w:val="333333"/>
        </w:rPr>
        <w:t>Owner's</w:t>
      </w:r>
      <w:r w:rsidRPr="002B109D">
        <w:rPr>
          <w:i/>
          <w:color w:val="333333"/>
          <w:spacing w:val="13"/>
        </w:rPr>
        <w:t xml:space="preserve"> </w:t>
      </w:r>
      <w:r w:rsidRPr="002B109D">
        <w:rPr>
          <w:i/>
          <w:color w:val="333333"/>
        </w:rPr>
        <w:t>materials</w:t>
      </w:r>
      <w:r w:rsidRPr="002B109D">
        <w:rPr>
          <w:i/>
          <w:color w:val="333333"/>
          <w:spacing w:val="13"/>
        </w:rPr>
        <w:t xml:space="preserve"> </w:t>
      </w:r>
      <w:r w:rsidRPr="002B109D">
        <w:rPr>
          <w:i/>
          <w:color w:val="333333"/>
        </w:rPr>
        <w:t>engineer.</w:t>
      </w:r>
    </w:p>
    <w:p w14:paraId="5B25D2D1" w14:textId="19263ACB" w:rsidR="00A03F38" w:rsidRPr="002B109D" w:rsidRDefault="00A03F38" w:rsidP="002B109D">
      <w:pPr>
        <w:pStyle w:val="BodyText"/>
        <w:numPr>
          <w:ilvl w:val="1"/>
          <w:numId w:val="17"/>
        </w:numPr>
        <w:spacing w:before="120" w:after="120"/>
        <w:ind w:left="1134" w:hanging="425"/>
        <w:rPr>
          <w:sz w:val="22"/>
          <w:szCs w:val="22"/>
        </w:rPr>
      </w:pPr>
      <w:r w:rsidRPr="002B109D">
        <w:rPr>
          <w:b/>
          <w:sz w:val="22"/>
          <w:szCs w:val="22"/>
        </w:rPr>
        <w:t xml:space="preserve">- </w:t>
      </w:r>
      <w:r w:rsidRPr="002B109D">
        <w:rPr>
          <w:color w:val="333333"/>
          <w:sz w:val="22"/>
          <w:szCs w:val="22"/>
        </w:rPr>
        <w:t xml:space="preserve">For production welds greater than 1.0 inch (25 mm) nominal thickness or operation temperatures exceeding 1050°F (565°C), ferrite measurements shall be made five percent of welds for each welder from the same lot of </w:t>
      </w:r>
      <w:r w:rsidR="00145C12" w:rsidRPr="002B109D">
        <w:rPr>
          <w:color w:val="333333"/>
          <w:spacing w:val="-2"/>
          <w:sz w:val="22"/>
          <w:szCs w:val="22"/>
        </w:rPr>
        <w:t>C</w:t>
      </w:r>
      <w:r w:rsidRPr="002B109D">
        <w:rPr>
          <w:color w:val="333333"/>
          <w:spacing w:val="-2"/>
          <w:sz w:val="22"/>
          <w:szCs w:val="22"/>
        </w:rPr>
        <w:t>onsumables</w:t>
      </w:r>
      <w:r w:rsidRPr="002B109D">
        <w:rPr>
          <w:color w:val="303030"/>
          <w:spacing w:val="-2"/>
          <w:sz w:val="22"/>
          <w:szCs w:val="22"/>
        </w:rPr>
        <w:t>.</w:t>
      </w:r>
    </w:p>
    <w:p w14:paraId="7BD7A83F" w14:textId="6766CD22" w:rsidR="002D160A" w:rsidRPr="002B109D" w:rsidRDefault="002D160A" w:rsidP="002B109D">
      <w:pPr>
        <w:pStyle w:val="BodyText"/>
        <w:spacing w:before="120" w:after="120"/>
        <w:ind w:left="1418" w:hanging="284"/>
        <w:rPr>
          <w:sz w:val="22"/>
          <w:szCs w:val="22"/>
        </w:rPr>
      </w:pPr>
      <w:r w:rsidRPr="002B109D">
        <w:rPr>
          <w:b/>
          <w:sz w:val="22"/>
          <w:szCs w:val="22"/>
        </w:rPr>
        <w:t>16-8.1</w:t>
      </w:r>
      <w:r w:rsidRPr="002B109D">
        <w:rPr>
          <w:b/>
          <w:spacing w:val="13"/>
          <w:sz w:val="22"/>
          <w:szCs w:val="22"/>
        </w:rPr>
        <w:t xml:space="preserve"> </w:t>
      </w:r>
      <w:r w:rsidRPr="002B109D">
        <w:rPr>
          <w:b/>
          <w:sz w:val="22"/>
          <w:szCs w:val="22"/>
        </w:rPr>
        <w:t xml:space="preserve">- </w:t>
      </w:r>
      <w:r w:rsidRPr="002B109D">
        <w:rPr>
          <w:color w:val="333333"/>
          <w:sz w:val="22"/>
          <w:szCs w:val="22"/>
        </w:rPr>
        <w:t>Each</w:t>
      </w:r>
      <w:r w:rsidRPr="002B109D">
        <w:rPr>
          <w:color w:val="333333"/>
          <w:spacing w:val="7"/>
          <w:sz w:val="22"/>
          <w:szCs w:val="22"/>
        </w:rPr>
        <w:t xml:space="preserve"> </w:t>
      </w:r>
      <w:r w:rsidRPr="002B109D">
        <w:rPr>
          <w:color w:val="333333"/>
          <w:sz w:val="22"/>
          <w:szCs w:val="22"/>
        </w:rPr>
        <w:t>girth</w:t>
      </w:r>
      <w:r w:rsidRPr="002B109D">
        <w:rPr>
          <w:color w:val="333333"/>
          <w:spacing w:val="7"/>
          <w:sz w:val="22"/>
          <w:szCs w:val="22"/>
        </w:rPr>
        <w:t xml:space="preserve"> </w:t>
      </w:r>
      <w:r w:rsidRPr="002B109D">
        <w:rPr>
          <w:color w:val="333333"/>
          <w:sz w:val="22"/>
          <w:szCs w:val="22"/>
        </w:rPr>
        <w:t>weld</w:t>
      </w:r>
      <w:r w:rsidRPr="002B109D">
        <w:rPr>
          <w:color w:val="333333"/>
          <w:spacing w:val="8"/>
          <w:sz w:val="22"/>
          <w:szCs w:val="22"/>
        </w:rPr>
        <w:t xml:space="preserve"> </w:t>
      </w:r>
      <w:r w:rsidRPr="002B109D">
        <w:rPr>
          <w:color w:val="333333"/>
          <w:sz w:val="22"/>
          <w:szCs w:val="22"/>
        </w:rPr>
        <w:t>shall</w:t>
      </w:r>
      <w:r w:rsidRPr="002B109D">
        <w:rPr>
          <w:color w:val="333333"/>
          <w:spacing w:val="7"/>
          <w:sz w:val="22"/>
          <w:szCs w:val="22"/>
        </w:rPr>
        <w:t xml:space="preserve"> </w:t>
      </w:r>
      <w:r w:rsidRPr="002B109D">
        <w:rPr>
          <w:color w:val="333333"/>
          <w:sz w:val="22"/>
          <w:szCs w:val="22"/>
        </w:rPr>
        <w:t>be</w:t>
      </w:r>
      <w:r w:rsidRPr="002B109D">
        <w:rPr>
          <w:color w:val="333333"/>
          <w:spacing w:val="7"/>
          <w:sz w:val="22"/>
          <w:szCs w:val="22"/>
        </w:rPr>
        <w:t xml:space="preserve"> </w:t>
      </w:r>
      <w:r w:rsidRPr="002B109D">
        <w:rPr>
          <w:color w:val="333333"/>
          <w:sz w:val="22"/>
          <w:szCs w:val="22"/>
        </w:rPr>
        <w:t>tested</w:t>
      </w:r>
      <w:r w:rsidRPr="002B109D">
        <w:rPr>
          <w:color w:val="333333"/>
          <w:spacing w:val="7"/>
          <w:sz w:val="22"/>
          <w:szCs w:val="22"/>
        </w:rPr>
        <w:t xml:space="preserve"> </w:t>
      </w:r>
      <w:r w:rsidRPr="002B109D">
        <w:rPr>
          <w:color w:val="333333"/>
          <w:sz w:val="22"/>
          <w:szCs w:val="22"/>
        </w:rPr>
        <w:t>with</w:t>
      </w:r>
      <w:r w:rsidRPr="002B109D">
        <w:rPr>
          <w:color w:val="333333"/>
          <w:spacing w:val="7"/>
          <w:sz w:val="22"/>
          <w:szCs w:val="22"/>
        </w:rPr>
        <w:t xml:space="preserve"> </w:t>
      </w:r>
      <w:r w:rsidRPr="002B109D">
        <w:rPr>
          <w:color w:val="333333"/>
          <w:sz w:val="22"/>
          <w:szCs w:val="22"/>
        </w:rPr>
        <w:t>three</w:t>
      </w:r>
      <w:r w:rsidRPr="002B109D">
        <w:rPr>
          <w:color w:val="333333"/>
          <w:spacing w:val="8"/>
          <w:sz w:val="22"/>
          <w:szCs w:val="22"/>
        </w:rPr>
        <w:t xml:space="preserve"> </w:t>
      </w:r>
      <w:r w:rsidRPr="002B109D">
        <w:rPr>
          <w:color w:val="333333"/>
          <w:sz w:val="22"/>
          <w:szCs w:val="22"/>
        </w:rPr>
        <w:t>readings</w:t>
      </w:r>
      <w:r w:rsidRPr="002B109D">
        <w:rPr>
          <w:color w:val="333333"/>
          <w:spacing w:val="7"/>
          <w:sz w:val="22"/>
          <w:szCs w:val="22"/>
        </w:rPr>
        <w:t xml:space="preserve"> </w:t>
      </w:r>
      <w:r w:rsidRPr="002B109D">
        <w:rPr>
          <w:color w:val="333333"/>
          <w:sz w:val="22"/>
          <w:szCs w:val="22"/>
        </w:rPr>
        <w:t>120</w:t>
      </w:r>
      <w:r w:rsidRPr="002B109D">
        <w:rPr>
          <w:color w:val="333333"/>
          <w:spacing w:val="7"/>
          <w:sz w:val="22"/>
          <w:szCs w:val="22"/>
        </w:rPr>
        <w:t xml:space="preserve"> </w:t>
      </w:r>
      <w:r w:rsidRPr="002B109D">
        <w:rPr>
          <w:color w:val="333333"/>
          <w:sz w:val="22"/>
          <w:szCs w:val="22"/>
        </w:rPr>
        <w:t>degrees</w:t>
      </w:r>
      <w:r w:rsidRPr="002B109D">
        <w:rPr>
          <w:color w:val="333333"/>
          <w:spacing w:val="7"/>
          <w:sz w:val="22"/>
          <w:szCs w:val="22"/>
        </w:rPr>
        <w:t xml:space="preserve"> </w:t>
      </w:r>
      <w:r w:rsidRPr="002B109D">
        <w:rPr>
          <w:color w:val="333333"/>
          <w:spacing w:val="-2"/>
          <w:sz w:val="22"/>
          <w:szCs w:val="22"/>
        </w:rPr>
        <w:t>apart.</w:t>
      </w:r>
    </w:p>
    <w:p w14:paraId="5D717DD3" w14:textId="53B56E65" w:rsidR="002D160A" w:rsidRPr="002B109D" w:rsidRDefault="002D160A" w:rsidP="002B109D">
      <w:pPr>
        <w:pStyle w:val="BodyText"/>
        <w:spacing w:before="120" w:after="120"/>
        <w:ind w:left="1418" w:hanging="284"/>
        <w:rPr>
          <w:sz w:val="22"/>
          <w:szCs w:val="22"/>
        </w:rPr>
      </w:pPr>
      <w:r w:rsidRPr="002B109D">
        <w:rPr>
          <w:b/>
          <w:sz w:val="22"/>
          <w:szCs w:val="22"/>
        </w:rPr>
        <w:t>16-8.2</w:t>
      </w:r>
      <w:r w:rsidRPr="002B109D">
        <w:rPr>
          <w:b/>
          <w:spacing w:val="14"/>
          <w:sz w:val="22"/>
          <w:szCs w:val="22"/>
        </w:rPr>
        <w:t xml:space="preserve"> </w:t>
      </w:r>
      <w:r w:rsidRPr="002B109D">
        <w:rPr>
          <w:b/>
          <w:sz w:val="22"/>
          <w:szCs w:val="22"/>
        </w:rPr>
        <w:t xml:space="preserve">- </w:t>
      </w:r>
      <w:r w:rsidRPr="002B109D">
        <w:rPr>
          <w:color w:val="333333"/>
          <w:sz w:val="22"/>
          <w:szCs w:val="22"/>
        </w:rPr>
        <w:t>The</w:t>
      </w:r>
      <w:r w:rsidRPr="002B109D">
        <w:rPr>
          <w:color w:val="333333"/>
          <w:spacing w:val="8"/>
          <w:sz w:val="22"/>
          <w:szCs w:val="22"/>
        </w:rPr>
        <w:t xml:space="preserve"> </w:t>
      </w:r>
      <w:r w:rsidRPr="002B109D">
        <w:rPr>
          <w:color w:val="333333"/>
          <w:sz w:val="22"/>
          <w:szCs w:val="22"/>
        </w:rPr>
        <w:t>ferrite</w:t>
      </w:r>
      <w:r w:rsidRPr="002B109D">
        <w:rPr>
          <w:color w:val="333333"/>
          <w:spacing w:val="8"/>
          <w:sz w:val="22"/>
          <w:szCs w:val="22"/>
        </w:rPr>
        <w:t xml:space="preserve"> </w:t>
      </w:r>
      <w:r w:rsidRPr="002B109D">
        <w:rPr>
          <w:color w:val="333333"/>
          <w:sz w:val="22"/>
          <w:szCs w:val="22"/>
        </w:rPr>
        <w:t>measurement</w:t>
      </w:r>
      <w:r w:rsidRPr="002B109D">
        <w:rPr>
          <w:color w:val="333333"/>
          <w:spacing w:val="8"/>
          <w:sz w:val="22"/>
          <w:szCs w:val="22"/>
        </w:rPr>
        <w:t xml:space="preserve"> </w:t>
      </w:r>
      <w:r w:rsidRPr="002B109D">
        <w:rPr>
          <w:color w:val="333333"/>
          <w:sz w:val="22"/>
          <w:szCs w:val="22"/>
        </w:rPr>
        <w:t>instrument</w:t>
      </w:r>
      <w:r w:rsidRPr="002B109D">
        <w:rPr>
          <w:color w:val="333333"/>
          <w:spacing w:val="8"/>
          <w:sz w:val="22"/>
          <w:szCs w:val="22"/>
        </w:rPr>
        <w:t xml:space="preserve"> </w:t>
      </w:r>
      <w:r w:rsidRPr="002B109D">
        <w:rPr>
          <w:color w:val="333333"/>
          <w:sz w:val="22"/>
          <w:szCs w:val="22"/>
        </w:rPr>
        <w:t>shall</w:t>
      </w:r>
      <w:r w:rsidRPr="002B109D">
        <w:rPr>
          <w:color w:val="333333"/>
          <w:spacing w:val="7"/>
          <w:sz w:val="22"/>
          <w:szCs w:val="22"/>
        </w:rPr>
        <w:t xml:space="preserve"> </w:t>
      </w:r>
      <w:r w:rsidRPr="002B109D">
        <w:rPr>
          <w:color w:val="333333"/>
          <w:sz w:val="22"/>
          <w:szCs w:val="22"/>
        </w:rPr>
        <w:t>be</w:t>
      </w:r>
      <w:r w:rsidRPr="002B109D">
        <w:rPr>
          <w:color w:val="333333"/>
          <w:spacing w:val="8"/>
          <w:sz w:val="22"/>
          <w:szCs w:val="22"/>
        </w:rPr>
        <w:t xml:space="preserve"> </w:t>
      </w:r>
      <w:r w:rsidRPr="002B109D">
        <w:rPr>
          <w:color w:val="333333"/>
          <w:sz w:val="22"/>
          <w:szCs w:val="22"/>
        </w:rPr>
        <w:t>calibrated</w:t>
      </w:r>
      <w:r w:rsidRPr="002B109D">
        <w:rPr>
          <w:color w:val="333333"/>
          <w:spacing w:val="8"/>
          <w:sz w:val="22"/>
          <w:szCs w:val="22"/>
        </w:rPr>
        <w:t xml:space="preserve"> </w:t>
      </w:r>
      <w:r w:rsidRPr="002B109D">
        <w:rPr>
          <w:color w:val="333333"/>
          <w:sz w:val="22"/>
          <w:szCs w:val="22"/>
        </w:rPr>
        <w:t>in</w:t>
      </w:r>
      <w:r w:rsidRPr="002B109D">
        <w:rPr>
          <w:color w:val="333333"/>
          <w:spacing w:val="8"/>
          <w:sz w:val="22"/>
          <w:szCs w:val="22"/>
        </w:rPr>
        <w:t xml:space="preserve"> </w:t>
      </w:r>
      <w:r w:rsidRPr="002B109D">
        <w:rPr>
          <w:color w:val="333333"/>
          <w:sz w:val="22"/>
          <w:szCs w:val="22"/>
        </w:rPr>
        <w:t>accordance</w:t>
      </w:r>
      <w:r w:rsidRPr="002B109D">
        <w:rPr>
          <w:color w:val="333333"/>
          <w:spacing w:val="8"/>
          <w:sz w:val="22"/>
          <w:szCs w:val="22"/>
        </w:rPr>
        <w:t xml:space="preserve"> </w:t>
      </w:r>
      <w:r w:rsidRPr="002B109D">
        <w:rPr>
          <w:color w:val="333333"/>
          <w:sz w:val="22"/>
          <w:szCs w:val="22"/>
        </w:rPr>
        <w:t>with</w:t>
      </w:r>
      <w:r w:rsidRPr="002B109D">
        <w:rPr>
          <w:color w:val="333333"/>
          <w:spacing w:val="8"/>
          <w:sz w:val="22"/>
          <w:szCs w:val="22"/>
        </w:rPr>
        <w:t xml:space="preserve"> </w:t>
      </w:r>
      <w:r w:rsidRPr="002B109D">
        <w:rPr>
          <w:color w:val="333333"/>
          <w:sz w:val="22"/>
          <w:szCs w:val="22"/>
        </w:rPr>
        <w:t>AWS</w:t>
      </w:r>
      <w:r w:rsidRPr="002B109D">
        <w:rPr>
          <w:color w:val="333333"/>
          <w:spacing w:val="7"/>
          <w:sz w:val="22"/>
          <w:szCs w:val="22"/>
        </w:rPr>
        <w:t xml:space="preserve"> </w:t>
      </w:r>
      <w:r w:rsidRPr="002B109D">
        <w:rPr>
          <w:color w:val="333333"/>
          <w:spacing w:val="-2"/>
          <w:sz w:val="22"/>
          <w:szCs w:val="22"/>
        </w:rPr>
        <w:t>A4.2M.</w:t>
      </w:r>
    </w:p>
    <w:p w14:paraId="1B57F038" w14:textId="1AA9D982" w:rsidR="002D160A" w:rsidRPr="002B109D" w:rsidRDefault="002D160A" w:rsidP="002B109D">
      <w:pPr>
        <w:pStyle w:val="BodyText"/>
        <w:spacing w:before="120" w:after="120"/>
        <w:ind w:left="1418" w:hanging="284"/>
        <w:rPr>
          <w:sz w:val="22"/>
          <w:szCs w:val="22"/>
        </w:rPr>
      </w:pPr>
      <w:r w:rsidRPr="002B109D">
        <w:rPr>
          <w:b/>
          <w:sz w:val="22"/>
          <w:szCs w:val="22"/>
        </w:rPr>
        <w:t>16-8.3</w:t>
      </w:r>
      <w:r w:rsidRPr="002B109D">
        <w:rPr>
          <w:b/>
          <w:spacing w:val="11"/>
          <w:sz w:val="22"/>
          <w:szCs w:val="22"/>
        </w:rPr>
        <w:t xml:space="preserve"> </w:t>
      </w:r>
      <w:r w:rsidRPr="002B109D">
        <w:rPr>
          <w:b/>
          <w:sz w:val="22"/>
          <w:szCs w:val="22"/>
        </w:rPr>
        <w:t>-</w:t>
      </w:r>
      <w:r w:rsidRPr="002B109D">
        <w:rPr>
          <w:b/>
          <w:spacing w:val="-1"/>
          <w:sz w:val="22"/>
          <w:szCs w:val="22"/>
        </w:rPr>
        <w:t xml:space="preserve"> </w:t>
      </w:r>
      <w:r w:rsidRPr="002B109D">
        <w:rPr>
          <w:color w:val="333333"/>
          <w:sz w:val="22"/>
          <w:szCs w:val="22"/>
        </w:rPr>
        <w:t>Ferrite</w:t>
      </w:r>
      <w:r w:rsidRPr="002B109D">
        <w:rPr>
          <w:color w:val="333333"/>
          <w:spacing w:val="5"/>
          <w:sz w:val="22"/>
          <w:szCs w:val="22"/>
        </w:rPr>
        <w:t xml:space="preserve"> </w:t>
      </w:r>
      <w:r w:rsidRPr="002B109D">
        <w:rPr>
          <w:color w:val="333333"/>
          <w:sz w:val="22"/>
          <w:szCs w:val="22"/>
        </w:rPr>
        <w:t>readings</w:t>
      </w:r>
      <w:r w:rsidRPr="002B109D">
        <w:rPr>
          <w:color w:val="333333"/>
          <w:spacing w:val="6"/>
          <w:sz w:val="22"/>
          <w:szCs w:val="22"/>
        </w:rPr>
        <w:t xml:space="preserve"> </w:t>
      </w:r>
      <w:r w:rsidRPr="002B109D">
        <w:rPr>
          <w:color w:val="333333"/>
          <w:sz w:val="22"/>
          <w:szCs w:val="22"/>
        </w:rPr>
        <w:t>shall</w:t>
      </w:r>
      <w:r w:rsidRPr="002B109D">
        <w:rPr>
          <w:color w:val="333333"/>
          <w:spacing w:val="6"/>
          <w:sz w:val="22"/>
          <w:szCs w:val="22"/>
        </w:rPr>
        <w:t xml:space="preserve"> </w:t>
      </w:r>
      <w:r w:rsidRPr="002B109D">
        <w:rPr>
          <w:color w:val="333333"/>
          <w:sz w:val="22"/>
          <w:szCs w:val="22"/>
        </w:rPr>
        <w:t>be</w:t>
      </w:r>
      <w:r w:rsidRPr="002B109D">
        <w:rPr>
          <w:color w:val="333333"/>
          <w:spacing w:val="5"/>
          <w:sz w:val="22"/>
          <w:szCs w:val="22"/>
        </w:rPr>
        <w:t xml:space="preserve"> </w:t>
      </w:r>
      <w:r w:rsidRPr="002B109D">
        <w:rPr>
          <w:color w:val="333333"/>
          <w:sz w:val="22"/>
          <w:szCs w:val="22"/>
        </w:rPr>
        <w:t>not</w:t>
      </w:r>
      <w:r w:rsidRPr="002B109D">
        <w:rPr>
          <w:color w:val="333333"/>
          <w:spacing w:val="6"/>
          <w:sz w:val="22"/>
          <w:szCs w:val="22"/>
        </w:rPr>
        <w:t xml:space="preserve"> </w:t>
      </w:r>
      <w:r w:rsidRPr="002B109D">
        <w:rPr>
          <w:color w:val="333333"/>
          <w:sz w:val="22"/>
          <w:szCs w:val="22"/>
        </w:rPr>
        <w:t>less</w:t>
      </w:r>
      <w:r w:rsidRPr="002B109D">
        <w:rPr>
          <w:color w:val="333333"/>
          <w:spacing w:val="6"/>
          <w:sz w:val="22"/>
          <w:szCs w:val="22"/>
        </w:rPr>
        <w:t xml:space="preserve"> </w:t>
      </w:r>
      <w:r w:rsidRPr="002B109D">
        <w:rPr>
          <w:color w:val="333333"/>
          <w:sz w:val="22"/>
          <w:szCs w:val="22"/>
        </w:rPr>
        <w:t>than</w:t>
      </w:r>
      <w:r w:rsidRPr="002B109D">
        <w:rPr>
          <w:color w:val="333333"/>
          <w:spacing w:val="5"/>
          <w:sz w:val="22"/>
          <w:szCs w:val="22"/>
        </w:rPr>
        <w:t xml:space="preserve"> </w:t>
      </w:r>
      <w:r w:rsidRPr="002B109D">
        <w:rPr>
          <w:color w:val="333333"/>
          <w:sz w:val="22"/>
          <w:szCs w:val="22"/>
        </w:rPr>
        <w:t>3</w:t>
      </w:r>
      <w:r w:rsidRPr="002B109D">
        <w:rPr>
          <w:color w:val="333333"/>
          <w:spacing w:val="6"/>
          <w:sz w:val="22"/>
          <w:szCs w:val="22"/>
        </w:rPr>
        <w:t xml:space="preserve"> </w:t>
      </w:r>
      <w:r w:rsidRPr="002B109D">
        <w:rPr>
          <w:color w:val="333333"/>
          <w:sz w:val="22"/>
          <w:szCs w:val="22"/>
        </w:rPr>
        <w:t>and</w:t>
      </w:r>
      <w:r w:rsidRPr="002B109D">
        <w:rPr>
          <w:color w:val="333333"/>
          <w:spacing w:val="5"/>
          <w:sz w:val="22"/>
          <w:szCs w:val="22"/>
        </w:rPr>
        <w:t xml:space="preserve"> </w:t>
      </w:r>
      <w:r w:rsidRPr="002B109D">
        <w:rPr>
          <w:color w:val="333333"/>
          <w:sz w:val="22"/>
          <w:szCs w:val="22"/>
        </w:rPr>
        <w:t>not</w:t>
      </w:r>
      <w:r w:rsidRPr="002B109D">
        <w:rPr>
          <w:color w:val="333333"/>
          <w:spacing w:val="6"/>
          <w:sz w:val="22"/>
          <w:szCs w:val="22"/>
        </w:rPr>
        <w:t xml:space="preserve"> </w:t>
      </w:r>
      <w:r w:rsidRPr="002B109D">
        <w:rPr>
          <w:color w:val="333333"/>
          <w:sz w:val="22"/>
          <w:szCs w:val="22"/>
        </w:rPr>
        <w:t>more</w:t>
      </w:r>
      <w:r w:rsidRPr="002B109D">
        <w:rPr>
          <w:color w:val="333333"/>
          <w:spacing w:val="6"/>
          <w:sz w:val="22"/>
          <w:szCs w:val="22"/>
        </w:rPr>
        <w:t xml:space="preserve"> </w:t>
      </w:r>
      <w:r w:rsidRPr="002B109D">
        <w:rPr>
          <w:color w:val="333333"/>
          <w:sz w:val="22"/>
          <w:szCs w:val="22"/>
        </w:rPr>
        <w:t>than</w:t>
      </w:r>
      <w:r w:rsidRPr="002B109D">
        <w:rPr>
          <w:color w:val="333333"/>
          <w:spacing w:val="5"/>
          <w:sz w:val="22"/>
          <w:szCs w:val="22"/>
        </w:rPr>
        <w:t xml:space="preserve"> </w:t>
      </w:r>
      <w:r w:rsidRPr="002B109D">
        <w:rPr>
          <w:color w:val="333333"/>
          <w:spacing w:val="-5"/>
          <w:sz w:val="22"/>
          <w:szCs w:val="22"/>
        </w:rPr>
        <w:t>10.</w:t>
      </w:r>
    </w:p>
    <w:p w14:paraId="6E5D93EA" w14:textId="4D3925BA" w:rsidR="002D160A" w:rsidRPr="002B109D" w:rsidRDefault="002D160A" w:rsidP="002B109D">
      <w:pPr>
        <w:pStyle w:val="BodyText"/>
        <w:spacing w:before="120" w:after="120"/>
        <w:ind w:left="1418" w:hanging="284"/>
        <w:rPr>
          <w:sz w:val="22"/>
          <w:szCs w:val="22"/>
        </w:rPr>
      </w:pPr>
      <w:r w:rsidRPr="002B109D">
        <w:rPr>
          <w:b/>
          <w:sz w:val="22"/>
          <w:szCs w:val="22"/>
        </w:rPr>
        <w:t>16-8.4</w:t>
      </w:r>
      <w:r w:rsidRPr="002B109D">
        <w:rPr>
          <w:b/>
          <w:spacing w:val="13"/>
          <w:sz w:val="22"/>
          <w:szCs w:val="22"/>
        </w:rPr>
        <w:t xml:space="preserve"> </w:t>
      </w:r>
      <w:r w:rsidRPr="002B109D">
        <w:rPr>
          <w:b/>
          <w:sz w:val="22"/>
          <w:szCs w:val="22"/>
        </w:rPr>
        <w:t xml:space="preserve">- </w:t>
      </w:r>
      <w:r w:rsidRPr="002B109D">
        <w:rPr>
          <w:color w:val="333333"/>
          <w:sz w:val="22"/>
          <w:szCs w:val="22"/>
        </w:rPr>
        <w:t>Results</w:t>
      </w:r>
      <w:r w:rsidRPr="002B109D">
        <w:rPr>
          <w:color w:val="333333"/>
          <w:spacing w:val="6"/>
          <w:sz w:val="22"/>
          <w:szCs w:val="22"/>
        </w:rPr>
        <w:t xml:space="preserve"> </w:t>
      </w:r>
      <w:r w:rsidRPr="002B109D">
        <w:rPr>
          <w:color w:val="333333"/>
          <w:sz w:val="22"/>
          <w:szCs w:val="22"/>
        </w:rPr>
        <w:t>shall</w:t>
      </w:r>
      <w:r w:rsidRPr="002B109D">
        <w:rPr>
          <w:color w:val="333333"/>
          <w:spacing w:val="7"/>
          <w:sz w:val="22"/>
          <w:szCs w:val="22"/>
        </w:rPr>
        <w:t xml:space="preserve"> </w:t>
      </w:r>
      <w:r w:rsidRPr="002B109D">
        <w:rPr>
          <w:color w:val="333333"/>
          <w:sz w:val="22"/>
          <w:szCs w:val="22"/>
        </w:rPr>
        <w:t>be</w:t>
      </w:r>
      <w:r w:rsidRPr="002B109D">
        <w:rPr>
          <w:color w:val="333333"/>
          <w:spacing w:val="7"/>
          <w:sz w:val="22"/>
          <w:szCs w:val="22"/>
        </w:rPr>
        <w:t xml:space="preserve"> </w:t>
      </w:r>
      <w:r w:rsidRPr="002B109D">
        <w:rPr>
          <w:color w:val="333333"/>
          <w:sz w:val="22"/>
          <w:szCs w:val="22"/>
        </w:rPr>
        <w:t>reported</w:t>
      </w:r>
      <w:r w:rsidRPr="002B109D">
        <w:rPr>
          <w:color w:val="333333"/>
          <w:spacing w:val="7"/>
          <w:sz w:val="22"/>
          <w:szCs w:val="22"/>
        </w:rPr>
        <w:t xml:space="preserve"> </w:t>
      </w:r>
      <w:r w:rsidRPr="002B109D">
        <w:rPr>
          <w:color w:val="333333"/>
          <w:sz w:val="22"/>
          <w:szCs w:val="22"/>
        </w:rPr>
        <w:t>to</w:t>
      </w:r>
      <w:r w:rsidRPr="002B109D">
        <w:rPr>
          <w:color w:val="333333"/>
          <w:spacing w:val="7"/>
          <w:sz w:val="22"/>
          <w:szCs w:val="22"/>
        </w:rPr>
        <w:t xml:space="preserve"> </w:t>
      </w:r>
      <w:r w:rsidRPr="002B109D">
        <w:rPr>
          <w:color w:val="333333"/>
          <w:sz w:val="22"/>
          <w:szCs w:val="22"/>
        </w:rPr>
        <w:t>the</w:t>
      </w:r>
      <w:r w:rsidRPr="002B109D">
        <w:rPr>
          <w:color w:val="333333"/>
          <w:spacing w:val="7"/>
          <w:sz w:val="22"/>
          <w:szCs w:val="22"/>
        </w:rPr>
        <w:t xml:space="preserve"> </w:t>
      </w:r>
      <w:r w:rsidRPr="002B109D">
        <w:rPr>
          <w:color w:val="333333"/>
          <w:sz w:val="22"/>
          <w:szCs w:val="22"/>
        </w:rPr>
        <w:t>Purchaser</w:t>
      </w:r>
      <w:r w:rsidRPr="002B109D">
        <w:rPr>
          <w:color w:val="333333"/>
          <w:spacing w:val="7"/>
          <w:sz w:val="22"/>
          <w:szCs w:val="22"/>
        </w:rPr>
        <w:t xml:space="preserve"> </w:t>
      </w:r>
      <w:r w:rsidRPr="002B109D">
        <w:rPr>
          <w:color w:val="333333"/>
          <w:sz w:val="22"/>
          <w:szCs w:val="22"/>
        </w:rPr>
        <w:t>and</w:t>
      </w:r>
      <w:r w:rsidRPr="002B109D">
        <w:rPr>
          <w:color w:val="333333"/>
          <w:spacing w:val="7"/>
          <w:sz w:val="22"/>
          <w:szCs w:val="22"/>
        </w:rPr>
        <w:t xml:space="preserve"> </w:t>
      </w:r>
      <w:r w:rsidRPr="002B109D">
        <w:rPr>
          <w:color w:val="333333"/>
          <w:sz w:val="22"/>
          <w:szCs w:val="22"/>
        </w:rPr>
        <w:t>shall</w:t>
      </w:r>
      <w:r w:rsidRPr="002B109D">
        <w:rPr>
          <w:color w:val="333333"/>
          <w:spacing w:val="7"/>
          <w:sz w:val="22"/>
          <w:szCs w:val="22"/>
        </w:rPr>
        <w:t xml:space="preserve"> </w:t>
      </w:r>
      <w:r w:rsidRPr="002B109D">
        <w:rPr>
          <w:color w:val="333333"/>
          <w:sz w:val="22"/>
          <w:szCs w:val="22"/>
        </w:rPr>
        <w:t>be</w:t>
      </w:r>
      <w:r w:rsidRPr="002B109D">
        <w:rPr>
          <w:color w:val="333333"/>
          <w:spacing w:val="7"/>
          <w:sz w:val="22"/>
          <w:szCs w:val="22"/>
        </w:rPr>
        <w:t xml:space="preserve"> </w:t>
      </w:r>
      <w:r w:rsidRPr="002B109D">
        <w:rPr>
          <w:color w:val="333333"/>
          <w:sz w:val="22"/>
          <w:szCs w:val="22"/>
        </w:rPr>
        <w:t>traceable</w:t>
      </w:r>
      <w:r w:rsidRPr="002B109D">
        <w:rPr>
          <w:color w:val="333333"/>
          <w:spacing w:val="7"/>
          <w:sz w:val="22"/>
          <w:szCs w:val="22"/>
        </w:rPr>
        <w:t xml:space="preserve"> </w:t>
      </w:r>
      <w:r w:rsidRPr="002B109D">
        <w:rPr>
          <w:color w:val="333333"/>
          <w:sz w:val="22"/>
          <w:szCs w:val="22"/>
        </w:rPr>
        <w:t>to</w:t>
      </w:r>
      <w:r w:rsidRPr="002B109D">
        <w:rPr>
          <w:color w:val="333333"/>
          <w:spacing w:val="7"/>
          <w:sz w:val="22"/>
          <w:szCs w:val="22"/>
        </w:rPr>
        <w:t xml:space="preserve"> </w:t>
      </w:r>
      <w:r w:rsidRPr="002B109D">
        <w:rPr>
          <w:color w:val="333333"/>
          <w:sz w:val="22"/>
          <w:szCs w:val="22"/>
        </w:rPr>
        <w:t>each</w:t>
      </w:r>
      <w:r w:rsidRPr="002B109D">
        <w:rPr>
          <w:color w:val="333333"/>
          <w:spacing w:val="7"/>
          <w:sz w:val="22"/>
          <w:szCs w:val="22"/>
        </w:rPr>
        <w:t xml:space="preserve"> </w:t>
      </w:r>
      <w:r w:rsidRPr="002B109D">
        <w:rPr>
          <w:color w:val="333333"/>
          <w:sz w:val="22"/>
          <w:szCs w:val="22"/>
        </w:rPr>
        <w:t>sample</w:t>
      </w:r>
      <w:r w:rsidRPr="002B109D">
        <w:rPr>
          <w:color w:val="333333"/>
          <w:spacing w:val="7"/>
          <w:sz w:val="22"/>
          <w:szCs w:val="22"/>
        </w:rPr>
        <w:t xml:space="preserve"> </w:t>
      </w:r>
      <w:r w:rsidRPr="002B109D">
        <w:rPr>
          <w:color w:val="333333"/>
          <w:spacing w:val="-2"/>
          <w:sz w:val="22"/>
          <w:szCs w:val="22"/>
        </w:rPr>
        <w:t>location.</w:t>
      </w:r>
    </w:p>
    <w:p w14:paraId="170072D1" w14:textId="38CFA70C" w:rsidR="002D160A" w:rsidRPr="002B109D" w:rsidRDefault="002D160A" w:rsidP="002B109D">
      <w:pPr>
        <w:pStyle w:val="BodyText"/>
        <w:spacing w:before="120" w:after="120"/>
        <w:ind w:left="1418" w:hanging="284"/>
        <w:rPr>
          <w:sz w:val="22"/>
          <w:szCs w:val="22"/>
        </w:rPr>
      </w:pPr>
      <w:r w:rsidRPr="002B109D">
        <w:rPr>
          <w:b/>
          <w:sz w:val="22"/>
          <w:szCs w:val="22"/>
        </w:rPr>
        <w:lastRenderedPageBreak/>
        <w:t xml:space="preserve">16-8.5 - </w:t>
      </w:r>
      <w:r w:rsidRPr="002B109D">
        <w:rPr>
          <w:color w:val="333333"/>
          <w:sz w:val="22"/>
          <w:szCs w:val="22"/>
        </w:rPr>
        <w:t>If any result does not meet the requirements for ferrite testing, then additional samples shall be taken at the Supplier’s expense until the extent of unacceptable weld metal is determined. All unacceptable weld metal shall be replaced and retested at the Supplier’s expense.</w:t>
      </w:r>
    </w:p>
    <w:p w14:paraId="152A9E0E" w14:textId="77777777" w:rsidR="00AF5841" w:rsidRPr="00AF5841" w:rsidRDefault="00AF5841">
      <w:pPr>
        <w:pStyle w:val="Heading1"/>
        <w:numPr>
          <w:ilvl w:val="0"/>
          <w:numId w:val="67"/>
        </w:numPr>
        <w:spacing w:before="240" w:after="240"/>
        <w:ind w:left="709" w:hanging="709"/>
      </w:pPr>
      <w:bookmarkStart w:id="524" w:name="_Toc205628080"/>
      <w:r w:rsidRPr="00AF5841">
        <w:t>Welding</w:t>
      </w:r>
      <w:r w:rsidRPr="00AF5841">
        <w:rPr>
          <w:spacing w:val="-6"/>
        </w:rPr>
        <w:t xml:space="preserve"> </w:t>
      </w:r>
      <w:r w:rsidRPr="00AF5841">
        <w:t>for</w:t>
      </w:r>
      <w:r w:rsidRPr="00AF5841">
        <w:rPr>
          <w:spacing w:val="-6"/>
        </w:rPr>
        <w:t xml:space="preserve"> </w:t>
      </w:r>
      <w:r w:rsidRPr="00AF5841">
        <w:t>Copper-Nickel</w:t>
      </w:r>
      <w:r w:rsidRPr="00AF5841">
        <w:rPr>
          <w:spacing w:val="-6"/>
        </w:rPr>
        <w:t xml:space="preserve"> </w:t>
      </w:r>
      <w:r w:rsidRPr="00AF5841">
        <w:t>Alloy</w:t>
      </w:r>
      <w:r w:rsidRPr="00AF5841">
        <w:rPr>
          <w:spacing w:val="-6"/>
        </w:rPr>
        <w:t xml:space="preserve"> </w:t>
      </w:r>
      <w:r w:rsidRPr="00AF5841">
        <w:rPr>
          <w:spacing w:val="-2"/>
        </w:rPr>
        <w:t>(P34)</w:t>
      </w:r>
      <w:bookmarkEnd w:id="524"/>
    </w:p>
    <w:p w14:paraId="1EFE48F8" w14:textId="0A9E2979" w:rsidR="00AF5841" w:rsidRPr="0060103F" w:rsidRDefault="00AF5841" w:rsidP="001F2C02">
      <w:pPr>
        <w:pStyle w:val="ListParagraph"/>
        <w:numPr>
          <w:ilvl w:val="1"/>
          <w:numId w:val="15"/>
        </w:numPr>
        <w:spacing w:before="120" w:after="120"/>
        <w:ind w:left="1134" w:hanging="425"/>
      </w:pPr>
      <w:r w:rsidRPr="0060103F">
        <w:rPr>
          <w:b/>
        </w:rPr>
        <w:t xml:space="preserve">- </w:t>
      </w:r>
      <w:r w:rsidRPr="0060103F">
        <w:t>Organic solvent shall be used to clean both sides of the weld joint before welding for a distance of at least 2 inches (50 mm) from the bevel. Cleaning shall continue until the drying cloth has no visible discoloration.</w:t>
      </w:r>
    </w:p>
    <w:p w14:paraId="4F76650A" w14:textId="5FA3BA2D" w:rsidR="00AF5841" w:rsidRPr="0060103F" w:rsidRDefault="00AF5841" w:rsidP="0060103F">
      <w:pPr>
        <w:pStyle w:val="ListParagraph"/>
        <w:numPr>
          <w:ilvl w:val="1"/>
          <w:numId w:val="15"/>
        </w:numPr>
        <w:spacing w:before="120" w:after="120"/>
        <w:ind w:left="1134" w:hanging="425"/>
      </w:pPr>
      <w:r w:rsidRPr="0060103F">
        <w:rPr>
          <w:b/>
        </w:rPr>
        <w:t>-</w:t>
      </w:r>
      <w:r w:rsidRPr="0060103F">
        <w:rPr>
          <w:b/>
          <w:spacing w:val="1"/>
        </w:rPr>
        <w:t xml:space="preserve"> </w:t>
      </w:r>
      <w:r w:rsidRPr="0060103F">
        <w:t>Downhill</w:t>
      </w:r>
      <w:r w:rsidRPr="0060103F">
        <w:rPr>
          <w:spacing w:val="9"/>
        </w:rPr>
        <w:t xml:space="preserve"> </w:t>
      </w:r>
      <w:r w:rsidRPr="0060103F">
        <w:t>welding</w:t>
      </w:r>
      <w:r w:rsidRPr="0060103F">
        <w:rPr>
          <w:spacing w:val="9"/>
        </w:rPr>
        <w:t xml:space="preserve"> </w:t>
      </w:r>
      <w:r w:rsidRPr="0060103F">
        <w:t>progression</w:t>
      </w:r>
      <w:r w:rsidRPr="0060103F">
        <w:rPr>
          <w:spacing w:val="9"/>
        </w:rPr>
        <w:t xml:space="preserve"> </w:t>
      </w:r>
      <w:r w:rsidRPr="0060103F">
        <w:t>shall</w:t>
      </w:r>
      <w:r w:rsidRPr="0060103F">
        <w:rPr>
          <w:spacing w:val="9"/>
        </w:rPr>
        <w:t xml:space="preserve"> </w:t>
      </w:r>
      <w:r w:rsidRPr="0060103F">
        <w:t>be</w:t>
      </w:r>
      <w:r w:rsidRPr="0060103F">
        <w:rPr>
          <w:spacing w:val="9"/>
        </w:rPr>
        <w:t xml:space="preserve"> </w:t>
      </w:r>
      <w:r w:rsidRPr="0060103F">
        <w:t>used</w:t>
      </w:r>
      <w:r w:rsidRPr="0060103F">
        <w:rPr>
          <w:spacing w:val="8"/>
        </w:rPr>
        <w:t xml:space="preserve"> </w:t>
      </w:r>
      <w:r w:rsidRPr="0060103F">
        <w:t>for</w:t>
      </w:r>
      <w:r w:rsidRPr="0060103F">
        <w:rPr>
          <w:spacing w:val="9"/>
        </w:rPr>
        <w:t xml:space="preserve"> </w:t>
      </w:r>
      <w:r w:rsidRPr="0060103F">
        <w:t>all</w:t>
      </w:r>
      <w:r w:rsidRPr="0060103F">
        <w:rPr>
          <w:spacing w:val="9"/>
        </w:rPr>
        <w:t xml:space="preserve"> </w:t>
      </w:r>
      <w:r w:rsidRPr="0060103F">
        <w:t>welding</w:t>
      </w:r>
      <w:r w:rsidRPr="0060103F">
        <w:rPr>
          <w:spacing w:val="9"/>
        </w:rPr>
        <w:t xml:space="preserve"> </w:t>
      </w:r>
      <w:r w:rsidRPr="0060103F">
        <w:rPr>
          <w:spacing w:val="-2"/>
        </w:rPr>
        <w:t>processes.</w:t>
      </w:r>
    </w:p>
    <w:p w14:paraId="01C7667F" w14:textId="25E0FF03" w:rsidR="00AF5841" w:rsidRPr="0060103F" w:rsidRDefault="00AF5841" w:rsidP="0060103F">
      <w:pPr>
        <w:pStyle w:val="ListParagraph"/>
        <w:numPr>
          <w:ilvl w:val="1"/>
          <w:numId w:val="15"/>
        </w:numPr>
        <w:spacing w:before="120" w:after="120"/>
        <w:ind w:left="1134" w:hanging="425"/>
      </w:pPr>
      <w:r w:rsidRPr="0060103F">
        <w:rPr>
          <w:b/>
        </w:rPr>
        <w:t>-</w:t>
      </w:r>
      <w:r w:rsidRPr="0060103F">
        <w:rPr>
          <w:b/>
          <w:spacing w:val="1"/>
        </w:rPr>
        <w:t xml:space="preserve"> </w:t>
      </w:r>
      <w:r w:rsidRPr="0060103F">
        <w:rPr>
          <w:color w:val="333333"/>
        </w:rPr>
        <w:t>Welding</w:t>
      </w:r>
      <w:r w:rsidRPr="0060103F">
        <w:rPr>
          <w:color w:val="333333"/>
          <w:spacing w:val="9"/>
        </w:rPr>
        <w:t xml:space="preserve"> </w:t>
      </w:r>
      <w:r w:rsidRPr="0060103F">
        <w:rPr>
          <w:color w:val="333333"/>
        </w:rPr>
        <w:t>processes</w:t>
      </w:r>
      <w:r w:rsidRPr="0060103F">
        <w:rPr>
          <w:color w:val="333333"/>
          <w:spacing w:val="9"/>
        </w:rPr>
        <w:t xml:space="preserve"> </w:t>
      </w:r>
      <w:r w:rsidRPr="0060103F">
        <w:rPr>
          <w:color w:val="333333"/>
        </w:rPr>
        <w:t>for</w:t>
      </w:r>
      <w:r w:rsidRPr="0060103F">
        <w:rPr>
          <w:color w:val="333333"/>
          <w:spacing w:val="9"/>
        </w:rPr>
        <w:t xml:space="preserve"> </w:t>
      </w:r>
      <w:r w:rsidRPr="0060103F">
        <w:rPr>
          <w:color w:val="333333"/>
        </w:rPr>
        <w:t>copper-nickel</w:t>
      </w:r>
      <w:r w:rsidRPr="0060103F">
        <w:rPr>
          <w:color w:val="333333"/>
          <w:spacing w:val="9"/>
        </w:rPr>
        <w:t xml:space="preserve"> </w:t>
      </w:r>
      <w:r w:rsidRPr="0060103F">
        <w:rPr>
          <w:color w:val="333333"/>
        </w:rPr>
        <w:t>(CuNi)</w:t>
      </w:r>
      <w:r w:rsidRPr="0060103F">
        <w:rPr>
          <w:color w:val="333333"/>
          <w:spacing w:val="9"/>
        </w:rPr>
        <w:t xml:space="preserve"> </w:t>
      </w:r>
      <w:r w:rsidRPr="0060103F">
        <w:rPr>
          <w:color w:val="333333"/>
        </w:rPr>
        <w:t>alloy</w:t>
      </w:r>
      <w:r w:rsidRPr="0060103F">
        <w:rPr>
          <w:color w:val="333333"/>
          <w:spacing w:val="9"/>
        </w:rPr>
        <w:t xml:space="preserve"> </w:t>
      </w:r>
      <w:r w:rsidRPr="0060103F">
        <w:rPr>
          <w:color w:val="333333"/>
        </w:rPr>
        <w:t>shall</w:t>
      </w:r>
      <w:r w:rsidRPr="0060103F">
        <w:rPr>
          <w:color w:val="333333"/>
          <w:spacing w:val="9"/>
        </w:rPr>
        <w:t xml:space="preserve"> </w:t>
      </w:r>
      <w:r w:rsidRPr="0060103F">
        <w:rPr>
          <w:color w:val="333333"/>
        </w:rPr>
        <w:t>be</w:t>
      </w:r>
      <w:r w:rsidRPr="0060103F">
        <w:rPr>
          <w:color w:val="333333"/>
          <w:spacing w:val="9"/>
        </w:rPr>
        <w:t xml:space="preserve"> </w:t>
      </w:r>
      <w:r w:rsidRPr="0060103F">
        <w:rPr>
          <w:color w:val="333333"/>
        </w:rPr>
        <w:t>limited</w:t>
      </w:r>
      <w:r w:rsidRPr="0060103F">
        <w:rPr>
          <w:color w:val="333333"/>
          <w:spacing w:val="9"/>
        </w:rPr>
        <w:t xml:space="preserve"> </w:t>
      </w:r>
      <w:r w:rsidRPr="0060103F">
        <w:rPr>
          <w:color w:val="333333"/>
          <w:spacing w:val="-5"/>
        </w:rPr>
        <w:t>to:</w:t>
      </w:r>
    </w:p>
    <w:p w14:paraId="59B3BB3A" w14:textId="2473399E" w:rsidR="00AF5841" w:rsidRPr="0060103F" w:rsidRDefault="00AF5841" w:rsidP="0060103F">
      <w:pPr>
        <w:pStyle w:val="BodyText"/>
        <w:spacing w:before="120" w:after="120"/>
        <w:ind w:left="1418" w:hanging="284"/>
        <w:rPr>
          <w:sz w:val="22"/>
          <w:szCs w:val="22"/>
        </w:rPr>
      </w:pPr>
      <w:r w:rsidRPr="0060103F">
        <w:rPr>
          <w:b/>
          <w:sz w:val="22"/>
          <w:szCs w:val="22"/>
        </w:rPr>
        <w:t xml:space="preserve">17-3.1 - </w:t>
      </w:r>
      <w:r w:rsidRPr="0060103F">
        <w:rPr>
          <w:color w:val="333333"/>
          <w:sz w:val="22"/>
          <w:szCs w:val="22"/>
        </w:rPr>
        <w:t>Shielded metal arc welding (SMAW). Electrodes for shielded metal arc welding (SMAW) welding shall</w:t>
      </w:r>
      <w:r w:rsidRPr="0060103F">
        <w:rPr>
          <w:color w:val="333333"/>
          <w:spacing w:val="40"/>
          <w:sz w:val="22"/>
          <w:szCs w:val="22"/>
        </w:rPr>
        <w:t xml:space="preserve"> </w:t>
      </w:r>
      <w:r w:rsidRPr="0060103F">
        <w:rPr>
          <w:color w:val="333333"/>
          <w:sz w:val="22"/>
          <w:szCs w:val="22"/>
        </w:rPr>
        <w:t>conform to ASME SFA-5.6 ECuNi.</w:t>
      </w:r>
    </w:p>
    <w:p w14:paraId="496BE88E" w14:textId="1AD8A6A0" w:rsidR="00B5609E" w:rsidRPr="0060103F" w:rsidRDefault="00B5609E" w:rsidP="0060103F">
      <w:pPr>
        <w:pStyle w:val="BodyText"/>
        <w:spacing w:before="120" w:after="120"/>
        <w:ind w:left="1418" w:hanging="284"/>
        <w:rPr>
          <w:sz w:val="22"/>
          <w:szCs w:val="22"/>
        </w:rPr>
      </w:pPr>
      <w:r w:rsidRPr="0060103F">
        <w:rPr>
          <w:b/>
          <w:sz w:val="22"/>
          <w:szCs w:val="22"/>
        </w:rPr>
        <w:t xml:space="preserve">17-3.2 - </w:t>
      </w:r>
      <w:r w:rsidRPr="0060103F">
        <w:rPr>
          <w:sz w:val="22"/>
          <w:szCs w:val="22"/>
        </w:rPr>
        <w:t>Gas metal arc welding (GMAW) or gas tungsten arc welding (GTAW). Welding rods and wire shall conform to ASME SFA-5.7 ERCuNi.</w:t>
      </w:r>
    </w:p>
    <w:p w14:paraId="709DDE6E" w14:textId="669410F5" w:rsidR="00B5609E" w:rsidRPr="0060103F" w:rsidRDefault="00B5609E" w:rsidP="0060103F">
      <w:pPr>
        <w:pStyle w:val="ListParagraph"/>
        <w:numPr>
          <w:ilvl w:val="1"/>
          <w:numId w:val="15"/>
        </w:numPr>
        <w:spacing w:before="120" w:after="120"/>
        <w:ind w:left="1134" w:hanging="425"/>
      </w:pPr>
      <w:r w:rsidRPr="0060103F">
        <w:rPr>
          <w:b/>
        </w:rPr>
        <w:t>-</w:t>
      </w:r>
      <w:r w:rsidRPr="0060103F">
        <w:rPr>
          <w:b/>
          <w:spacing w:val="1"/>
        </w:rPr>
        <w:t xml:space="preserve"> </w:t>
      </w:r>
      <w:r w:rsidRPr="0060103F">
        <w:rPr>
          <w:color w:val="333333"/>
        </w:rPr>
        <w:t>Preheating</w:t>
      </w:r>
      <w:r w:rsidRPr="0060103F">
        <w:rPr>
          <w:color w:val="333333"/>
          <w:spacing w:val="10"/>
        </w:rPr>
        <w:t xml:space="preserve"> </w:t>
      </w:r>
      <w:r w:rsidRPr="0060103F">
        <w:rPr>
          <w:color w:val="333333"/>
        </w:rPr>
        <w:t>and</w:t>
      </w:r>
      <w:r w:rsidRPr="0060103F">
        <w:rPr>
          <w:color w:val="333333"/>
          <w:spacing w:val="9"/>
        </w:rPr>
        <w:t xml:space="preserve"> </w:t>
      </w:r>
      <w:r w:rsidRPr="0060103F">
        <w:rPr>
          <w:color w:val="333333"/>
        </w:rPr>
        <w:t>interpass</w:t>
      </w:r>
      <w:r w:rsidRPr="0060103F">
        <w:rPr>
          <w:color w:val="333333"/>
          <w:spacing w:val="9"/>
        </w:rPr>
        <w:t xml:space="preserve"> </w:t>
      </w:r>
      <w:r w:rsidRPr="0060103F">
        <w:rPr>
          <w:color w:val="333333"/>
        </w:rPr>
        <w:t>control</w:t>
      </w:r>
      <w:r w:rsidRPr="0060103F">
        <w:rPr>
          <w:color w:val="333333"/>
          <w:spacing w:val="9"/>
        </w:rPr>
        <w:t xml:space="preserve"> </w:t>
      </w:r>
      <w:r w:rsidRPr="0060103F">
        <w:rPr>
          <w:color w:val="333333"/>
        </w:rPr>
        <w:t>of</w:t>
      </w:r>
      <w:r w:rsidRPr="0060103F">
        <w:rPr>
          <w:color w:val="333333"/>
          <w:spacing w:val="17"/>
        </w:rPr>
        <w:t xml:space="preserve"> </w:t>
      </w:r>
      <w:r w:rsidRPr="0060103F">
        <w:rPr>
          <w:color w:val="333333"/>
        </w:rPr>
        <w:t>copper-nickel</w:t>
      </w:r>
      <w:r w:rsidRPr="0060103F">
        <w:rPr>
          <w:color w:val="333333"/>
          <w:spacing w:val="9"/>
        </w:rPr>
        <w:t xml:space="preserve"> </w:t>
      </w:r>
      <w:r w:rsidRPr="0060103F">
        <w:rPr>
          <w:color w:val="333333"/>
        </w:rPr>
        <w:t>(CuNi)</w:t>
      </w:r>
      <w:r w:rsidRPr="0060103F">
        <w:rPr>
          <w:color w:val="333333"/>
          <w:spacing w:val="9"/>
        </w:rPr>
        <w:t xml:space="preserve"> </w:t>
      </w:r>
      <w:r w:rsidRPr="0060103F">
        <w:rPr>
          <w:color w:val="333333"/>
        </w:rPr>
        <w:t>alloy</w:t>
      </w:r>
      <w:r w:rsidRPr="0060103F">
        <w:rPr>
          <w:color w:val="333333"/>
          <w:spacing w:val="10"/>
        </w:rPr>
        <w:t xml:space="preserve"> </w:t>
      </w:r>
      <w:r w:rsidRPr="0060103F">
        <w:rPr>
          <w:color w:val="333333"/>
        </w:rPr>
        <w:t>shall</w:t>
      </w:r>
      <w:r w:rsidRPr="0060103F">
        <w:rPr>
          <w:color w:val="333333"/>
          <w:spacing w:val="9"/>
        </w:rPr>
        <w:t xml:space="preserve"> </w:t>
      </w:r>
      <w:r w:rsidRPr="0060103F">
        <w:rPr>
          <w:color w:val="333333"/>
        </w:rPr>
        <w:t>be</w:t>
      </w:r>
      <w:r w:rsidRPr="0060103F">
        <w:rPr>
          <w:color w:val="333333"/>
          <w:spacing w:val="9"/>
        </w:rPr>
        <w:t xml:space="preserve"> </w:t>
      </w:r>
      <w:r w:rsidRPr="0060103F">
        <w:rPr>
          <w:color w:val="333333"/>
        </w:rPr>
        <w:t>conducted</w:t>
      </w:r>
      <w:r w:rsidRPr="0060103F">
        <w:rPr>
          <w:color w:val="333333"/>
          <w:spacing w:val="9"/>
        </w:rPr>
        <w:t xml:space="preserve"> </w:t>
      </w:r>
      <w:r w:rsidRPr="0060103F">
        <w:rPr>
          <w:color w:val="333333"/>
        </w:rPr>
        <w:t>in</w:t>
      </w:r>
      <w:r w:rsidRPr="0060103F">
        <w:rPr>
          <w:color w:val="333333"/>
          <w:spacing w:val="9"/>
        </w:rPr>
        <w:t xml:space="preserve"> </w:t>
      </w:r>
      <w:r w:rsidRPr="0060103F">
        <w:rPr>
          <w:color w:val="333333"/>
        </w:rPr>
        <w:t>accordance</w:t>
      </w:r>
      <w:r w:rsidRPr="0060103F">
        <w:rPr>
          <w:color w:val="333333"/>
          <w:spacing w:val="9"/>
        </w:rPr>
        <w:t xml:space="preserve"> </w:t>
      </w:r>
      <w:r w:rsidRPr="0060103F">
        <w:rPr>
          <w:color w:val="333333"/>
        </w:rPr>
        <w:t>with</w:t>
      </w:r>
      <w:r w:rsidRPr="0060103F">
        <w:rPr>
          <w:color w:val="333333"/>
          <w:spacing w:val="9"/>
        </w:rPr>
        <w:t xml:space="preserve"> </w:t>
      </w:r>
      <w:r w:rsidRPr="0060103F">
        <w:rPr>
          <w:color w:val="333333"/>
        </w:rPr>
        <w:t>Section</w:t>
      </w:r>
      <w:r w:rsidRPr="0060103F">
        <w:rPr>
          <w:color w:val="333333"/>
          <w:spacing w:val="6"/>
        </w:rPr>
        <w:t xml:space="preserve"> </w:t>
      </w:r>
      <w:hyperlink w:anchor="_bookmark59" w:history="1">
        <w:r w:rsidRPr="0060103F">
          <w:rPr>
            <w:spacing w:val="-5"/>
            <w:u w:val="single"/>
          </w:rPr>
          <w:t>21</w:t>
        </w:r>
      </w:hyperlink>
      <w:r w:rsidRPr="0060103F">
        <w:rPr>
          <w:color w:val="333333"/>
          <w:spacing w:val="-5"/>
        </w:rPr>
        <w:t>.</w:t>
      </w:r>
    </w:p>
    <w:p w14:paraId="736B0EC1" w14:textId="77777777" w:rsidR="00B5609E" w:rsidRPr="0060103F" w:rsidRDefault="00B5609E" w:rsidP="0060103F">
      <w:pPr>
        <w:pStyle w:val="ListParagraph"/>
        <w:numPr>
          <w:ilvl w:val="1"/>
          <w:numId w:val="15"/>
        </w:numPr>
        <w:spacing w:before="120" w:after="120"/>
        <w:ind w:left="1134" w:hanging="425"/>
      </w:pPr>
      <w:r w:rsidRPr="0060103F">
        <w:rPr>
          <w:b/>
        </w:rPr>
        <w:t xml:space="preserve">- </w:t>
      </w:r>
      <w:r w:rsidRPr="0060103F">
        <w:rPr>
          <w:color w:val="333333"/>
        </w:rPr>
        <w:t>Copper-Nickel</w:t>
      </w:r>
      <w:r w:rsidRPr="0060103F">
        <w:rPr>
          <w:color w:val="333333"/>
          <w:spacing w:val="8"/>
        </w:rPr>
        <w:t xml:space="preserve"> </w:t>
      </w:r>
      <w:r w:rsidRPr="0060103F">
        <w:rPr>
          <w:color w:val="333333"/>
        </w:rPr>
        <w:t>(CuNi)</w:t>
      </w:r>
      <w:r w:rsidRPr="0060103F">
        <w:rPr>
          <w:color w:val="333333"/>
          <w:spacing w:val="8"/>
        </w:rPr>
        <w:t xml:space="preserve"> </w:t>
      </w:r>
      <w:r w:rsidRPr="0060103F">
        <w:rPr>
          <w:color w:val="333333"/>
        </w:rPr>
        <w:t>alloys</w:t>
      </w:r>
      <w:r w:rsidRPr="0060103F">
        <w:rPr>
          <w:color w:val="333333"/>
          <w:spacing w:val="7"/>
        </w:rPr>
        <w:t xml:space="preserve"> </w:t>
      </w:r>
      <w:r w:rsidRPr="0060103F">
        <w:rPr>
          <w:color w:val="333333"/>
        </w:rPr>
        <w:t>materials</w:t>
      </w:r>
      <w:r w:rsidRPr="0060103F">
        <w:rPr>
          <w:color w:val="333333"/>
          <w:spacing w:val="8"/>
        </w:rPr>
        <w:t xml:space="preserve"> </w:t>
      </w:r>
      <w:r w:rsidRPr="0060103F">
        <w:rPr>
          <w:color w:val="333333"/>
        </w:rPr>
        <w:t>shall</w:t>
      </w:r>
      <w:r w:rsidRPr="0060103F">
        <w:rPr>
          <w:color w:val="333333"/>
          <w:spacing w:val="8"/>
        </w:rPr>
        <w:t xml:space="preserve"> </w:t>
      </w:r>
      <w:r w:rsidRPr="0060103F">
        <w:rPr>
          <w:color w:val="333333"/>
        </w:rPr>
        <w:t>not</w:t>
      </w:r>
      <w:r w:rsidRPr="0060103F">
        <w:rPr>
          <w:color w:val="333333"/>
          <w:spacing w:val="8"/>
        </w:rPr>
        <w:t xml:space="preserve"> </w:t>
      </w:r>
      <w:r w:rsidRPr="0060103F">
        <w:rPr>
          <w:color w:val="333333"/>
        </w:rPr>
        <w:t>be</w:t>
      </w:r>
      <w:r w:rsidRPr="0060103F">
        <w:rPr>
          <w:color w:val="333333"/>
          <w:spacing w:val="7"/>
        </w:rPr>
        <w:t xml:space="preserve"> </w:t>
      </w:r>
      <w:r w:rsidRPr="0060103F">
        <w:rPr>
          <w:color w:val="333333"/>
        </w:rPr>
        <w:t>PWHT</w:t>
      </w:r>
      <w:r w:rsidRPr="0060103F">
        <w:rPr>
          <w:color w:val="333333"/>
          <w:spacing w:val="8"/>
        </w:rPr>
        <w:t xml:space="preserve"> </w:t>
      </w:r>
      <w:r w:rsidRPr="0060103F">
        <w:rPr>
          <w:color w:val="333333"/>
        </w:rPr>
        <w:t>unless</w:t>
      </w:r>
      <w:r w:rsidRPr="0060103F">
        <w:rPr>
          <w:color w:val="333333"/>
          <w:spacing w:val="8"/>
        </w:rPr>
        <w:t xml:space="preserve"> </w:t>
      </w:r>
      <w:r w:rsidRPr="0060103F">
        <w:rPr>
          <w:color w:val="333333"/>
        </w:rPr>
        <w:t>specified</w:t>
      </w:r>
      <w:r w:rsidRPr="0060103F">
        <w:rPr>
          <w:color w:val="333333"/>
          <w:spacing w:val="8"/>
        </w:rPr>
        <w:t xml:space="preserve"> </w:t>
      </w:r>
      <w:r w:rsidRPr="0060103F">
        <w:rPr>
          <w:color w:val="333333"/>
        </w:rPr>
        <w:t>by</w:t>
      </w:r>
      <w:r w:rsidRPr="0060103F">
        <w:rPr>
          <w:color w:val="333333"/>
          <w:spacing w:val="7"/>
        </w:rPr>
        <w:t xml:space="preserve"> </w:t>
      </w:r>
      <w:r w:rsidRPr="0060103F">
        <w:rPr>
          <w:color w:val="333333"/>
        </w:rPr>
        <w:t>the</w:t>
      </w:r>
      <w:r w:rsidRPr="0060103F">
        <w:rPr>
          <w:color w:val="333333"/>
          <w:spacing w:val="8"/>
        </w:rPr>
        <w:t xml:space="preserve"> </w:t>
      </w:r>
      <w:r w:rsidRPr="0060103F">
        <w:rPr>
          <w:color w:val="333333"/>
        </w:rPr>
        <w:t>Owner's</w:t>
      </w:r>
      <w:r w:rsidRPr="0060103F">
        <w:rPr>
          <w:color w:val="333333"/>
          <w:spacing w:val="8"/>
        </w:rPr>
        <w:t xml:space="preserve"> </w:t>
      </w:r>
      <w:r w:rsidRPr="0060103F">
        <w:rPr>
          <w:color w:val="333333"/>
        </w:rPr>
        <w:t>materials</w:t>
      </w:r>
      <w:r w:rsidRPr="0060103F">
        <w:rPr>
          <w:color w:val="333333"/>
          <w:spacing w:val="8"/>
        </w:rPr>
        <w:t xml:space="preserve"> </w:t>
      </w:r>
      <w:r w:rsidRPr="0060103F">
        <w:rPr>
          <w:color w:val="333333"/>
          <w:spacing w:val="-2"/>
        </w:rPr>
        <w:t>engineer.</w:t>
      </w:r>
    </w:p>
    <w:p w14:paraId="0D09D7B0" w14:textId="77777777" w:rsidR="004072AC" w:rsidRPr="004072AC" w:rsidRDefault="004072AC">
      <w:pPr>
        <w:pStyle w:val="Heading1"/>
        <w:numPr>
          <w:ilvl w:val="0"/>
          <w:numId w:val="67"/>
        </w:numPr>
        <w:spacing w:before="240" w:after="240"/>
        <w:ind w:left="709" w:hanging="709"/>
      </w:pPr>
      <w:bookmarkStart w:id="525" w:name="_Toc205628081"/>
      <w:r w:rsidRPr="004072AC">
        <w:t>Welding</w:t>
      </w:r>
      <w:r w:rsidRPr="004072AC">
        <w:rPr>
          <w:spacing w:val="-6"/>
        </w:rPr>
        <w:t xml:space="preserve"> </w:t>
      </w:r>
      <w:r w:rsidRPr="004072AC">
        <w:t>for</w:t>
      </w:r>
      <w:r w:rsidRPr="004072AC">
        <w:rPr>
          <w:spacing w:val="-4"/>
        </w:rPr>
        <w:t xml:space="preserve"> </w:t>
      </w:r>
      <w:r w:rsidRPr="004072AC">
        <w:t>Nickel</w:t>
      </w:r>
      <w:r w:rsidRPr="004072AC">
        <w:rPr>
          <w:spacing w:val="-4"/>
        </w:rPr>
        <w:t xml:space="preserve"> </w:t>
      </w:r>
      <w:r w:rsidRPr="004072AC">
        <w:t>Alloys</w:t>
      </w:r>
      <w:r w:rsidRPr="004072AC">
        <w:rPr>
          <w:spacing w:val="-4"/>
        </w:rPr>
        <w:t xml:space="preserve"> </w:t>
      </w:r>
      <w:r w:rsidRPr="004072AC">
        <w:t>(P42,</w:t>
      </w:r>
      <w:r w:rsidRPr="004072AC">
        <w:rPr>
          <w:spacing w:val="-4"/>
        </w:rPr>
        <w:t xml:space="preserve"> </w:t>
      </w:r>
      <w:r w:rsidRPr="004072AC">
        <w:t>P43,</w:t>
      </w:r>
      <w:r w:rsidRPr="004072AC">
        <w:rPr>
          <w:spacing w:val="-4"/>
        </w:rPr>
        <w:t xml:space="preserve"> </w:t>
      </w:r>
      <w:r w:rsidRPr="004072AC">
        <w:t>P44,</w:t>
      </w:r>
      <w:r w:rsidRPr="004072AC">
        <w:rPr>
          <w:spacing w:val="-4"/>
        </w:rPr>
        <w:t xml:space="preserve"> P45)</w:t>
      </w:r>
      <w:bookmarkEnd w:id="525"/>
    </w:p>
    <w:p w14:paraId="2CFD3C8C" w14:textId="7306A6B5" w:rsidR="004072AC" w:rsidRPr="0060103F" w:rsidRDefault="004072AC" w:rsidP="0060103F">
      <w:pPr>
        <w:pStyle w:val="ListParagraph"/>
        <w:numPr>
          <w:ilvl w:val="1"/>
          <w:numId w:val="14"/>
        </w:numPr>
        <w:spacing w:before="120" w:after="120"/>
        <w:ind w:left="1134" w:hanging="425"/>
      </w:pPr>
      <w:r w:rsidRPr="0060103F">
        <w:rPr>
          <w:b/>
        </w:rPr>
        <w:t>-</w:t>
      </w:r>
      <w:r w:rsidRPr="0060103F">
        <w:rPr>
          <w:b/>
          <w:spacing w:val="3"/>
        </w:rPr>
        <w:t xml:space="preserve"> </w:t>
      </w:r>
      <w:r w:rsidRPr="0060103F">
        <w:rPr>
          <w:color w:val="333333"/>
        </w:rPr>
        <w:t>Welding</w:t>
      </w:r>
      <w:r w:rsidRPr="0060103F">
        <w:rPr>
          <w:color w:val="333333"/>
          <w:spacing w:val="10"/>
        </w:rPr>
        <w:t xml:space="preserve"> </w:t>
      </w:r>
      <w:r w:rsidRPr="0060103F">
        <w:rPr>
          <w:color w:val="333333"/>
        </w:rPr>
        <w:t>of</w:t>
      </w:r>
      <w:r w:rsidRPr="0060103F">
        <w:rPr>
          <w:color w:val="333333"/>
          <w:spacing w:val="11"/>
        </w:rPr>
        <w:t xml:space="preserve"> </w:t>
      </w:r>
      <w:r w:rsidR="00EA713B" w:rsidRPr="0060103F">
        <w:rPr>
          <w:color w:val="333333"/>
        </w:rPr>
        <w:t xml:space="preserve">Nickel Alloys (P42, P43, P44, P45) </w:t>
      </w:r>
      <w:r w:rsidRPr="0060103F">
        <w:rPr>
          <w:color w:val="333333"/>
        </w:rPr>
        <w:t>shall</w:t>
      </w:r>
      <w:r w:rsidRPr="0060103F">
        <w:rPr>
          <w:color w:val="333333"/>
          <w:spacing w:val="11"/>
        </w:rPr>
        <w:t xml:space="preserve"> </w:t>
      </w:r>
      <w:r w:rsidRPr="0060103F">
        <w:rPr>
          <w:color w:val="333333"/>
        </w:rPr>
        <w:t>comply</w:t>
      </w:r>
      <w:r w:rsidRPr="0060103F">
        <w:rPr>
          <w:color w:val="333333"/>
          <w:spacing w:val="10"/>
        </w:rPr>
        <w:t xml:space="preserve"> </w:t>
      </w:r>
      <w:r w:rsidRPr="0060103F">
        <w:rPr>
          <w:color w:val="333333"/>
        </w:rPr>
        <w:t>with</w:t>
      </w:r>
      <w:r w:rsidRPr="0060103F">
        <w:rPr>
          <w:color w:val="333333"/>
          <w:spacing w:val="11"/>
        </w:rPr>
        <w:t xml:space="preserve"> </w:t>
      </w:r>
      <w:r w:rsidRPr="0060103F">
        <w:rPr>
          <w:color w:val="333333"/>
        </w:rPr>
        <w:t>CPM-SU-</w:t>
      </w:r>
      <w:r w:rsidRPr="0060103F">
        <w:rPr>
          <w:color w:val="333333"/>
          <w:spacing w:val="-2"/>
        </w:rPr>
        <w:t>5013</w:t>
      </w:r>
      <w:r w:rsidR="00EA713B" w:rsidRPr="0060103F">
        <w:rPr>
          <w:color w:val="333333"/>
          <w:spacing w:val="-2"/>
        </w:rPr>
        <w:t>-TCO</w:t>
      </w:r>
      <w:r w:rsidRPr="0060103F">
        <w:rPr>
          <w:color w:val="333333"/>
          <w:spacing w:val="-2"/>
        </w:rPr>
        <w:t>.</w:t>
      </w:r>
    </w:p>
    <w:p w14:paraId="571362D7" w14:textId="629F0254" w:rsidR="004072AC" w:rsidRPr="0060103F" w:rsidRDefault="004072AC" w:rsidP="0060103F">
      <w:pPr>
        <w:pStyle w:val="ListParagraph"/>
        <w:numPr>
          <w:ilvl w:val="1"/>
          <w:numId w:val="14"/>
        </w:numPr>
        <w:spacing w:before="120" w:after="120"/>
        <w:ind w:left="1134" w:hanging="425"/>
      </w:pPr>
      <w:r w:rsidRPr="0060103F">
        <w:rPr>
          <w:b/>
        </w:rPr>
        <w:t xml:space="preserve">- </w:t>
      </w:r>
      <w:r w:rsidRPr="0060103F">
        <w:rPr>
          <w:color w:val="333333"/>
        </w:rPr>
        <w:t>Welding</w:t>
      </w:r>
      <w:r w:rsidRPr="0060103F">
        <w:rPr>
          <w:color w:val="333333"/>
          <w:spacing w:val="8"/>
        </w:rPr>
        <w:t xml:space="preserve"> </w:t>
      </w:r>
      <w:r w:rsidRPr="0060103F">
        <w:rPr>
          <w:color w:val="333333"/>
        </w:rPr>
        <w:t>processes</w:t>
      </w:r>
      <w:r w:rsidRPr="0060103F">
        <w:rPr>
          <w:color w:val="333333"/>
          <w:spacing w:val="8"/>
        </w:rPr>
        <w:t xml:space="preserve"> </w:t>
      </w:r>
      <w:r w:rsidRPr="0060103F">
        <w:rPr>
          <w:color w:val="333333"/>
        </w:rPr>
        <w:t>for</w:t>
      </w:r>
      <w:r w:rsidRPr="0060103F">
        <w:rPr>
          <w:color w:val="333333"/>
          <w:spacing w:val="8"/>
        </w:rPr>
        <w:t xml:space="preserve"> </w:t>
      </w:r>
      <w:r w:rsidRPr="0060103F">
        <w:rPr>
          <w:color w:val="333333"/>
        </w:rPr>
        <w:t>nickel</w:t>
      </w:r>
      <w:r w:rsidRPr="0060103F">
        <w:rPr>
          <w:color w:val="333333"/>
          <w:spacing w:val="8"/>
        </w:rPr>
        <w:t xml:space="preserve"> </w:t>
      </w:r>
      <w:r w:rsidRPr="0060103F">
        <w:rPr>
          <w:color w:val="333333"/>
        </w:rPr>
        <w:t>alloy</w:t>
      </w:r>
      <w:r w:rsidRPr="0060103F">
        <w:rPr>
          <w:color w:val="333333"/>
          <w:spacing w:val="7"/>
        </w:rPr>
        <w:t xml:space="preserve"> </w:t>
      </w:r>
      <w:r w:rsidRPr="0060103F">
        <w:rPr>
          <w:color w:val="333333"/>
        </w:rPr>
        <w:t>shall</w:t>
      </w:r>
      <w:r w:rsidRPr="0060103F">
        <w:rPr>
          <w:color w:val="333333"/>
          <w:spacing w:val="8"/>
        </w:rPr>
        <w:t xml:space="preserve"> </w:t>
      </w:r>
      <w:r w:rsidRPr="0060103F">
        <w:rPr>
          <w:color w:val="333333"/>
        </w:rPr>
        <w:t>be</w:t>
      </w:r>
      <w:r w:rsidRPr="0060103F">
        <w:rPr>
          <w:color w:val="333333"/>
          <w:spacing w:val="8"/>
        </w:rPr>
        <w:t xml:space="preserve"> </w:t>
      </w:r>
      <w:r w:rsidRPr="0060103F">
        <w:rPr>
          <w:color w:val="333333"/>
        </w:rPr>
        <w:t>limited</w:t>
      </w:r>
      <w:r w:rsidRPr="0060103F">
        <w:rPr>
          <w:color w:val="333333"/>
          <w:spacing w:val="8"/>
        </w:rPr>
        <w:t xml:space="preserve"> </w:t>
      </w:r>
      <w:r w:rsidRPr="0060103F">
        <w:rPr>
          <w:color w:val="333333"/>
          <w:spacing w:val="-5"/>
        </w:rPr>
        <w:t>to:</w:t>
      </w:r>
    </w:p>
    <w:p w14:paraId="6F08C705" w14:textId="3601B293" w:rsidR="004072AC" w:rsidRPr="0060103F" w:rsidRDefault="004072AC" w:rsidP="0060103F">
      <w:pPr>
        <w:pStyle w:val="BodyText"/>
        <w:spacing w:before="120" w:after="120"/>
        <w:ind w:left="1418" w:hanging="284"/>
        <w:rPr>
          <w:sz w:val="22"/>
          <w:szCs w:val="22"/>
        </w:rPr>
      </w:pPr>
      <w:r w:rsidRPr="0060103F">
        <w:rPr>
          <w:b/>
          <w:sz w:val="22"/>
          <w:szCs w:val="22"/>
        </w:rPr>
        <w:t>18-2.1</w:t>
      </w:r>
      <w:r w:rsidRPr="0060103F">
        <w:rPr>
          <w:b/>
          <w:spacing w:val="14"/>
          <w:sz w:val="22"/>
          <w:szCs w:val="22"/>
        </w:rPr>
        <w:t xml:space="preserve"> </w:t>
      </w:r>
      <w:r w:rsidRPr="0060103F">
        <w:rPr>
          <w:b/>
          <w:sz w:val="22"/>
          <w:szCs w:val="22"/>
        </w:rPr>
        <w:t xml:space="preserve">- </w:t>
      </w:r>
      <w:r w:rsidRPr="0060103F">
        <w:rPr>
          <w:color w:val="333333"/>
          <w:sz w:val="22"/>
          <w:szCs w:val="22"/>
        </w:rPr>
        <w:t>Gas</w:t>
      </w:r>
      <w:r w:rsidRPr="0060103F">
        <w:rPr>
          <w:color w:val="333333"/>
          <w:spacing w:val="8"/>
          <w:sz w:val="22"/>
          <w:szCs w:val="22"/>
        </w:rPr>
        <w:t xml:space="preserve"> </w:t>
      </w:r>
      <w:r w:rsidRPr="0060103F">
        <w:rPr>
          <w:color w:val="333333"/>
          <w:sz w:val="22"/>
          <w:szCs w:val="22"/>
        </w:rPr>
        <w:t>tungsten</w:t>
      </w:r>
      <w:r w:rsidRPr="0060103F">
        <w:rPr>
          <w:color w:val="333333"/>
          <w:spacing w:val="8"/>
          <w:sz w:val="22"/>
          <w:szCs w:val="22"/>
        </w:rPr>
        <w:t xml:space="preserve"> </w:t>
      </w:r>
      <w:r w:rsidRPr="0060103F">
        <w:rPr>
          <w:color w:val="333333"/>
          <w:sz w:val="22"/>
          <w:szCs w:val="22"/>
        </w:rPr>
        <w:t>arc</w:t>
      </w:r>
      <w:r w:rsidRPr="0060103F">
        <w:rPr>
          <w:color w:val="333333"/>
          <w:spacing w:val="8"/>
          <w:sz w:val="22"/>
          <w:szCs w:val="22"/>
        </w:rPr>
        <w:t xml:space="preserve"> </w:t>
      </w:r>
      <w:r w:rsidRPr="0060103F">
        <w:rPr>
          <w:color w:val="333333"/>
          <w:sz w:val="22"/>
          <w:szCs w:val="22"/>
        </w:rPr>
        <w:t>welding</w:t>
      </w:r>
      <w:r w:rsidRPr="0060103F">
        <w:rPr>
          <w:color w:val="333333"/>
          <w:spacing w:val="8"/>
          <w:sz w:val="22"/>
          <w:szCs w:val="22"/>
        </w:rPr>
        <w:t xml:space="preserve"> </w:t>
      </w:r>
      <w:r w:rsidRPr="0060103F">
        <w:rPr>
          <w:color w:val="333333"/>
          <w:sz w:val="22"/>
          <w:szCs w:val="22"/>
        </w:rPr>
        <w:t>(GTAW)</w:t>
      </w:r>
      <w:r w:rsidRPr="0060103F">
        <w:rPr>
          <w:color w:val="333333"/>
          <w:spacing w:val="7"/>
          <w:sz w:val="22"/>
          <w:szCs w:val="22"/>
        </w:rPr>
        <w:t xml:space="preserve"> </w:t>
      </w:r>
      <w:r w:rsidRPr="0060103F">
        <w:rPr>
          <w:color w:val="333333"/>
          <w:sz w:val="22"/>
          <w:szCs w:val="22"/>
        </w:rPr>
        <w:t>is</w:t>
      </w:r>
      <w:r w:rsidRPr="0060103F">
        <w:rPr>
          <w:color w:val="333333"/>
          <w:spacing w:val="8"/>
          <w:sz w:val="22"/>
          <w:szCs w:val="22"/>
        </w:rPr>
        <w:t xml:space="preserve"> </w:t>
      </w:r>
      <w:r w:rsidRPr="0060103F">
        <w:rPr>
          <w:color w:val="333333"/>
          <w:sz w:val="22"/>
          <w:szCs w:val="22"/>
        </w:rPr>
        <w:t>acceptable</w:t>
      </w:r>
      <w:r w:rsidRPr="0060103F">
        <w:rPr>
          <w:color w:val="333333"/>
          <w:spacing w:val="8"/>
          <w:sz w:val="22"/>
          <w:szCs w:val="22"/>
        </w:rPr>
        <w:t xml:space="preserve"> </w:t>
      </w:r>
      <w:r w:rsidRPr="0060103F">
        <w:rPr>
          <w:color w:val="333333"/>
          <w:sz w:val="22"/>
          <w:szCs w:val="22"/>
        </w:rPr>
        <w:t>for</w:t>
      </w:r>
      <w:r w:rsidRPr="0060103F">
        <w:rPr>
          <w:color w:val="333333"/>
          <w:spacing w:val="8"/>
          <w:sz w:val="22"/>
          <w:szCs w:val="22"/>
        </w:rPr>
        <w:t xml:space="preserve"> </w:t>
      </w:r>
      <w:r w:rsidRPr="0060103F">
        <w:rPr>
          <w:color w:val="333333"/>
          <w:sz w:val="22"/>
          <w:szCs w:val="22"/>
        </w:rPr>
        <w:t>root,</w:t>
      </w:r>
      <w:r w:rsidRPr="0060103F">
        <w:rPr>
          <w:color w:val="333333"/>
          <w:spacing w:val="8"/>
          <w:sz w:val="22"/>
          <w:szCs w:val="22"/>
        </w:rPr>
        <w:t xml:space="preserve"> </w:t>
      </w:r>
      <w:r w:rsidRPr="0060103F">
        <w:rPr>
          <w:color w:val="333333"/>
          <w:sz w:val="22"/>
          <w:szCs w:val="22"/>
        </w:rPr>
        <w:t>hot,</w:t>
      </w:r>
      <w:r w:rsidRPr="0060103F">
        <w:rPr>
          <w:color w:val="333333"/>
          <w:spacing w:val="8"/>
          <w:sz w:val="22"/>
          <w:szCs w:val="22"/>
        </w:rPr>
        <w:t xml:space="preserve"> </w:t>
      </w:r>
      <w:r w:rsidRPr="0060103F">
        <w:rPr>
          <w:color w:val="333333"/>
          <w:sz w:val="22"/>
          <w:szCs w:val="22"/>
        </w:rPr>
        <w:t>and</w:t>
      </w:r>
      <w:r w:rsidRPr="0060103F">
        <w:rPr>
          <w:color w:val="333333"/>
          <w:spacing w:val="7"/>
          <w:sz w:val="22"/>
          <w:szCs w:val="22"/>
        </w:rPr>
        <w:t xml:space="preserve"> </w:t>
      </w:r>
      <w:r w:rsidRPr="0060103F">
        <w:rPr>
          <w:color w:val="333333"/>
          <w:sz w:val="22"/>
          <w:szCs w:val="22"/>
        </w:rPr>
        <w:t>fill</w:t>
      </w:r>
      <w:r w:rsidRPr="0060103F">
        <w:rPr>
          <w:color w:val="333333"/>
          <w:spacing w:val="8"/>
          <w:sz w:val="22"/>
          <w:szCs w:val="22"/>
        </w:rPr>
        <w:t xml:space="preserve"> </w:t>
      </w:r>
      <w:r w:rsidRPr="0060103F">
        <w:rPr>
          <w:color w:val="333333"/>
          <w:spacing w:val="-2"/>
          <w:sz w:val="22"/>
          <w:szCs w:val="22"/>
        </w:rPr>
        <w:t>passes.</w:t>
      </w:r>
    </w:p>
    <w:p w14:paraId="000D4719" w14:textId="705247F4" w:rsidR="004072AC" w:rsidRPr="0060103F" w:rsidRDefault="004072AC" w:rsidP="0060103F">
      <w:pPr>
        <w:pStyle w:val="BodyText"/>
        <w:spacing w:before="120" w:after="120"/>
        <w:ind w:left="1418" w:hanging="284"/>
        <w:rPr>
          <w:sz w:val="22"/>
          <w:szCs w:val="22"/>
        </w:rPr>
      </w:pPr>
      <w:r w:rsidRPr="0060103F">
        <w:rPr>
          <w:b/>
          <w:sz w:val="22"/>
          <w:szCs w:val="22"/>
        </w:rPr>
        <w:t>18-2.2</w:t>
      </w:r>
      <w:r w:rsidRPr="0060103F">
        <w:rPr>
          <w:b/>
          <w:spacing w:val="14"/>
          <w:sz w:val="22"/>
          <w:szCs w:val="22"/>
        </w:rPr>
        <w:t xml:space="preserve"> </w:t>
      </w:r>
      <w:r w:rsidRPr="0060103F">
        <w:rPr>
          <w:b/>
          <w:sz w:val="22"/>
          <w:szCs w:val="22"/>
        </w:rPr>
        <w:t>-</w:t>
      </w:r>
      <w:r w:rsidRPr="0060103F">
        <w:rPr>
          <w:b/>
          <w:spacing w:val="1"/>
          <w:sz w:val="22"/>
          <w:szCs w:val="22"/>
        </w:rPr>
        <w:t xml:space="preserve"> </w:t>
      </w:r>
      <w:r w:rsidRPr="0060103F">
        <w:rPr>
          <w:color w:val="333333"/>
          <w:sz w:val="22"/>
          <w:szCs w:val="22"/>
        </w:rPr>
        <w:t>Shielded</w:t>
      </w:r>
      <w:r w:rsidRPr="0060103F">
        <w:rPr>
          <w:color w:val="333333"/>
          <w:spacing w:val="7"/>
          <w:sz w:val="22"/>
          <w:szCs w:val="22"/>
        </w:rPr>
        <w:t xml:space="preserve"> </w:t>
      </w:r>
      <w:r w:rsidRPr="0060103F">
        <w:rPr>
          <w:color w:val="333333"/>
          <w:sz w:val="22"/>
          <w:szCs w:val="22"/>
        </w:rPr>
        <w:t>metal</w:t>
      </w:r>
      <w:r w:rsidRPr="0060103F">
        <w:rPr>
          <w:color w:val="333333"/>
          <w:spacing w:val="8"/>
          <w:sz w:val="22"/>
          <w:szCs w:val="22"/>
        </w:rPr>
        <w:t xml:space="preserve"> </w:t>
      </w:r>
      <w:r w:rsidRPr="0060103F">
        <w:rPr>
          <w:color w:val="333333"/>
          <w:sz w:val="22"/>
          <w:szCs w:val="22"/>
        </w:rPr>
        <w:t>arc</w:t>
      </w:r>
      <w:r w:rsidRPr="0060103F">
        <w:rPr>
          <w:color w:val="333333"/>
          <w:spacing w:val="8"/>
          <w:sz w:val="22"/>
          <w:szCs w:val="22"/>
        </w:rPr>
        <w:t xml:space="preserve"> </w:t>
      </w:r>
      <w:r w:rsidRPr="0060103F">
        <w:rPr>
          <w:color w:val="333333"/>
          <w:sz w:val="22"/>
          <w:szCs w:val="22"/>
        </w:rPr>
        <w:t>welding</w:t>
      </w:r>
      <w:r w:rsidRPr="0060103F">
        <w:rPr>
          <w:color w:val="333333"/>
          <w:spacing w:val="8"/>
          <w:sz w:val="22"/>
          <w:szCs w:val="22"/>
        </w:rPr>
        <w:t xml:space="preserve"> </w:t>
      </w:r>
      <w:r w:rsidRPr="0060103F">
        <w:rPr>
          <w:color w:val="333333"/>
          <w:sz w:val="22"/>
          <w:szCs w:val="22"/>
        </w:rPr>
        <w:t>(SMAW)</w:t>
      </w:r>
      <w:r w:rsidRPr="0060103F">
        <w:rPr>
          <w:color w:val="333333"/>
          <w:spacing w:val="8"/>
          <w:sz w:val="22"/>
          <w:szCs w:val="22"/>
        </w:rPr>
        <w:t xml:space="preserve"> </w:t>
      </w:r>
      <w:r w:rsidRPr="0060103F">
        <w:rPr>
          <w:color w:val="333333"/>
          <w:sz w:val="22"/>
          <w:szCs w:val="22"/>
        </w:rPr>
        <w:t>is</w:t>
      </w:r>
      <w:r w:rsidRPr="0060103F">
        <w:rPr>
          <w:color w:val="333333"/>
          <w:spacing w:val="8"/>
          <w:sz w:val="22"/>
          <w:szCs w:val="22"/>
        </w:rPr>
        <w:t xml:space="preserve"> </w:t>
      </w:r>
      <w:r w:rsidRPr="0060103F">
        <w:rPr>
          <w:color w:val="333333"/>
          <w:sz w:val="22"/>
          <w:szCs w:val="22"/>
        </w:rPr>
        <w:t>acceptable</w:t>
      </w:r>
      <w:r w:rsidRPr="0060103F">
        <w:rPr>
          <w:color w:val="333333"/>
          <w:spacing w:val="8"/>
          <w:sz w:val="22"/>
          <w:szCs w:val="22"/>
        </w:rPr>
        <w:t xml:space="preserve"> </w:t>
      </w:r>
      <w:r w:rsidRPr="0060103F">
        <w:rPr>
          <w:color w:val="333333"/>
          <w:sz w:val="22"/>
          <w:szCs w:val="22"/>
        </w:rPr>
        <w:t>for</w:t>
      </w:r>
      <w:r w:rsidRPr="0060103F">
        <w:rPr>
          <w:color w:val="333333"/>
          <w:spacing w:val="8"/>
          <w:sz w:val="22"/>
          <w:szCs w:val="22"/>
        </w:rPr>
        <w:t xml:space="preserve"> </w:t>
      </w:r>
      <w:r w:rsidRPr="0060103F">
        <w:rPr>
          <w:color w:val="333333"/>
          <w:sz w:val="22"/>
          <w:szCs w:val="22"/>
        </w:rPr>
        <w:t>fill</w:t>
      </w:r>
      <w:r w:rsidRPr="0060103F">
        <w:rPr>
          <w:color w:val="333333"/>
          <w:spacing w:val="8"/>
          <w:sz w:val="22"/>
          <w:szCs w:val="22"/>
        </w:rPr>
        <w:t xml:space="preserve"> </w:t>
      </w:r>
      <w:r w:rsidRPr="0060103F">
        <w:rPr>
          <w:color w:val="333333"/>
          <w:sz w:val="22"/>
          <w:szCs w:val="22"/>
        </w:rPr>
        <w:t>passes</w:t>
      </w:r>
      <w:r w:rsidRPr="0060103F">
        <w:rPr>
          <w:color w:val="333333"/>
          <w:spacing w:val="7"/>
          <w:sz w:val="22"/>
          <w:szCs w:val="22"/>
        </w:rPr>
        <w:t xml:space="preserve"> </w:t>
      </w:r>
      <w:r w:rsidRPr="0060103F">
        <w:rPr>
          <w:color w:val="333333"/>
          <w:spacing w:val="-2"/>
          <w:sz w:val="22"/>
          <w:szCs w:val="22"/>
        </w:rPr>
        <w:t>only.</w:t>
      </w:r>
    </w:p>
    <w:p w14:paraId="30BA35D1" w14:textId="29760466" w:rsidR="004072AC" w:rsidRPr="0060103F" w:rsidRDefault="004072AC" w:rsidP="0060103F">
      <w:pPr>
        <w:pStyle w:val="ListParagraph"/>
        <w:numPr>
          <w:ilvl w:val="1"/>
          <w:numId w:val="14"/>
        </w:numPr>
        <w:spacing w:before="120" w:after="120"/>
        <w:ind w:left="1134" w:hanging="425"/>
      </w:pPr>
      <w:r w:rsidRPr="0060103F">
        <w:rPr>
          <w:b/>
        </w:rPr>
        <w:t xml:space="preserve">- </w:t>
      </w:r>
      <w:r w:rsidRPr="0060103F">
        <w:rPr>
          <w:color w:val="333333"/>
        </w:rPr>
        <w:t>Nickel</w:t>
      </w:r>
      <w:r w:rsidRPr="0060103F">
        <w:rPr>
          <w:color w:val="333333"/>
          <w:spacing w:val="8"/>
        </w:rPr>
        <w:t xml:space="preserve"> </w:t>
      </w:r>
      <w:r w:rsidRPr="0060103F">
        <w:rPr>
          <w:color w:val="333333"/>
        </w:rPr>
        <w:t>alloys</w:t>
      </w:r>
      <w:r w:rsidRPr="0060103F">
        <w:rPr>
          <w:color w:val="333333"/>
          <w:spacing w:val="7"/>
        </w:rPr>
        <w:t xml:space="preserve"> </w:t>
      </w:r>
      <w:r w:rsidRPr="0060103F">
        <w:rPr>
          <w:color w:val="333333"/>
        </w:rPr>
        <w:t>shall</w:t>
      </w:r>
      <w:r w:rsidRPr="0060103F">
        <w:rPr>
          <w:color w:val="333333"/>
          <w:spacing w:val="8"/>
        </w:rPr>
        <w:t xml:space="preserve"> </w:t>
      </w:r>
      <w:r w:rsidRPr="0060103F">
        <w:rPr>
          <w:color w:val="333333"/>
        </w:rPr>
        <w:t>be</w:t>
      </w:r>
      <w:r w:rsidRPr="0060103F">
        <w:rPr>
          <w:color w:val="333333"/>
          <w:spacing w:val="7"/>
        </w:rPr>
        <w:t xml:space="preserve"> </w:t>
      </w:r>
      <w:r w:rsidRPr="0060103F">
        <w:rPr>
          <w:color w:val="333333"/>
        </w:rPr>
        <w:t>kept</w:t>
      </w:r>
      <w:r w:rsidRPr="0060103F">
        <w:rPr>
          <w:color w:val="333333"/>
          <w:spacing w:val="8"/>
        </w:rPr>
        <w:t xml:space="preserve"> </w:t>
      </w:r>
      <w:r w:rsidRPr="0060103F">
        <w:rPr>
          <w:color w:val="333333"/>
        </w:rPr>
        <w:t>free</w:t>
      </w:r>
      <w:r w:rsidRPr="0060103F">
        <w:rPr>
          <w:color w:val="333333"/>
          <w:spacing w:val="7"/>
        </w:rPr>
        <w:t xml:space="preserve"> </w:t>
      </w:r>
      <w:r w:rsidRPr="0060103F">
        <w:rPr>
          <w:color w:val="333333"/>
        </w:rPr>
        <w:t>of</w:t>
      </w:r>
      <w:r w:rsidRPr="0060103F">
        <w:rPr>
          <w:color w:val="333333"/>
          <w:spacing w:val="8"/>
        </w:rPr>
        <w:t xml:space="preserve"> </w:t>
      </w:r>
      <w:r w:rsidRPr="0060103F">
        <w:rPr>
          <w:color w:val="333333"/>
        </w:rPr>
        <w:t>contamination</w:t>
      </w:r>
      <w:r w:rsidRPr="0060103F">
        <w:rPr>
          <w:color w:val="333333"/>
          <w:spacing w:val="7"/>
        </w:rPr>
        <w:t xml:space="preserve"> </w:t>
      </w:r>
      <w:r w:rsidRPr="0060103F">
        <w:rPr>
          <w:color w:val="333333"/>
        </w:rPr>
        <w:t>with</w:t>
      </w:r>
      <w:r w:rsidRPr="0060103F">
        <w:rPr>
          <w:color w:val="333333"/>
          <w:spacing w:val="8"/>
        </w:rPr>
        <w:t xml:space="preserve"> </w:t>
      </w:r>
      <w:r w:rsidRPr="0060103F">
        <w:rPr>
          <w:color w:val="333333"/>
        </w:rPr>
        <w:t>other</w:t>
      </w:r>
      <w:r w:rsidRPr="0060103F">
        <w:rPr>
          <w:color w:val="333333"/>
          <w:spacing w:val="8"/>
        </w:rPr>
        <w:t xml:space="preserve"> </w:t>
      </w:r>
      <w:r w:rsidRPr="0060103F">
        <w:rPr>
          <w:color w:val="333333"/>
        </w:rPr>
        <w:t>ferritic</w:t>
      </w:r>
      <w:r w:rsidRPr="0060103F">
        <w:rPr>
          <w:color w:val="333333"/>
          <w:spacing w:val="7"/>
        </w:rPr>
        <w:t xml:space="preserve"> </w:t>
      </w:r>
      <w:r w:rsidRPr="0060103F">
        <w:rPr>
          <w:color w:val="333333"/>
        </w:rPr>
        <w:t>materials</w:t>
      </w:r>
      <w:r w:rsidRPr="0060103F">
        <w:rPr>
          <w:color w:val="333333"/>
          <w:spacing w:val="8"/>
        </w:rPr>
        <w:t xml:space="preserve"> </w:t>
      </w:r>
      <w:r w:rsidRPr="0060103F">
        <w:rPr>
          <w:color w:val="333333"/>
        </w:rPr>
        <w:t>or</w:t>
      </w:r>
      <w:r w:rsidRPr="0060103F">
        <w:rPr>
          <w:color w:val="333333"/>
          <w:spacing w:val="7"/>
        </w:rPr>
        <w:t xml:space="preserve"> </w:t>
      </w:r>
      <w:r w:rsidRPr="0060103F">
        <w:rPr>
          <w:color w:val="333333"/>
        </w:rPr>
        <w:t>foreign</w:t>
      </w:r>
      <w:r w:rsidRPr="0060103F">
        <w:rPr>
          <w:color w:val="333333"/>
          <w:spacing w:val="8"/>
        </w:rPr>
        <w:t xml:space="preserve"> </w:t>
      </w:r>
      <w:r w:rsidRPr="0060103F">
        <w:rPr>
          <w:color w:val="333333"/>
          <w:spacing w:val="-2"/>
        </w:rPr>
        <w:t>materials.</w:t>
      </w:r>
    </w:p>
    <w:p w14:paraId="4AE8131F" w14:textId="7399A754" w:rsidR="004072AC" w:rsidRPr="0060103F" w:rsidRDefault="004072AC" w:rsidP="0060103F">
      <w:pPr>
        <w:pStyle w:val="BodyText"/>
        <w:spacing w:before="120" w:after="120"/>
        <w:ind w:left="1418" w:hanging="284"/>
        <w:rPr>
          <w:sz w:val="22"/>
          <w:szCs w:val="22"/>
        </w:rPr>
      </w:pPr>
      <w:r w:rsidRPr="0060103F">
        <w:rPr>
          <w:b/>
          <w:sz w:val="22"/>
          <w:szCs w:val="22"/>
        </w:rPr>
        <w:t>18-3.1</w:t>
      </w:r>
      <w:r w:rsidRPr="0060103F">
        <w:rPr>
          <w:b/>
          <w:spacing w:val="34"/>
          <w:sz w:val="22"/>
          <w:szCs w:val="22"/>
        </w:rPr>
        <w:t xml:space="preserve"> </w:t>
      </w:r>
      <w:r w:rsidRPr="0060103F">
        <w:rPr>
          <w:b/>
          <w:sz w:val="22"/>
          <w:szCs w:val="22"/>
        </w:rPr>
        <w:t xml:space="preserve">- </w:t>
      </w:r>
      <w:r w:rsidRPr="0060103F">
        <w:rPr>
          <w:sz w:val="22"/>
          <w:szCs w:val="22"/>
        </w:rPr>
        <w:t>Machining tools, grinding discs, brushes, and other tools used for welding preparation and interpass</w:t>
      </w:r>
      <w:r w:rsidRPr="0060103F">
        <w:rPr>
          <w:spacing w:val="40"/>
          <w:sz w:val="22"/>
          <w:szCs w:val="22"/>
        </w:rPr>
        <w:t xml:space="preserve"> </w:t>
      </w:r>
      <w:r w:rsidRPr="0060103F">
        <w:rPr>
          <w:sz w:val="22"/>
          <w:szCs w:val="22"/>
        </w:rPr>
        <w:t xml:space="preserve">cleaning shall only be used for alloy materials. Metallic tools (such as wire brushes) shall be made of stainless steel </w:t>
      </w:r>
      <w:r w:rsidRPr="0060103F">
        <w:rPr>
          <w:spacing w:val="-2"/>
          <w:sz w:val="22"/>
          <w:szCs w:val="22"/>
        </w:rPr>
        <w:t>only.</w:t>
      </w:r>
    </w:p>
    <w:p w14:paraId="5EABAC49" w14:textId="29BE4955" w:rsidR="004072AC" w:rsidRPr="0060103F" w:rsidRDefault="004072AC" w:rsidP="0060103F">
      <w:pPr>
        <w:pStyle w:val="BodyText"/>
        <w:spacing w:before="120" w:after="120"/>
        <w:ind w:left="1418" w:hanging="284"/>
        <w:rPr>
          <w:sz w:val="22"/>
          <w:szCs w:val="22"/>
        </w:rPr>
      </w:pPr>
      <w:r w:rsidRPr="0060103F">
        <w:rPr>
          <w:b/>
          <w:sz w:val="22"/>
          <w:szCs w:val="22"/>
        </w:rPr>
        <w:t xml:space="preserve">18-3.2 - </w:t>
      </w:r>
      <w:r w:rsidRPr="0060103F">
        <w:rPr>
          <w:sz w:val="22"/>
          <w:szCs w:val="22"/>
        </w:rPr>
        <w:t>After bevel preparation, surface of weld preparation area shall be cleaned</w:t>
      </w:r>
      <w:r w:rsidRPr="0060103F">
        <w:rPr>
          <w:spacing w:val="27"/>
          <w:sz w:val="22"/>
          <w:szCs w:val="22"/>
        </w:rPr>
        <w:t xml:space="preserve"> </w:t>
      </w:r>
      <w:r w:rsidRPr="0060103F">
        <w:rPr>
          <w:sz w:val="22"/>
          <w:szCs w:val="22"/>
        </w:rPr>
        <w:t>with a compatible non-residue solvent</w:t>
      </w:r>
      <w:r w:rsidRPr="0060103F">
        <w:rPr>
          <w:spacing w:val="24"/>
          <w:sz w:val="22"/>
          <w:szCs w:val="22"/>
        </w:rPr>
        <w:t xml:space="preserve"> </w:t>
      </w:r>
      <w:r w:rsidRPr="0060103F">
        <w:rPr>
          <w:sz w:val="22"/>
          <w:szCs w:val="22"/>
        </w:rPr>
        <w:t>or</w:t>
      </w:r>
      <w:r w:rsidRPr="0060103F">
        <w:rPr>
          <w:spacing w:val="24"/>
          <w:sz w:val="22"/>
          <w:szCs w:val="22"/>
        </w:rPr>
        <w:t xml:space="preserve"> </w:t>
      </w:r>
      <w:r w:rsidRPr="0060103F">
        <w:rPr>
          <w:sz w:val="22"/>
          <w:szCs w:val="22"/>
        </w:rPr>
        <w:t>degreaser</w:t>
      </w:r>
      <w:r w:rsidRPr="0060103F">
        <w:rPr>
          <w:spacing w:val="24"/>
          <w:sz w:val="22"/>
          <w:szCs w:val="22"/>
        </w:rPr>
        <w:t xml:space="preserve"> </w:t>
      </w:r>
      <w:r w:rsidRPr="0060103F">
        <w:rPr>
          <w:sz w:val="22"/>
          <w:szCs w:val="22"/>
        </w:rPr>
        <w:t>to</w:t>
      </w:r>
      <w:r w:rsidRPr="0060103F">
        <w:rPr>
          <w:spacing w:val="24"/>
          <w:sz w:val="22"/>
          <w:szCs w:val="22"/>
        </w:rPr>
        <w:t xml:space="preserve"> </w:t>
      </w:r>
      <w:r w:rsidRPr="0060103F">
        <w:rPr>
          <w:sz w:val="22"/>
          <w:szCs w:val="22"/>
        </w:rPr>
        <w:t>remove</w:t>
      </w:r>
      <w:r w:rsidRPr="0060103F">
        <w:rPr>
          <w:spacing w:val="24"/>
          <w:sz w:val="22"/>
          <w:szCs w:val="22"/>
        </w:rPr>
        <w:t xml:space="preserve"> </w:t>
      </w:r>
      <w:r w:rsidRPr="0060103F">
        <w:rPr>
          <w:sz w:val="22"/>
          <w:szCs w:val="22"/>
        </w:rPr>
        <w:t>any</w:t>
      </w:r>
      <w:r w:rsidRPr="0060103F">
        <w:rPr>
          <w:spacing w:val="24"/>
          <w:sz w:val="22"/>
          <w:szCs w:val="22"/>
        </w:rPr>
        <w:t xml:space="preserve"> </w:t>
      </w:r>
      <w:r w:rsidRPr="0060103F">
        <w:rPr>
          <w:sz w:val="22"/>
          <w:szCs w:val="22"/>
        </w:rPr>
        <w:t>oils,</w:t>
      </w:r>
      <w:r w:rsidRPr="0060103F">
        <w:rPr>
          <w:spacing w:val="24"/>
          <w:sz w:val="22"/>
          <w:szCs w:val="22"/>
        </w:rPr>
        <w:t xml:space="preserve"> </w:t>
      </w:r>
      <w:r w:rsidRPr="0060103F">
        <w:rPr>
          <w:sz w:val="22"/>
          <w:szCs w:val="22"/>
        </w:rPr>
        <w:t>cutting</w:t>
      </w:r>
      <w:r w:rsidRPr="0060103F">
        <w:rPr>
          <w:spacing w:val="24"/>
          <w:sz w:val="22"/>
          <w:szCs w:val="22"/>
        </w:rPr>
        <w:t xml:space="preserve"> </w:t>
      </w:r>
      <w:r w:rsidRPr="0060103F">
        <w:rPr>
          <w:sz w:val="22"/>
          <w:szCs w:val="22"/>
        </w:rPr>
        <w:t>fluids,</w:t>
      </w:r>
      <w:r w:rsidRPr="0060103F">
        <w:rPr>
          <w:spacing w:val="24"/>
          <w:sz w:val="22"/>
          <w:szCs w:val="22"/>
        </w:rPr>
        <w:t xml:space="preserve"> </w:t>
      </w:r>
      <w:r w:rsidRPr="0060103F">
        <w:rPr>
          <w:sz w:val="22"/>
          <w:szCs w:val="22"/>
        </w:rPr>
        <w:t>halides,</w:t>
      </w:r>
      <w:r w:rsidRPr="0060103F">
        <w:rPr>
          <w:spacing w:val="24"/>
          <w:sz w:val="22"/>
          <w:szCs w:val="22"/>
        </w:rPr>
        <w:t xml:space="preserve"> </w:t>
      </w:r>
      <w:r w:rsidRPr="0060103F">
        <w:rPr>
          <w:sz w:val="22"/>
          <w:szCs w:val="22"/>
        </w:rPr>
        <w:t>or</w:t>
      </w:r>
      <w:r w:rsidRPr="0060103F">
        <w:rPr>
          <w:spacing w:val="24"/>
          <w:sz w:val="22"/>
          <w:szCs w:val="22"/>
        </w:rPr>
        <w:t xml:space="preserve"> </w:t>
      </w:r>
      <w:r w:rsidRPr="0060103F">
        <w:rPr>
          <w:sz w:val="22"/>
          <w:szCs w:val="22"/>
        </w:rPr>
        <w:t>other</w:t>
      </w:r>
      <w:r w:rsidRPr="0060103F">
        <w:rPr>
          <w:spacing w:val="24"/>
          <w:sz w:val="22"/>
          <w:szCs w:val="22"/>
        </w:rPr>
        <w:t xml:space="preserve"> </w:t>
      </w:r>
      <w:r w:rsidRPr="0060103F">
        <w:rPr>
          <w:sz w:val="22"/>
          <w:szCs w:val="22"/>
        </w:rPr>
        <w:t>contaminants</w:t>
      </w:r>
      <w:r w:rsidRPr="0060103F">
        <w:rPr>
          <w:spacing w:val="24"/>
          <w:sz w:val="22"/>
          <w:szCs w:val="22"/>
        </w:rPr>
        <w:t xml:space="preserve"> </w:t>
      </w:r>
      <w:r w:rsidRPr="0060103F">
        <w:rPr>
          <w:sz w:val="22"/>
          <w:szCs w:val="22"/>
        </w:rPr>
        <w:t>prior</w:t>
      </w:r>
      <w:r w:rsidRPr="0060103F">
        <w:rPr>
          <w:spacing w:val="24"/>
          <w:sz w:val="22"/>
          <w:szCs w:val="22"/>
        </w:rPr>
        <w:t xml:space="preserve"> </w:t>
      </w:r>
      <w:r w:rsidRPr="0060103F">
        <w:rPr>
          <w:sz w:val="22"/>
          <w:szCs w:val="22"/>
        </w:rPr>
        <w:t>to</w:t>
      </w:r>
      <w:r w:rsidRPr="0060103F">
        <w:rPr>
          <w:spacing w:val="24"/>
          <w:sz w:val="22"/>
          <w:szCs w:val="22"/>
        </w:rPr>
        <w:t xml:space="preserve"> </w:t>
      </w:r>
      <w:r w:rsidRPr="0060103F">
        <w:rPr>
          <w:sz w:val="22"/>
          <w:szCs w:val="22"/>
        </w:rPr>
        <w:t>welding.</w:t>
      </w:r>
    </w:p>
    <w:p w14:paraId="7AFD544B" w14:textId="300CF2EC" w:rsidR="004072AC" w:rsidRPr="0060103F" w:rsidRDefault="004072AC" w:rsidP="0060103F">
      <w:pPr>
        <w:pStyle w:val="BodyText"/>
        <w:spacing w:before="120" w:after="120"/>
        <w:ind w:left="1418" w:hanging="284"/>
        <w:rPr>
          <w:sz w:val="22"/>
          <w:szCs w:val="22"/>
        </w:rPr>
      </w:pPr>
      <w:r w:rsidRPr="0060103F">
        <w:rPr>
          <w:b/>
          <w:sz w:val="22"/>
          <w:szCs w:val="22"/>
        </w:rPr>
        <w:t>18-3.3</w:t>
      </w:r>
      <w:r w:rsidRPr="0060103F">
        <w:rPr>
          <w:b/>
          <w:spacing w:val="27"/>
          <w:sz w:val="22"/>
          <w:szCs w:val="22"/>
        </w:rPr>
        <w:t xml:space="preserve"> </w:t>
      </w:r>
      <w:r w:rsidRPr="0060103F">
        <w:rPr>
          <w:b/>
          <w:sz w:val="22"/>
          <w:szCs w:val="22"/>
        </w:rPr>
        <w:t xml:space="preserve">- </w:t>
      </w:r>
      <w:r w:rsidRPr="0060103F">
        <w:rPr>
          <w:sz w:val="22"/>
          <w:szCs w:val="22"/>
        </w:rPr>
        <w:t>If</w:t>
      </w:r>
      <w:r w:rsidRPr="0060103F">
        <w:rPr>
          <w:spacing w:val="19"/>
          <w:sz w:val="22"/>
          <w:szCs w:val="22"/>
        </w:rPr>
        <w:t xml:space="preserve"> </w:t>
      </w:r>
      <w:r w:rsidRPr="0060103F">
        <w:rPr>
          <w:sz w:val="22"/>
          <w:szCs w:val="22"/>
        </w:rPr>
        <w:t>thermal</w:t>
      </w:r>
      <w:r w:rsidRPr="0060103F">
        <w:rPr>
          <w:spacing w:val="19"/>
          <w:sz w:val="22"/>
          <w:szCs w:val="22"/>
        </w:rPr>
        <w:t xml:space="preserve"> </w:t>
      </w:r>
      <w:r w:rsidRPr="0060103F">
        <w:rPr>
          <w:sz w:val="22"/>
          <w:szCs w:val="22"/>
        </w:rPr>
        <w:t>processes</w:t>
      </w:r>
      <w:r w:rsidRPr="0060103F">
        <w:rPr>
          <w:spacing w:val="19"/>
          <w:sz w:val="22"/>
          <w:szCs w:val="22"/>
        </w:rPr>
        <w:t xml:space="preserve"> </w:t>
      </w:r>
      <w:r w:rsidRPr="0060103F">
        <w:rPr>
          <w:sz w:val="22"/>
          <w:szCs w:val="22"/>
        </w:rPr>
        <w:t>(i.e.,</w:t>
      </w:r>
      <w:r w:rsidRPr="0060103F">
        <w:rPr>
          <w:spacing w:val="19"/>
          <w:sz w:val="22"/>
          <w:szCs w:val="22"/>
        </w:rPr>
        <w:t xml:space="preserve"> </w:t>
      </w:r>
      <w:r w:rsidRPr="0060103F">
        <w:rPr>
          <w:sz w:val="22"/>
          <w:szCs w:val="22"/>
        </w:rPr>
        <w:t>plasma</w:t>
      </w:r>
      <w:r w:rsidRPr="0060103F">
        <w:rPr>
          <w:spacing w:val="19"/>
          <w:sz w:val="22"/>
          <w:szCs w:val="22"/>
        </w:rPr>
        <w:t xml:space="preserve"> </w:t>
      </w:r>
      <w:r w:rsidRPr="0060103F">
        <w:rPr>
          <w:sz w:val="22"/>
          <w:szCs w:val="22"/>
        </w:rPr>
        <w:t>arc)</w:t>
      </w:r>
      <w:r w:rsidRPr="0060103F">
        <w:rPr>
          <w:spacing w:val="19"/>
          <w:sz w:val="22"/>
          <w:szCs w:val="22"/>
        </w:rPr>
        <w:t xml:space="preserve"> </w:t>
      </w:r>
      <w:r w:rsidRPr="0060103F">
        <w:rPr>
          <w:sz w:val="22"/>
          <w:szCs w:val="22"/>
        </w:rPr>
        <w:t>are</w:t>
      </w:r>
      <w:r w:rsidRPr="0060103F">
        <w:rPr>
          <w:spacing w:val="19"/>
          <w:sz w:val="22"/>
          <w:szCs w:val="22"/>
        </w:rPr>
        <w:t xml:space="preserve"> </w:t>
      </w:r>
      <w:r w:rsidRPr="0060103F">
        <w:rPr>
          <w:sz w:val="22"/>
          <w:szCs w:val="22"/>
        </w:rPr>
        <w:t>used</w:t>
      </w:r>
      <w:r w:rsidRPr="0060103F">
        <w:rPr>
          <w:spacing w:val="19"/>
          <w:sz w:val="22"/>
          <w:szCs w:val="22"/>
        </w:rPr>
        <w:t xml:space="preserve"> </w:t>
      </w:r>
      <w:r w:rsidRPr="0060103F">
        <w:rPr>
          <w:sz w:val="22"/>
          <w:szCs w:val="22"/>
        </w:rPr>
        <w:t>for</w:t>
      </w:r>
      <w:r w:rsidRPr="0060103F">
        <w:rPr>
          <w:spacing w:val="19"/>
          <w:sz w:val="22"/>
          <w:szCs w:val="22"/>
        </w:rPr>
        <w:t xml:space="preserve"> </w:t>
      </w:r>
      <w:r w:rsidRPr="0060103F">
        <w:rPr>
          <w:sz w:val="22"/>
          <w:szCs w:val="22"/>
        </w:rPr>
        <w:t>cutting,</w:t>
      </w:r>
      <w:r w:rsidRPr="0060103F">
        <w:rPr>
          <w:spacing w:val="19"/>
          <w:sz w:val="22"/>
          <w:szCs w:val="22"/>
        </w:rPr>
        <w:t xml:space="preserve"> </w:t>
      </w:r>
      <w:r w:rsidRPr="0060103F">
        <w:rPr>
          <w:sz w:val="22"/>
          <w:szCs w:val="22"/>
        </w:rPr>
        <w:t>final</w:t>
      </w:r>
      <w:r w:rsidRPr="0060103F">
        <w:rPr>
          <w:spacing w:val="19"/>
          <w:sz w:val="22"/>
          <w:szCs w:val="22"/>
        </w:rPr>
        <w:t xml:space="preserve"> </w:t>
      </w:r>
      <w:r w:rsidRPr="0060103F">
        <w:rPr>
          <w:sz w:val="22"/>
          <w:szCs w:val="22"/>
        </w:rPr>
        <w:t>bevel</w:t>
      </w:r>
      <w:r w:rsidRPr="0060103F">
        <w:rPr>
          <w:spacing w:val="19"/>
          <w:sz w:val="22"/>
          <w:szCs w:val="22"/>
        </w:rPr>
        <w:t xml:space="preserve"> </w:t>
      </w:r>
      <w:r w:rsidRPr="0060103F">
        <w:rPr>
          <w:sz w:val="22"/>
          <w:szCs w:val="22"/>
        </w:rPr>
        <w:t>preparation</w:t>
      </w:r>
      <w:r w:rsidRPr="0060103F">
        <w:rPr>
          <w:spacing w:val="19"/>
          <w:sz w:val="22"/>
          <w:szCs w:val="22"/>
        </w:rPr>
        <w:t xml:space="preserve"> </w:t>
      </w:r>
      <w:r w:rsidRPr="0060103F">
        <w:rPr>
          <w:sz w:val="22"/>
          <w:szCs w:val="22"/>
        </w:rPr>
        <w:t>shall</w:t>
      </w:r>
      <w:r w:rsidRPr="0060103F">
        <w:rPr>
          <w:spacing w:val="19"/>
          <w:sz w:val="22"/>
          <w:szCs w:val="22"/>
        </w:rPr>
        <w:t xml:space="preserve"> </w:t>
      </w:r>
      <w:r w:rsidRPr="0060103F">
        <w:rPr>
          <w:sz w:val="22"/>
          <w:szCs w:val="22"/>
        </w:rPr>
        <w:t>be</w:t>
      </w:r>
      <w:r w:rsidRPr="0060103F">
        <w:rPr>
          <w:spacing w:val="19"/>
          <w:sz w:val="22"/>
          <w:szCs w:val="22"/>
        </w:rPr>
        <w:t xml:space="preserve"> </w:t>
      </w:r>
      <w:r w:rsidRPr="0060103F">
        <w:rPr>
          <w:sz w:val="22"/>
          <w:szCs w:val="22"/>
        </w:rPr>
        <w:t>done</w:t>
      </w:r>
      <w:r w:rsidRPr="0060103F">
        <w:rPr>
          <w:spacing w:val="19"/>
          <w:sz w:val="22"/>
          <w:szCs w:val="22"/>
        </w:rPr>
        <w:t xml:space="preserve"> </w:t>
      </w:r>
      <w:r w:rsidRPr="0060103F">
        <w:rPr>
          <w:sz w:val="22"/>
          <w:szCs w:val="22"/>
        </w:rPr>
        <w:t>by machining or grinding to remove 0.063 inch (1.6 mm) of surface to eliminate any heat affected zone (HAZ) resulting</w:t>
      </w:r>
      <w:r w:rsidRPr="0060103F">
        <w:rPr>
          <w:spacing w:val="40"/>
          <w:sz w:val="22"/>
          <w:szCs w:val="22"/>
        </w:rPr>
        <w:t xml:space="preserve"> </w:t>
      </w:r>
      <w:r w:rsidRPr="0060103F">
        <w:rPr>
          <w:sz w:val="22"/>
          <w:szCs w:val="22"/>
        </w:rPr>
        <w:t>from thermal process.</w:t>
      </w:r>
    </w:p>
    <w:p w14:paraId="6D1FA2EC" w14:textId="77CBD23E" w:rsidR="00716138" w:rsidRPr="0060103F" w:rsidRDefault="00716138" w:rsidP="00163AC6">
      <w:pPr>
        <w:pStyle w:val="BodyText"/>
        <w:spacing w:before="120" w:after="120"/>
        <w:ind w:left="1701" w:hanging="284"/>
        <w:rPr>
          <w:sz w:val="22"/>
          <w:szCs w:val="22"/>
        </w:rPr>
      </w:pPr>
      <w:r w:rsidRPr="0060103F">
        <w:rPr>
          <w:b/>
          <w:sz w:val="22"/>
          <w:szCs w:val="22"/>
        </w:rPr>
        <w:t xml:space="preserve">18-3.3.1 - </w:t>
      </w:r>
      <w:r w:rsidRPr="0060103F">
        <w:rPr>
          <w:color w:val="333333"/>
          <w:sz w:val="22"/>
          <w:szCs w:val="22"/>
        </w:rPr>
        <w:t>If thermal processes are used, adjacent areas should be protected with weld cloth or anti-splatter compounds. Following these processes, all surfaces should be thoroughly cleaned of spatter.</w:t>
      </w:r>
    </w:p>
    <w:p w14:paraId="2EA04429" w14:textId="512E0A81" w:rsidR="00716138" w:rsidRPr="0060103F" w:rsidRDefault="00716138" w:rsidP="0060103F">
      <w:pPr>
        <w:pStyle w:val="ListParagraph"/>
        <w:numPr>
          <w:ilvl w:val="1"/>
          <w:numId w:val="14"/>
        </w:numPr>
        <w:spacing w:before="120" w:after="120"/>
        <w:ind w:left="1134" w:hanging="425"/>
      </w:pPr>
      <w:r w:rsidRPr="0060103F">
        <w:rPr>
          <w:b/>
        </w:rPr>
        <w:t xml:space="preserve">- </w:t>
      </w:r>
      <w:hyperlink w:anchor="_bookmark49" w:history="1">
        <w:r w:rsidRPr="0060103F">
          <w:rPr>
            <w:u w:val="single"/>
          </w:rPr>
          <w:t>Table 8</w:t>
        </w:r>
      </w:hyperlink>
      <w:r w:rsidRPr="0060103F">
        <w:t xml:space="preserve"> </w:t>
      </w:r>
      <w:r w:rsidRPr="0060103F">
        <w:rPr>
          <w:color w:val="333333"/>
        </w:rPr>
        <w:t xml:space="preserve">shall be used for determining American Welding Society (AWS) classification nickel alloy welding </w:t>
      </w:r>
      <w:r w:rsidRPr="0060103F">
        <w:rPr>
          <w:color w:val="333333"/>
          <w:spacing w:val="-2"/>
        </w:rPr>
        <w:t>consumables.</w:t>
      </w:r>
    </w:p>
    <w:p w14:paraId="5563A193" w14:textId="77777777" w:rsidR="00716138" w:rsidRPr="0060103F" w:rsidRDefault="00716138" w:rsidP="0060103F">
      <w:pPr>
        <w:spacing w:before="120" w:after="240"/>
        <w:ind w:left="709"/>
        <w:rPr>
          <w:b/>
        </w:rPr>
      </w:pPr>
      <w:bookmarkStart w:id="526" w:name="_bookmark49"/>
      <w:bookmarkEnd w:id="526"/>
      <w:r w:rsidRPr="0060103F">
        <w:rPr>
          <w:b/>
        </w:rPr>
        <w:t>Table</w:t>
      </w:r>
      <w:r w:rsidRPr="0060103F">
        <w:rPr>
          <w:b/>
          <w:spacing w:val="14"/>
        </w:rPr>
        <w:t xml:space="preserve"> </w:t>
      </w:r>
      <w:r w:rsidRPr="0060103F">
        <w:rPr>
          <w:b/>
          <w:iCs/>
        </w:rPr>
        <w:t>8:</w:t>
      </w:r>
      <w:r w:rsidRPr="0060103F">
        <w:rPr>
          <w:b/>
          <w:spacing w:val="4"/>
        </w:rPr>
        <w:t xml:space="preserve"> </w:t>
      </w:r>
      <w:r w:rsidRPr="0060103F">
        <w:rPr>
          <w:b/>
        </w:rPr>
        <w:t>Welding</w:t>
      </w:r>
      <w:r w:rsidRPr="0060103F">
        <w:rPr>
          <w:b/>
          <w:spacing w:val="9"/>
        </w:rPr>
        <w:t xml:space="preserve"> </w:t>
      </w:r>
      <w:r w:rsidRPr="0060103F">
        <w:rPr>
          <w:b/>
        </w:rPr>
        <w:t>Consumables</w:t>
      </w:r>
      <w:r w:rsidRPr="0060103F">
        <w:rPr>
          <w:b/>
          <w:spacing w:val="9"/>
        </w:rPr>
        <w:t xml:space="preserve"> </w:t>
      </w:r>
      <w:r w:rsidRPr="0060103F">
        <w:rPr>
          <w:b/>
        </w:rPr>
        <w:t>for</w:t>
      </w:r>
      <w:r w:rsidRPr="0060103F">
        <w:rPr>
          <w:b/>
          <w:spacing w:val="9"/>
        </w:rPr>
        <w:t xml:space="preserve"> </w:t>
      </w:r>
      <w:r w:rsidRPr="0060103F">
        <w:rPr>
          <w:b/>
        </w:rPr>
        <w:t>Nickel</w:t>
      </w:r>
      <w:r w:rsidRPr="0060103F">
        <w:rPr>
          <w:b/>
          <w:spacing w:val="9"/>
        </w:rPr>
        <w:t xml:space="preserve"> </w:t>
      </w:r>
      <w:r w:rsidRPr="0060103F">
        <w:rPr>
          <w:b/>
          <w:spacing w:val="-2"/>
        </w:rPr>
        <w:t>Alloys</w:t>
      </w:r>
    </w:p>
    <w:tbl>
      <w:tblPr>
        <w:tblW w:w="9950" w:type="dxa"/>
        <w:tblInd w:w="55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675"/>
        <w:gridCol w:w="3833"/>
        <w:gridCol w:w="3442"/>
      </w:tblGrid>
      <w:tr w:rsidR="00406411" w14:paraId="1A735067" w14:textId="77777777" w:rsidTr="00032292">
        <w:trPr>
          <w:trHeight w:val="471"/>
        </w:trPr>
        <w:tc>
          <w:tcPr>
            <w:tcW w:w="2675" w:type="dxa"/>
            <w:shd w:val="clear" w:color="auto" w:fill="F0F0F0"/>
            <w:vAlign w:val="center"/>
          </w:tcPr>
          <w:p w14:paraId="2D400399" w14:textId="77777777" w:rsidR="00406411" w:rsidRPr="00535B33" w:rsidRDefault="00406411" w:rsidP="006C53CA">
            <w:pPr>
              <w:pStyle w:val="TableParagraph"/>
              <w:spacing w:before="0"/>
              <w:ind w:left="0"/>
              <w:jc w:val="center"/>
              <w:rPr>
                <w:rFonts w:ascii="Times New Roman" w:hAnsi="Times New Roman" w:cs="Times New Roman"/>
                <w:b/>
              </w:rPr>
            </w:pPr>
            <w:r w:rsidRPr="00535B33">
              <w:rPr>
                <w:rFonts w:ascii="Times New Roman" w:hAnsi="Times New Roman" w:cs="Times New Roman"/>
                <w:b/>
              </w:rPr>
              <w:t>Base</w:t>
            </w:r>
            <w:r w:rsidRPr="00535B33">
              <w:rPr>
                <w:rFonts w:ascii="Times New Roman" w:hAnsi="Times New Roman" w:cs="Times New Roman"/>
                <w:b/>
                <w:spacing w:val="6"/>
              </w:rPr>
              <w:t xml:space="preserve"> </w:t>
            </w:r>
            <w:r w:rsidRPr="00535B33">
              <w:rPr>
                <w:rFonts w:ascii="Times New Roman" w:hAnsi="Times New Roman" w:cs="Times New Roman"/>
                <w:b/>
              </w:rPr>
              <w:t>Metal</w:t>
            </w:r>
            <w:r w:rsidRPr="00535B33">
              <w:rPr>
                <w:rFonts w:ascii="Times New Roman" w:hAnsi="Times New Roman" w:cs="Times New Roman"/>
                <w:b/>
                <w:spacing w:val="6"/>
              </w:rPr>
              <w:t xml:space="preserve"> </w:t>
            </w:r>
            <w:r w:rsidRPr="00535B33">
              <w:rPr>
                <w:rFonts w:ascii="Times New Roman" w:hAnsi="Times New Roman" w:cs="Times New Roman"/>
                <w:b/>
                <w:spacing w:val="-2"/>
              </w:rPr>
              <w:t>Alloy</w:t>
            </w:r>
          </w:p>
        </w:tc>
        <w:tc>
          <w:tcPr>
            <w:tcW w:w="3833" w:type="dxa"/>
            <w:shd w:val="clear" w:color="auto" w:fill="F0F0F0"/>
            <w:vAlign w:val="center"/>
          </w:tcPr>
          <w:p w14:paraId="0BD6D7D5" w14:textId="77777777" w:rsidR="00406411" w:rsidRPr="00535B33" w:rsidRDefault="00406411" w:rsidP="006C53CA">
            <w:pPr>
              <w:pStyle w:val="TableParagraph"/>
              <w:spacing w:before="0"/>
              <w:ind w:left="0"/>
              <w:jc w:val="center"/>
              <w:rPr>
                <w:rFonts w:ascii="Times New Roman" w:hAnsi="Times New Roman" w:cs="Times New Roman"/>
                <w:b/>
              </w:rPr>
            </w:pPr>
            <w:r w:rsidRPr="00535B33">
              <w:rPr>
                <w:rFonts w:ascii="Times New Roman" w:hAnsi="Times New Roman" w:cs="Times New Roman"/>
                <w:b/>
                <w:spacing w:val="-4"/>
              </w:rPr>
              <w:t>GTAW</w:t>
            </w:r>
          </w:p>
          <w:p w14:paraId="4C22B249" w14:textId="77777777" w:rsidR="00406411" w:rsidRPr="00535B33" w:rsidRDefault="00406411" w:rsidP="006C53CA">
            <w:pPr>
              <w:pStyle w:val="TableParagraph"/>
              <w:spacing w:before="0"/>
              <w:ind w:left="0"/>
              <w:jc w:val="center"/>
              <w:rPr>
                <w:rFonts w:ascii="Times New Roman" w:hAnsi="Times New Roman" w:cs="Times New Roman"/>
                <w:b/>
              </w:rPr>
            </w:pPr>
            <w:r w:rsidRPr="00535B33">
              <w:rPr>
                <w:rFonts w:ascii="Times New Roman" w:hAnsi="Times New Roman" w:cs="Times New Roman"/>
                <w:b/>
              </w:rPr>
              <w:t>AWS</w:t>
            </w:r>
            <w:r w:rsidRPr="00535B33">
              <w:rPr>
                <w:rFonts w:ascii="Times New Roman" w:hAnsi="Times New Roman" w:cs="Times New Roman"/>
                <w:b/>
                <w:spacing w:val="6"/>
              </w:rPr>
              <w:t xml:space="preserve"> </w:t>
            </w:r>
            <w:r w:rsidRPr="00535B33">
              <w:rPr>
                <w:rFonts w:ascii="Times New Roman" w:hAnsi="Times New Roman" w:cs="Times New Roman"/>
                <w:b/>
                <w:spacing w:val="-2"/>
              </w:rPr>
              <w:t>Classification</w:t>
            </w:r>
          </w:p>
        </w:tc>
        <w:tc>
          <w:tcPr>
            <w:tcW w:w="3442" w:type="dxa"/>
            <w:shd w:val="clear" w:color="auto" w:fill="F0F0F0"/>
            <w:vAlign w:val="center"/>
          </w:tcPr>
          <w:p w14:paraId="6A1E854A" w14:textId="77777777" w:rsidR="00406411" w:rsidRPr="00535B33" w:rsidRDefault="00406411" w:rsidP="006C53CA">
            <w:pPr>
              <w:pStyle w:val="TableParagraph"/>
              <w:spacing w:before="0"/>
              <w:ind w:left="0"/>
              <w:jc w:val="center"/>
              <w:rPr>
                <w:rFonts w:ascii="Times New Roman" w:hAnsi="Times New Roman" w:cs="Times New Roman"/>
                <w:b/>
              </w:rPr>
            </w:pPr>
            <w:r w:rsidRPr="00535B33">
              <w:rPr>
                <w:rFonts w:ascii="Times New Roman" w:hAnsi="Times New Roman" w:cs="Times New Roman"/>
                <w:b/>
                <w:spacing w:val="-4"/>
              </w:rPr>
              <w:t>SMAW</w:t>
            </w:r>
          </w:p>
          <w:p w14:paraId="2FEC61DE" w14:textId="77777777" w:rsidR="00406411" w:rsidRPr="00535B33" w:rsidRDefault="00406411" w:rsidP="006C53CA">
            <w:pPr>
              <w:pStyle w:val="TableParagraph"/>
              <w:spacing w:before="0"/>
              <w:ind w:left="0"/>
              <w:jc w:val="center"/>
              <w:rPr>
                <w:rFonts w:ascii="Times New Roman" w:hAnsi="Times New Roman" w:cs="Times New Roman"/>
                <w:b/>
              </w:rPr>
            </w:pPr>
            <w:r w:rsidRPr="00535B33">
              <w:rPr>
                <w:rFonts w:ascii="Times New Roman" w:hAnsi="Times New Roman" w:cs="Times New Roman"/>
                <w:b/>
              </w:rPr>
              <w:t>AWS</w:t>
            </w:r>
            <w:r w:rsidRPr="00535B33">
              <w:rPr>
                <w:rFonts w:ascii="Times New Roman" w:hAnsi="Times New Roman" w:cs="Times New Roman"/>
                <w:b/>
                <w:spacing w:val="6"/>
              </w:rPr>
              <w:t xml:space="preserve"> </w:t>
            </w:r>
            <w:r w:rsidRPr="00535B33">
              <w:rPr>
                <w:rFonts w:ascii="Times New Roman" w:hAnsi="Times New Roman" w:cs="Times New Roman"/>
                <w:b/>
                <w:spacing w:val="-2"/>
              </w:rPr>
              <w:t>Classification</w:t>
            </w:r>
          </w:p>
        </w:tc>
      </w:tr>
      <w:tr w:rsidR="00406411" w14:paraId="3374C823" w14:textId="77777777" w:rsidTr="00032292">
        <w:trPr>
          <w:trHeight w:val="156"/>
        </w:trPr>
        <w:tc>
          <w:tcPr>
            <w:tcW w:w="2675" w:type="dxa"/>
            <w:vAlign w:val="center"/>
          </w:tcPr>
          <w:p w14:paraId="54E02F39" w14:textId="77777777" w:rsidR="00406411" w:rsidRPr="00535B33" w:rsidRDefault="00406411" w:rsidP="006C53CA">
            <w:pPr>
              <w:pStyle w:val="TableParagraph"/>
              <w:spacing w:before="0"/>
              <w:ind w:left="0"/>
              <w:rPr>
                <w:rFonts w:ascii="Times New Roman" w:hAnsi="Times New Roman" w:cs="Times New Roman"/>
              </w:rPr>
            </w:pPr>
            <w:r w:rsidRPr="00535B33">
              <w:rPr>
                <w:rFonts w:ascii="Times New Roman" w:hAnsi="Times New Roman" w:cs="Times New Roman"/>
              </w:rPr>
              <w:lastRenderedPageBreak/>
              <w:t>Alloy</w:t>
            </w:r>
            <w:r w:rsidRPr="00535B33">
              <w:rPr>
                <w:rFonts w:ascii="Times New Roman" w:hAnsi="Times New Roman" w:cs="Times New Roman"/>
                <w:spacing w:val="8"/>
              </w:rPr>
              <w:t xml:space="preserve"> </w:t>
            </w:r>
            <w:r w:rsidRPr="00535B33">
              <w:rPr>
                <w:rFonts w:ascii="Times New Roman" w:hAnsi="Times New Roman" w:cs="Times New Roman"/>
                <w:spacing w:val="-5"/>
              </w:rPr>
              <w:t>20</w:t>
            </w:r>
          </w:p>
        </w:tc>
        <w:tc>
          <w:tcPr>
            <w:tcW w:w="3833" w:type="dxa"/>
            <w:vAlign w:val="center"/>
          </w:tcPr>
          <w:p w14:paraId="37807333" w14:textId="77777777" w:rsidR="00406411" w:rsidRPr="00535B33" w:rsidRDefault="00406411" w:rsidP="006C53CA">
            <w:pPr>
              <w:pStyle w:val="TableParagraph"/>
              <w:spacing w:before="0"/>
              <w:ind w:left="0"/>
              <w:jc w:val="center"/>
              <w:rPr>
                <w:rFonts w:ascii="Times New Roman" w:hAnsi="Times New Roman" w:cs="Times New Roman"/>
              </w:rPr>
            </w:pPr>
            <w:r w:rsidRPr="00535B33">
              <w:rPr>
                <w:rFonts w:ascii="Times New Roman" w:hAnsi="Times New Roman" w:cs="Times New Roman"/>
                <w:spacing w:val="-2"/>
              </w:rPr>
              <w:t>ER320LR</w:t>
            </w:r>
          </w:p>
        </w:tc>
        <w:tc>
          <w:tcPr>
            <w:tcW w:w="3442" w:type="dxa"/>
            <w:vAlign w:val="center"/>
          </w:tcPr>
          <w:p w14:paraId="55D04F08" w14:textId="77777777" w:rsidR="00406411" w:rsidRPr="00535B33" w:rsidRDefault="00406411" w:rsidP="006C53CA">
            <w:pPr>
              <w:pStyle w:val="TableParagraph"/>
              <w:spacing w:before="0"/>
              <w:ind w:left="0"/>
              <w:jc w:val="center"/>
              <w:rPr>
                <w:rFonts w:ascii="Times New Roman" w:hAnsi="Times New Roman" w:cs="Times New Roman"/>
              </w:rPr>
            </w:pPr>
            <w:r w:rsidRPr="00535B33">
              <w:rPr>
                <w:rFonts w:ascii="Times New Roman" w:hAnsi="Times New Roman" w:cs="Times New Roman"/>
                <w:spacing w:val="-2"/>
              </w:rPr>
              <w:t>E320LR</w:t>
            </w:r>
          </w:p>
        </w:tc>
      </w:tr>
      <w:tr w:rsidR="00406411" w14:paraId="4188EBF6" w14:textId="77777777" w:rsidTr="00032292">
        <w:trPr>
          <w:trHeight w:val="183"/>
        </w:trPr>
        <w:tc>
          <w:tcPr>
            <w:tcW w:w="2675" w:type="dxa"/>
            <w:vAlign w:val="center"/>
          </w:tcPr>
          <w:p w14:paraId="222EC594" w14:textId="77777777" w:rsidR="00406411" w:rsidRPr="00535B33" w:rsidRDefault="00406411" w:rsidP="006C53CA">
            <w:pPr>
              <w:pStyle w:val="TableParagraph"/>
              <w:spacing w:before="0"/>
              <w:ind w:left="0"/>
              <w:rPr>
                <w:rFonts w:ascii="Times New Roman" w:hAnsi="Times New Roman" w:cs="Times New Roman"/>
              </w:rPr>
            </w:pPr>
            <w:r w:rsidRPr="00535B33">
              <w:rPr>
                <w:rFonts w:ascii="Times New Roman" w:hAnsi="Times New Roman" w:cs="Times New Roman"/>
              </w:rPr>
              <w:t>Alloy</w:t>
            </w:r>
            <w:r w:rsidRPr="00535B33">
              <w:rPr>
                <w:rFonts w:ascii="Times New Roman" w:hAnsi="Times New Roman" w:cs="Times New Roman"/>
                <w:spacing w:val="6"/>
              </w:rPr>
              <w:t xml:space="preserve"> </w:t>
            </w:r>
            <w:r w:rsidRPr="00535B33">
              <w:rPr>
                <w:rFonts w:ascii="Times New Roman" w:hAnsi="Times New Roman" w:cs="Times New Roman"/>
              </w:rPr>
              <w:t>400</w:t>
            </w:r>
            <w:r w:rsidRPr="00535B33">
              <w:rPr>
                <w:rFonts w:ascii="Times New Roman" w:hAnsi="Times New Roman" w:cs="Times New Roman"/>
                <w:spacing w:val="7"/>
              </w:rPr>
              <w:t xml:space="preserve"> </w:t>
            </w:r>
            <w:r w:rsidRPr="00535B33">
              <w:rPr>
                <w:rFonts w:ascii="Times New Roman" w:hAnsi="Times New Roman" w:cs="Times New Roman"/>
                <w:spacing w:val="-2"/>
              </w:rPr>
              <w:t>(Monel)</w:t>
            </w:r>
          </w:p>
        </w:tc>
        <w:tc>
          <w:tcPr>
            <w:tcW w:w="3833" w:type="dxa"/>
            <w:vAlign w:val="center"/>
          </w:tcPr>
          <w:p w14:paraId="775E7097" w14:textId="77777777" w:rsidR="00406411" w:rsidRPr="00535B33" w:rsidRDefault="00406411" w:rsidP="006C53CA">
            <w:pPr>
              <w:pStyle w:val="TableParagraph"/>
              <w:spacing w:before="0"/>
              <w:ind w:left="0"/>
              <w:jc w:val="center"/>
              <w:rPr>
                <w:rFonts w:ascii="Times New Roman" w:hAnsi="Times New Roman" w:cs="Times New Roman"/>
              </w:rPr>
            </w:pPr>
            <w:r w:rsidRPr="00535B33">
              <w:rPr>
                <w:rFonts w:ascii="Times New Roman" w:hAnsi="Times New Roman" w:cs="Times New Roman"/>
              </w:rPr>
              <w:t>ERNiCu-</w:t>
            </w:r>
            <w:r w:rsidRPr="00535B33">
              <w:rPr>
                <w:rFonts w:ascii="Times New Roman" w:hAnsi="Times New Roman" w:cs="Times New Roman"/>
                <w:spacing w:val="-10"/>
              </w:rPr>
              <w:t>7</w:t>
            </w:r>
          </w:p>
        </w:tc>
        <w:tc>
          <w:tcPr>
            <w:tcW w:w="3442" w:type="dxa"/>
            <w:vAlign w:val="center"/>
          </w:tcPr>
          <w:p w14:paraId="7D124909" w14:textId="77777777" w:rsidR="00406411" w:rsidRPr="00535B33" w:rsidRDefault="00406411" w:rsidP="006C53CA">
            <w:pPr>
              <w:pStyle w:val="TableParagraph"/>
              <w:spacing w:before="0"/>
              <w:ind w:left="0"/>
              <w:jc w:val="center"/>
              <w:rPr>
                <w:rFonts w:ascii="Times New Roman" w:hAnsi="Times New Roman" w:cs="Times New Roman"/>
              </w:rPr>
            </w:pPr>
            <w:r w:rsidRPr="00535B33">
              <w:rPr>
                <w:rFonts w:ascii="Times New Roman" w:hAnsi="Times New Roman" w:cs="Times New Roman"/>
              </w:rPr>
              <w:t>ENiCu-</w:t>
            </w:r>
            <w:r w:rsidRPr="00535B33">
              <w:rPr>
                <w:rFonts w:ascii="Times New Roman" w:hAnsi="Times New Roman" w:cs="Times New Roman"/>
                <w:spacing w:val="-10"/>
              </w:rPr>
              <w:t>7</w:t>
            </w:r>
          </w:p>
        </w:tc>
      </w:tr>
      <w:tr w:rsidR="00406411" w14:paraId="42985D1B" w14:textId="77777777" w:rsidTr="00032292">
        <w:trPr>
          <w:trHeight w:val="192"/>
        </w:trPr>
        <w:tc>
          <w:tcPr>
            <w:tcW w:w="2675" w:type="dxa"/>
            <w:vAlign w:val="center"/>
          </w:tcPr>
          <w:p w14:paraId="3CD1026D" w14:textId="77777777" w:rsidR="00406411" w:rsidRPr="00535B33" w:rsidRDefault="00406411" w:rsidP="006C53CA">
            <w:pPr>
              <w:pStyle w:val="TableParagraph"/>
              <w:spacing w:before="0"/>
              <w:ind w:left="0"/>
              <w:rPr>
                <w:rFonts w:ascii="Times New Roman" w:hAnsi="Times New Roman" w:cs="Times New Roman"/>
              </w:rPr>
            </w:pPr>
            <w:r w:rsidRPr="00535B33">
              <w:rPr>
                <w:rFonts w:ascii="Times New Roman" w:hAnsi="Times New Roman" w:cs="Times New Roman"/>
              </w:rPr>
              <w:t>Alloy</w:t>
            </w:r>
            <w:r w:rsidRPr="00535B33">
              <w:rPr>
                <w:rFonts w:ascii="Times New Roman" w:hAnsi="Times New Roman" w:cs="Times New Roman"/>
                <w:spacing w:val="8"/>
              </w:rPr>
              <w:t xml:space="preserve"> </w:t>
            </w:r>
            <w:r w:rsidRPr="00535B33">
              <w:rPr>
                <w:rFonts w:ascii="Times New Roman" w:hAnsi="Times New Roman" w:cs="Times New Roman"/>
                <w:spacing w:val="-2"/>
              </w:rPr>
              <w:t>800/H/HT</w:t>
            </w:r>
          </w:p>
        </w:tc>
        <w:tc>
          <w:tcPr>
            <w:tcW w:w="3833" w:type="dxa"/>
            <w:vAlign w:val="center"/>
          </w:tcPr>
          <w:p w14:paraId="3956E312" w14:textId="77777777" w:rsidR="00406411" w:rsidRPr="00535B33" w:rsidRDefault="00406411" w:rsidP="006C53CA">
            <w:pPr>
              <w:pStyle w:val="TableParagraph"/>
              <w:spacing w:before="0"/>
              <w:ind w:left="0"/>
              <w:jc w:val="center"/>
              <w:rPr>
                <w:rFonts w:ascii="Times New Roman" w:hAnsi="Times New Roman" w:cs="Times New Roman"/>
              </w:rPr>
            </w:pPr>
            <w:r w:rsidRPr="00535B33">
              <w:rPr>
                <w:rFonts w:ascii="Times New Roman" w:hAnsi="Times New Roman" w:cs="Times New Roman"/>
              </w:rPr>
              <w:t>ERNiCrCoMo-</w:t>
            </w:r>
            <w:r w:rsidRPr="00535B33">
              <w:rPr>
                <w:rFonts w:ascii="Times New Roman" w:hAnsi="Times New Roman" w:cs="Times New Roman"/>
                <w:spacing w:val="-10"/>
              </w:rPr>
              <w:t>1</w:t>
            </w:r>
          </w:p>
        </w:tc>
        <w:tc>
          <w:tcPr>
            <w:tcW w:w="3442" w:type="dxa"/>
            <w:vAlign w:val="center"/>
          </w:tcPr>
          <w:p w14:paraId="5551EA5A" w14:textId="77777777" w:rsidR="00406411" w:rsidRPr="00535B33" w:rsidRDefault="00406411" w:rsidP="006C53CA">
            <w:pPr>
              <w:pStyle w:val="TableParagraph"/>
              <w:spacing w:before="0"/>
              <w:ind w:left="0"/>
              <w:jc w:val="center"/>
              <w:rPr>
                <w:rFonts w:ascii="Times New Roman" w:hAnsi="Times New Roman" w:cs="Times New Roman"/>
              </w:rPr>
            </w:pPr>
            <w:r w:rsidRPr="00535B33">
              <w:rPr>
                <w:rFonts w:ascii="Times New Roman" w:hAnsi="Times New Roman" w:cs="Times New Roman"/>
              </w:rPr>
              <w:t>Not</w:t>
            </w:r>
            <w:r w:rsidRPr="00535B33">
              <w:rPr>
                <w:rFonts w:ascii="Times New Roman" w:hAnsi="Times New Roman" w:cs="Times New Roman"/>
                <w:spacing w:val="7"/>
              </w:rPr>
              <w:t xml:space="preserve"> </w:t>
            </w:r>
            <w:r w:rsidRPr="00535B33">
              <w:rPr>
                <w:rFonts w:ascii="Times New Roman" w:hAnsi="Times New Roman" w:cs="Times New Roman"/>
              </w:rPr>
              <w:t>recommended,</w:t>
            </w:r>
            <w:r w:rsidRPr="00535B33">
              <w:rPr>
                <w:rFonts w:ascii="Times New Roman" w:hAnsi="Times New Roman" w:cs="Times New Roman"/>
                <w:spacing w:val="8"/>
              </w:rPr>
              <w:t xml:space="preserve"> </w:t>
            </w:r>
            <w:r w:rsidRPr="00535B33">
              <w:rPr>
                <w:rFonts w:ascii="Times New Roman" w:hAnsi="Times New Roman" w:cs="Times New Roman"/>
              </w:rPr>
              <w:t>use</w:t>
            </w:r>
            <w:r w:rsidRPr="00535B33">
              <w:rPr>
                <w:rFonts w:ascii="Times New Roman" w:hAnsi="Times New Roman" w:cs="Times New Roman"/>
                <w:spacing w:val="8"/>
              </w:rPr>
              <w:t xml:space="preserve"> </w:t>
            </w:r>
            <w:r w:rsidRPr="00535B33">
              <w:rPr>
                <w:rFonts w:ascii="Times New Roman" w:hAnsi="Times New Roman" w:cs="Times New Roman"/>
                <w:spacing w:val="-4"/>
              </w:rPr>
              <w:t>GTAW</w:t>
            </w:r>
          </w:p>
        </w:tc>
      </w:tr>
      <w:tr w:rsidR="00E95D44" w14:paraId="566C1AA5" w14:textId="77777777" w:rsidTr="00032292">
        <w:trPr>
          <w:trHeight w:val="120"/>
        </w:trPr>
        <w:tc>
          <w:tcPr>
            <w:tcW w:w="2675" w:type="dxa"/>
          </w:tcPr>
          <w:p w14:paraId="6A38A98D" w14:textId="77777777" w:rsidR="00E95D44" w:rsidRPr="00535B33" w:rsidRDefault="00E95D44" w:rsidP="00E95D44">
            <w:pPr>
              <w:pStyle w:val="TableParagraph"/>
              <w:spacing w:before="0"/>
              <w:ind w:left="0"/>
              <w:rPr>
                <w:rFonts w:ascii="Times New Roman" w:hAnsi="Times New Roman" w:cs="Times New Roman"/>
              </w:rPr>
            </w:pPr>
            <w:r w:rsidRPr="00535B33">
              <w:rPr>
                <w:rFonts w:ascii="Times New Roman" w:hAnsi="Times New Roman" w:cs="Times New Roman"/>
              </w:rPr>
              <w:t>Alloy</w:t>
            </w:r>
            <w:r w:rsidRPr="00535B33">
              <w:rPr>
                <w:rFonts w:ascii="Times New Roman" w:hAnsi="Times New Roman" w:cs="Times New Roman"/>
                <w:spacing w:val="8"/>
              </w:rPr>
              <w:t xml:space="preserve"> </w:t>
            </w:r>
            <w:r w:rsidRPr="00535B33">
              <w:rPr>
                <w:rFonts w:ascii="Times New Roman" w:hAnsi="Times New Roman" w:cs="Times New Roman"/>
                <w:spacing w:val="-5"/>
              </w:rPr>
              <w:t>825</w:t>
            </w:r>
          </w:p>
        </w:tc>
        <w:tc>
          <w:tcPr>
            <w:tcW w:w="3833" w:type="dxa"/>
            <w:vAlign w:val="center"/>
          </w:tcPr>
          <w:p w14:paraId="63AF1E90" w14:textId="1F7E8FC0" w:rsidR="00E95D44" w:rsidRPr="00535B33" w:rsidRDefault="00E95D44" w:rsidP="00E95D44">
            <w:pPr>
              <w:pStyle w:val="TableParagraph"/>
              <w:spacing w:before="0"/>
              <w:ind w:left="0"/>
              <w:jc w:val="center"/>
              <w:rPr>
                <w:rFonts w:ascii="Times New Roman" w:hAnsi="Times New Roman" w:cs="Times New Roman"/>
              </w:rPr>
            </w:pPr>
            <w:r w:rsidRPr="00535B33">
              <w:rPr>
                <w:rFonts w:ascii="Times New Roman" w:hAnsi="Times New Roman" w:cs="Times New Roman"/>
              </w:rPr>
              <w:t>ERNiCrMo-</w:t>
            </w:r>
            <w:r w:rsidRPr="00535B33">
              <w:rPr>
                <w:rFonts w:ascii="Times New Roman" w:hAnsi="Times New Roman" w:cs="Times New Roman"/>
                <w:spacing w:val="-10"/>
              </w:rPr>
              <w:t>3</w:t>
            </w:r>
          </w:p>
        </w:tc>
        <w:tc>
          <w:tcPr>
            <w:tcW w:w="3442" w:type="dxa"/>
            <w:vAlign w:val="center"/>
          </w:tcPr>
          <w:p w14:paraId="1ACD70C6" w14:textId="555D6F4C" w:rsidR="00E95D44" w:rsidRPr="00535B33" w:rsidRDefault="00E95D44" w:rsidP="00E95D44">
            <w:pPr>
              <w:pStyle w:val="TableParagraph"/>
              <w:spacing w:before="0"/>
              <w:ind w:left="0"/>
              <w:jc w:val="center"/>
              <w:rPr>
                <w:rFonts w:ascii="Times New Roman" w:hAnsi="Times New Roman" w:cs="Times New Roman"/>
              </w:rPr>
            </w:pPr>
            <w:r w:rsidRPr="00535B33">
              <w:rPr>
                <w:rFonts w:ascii="Times New Roman" w:hAnsi="Times New Roman" w:cs="Times New Roman"/>
              </w:rPr>
              <w:t>ENiCrMo-</w:t>
            </w:r>
            <w:r w:rsidRPr="00535B33">
              <w:rPr>
                <w:rFonts w:ascii="Times New Roman" w:hAnsi="Times New Roman" w:cs="Times New Roman"/>
                <w:spacing w:val="-10"/>
              </w:rPr>
              <w:t>3</w:t>
            </w:r>
          </w:p>
        </w:tc>
      </w:tr>
      <w:tr w:rsidR="00E95D44" w14:paraId="6BFDEBF3" w14:textId="77777777" w:rsidTr="00032292">
        <w:trPr>
          <w:trHeight w:val="264"/>
        </w:trPr>
        <w:tc>
          <w:tcPr>
            <w:tcW w:w="2675" w:type="dxa"/>
          </w:tcPr>
          <w:p w14:paraId="0C47070F" w14:textId="77777777" w:rsidR="00E95D44" w:rsidRPr="00535B33" w:rsidRDefault="00E95D44" w:rsidP="00E95D44">
            <w:pPr>
              <w:pStyle w:val="TableParagraph"/>
              <w:spacing w:before="0"/>
              <w:ind w:left="0"/>
              <w:rPr>
                <w:rFonts w:ascii="Times New Roman" w:hAnsi="Times New Roman" w:cs="Times New Roman"/>
              </w:rPr>
            </w:pPr>
            <w:r w:rsidRPr="00535B33">
              <w:rPr>
                <w:rFonts w:ascii="Times New Roman" w:hAnsi="Times New Roman" w:cs="Times New Roman"/>
              </w:rPr>
              <w:t>Alloy</w:t>
            </w:r>
            <w:r w:rsidRPr="00535B33">
              <w:rPr>
                <w:rFonts w:ascii="Times New Roman" w:hAnsi="Times New Roman" w:cs="Times New Roman"/>
                <w:spacing w:val="8"/>
              </w:rPr>
              <w:t xml:space="preserve"> </w:t>
            </w:r>
            <w:r w:rsidRPr="00535B33">
              <w:rPr>
                <w:rFonts w:ascii="Times New Roman" w:hAnsi="Times New Roman" w:cs="Times New Roman"/>
                <w:spacing w:val="-5"/>
              </w:rPr>
              <w:t>625</w:t>
            </w:r>
          </w:p>
        </w:tc>
        <w:tc>
          <w:tcPr>
            <w:tcW w:w="3833" w:type="dxa"/>
            <w:vAlign w:val="center"/>
          </w:tcPr>
          <w:p w14:paraId="1BE67922" w14:textId="77777777" w:rsidR="00E95D44" w:rsidRPr="00535B33" w:rsidRDefault="00E95D44" w:rsidP="00E95D44">
            <w:pPr>
              <w:pStyle w:val="TableParagraph"/>
              <w:spacing w:before="0"/>
              <w:ind w:left="0"/>
              <w:jc w:val="center"/>
              <w:rPr>
                <w:rFonts w:ascii="Times New Roman" w:hAnsi="Times New Roman" w:cs="Times New Roman"/>
              </w:rPr>
            </w:pPr>
            <w:r w:rsidRPr="00535B33">
              <w:rPr>
                <w:rFonts w:ascii="Times New Roman" w:hAnsi="Times New Roman" w:cs="Times New Roman"/>
              </w:rPr>
              <w:t>ERNiCrMo-</w:t>
            </w:r>
            <w:r w:rsidRPr="00535B33">
              <w:rPr>
                <w:rFonts w:ascii="Times New Roman" w:hAnsi="Times New Roman" w:cs="Times New Roman"/>
                <w:spacing w:val="-10"/>
              </w:rPr>
              <w:t>3</w:t>
            </w:r>
          </w:p>
        </w:tc>
        <w:tc>
          <w:tcPr>
            <w:tcW w:w="3442" w:type="dxa"/>
            <w:vAlign w:val="center"/>
          </w:tcPr>
          <w:p w14:paraId="73C1C70B" w14:textId="77777777" w:rsidR="00E95D44" w:rsidRPr="00535B33" w:rsidRDefault="00E95D44" w:rsidP="00E95D44">
            <w:pPr>
              <w:pStyle w:val="TableParagraph"/>
              <w:spacing w:before="0"/>
              <w:ind w:left="0"/>
              <w:jc w:val="center"/>
              <w:rPr>
                <w:rFonts w:ascii="Times New Roman" w:hAnsi="Times New Roman" w:cs="Times New Roman"/>
              </w:rPr>
            </w:pPr>
            <w:r w:rsidRPr="00535B33">
              <w:rPr>
                <w:rFonts w:ascii="Times New Roman" w:hAnsi="Times New Roman" w:cs="Times New Roman"/>
              </w:rPr>
              <w:t>ENiCrMo-</w:t>
            </w:r>
            <w:r w:rsidRPr="00535B33">
              <w:rPr>
                <w:rFonts w:ascii="Times New Roman" w:hAnsi="Times New Roman" w:cs="Times New Roman"/>
                <w:spacing w:val="-10"/>
              </w:rPr>
              <w:t>3</w:t>
            </w:r>
          </w:p>
        </w:tc>
      </w:tr>
      <w:tr w:rsidR="00E95D44" w14:paraId="2029949A" w14:textId="77777777" w:rsidTr="00032292">
        <w:trPr>
          <w:trHeight w:val="237"/>
        </w:trPr>
        <w:tc>
          <w:tcPr>
            <w:tcW w:w="2675" w:type="dxa"/>
          </w:tcPr>
          <w:p w14:paraId="0751CC55" w14:textId="77777777" w:rsidR="00E95D44" w:rsidRPr="00535B33" w:rsidRDefault="00E95D44" w:rsidP="00E95D44">
            <w:pPr>
              <w:pStyle w:val="TableParagraph"/>
              <w:spacing w:before="0"/>
              <w:ind w:left="0"/>
              <w:rPr>
                <w:rFonts w:ascii="Times New Roman" w:hAnsi="Times New Roman" w:cs="Times New Roman"/>
              </w:rPr>
            </w:pPr>
            <w:r w:rsidRPr="00535B33">
              <w:rPr>
                <w:rFonts w:ascii="Times New Roman" w:hAnsi="Times New Roman" w:cs="Times New Roman"/>
              </w:rPr>
              <w:t>Alloy</w:t>
            </w:r>
            <w:r w:rsidRPr="00535B33">
              <w:rPr>
                <w:rFonts w:ascii="Times New Roman" w:hAnsi="Times New Roman" w:cs="Times New Roman"/>
                <w:spacing w:val="8"/>
              </w:rPr>
              <w:t xml:space="preserve"> </w:t>
            </w:r>
            <w:r w:rsidRPr="00535B33">
              <w:rPr>
                <w:rFonts w:ascii="Times New Roman" w:hAnsi="Times New Roman" w:cs="Times New Roman"/>
                <w:spacing w:val="-4"/>
              </w:rPr>
              <w:t>C276</w:t>
            </w:r>
          </w:p>
        </w:tc>
        <w:tc>
          <w:tcPr>
            <w:tcW w:w="3833" w:type="dxa"/>
            <w:vAlign w:val="center"/>
          </w:tcPr>
          <w:p w14:paraId="68188084" w14:textId="77777777" w:rsidR="00E95D44" w:rsidRPr="00535B33" w:rsidRDefault="00E95D44" w:rsidP="00E95D44">
            <w:pPr>
              <w:pStyle w:val="TableParagraph"/>
              <w:spacing w:before="0"/>
              <w:ind w:left="0"/>
              <w:jc w:val="center"/>
              <w:rPr>
                <w:rFonts w:ascii="Times New Roman" w:hAnsi="Times New Roman" w:cs="Times New Roman"/>
              </w:rPr>
            </w:pPr>
            <w:r w:rsidRPr="00535B33">
              <w:rPr>
                <w:rFonts w:ascii="Times New Roman" w:hAnsi="Times New Roman" w:cs="Times New Roman"/>
              </w:rPr>
              <w:t>ERNiCrMo-</w:t>
            </w:r>
            <w:r w:rsidRPr="00535B33">
              <w:rPr>
                <w:rFonts w:ascii="Times New Roman" w:hAnsi="Times New Roman" w:cs="Times New Roman"/>
                <w:spacing w:val="-5"/>
              </w:rPr>
              <w:t>14</w:t>
            </w:r>
          </w:p>
        </w:tc>
        <w:tc>
          <w:tcPr>
            <w:tcW w:w="3442" w:type="dxa"/>
            <w:vAlign w:val="center"/>
          </w:tcPr>
          <w:p w14:paraId="0F07252B" w14:textId="77777777" w:rsidR="00E95D44" w:rsidRPr="00535B33" w:rsidRDefault="00E95D44" w:rsidP="00E95D44">
            <w:pPr>
              <w:pStyle w:val="TableParagraph"/>
              <w:spacing w:before="0"/>
              <w:ind w:left="0"/>
              <w:jc w:val="center"/>
              <w:rPr>
                <w:rFonts w:ascii="Times New Roman" w:hAnsi="Times New Roman" w:cs="Times New Roman"/>
              </w:rPr>
            </w:pPr>
            <w:r w:rsidRPr="00535B33">
              <w:rPr>
                <w:rFonts w:ascii="Times New Roman" w:hAnsi="Times New Roman" w:cs="Times New Roman"/>
              </w:rPr>
              <w:t>ENiCrMo-</w:t>
            </w:r>
            <w:r w:rsidRPr="00535B33">
              <w:rPr>
                <w:rFonts w:ascii="Times New Roman" w:hAnsi="Times New Roman" w:cs="Times New Roman"/>
                <w:spacing w:val="-5"/>
              </w:rPr>
              <w:t>14</w:t>
            </w:r>
          </w:p>
        </w:tc>
      </w:tr>
      <w:tr w:rsidR="00E95D44" w14:paraId="40BDF499" w14:textId="77777777" w:rsidTr="00032292">
        <w:trPr>
          <w:trHeight w:val="219"/>
        </w:trPr>
        <w:tc>
          <w:tcPr>
            <w:tcW w:w="2675" w:type="dxa"/>
          </w:tcPr>
          <w:p w14:paraId="76369156" w14:textId="77777777" w:rsidR="00E95D44" w:rsidRPr="00535B33" w:rsidRDefault="00E95D44" w:rsidP="00E95D44">
            <w:pPr>
              <w:pStyle w:val="TableParagraph"/>
              <w:spacing w:before="0"/>
              <w:ind w:left="0"/>
              <w:rPr>
                <w:rFonts w:ascii="Times New Roman" w:hAnsi="Times New Roman" w:cs="Times New Roman"/>
              </w:rPr>
            </w:pPr>
            <w:r w:rsidRPr="00535B33">
              <w:rPr>
                <w:rFonts w:ascii="Times New Roman" w:hAnsi="Times New Roman" w:cs="Times New Roman"/>
              </w:rPr>
              <w:t>Alloy</w:t>
            </w:r>
            <w:r w:rsidRPr="00535B33">
              <w:rPr>
                <w:rFonts w:ascii="Times New Roman" w:hAnsi="Times New Roman" w:cs="Times New Roman"/>
                <w:spacing w:val="8"/>
              </w:rPr>
              <w:t xml:space="preserve"> </w:t>
            </w:r>
            <w:r w:rsidRPr="00535B33">
              <w:rPr>
                <w:rFonts w:ascii="Times New Roman" w:hAnsi="Times New Roman" w:cs="Times New Roman"/>
                <w:spacing w:val="-5"/>
              </w:rPr>
              <w:t>B3</w:t>
            </w:r>
          </w:p>
        </w:tc>
        <w:tc>
          <w:tcPr>
            <w:tcW w:w="3833" w:type="dxa"/>
            <w:vAlign w:val="center"/>
          </w:tcPr>
          <w:p w14:paraId="267295B1" w14:textId="77777777" w:rsidR="00E95D44" w:rsidRPr="00535B33" w:rsidRDefault="00E95D44" w:rsidP="00E95D44">
            <w:pPr>
              <w:pStyle w:val="TableParagraph"/>
              <w:spacing w:before="0"/>
              <w:ind w:left="0"/>
              <w:jc w:val="center"/>
              <w:rPr>
                <w:rFonts w:ascii="Times New Roman" w:hAnsi="Times New Roman" w:cs="Times New Roman"/>
              </w:rPr>
            </w:pPr>
            <w:r w:rsidRPr="00535B33">
              <w:rPr>
                <w:rFonts w:ascii="Times New Roman" w:hAnsi="Times New Roman" w:cs="Times New Roman"/>
              </w:rPr>
              <w:t>ERNiMo-</w:t>
            </w:r>
            <w:r w:rsidRPr="00535B33">
              <w:rPr>
                <w:rFonts w:ascii="Times New Roman" w:hAnsi="Times New Roman" w:cs="Times New Roman"/>
                <w:spacing w:val="-5"/>
              </w:rPr>
              <w:t>10</w:t>
            </w:r>
          </w:p>
        </w:tc>
        <w:tc>
          <w:tcPr>
            <w:tcW w:w="3442" w:type="dxa"/>
            <w:vAlign w:val="center"/>
          </w:tcPr>
          <w:p w14:paraId="14E56E1C" w14:textId="77777777" w:rsidR="00E95D44" w:rsidRPr="00535B33" w:rsidRDefault="00E95D44" w:rsidP="00E95D44">
            <w:pPr>
              <w:pStyle w:val="TableParagraph"/>
              <w:spacing w:before="0"/>
              <w:ind w:left="0"/>
              <w:jc w:val="center"/>
              <w:rPr>
                <w:rFonts w:ascii="Times New Roman" w:hAnsi="Times New Roman" w:cs="Times New Roman"/>
              </w:rPr>
            </w:pPr>
            <w:r w:rsidRPr="00535B33">
              <w:rPr>
                <w:rFonts w:ascii="Times New Roman" w:hAnsi="Times New Roman" w:cs="Times New Roman"/>
              </w:rPr>
              <w:t>Not</w:t>
            </w:r>
            <w:r w:rsidRPr="00535B33">
              <w:rPr>
                <w:rFonts w:ascii="Times New Roman" w:hAnsi="Times New Roman" w:cs="Times New Roman"/>
                <w:spacing w:val="7"/>
              </w:rPr>
              <w:t xml:space="preserve"> </w:t>
            </w:r>
            <w:r w:rsidRPr="00535B33">
              <w:rPr>
                <w:rFonts w:ascii="Times New Roman" w:hAnsi="Times New Roman" w:cs="Times New Roman"/>
              </w:rPr>
              <w:t>recommended,</w:t>
            </w:r>
            <w:r w:rsidRPr="00535B33">
              <w:rPr>
                <w:rFonts w:ascii="Times New Roman" w:hAnsi="Times New Roman" w:cs="Times New Roman"/>
                <w:spacing w:val="8"/>
              </w:rPr>
              <w:t xml:space="preserve"> </w:t>
            </w:r>
            <w:r w:rsidRPr="00535B33">
              <w:rPr>
                <w:rFonts w:ascii="Times New Roman" w:hAnsi="Times New Roman" w:cs="Times New Roman"/>
              </w:rPr>
              <w:t>use</w:t>
            </w:r>
            <w:r w:rsidRPr="00535B33">
              <w:rPr>
                <w:rFonts w:ascii="Times New Roman" w:hAnsi="Times New Roman" w:cs="Times New Roman"/>
                <w:spacing w:val="8"/>
              </w:rPr>
              <w:t xml:space="preserve"> </w:t>
            </w:r>
            <w:r w:rsidRPr="00535B33">
              <w:rPr>
                <w:rFonts w:ascii="Times New Roman" w:hAnsi="Times New Roman" w:cs="Times New Roman"/>
                <w:spacing w:val="-4"/>
              </w:rPr>
              <w:t>GTAW</w:t>
            </w:r>
          </w:p>
        </w:tc>
      </w:tr>
    </w:tbl>
    <w:p w14:paraId="5789D401" w14:textId="09E84F42" w:rsidR="00C320F2" w:rsidRPr="0060103F" w:rsidRDefault="00A615F7" w:rsidP="0060103F">
      <w:pPr>
        <w:pStyle w:val="ListParagraph"/>
        <w:numPr>
          <w:ilvl w:val="1"/>
          <w:numId w:val="14"/>
        </w:numPr>
        <w:spacing w:before="120" w:after="120"/>
        <w:ind w:left="1134" w:hanging="425"/>
      </w:pPr>
      <w:r w:rsidRPr="0060103F">
        <w:rPr>
          <w:b/>
        </w:rPr>
        <w:t>–</w:t>
      </w:r>
      <w:r w:rsidR="00C320F2" w:rsidRPr="0060103F">
        <w:rPr>
          <w:b/>
        </w:rPr>
        <w:t xml:space="preserve"> </w:t>
      </w:r>
      <w:r w:rsidR="0084719D" w:rsidRPr="0060103F">
        <w:rPr>
          <w:bCs/>
        </w:rPr>
        <w:t>Argon composition for shielding gas and backing gas shall be at least 99.99</w:t>
      </w:r>
      <w:r w:rsidR="00A371C4" w:rsidRPr="0060103F">
        <w:rPr>
          <w:bCs/>
        </w:rPr>
        <w:t>8</w:t>
      </w:r>
      <w:r w:rsidR="0084719D" w:rsidRPr="0060103F">
        <w:rPr>
          <w:bCs/>
        </w:rPr>
        <w:t xml:space="preserve"> percent to use for GTAW process.</w:t>
      </w:r>
    </w:p>
    <w:p w14:paraId="10D1B0A3" w14:textId="2BF019B5" w:rsidR="00C320F2" w:rsidRPr="0060103F" w:rsidRDefault="00C320F2" w:rsidP="0060103F">
      <w:pPr>
        <w:pStyle w:val="BodyText"/>
        <w:spacing w:before="120" w:after="120"/>
        <w:ind w:left="1418" w:hanging="284"/>
        <w:rPr>
          <w:sz w:val="22"/>
          <w:szCs w:val="22"/>
        </w:rPr>
      </w:pPr>
      <w:r w:rsidRPr="0060103F">
        <w:rPr>
          <w:b/>
          <w:sz w:val="22"/>
          <w:szCs w:val="22"/>
        </w:rPr>
        <w:t>18-5.1</w:t>
      </w:r>
      <w:r w:rsidRPr="0060103F">
        <w:rPr>
          <w:b/>
          <w:spacing w:val="14"/>
          <w:sz w:val="22"/>
          <w:szCs w:val="22"/>
        </w:rPr>
        <w:t xml:space="preserve"> </w:t>
      </w:r>
      <w:r w:rsidRPr="0060103F">
        <w:rPr>
          <w:b/>
          <w:sz w:val="22"/>
          <w:szCs w:val="22"/>
        </w:rPr>
        <w:t>-</w:t>
      </w:r>
      <w:r w:rsidRPr="0060103F">
        <w:rPr>
          <w:b/>
          <w:spacing w:val="1"/>
          <w:sz w:val="22"/>
          <w:szCs w:val="22"/>
        </w:rPr>
        <w:t xml:space="preserve"> </w:t>
      </w:r>
      <w:r w:rsidR="00340DF9" w:rsidRPr="0060103F">
        <w:rPr>
          <w:spacing w:val="-2"/>
          <w:sz w:val="22"/>
          <w:szCs w:val="22"/>
        </w:rPr>
        <w:t xml:space="preserve">Backing gas shall be not less than 99.997 purity </w:t>
      </w:r>
      <w:r w:rsidR="00991CED" w:rsidRPr="0060103F">
        <w:rPr>
          <w:spacing w:val="-2"/>
          <w:sz w:val="22"/>
          <w:szCs w:val="22"/>
        </w:rPr>
        <w:t>a</w:t>
      </w:r>
      <w:r w:rsidR="00340DF9" w:rsidRPr="0060103F">
        <w:rPr>
          <w:spacing w:val="-2"/>
          <w:sz w:val="22"/>
          <w:szCs w:val="22"/>
        </w:rPr>
        <w:t>rgon and not greater than 100 ppm oxygen content.</w:t>
      </w:r>
    </w:p>
    <w:p w14:paraId="57721F60" w14:textId="0E6E9295" w:rsidR="00C320F2" w:rsidRPr="0060103F" w:rsidRDefault="00C320F2" w:rsidP="0060103F">
      <w:pPr>
        <w:pStyle w:val="BodyText"/>
        <w:spacing w:before="120" w:after="120"/>
        <w:ind w:left="1418" w:hanging="284"/>
        <w:rPr>
          <w:sz w:val="22"/>
          <w:szCs w:val="22"/>
        </w:rPr>
      </w:pPr>
      <w:r w:rsidRPr="0060103F">
        <w:rPr>
          <w:b/>
          <w:sz w:val="22"/>
          <w:szCs w:val="22"/>
        </w:rPr>
        <w:t xml:space="preserve">18-5.2 - </w:t>
      </w:r>
      <w:r w:rsidRPr="0060103F">
        <w:rPr>
          <w:color w:val="333333"/>
          <w:sz w:val="22"/>
          <w:szCs w:val="22"/>
        </w:rPr>
        <w:t>Oxygen content of backing gas must be monitored. Welding procedure specification (WPS) shall include method and equipment used for monitoring oxygen content.</w:t>
      </w:r>
    </w:p>
    <w:p w14:paraId="3CC23ECD" w14:textId="6D6E01B5" w:rsidR="00C320F2" w:rsidRPr="0060103F" w:rsidRDefault="00C320F2" w:rsidP="0060103F">
      <w:pPr>
        <w:pStyle w:val="BodyText"/>
        <w:spacing w:before="120" w:after="120"/>
        <w:ind w:left="1418" w:hanging="284"/>
        <w:rPr>
          <w:sz w:val="22"/>
          <w:szCs w:val="22"/>
        </w:rPr>
      </w:pPr>
      <w:r w:rsidRPr="0060103F">
        <w:rPr>
          <w:b/>
          <w:sz w:val="22"/>
          <w:szCs w:val="22"/>
        </w:rPr>
        <w:t xml:space="preserve">18-5.3 - </w:t>
      </w:r>
      <w:r w:rsidRPr="0060103F">
        <w:rPr>
          <w:sz w:val="22"/>
          <w:szCs w:val="22"/>
        </w:rPr>
        <w:t>Visual Inspection of weld color shall be used to assess proper shielding and amount of contamination per</w:t>
      </w:r>
      <w:r w:rsidRPr="0060103F">
        <w:rPr>
          <w:spacing w:val="40"/>
          <w:sz w:val="22"/>
          <w:szCs w:val="22"/>
        </w:rPr>
        <w:t xml:space="preserve"> </w:t>
      </w:r>
      <w:r w:rsidRPr="0060103F">
        <w:rPr>
          <w:sz w:val="22"/>
          <w:szCs w:val="22"/>
        </w:rPr>
        <w:t xml:space="preserve">acceptance criteria in </w:t>
      </w:r>
      <w:hyperlink w:anchor="_bookmark50" w:history="1">
        <w:r w:rsidRPr="0060103F">
          <w:rPr>
            <w:sz w:val="22"/>
            <w:szCs w:val="22"/>
            <w:u w:val="single"/>
          </w:rPr>
          <w:t>Table 9</w:t>
        </w:r>
      </w:hyperlink>
      <w:r w:rsidRPr="0060103F">
        <w:rPr>
          <w:color w:val="0050AA"/>
          <w:sz w:val="22"/>
          <w:szCs w:val="22"/>
        </w:rPr>
        <w:t>.</w:t>
      </w:r>
    </w:p>
    <w:p w14:paraId="02F00A87" w14:textId="155486B0" w:rsidR="00C320F2" w:rsidRPr="0060103F" w:rsidRDefault="00C320F2" w:rsidP="0060103F">
      <w:pPr>
        <w:spacing w:before="120" w:after="240"/>
        <w:ind w:left="709"/>
        <w:rPr>
          <w:b/>
        </w:rPr>
      </w:pPr>
      <w:r w:rsidRPr="00BF5FCF">
        <w:rPr>
          <w:b/>
          <w:rPrChange w:id="527" w:author="Marchenko, Sergey [Tengizchevroil]" w:date="2025-08-07T15:23:00Z" w16du:dateUtc="2025-08-07T10:23:00Z">
            <w:rPr>
              <w:b/>
              <w:highlight w:val="yellow"/>
            </w:rPr>
          </w:rPrChange>
        </w:rPr>
        <w:t>Table</w:t>
      </w:r>
      <w:r w:rsidRPr="00BF5FCF">
        <w:rPr>
          <w:b/>
          <w:spacing w:val="17"/>
          <w:rPrChange w:id="528" w:author="Marchenko, Sergey [Tengizchevroil]" w:date="2025-08-07T15:23:00Z" w16du:dateUtc="2025-08-07T10:23:00Z">
            <w:rPr>
              <w:b/>
              <w:spacing w:val="17"/>
              <w:highlight w:val="yellow"/>
            </w:rPr>
          </w:rPrChange>
        </w:rPr>
        <w:t xml:space="preserve"> </w:t>
      </w:r>
      <w:r w:rsidRPr="00BF5FCF">
        <w:rPr>
          <w:b/>
          <w:iCs/>
          <w:rPrChange w:id="529" w:author="Marchenko, Sergey [Tengizchevroil]" w:date="2025-08-07T15:23:00Z" w16du:dateUtc="2025-08-07T10:23:00Z">
            <w:rPr>
              <w:b/>
              <w:iCs/>
              <w:highlight w:val="yellow"/>
            </w:rPr>
          </w:rPrChange>
        </w:rPr>
        <w:t>9</w:t>
      </w:r>
      <w:r w:rsidRPr="00BF5FCF">
        <w:rPr>
          <w:b/>
          <w:rPrChange w:id="530" w:author="Marchenko, Sergey [Tengizchevroil]" w:date="2025-08-07T15:23:00Z" w16du:dateUtc="2025-08-07T10:23:00Z">
            <w:rPr>
              <w:b/>
              <w:highlight w:val="yellow"/>
            </w:rPr>
          </w:rPrChange>
        </w:rPr>
        <w:t>:</w:t>
      </w:r>
      <w:r w:rsidRPr="00BF5FCF">
        <w:rPr>
          <w:b/>
          <w:spacing w:val="5"/>
          <w:rPrChange w:id="531" w:author="Marchenko, Sergey [Tengizchevroil]" w:date="2025-08-07T15:23:00Z" w16du:dateUtc="2025-08-07T10:23:00Z">
            <w:rPr>
              <w:b/>
              <w:spacing w:val="5"/>
              <w:highlight w:val="yellow"/>
            </w:rPr>
          </w:rPrChange>
        </w:rPr>
        <w:t xml:space="preserve"> </w:t>
      </w:r>
      <w:r w:rsidR="00B2120C" w:rsidRPr="00BF5FCF">
        <w:rPr>
          <w:b/>
          <w:spacing w:val="-2"/>
          <w:rPrChange w:id="532" w:author="Marchenko, Sergey [Tengizchevroil]" w:date="2025-08-07T15:23:00Z" w16du:dateUtc="2025-08-07T10:23:00Z">
            <w:rPr>
              <w:b/>
              <w:spacing w:val="-2"/>
              <w:highlight w:val="yellow"/>
            </w:rPr>
          </w:rPrChange>
        </w:rPr>
        <w:t>Acceptance Criteria for Visual Inspection of N</w:t>
      </w:r>
      <w:r w:rsidR="008D3918" w:rsidRPr="00BF5FCF">
        <w:rPr>
          <w:b/>
          <w:spacing w:val="-2"/>
          <w:rPrChange w:id="533" w:author="Marchenko, Sergey [Tengizchevroil]" w:date="2025-08-07T15:23:00Z" w16du:dateUtc="2025-08-07T10:23:00Z">
            <w:rPr>
              <w:b/>
              <w:spacing w:val="-2"/>
              <w:highlight w:val="yellow"/>
            </w:rPr>
          </w:rPrChange>
        </w:rPr>
        <w:t>ickel</w:t>
      </w:r>
      <w:r w:rsidR="00B2120C" w:rsidRPr="00BF5FCF">
        <w:rPr>
          <w:b/>
          <w:spacing w:val="-2"/>
          <w:rPrChange w:id="534" w:author="Marchenko, Sergey [Tengizchevroil]" w:date="2025-08-07T15:23:00Z" w16du:dateUtc="2025-08-07T10:23:00Z">
            <w:rPr>
              <w:b/>
              <w:spacing w:val="-2"/>
              <w:highlight w:val="yellow"/>
            </w:rPr>
          </w:rPrChange>
        </w:rPr>
        <w:t xml:space="preserve"> Weld Color</w:t>
      </w:r>
    </w:p>
    <w:tbl>
      <w:tblPr>
        <w:tblW w:w="0" w:type="auto"/>
        <w:tblInd w:w="55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720"/>
        <w:gridCol w:w="2233"/>
        <w:gridCol w:w="4604"/>
      </w:tblGrid>
      <w:tr w:rsidR="00D969C6" w14:paraId="5AAD89F7" w14:textId="77777777" w:rsidTr="00032292">
        <w:trPr>
          <w:trHeight w:val="147"/>
        </w:trPr>
        <w:tc>
          <w:tcPr>
            <w:tcW w:w="2720" w:type="dxa"/>
            <w:shd w:val="clear" w:color="auto" w:fill="F0F0F0"/>
            <w:vAlign w:val="center"/>
          </w:tcPr>
          <w:p w14:paraId="5217C867" w14:textId="77777777" w:rsidR="00D969C6" w:rsidRPr="00535B33" w:rsidRDefault="00D969C6" w:rsidP="00D969C6">
            <w:pPr>
              <w:pStyle w:val="TableParagraph"/>
              <w:spacing w:before="0"/>
              <w:ind w:left="0"/>
              <w:jc w:val="center"/>
              <w:rPr>
                <w:rFonts w:ascii="Times New Roman" w:hAnsi="Times New Roman" w:cs="Times New Roman"/>
                <w:b/>
              </w:rPr>
            </w:pPr>
            <w:r w:rsidRPr="00535B33">
              <w:rPr>
                <w:rFonts w:ascii="Times New Roman" w:hAnsi="Times New Roman" w:cs="Times New Roman"/>
                <w:b/>
              </w:rPr>
              <w:t>Weld</w:t>
            </w:r>
            <w:r w:rsidRPr="00535B33">
              <w:rPr>
                <w:rFonts w:ascii="Times New Roman" w:hAnsi="Times New Roman" w:cs="Times New Roman"/>
                <w:b/>
                <w:spacing w:val="6"/>
              </w:rPr>
              <w:t xml:space="preserve"> </w:t>
            </w:r>
            <w:r w:rsidRPr="00535B33">
              <w:rPr>
                <w:rFonts w:ascii="Times New Roman" w:hAnsi="Times New Roman" w:cs="Times New Roman"/>
                <w:b/>
                <w:spacing w:val="-2"/>
              </w:rPr>
              <w:t>Color</w:t>
            </w:r>
          </w:p>
        </w:tc>
        <w:tc>
          <w:tcPr>
            <w:tcW w:w="2233" w:type="dxa"/>
            <w:shd w:val="clear" w:color="auto" w:fill="F0F0F0"/>
            <w:vAlign w:val="center"/>
          </w:tcPr>
          <w:p w14:paraId="756FED0F" w14:textId="77777777" w:rsidR="00D969C6" w:rsidRPr="00535B33" w:rsidRDefault="00D969C6" w:rsidP="00D969C6">
            <w:pPr>
              <w:pStyle w:val="TableParagraph"/>
              <w:spacing w:before="0"/>
              <w:ind w:left="0"/>
              <w:jc w:val="center"/>
              <w:rPr>
                <w:rFonts w:ascii="Times New Roman" w:hAnsi="Times New Roman" w:cs="Times New Roman"/>
                <w:b/>
              </w:rPr>
            </w:pPr>
            <w:r w:rsidRPr="00535B33">
              <w:rPr>
                <w:rFonts w:ascii="Times New Roman" w:hAnsi="Times New Roman" w:cs="Times New Roman"/>
                <w:b/>
                <w:spacing w:val="-2"/>
              </w:rPr>
              <w:t>Indication</w:t>
            </w:r>
          </w:p>
        </w:tc>
        <w:tc>
          <w:tcPr>
            <w:tcW w:w="4604" w:type="dxa"/>
            <w:shd w:val="clear" w:color="auto" w:fill="F0F0F0"/>
            <w:vAlign w:val="center"/>
          </w:tcPr>
          <w:p w14:paraId="61E649E4" w14:textId="77777777" w:rsidR="00D969C6" w:rsidRPr="00535B33" w:rsidRDefault="00D969C6" w:rsidP="00D969C6">
            <w:pPr>
              <w:pStyle w:val="TableParagraph"/>
              <w:spacing w:before="0"/>
              <w:ind w:left="0"/>
              <w:jc w:val="center"/>
              <w:rPr>
                <w:rFonts w:ascii="Times New Roman" w:hAnsi="Times New Roman" w:cs="Times New Roman"/>
                <w:b/>
              </w:rPr>
            </w:pPr>
            <w:r w:rsidRPr="00535B33">
              <w:rPr>
                <w:rFonts w:ascii="Times New Roman" w:hAnsi="Times New Roman" w:cs="Times New Roman"/>
                <w:b/>
                <w:spacing w:val="-2"/>
              </w:rPr>
              <w:t>Acceptability</w:t>
            </w:r>
          </w:p>
        </w:tc>
      </w:tr>
      <w:tr w:rsidR="00D969C6" w14:paraId="27C8DDC8" w14:textId="77777777" w:rsidTr="00032292">
        <w:trPr>
          <w:trHeight w:val="165"/>
        </w:trPr>
        <w:tc>
          <w:tcPr>
            <w:tcW w:w="2720" w:type="dxa"/>
            <w:vAlign w:val="center"/>
          </w:tcPr>
          <w:p w14:paraId="4E92B646" w14:textId="77777777" w:rsidR="00D969C6" w:rsidRPr="00535B33" w:rsidRDefault="00D969C6" w:rsidP="00D969C6">
            <w:pPr>
              <w:pStyle w:val="TableParagraph"/>
              <w:spacing w:before="0"/>
              <w:ind w:left="0"/>
              <w:rPr>
                <w:rFonts w:ascii="Times New Roman" w:hAnsi="Times New Roman" w:cs="Times New Roman"/>
              </w:rPr>
            </w:pPr>
            <w:r w:rsidRPr="00535B33">
              <w:rPr>
                <w:rFonts w:ascii="Times New Roman" w:hAnsi="Times New Roman" w:cs="Times New Roman"/>
              </w:rPr>
              <w:t>Light</w:t>
            </w:r>
            <w:r w:rsidRPr="00535B33">
              <w:rPr>
                <w:rFonts w:ascii="Times New Roman" w:hAnsi="Times New Roman" w:cs="Times New Roman"/>
                <w:spacing w:val="5"/>
              </w:rPr>
              <w:t xml:space="preserve"> </w:t>
            </w:r>
            <w:r w:rsidRPr="00535B33">
              <w:rPr>
                <w:rFonts w:ascii="Times New Roman" w:hAnsi="Times New Roman" w:cs="Times New Roman"/>
              </w:rPr>
              <w:t>brown</w:t>
            </w:r>
            <w:r w:rsidRPr="00535B33">
              <w:rPr>
                <w:rFonts w:ascii="Times New Roman" w:hAnsi="Times New Roman" w:cs="Times New Roman"/>
                <w:spacing w:val="6"/>
              </w:rPr>
              <w:t xml:space="preserve"> </w:t>
            </w:r>
            <w:r w:rsidRPr="00535B33">
              <w:rPr>
                <w:rFonts w:ascii="Times New Roman" w:hAnsi="Times New Roman" w:cs="Times New Roman"/>
              </w:rPr>
              <w:t>(tan)</w:t>
            </w:r>
            <w:r w:rsidRPr="00535B33">
              <w:rPr>
                <w:rFonts w:ascii="Times New Roman" w:hAnsi="Times New Roman" w:cs="Times New Roman"/>
                <w:spacing w:val="6"/>
              </w:rPr>
              <w:t xml:space="preserve"> </w:t>
            </w:r>
            <w:r w:rsidRPr="00535B33">
              <w:rPr>
                <w:rFonts w:ascii="Times New Roman" w:hAnsi="Times New Roman" w:cs="Times New Roman"/>
              </w:rPr>
              <w:t>to</w:t>
            </w:r>
            <w:r w:rsidRPr="00535B33">
              <w:rPr>
                <w:rFonts w:ascii="Times New Roman" w:hAnsi="Times New Roman" w:cs="Times New Roman"/>
                <w:spacing w:val="6"/>
              </w:rPr>
              <w:t xml:space="preserve"> </w:t>
            </w:r>
            <w:r w:rsidRPr="00535B33">
              <w:rPr>
                <w:rFonts w:ascii="Times New Roman" w:hAnsi="Times New Roman" w:cs="Times New Roman"/>
                <w:spacing w:val="-2"/>
              </w:rPr>
              <w:t>brown</w:t>
            </w:r>
          </w:p>
        </w:tc>
        <w:tc>
          <w:tcPr>
            <w:tcW w:w="2233" w:type="dxa"/>
            <w:vAlign w:val="center"/>
          </w:tcPr>
          <w:p w14:paraId="6D678AB2" w14:textId="77777777" w:rsidR="00D969C6" w:rsidRPr="00535B33" w:rsidRDefault="00D969C6" w:rsidP="00D969C6">
            <w:pPr>
              <w:pStyle w:val="TableParagraph"/>
              <w:spacing w:before="0"/>
              <w:ind w:left="0"/>
              <w:jc w:val="center"/>
              <w:rPr>
                <w:rFonts w:ascii="Times New Roman" w:hAnsi="Times New Roman" w:cs="Times New Roman"/>
              </w:rPr>
            </w:pPr>
            <w:r w:rsidRPr="00535B33">
              <w:rPr>
                <w:rFonts w:ascii="Times New Roman" w:hAnsi="Times New Roman" w:cs="Times New Roman"/>
              </w:rPr>
              <w:t>Proper</w:t>
            </w:r>
            <w:r w:rsidRPr="00535B33">
              <w:rPr>
                <w:rFonts w:ascii="Times New Roman" w:hAnsi="Times New Roman" w:cs="Times New Roman"/>
                <w:spacing w:val="11"/>
              </w:rPr>
              <w:t xml:space="preserve"> </w:t>
            </w:r>
            <w:r w:rsidRPr="00535B33">
              <w:rPr>
                <w:rFonts w:ascii="Times New Roman" w:hAnsi="Times New Roman" w:cs="Times New Roman"/>
                <w:spacing w:val="-2"/>
              </w:rPr>
              <w:t>shielding</w:t>
            </w:r>
          </w:p>
        </w:tc>
        <w:tc>
          <w:tcPr>
            <w:tcW w:w="4604" w:type="dxa"/>
            <w:vAlign w:val="center"/>
          </w:tcPr>
          <w:p w14:paraId="3840C4C0" w14:textId="77777777" w:rsidR="00D969C6" w:rsidRPr="00535B33" w:rsidRDefault="00D969C6" w:rsidP="00D969C6">
            <w:pPr>
              <w:pStyle w:val="TableParagraph"/>
              <w:spacing w:before="0"/>
              <w:ind w:left="0"/>
              <w:jc w:val="center"/>
              <w:rPr>
                <w:rFonts w:ascii="Times New Roman" w:hAnsi="Times New Roman" w:cs="Times New Roman"/>
              </w:rPr>
            </w:pPr>
            <w:r w:rsidRPr="00535B33">
              <w:rPr>
                <w:rFonts w:ascii="Times New Roman" w:hAnsi="Times New Roman" w:cs="Times New Roman"/>
                <w:spacing w:val="-2"/>
              </w:rPr>
              <w:t>Accept</w:t>
            </w:r>
          </w:p>
        </w:tc>
      </w:tr>
      <w:tr w:rsidR="00D969C6" w14:paraId="4BA04713" w14:textId="77777777" w:rsidTr="00032292">
        <w:trPr>
          <w:trHeight w:val="462"/>
        </w:trPr>
        <w:tc>
          <w:tcPr>
            <w:tcW w:w="2720" w:type="dxa"/>
            <w:vAlign w:val="center"/>
          </w:tcPr>
          <w:p w14:paraId="5FF107F0" w14:textId="77777777" w:rsidR="00D969C6" w:rsidRPr="00535B33" w:rsidRDefault="00D969C6" w:rsidP="00D969C6">
            <w:pPr>
              <w:pStyle w:val="TableParagraph"/>
              <w:spacing w:before="0"/>
              <w:ind w:left="0"/>
              <w:rPr>
                <w:rFonts w:ascii="Times New Roman" w:hAnsi="Times New Roman" w:cs="Times New Roman"/>
              </w:rPr>
            </w:pPr>
            <w:r w:rsidRPr="00535B33">
              <w:rPr>
                <w:rFonts w:ascii="Times New Roman" w:hAnsi="Times New Roman" w:cs="Times New Roman"/>
              </w:rPr>
              <w:t>Narrow</w:t>
            </w:r>
            <w:r w:rsidRPr="00535B33">
              <w:rPr>
                <w:rFonts w:ascii="Times New Roman" w:hAnsi="Times New Roman" w:cs="Times New Roman"/>
                <w:spacing w:val="6"/>
              </w:rPr>
              <w:t xml:space="preserve"> </w:t>
            </w:r>
            <w:r w:rsidRPr="00535B33">
              <w:rPr>
                <w:rFonts w:ascii="Times New Roman" w:hAnsi="Times New Roman" w:cs="Times New Roman"/>
              </w:rPr>
              <w:t>band</w:t>
            </w:r>
            <w:r w:rsidRPr="00535B33">
              <w:rPr>
                <w:rFonts w:ascii="Times New Roman" w:hAnsi="Times New Roman" w:cs="Times New Roman"/>
                <w:spacing w:val="7"/>
              </w:rPr>
              <w:t xml:space="preserve"> </w:t>
            </w:r>
            <w:r w:rsidRPr="00535B33">
              <w:rPr>
                <w:rFonts w:ascii="Times New Roman" w:hAnsi="Times New Roman" w:cs="Times New Roman"/>
              </w:rPr>
              <w:t>of</w:t>
            </w:r>
            <w:r w:rsidRPr="00535B33">
              <w:rPr>
                <w:rFonts w:ascii="Times New Roman" w:hAnsi="Times New Roman" w:cs="Times New Roman"/>
                <w:spacing w:val="7"/>
              </w:rPr>
              <w:t xml:space="preserve"> </w:t>
            </w:r>
            <w:r w:rsidRPr="00535B33">
              <w:rPr>
                <w:rFonts w:ascii="Times New Roman" w:hAnsi="Times New Roman" w:cs="Times New Roman"/>
              </w:rPr>
              <w:t>dark</w:t>
            </w:r>
            <w:r w:rsidRPr="00535B33">
              <w:rPr>
                <w:rFonts w:ascii="Times New Roman" w:hAnsi="Times New Roman" w:cs="Times New Roman"/>
                <w:spacing w:val="6"/>
              </w:rPr>
              <w:t xml:space="preserve"> </w:t>
            </w:r>
            <w:r w:rsidRPr="00535B33">
              <w:rPr>
                <w:rFonts w:ascii="Times New Roman" w:hAnsi="Times New Roman" w:cs="Times New Roman"/>
              </w:rPr>
              <w:t>brown</w:t>
            </w:r>
            <w:r w:rsidRPr="00535B33">
              <w:rPr>
                <w:rFonts w:ascii="Times New Roman" w:hAnsi="Times New Roman" w:cs="Times New Roman"/>
                <w:spacing w:val="7"/>
              </w:rPr>
              <w:t xml:space="preserve"> </w:t>
            </w:r>
            <w:r w:rsidRPr="00535B33">
              <w:rPr>
                <w:rFonts w:ascii="Times New Roman" w:hAnsi="Times New Roman" w:cs="Times New Roman"/>
              </w:rPr>
              <w:t>color</w:t>
            </w:r>
            <w:r w:rsidRPr="00535B33">
              <w:rPr>
                <w:rFonts w:ascii="Times New Roman" w:hAnsi="Times New Roman" w:cs="Times New Roman"/>
                <w:spacing w:val="7"/>
              </w:rPr>
              <w:t xml:space="preserve"> </w:t>
            </w:r>
            <w:r w:rsidRPr="00535B33">
              <w:rPr>
                <w:rFonts w:ascii="Times New Roman" w:hAnsi="Times New Roman" w:cs="Times New Roman"/>
                <w:spacing w:val="-5"/>
              </w:rPr>
              <w:t>and</w:t>
            </w:r>
          </w:p>
          <w:p w14:paraId="3CCA6A90" w14:textId="77777777" w:rsidR="00D969C6" w:rsidRPr="00535B33" w:rsidRDefault="00D969C6" w:rsidP="00D969C6">
            <w:pPr>
              <w:pStyle w:val="TableParagraph"/>
              <w:spacing w:before="0"/>
              <w:ind w:left="0"/>
              <w:rPr>
                <w:rFonts w:ascii="Times New Roman" w:hAnsi="Times New Roman" w:cs="Times New Roman"/>
              </w:rPr>
            </w:pPr>
            <w:r w:rsidRPr="00535B33">
              <w:rPr>
                <w:rFonts w:ascii="Times New Roman" w:hAnsi="Times New Roman" w:cs="Times New Roman"/>
              </w:rPr>
              <w:t>intermittent</w:t>
            </w:r>
            <w:r w:rsidRPr="00535B33">
              <w:rPr>
                <w:rFonts w:ascii="Times New Roman" w:hAnsi="Times New Roman" w:cs="Times New Roman"/>
                <w:spacing w:val="6"/>
              </w:rPr>
              <w:t xml:space="preserve"> </w:t>
            </w:r>
            <w:r w:rsidRPr="00535B33">
              <w:rPr>
                <w:rFonts w:ascii="Times New Roman" w:hAnsi="Times New Roman" w:cs="Times New Roman"/>
              </w:rPr>
              <w:t>spots</w:t>
            </w:r>
            <w:r w:rsidRPr="00535B33">
              <w:rPr>
                <w:rFonts w:ascii="Times New Roman" w:hAnsi="Times New Roman" w:cs="Times New Roman"/>
                <w:spacing w:val="7"/>
              </w:rPr>
              <w:t xml:space="preserve"> </w:t>
            </w:r>
            <w:r w:rsidRPr="00535B33">
              <w:rPr>
                <w:rFonts w:ascii="Times New Roman" w:hAnsi="Times New Roman" w:cs="Times New Roman"/>
              </w:rPr>
              <w:t>of</w:t>
            </w:r>
            <w:r w:rsidRPr="00535B33">
              <w:rPr>
                <w:rFonts w:ascii="Times New Roman" w:hAnsi="Times New Roman" w:cs="Times New Roman"/>
                <w:spacing w:val="7"/>
              </w:rPr>
              <w:t xml:space="preserve"> </w:t>
            </w:r>
            <w:r w:rsidRPr="00535B33">
              <w:rPr>
                <w:rFonts w:ascii="Times New Roman" w:hAnsi="Times New Roman" w:cs="Times New Roman"/>
                <w:spacing w:val="-4"/>
              </w:rPr>
              <w:t>blue</w:t>
            </w:r>
          </w:p>
        </w:tc>
        <w:tc>
          <w:tcPr>
            <w:tcW w:w="2233" w:type="dxa"/>
            <w:vAlign w:val="center"/>
          </w:tcPr>
          <w:p w14:paraId="3C66F120" w14:textId="77777777" w:rsidR="00D969C6" w:rsidRPr="00535B33" w:rsidRDefault="00D969C6" w:rsidP="00D969C6">
            <w:pPr>
              <w:pStyle w:val="TableParagraph"/>
              <w:spacing w:before="0"/>
              <w:ind w:left="0"/>
              <w:jc w:val="center"/>
              <w:rPr>
                <w:rFonts w:ascii="Times New Roman" w:hAnsi="Times New Roman" w:cs="Times New Roman"/>
              </w:rPr>
            </w:pPr>
            <w:r w:rsidRPr="00535B33">
              <w:rPr>
                <w:rFonts w:ascii="Times New Roman" w:hAnsi="Times New Roman" w:cs="Times New Roman"/>
              </w:rPr>
              <w:t>Acceptable</w:t>
            </w:r>
            <w:r w:rsidRPr="00535B33">
              <w:rPr>
                <w:rFonts w:ascii="Times New Roman" w:hAnsi="Times New Roman" w:cs="Times New Roman"/>
                <w:spacing w:val="9"/>
              </w:rPr>
              <w:t xml:space="preserve"> </w:t>
            </w:r>
            <w:r w:rsidRPr="00535B33">
              <w:rPr>
                <w:rFonts w:ascii="Times New Roman" w:hAnsi="Times New Roman" w:cs="Times New Roman"/>
                <w:spacing w:val="-2"/>
              </w:rPr>
              <w:t>shielding</w:t>
            </w:r>
          </w:p>
        </w:tc>
        <w:tc>
          <w:tcPr>
            <w:tcW w:w="4604" w:type="dxa"/>
            <w:vAlign w:val="center"/>
          </w:tcPr>
          <w:p w14:paraId="543D3828" w14:textId="77777777" w:rsidR="00D969C6" w:rsidRPr="00535B33" w:rsidRDefault="00D969C6" w:rsidP="00D969C6">
            <w:pPr>
              <w:pStyle w:val="TableParagraph"/>
              <w:spacing w:before="0"/>
              <w:ind w:left="0"/>
              <w:jc w:val="center"/>
              <w:rPr>
                <w:rFonts w:ascii="Times New Roman" w:hAnsi="Times New Roman" w:cs="Times New Roman"/>
              </w:rPr>
            </w:pPr>
            <w:r w:rsidRPr="00535B33">
              <w:rPr>
                <w:rFonts w:ascii="Times New Roman" w:hAnsi="Times New Roman" w:cs="Times New Roman"/>
                <w:spacing w:val="-2"/>
              </w:rPr>
              <w:t>Accept</w:t>
            </w:r>
          </w:p>
        </w:tc>
      </w:tr>
      <w:tr w:rsidR="00D969C6" w14:paraId="34CC917A" w14:textId="77777777" w:rsidTr="00032292">
        <w:trPr>
          <w:trHeight w:val="705"/>
        </w:trPr>
        <w:tc>
          <w:tcPr>
            <w:tcW w:w="2720" w:type="dxa"/>
            <w:vAlign w:val="center"/>
          </w:tcPr>
          <w:p w14:paraId="5ED376FF" w14:textId="77777777" w:rsidR="00D969C6" w:rsidRPr="00535B33" w:rsidRDefault="00D969C6" w:rsidP="00D969C6">
            <w:pPr>
              <w:pStyle w:val="TableParagraph"/>
              <w:spacing w:before="0"/>
              <w:ind w:left="0"/>
              <w:rPr>
                <w:rFonts w:ascii="Times New Roman" w:hAnsi="Times New Roman" w:cs="Times New Roman"/>
              </w:rPr>
            </w:pPr>
            <w:r w:rsidRPr="00535B33">
              <w:rPr>
                <w:rFonts w:ascii="Times New Roman" w:hAnsi="Times New Roman" w:cs="Times New Roman"/>
              </w:rPr>
              <w:t xml:space="preserve">Darker or more extensive oxidation </w:t>
            </w:r>
            <w:r w:rsidRPr="00535B33">
              <w:rPr>
                <w:rFonts w:ascii="Times New Roman" w:hAnsi="Times New Roman" w:cs="Times New Roman"/>
                <w:spacing w:val="-2"/>
              </w:rPr>
              <w:t>colors</w:t>
            </w:r>
          </w:p>
        </w:tc>
        <w:tc>
          <w:tcPr>
            <w:tcW w:w="2233" w:type="dxa"/>
            <w:vAlign w:val="center"/>
          </w:tcPr>
          <w:p w14:paraId="7188FF55" w14:textId="77777777" w:rsidR="00D969C6" w:rsidRPr="00535B33" w:rsidRDefault="00D969C6" w:rsidP="00D969C6">
            <w:pPr>
              <w:pStyle w:val="TableParagraph"/>
              <w:spacing w:before="0"/>
              <w:ind w:left="0"/>
              <w:jc w:val="center"/>
              <w:rPr>
                <w:rFonts w:ascii="Times New Roman" w:hAnsi="Times New Roman" w:cs="Times New Roman"/>
              </w:rPr>
            </w:pPr>
            <w:r w:rsidRPr="00535B33">
              <w:rPr>
                <w:rFonts w:ascii="Times New Roman" w:hAnsi="Times New Roman" w:cs="Times New Roman"/>
              </w:rPr>
              <w:t>Unacceptable</w:t>
            </w:r>
            <w:r w:rsidRPr="00535B33">
              <w:rPr>
                <w:rFonts w:ascii="Times New Roman" w:hAnsi="Times New Roman" w:cs="Times New Roman"/>
                <w:spacing w:val="12"/>
              </w:rPr>
              <w:t xml:space="preserve"> </w:t>
            </w:r>
            <w:r w:rsidRPr="00535B33">
              <w:rPr>
                <w:rFonts w:ascii="Times New Roman" w:hAnsi="Times New Roman" w:cs="Times New Roman"/>
                <w:spacing w:val="-2"/>
              </w:rPr>
              <w:t>shielding</w:t>
            </w:r>
          </w:p>
        </w:tc>
        <w:tc>
          <w:tcPr>
            <w:tcW w:w="4604" w:type="dxa"/>
            <w:vAlign w:val="center"/>
          </w:tcPr>
          <w:p w14:paraId="2FB852E5" w14:textId="77777777" w:rsidR="00D969C6" w:rsidRPr="00535B33" w:rsidRDefault="00D969C6" w:rsidP="00D969C6">
            <w:pPr>
              <w:pStyle w:val="TableParagraph"/>
              <w:spacing w:before="0"/>
              <w:ind w:left="0"/>
              <w:jc w:val="center"/>
              <w:rPr>
                <w:rFonts w:ascii="Times New Roman" w:hAnsi="Times New Roman" w:cs="Times New Roman"/>
              </w:rPr>
            </w:pPr>
            <w:r w:rsidRPr="00535B33">
              <w:rPr>
                <w:rFonts w:ascii="Times New Roman" w:hAnsi="Times New Roman" w:cs="Times New Roman"/>
              </w:rPr>
              <w:t>Oxidized surfaces shall be removed by mechanical tools, pickling, or other means specified by the</w:t>
            </w:r>
          </w:p>
          <w:p w14:paraId="4D50EE23" w14:textId="77777777" w:rsidR="00D969C6" w:rsidRPr="00535B33" w:rsidRDefault="00D969C6" w:rsidP="00D969C6">
            <w:pPr>
              <w:pStyle w:val="TableParagraph"/>
              <w:spacing w:before="0"/>
              <w:ind w:left="0"/>
              <w:jc w:val="center"/>
              <w:rPr>
                <w:rFonts w:ascii="Times New Roman" w:hAnsi="Times New Roman" w:cs="Times New Roman"/>
              </w:rPr>
            </w:pPr>
            <w:r w:rsidRPr="00535B33">
              <w:rPr>
                <w:rFonts w:ascii="Times New Roman" w:hAnsi="Times New Roman" w:cs="Times New Roman"/>
                <w:spacing w:val="-2"/>
              </w:rPr>
              <w:t>Purchaser.</w:t>
            </w:r>
          </w:p>
        </w:tc>
      </w:tr>
    </w:tbl>
    <w:p w14:paraId="50494C94" w14:textId="64191522" w:rsidR="00855C52" w:rsidRPr="0060103F" w:rsidRDefault="00855C52" w:rsidP="0060103F">
      <w:pPr>
        <w:pStyle w:val="ListParagraph"/>
        <w:numPr>
          <w:ilvl w:val="1"/>
          <w:numId w:val="14"/>
        </w:numPr>
        <w:spacing w:before="120" w:after="120"/>
        <w:ind w:left="1134" w:hanging="425"/>
        <w:jc w:val="both"/>
      </w:pPr>
      <w:r w:rsidRPr="0060103F">
        <w:rPr>
          <w:b/>
        </w:rPr>
        <w:t>-</w:t>
      </w:r>
      <w:r w:rsidRPr="0060103F">
        <w:rPr>
          <w:b/>
          <w:spacing w:val="1"/>
        </w:rPr>
        <w:t xml:space="preserve"> </w:t>
      </w:r>
      <w:r w:rsidRPr="0060103F">
        <w:rPr>
          <w:color w:val="333333"/>
        </w:rPr>
        <w:t>Preheating</w:t>
      </w:r>
      <w:r w:rsidRPr="0060103F">
        <w:rPr>
          <w:color w:val="333333"/>
          <w:spacing w:val="8"/>
        </w:rPr>
        <w:t xml:space="preserve"> </w:t>
      </w:r>
      <w:r w:rsidRPr="0060103F">
        <w:rPr>
          <w:color w:val="333333"/>
        </w:rPr>
        <w:t>and</w:t>
      </w:r>
      <w:r w:rsidRPr="0060103F">
        <w:rPr>
          <w:color w:val="333333"/>
          <w:spacing w:val="8"/>
        </w:rPr>
        <w:t xml:space="preserve"> </w:t>
      </w:r>
      <w:r w:rsidRPr="0060103F">
        <w:rPr>
          <w:color w:val="333333"/>
        </w:rPr>
        <w:t>interpass</w:t>
      </w:r>
      <w:r w:rsidRPr="0060103F">
        <w:rPr>
          <w:color w:val="333333"/>
          <w:spacing w:val="9"/>
        </w:rPr>
        <w:t xml:space="preserve"> </w:t>
      </w:r>
      <w:r w:rsidRPr="0060103F">
        <w:rPr>
          <w:color w:val="333333"/>
        </w:rPr>
        <w:t>control</w:t>
      </w:r>
      <w:r w:rsidRPr="0060103F">
        <w:rPr>
          <w:color w:val="333333"/>
          <w:spacing w:val="8"/>
        </w:rPr>
        <w:t xml:space="preserve"> </w:t>
      </w:r>
      <w:r w:rsidRPr="0060103F">
        <w:rPr>
          <w:color w:val="333333"/>
        </w:rPr>
        <w:t>of</w:t>
      </w:r>
      <w:r w:rsidRPr="0060103F">
        <w:rPr>
          <w:color w:val="333333"/>
          <w:spacing w:val="8"/>
        </w:rPr>
        <w:t xml:space="preserve"> </w:t>
      </w:r>
      <w:r w:rsidRPr="0060103F">
        <w:rPr>
          <w:color w:val="333333"/>
        </w:rPr>
        <w:t>nickel</w:t>
      </w:r>
      <w:r w:rsidRPr="0060103F">
        <w:rPr>
          <w:color w:val="333333"/>
          <w:spacing w:val="9"/>
        </w:rPr>
        <w:t xml:space="preserve"> </w:t>
      </w:r>
      <w:r w:rsidRPr="0060103F">
        <w:rPr>
          <w:color w:val="333333"/>
        </w:rPr>
        <w:t>alloys</w:t>
      </w:r>
      <w:r w:rsidRPr="0060103F">
        <w:rPr>
          <w:color w:val="333333"/>
          <w:spacing w:val="8"/>
        </w:rPr>
        <w:t xml:space="preserve"> </w:t>
      </w:r>
      <w:r w:rsidRPr="0060103F">
        <w:rPr>
          <w:color w:val="333333"/>
        </w:rPr>
        <w:t>shall</w:t>
      </w:r>
      <w:r w:rsidRPr="0060103F">
        <w:rPr>
          <w:color w:val="333333"/>
          <w:spacing w:val="9"/>
        </w:rPr>
        <w:t xml:space="preserve"> </w:t>
      </w:r>
      <w:r w:rsidRPr="0060103F">
        <w:rPr>
          <w:color w:val="333333"/>
        </w:rPr>
        <w:t>be</w:t>
      </w:r>
      <w:r w:rsidRPr="0060103F">
        <w:rPr>
          <w:color w:val="333333"/>
          <w:spacing w:val="8"/>
        </w:rPr>
        <w:t xml:space="preserve"> </w:t>
      </w:r>
      <w:r w:rsidRPr="0060103F">
        <w:rPr>
          <w:color w:val="333333"/>
        </w:rPr>
        <w:t>conducted</w:t>
      </w:r>
      <w:r w:rsidRPr="0060103F">
        <w:rPr>
          <w:color w:val="333333"/>
          <w:spacing w:val="8"/>
        </w:rPr>
        <w:t xml:space="preserve"> </w:t>
      </w:r>
      <w:r w:rsidRPr="0060103F">
        <w:rPr>
          <w:color w:val="333333"/>
        </w:rPr>
        <w:t>in</w:t>
      </w:r>
      <w:r w:rsidRPr="0060103F">
        <w:rPr>
          <w:color w:val="333333"/>
          <w:spacing w:val="9"/>
        </w:rPr>
        <w:t xml:space="preserve"> </w:t>
      </w:r>
      <w:r w:rsidRPr="0060103F">
        <w:rPr>
          <w:color w:val="333333"/>
        </w:rPr>
        <w:t>accordance</w:t>
      </w:r>
      <w:r w:rsidRPr="0060103F">
        <w:rPr>
          <w:color w:val="333333"/>
          <w:spacing w:val="8"/>
        </w:rPr>
        <w:t xml:space="preserve"> </w:t>
      </w:r>
      <w:r w:rsidRPr="0060103F">
        <w:rPr>
          <w:color w:val="333333"/>
        </w:rPr>
        <w:t>with</w:t>
      </w:r>
      <w:r w:rsidRPr="0060103F">
        <w:rPr>
          <w:color w:val="333333"/>
          <w:spacing w:val="8"/>
        </w:rPr>
        <w:t xml:space="preserve"> </w:t>
      </w:r>
      <w:r w:rsidRPr="0060103F">
        <w:rPr>
          <w:color w:val="333333"/>
        </w:rPr>
        <w:t>Section</w:t>
      </w:r>
      <w:r w:rsidRPr="0060103F">
        <w:rPr>
          <w:color w:val="333333"/>
          <w:spacing w:val="3"/>
        </w:rPr>
        <w:t xml:space="preserve"> </w:t>
      </w:r>
      <w:hyperlink w:anchor="_bookmark59" w:history="1">
        <w:r w:rsidRPr="0060103F">
          <w:rPr>
            <w:spacing w:val="-5"/>
            <w:u w:val="single"/>
          </w:rPr>
          <w:t>21</w:t>
        </w:r>
      </w:hyperlink>
      <w:r w:rsidRPr="0060103F">
        <w:rPr>
          <w:color w:val="333333"/>
          <w:spacing w:val="-5"/>
        </w:rPr>
        <w:t>.</w:t>
      </w:r>
    </w:p>
    <w:p w14:paraId="36919DD9" w14:textId="16CB4F37" w:rsidR="001E4C07" w:rsidRPr="00535B33" w:rsidRDefault="00855C52" w:rsidP="0060103F">
      <w:pPr>
        <w:pStyle w:val="ListParagraph"/>
        <w:numPr>
          <w:ilvl w:val="1"/>
          <w:numId w:val="14"/>
        </w:numPr>
        <w:spacing w:before="120" w:after="120"/>
        <w:ind w:left="1134" w:hanging="425"/>
        <w:jc w:val="both"/>
      </w:pPr>
      <w:r w:rsidRPr="0060103F">
        <w:rPr>
          <w:b/>
        </w:rPr>
        <w:t xml:space="preserve">- </w:t>
      </w:r>
      <w:r w:rsidRPr="0060103F">
        <w:t>Nickel</w:t>
      </w:r>
      <w:r w:rsidRPr="0060103F">
        <w:rPr>
          <w:spacing w:val="7"/>
        </w:rPr>
        <w:t xml:space="preserve"> </w:t>
      </w:r>
      <w:r w:rsidRPr="0060103F">
        <w:t>alloy</w:t>
      </w:r>
      <w:r w:rsidRPr="0060103F">
        <w:rPr>
          <w:spacing w:val="7"/>
        </w:rPr>
        <w:t xml:space="preserve"> </w:t>
      </w:r>
      <w:r w:rsidRPr="0060103F">
        <w:t>materials</w:t>
      </w:r>
      <w:r w:rsidRPr="0060103F">
        <w:rPr>
          <w:spacing w:val="7"/>
        </w:rPr>
        <w:t xml:space="preserve"> </w:t>
      </w:r>
      <w:r w:rsidRPr="0060103F">
        <w:t>shall</w:t>
      </w:r>
      <w:r w:rsidRPr="0060103F">
        <w:rPr>
          <w:spacing w:val="7"/>
        </w:rPr>
        <w:t xml:space="preserve"> </w:t>
      </w:r>
      <w:r w:rsidRPr="0060103F">
        <w:t>not</w:t>
      </w:r>
      <w:r w:rsidRPr="0060103F">
        <w:rPr>
          <w:spacing w:val="7"/>
        </w:rPr>
        <w:t xml:space="preserve"> </w:t>
      </w:r>
      <w:r w:rsidRPr="0060103F">
        <w:t>be</w:t>
      </w:r>
      <w:r w:rsidRPr="0060103F">
        <w:rPr>
          <w:spacing w:val="7"/>
        </w:rPr>
        <w:t xml:space="preserve"> </w:t>
      </w:r>
      <w:r w:rsidRPr="0060103F">
        <w:t>PWHT</w:t>
      </w:r>
      <w:r w:rsidRPr="0060103F">
        <w:rPr>
          <w:spacing w:val="7"/>
        </w:rPr>
        <w:t xml:space="preserve"> </w:t>
      </w:r>
      <w:r w:rsidRPr="0060103F">
        <w:t>unless</w:t>
      </w:r>
      <w:r w:rsidRPr="0060103F">
        <w:rPr>
          <w:spacing w:val="8"/>
        </w:rPr>
        <w:t xml:space="preserve"> </w:t>
      </w:r>
      <w:r w:rsidRPr="0060103F">
        <w:t>specified</w:t>
      </w:r>
      <w:r w:rsidRPr="0060103F">
        <w:rPr>
          <w:spacing w:val="7"/>
        </w:rPr>
        <w:t xml:space="preserve"> </w:t>
      </w:r>
      <w:r w:rsidRPr="0060103F">
        <w:t>by</w:t>
      </w:r>
      <w:r w:rsidRPr="0060103F">
        <w:rPr>
          <w:spacing w:val="7"/>
        </w:rPr>
        <w:t xml:space="preserve"> </w:t>
      </w:r>
      <w:r w:rsidRPr="0060103F">
        <w:t>the</w:t>
      </w:r>
      <w:r w:rsidRPr="0060103F">
        <w:rPr>
          <w:spacing w:val="7"/>
        </w:rPr>
        <w:t xml:space="preserve"> </w:t>
      </w:r>
      <w:r w:rsidRPr="0060103F">
        <w:t>Owner's</w:t>
      </w:r>
      <w:r w:rsidRPr="0060103F">
        <w:rPr>
          <w:spacing w:val="7"/>
        </w:rPr>
        <w:t xml:space="preserve"> </w:t>
      </w:r>
      <w:r w:rsidRPr="0060103F">
        <w:t>materials</w:t>
      </w:r>
      <w:r w:rsidRPr="0060103F">
        <w:rPr>
          <w:spacing w:val="7"/>
        </w:rPr>
        <w:t xml:space="preserve"> </w:t>
      </w:r>
      <w:r w:rsidRPr="0060103F">
        <w:rPr>
          <w:spacing w:val="-2"/>
        </w:rPr>
        <w:t>engineer.</w:t>
      </w:r>
    </w:p>
    <w:p w14:paraId="77D94086" w14:textId="77777777" w:rsidR="00535B33" w:rsidRPr="0060103F" w:rsidRDefault="00535B33" w:rsidP="00535B33">
      <w:pPr>
        <w:pStyle w:val="ListParagraph"/>
        <w:spacing w:before="120" w:after="120"/>
        <w:ind w:left="1134" w:firstLine="0"/>
        <w:jc w:val="both"/>
      </w:pPr>
    </w:p>
    <w:p w14:paraId="0B617097" w14:textId="77777777" w:rsidR="001E4C07" w:rsidRPr="001E4C07" w:rsidRDefault="001E4C07">
      <w:pPr>
        <w:pStyle w:val="Heading1"/>
        <w:numPr>
          <w:ilvl w:val="0"/>
          <w:numId w:val="67"/>
        </w:numPr>
        <w:spacing w:before="240" w:after="240"/>
        <w:ind w:left="709" w:hanging="709"/>
      </w:pPr>
      <w:bookmarkStart w:id="535" w:name="_Toc205628082"/>
      <w:r w:rsidRPr="001E4C07">
        <w:t>Welding</w:t>
      </w:r>
      <w:r w:rsidRPr="001E4C07">
        <w:rPr>
          <w:spacing w:val="-5"/>
        </w:rPr>
        <w:t xml:space="preserve"> </w:t>
      </w:r>
      <w:r w:rsidRPr="001E4C07">
        <w:t>for</w:t>
      </w:r>
      <w:r w:rsidRPr="001E4C07">
        <w:rPr>
          <w:spacing w:val="-5"/>
        </w:rPr>
        <w:t xml:space="preserve"> </w:t>
      </w:r>
      <w:r w:rsidRPr="001E4C07">
        <w:t>Titanium</w:t>
      </w:r>
      <w:r w:rsidRPr="001E4C07">
        <w:rPr>
          <w:spacing w:val="-5"/>
        </w:rPr>
        <w:t xml:space="preserve"> </w:t>
      </w:r>
      <w:r w:rsidRPr="001E4C07">
        <w:rPr>
          <w:spacing w:val="-2"/>
        </w:rPr>
        <w:t>(P51)</w:t>
      </w:r>
      <w:bookmarkEnd w:id="535"/>
    </w:p>
    <w:p w14:paraId="26E827E9" w14:textId="65B81280" w:rsidR="001E4C07" w:rsidRPr="00EB1F15" w:rsidRDefault="001E4C07" w:rsidP="00EB1F15">
      <w:pPr>
        <w:pStyle w:val="ListParagraph"/>
        <w:numPr>
          <w:ilvl w:val="1"/>
          <w:numId w:val="13"/>
        </w:numPr>
        <w:spacing w:before="120" w:after="120"/>
        <w:ind w:left="1134" w:hanging="425"/>
      </w:pPr>
      <w:r w:rsidRPr="00EB1F15">
        <w:rPr>
          <w:b/>
        </w:rPr>
        <w:t xml:space="preserve">- </w:t>
      </w:r>
      <w:r w:rsidRPr="00EB1F15">
        <w:rPr>
          <w:color w:val="333333"/>
        </w:rPr>
        <w:t>Welding processes for titanium alloy shall be limited to gas tungsten arc welding (GTAW) or gas metal arc welding (GMAW) only.</w:t>
      </w:r>
    </w:p>
    <w:p w14:paraId="334FEA17" w14:textId="06B01D14" w:rsidR="001E4C07" w:rsidRPr="00EB1F15" w:rsidRDefault="001E4C07" w:rsidP="00EB1F15">
      <w:pPr>
        <w:pStyle w:val="ListParagraph"/>
        <w:numPr>
          <w:ilvl w:val="1"/>
          <w:numId w:val="13"/>
        </w:numPr>
        <w:spacing w:before="120" w:after="120"/>
        <w:ind w:left="1134" w:hanging="425"/>
      </w:pPr>
      <w:r w:rsidRPr="00EB1F15">
        <w:rPr>
          <w:b/>
        </w:rPr>
        <w:t xml:space="preserve">- </w:t>
      </w:r>
      <w:r w:rsidRPr="00EB1F15">
        <w:rPr>
          <w:color w:val="333333"/>
        </w:rPr>
        <w:t>Welding of titanium shall be performed in a suitable work area that is clean, dry, and separated from other production activities.</w:t>
      </w:r>
    </w:p>
    <w:p w14:paraId="391C591B" w14:textId="35EF62CF" w:rsidR="001E4C07" w:rsidRPr="00EB1F15" w:rsidRDefault="001E4C07" w:rsidP="00EB1F15">
      <w:pPr>
        <w:pStyle w:val="BodyText"/>
        <w:spacing w:before="120" w:after="120"/>
        <w:ind w:left="1418" w:hanging="284"/>
        <w:rPr>
          <w:sz w:val="22"/>
          <w:szCs w:val="22"/>
        </w:rPr>
      </w:pPr>
      <w:r w:rsidRPr="00EB1F15">
        <w:rPr>
          <w:b/>
          <w:sz w:val="22"/>
          <w:szCs w:val="22"/>
        </w:rPr>
        <w:t>19-2.1</w:t>
      </w:r>
      <w:r w:rsidRPr="00EB1F15">
        <w:rPr>
          <w:b/>
          <w:spacing w:val="13"/>
          <w:sz w:val="22"/>
          <w:szCs w:val="22"/>
        </w:rPr>
        <w:t xml:space="preserve"> </w:t>
      </w:r>
      <w:r w:rsidRPr="00EB1F15">
        <w:rPr>
          <w:b/>
          <w:sz w:val="22"/>
          <w:szCs w:val="22"/>
        </w:rPr>
        <w:t>-</w:t>
      </w:r>
      <w:r w:rsidRPr="00EB1F15">
        <w:rPr>
          <w:b/>
          <w:spacing w:val="-1"/>
          <w:sz w:val="22"/>
          <w:szCs w:val="22"/>
        </w:rPr>
        <w:t xml:space="preserve"> </w:t>
      </w:r>
      <w:r w:rsidRPr="00EB1F15">
        <w:rPr>
          <w:color w:val="333333"/>
          <w:sz w:val="22"/>
          <w:szCs w:val="22"/>
        </w:rPr>
        <w:t>Carbon</w:t>
      </w:r>
      <w:r w:rsidRPr="00EB1F15">
        <w:rPr>
          <w:color w:val="333333"/>
          <w:spacing w:val="7"/>
          <w:sz w:val="22"/>
          <w:szCs w:val="22"/>
        </w:rPr>
        <w:t xml:space="preserve"> </w:t>
      </w:r>
      <w:r w:rsidRPr="00EB1F15">
        <w:rPr>
          <w:color w:val="333333"/>
          <w:sz w:val="22"/>
          <w:szCs w:val="22"/>
        </w:rPr>
        <w:t>and</w:t>
      </w:r>
      <w:r w:rsidRPr="00EB1F15">
        <w:rPr>
          <w:color w:val="333333"/>
          <w:spacing w:val="7"/>
          <w:sz w:val="22"/>
          <w:szCs w:val="22"/>
        </w:rPr>
        <w:t xml:space="preserve"> </w:t>
      </w:r>
      <w:r w:rsidRPr="00EB1F15">
        <w:rPr>
          <w:color w:val="333333"/>
          <w:sz w:val="22"/>
          <w:szCs w:val="22"/>
        </w:rPr>
        <w:t>low</w:t>
      </w:r>
      <w:r w:rsidRPr="00EB1F15">
        <w:rPr>
          <w:color w:val="333333"/>
          <w:spacing w:val="7"/>
          <w:sz w:val="22"/>
          <w:szCs w:val="22"/>
        </w:rPr>
        <w:t xml:space="preserve"> </w:t>
      </w:r>
      <w:r w:rsidRPr="00EB1F15">
        <w:rPr>
          <w:color w:val="333333"/>
          <w:sz w:val="22"/>
          <w:szCs w:val="22"/>
        </w:rPr>
        <w:t>alloy</w:t>
      </w:r>
      <w:r w:rsidRPr="00EB1F15">
        <w:rPr>
          <w:color w:val="333333"/>
          <w:spacing w:val="7"/>
          <w:sz w:val="22"/>
          <w:szCs w:val="22"/>
        </w:rPr>
        <w:t xml:space="preserve"> </w:t>
      </w:r>
      <w:r w:rsidRPr="00EB1F15">
        <w:rPr>
          <w:color w:val="333333"/>
          <w:sz w:val="22"/>
          <w:szCs w:val="22"/>
        </w:rPr>
        <w:t>steel</w:t>
      </w:r>
      <w:r w:rsidRPr="00EB1F15">
        <w:rPr>
          <w:color w:val="333333"/>
          <w:spacing w:val="7"/>
          <w:sz w:val="22"/>
          <w:szCs w:val="22"/>
        </w:rPr>
        <w:t xml:space="preserve"> </w:t>
      </w:r>
      <w:r w:rsidRPr="00EB1F15">
        <w:rPr>
          <w:color w:val="333333"/>
          <w:sz w:val="22"/>
          <w:szCs w:val="22"/>
        </w:rPr>
        <w:t>shall</w:t>
      </w:r>
      <w:r w:rsidRPr="00EB1F15">
        <w:rPr>
          <w:color w:val="333333"/>
          <w:spacing w:val="7"/>
          <w:sz w:val="22"/>
          <w:szCs w:val="22"/>
        </w:rPr>
        <w:t xml:space="preserve"> </w:t>
      </w:r>
      <w:r w:rsidRPr="00EB1F15">
        <w:rPr>
          <w:color w:val="333333"/>
          <w:sz w:val="22"/>
          <w:szCs w:val="22"/>
        </w:rPr>
        <w:t>not</w:t>
      </w:r>
      <w:r w:rsidRPr="00EB1F15">
        <w:rPr>
          <w:color w:val="333333"/>
          <w:spacing w:val="7"/>
          <w:sz w:val="22"/>
          <w:szCs w:val="22"/>
        </w:rPr>
        <w:t xml:space="preserve"> </w:t>
      </w:r>
      <w:r w:rsidRPr="00EB1F15">
        <w:rPr>
          <w:color w:val="333333"/>
          <w:sz w:val="22"/>
          <w:szCs w:val="22"/>
        </w:rPr>
        <w:t>be</w:t>
      </w:r>
      <w:r w:rsidRPr="00EB1F15">
        <w:rPr>
          <w:color w:val="333333"/>
          <w:spacing w:val="7"/>
          <w:sz w:val="22"/>
          <w:szCs w:val="22"/>
        </w:rPr>
        <w:t xml:space="preserve"> </w:t>
      </w:r>
      <w:r w:rsidRPr="00EB1F15">
        <w:rPr>
          <w:color w:val="333333"/>
          <w:sz w:val="22"/>
          <w:szCs w:val="22"/>
        </w:rPr>
        <w:t>fabricated</w:t>
      </w:r>
      <w:r w:rsidRPr="00EB1F15">
        <w:rPr>
          <w:color w:val="333333"/>
          <w:spacing w:val="6"/>
          <w:sz w:val="22"/>
          <w:szCs w:val="22"/>
        </w:rPr>
        <w:t xml:space="preserve"> </w:t>
      </w:r>
      <w:r w:rsidRPr="00EB1F15">
        <w:rPr>
          <w:color w:val="333333"/>
          <w:sz w:val="22"/>
          <w:szCs w:val="22"/>
        </w:rPr>
        <w:t>in</w:t>
      </w:r>
      <w:r w:rsidRPr="00EB1F15">
        <w:rPr>
          <w:color w:val="333333"/>
          <w:spacing w:val="7"/>
          <w:sz w:val="22"/>
          <w:szCs w:val="22"/>
        </w:rPr>
        <w:t xml:space="preserve"> </w:t>
      </w:r>
      <w:r w:rsidRPr="00EB1F15">
        <w:rPr>
          <w:color w:val="333333"/>
          <w:sz w:val="22"/>
          <w:szCs w:val="22"/>
        </w:rPr>
        <w:t>the</w:t>
      </w:r>
      <w:r w:rsidRPr="00EB1F15">
        <w:rPr>
          <w:color w:val="333333"/>
          <w:spacing w:val="7"/>
          <w:sz w:val="22"/>
          <w:szCs w:val="22"/>
        </w:rPr>
        <w:t xml:space="preserve"> </w:t>
      </w:r>
      <w:r w:rsidRPr="00EB1F15">
        <w:rPr>
          <w:color w:val="333333"/>
          <w:sz w:val="22"/>
          <w:szCs w:val="22"/>
        </w:rPr>
        <w:t>titanium</w:t>
      </w:r>
      <w:r w:rsidRPr="00EB1F15">
        <w:rPr>
          <w:color w:val="333333"/>
          <w:spacing w:val="7"/>
          <w:sz w:val="22"/>
          <w:szCs w:val="22"/>
        </w:rPr>
        <w:t xml:space="preserve"> </w:t>
      </w:r>
      <w:r w:rsidRPr="00EB1F15">
        <w:rPr>
          <w:color w:val="333333"/>
          <w:spacing w:val="-2"/>
          <w:sz w:val="22"/>
          <w:szCs w:val="22"/>
        </w:rPr>
        <w:t>workshop.</w:t>
      </w:r>
    </w:p>
    <w:p w14:paraId="1E35245E" w14:textId="73DDF807" w:rsidR="001E4C07" w:rsidRPr="00EB1F15" w:rsidRDefault="001E4C07" w:rsidP="00EB1F15">
      <w:pPr>
        <w:pStyle w:val="BodyText"/>
        <w:spacing w:before="120" w:after="120"/>
        <w:ind w:left="1418" w:hanging="284"/>
        <w:rPr>
          <w:sz w:val="22"/>
          <w:szCs w:val="22"/>
        </w:rPr>
      </w:pPr>
      <w:r w:rsidRPr="00EB1F15">
        <w:rPr>
          <w:b/>
          <w:sz w:val="22"/>
          <w:szCs w:val="22"/>
        </w:rPr>
        <w:t>19-2.2</w:t>
      </w:r>
      <w:r w:rsidRPr="00EB1F15">
        <w:rPr>
          <w:b/>
          <w:spacing w:val="12"/>
          <w:sz w:val="22"/>
          <w:szCs w:val="22"/>
        </w:rPr>
        <w:t xml:space="preserve"> </w:t>
      </w:r>
      <w:r w:rsidRPr="00EB1F15">
        <w:rPr>
          <w:b/>
          <w:sz w:val="22"/>
          <w:szCs w:val="22"/>
        </w:rPr>
        <w:t xml:space="preserve">- </w:t>
      </w:r>
      <w:r w:rsidRPr="00EB1F15">
        <w:rPr>
          <w:color w:val="333333"/>
          <w:sz w:val="22"/>
          <w:szCs w:val="22"/>
        </w:rPr>
        <w:t>Only</w:t>
      </w:r>
      <w:r w:rsidRPr="00EB1F15">
        <w:rPr>
          <w:color w:val="333333"/>
          <w:spacing w:val="7"/>
          <w:sz w:val="22"/>
          <w:szCs w:val="22"/>
        </w:rPr>
        <w:t xml:space="preserve"> </w:t>
      </w:r>
      <w:r w:rsidR="00947AEA" w:rsidRPr="00EB1F15">
        <w:rPr>
          <w:color w:val="333333"/>
          <w:sz w:val="22"/>
          <w:szCs w:val="22"/>
        </w:rPr>
        <w:t>stainless</w:t>
      </w:r>
      <w:r w:rsidR="00947AEA" w:rsidRPr="00EB1F15">
        <w:rPr>
          <w:color w:val="333333"/>
          <w:spacing w:val="7"/>
          <w:sz w:val="22"/>
          <w:szCs w:val="22"/>
        </w:rPr>
        <w:t>-steel</w:t>
      </w:r>
      <w:r w:rsidRPr="00EB1F15">
        <w:rPr>
          <w:color w:val="333333"/>
          <w:spacing w:val="6"/>
          <w:sz w:val="22"/>
          <w:szCs w:val="22"/>
        </w:rPr>
        <w:t xml:space="preserve"> </w:t>
      </w:r>
      <w:r w:rsidRPr="00EB1F15">
        <w:rPr>
          <w:color w:val="333333"/>
          <w:sz w:val="22"/>
          <w:szCs w:val="22"/>
        </w:rPr>
        <w:t>wire</w:t>
      </w:r>
      <w:r w:rsidRPr="00EB1F15">
        <w:rPr>
          <w:color w:val="333333"/>
          <w:spacing w:val="7"/>
          <w:sz w:val="22"/>
          <w:szCs w:val="22"/>
        </w:rPr>
        <w:t xml:space="preserve"> </w:t>
      </w:r>
      <w:r w:rsidRPr="00EB1F15">
        <w:rPr>
          <w:color w:val="333333"/>
          <w:sz w:val="22"/>
          <w:szCs w:val="22"/>
        </w:rPr>
        <w:t>brushes</w:t>
      </w:r>
      <w:r w:rsidRPr="00EB1F15">
        <w:rPr>
          <w:color w:val="333333"/>
          <w:spacing w:val="7"/>
          <w:sz w:val="22"/>
          <w:szCs w:val="22"/>
        </w:rPr>
        <w:t xml:space="preserve"> </w:t>
      </w:r>
      <w:r w:rsidRPr="00EB1F15">
        <w:rPr>
          <w:color w:val="333333"/>
          <w:sz w:val="22"/>
          <w:szCs w:val="22"/>
        </w:rPr>
        <w:t>and</w:t>
      </w:r>
      <w:r w:rsidRPr="00EB1F15">
        <w:rPr>
          <w:color w:val="333333"/>
          <w:spacing w:val="6"/>
          <w:sz w:val="22"/>
          <w:szCs w:val="22"/>
        </w:rPr>
        <w:t xml:space="preserve"> </w:t>
      </w:r>
      <w:r w:rsidRPr="00EB1F15">
        <w:rPr>
          <w:color w:val="333333"/>
          <w:sz w:val="22"/>
          <w:szCs w:val="22"/>
        </w:rPr>
        <w:t>new</w:t>
      </w:r>
      <w:r w:rsidRPr="00EB1F15">
        <w:rPr>
          <w:color w:val="333333"/>
          <w:spacing w:val="7"/>
          <w:sz w:val="22"/>
          <w:szCs w:val="22"/>
        </w:rPr>
        <w:t xml:space="preserve"> </w:t>
      </w:r>
      <w:r w:rsidRPr="00EB1F15">
        <w:rPr>
          <w:color w:val="333333"/>
          <w:sz w:val="22"/>
          <w:szCs w:val="22"/>
        </w:rPr>
        <w:t>grinding</w:t>
      </w:r>
      <w:r w:rsidRPr="00EB1F15">
        <w:rPr>
          <w:color w:val="333333"/>
          <w:spacing w:val="7"/>
          <w:sz w:val="22"/>
          <w:szCs w:val="22"/>
        </w:rPr>
        <w:t xml:space="preserve"> </w:t>
      </w:r>
      <w:r w:rsidRPr="00EB1F15">
        <w:rPr>
          <w:color w:val="333333"/>
          <w:sz w:val="22"/>
          <w:szCs w:val="22"/>
        </w:rPr>
        <w:t>discs</w:t>
      </w:r>
      <w:r w:rsidRPr="00EB1F15">
        <w:rPr>
          <w:color w:val="333333"/>
          <w:spacing w:val="7"/>
          <w:sz w:val="22"/>
          <w:szCs w:val="22"/>
        </w:rPr>
        <w:t xml:space="preserve"> </w:t>
      </w:r>
      <w:r w:rsidRPr="00EB1F15">
        <w:rPr>
          <w:color w:val="333333"/>
          <w:sz w:val="22"/>
          <w:szCs w:val="22"/>
        </w:rPr>
        <w:t>shall</w:t>
      </w:r>
      <w:r w:rsidRPr="00EB1F15">
        <w:rPr>
          <w:color w:val="333333"/>
          <w:spacing w:val="6"/>
          <w:sz w:val="22"/>
          <w:szCs w:val="22"/>
        </w:rPr>
        <w:t xml:space="preserve"> </w:t>
      </w:r>
      <w:r w:rsidRPr="00EB1F15">
        <w:rPr>
          <w:color w:val="333333"/>
          <w:sz w:val="22"/>
          <w:szCs w:val="22"/>
        </w:rPr>
        <w:t>be</w:t>
      </w:r>
      <w:r w:rsidRPr="00EB1F15">
        <w:rPr>
          <w:color w:val="333333"/>
          <w:spacing w:val="7"/>
          <w:sz w:val="22"/>
          <w:szCs w:val="22"/>
        </w:rPr>
        <w:t xml:space="preserve"> </w:t>
      </w:r>
      <w:r w:rsidRPr="00EB1F15">
        <w:rPr>
          <w:color w:val="333333"/>
          <w:sz w:val="22"/>
          <w:szCs w:val="22"/>
        </w:rPr>
        <w:t>used</w:t>
      </w:r>
      <w:r w:rsidRPr="00EB1F15">
        <w:rPr>
          <w:color w:val="333333"/>
          <w:spacing w:val="7"/>
          <w:sz w:val="22"/>
          <w:szCs w:val="22"/>
        </w:rPr>
        <w:t xml:space="preserve"> </w:t>
      </w:r>
      <w:r w:rsidRPr="00EB1F15">
        <w:rPr>
          <w:color w:val="333333"/>
          <w:sz w:val="22"/>
          <w:szCs w:val="22"/>
        </w:rPr>
        <w:t>for</w:t>
      </w:r>
      <w:r w:rsidRPr="00EB1F15">
        <w:rPr>
          <w:color w:val="333333"/>
          <w:spacing w:val="7"/>
          <w:sz w:val="22"/>
          <w:szCs w:val="22"/>
        </w:rPr>
        <w:t xml:space="preserve"> </w:t>
      </w:r>
      <w:r w:rsidRPr="00EB1F15">
        <w:rPr>
          <w:color w:val="333333"/>
          <w:spacing w:val="-2"/>
          <w:sz w:val="22"/>
          <w:szCs w:val="22"/>
        </w:rPr>
        <w:t>titanium.</w:t>
      </w:r>
    </w:p>
    <w:p w14:paraId="5ED9B7CF" w14:textId="3A72DE66" w:rsidR="008F7368" w:rsidRPr="00EB1F15" w:rsidRDefault="001E4C07" w:rsidP="00EB1F15">
      <w:pPr>
        <w:pStyle w:val="BodyText"/>
        <w:spacing w:before="120" w:after="120"/>
        <w:ind w:left="1418" w:hanging="284"/>
        <w:rPr>
          <w:color w:val="333333"/>
          <w:spacing w:val="-2"/>
          <w:sz w:val="22"/>
          <w:szCs w:val="22"/>
        </w:rPr>
      </w:pPr>
      <w:r w:rsidRPr="00EB1F15">
        <w:rPr>
          <w:b/>
          <w:sz w:val="22"/>
          <w:szCs w:val="22"/>
        </w:rPr>
        <w:t>19-2.3</w:t>
      </w:r>
      <w:r w:rsidRPr="00EB1F15">
        <w:rPr>
          <w:b/>
          <w:spacing w:val="13"/>
          <w:sz w:val="22"/>
          <w:szCs w:val="22"/>
        </w:rPr>
        <w:t xml:space="preserve"> </w:t>
      </w:r>
      <w:r w:rsidRPr="00EB1F15">
        <w:rPr>
          <w:b/>
          <w:sz w:val="22"/>
          <w:szCs w:val="22"/>
        </w:rPr>
        <w:t xml:space="preserve">- </w:t>
      </w:r>
      <w:r w:rsidRPr="00EB1F15">
        <w:rPr>
          <w:color w:val="333333"/>
          <w:sz w:val="22"/>
          <w:szCs w:val="22"/>
        </w:rPr>
        <w:t>Wire</w:t>
      </w:r>
      <w:r w:rsidRPr="00EB1F15">
        <w:rPr>
          <w:color w:val="333333"/>
          <w:spacing w:val="7"/>
          <w:sz w:val="22"/>
          <w:szCs w:val="22"/>
        </w:rPr>
        <w:t xml:space="preserve"> </w:t>
      </w:r>
      <w:r w:rsidRPr="00EB1F15">
        <w:rPr>
          <w:color w:val="333333"/>
          <w:sz w:val="22"/>
          <w:szCs w:val="22"/>
        </w:rPr>
        <w:t>brushes</w:t>
      </w:r>
      <w:r w:rsidRPr="00EB1F15">
        <w:rPr>
          <w:color w:val="333333"/>
          <w:spacing w:val="7"/>
          <w:sz w:val="22"/>
          <w:szCs w:val="22"/>
        </w:rPr>
        <w:t xml:space="preserve"> </w:t>
      </w:r>
      <w:r w:rsidRPr="00EB1F15">
        <w:rPr>
          <w:color w:val="333333"/>
          <w:sz w:val="22"/>
          <w:szCs w:val="22"/>
        </w:rPr>
        <w:t>and</w:t>
      </w:r>
      <w:r w:rsidRPr="00EB1F15">
        <w:rPr>
          <w:color w:val="333333"/>
          <w:spacing w:val="7"/>
          <w:sz w:val="22"/>
          <w:szCs w:val="22"/>
        </w:rPr>
        <w:t xml:space="preserve"> </w:t>
      </w:r>
      <w:r w:rsidRPr="00EB1F15">
        <w:rPr>
          <w:color w:val="333333"/>
          <w:sz w:val="22"/>
          <w:szCs w:val="22"/>
        </w:rPr>
        <w:t>grinding</w:t>
      </w:r>
      <w:r w:rsidRPr="00EB1F15">
        <w:rPr>
          <w:color w:val="333333"/>
          <w:spacing w:val="7"/>
          <w:sz w:val="22"/>
          <w:szCs w:val="22"/>
        </w:rPr>
        <w:t xml:space="preserve"> </w:t>
      </w:r>
      <w:r w:rsidRPr="00EB1F15">
        <w:rPr>
          <w:color w:val="333333"/>
          <w:sz w:val="22"/>
          <w:szCs w:val="22"/>
        </w:rPr>
        <w:t>discs</w:t>
      </w:r>
      <w:r w:rsidRPr="00EB1F15">
        <w:rPr>
          <w:color w:val="333333"/>
          <w:spacing w:val="7"/>
          <w:sz w:val="22"/>
          <w:szCs w:val="22"/>
        </w:rPr>
        <w:t xml:space="preserve"> </w:t>
      </w:r>
      <w:r w:rsidRPr="00EB1F15">
        <w:rPr>
          <w:color w:val="333333"/>
          <w:sz w:val="22"/>
          <w:szCs w:val="22"/>
        </w:rPr>
        <w:t>shall</w:t>
      </w:r>
      <w:r w:rsidRPr="00EB1F15">
        <w:rPr>
          <w:color w:val="333333"/>
          <w:spacing w:val="7"/>
          <w:sz w:val="22"/>
          <w:szCs w:val="22"/>
        </w:rPr>
        <w:t xml:space="preserve"> </w:t>
      </w:r>
      <w:r w:rsidRPr="00EB1F15">
        <w:rPr>
          <w:color w:val="333333"/>
          <w:sz w:val="22"/>
          <w:szCs w:val="22"/>
        </w:rPr>
        <w:t>not</w:t>
      </w:r>
      <w:r w:rsidRPr="00EB1F15">
        <w:rPr>
          <w:color w:val="333333"/>
          <w:spacing w:val="7"/>
          <w:sz w:val="22"/>
          <w:szCs w:val="22"/>
        </w:rPr>
        <w:t xml:space="preserve"> </w:t>
      </w:r>
      <w:r w:rsidRPr="00EB1F15">
        <w:rPr>
          <w:color w:val="333333"/>
          <w:sz w:val="22"/>
          <w:szCs w:val="22"/>
        </w:rPr>
        <w:t>have</w:t>
      </w:r>
      <w:r w:rsidRPr="00EB1F15">
        <w:rPr>
          <w:color w:val="333333"/>
          <w:spacing w:val="7"/>
          <w:sz w:val="22"/>
          <w:szCs w:val="22"/>
        </w:rPr>
        <w:t xml:space="preserve"> </w:t>
      </w:r>
      <w:r w:rsidRPr="00EB1F15">
        <w:rPr>
          <w:color w:val="333333"/>
          <w:sz w:val="22"/>
          <w:szCs w:val="22"/>
        </w:rPr>
        <w:t>been</w:t>
      </w:r>
      <w:r w:rsidRPr="00EB1F15">
        <w:rPr>
          <w:color w:val="333333"/>
          <w:spacing w:val="7"/>
          <w:sz w:val="22"/>
          <w:szCs w:val="22"/>
        </w:rPr>
        <w:t xml:space="preserve"> </w:t>
      </w:r>
      <w:r w:rsidRPr="00EB1F15">
        <w:rPr>
          <w:color w:val="333333"/>
          <w:sz w:val="22"/>
          <w:szCs w:val="22"/>
        </w:rPr>
        <w:t>used</w:t>
      </w:r>
      <w:r w:rsidRPr="00EB1F15">
        <w:rPr>
          <w:color w:val="333333"/>
          <w:spacing w:val="7"/>
          <w:sz w:val="22"/>
          <w:szCs w:val="22"/>
        </w:rPr>
        <w:t xml:space="preserve"> </w:t>
      </w:r>
      <w:r w:rsidRPr="00EB1F15">
        <w:rPr>
          <w:color w:val="333333"/>
          <w:sz w:val="22"/>
          <w:szCs w:val="22"/>
        </w:rPr>
        <w:t>on</w:t>
      </w:r>
      <w:r w:rsidRPr="00EB1F15">
        <w:rPr>
          <w:color w:val="333333"/>
          <w:spacing w:val="7"/>
          <w:sz w:val="22"/>
          <w:szCs w:val="22"/>
        </w:rPr>
        <w:t xml:space="preserve"> </w:t>
      </w:r>
      <w:r w:rsidRPr="00EB1F15">
        <w:rPr>
          <w:color w:val="333333"/>
          <w:sz w:val="22"/>
          <w:szCs w:val="22"/>
        </w:rPr>
        <w:t>any</w:t>
      </w:r>
      <w:r w:rsidRPr="00EB1F15">
        <w:rPr>
          <w:color w:val="333333"/>
          <w:spacing w:val="7"/>
          <w:sz w:val="22"/>
          <w:szCs w:val="22"/>
        </w:rPr>
        <w:t xml:space="preserve"> </w:t>
      </w:r>
      <w:r w:rsidRPr="00EB1F15">
        <w:rPr>
          <w:color w:val="333333"/>
          <w:sz w:val="22"/>
          <w:szCs w:val="22"/>
        </w:rPr>
        <w:t>other</w:t>
      </w:r>
      <w:r w:rsidRPr="00EB1F15">
        <w:rPr>
          <w:color w:val="333333"/>
          <w:spacing w:val="7"/>
          <w:sz w:val="22"/>
          <w:szCs w:val="22"/>
        </w:rPr>
        <w:t xml:space="preserve"> </w:t>
      </w:r>
      <w:r w:rsidRPr="00EB1F15">
        <w:rPr>
          <w:color w:val="333333"/>
          <w:spacing w:val="-2"/>
          <w:sz w:val="22"/>
          <w:szCs w:val="22"/>
        </w:rPr>
        <w:t>material.</w:t>
      </w:r>
    </w:p>
    <w:p w14:paraId="37FD7431" w14:textId="321CE965" w:rsidR="001E4C07" w:rsidRPr="00EB1F15" w:rsidRDefault="001E4C07" w:rsidP="00EB1F15">
      <w:pPr>
        <w:pStyle w:val="BodyText"/>
        <w:spacing w:before="120" w:after="120"/>
        <w:ind w:left="1418" w:hanging="284"/>
        <w:rPr>
          <w:sz w:val="22"/>
          <w:szCs w:val="22"/>
        </w:rPr>
      </w:pPr>
      <w:r w:rsidRPr="00EB1F15">
        <w:rPr>
          <w:b/>
          <w:sz w:val="22"/>
          <w:szCs w:val="22"/>
        </w:rPr>
        <w:t>19-2.</w:t>
      </w:r>
      <w:r w:rsidR="00485AD5" w:rsidRPr="00EB1F15">
        <w:rPr>
          <w:b/>
          <w:sz w:val="22"/>
          <w:szCs w:val="22"/>
        </w:rPr>
        <w:t>4 -</w:t>
      </w:r>
      <w:r w:rsidRPr="00EB1F15">
        <w:rPr>
          <w:b/>
          <w:sz w:val="22"/>
          <w:szCs w:val="22"/>
        </w:rPr>
        <w:t xml:space="preserve"> </w:t>
      </w:r>
      <w:r w:rsidRPr="00EB1F15">
        <w:rPr>
          <w:color w:val="333333"/>
          <w:sz w:val="22"/>
          <w:szCs w:val="22"/>
        </w:rPr>
        <w:t>Joint surfaces and filler metal shall be cleaned of contaminants (oil, grease, dirt, embedded iron, lint, and fingerprints) with an appropriate solvent before welding and assembly.</w:t>
      </w:r>
    </w:p>
    <w:p w14:paraId="115F3FD7" w14:textId="11DD43FD" w:rsidR="001E4C07" w:rsidRPr="00EB1F15" w:rsidRDefault="001E4C07" w:rsidP="00EB1F15">
      <w:pPr>
        <w:pStyle w:val="ListParagraph"/>
        <w:numPr>
          <w:ilvl w:val="1"/>
          <w:numId w:val="13"/>
        </w:numPr>
        <w:spacing w:before="120" w:after="120"/>
        <w:ind w:left="1134" w:hanging="425"/>
      </w:pPr>
      <w:r w:rsidRPr="00EB1F15">
        <w:rPr>
          <w:b/>
        </w:rPr>
        <w:t xml:space="preserve">- </w:t>
      </w:r>
      <w:r w:rsidRPr="00EB1F15">
        <w:rPr>
          <w:color w:val="333333"/>
        </w:rPr>
        <w:t>Welding equipment shall have trailing gas capability, and inert gas shall be used to protect the molten pool, root side, and heat affected zone (HAZ) from contamination by air.</w:t>
      </w:r>
    </w:p>
    <w:p w14:paraId="0E20CBE3" w14:textId="7A656F10" w:rsidR="001E4C07" w:rsidRPr="00EB1F15" w:rsidRDefault="001E4C07" w:rsidP="00EB1F15">
      <w:pPr>
        <w:pStyle w:val="BodyText"/>
        <w:spacing w:before="120" w:after="120"/>
        <w:ind w:left="1418" w:hanging="284"/>
        <w:rPr>
          <w:color w:val="333333"/>
          <w:sz w:val="22"/>
          <w:szCs w:val="22"/>
        </w:rPr>
      </w:pPr>
      <w:r w:rsidRPr="00EB1F15">
        <w:rPr>
          <w:b/>
          <w:sz w:val="22"/>
          <w:szCs w:val="22"/>
        </w:rPr>
        <w:t xml:space="preserve">19-3.1 - </w:t>
      </w:r>
      <w:r w:rsidRPr="00EB1F15">
        <w:rPr>
          <w:color w:val="333333"/>
          <w:sz w:val="22"/>
          <w:szCs w:val="22"/>
        </w:rPr>
        <w:t>Shielding and trailing gas shall be 99.999 percent pure welding grade argon or helium. Nitrogen or carbon</w:t>
      </w:r>
      <w:r w:rsidRPr="00EB1F15">
        <w:rPr>
          <w:color w:val="333333"/>
          <w:spacing w:val="40"/>
          <w:sz w:val="22"/>
          <w:szCs w:val="22"/>
        </w:rPr>
        <w:t xml:space="preserve"> </w:t>
      </w:r>
      <w:r w:rsidRPr="00EB1F15">
        <w:rPr>
          <w:color w:val="333333"/>
          <w:sz w:val="22"/>
          <w:szCs w:val="22"/>
        </w:rPr>
        <w:t>dioxide (CO</w:t>
      </w:r>
      <w:r w:rsidRPr="00EB1F15">
        <w:rPr>
          <w:color w:val="333333"/>
          <w:position w:val="-5"/>
          <w:sz w:val="22"/>
          <w:szCs w:val="22"/>
        </w:rPr>
        <w:t>2</w:t>
      </w:r>
      <w:r w:rsidRPr="00EB1F15">
        <w:rPr>
          <w:color w:val="333333"/>
          <w:sz w:val="22"/>
          <w:szCs w:val="22"/>
        </w:rPr>
        <w:t>) gases shall not be used.</w:t>
      </w:r>
    </w:p>
    <w:p w14:paraId="0BECE434" w14:textId="3296778F" w:rsidR="00644A9D" w:rsidRPr="00EB1F15" w:rsidRDefault="00644A9D" w:rsidP="00EB1F15">
      <w:pPr>
        <w:pStyle w:val="BodyText"/>
        <w:spacing w:before="120" w:after="120"/>
        <w:ind w:left="1418" w:hanging="284"/>
        <w:rPr>
          <w:sz w:val="22"/>
          <w:szCs w:val="22"/>
        </w:rPr>
      </w:pPr>
      <w:r w:rsidRPr="00EB1F15">
        <w:rPr>
          <w:b/>
          <w:sz w:val="22"/>
          <w:szCs w:val="22"/>
        </w:rPr>
        <w:lastRenderedPageBreak/>
        <w:t>19-3.2</w:t>
      </w:r>
      <w:r w:rsidRPr="00EB1F15">
        <w:rPr>
          <w:b/>
          <w:spacing w:val="12"/>
          <w:sz w:val="22"/>
          <w:szCs w:val="22"/>
        </w:rPr>
        <w:t xml:space="preserve"> </w:t>
      </w:r>
      <w:r w:rsidRPr="00EB1F15">
        <w:rPr>
          <w:b/>
          <w:sz w:val="22"/>
          <w:szCs w:val="22"/>
        </w:rPr>
        <w:t xml:space="preserve">- </w:t>
      </w:r>
      <w:r w:rsidRPr="00EB1F15">
        <w:rPr>
          <w:color w:val="333333"/>
          <w:sz w:val="22"/>
          <w:szCs w:val="22"/>
        </w:rPr>
        <w:t>Shielding</w:t>
      </w:r>
      <w:r w:rsidRPr="00EB1F15">
        <w:rPr>
          <w:color w:val="333333"/>
          <w:spacing w:val="7"/>
          <w:sz w:val="22"/>
          <w:szCs w:val="22"/>
        </w:rPr>
        <w:t xml:space="preserve"> </w:t>
      </w:r>
      <w:r w:rsidRPr="00EB1F15">
        <w:rPr>
          <w:color w:val="333333"/>
          <w:sz w:val="22"/>
          <w:szCs w:val="22"/>
        </w:rPr>
        <w:t>gas</w:t>
      </w:r>
      <w:r w:rsidRPr="00EB1F15">
        <w:rPr>
          <w:color w:val="333333"/>
          <w:spacing w:val="6"/>
          <w:sz w:val="22"/>
          <w:szCs w:val="22"/>
        </w:rPr>
        <w:t xml:space="preserve"> </w:t>
      </w:r>
      <w:r w:rsidRPr="00EB1F15">
        <w:rPr>
          <w:color w:val="333333"/>
          <w:sz w:val="22"/>
          <w:szCs w:val="22"/>
        </w:rPr>
        <w:t>shall</w:t>
      </w:r>
      <w:r w:rsidRPr="00EB1F15">
        <w:rPr>
          <w:color w:val="333333"/>
          <w:spacing w:val="7"/>
          <w:sz w:val="22"/>
          <w:szCs w:val="22"/>
        </w:rPr>
        <w:t xml:space="preserve"> </w:t>
      </w:r>
      <w:r w:rsidRPr="00EB1F15">
        <w:rPr>
          <w:color w:val="333333"/>
          <w:sz w:val="22"/>
          <w:szCs w:val="22"/>
        </w:rPr>
        <w:t>have</w:t>
      </w:r>
      <w:r w:rsidRPr="00EB1F15">
        <w:rPr>
          <w:color w:val="333333"/>
          <w:spacing w:val="7"/>
          <w:sz w:val="22"/>
          <w:szCs w:val="22"/>
        </w:rPr>
        <w:t xml:space="preserve"> </w:t>
      </w:r>
      <w:r w:rsidRPr="00EB1F15">
        <w:rPr>
          <w:color w:val="333333"/>
          <w:sz w:val="22"/>
          <w:szCs w:val="22"/>
        </w:rPr>
        <w:t>dew</w:t>
      </w:r>
      <w:r w:rsidRPr="00EB1F15">
        <w:rPr>
          <w:color w:val="333333"/>
          <w:spacing w:val="6"/>
          <w:sz w:val="22"/>
          <w:szCs w:val="22"/>
        </w:rPr>
        <w:t xml:space="preserve"> </w:t>
      </w:r>
      <w:r w:rsidRPr="00EB1F15">
        <w:rPr>
          <w:color w:val="333333"/>
          <w:sz w:val="22"/>
          <w:szCs w:val="22"/>
        </w:rPr>
        <w:t>point</w:t>
      </w:r>
      <w:r w:rsidRPr="00EB1F15">
        <w:rPr>
          <w:color w:val="333333"/>
          <w:spacing w:val="7"/>
          <w:sz w:val="22"/>
          <w:szCs w:val="22"/>
        </w:rPr>
        <w:t xml:space="preserve"> </w:t>
      </w:r>
      <w:r w:rsidRPr="00EB1F15">
        <w:rPr>
          <w:color w:val="333333"/>
          <w:sz w:val="22"/>
          <w:szCs w:val="22"/>
        </w:rPr>
        <w:t>of</w:t>
      </w:r>
      <w:r w:rsidRPr="00EB1F15">
        <w:rPr>
          <w:color w:val="333333"/>
          <w:spacing w:val="7"/>
          <w:sz w:val="22"/>
          <w:szCs w:val="22"/>
        </w:rPr>
        <w:t xml:space="preserve"> </w:t>
      </w:r>
      <w:r w:rsidRPr="00EB1F15">
        <w:rPr>
          <w:color w:val="333333"/>
          <w:sz w:val="22"/>
          <w:szCs w:val="22"/>
        </w:rPr>
        <w:t>−40°F</w:t>
      </w:r>
      <w:r w:rsidRPr="00EB1F15">
        <w:rPr>
          <w:color w:val="333333"/>
          <w:spacing w:val="7"/>
          <w:sz w:val="22"/>
          <w:szCs w:val="22"/>
        </w:rPr>
        <w:t xml:space="preserve"> </w:t>
      </w:r>
      <w:r w:rsidRPr="00EB1F15">
        <w:rPr>
          <w:color w:val="333333"/>
          <w:sz w:val="22"/>
          <w:szCs w:val="22"/>
        </w:rPr>
        <w:t>(−40°C)</w:t>
      </w:r>
      <w:r w:rsidRPr="00EB1F15">
        <w:rPr>
          <w:color w:val="333333"/>
          <w:spacing w:val="6"/>
          <w:sz w:val="22"/>
          <w:szCs w:val="22"/>
        </w:rPr>
        <w:t xml:space="preserve"> </w:t>
      </w:r>
      <w:r w:rsidRPr="00EB1F15">
        <w:rPr>
          <w:color w:val="333333"/>
          <w:sz w:val="22"/>
          <w:szCs w:val="22"/>
        </w:rPr>
        <w:t>or</w:t>
      </w:r>
      <w:r w:rsidRPr="00EB1F15">
        <w:rPr>
          <w:color w:val="333333"/>
          <w:spacing w:val="7"/>
          <w:sz w:val="22"/>
          <w:szCs w:val="22"/>
        </w:rPr>
        <w:t xml:space="preserve"> </w:t>
      </w:r>
      <w:r w:rsidRPr="00EB1F15">
        <w:rPr>
          <w:color w:val="333333"/>
          <w:sz w:val="22"/>
          <w:szCs w:val="22"/>
        </w:rPr>
        <w:t>below</w:t>
      </w:r>
      <w:r w:rsidRPr="00EB1F15">
        <w:rPr>
          <w:color w:val="333333"/>
          <w:spacing w:val="7"/>
          <w:sz w:val="22"/>
          <w:szCs w:val="22"/>
        </w:rPr>
        <w:t xml:space="preserve"> </w:t>
      </w:r>
      <w:r w:rsidRPr="00EB1F15">
        <w:rPr>
          <w:color w:val="333333"/>
          <w:sz w:val="22"/>
          <w:szCs w:val="22"/>
        </w:rPr>
        <w:t>at</w:t>
      </w:r>
      <w:r w:rsidRPr="00EB1F15">
        <w:rPr>
          <w:color w:val="333333"/>
          <w:spacing w:val="6"/>
          <w:sz w:val="22"/>
          <w:szCs w:val="22"/>
        </w:rPr>
        <w:t xml:space="preserve"> </w:t>
      </w:r>
      <w:r w:rsidRPr="00EB1F15">
        <w:rPr>
          <w:color w:val="333333"/>
          <w:sz w:val="22"/>
          <w:szCs w:val="22"/>
        </w:rPr>
        <w:t>the</w:t>
      </w:r>
      <w:r w:rsidRPr="00EB1F15">
        <w:rPr>
          <w:color w:val="333333"/>
          <w:spacing w:val="7"/>
          <w:sz w:val="22"/>
          <w:szCs w:val="22"/>
        </w:rPr>
        <w:t xml:space="preserve"> </w:t>
      </w:r>
      <w:r w:rsidRPr="00EB1F15">
        <w:rPr>
          <w:color w:val="333333"/>
          <w:sz w:val="22"/>
          <w:szCs w:val="22"/>
        </w:rPr>
        <w:t>point</w:t>
      </w:r>
      <w:r w:rsidRPr="00EB1F15">
        <w:rPr>
          <w:color w:val="333333"/>
          <w:spacing w:val="7"/>
          <w:sz w:val="22"/>
          <w:szCs w:val="22"/>
        </w:rPr>
        <w:t xml:space="preserve"> </w:t>
      </w:r>
      <w:r w:rsidRPr="00EB1F15">
        <w:rPr>
          <w:color w:val="333333"/>
          <w:sz w:val="22"/>
          <w:szCs w:val="22"/>
        </w:rPr>
        <w:t>of</w:t>
      </w:r>
      <w:r w:rsidRPr="00EB1F15">
        <w:rPr>
          <w:color w:val="333333"/>
          <w:spacing w:val="6"/>
          <w:sz w:val="22"/>
          <w:szCs w:val="22"/>
        </w:rPr>
        <w:t xml:space="preserve"> </w:t>
      </w:r>
      <w:r w:rsidRPr="00EB1F15">
        <w:rPr>
          <w:color w:val="333333"/>
          <w:sz w:val="22"/>
          <w:szCs w:val="22"/>
        </w:rPr>
        <w:t>the</w:t>
      </w:r>
      <w:r w:rsidRPr="00EB1F15">
        <w:rPr>
          <w:color w:val="333333"/>
          <w:spacing w:val="7"/>
          <w:sz w:val="22"/>
          <w:szCs w:val="22"/>
        </w:rPr>
        <w:t xml:space="preserve"> </w:t>
      </w:r>
      <w:r w:rsidRPr="00EB1F15">
        <w:rPr>
          <w:color w:val="333333"/>
          <w:spacing w:val="-2"/>
          <w:sz w:val="22"/>
          <w:szCs w:val="22"/>
        </w:rPr>
        <w:t>weld.</w:t>
      </w:r>
    </w:p>
    <w:p w14:paraId="19FB494D" w14:textId="3DDF813E" w:rsidR="00644A9D" w:rsidRPr="00EB1F15" w:rsidRDefault="00644A9D" w:rsidP="00EB1F15">
      <w:pPr>
        <w:pStyle w:val="BodyText"/>
        <w:spacing w:before="120" w:after="120"/>
        <w:ind w:left="1418" w:hanging="284"/>
        <w:rPr>
          <w:sz w:val="22"/>
          <w:szCs w:val="22"/>
        </w:rPr>
      </w:pPr>
      <w:r w:rsidRPr="00EB1F15">
        <w:rPr>
          <w:b/>
          <w:sz w:val="22"/>
          <w:szCs w:val="22"/>
        </w:rPr>
        <w:t xml:space="preserve">19-3.3 - </w:t>
      </w:r>
      <w:r w:rsidRPr="00EB1F15">
        <w:rPr>
          <w:color w:val="333333"/>
          <w:sz w:val="22"/>
          <w:szCs w:val="22"/>
        </w:rPr>
        <w:t>Welding grade argon with a maximum pure oxygen content of 100 parts per million (ppm) shall be used for</w:t>
      </w:r>
      <w:r w:rsidRPr="00EB1F15">
        <w:rPr>
          <w:color w:val="333333"/>
          <w:spacing w:val="40"/>
          <w:sz w:val="22"/>
          <w:szCs w:val="22"/>
        </w:rPr>
        <w:t xml:space="preserve"> </w:t>
      </w:r>
      <w:r w:rsidRPr="00EB1F15">
        <w:rPr>
          <w:color w:val="333333"/>
          <w:sz w:val="22"/>
          <w:szCs w:val="22"/>
        </w:rPr>
        <w:t>root pass of single side welded joints and maintained until the completion of welding.</w:t>
      </w:r>
    </w:p>
    <w:p w14:paraId="72D191E8" w14:textId="44E00671" w:rsidR="00644A9D" w:rsidRPr="00EB1F15" w:rsidRDefault="00644A9D" w:rsidP="00EB1F15">
      <w:pPr>
        <w:pStyle w:val="BodyText"/>
        <w:spacing w:before="120" w:after="120"/>
        <w:ind w:left="1418" w:hanging="284"/>
        <w:rPr>
          <w:sz w:val="22"/>
          <w:szCs w:val="22"/>
        </w:rPr>
      </w:pPr>
      <w:r w:rsidRPr="00EB1F15">
        <w:rPr>
          <w:b/>
          <w:sz w:val="22"/>
          <w:szCs w:val="22"/>
        </w:rPr>
        <w:t>19-3.4</w:t>
      </w:r>
      <w:r w:rsidRPr="00EB1F15">
        <w:rPr>
          <w:b/>
          <w:spacing w:val="13"/>
          <w:sz w:val="22"/>
          <w:szCs w:val="22"/>
        </w:rPr>
        <w:t xml:space="preserve"> </w:t>
      </w:r>
      <w:r w:rsidRPr="00EB1F15">
        <w:rPr>
          <w:b/>
          <w:sz w:val="22"/>
          <w:szCs w:val="22"/>
        </w:rPr>
        <w:t xml:space="preserve">- </w:t>
      </w:r>
      <w:r w:rsidRPr="00EB1F15">
        <w:rPr>
          <w:color w:val="333333"/>
          <w:sz w:val="22"/>
          <w:szCs w:val="22"/>
        </w:rPr>
        <w:t>Plastic</w:t>
      </w:r>
      <w:r w:rsidRPr="00EB1F15">
        <w:rPr>
          <w:color w:val="333333"/>
          <w:spacing w:val="7"/>
          <w:sz w:val="22"/>
          <w:szCs w:val="22"/>
        </w:rPr>
        <w:t xml:space="preserve"> </w:t>
      </w:r>
      <w:r w:rsidRPr="00EB1F15">
        <w:rPr>
          <w:color w:val="333333"/>
          <w:sz w:val="22"/>
          <w:szCs w:val="22"/>
        </w:rPr>
        <w:t>or</w:t>
      </w:r>
      <w:r w:rsidRPr="00EB1F15">
        <w:rPr>
          <w:color w:val="333333"/>
          <w:spacing w:val="7"/>
          <w:sz w:val="22"/>
          <w:szCs w:val="22"/>
        </w:rPr>
        <w:t xml:space="preserve"> </w:t>
      </w:r>
      <w:r w:rsidRPr="00EB1F15">
        <w:rPr>
          <w:color w:val="333333"/>
          <w:sz w:val="22"/>
          <w:szCs w:val="22"/>
        </w:rPr>
        <w:t>Tygon</w:t>
      </w:r>
      <w:r w:rsidRPr="00EB1F15">
        <w:rPr>
          <w:color w:val="333333"/>
          <w:spacing w:val="7"/>
          <w:sz w:val="22"/>
          <w:szCs w:val="22"/>
        </w:rPr>
        <w:t xml:space="preserve"> </w:t>
      </w:r>
      <w:r w:rsidRPr="00EB1F15">
        <w:rPr>
          <w:color w:val="333333"/>
          <w:sz w:val="22"/>
          <w:szCs w:val="22"/>
        </w:rPr>
        <w:t>hoses</w:t>
      </w:r>
      <w:r w:rsidRPr="00EB1F15">
        <w:rPr>
          <w:color w:val="333333"/>
          <w:spacing w:val="6"/>
          <w:sz w:val="22"/>
          <w:szCs w:val="22"/>
        </w:rPr>
        <w:t xml:space="preserve"> </w:t>
      </w:r>
      <w:r w:rsidRPr="00EB1F15">
        <w:rPr>
          <w:color w:val="333333"/>
          <w:sz w:val="22"/>
          <w:szCs w:val="22"/>
        </w:rPr>
        <w:t>shall</w:t>
      </w:r>
      <w:r w:rsidRPr="00EB1F15">
        <w:rPr>
          <w:color w:val="333333"/>
          <w:spacing w:val="7"/>
          <w:sz w:val="22"/>
          <w:szCs w:val="22"/>
        </w:rPr>
        <w:t xml:space="preserve"> </w:t>
      </w:r>
      <w:r w:rsidRPr="00EB1F15">
        <w:rPr>
          <w:color w:val="333333"/>
          <w:sz w:val="22"/>
          <w:szCs w:val="22"/>
        </w:rPr>
        <w:t>be</w:t>
      </w:r>
      <w:r w:rsidRPr="00EB1F15">
        <w:rPr>
          <w:color w:val="333333"/>
          <w:spacing w:val="7"/>
          <w:sz w:val="22"/>
          <w:szCs w:val="22"/>
        </w:rPr>
        <w:t xml:space="preserve"> </w:t>
      </w:r>
      <w:r w:rsidRPr="00EB1F15">
        <w:rPr>
          <w:color w:val="333333"/>
          <w:sz w:val="22"/>
          <w:szCs w:val="22"/>
        </w:rPr>
        <w:t>used</w:t>
      </w:r>
      <w:r w:rsidRPr="00EB1F15">
        <w:rPr>
          <w:color w:val="333333"/>
          <w:spacing w:val="7"/>
          <w:sz w:val="22"/>
          <w:szCs w:val="22"/>
        </w:rPr>
        <w:t xml:space="preserve"> </w:t>
      </w:r>
      <w:r w:rsidRPr="00EB1F15">
        <w:rPr>
          <w:color w:val="333333"/>
          <w:sz w:val="22"/>
          <w:szCs w:val="22"/>
        </w:rPr>
        <w:t>for</w:t>
      </w:r>
      <w:r w:rsidRPr="00EB1F15">
        <w:rPr>
          <w:color w:val="333333"/>
          <w:spacing w:val="7"/>
          <w:sz w:val="22"/>
          <w:szCs w:val="22"/>
        </w:rPr>
        <w:t xml:space="preserve"> </w:t>
      </w:r>
      <w:r w:rsidRPr="00EB1F15">
        <w:rPr>
          <w:color w:val="333333"/>
          <w:sz w:val="22"/>
          <w:szCs w:val="22"/>
        </w:rPr>
        <w:t>shielding</w:t>
      </w:r>
      <w:r w:rsidRPr="00EB1F15">
        <w:rPr>
          <w:color w:val="333333"/>
          <w:spacing w:val="7"/>
          <w:sz w:val="22"/>
          <w:szCs w:val="22"/>
        </w:rPr>
        <w:t xml:space="preserve"> </w:t>
      </w:r>
      <w:r w:rsidRPr="00EB1F15">
        <w:rPr>
          <w:color w:val="333333"/>
          <w:sz w:val="22"/>
          <w:szCs w:val="22"/>
        </w:rPr>
        <w:t>gas.</w:t>
      </w:r>
      <w:r w:rsidRPr="00EB1F15">
        <w:rPr>
          <w:color w:val="333333"/>
          <w:spacing w:val="7"/>
          <w:sz w:val="22"/>
          <w:szCs w:val="22"/>
        </w:rPr>
        <w:t xml:space="preserve"> </w:t>
      </w:r>
      <w:r w:rsidRPr="00EB1F15">
        <w:rPr>
          <w:color w:val="333333"/>
          <w:sz w:val="22"/>
          <w:szCs w:val="22"/>
        </w:rPr>
        <w:t>Rubber</w:t>
      </w:r>
      <w:r w:rsidRPr="00EB1F15">
        <w:rPr>
          <w:color w:val="333333"/>
          <w:spacing w:val="7"/>
          <w:sz w:val="22"/>
          <w:szCs w:val="22"/>
        </w:rPr>
        <w:t xml:space="preserve"> </w:t>
      </w:r>
      <w:r w:rsidRPr="00EB1F15">
        <w:rPr>
          <w:color w:val="333333"/>
          <w:sz w:val="22"/>
          <w:szCs w:val="22"/>
        </w:rPr>
        <w:t>hoses</w:t>
      </w:r>
      <w:r w:rsidRPr="00EB1F15">
        <w:rPr>
          <w:color w:val="333333"/>
          <w:spacing w:val="7"/>
          <w:sz w:val="22"/>
          <w:szCs w:val="22"/>
        </w:rPr>
        <w:t xml:space="preserve"> </w:t>
      </w:r>
      <w:r w:rsidRPr="00EB1F15">
        <w:rPr>
          <w:color w:val="333333"/>
          <w:sz w:val="22"/>
          <w:szCs w:val="22"/>
        </w:rPr>
        <w:t>shall</w:t>
      </w:r>
      <w:r w:rsidRPr="00EB1F15">
        <w:rPr>
          <w:color w:val="333333"/>
          <w:spacing w:val="7"/>
          <w:sz w:val="22"/>
          <w:szCs w:val="22"/>
        </w:rPr>
        <w:t xml:space="preserve"> </w:t>
      </w:r>
      <w:r w:rsidRPr="00EB1F15">
        <w:rPr>
          <w:color w:val="333333"/>
          <w:sz w:val="22"/>
          <w:szCs w:val="22"/>
        </w:rPr>
        <w:t>not</w:t>
      </w:r>
      <w:r w:rsidRPr="00EB1F15">
        <w:rPr>
          <w:color w:val="333333"/>
          <w:spacing w:val="7"/>
          <w:sz w:val="22"/>
          <w:szCs w:val="22"/>
        </w:rPr>
        <w:t xml:space="preserve"> </w:t>
      </w:r>
      <w:r w:rsidRPr="00EB1F15">
        <w:rPr>
          <w:color w:val="333333"/>
          <w:sz w:val="22"/>
          <w:szCs w:val="22"/>
        </w:rPr>
        <w:t>be</w:t>
      </w:r>
      <w:r w:rsidRPr="00EB1F15">
        <w:rPr>
          <w:color w:val="333333"/>
          <w:spacing w:val="7"/>
          <w:sz w:val="22"/>
          <w:szCs w:val="22"/>
        </w:rPr>
        <w:t xml:space="preserve"> </w:t>
      </w:r>
      <w:r w:rsidRPr="00EB1F15">
        <w:rPr>
          <w:color w:val="333333"/>
          <w:spacing w:val="-2"/>
          <w:sz w:val="22"/>
          <w:szCs w:val="22"/>
        </w:rPr>
        <w:t>used.</w:t>
      </w:r>
    </w:p>
    <w:p w14:paraId="6CD75EE6" w14:textId="455A994E" w:rsidR="00644A9D" w:rsidRPr="00EB1F15" w:rsidRDefault="00644A9D" w:rsidP="00EB1F15">
      <w:pPr>
        <w:pStyle w:val="BodyText"/>
        <w:spacing w:before="120" w:after="120"/>
        <w:ind w:left="1418" w:hanging="284"/>
        <w:rPr>
          <w:sz w:val="22"/>
          <w:szCs w:val="22"/>
        </w:rPr>
      </w:pPr>
      <w:r w:rsidRPr="00EB1F15">
        <w:rPr>
          <w:b/>
          <w:sz w:val="22"/>
          <w:szCs w:val="22"/>
        </w:rPr>
        <w:t xml:space="preserve">19-3.5 - </w:t>
      </w:r>
      <w:r w:rsidRPr="00EB1F15">
        <w:rPr>
          <w:color w:val="333333"/>
          <w:sz w:val="22"/>
          <w:szCs w:val="22"/>
        </w:rPr>
        <w:t>Shielding and trailing gases shall remain on the weld while the weld is being made and when terminated</w:t>
      </w:r>
      <w:r w:rsidRPr="00EB1F15">
        <w:rPr>
          <w:color w:val="333333"/>
          <w:spacing w:val="40"/>
          <w:sz w:val="22"/>
          <w:szCs w:val="22"/>
        </w:rPr>
        <w:t xml:space="preserve"> </w:t>
      </w:r>
      <w:r w:rsidRPr="00EB1F15">
        <w:rPr>
          <w:color w:val="333333"/>
          <w:sz w:val="22"/>
          <w:szCs w:val="22"/>
        </w:rPr>
        <w:t>until the weld and base material are below 800°F (435°C).</w:t>
      </w:r>
    </w:p>
    <w:p w14:paraId="240DB69F" w14:textId="0BD344A3" w:rsidR="00D07341" w:rsidRPr="00EB1F15" w:rsidRDefault="00ED1757" w:rsidP="00EB1F15">
      <w:pPr>
        <w:pStyle w:val="ListParagraph"/>
        <w:numPr>
          <w:ilvl w:val="1"/>
          <w:numId w:val="13"/>
        </w:numPr>
        <w:spacing w:before="120" w:after="120"/>
        <w:ind w:left="1134" w:hanging="425"/>
      </w:pPr>
      <w:r w:rsidRPr="00EB1F15">
        <w:rPr>
          <w:b/>
        </w:rPr>
        <w:t xml:space="preserve">- </w:t>
      </w:r>
      <w:r w:rsidRPr="00EB1F15">
        <w:rPr>
          <w:color w:val="333333"/>
        </w:rPr>
        <w:t>Filler</w:t>
      </w:r>
      <w:r w:rsidRPr="00EB1F15">
        <w:rPr>
          <w:color w:val="333333"/>
          <w:spacing w:val="8"/>
        </w:rPr>
        <w:t xml:space="preserve"> </w:t>
      </w:r>
      <w:r w:rsidRPr="00EB1F15">
        <w:rPr>
          <w:color w:val="333333"/>
        </w:rPr>
        <w:t>metal</w:t>
      </w:r>
      <w:r w:rsidRPr="00EB1F15">
        <w:rPr>
          <w:color w:val="333333"/>
          <w:spacing w:val="8"/>
        </w:rPr>
        <w:t xml:space="preserve"> </w:t>
      </w:r>
      <w:r w:rsidRPr="00EB1F15">
        <w:rPr>
          <w:color w:val="333333"/>
        </w:rPr>
        <w:t>shall</w:t>
      </w:r>
      <w:r w:rsidRPr="00EB1F15">
        <w:rPr>
          <w:color w:val="333333"/>
          <w:spacing w:val="8"/>
        </w:rPr>
        <w:t xml:space="preserve"> </w:t>
      </w:r>
      <w:r w:rsidRPr="00EB1F15">
        <w:rPr>
          <w:color w:val="333333"/>
        </w:rPr>
        <w:t>conform</w:t>
      </w:r>
      <w:r w:rsidRPr="00EB1F15">
        <w:rPr>
          <w:color w:val="333333"/>
          <w:spacing w:val="8"/>
        </w:rPr>
        <w:t xml:space="preserve"> </w:t>
      </w:r>
      <w:r w:rsidRPr="00EB1F15">
        <w:rPr>
          <w:color w:val="333333"/>
        </w:rPr>
        <w:t>to</w:t>
      </w:r>
      <w:r w:rsidRPr="00EB1F15">
        <w:rPr>
          <w:color w:val="333333"/>
          <w:spacing w:val="9"/>
        </w:rPr>
        <w:t xml:space="preserve"> </w:t>
      </w:r>
      <w:r w:rsidRPr="00EB1F15">
        <w:rPr>
          <w:color w:val="333333"/>
        </w:rPr>
        <w:t>ASME</w:t>
      </w:r>
      <w:r w:rsidRPr="00EB1F15">
        <w:rPr>
          <w:color w:val="333333"/>
          <w:spacing w:val="8"/>
        </w:rPr>
        <w:t xml:space="preserve"> </w:t>
      </w:r>
      <w:r w:rsidRPr="00EB1F15">
        <w:rPr>
          <w:color w:val="333333"/>
        </w:rPr>
        <w:t>SFA-</w:t>
      </w:r>
      <w:r w:rsidRPr="00EB1F15">
        <w:rPr>
          <w:color w:val="333333"/>
          <w:spacing w:val="-2"/>
        </w:rPr>
        <w:t>5.16.</w:t>
      </w:r>
    </w:p>
    <w:p w14:paraId="6EBF5CE3" w14:textId="61AF1604" w:rsidR="00D07341" w:rsidRPr="00EB1F15" w:rsidRDefault="00ED1757" w:rsidP="00EB1F15">
      <w:pPr>
        <w:pStyle w:val="BodyText"/>
        <w:spacing w:before="120" w:after="120"/>
        <w:ind w:left="1418" w:hanging="284"/>
        <w:rPr>
          <w:sz w:val="22"/>
          <w:szCs w:val="22"/>
        </w:rPr>
      </w:pPr>
      <w:r w:rsidRPr="00EB1F15">
        <w:rPr>
          <w:b/>
          <w:sz w:val="22"/>
          <w:szCs w:val="22"/>
        </w:rPr>
        <w:t>19-4.1</w:t>
      </w:r>
      <w:r w:rsidRPr="00EB1F15">
        <w:rPr>
          <w:b/>
          <w:spacing w:val="14"/>
          <w:sz w:val="22"/>
          <w:szCs w:val="22"/>
        </w:rPr>
        <w:t xml:space="preserve"> </w:t>
      </w:r>
      <w:r w:rsidRPr="00EB1F15">
        <w:rPr>
          <w:b/>
          <w:sz w:val="22"/>
          <w:szCs w:val="22"/>
        </w:rPr>
        <w:t xml:space="preserve">- </w:t>
      </w:r>
      <w:r w:rsidRPr="00EB1F15">
        <w:rPr>
          <w:color w:val="333333"/>
          <w:sz w:val="22"/>
          <w:szCs w:val="22"/>
        </w:rPr>
        <w:t>Titanium</w:t>
      </w:r>
      <w:r w:rsidRPr="00EB1F15">
        <w:rPr>
          <w:color w:val="333333"/>
          <w:spacing w:val="8"/>
          <w:sz w:val="22"/>
          <w:szCs w:val="22"/>
        </w:rPr>
        <w:t xml:space="preserve"> </w:t>
      </w:r>
      <w:r w:rsidRPr="00EB1F15">
        <w:rPr>
          <w:color w:val="333333"/>
          <w:sz w:val="22"/>
          <w:szCs w:val="22"/>
        </w:rPr>
        <w:t>welding</w:t>
      </w:r>
      <w:r w:rsidRPr="00EB1F15">
        <w:rPr>
          <w:color w:val="333333"/>
          <w:spacing w:val="8"/>
          <w:sz w:val="22"/>
          <w:szCs w:val="22"/>
        </w:rPr>
        <w:t xml:space="preserve"> </w:t>
      </w:r>
      <w:r w:rsidRPr="00EB1F15">
        <w:rPr>
          <w:color w:val="333333"/>
          <w:sz w:val="22"/>
          <w:szCs w:val="22"/>
        </w:rPr>
        <w:t>filler</w:t>
      </w:r>
      <w:r w:rsidRPr="00EB1F15">
        <w:rPr>
          <w:color w:val="333333"/>
          <w:spacing w:val="8"/>
          <w:sz w:val="22"/>
          <w:szCs w:val="22"/>
        </w:rPr>
        <w:t xml:space="preserve"> </w:t>
      </w:r>
      <w:r w:rsidRPr="00EB1F15">
        <w:rPr>
          <w:color w:val="333333"/>
          <w:sz w:val="22"/>
          <w:szCs w:val="22"/>
        </w:rPr>
        <w:t>metals</w:t>
      </w:r>
      <w:r w:rsidRPr="00EB1F15">
        <w:rPr>
          <w:color w:val="333333"/>
          <w:spacing w:val="8"/>
          <w:sz w:val="22"/>
          <w:szCs w:val="22"/>
        </w:rPr>
        <w:t xml:space="preserve"> </w:t>
      </w:r>
      <w:r w:rsidRPr="00EB1F15">
        <w:rPr>
          <w:color w:val="333333"/>
          <w:sz w:val="22"/>
          <w:szCs w:val="22"/>
        </w:rPr>
        <w:t>selected</w:t>
      </w:r>
      <w:r w:rsidRPr="00EB1F15">
        <w:rPr>
          <w:color w:val="333333"/>
          <w:spacing w:val="7"/>
          <w:sz w:val="22"/>
          <w:szCs w:val="22"/>
        </w:rPr>
        <w:t xml:space="preserve"> </w:t>
      </w:r>
      <w:r w:rsidRPr="00EB1F15">
        <w:rPr>
          <w:color w:val="333333"/>
          <w:sz w:val="22"/>
          <w:szCs w:val="22"/>
        </w:rPr>
        <w:t>and</w:t>
      </w:r>
      <w:r w:rsidRPr="00EB1F15">
        <w:rPr>
          <w:color w:val="333333"/>
          <w:spacing w:val="8"/>
          <w:sz w:val="22"/>
          <w:szCs w:val="22"/>
        </w:rPr>
        <w:t xml:space="preserve"> </w:t>
      </w:r>
      <w:r w:rsidRPr="00EB1F15">
        <w:rPr>
          <w:color w:val="333333"/>
          <w:sz w:val="22"/>
          <w:szCs w:val="22"/>
        </w:rPr>
        <w:t>used</w:t>
      </w:r>
      <w:r w:rsidRPr="00EB1F15">
        <w:rPr>
          <w:color w:val="333333"/>
          <w:spacing w:val="8"/>
          <w:sz w:val="22"/>
          <w:szCs w:val="22"/>
        </w:rPr>
        <w:t xml:space="preserve"> </w:t>
      </w:r>
      <w:r w:rsidRPr="00EB1F15">
        <w:rPr>
          <w:color w:val="333333"/>
          <w:sz w:val="22"/>
          <w:szCs w:val="22"/>
        </w:rPr>
        <w:t>shall</w:t>
      </w:r>
      <w:r w:rsidRPr="00EB1F15">
        <w:rPr>
          <w:color w:val="333333"/>
          <w:spacing w:val="8"/>
          <w:sz w:val="22"/>
          <w:szCs w:val="22"/>
        </w:rPr>
        <w:t xml:space="preserve"> </w:t>
      </w:r>
      <w:r w:rsidRPr="00EB1F15">
        <w:rPr>
          <w:color w:val="333333"/>
          <w:sz w:val="22"/>
          <w:szCs w:val="22"/>
        </w:rPr>
        <w:t>be</w:t>
      </w:r>
      <w:r w:rsidRPr="00EB1F15">
        <w:rPr>
          <w:color w:val="333333"/>
          <w:spacing w:val="8"/>
          <w:sz w:val="22"/>
          <w:szCs w:val="22"/>
        </w:rPr>
        <w:t xml:space="preserve"> </w:t>
      </w:r>
      <w:r w:rsidRPr="00EB1F15">
        <w:rPr>
          <w:color w:val="333333"/>
          <w:sz w:val="22"/>
          <w:szCs w:val="22"/>
        </w:rPr>
        <w:t>compatible</w:t>
      </w:r>
      <w:r w:rsidRPr="00EB1F15">
        <w:rPr>
          <w:color w:val="333333"/>
          <w:spacing w:val="7"/>
          <w:sz w:val="22"/>
          <w:szCs w:val="22"/>
        </w:rPr>
        <w:t xml:space="preserve"> </w:t>
      </w:r>
      <w:r w:rsidRPr="00EB1F15">
        <w:rPr>
          <w:color w:val="333333"/>
          <w:sz w:val="22"/>
          <w:szCs w:val="22"/>
        </w:rPr>
        <w:t>with</w:t>
      </w:r>
      <w:r w:rsidRPr="00EB1F15">
        <w:rPr>
          <w:color w:val="333333"/>
          <w:spacing w:val="8"/>
          <w:sz w:val="22"/>
          <w:szCs w:val="22"/>
        </w:rPr>
        <w:t xml:space="preserve"> </w:t>
      </w:r>
      <w:r w:rsidRPr="00EB1F15">
        <w:rPr>
          <w:color w:val="333333"/>
          <w:sz w:val="22"/>
          <w:szCs w:val="22"/>
        </w:rPr>
        <w:t>the</w:t>
      </w:r>
      <w:r w:rsidRPr="00EB1F15">
        <w:rPr>
          <w:color w:val="333333"/>
          <w:spacing w:val="8"/>
          <w:sz w:val="22"/>
          <w:szCs w:val="22"/>
        </w:rPr>
        <w:t xml:space="preserve"> </w:t>
      </w:r>
      <w:r w:rsidRPr="00EB1F15">
        <w:rPr>
          <w:color w:val="333333"/>
          <w:sz w:val="22"/>
          <w:szCs w:val="22"/>
        </w:rPr>
        <w:t>base</w:t>
      </w:r>
      <w:r w:rsidRPr="00EB1F15">
        <w:rPr>
          <w:color w:val="333333"/>
          <w:spacing w:val="8"/>
          <w:sz w:val="22"/>
          <w:szCs w:val="22"/>
        </w:rPr>
        <w:t xml:space="preserve"> </w:t>
      </w:r>
      <w:r w:rsidRPr="00EB1F15">
        <w:rPr>
          <w:color w:val="333333"/>
          <w:spacing w:val="-2"/>
          <w:sz w:val="22"/>
          <w:szCs w:val="22"/>
        </w:rPr>
        <w:t>metal.</w:t>
      </w:r>
    </w:p>
    <w:p w14:paraId="193674E2" w14:textId="77777777" w:rsidR="00ED1757" w:rsidRPr="00EB1F15" w:rsidRDefault="00ED1757" w:rsidP="00EB1F15">
      <w:pPr>
        <w:pStyle w:val="ListParagraph"/>
        <w:numPr>
          <w:ilvl w:val="1"/>
          <w:numId w:val="13"/>
        </w:numPr>
        <w:spacing w:before="120" w:after="120"/>
        <w:ind w:left="1134" w:hanging="425"/>
      </w:pPr>
      <w:r w:rsidRPr="00EB1F15">
        <w:rPr>
          <w:b/>
        </w:rPr>
        <w:t xml:space="preserve">- </w:t>
      </w:r>
      <w:r w:rsidRPr="00EB1F15">
        <w:rPr>
          <w:color w:val="333333"/>
        </w:rPr>
        <w:t>Weld</w:t>
      </w:r>
      <w:r w:rsidRPr="00EB1F15">
        <w:rPr>
          <w:color w:val="333333"/>
          <w:spacing w:val="8"/>
        </w:rPr>
        <w:t xml:space="preserve"> </w:t>
      </w:r>
      <w:r w:rsidRPr="00EB1F15">
        <w:rPr>
          <w:color w:val="333333"/>
        </w:rPr>
        <w:t>shall</w:t>
      </w:r>
      <w:r w:rsidRPr="00EB1F15">
        <w:rPr>
          <w:color w:val="333333"/>
          <w:spacing w:val="8"/>
        </w:rPr>
        <w:t xml:space="preserve"> </w:t>
      </w:r>
      <w:r w:rsidRPr="00EB1F15">
        <w:rPr>
          <w:color w:val="333333"/>
        </w:rPr>
        <w:t>be</w:t>
      </w:r>
      <w:r w:rsidRPr="00EB1F15">
        <w:rPr>
          <w:color w:val="333333"/>
          <w:spacing w:val="8"/>
        </w:rPr>
        <w:t xml:space="preserve"> </w:t>
      </w:r>
      <w:r w:rsidRPr="00EB1F15">
        <w:rPr>
          <w:color w:val="333333"/>
        </w:rPr>
        <w:t>inspected</w:t>
      </w:r>
      <w:r w:rsidRPr="00EB1F15">
        <w:rPr>
          <w:color w:val="333333"/>
          <w:spacing w:val="8"/>
        </w:rPr>
        <w:t xml:space="preserve"> </w:t>
      </w:r>
      <w:r w:rsidRPr="00EB1F15">
        <w:rPr>
          <w:color w:val="333333"/>
        </w:rPr>
        <w:t>as</w:t>
      </w:r>
      <w:r w:rsidRPr="00EB1F15">
        <w:rPr>
          <w:color w:val="333333"/>
          <w:spacing w:val="8"/>
        </w:rPr>
        <w:t xml:space="preserve"> </w:t>
      </w:r>
      <w:r w:rsidRPr="00EB1F15">
        <w:rPr>
          <w:color w:val="333333"/>
        </w:rPr>
        <w:t>specified</w:t>
      </w:r>
      <w:r w:rsidRPr="00EB1F15">
        <w:rPr>
          <w:color w:val="333333"/>
          <w:spacing w:val="8"/>
        </w:rPr>
        <w:t xml:space="preserve"> </w:t>
      </w:r>
      <w:r w:rsidRPr="00EB1F15">
        <w:rPr>
          <w:color w:val="333333"/>
        </w:rPr>
        <w:t>in</w:t>
      </w:r>
      <w:r w:rsidRPr="00EB1F15">
        <w:rPr>
          <w:color w:val="333333"/>
          <w:spacing w:val="8"/>
        </w:rPr>
        <w:t xml:space="preserve"> </w:t>
      </w:r>
      <w:r w:rsidRPr="00EB1F15">
        <w:rPr>
          <w:color w:val="333333"/>
        </w:rPr>
        <w:t>piping</w:t>
      </w:r>
      <w:r w:rsidRPr="00EB1F15">
        <w:rPr>
          <w:color w:val="333333"/>
          <w:spacing w:val="8"/>
        </w:rPr>
        <w:t xml:space="preserve"> </w:t>
      </w:r>
      <w:r w:rsidRPr="00EB1F15">
        <w:rPr>
          <w:color w:val="333333"/>
        </w:rPr>
        <w:t>material</w:t>
      </w:r>
      <w:r w:rsidRPr="00EB1F15">
        <w:rPr>
          <w:color w:val="333333"/>
          <w:spacing w:val="8"/>
        </w:rPr>
        <w:t xml:space="preserve"> </w:t>
      </w:r>
      <w:r w:rsidRPr="00EB1F15">
        <w:rPr>
          <w:color w:val="333333"/>
        </w:rPr>
        <w:t>class</w:t>
      </w:r>
      <w:r w:rsidRPr="00EB1F15">
        <w:rPr>
          <w:color w:val="333333"/>
          <w:spacing w:val="8"/>
        </w:rPr>
        <w:t xml:space="preserve"> </w:t>
      </w:r>
      <w:r w:rsidRPr="00EB1F15">
        <w:rPr>
          <w:color w:val="333333"/>
        </w:rPr>
        <w:t>and</w:t>
      </w:r>
      <w:r w:rsidRPr="00EB1F15">
        <w:rPr>
          <w:color w:val="333333"/>
          <w:spacing w:val="8"/>
        </w:rPr>
        <w:t xml:space="preserve"> </w:t>
      </w:r>
      <w:r w:rsidRPr="00EB1F15">
        <w:rPr>
          <w:color w:val="333333"/>
        </w:rPr>
        <w:t>ASME</w:t>
      </w:r>
      <w:r w:rsidRPr="00EB1F15">
        <w:rPr>
          <w:color w:val="333333"/>
          <w:spacing w:val="8"/>
        </w:rPr>
        <w:t xml:space="preserve"> </w:t>
      </w:r>
      <w:r w:rsidRPr="00EB1F15">
        <w:rPr>
          <w:color w:val="333333"/>
          <w:spacing w:val="-2"/>
        </w:rPr>
        <w:t>B31.3.</w:t>
      </w:r>
    </w:p>
    <w:p w14:paraId="731A0463" w14:textId="4451F233" w:rsidR="00ED1757" w:rsidRPr="00EB1F15" w:rsidRDefault="00ED1757" w:rsidP="00EB1F15">
      <w:pPr>
        <w:pStyle w:val="BodyText"/>
        <w:spacing w:before="120" w:after="120"/>
        <w:ind w:left="1418" w:hanging="284"/>
        <w:rPr>
          <w:sz w:val="22"/>
          <w:szCs w:val="22"/>
        </w:rPr>
      </w:pPr>
      <w:r w:rsidRPr="00EB1F15">
        <w:rPr>
          <w:b/>
          <w:sz w:val="22"/>
          <w:szCs w:val="22"/>
        </w:rPr>
        <w:t xml:space="preserve">19-5.1 - </w:t>
      </w:r>
      <w:r w:rsidRPr="00EB1F15">
        <w:rPr>
          <w:color w:val="333333"/>
          <w:sz w:val="22"/>
          <w:szCs w:val="22"/>
        </w:rPr>
        <w:t>Visual inspection of weld color shall be used to assess proper shielding and amount of contamination per</w:t>
      </w:r>
      <w:r w:rsidRPr="00EB1F15">
        <w:rPr>
          <w:color w:val="333333"/>
          <w:spacing w:val="40"/>
          <w:sz w:val="22"/>
          <w:szCs w:val="22"/>
        </w:rPr>
        <w:t xml:space="preserve"> </w:t>
      </w:r>
      <w:r w:rsidRPr="00EB1F15">
        <w:rPr>
          <w:color w:val="333333"/>
          <w:sz w:val="22"/>
          <w:szCs w:val="22"/>
        </w:rPr>
        <w:t xml:space="preserve">acceptance criteria in </w:t>
      </w:r>
      <w:hyperlink w:anchor="_bookmark52" w:history="1">
        <w:r w:rsidRPr="00EB1F15">
          <w:rPr>
            <w:sz w:val="22"/>
            <w:szCs w:val="22"/>
            <w:u w:val="single"/>
          </w:rPr>
          <w:t>Table 10</w:t>
        </w:r>
      </w:hyperlink>
      <w:r w:rsidRPr="00EB1F15">
        <w:rPr>
          <w:color w:val="333333"/>
          <w:sz w:val="22"/>
          <w:szCs w:val="22"/>
        </w:rPr>
        <w:t>.</w:t>
      </w:r>
    </w:p>
    <w:p w14:paraId="08D47A2E" w14:textId="77777777" w:rsidR="002B14F6" w:rsidRPr="00EB1F15" w:rsidRDefault="002B14F6" w:rsidP="00EB1F15">
      <w:pPr>
        <w:spacing w:before="120" w:after="240"/>
        <w:ind w:left="709"/>
        <w:rPr>
          <w:b/>
        </w:rPr>
      </w:pPr>
      <w:r w:rsidRPr="00EB1F15">
        <w:rPr>
          <w:b/>
        </w:rPr>
        <w:t>Table</w:t>
      </w:r>
      <w:r w:rsidRPr="00EB1F15">
        <w:rPr>
          <w:b/>
          <w:spacing w:val="13"/>
        </w:rPr>
        <w:t xml:space="preserve"> </w:t>
      </w:r>
      <w:r w:rsidRPr="00EB1F15">
        <w:rPr>
          <w:b/>
          <w:iCs/>
        </w:rPr>
        <w:t>10:</w:t>
      </w:r>
      <w:r w:rsidRPr="00EB1F15">
        <w:rPr>
          <w:b/>
          <w:iCs/>
          <w:spacing w:val="2"/>
        </w:rPr>
        <w:t xml:space="preserve"> </w:t>
      </w:r>
      <w:r w:rsidRPr="00EB1F15">
        <w:rPr>
          <w:b/>
        </w:rPr>
        <w:t>Acceptance</w:t>
      </w:r>
      <w:r w:rsidRPr="00EB1F15">
        <w:rPr>
          <w:b/>
          <w:spacing w:val="7"/>
        </w:rPr>
        <w:t xml:space="preserve"> </w:t>
      </w:r>
      <w:r w:rsidRPr="00EB1F15">
        <w:rPr>
          <w:b/>
        </w:rPr>
        <w:t>Criteria</w:t>
      </w:r>
      <w:r w:rsidRPr="00EB1F15">
        <w:rPr>
          <w:b/>
          <w:spacing w:val="8"/>
        </w:rPr>
        <w:t xml:space="preserve"> </w:t>
      </w:r>
      <w:r w:rsidRPr="00EB1F15">
        <w:rPr>
          <w:b/>
        </w:rPr>
        <w:t>for</w:t>
      </w:r>
      <w:r w:rsidRPr="00EB1F15">
        <w:rPr>
          <w:b/>
          <w:spacing w:val="7"/>
        </w:rPr>
        <w:t xml:space="preserve"> </w:t>
      </w:r>
      <w:r w:rsidRPr="00EB1F15">
        <w:rPr>
          <w:b/>
        </w:rPr>
        <w:t>Visual</w:t>
      </w:r>
      <w:r w:rsidRPr="00EB1F15">
        <w:rPr>
          <w:b/>
          <w:spacing w:val="8"/>
        </w:rPr>
        <w:t xml:space="preserve"> </w:t>
      </w:r>
      <w:r w:rsidRPr="00EB1F15">
        <w:rPr>
          <w:b/>
        </w:rPr>
        <w:t>Inspection</w:t>
      </w:r>
      <w:r w:rsidRPr="00EB1F15">
        <w:rPr>
          <w:b/>
          <w:spacing w:val="8"/>
        </w:rPr>
        <w:t xml:space="preserve"> </w:t>
      </w:r>
      <w:r w:rsidRPr="00EB1F15">
        <w:rPr>
          <w:b/>
        </w:rPr>
        <w:t>of</w:t>
      </w:r>
      <w:r w:rsidRPr="00EB1F15">
        <w:rPr>
          <w:b/>
          <w:spacing w:val="7"/>
        </w:rPr>
        <w:t xml:space="preserve"> </w:t>
      </w:r>
      <w:r w:rsidRPr="00EB1F15">
        <w:rPr>
          <w:b/>
        </w:rPr>
        <w:t>Titanium</w:t>
      </w:r>
      <w:r w:rsidRPr="00EB1F15">
        <w:rPr>
          <w:b/>
          <w:spacing w:val="8"/>
        </w:rPr>
        <w:t xml:space="preserve"> </w:t>
      </w:r>
      <w:r w:rsidRPr="00EB1F15">
        <w:rPr>
          <w:b/>
        </w:rPr>
        <w:t>Weld</w:t>
      </w:r>
      <w:r w:rsidRPr="00EB1F15">
        <w:rPr>
          <w:b/>
          <w:spacing w:val="7"/>
        </w:rPr>
        <w:t xml:space="preserve"> </w:t>
      </w:r>
      <w:r w:rsidRPr="00EB1F15">
        <w:rPr>
          <w:b/>
          <w:spacing w:val="-2"/>
        </w:rPr>
        <w:t>Color</w:t>
      </w:r>
    </w:p>
    <w:tbl>
      <w:tblPr>
        <w:tblW w:w="0" w:type="auto"/>
        <w:tblInd w:w="55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5737"/>
        <w:gridCol w:w="2125"/>
        <w:gridCol w:w="2140"/>
      </w:tblGrid>
      <w:tr w:rsidR="002B14F6" w:rsidRPr="002B14F6" w14:paraId="634ABAA5" w14:textId="77777777" w:rsidTr="00032292">
        <w:trPr>
          <w:trHeight w:val="287"/>
        </w:trPr>
        <w:tc>
          <w:tcPr>
            <w:tcW w:w="5737" w:type="dxa"/>
            <w:shd w:val="clear" w:color="auto" w:fill="F0F0F0"/>
            <w:vAlign w:val="center"/>
          </w:tcPr>
          <w:p w14:paraId="24C849E3" w14:textId="77777777" w:rsidR="002B14F6" w:rsidRPr="005D4A9F" w:rsidRDefault="002B14F6" w:rsidP="002B14F6">
            <w:pPr>
              <w:pStyle w:val="TableParagraph"/>
              <w:spacing w:before="0"/>
              <w:ind w:left="0"/>
              <w:jc w:val="center"/>
              <w:rPr>
                <w:rFonts w:ascii="Times New Roman" w:hAnsi="Times New Roman" w:cs="Times New Roman"/>
                <w:b/>
              </w:rPr>
            </w:pPr>
            <w:r w:rsidRPr="005D4A9F">
              <w:rPr>
                <w:rFonts w:ascii="Times New Roman" w:hAnsi="Times New Roman" w:cs="Times New Roman"/>
                <w:b/>
                <w:color w:val="333333"/>
              </w:rPr>
              <w:t>Weld</w:t>
            </w:r>
            <w:r w:rsidRPr="005D4A9F">
              <w:rPr>
                <w:rFonts w:ascii="Times New Roman" w:hAnsi="Times New Roman" w:cs="Times New Roman"/>
                <w:b/>
                <w:color w:val="333333"/>
                <w:spacing w:val="6"/>
              </w:rPr>
              <w:t xml:space="preserve"> </w:t>
            </w:r>
            <w:r w:rsidRPr="005D4A9F">
              <w:rPr>
                <w:rFonts w:ascii="Times New Roman" w:hAnsi="Times New Roman" w:cs="Times New Roman"/>
                <w:b/>
                <w:color w:val="333333"/>
                <w:spacing w:val="-2"/>
              </w:rPr>
              <w:t>Color</w:t>
            </w:r>
          </w:p>
        </w:tc>
        <w:tc>
          <w:tcPr>
            <w:tcW w:w="2125" w:type="dxa"/>
            <w:shd w:val="clear" w:color="auto" w:fill="F0F0F0"/>
            <w:vAlign w:val="center"/>
          </w:tcPr>
          <w:p w14:paraId="32C7415D" w14:textId="77777777" w:rsidR="002B14F6" w:rsidRPr="005D4A9F" w:rsidRDefault="002B14F6" w:rsidP="002B14F6">
            <w:pPr>
              <w:pStyle w:val="TableParagraph"/>
              <w:spacing w:before="0"/>
              <w:ind w:left="0"/>
              <w:jc w:val="center"/>
              <w:rPr>
                <w:rFonts w:ascii="Times New Roman" w:hAnsi="Times New Roman" w:cs="Times New Roman"/>
                <w:b/>
              </w:rPr>
            </w:pPr>
            <w:r w:rsidRPr="005D4A9F">
              <w:rPr>
                <w:rFonts w:ascii="Times New Roman" w:hAnsi="Times New Roman" w:cs="Times New Roman"/>
                <w:b/>
                <w:color w:val="333333"/>
                <w:spacing w:val="-2"/>
              </w:rPr>
              <w:t>Indication</w:t>
            </w:r>
          </w:p>
        </w:tc>
        <w:tc>
          <w:tcPr>
            <w:tcW w:w="2140" w:type="dxa"/>
            <w:shd w:val="clear" w:color="auto" w:fill="F0F0F0"/>
            <w:vAlign w:val="center"/>
          </w:tcPr>
          <w:p w14:paraId="21235398" w14:textId="77777777" w:rsidR="002B14F6" w:rsidRPr="005D4A9F" w:rsidRDefault="002B14F6" w:rsidP="002B14F6">
            <w:pPr>
              <w:pStyle w:val="TableParagraph"/>
              <w:spacing w:before="0"/>
              <w:ind w:left="0"/>
              <w:jc w:val="center"/>
              <w:rPr>
                <w:rFonts w:ascii="Times New Roman" w:hAnsi="Times New Roman" w:cs="Times New Roman"/>
                <w:b/>
              </w:rPr>
            </w:pPr>
            <w:r w:rsidRPr="005D4A9F">
              <w:rPr>
                <w:rFonts w:ascii="Times New Roman" w:hAnsi="Times New Roman" w:cs="Times New Roman"/>
                <w:b/>
                <w:color w:val="333333"/>
                <w:spacing w:val="-2"/>
              </w:rPr>
              <w:t>Acceptability</w:t>
            </w:r>
          </w:p>
        </w:tc>
      </w:tr>
      <w:tr w:rsidR="002B14F6" w:rsidRPr="002B14F6" w14:paraId="15C914F9" w14:textId="77777777" w:rsidTr="00032292">
        <w:trPr>
          <w:trHeight w:val="192"/>
        </w:trPr>
        <w:tc>
          <w:tcPr>
            <w:tcW w:w="5737" w:type="dxa"/>
            <w:vAlign w:val="center"/>
          </w:tcPr>
          <w:p w14:paraId="44E73045" w14:textId="77777777" w:rsidR="002B14F6" w:rsidRPr="005D4A9F" w:rsidRDefault="002B14F6" w:rsidP="009D207A">
            <w:pPr>
              <w:pStyle w:val="TableParagraph"/>
              <w:spacing w:before="0"/>
              <w:ind w:left="0"/>
              <w:rPr>
                <w:rFonts w:ascii="Times New Roman" w:hAnsi="Times New Roman" w:cs="Times New Roman"/>
              </w:rPr>
            </w:pPr>
            <w:r w:rsidRPr="005D4A9F">
              <w:rPr>
                <w:rFonts w:ascii="Times New Roman" w:hAnsi="Times New Roman" w:cs="Times New Roman"/>
                <w:color w:val="333333"/>
                <w:spacing w:val="-2"/>
              </w:rPr>
              <w:t>Silver</w:t>
            </w:r>
          </w:p>
        </w:tc>
        <w:tc>
          <w:tcPr>
            <w:tcW w:w="2125" w:type="dxa"/>
            <w:vAlign w:val="center"/>
          </w:tcPr>
          <w:p w14:paraId="7433A938" w14:textId="77777777" w:rsidR="002B14F6" w:rsidRPr="005D4A9F" w:rsidRDefault="002B14F6" w:rsidP="009D207A">
            <w:pPr>
              <w:pStyle w:val="TableParagraph"/>
              <w:spacing w:before="0"/>
              <w:ind w:left="0"/>
              <w:jc w:val="center"/>
              <w:rPr>
                <w:rFonts w:ascii="Times New Roman" w:hAnsi="Times New Roman" w:cs="Times New Roman"/>
              </w:rPr>
            </w:pPr>
            <w:r w:rsidRPr="005D4A9F">
              <w:rPr>
                <w:rFonts w:ascii="Times New Roman" w:hAnsi="Times New Roman" w:cs="Times New Roman"/>
                <w:color w:val="333333"/>
              </w:rPr>
              <w:t>Proper</w:t>
            </w:r>
            <w:r w:rsidRPr="005D4A9F">
              <w:rPr>
                <w:rFonts w:ascii="Times New Roman" w:hAnsi="Times New Roman" w:cs="Times New Roman"/>
                <w:color w:val="333333"/>
                <w:spacing w:val="11"/>
              </w:rPr>
              <w:t xml:space="preserve"> </w:t>
            </w:r>
            <w:r w:rsidRPr="005D4A9F">
              <w:rPr>
                <w:rFonts w:ascii="Times New Roman" w:hAnsi="Times New Roman" w:cs="Times New Roman"/>
                <w:color w:val="333333"/>
                <w:spacing w:val="-2"/>
              </w:rPr>
              <w:t>shielding</w:t>
            </w:r>
          </w:p>
        </w:tc>
        <w:tc>
          <w:tcPr>
            <w:tcW w:w="2140" w:type="dxa"/>
            <w:vAlign w:val="center"/>
          </w:tcPr>
          <w:p w14:paraId="7CEFC798" w14:textId="77777777" w:rsidR="002B14F6" w:rsidRPr="005D4A9F" w:rsidRDefault="002B14F6" w:rsidP="009D207A">
            <w:pPr>
              <w:pStyle w:val="TableParagraph"/>
              <w:spacing w:before="0"/>
              <w:ind w:left="0"/>
              <w:jc w:val="center"/>
              <w:rPr>
                <w:rFonts w:ascii="Times New Roman" w:hAnsi="Times New Roman" w:cs="Times New Roman"/>
              </w:rPr>
            </w:pPr>
            <w:r w:rsidRPr="005D4A9F">
              <w:rPr>
                <w:rFonts w:ascii="Times New Roman" w:hAnsi="Times New Roman" w:cs="Times New Roman"/>
                <w:color w:val="333333"/>
                <w:spacing w:val="-2"/>
              </w:rPr>
              <w:t>Accept</w:t>
            </w:r>
          </w:p>
        </w:tc>
      </w:tr>
      <w:tr w:rsidR="002B14F6" w:rsidRPr="002B14F6" w14:paraId="580EB79E" w14:textId="77777777" w:rsidTr="00032292">
        <w:trPr>
          <w:trHeight w:val="219"/>
        </w:trPr>
        <w:tc>
          <w:tcPr>
            <w:tcW w:w="5737" w:type="dxa"/>
            <w:vAlign w:val="center"/>
          </w:tcPr>
          <w:p w14:paraId="5E364695" w14:textId="77777777" w:rsidR="002B14F6" w:rsidRPr="005D4A9F" w:rsidRDefault="002B14F6" w:rsidP="009D207A">
            <w:pPr>
              <w:pStyle w:val="TableParagraph"/>
              <w:spacing w:before="0"/>
              <w:ind w:left="0"/>
              <w:rPr>
                <w:rFonts w:ascii="Times New Roman" w:hAnsi="Times New Roman" w:cs="Times New Roman"/>
              </w:rPr>
            </w:pPr>
            <w:r w:rsidRPr="005D4A9F">
              <w:rPr>
                <w:rFonts w:ascii="Times New Roman" w:hAnsi="Times New Roman" w:cs="Times New Roman"/>
                <w:color w:val="333333"/>
              </w:rPr>
              <w:t>Light</w:t>
            </w:r>
            <w:r w:rsidRPr="005D4A9F">
              <w:rPr>
                <w:rFonts w:ascii="Times New Roman" w:hAnsi="Times New Roman" w:cs="Times New Roman"/>
                <w:color w:val="333333"/>
                <w:spacing w:val="4"/>
              </w:rPr>
              <w:t xml:space="preserve"> </w:t>
            </w:r>
            <w:r w:rsidRPr="005D4A9F">
              <w:rPr>
                <w:rFonts w:ascii="Times New Roman" w:hAnsi="Times New Roman" w:cs="Times New Roman"/>
                <w:color w:val="333333"/>
                <w:spacing w:val="-2"/>
              </w:rPr>
              <w:t>Straw</w:t>
            </w:r>
          </w:p>
        </w:tc>
        <w:tc>
          <w:tcPr>
            <w:tcW w:w="2125" w:type="dxa"/>
            <w:vAlign w:val="center"/>
          </w:tcPr>
          <w:p w14:paraId="633EAFD2" w14:textId="77777777" w:rsidR="002B14F6" w:rsidRPr="005D4A9F" w:rsidRDefault="002B14F6" w:rsidP="009D207A">
            <w:pPr>
              <w:pStyle w:val="TableParagraph"/>
              <w:spacing w:before="0"/>
              <w:ind w:left="0"/>
              <w:jc w:val="center"/>
              <w:rPr>
                <w:rFonts w:ascii="Times New Roman" w:hAnsi="Times New Roman" w:cs="Times New Roman"/>
              </w:rPr>
            </w:pPr>
            <w:r w:rsidRPr="005D4A9F">
              <w:rPr>
                <w:rFonts w:ascii="Times New Roman" w:hAnsi="Times New Roman" w:cs="Times New Roman"/>
                <w:color w:val="333333"/>
              </w:rPr>
              <w:t>Slight</w:t>
            </w:r>
            <w:r w:rsidRPr="005D4A9F">
              <w:rPr>
                <w:rFonts w:ascii="Times New Roman" w:hAnsi="Times New Roman" w:cs="Times New Roman"/>
                <w:color w:val="333333"/>
                <w:spacing w:val="5"/>
              </w:rPr>
              <w:t xml:space="preserve"> </w:t>
            </w:r>
            <w:r w:rsidRPr="005D4A9F">
              <w:rPr>
                <w:rFonts w:ascii="Times New Roman" w:hAnsi="Times New Roman" w:cs="Times New Roman"/>
                <w:color w:val="333333"/>
                <w:spacing w:val="-2"/>
              </w:rPr>
              <w:t>contamination</w:t>
            </w:r>
          </w:p>
        </w:tc>
        <w:tc>
          <w:tcPr>
            <w:tcW w:w="2140" w:type="dxa"/>
            <w:vAlign w:val="center"/>
          </w:tcPr>
          <w:p w14:paraId="76EC087E" w14:textId="77777777" w:rsidR="002B14F6" w:rsidRPr="005D4A9F" w:rsidRDefault="002B14F6" w:rsidP="009D207A">
            <w:pPr>
              <w:pStyle w:val="TableParagraph"/>
              <w:spacing w:before="0"/>
              <w:ind w:left="0"/>
              <w:jc w:val="center"/>
              <w:rPr>
                <w:rFonts w:ascii="Times New Roman" w:hAnsi="Times New Roman" w:cs="Times New Roman"/>
              </w:rPr>
            </w:pPr>
            <w:r w:rsidRPr="005D4A9F">
              <w:rPr>
                <w:rFonts w:ascii="Times New Roman" w:hAnsi="Times New Roman" w:cs="Times New Roman"/>
                <w:color w:val="333333"/>
                <w:spacing w:val="-2"/>
              </w:rPr>
              <w:t>Accept</w:t>
            </w:r>
          </w:p>
        </w:tc>
      </w:tr>
      <w:tr w:rsidR="002B14F6" w:rsidRPr="002B14F6" w14:paraId="52954CE0" w14:textId="77777777" w:rsidTr="00032292">
        <w:trPr>
          <w:trHeight w:val="303"/>
        </w:trPr>
        <w:tc>
          <w:tcPr>
            <w:tcW w:w="5737" w:type="dxa"/>
            <w:vAlign w:val="center"/>
          </w:tcPr>
          <w:p w14:paraId="47A70D54" w14:textId="77777777" w:rsidR="002B14F6" w:rsidRPr="005D4A9F" w:rsidRDefault="002B14F6" w:rsidP="009D207A">
            <w:pPr>
              <w:pStyle w:val="TableParagraph"/>
              <w:spacing w:before="0"/>
              <w:ind w:left="0"/>
              <w:rPr>
                <w:rFonts w:ascii="Times New Roman" w:hAnsi="Times New Roman" w:cs="Times New Roman"/>
              </w:rPr>
            </w:pPr>
            <w:r w:rsidRPr="005D4A9F">
              <w:rPr>
                <w:rFonts w:ascii="Times New Roman" w:hAnsi="Times New Roman" w:cs="Times New Roman"/>
                <w:color w:val="333333"/>
              </w:rPr>
              <w:t>Dark</w:t>
            </w:r>
            <w:r w:rsidRPr="005D4A9F">
              <w:rPr>
                <w:rFonts w:ascii="Times New Roman" w:hAnsi="Times New Roman" w:cs="Times New Roman"/>
                <w:color w:val="333333"/>
                <w:spacing w:val="6"/>
              </w:rPr>
              <w:t xml:space="preserve"> </w:t>
            </w:r>
            <w:r w:rsidRPr="005D4A9F">
              <w:rPr>
                <w:rFonts w:ascii="Times New Roman" w:hAnsi="Times New Roman" w:cs="Times New Roman"/>
                <w:color w:val="333333"/>
              </w:rPr>
              <w:t>Straw,</w:t>
            </w:r>
            <w:r w:rsidRPr="005D4A9F">
              <w:rPr>
                <w:rFonts w:ascii="Times New Roman" w:hAnsi="Times New Roman" w:cs="Times New Roman"/>
                <w:color w:val="333333"/>
                <w:spacing w:val="7"/>
              </w:rPr>
              <w:t xml:space="preserve"> </w:t>
            </w:r>
            <w:r w:rsidRPr="005D4A9F">
              <w:rPr>
                <w:rFonts w:ascii="Times New Roman" w:hAnsi="Times New Roman" w:cs="Times New Roman"/>
                <w:color w:val="333333"/>
              </w:rPr>
              <w:t>Blue,</w:t>
            </w:r>
            <w:r w:rsidRPr="005D4A9F">
              <w:rPr>
                <w:rFonts w:ascii="Times New Roman" w:hAnsi="Times New Roman" w:cs="Times New Roman"/>
                <w:color w:val="333333"/>
                <w:spacing w:val="6"/>
              </w:rPr>
              <w:t xml:space="preserve"> </w:t>
            </w:r>
            <w:r w:rsidRPr="005D4A9F">
              <w:rPr>
                <w:rFonts w:ascii="Times New Roman" w:hAnsi="Times New Roman" w:cs="Times New Roman"/>
                <w:color w:val="333333"/>
              </w:rPr>
              <w:t>Bronze,</w:t>
            </w:r>
            <w:r w:rsidRPr="005D4A9F">
              <w:rPr>
                <w:rFonts w:ascii="Times New Roman" w:hAnsi="Times New Roman" w:cs="Times New Roman"/>
                <w:color w:val="333333"/>
                <w:spacing w:val="7"/>
              </w:rPr>
              <w:t xml:space="preserve"> </w:t>
            </w:r>
            <w:r w:rsidRPr="005D4A9F">
              <w:rPr>
                <w:rFonts w:ascii="Times New Roman" w:hAnsi="Times New Roman" w:cs="Times New Roman"/>
                <w:color w:val="333333"/>
              </w:rPr>
              <w:t>Brown,</w:t>
            </w:r>
            <w:r w:rsidRPr="005D4A9F">
              <w:rPr>
                <w:rFonts w:ascii="Times New Roman" w:hAnsi="Times New Roman" w:cs="Times New Roman"/>
                <w:color w:val="333333"/>
                <w:spacing w:val="6"/>
              </w:rPr>
              <w:t xml:space="preserve"> </w:t>
            </w:r>
            <w:r w:rsidRPr="005D4A9F">
              <w:rPr>
                <w:rFonts w:ascii="Times New Roman" w:hAnsi="Times New Roman" w:cs="Times New Roman"/>
                <w:color w:val="333333"/>
              </w:rPr>
              <w:t>Violet,</w:t>
            </w:r>
            <w:r w:rsidRPr="005D4A9F">
              <w:rPr>
                <w:rFonts w:ascii="Times New Roman" w:hAnsi="Times New Roman" w:cs="Times New Roman"/>
                <w:color w:val="333333"/>
                <w:spacing w:val="7"/>
              </w:rPr>
              <w:t xml:space="preserve"> </w:t>
            </w:r>
            <w:r w:rsidRPr="005D4A9F">
              <w:rPr>
                <w:rFonts w:ascii="Times New Roman" w:hAnsi="Times New Roman" w:cs="Times New Roman"/>
                <w:color w:val="333333"/>
              </w:rPr>
              <w:t>Green,</w:t>
            </w:r>
            <w:r w:rsidRPr="005D4A9F">
              <w:rPr>
                <w:rFonts w:ascii="Times New Roman" w:hAnsi="Times New Roman" w:cs="Times New Roman"/>
                <w:color w:val="333333"/>
                <w:spacing w:val="6"/>
              </w:rPr>
              <w:t xml:space="preserve"> </w:t>
            </w:r>
            <w:r w:rsidRPr="005D4A9F">
              <w:rPr>
                <w:rFonts w:ascii="Times New Roman" w:hAnsi="Times New Roman" w:cs="Times New Roman"/>
                <w:color w:val="333333"/>
              </w:rPr>
              <w:t>Gray,</w:t>
            </w:r>
            <w:r w:rsidRPr="005D4A9F">
              <w:rPr>
                <w:rFonts w:ascii="Times New Roman" w:hAnsi="Times New Roman" w:cs="Times New Roman"/>
                <w:color w:val="333333"/>
                <w:spacing w:val="7"/>
              </w:rPr>
              <w:t xml:space="preserve"> </w:t>
            </w:r>
            <w:r w:rsidRPr="005D4A9F">
              <w:rPr>
                <w:rFonts w:ascii="Times New Roman" w:hAnsi="Times New Roman" w:cs="Times New Roman"/>
                <w:color w:val="333333"/>
                <w:spacing w:val="-2"/>
              </w:rPr>
              <w:t>White</w:t>
            </w:r>
          </w:p>
        </w:tc>
        <w:tc>
          <w:tcPr>
            <w:tcW w:w="2125" w:type="dxa"/>
            <w:vAlign w:val="center"/>
          </w:tcPr>
          <w:p w14:paraId="6EB71CB0" w14:textId="77777777" w:rsidR="002B14F6" w:rsidRPr="005D4A9F" w:rsidRDefault="002B14F6" w:rsidP="009D207A">
            <w:pPr>
              <w:pStyle w:val="TableParagraph"/>
              <w:spacing w:before="0"/>
              <w:ind w:left="0"/>
              <w:jc w:val="center"/>
              <w:rPr>
                <w:rFonts w:ascii="Times New Roman" w:hAnsi="Times New Roman" w:cs="Times New Roman"/>
              </w:rPr>
            </w:pPr>
            <w:r w:rsidRPr="005D4A9F">
              <w:rPr>
                <w:rFonts w:ascii="Times New Roman" w:hAnsi="Times New Roman" w:cs="Times New Roman"/>
                <w:color w:val="333333"/>
                <w:spacing w:val="-2"/>
              </w:rPr>
              <w:t>Contamination</w:t>
            </w:r>
          </w:p>
        </w:tc>
        <w:tc>
          <w:tcPr>
            <w:tcW w:w="2140" w:type="dxa"/>
            <w:vAlign w:val="center"/>
          </w:tcPr>
          <w:p w14:paraId="01D48F97" w14:textId="77777777" w:rsidR="002B14F6" w:rsidRPr="005D4A9F" w:rsidRDefault="002B14F6" w:rsidP="009D207A">
            <w:pPr>
              <w:pStyle w:val="TableParagraph"/>
              <w:spacing w:before="0"/>
              <w:ind w:left="0"/>
              <w:jc w:val="center"/>
              <w:rPr>
                <w:rFonts w:ascii="Times New Roman" w:hAnsi="Times New Roman" w:cs="Times New Roman"/>
              </w:rPr>
            </w:pPr>
            <w:r w:rsidRPr="005D4A9F">
              <w:rPr>
                <w:rFonts w:ascii="Times New Roman" w:hAnsi="Times New Roman" w:cs="Times New Roman"/>
                <w:color w:val="333333"/>
              </w:rPr>
              <w:t>Reject</w:t>
            </w:r>
            <w:r w:rsidRPr="005D4A9F">
              <w:rPr>
                <w:rFonts w:ascii="Times New Roman" w:hAnsi="Times New Roman" w:cs="Times New Roman"/>
                <w:color w:val="333333"/>
                <w:spacing w:val="5"/>
              </w:rPr>
              <w:t xml:space="preserve"> </w:t>
            </w:r>
            <w:r w:rsidRPr="005D4A9F">
              <w:rPr>
                <w:rFonts w:ascii="Times New Roman" w:hAnsi="Times New Roman" w:cs="Times New Roman"/>
                <w:color w:val="333333"/>
              </w:rPr>
              <w:t>and</w:t>
            </w:r>
            <w:r w:rsidRPr="005D4A9F">
              <w:rPr>
                <w:rFonts w:ascii="Times New Roman" w:hAnsi="Times New Roman" w:cs="Times New Roman"/>
                <w:color w:val="333333"/>
                <w:spacing w:val="6"/>
              </w:rPr>
              <w:t xml:space="preserve"> </w:t>
            </w:r>
            <w:r w:rsidRPr="005D4A9F">
              <w:rPr>
                <w:rFonts w:ascii="Times New Roman" w:hAnsi="Times New Roman" w:cs="Times New Roman"/>
                <w:color w:val="333333"/>
                <w:spacing w:val="-2"/>
              </w:rPr>
              <w:t>remove</w:t>
            </w:r>
          </w:p>
        </w:tc>
      </w:tr>
    </w:tbl>
    <w:p w14:paraId="13B11C8A" w14:textId="6FED3302" w:rsidR="005C097D" w:rsidRPr="00EB1F15" w:rsidRDefault="005C097D" w:rsidP="00EB1F15">
      <w:pPr>
        <w:pStyle w:val="ListParagraph"/>
        <w:numPr>
          <w:ilvl w:val="1"/>
          <w:numId w:val="13"/>
        </w:numPr>
        <w:spacing w:before="120" w:after="120"/>
        <w:ind w:left="1134" w:hanging="425"/>
      </w:pPr>
      <w:r w:rsidRPr="00EB1F15">
        <w:rPr>
          <w:b/>
        </w:rPr>
        <w:t>-</w:t>
      </w:r>
      <w:r w:rsidRPr="00EB1F15">
        <w:rPr>
          <w:b/>
          <w:spacing w:val="1"/>
        </w:rPr>
        <w:t xml:space="preserve"> </w:t>
      </w:r>
      <w:r w:rsidRPr="00EB1F15">
        <w:t>Preheating</w:t>
      </w:r>
      <w:r w:rsidRPr="00EB1F15">
        <w:rPr>
          <w:spacing w:val="8"/>
        </w:rPr>
        <w:t xml:space="preserve"> </w:t>
      </w:r>
      <w:r w:rsidRPr="00EB1F15">
        <w:t>and</w:t>
      </w:r>
      <w:r w:rsidRPr="00EB1F15">
        <w:rPr>
          <w:spacing w:val="9"/>
        </w:rPr>
        <w:t xml:space="preserve"> </w:t>
      </w:r>
      <w:r w:rsidRPr="00EB1F15">
        <w:t>interpass</w:t>
      </w:r>
      <w:r w:rsidRPr="00EB1F15">
        <w:rPr>
          <w:spacing w:val="9"/>
        </w:rPr>
        <w:t xml:space="preserve"> </w:t>
      </w:r>
      <w:r w:rsidRPr="00EB1F15">
        <w:t>control</w:t>
      </w:r>
      <w:r w:rsidRPr="00EB1F15">
        <w:rPr>
          <w:spacing w:val="8"/>
        </w:rPr>
        <w:t xml:space="preserve"> </w:t>
      </w:r>
      <w:r w:rsidRPr="00EB1F15">
        <w:t>of</w:t>
      </w:r>
      <w:r w:rsidRPr="00EB1F15">
        <w:rPr>
          <w:spacing w:val="9"/>
        </w:rPr>
        <w:t xml:space="preserve"> </w:t>
      </w:r>
      <w:r w:rsidRPr="00EB1F15">
        <w:t>titanium</w:t>
      </w:r>
      <w:r w:rsidRPr="00EB1F15">
        <w:rPr>
          <w:spacing w:val="8"/>
        </w:rPr>
        <w:t xml:space="preserve"> </w:t>
      </w:r>
      <w:r w:rsidRPr="00EB1F15">
        <w:t>shall</w:t>
      </w:r>
      <w:r w:rsidRPr="00EB1F15">
        <w:rPr>
          <w:spacing w:val="9"/>
        </w:rPr>
        <w:t xml:space="preserve"> </w:t>
      </w:r>
      <w:r w:rsidRPr="00EB1F15">
        <w:t>be</w:t>
      </w:r>
      <w:r w:rsidRPr="00EB1F15">
        <w:rPr>
          <w:spacing w:val="8"/>
        </w:rPr>
        <w:t xml:space="preserve"> </w:t>
      </w:r>
      <w:r w:rsidRPr="00EB1F15">
        <w:t>conducted</w:t>
      </w:r>
      <w:r w:rsidRPr="00EB1F15">
        <w:rPr>
          <w:spacing w:val="9"/>
        </w:rPr>
        <w:t xml:space="preserve"> </w:t>
      </w:r>
      <w:r w:rsidRPr="00EB1F15">
        <w:t>in</w:t>
      </w:r>
      <w:r w:rsidRPr="00EB1F15">
        <w:rPr>
          <w:spacing w:val="9"/>
        </w:rPr>
        <w:t xml:space="preserve"> </w:t>
      </w:r>
      <w:r w:rsidRPr="00EB1F15">
        <w:t>accordance</w:t>
      </w:r>
      <w:r w:rsidRPr="00EB1F15">
        <w:rPr>
          <w:spacing w:val="8"/>
        </w:rPr>
        <w:t xml:space="preserve"> </w:t>
      </w:r>
      <w:r w:rsidRPr="00EB1F15">
        <w:t>with</w:t>
      </w:r>
      <w:r w:rsidRPr="00EB1F15">
        <w:rPr>
          <w:spacing w:val="9"/>
        </w:rPr>
        <w:t xml:space="preserve"> </w:t>
      </w:r>
      <w:r w:rsidRPr="00EB1F15">
        <w:t>Section</w:t>
      </w:r>
      <w:r w:rsidRPr="00EB1F15">
        <w:rPr>
          <w:spacing w:val="11"/>
        </w:rPr>
        <w:t xml:space="preserve"> </w:t>
      </w:r>
      <w:hyperlink w:anchor="_bookmark59" w:history="1">
        <w:r w:rsidRPr="00EB1F15">
          <w:rPr>
            <w:spacing w:val="-5"/>
            <w:u w:val="single"/>
          </w:rPr>
          <w:t>21</w:t>
        </w:r>
      </w:hyperlink>
      <w:r w:rsidRPr="00EB1F15">
        <w:rPr>
          <w:spacing w:val="-5"/>
        </w:rPr>
        <w:t>.</w:t>
      </w:r>
    </w:p>
    <w:p w14:paraId="06A0EFFD" w14:textId="4F18EDC4" w:rsidR="009115D0" w:rsidRPr="00EB1F15" w:rsidRDefault="005C097D" w:rsidP="00EB1F15">
      <w:pPr>
        <w:pStyle w:val="ListParagraph"/>
        <w:numPr>
          <w:ilvl w:val="1"/>
          <w:numId w:val="13"/>
        </w:numPr>
        <w:spacing w:before="120" w:after="120"/>
        <w:ind w:left="1134" w:hanging="425"/>
      </w:pPr>
      <w:r w:rsidRPr="00EB1F15">
        <w:rPr>
          <w:b/>
        </w:rPr>
        <w:t xml:space="preserve">- </w:t>
      </w:r>
      <w:r w:rsidRPr="00EB1F15">
        <w:rPr>
          <w:color w:val="333333"/>
        </w:rPr>
        <w:t>Titanium</w:t>
      </w:r>
      <w:r w:rsidRPr="00EB1F15">
        <w:rPr>
          <w:color w:val="333333"/>
          <w:spacing w:val="7"/>
        </w:rPr>
        <w:t xml:space="preserve"> </w:t>
      </w:r>
      <w:r w:rsidRPr="00EB1F15">
        <w:rPr>
          <w:color w:val="333333"/>
        </w:rPr>
        <w:t>materials</w:t>
      </w:r>
      <w:r w:rsidRPr="00EB1F15">
        <w:rPr>
          <w:color w:val="333333"/>
          <w:spacing w:val="7"/>
        </w:rPr>
        <w:t xml:space="preserve"> </w:t>
      </w:r>
      <w:r w:rsidRPr="00EB1F15">
        <w:rPr>
          <w:color w:val="333333"/>
        </w:rPr>
        <w:t>shall</w:t>
      </w:r>
      <w:r w:rsidRPr="00EB1F15">
        <w:rPr>
          <w:color w:val="333333"/>
          <w:spacing w:val="7"/>
        </w:rPr>
        <w:t xml:space="preserve"> </w:t>
      </w:r>
      <w:r w:rsidRPr="00EB1F15">
        <w:rPr>
          <w:color w:val="333333"/>
        </w:rPr>
        <w:t>not</w:t>
      </w:r>
      <w:r w:rsidRPr="00EB1F15">
        <w:rPr>
          <w:color w:val="333333"/>
          <w:spacing w:val="7"/>
        </w:rPr>
        <w:t xml:space="preserve"> </w:t>
      </w:r>
      <w:r w:rsidRPr="00EB1F15">
        <w:rPr>
          <w:color w:val="333333"/>
        </w:rPr>
        <w:t>be</w:t>
      </w:r>
      <w:r w:rsidRPr="00EB1F15">
        <w:rPr>
          <w:color w:val="333333"/>
          <w:spacing w:val="7"/>
        </w:rPr>
        <w:t xml:space="preserve"> </w:t>
      </w:r>
      <w:r w:rsidRPr="00EB1F15">
        <w:rPr>
          <w:color w:val="333333"/>
        </w:rPr>
        <w:t>PWHT</w:t>
      </w:r>
      <w:r w:rsidRPr="00EB1F15">
        <w:rPr>
          <w:color w:val="333333"/>
          <w:spacing w:val="7"/>
        </w:rPr>
        <w:t xml:space="preserve"> </w:t>
      </w:r>
      <w:r w:rsidRPr="00EB1F15">
        <w:rPr>
          <w:color w:val="333333"/>
        </w:rPr>
        <w:t>unless</w:t>
      </w:r>
      <w:r w:rsidRPr="00EB1F15">
        <w:rPr>
          <w:color w:val="333333"/>
          <w:spacing w:val="7"/>
        </w:rPr>
        <w:t xml:space="preserve"> </w:t>
      </w:r>
      <w:r w:rsidRPr="00EB1F15">
        <w:rPr>
          <w:color w:val="333333"/>
        </w:rPr>
        <w:t>specified</w:t>
      </w:r>
      <w:r w:rsidRPr="00EB1F15">
        <w:rPr>
          <w:color w:val="333333"/>
          <w:spacing w:val="8"/>
        </w:rPr>
        <w:t xml:space="preserve"> </w:t>
      </w:r>
      <w:r w:rsidRPr="00EB1F15">
        <w:rPr>
          <w:color w:val="333333"/>
        </w:rPr>
        <w:t>by</w:t>
      </w:r>
      <w:r w:rsidRPr="00EB1F15">
        <w:rPr>
          <w:color w:val="333333"/>
          <w:spacing w:val="7"/>
        </w:rPr>
        <w:t xml:space="preserve"> </w:t>
      </w:r>
      <w:r w:rsidRPr="00EB1F15">
        <w:rPr>
          <w:color w:val="333333"/>
        </w:rPr>
        <w:t>the</w:t>
      </w:r>
      <w:r w:rsidRPr="00EB1F15">
        <w:rPr>
          <w:color w:val="333333"/>
          <w:spacing w:val="7"/>
        </w:rPr>
        <w:t xml:space="preserve"> </w:t>
      </w:r>
      <w:r w:rsidRPr="00EB1F15">
        <w:rPr>
          <w:color w:val="333333"/>
        </w:rPr>
        <w:t>Owner's</w:t>
      </w:r>
      <w:r w:rsidRPr="00EB1F15">
        <w:rPr>
          <w:color w:val="333333"/>
          <w:spacing w:val="7"/>
        </w:rPr>
        <w:t xml:space="preserve"> </w:t>
      </w:r>
      <w:r w:rsidRPr="00EB1F15">
        <w:rPr>
          <w:color w:val="333333"/>
        </w:rPr>
        <w:t>materials</w:t>
      </w:r>
      <w:r w:rsidRPr="00EB1F15">
        <w:rPr>
          <w:color w:val="333333"/>
          <w:spacing w:val="7"/>
        </w:rPr>
        <w:t xml:space="preserve"> </w:t>
      </w:r>
      <w:r w:rsidRPr="00EB1F15">
        <w:rPr>
          <w:color w:val="333333"/>
          <w:spacing w:val="-2"/>
        </w:rPr>
        <w:t>engineer.</w:t>
      </w:r>
    </w:p>
    <w:p w14:paraId="55537ADE" w14:textId="1075A691" w:rsidR="009115D0" w:rsidRPr="00DB7CEB" w:rsidRDefault="009115D0">
      <w:pPr>
        <w:pStyle w:val="Heading1"/>
        <w:numPr>
          <w:ilvl w:val="0"/>
          <w:numId w:val="67"/>
        </w:numPr>
        <w:spacing w:before="240" w:after="240"/>
        <w:ind w:left="709" w:hanging="709"/>
      </w:pPr>
      <w:bookmarkStart w:id="536" w:name="_Toc205628083"/>
      <w:r w:rsidRPr="009115D0">
        <w:t>Requirements</w:t>
      </w:r>
      <w:r w:rsidRPr="009115D0">
        <w:rPr>
          <w:spacing w:val="-6"/>
        </w:rPr>
        <w:t xml:space="preserve"> </w:t>
      </w:r>
      <w:r w:rsidRPr="009115D0">
        <w:t>for</w:t>
      </w:r>
      <w:r w:rsidRPr="009115D0">
        <w:rPr>
          <w:spacing w:val="-3"/>
        </w:rPr>
        <w:t xml:space="preserve"> </w:t>
      </w:r>
      <w:r w:rsidRPr="009115D0">
        <w:t>API</w:t>
      </w:r>
      <w:r w:rsidRPr="009115D0">
        <w:rPr>
          <w:spacing w:val="-4"/>
        </w:rPr>
        <w:t xml:space="preserve"> </w:t>
      </w:r>
      <w:r w:rsidRPr="009115D0">
        <w:t>5L</w:t>
      </w:r>
      <w:r w:rsidRPr="009115D0">
        <w:rPr>
          <w:spacing w:val="-3"/>
        </w:rPr>
        <w:t xml:space="preserve"> </w:t>
      </w:r>
      <w:r w:rsidRPr="009115D0">
        <w:t>Grade</w:t>
      </w:r>
      <w:r w:rsidRPr="009115D0">
        <w:rPr>
          <w:spacing w:val="-4"/>
        </w:rPr>
        <w:t xml:space="preserve"> </w:t>
      </w:r>
      <w:r w:rsidRPr="009115D0">
        <w:t>X60</w:t>
      </w:r>
      <w:r w:rsidRPr="009115D0">
        <w:rPr>
          <w:spacing w:val="-3"/>
        </w:rPr>
        <w:t xml:space="preserve"> </w:t>
      </w:r>
      <w:r w:rsidRPr="009115D0">
        <w:t>and</w:t>
      </w:r>
      <w:r w:rsidRPr="009115D0">
        <w:rPr>
          <w:spacing w:val="-4"/>
        </w:rPr>
        <w:t xml:space="preserve"> </w:t>
      </w:r>
      <w:r w:rsidRPr="009115D0">
        <w:t>X65</w:t>
      </w:r>
      <w:r w:rsidRPr="009115D0">
        <w:rPr>
          <w:spacing w:val="-3"/>
        </w:rPr>
        <w:t xml:space="preserve"> </w:t>
      </w:r>
      <w:r w:rsidRPr="009115D0">
        <w:t>Carbon</w:t>
      </w:r>
      <w:r w:rsidRPr="009115D0">
        <w:rPr>
          <w:spacing w:val="-4"/>
        </w:rPr>
        <w:t xml:space="preserve"> </w:t>
      </w:r>
      <w:r w:rsidRPr="009115D0">
        <w:t>Steel</w:t>
      </w:r>
      <w:r w:rsidRPr="009115D0">
        <w:rPr>
          <w:spacing w:val="-3"/>
        </w:rPr>
        <w:t xml:space="preserve"> </w:t>
      </w:r>
      <w:r w:rsidRPr="009115D0">
        <w:rPr>
          <w:spacing w:val="-2"/>
        </w:rPr>
        <w:t>Piping</w:t>
      </w:r>
      <w:bookmarkEnd w:id="536"/>
    </w:p>
    <w:p w14:paraId="7E9D8A56" w14:textId="77777777" w:rsidR="009115D0" w:rsidRPr="00EB1F15" w:rsidRDefault="009115D0">
      <w:pPr>
        <w:pStyle w:val="Heading2"/>
        <w:numPr>
          <w:ilvl w:val="1"/>
          <w:numId w:val="67"/>
        </w:numPr>
        <w:spacing w:before="240" w:after="240"/>
        <w:ind w:left="851" w:hanging="709"/>
        <w:rPr>
          <w:sz w:val="22"/>
          <w:szCs w:val="22"/>
        </w:rPr>
      </w:pPr>
      <w:bookmarkStart w:id="537" w:name="_Toc205628084"/>
      <w:r w:rsidRPr="00EB1F15">
        <w:rPr>
          <w:spacing w:val="-2"/>
          <w:sz w:val="22"/>
          <w:szCs w:val="22"/>
        </w:rPr>
        <w:t>General</w:t>
      </w:r>
      <w:bookmarkEnd w:id="537"/>
    </w:p>
    <w:p w14:paraId="7CD0F076" w14:textId="736900B4" w:rsidR="009115D0" w:rsidRPr="00EB1F15" w:rsidRDefault="009115D0" w:rsidP="00EB1F15">
      <w:pPr>
        <w:pStyle w:val="BodyText"/>
        <w:spacing w:before="120" w:after="120"/>
        <w:ind w:left="1134" w:hanging="425"/>
        <w:rPr>
          <w:sz w:val="22"/>
          <w:szCs w:val="22"/>
        </w:rPr>
      </w:pPr>
      <w:r w:rsidRPr="00EB1F15">
        <w:rPr>
          <w:b/>
          <w:sz w:val="22"/>
          <w:szCs w:val="22"/>
        </w:rPr>
        <w:t xml:space="preserve">20.1-1 - </w:t>
      </w:r>
      <w:r w:rsidRPr="00EB1F15">
        <w:rPr>
          <w:color w:val="333333"/>
          <w:sz w:val="22"/>
          <w:szCs w:val="22"/>
        </w:rPr>
        <w:t>This section shall define additional or modified requirements for fabrication, installation, inspection, and testing</w:t>
      </w:r>
      <w:r w:rsidRPr="00EB1F15">
        <w:rPr>
          <w:color w:val="333333"/>
          <w:spacing w:val="21"/>
          <w:sz w:val="22"/>
          <w:szCs w:val="22"/>
        </w:rPr>
        <w:t xml:space="preserve"> </w:t>
      </w:r>
      <w:r w:rsidRPr="00EB1F15">
        <w:rPr>
          <w:color w:val="333333"/>
          <w:sz w:val="22"/>
          <w:szCs w:val="22"/>
        </w:rPr>
        <w:t>of</w:t>
      </w:r>
      <w:r w:rsidRPr="00EB1F15">
        <w:rPr>
          <w:color w:val="333333"/>
          <w:spacing w:val="21"/>
          <w:sz w:val="22"/>
          <w:szCs w:val="22"/>
        </w:rPr>
        <w:t xml:space="preserve"> </w:t>
      </w:r>
      <w:r w:rsidRPr="00EB1F15">
        <w:rPr>
          <w:color w:val="333333"/>
          <w:sz w:val="22"/>
          <w:szCs w:val="22"/>
        </w:rPr>
        <w:t>API</w:t>
      </w:r>
      <w:r w:rsidRPr="00EB1F15">
        <w:rPr>
          <w:color w:val="333333"/>
          <w:spacing w:val="21"/>
          <w:sz w:val="22"/>
          <w:szCs w:val="22"/>
        </w:rPr>
        <w:t xml:space="preserve"> </w:t>
      </w:r>
      <w:r w:rsidRPr="00EB1F15">
        <w:rPr>
          <w:color w:val="333333"/>
          <w:sz w:val="22"/>
          <w:szCs w:val="22"/>
        </w:rPr>
        <w:t>5L</w:t>
      </w:r>
      <w:r w:rsidRPr="00EB1F15">
        <w:rPr>
          <w:color w:val="333333"/>
          <w:spacing w:val="21"/>
          <w:sz w:val="22"/>
          <w:szCs w:val="22"/>
        </w:rPr>
        <w:t xml:space="preserve"> </w:t>
      </w:r>
      <w:r w:rsidRPr="00EB1F15">
        <w:rPr>
          <w:color w:val="333333"/>
          <w:sz w:val="22"/>
          <w:szCs w:val="22"/>
        </w:rPr>
        <w:t>Grade</w:t>
      </w:r>
      <w:r w:rsidRPr="00EB1F15">
        <w:rPr>
          <w:color w:val="333333"/>
          <w:spacing w:val="21"/>
          <w:sz w:val="22"/>
          <w:szCs w:val="22"/>
        </w:rPr>
        <w:t xml:space="preserve"> </w:t>
      </w:r>
      <w:r w:rsidRPr="00EB1F15">
        <w:rPr>
          <w:color w:val="333333"/>
          <w:sz w:val="22"/>
          <w:szCs w:val="22"/>
        </w:rPr>
        <w:t>X60</w:t>
      </w:r>
      <w:r w:rsidRPr="00EB1F15">
        <w:rPr>
          <w:color w:val="333333"/>
          <w:spacing w:val="21"/>
          <w:sz w:val="22"/>
          <w:szCs w:val="22"/>
        </w:rPr>
        <w:t xml:space="preserve"> </w:t>
      </w:r>
      <w:r w:rsidRPr="00EB1F15">
        <w:rPr>
          <w:color w:val="333333"/>
          <w:sz w:val="22"/>
          <w:szCs w:val="22"/>
        </w:rPr>
        <w:t>and</w:t>
      </w:r>
      <w:r w:rsidRPr="00EB1F15">
        <w:rPr>
          <w:color w:val="333333"/>
          <w:spacing w:val="21"/>
          <w:sz w:val="22"/>
          <w:szCs w:val="22"/>
        </w:rPr>
        <w:t xml:space="preserve"> </w:t>
      </w:r>
      <w:r w:rsidRPr="00EB1F15">
        <w:rPr>
          <w:color w:val="333333"/>
          <w:sz w:val="22"/>
          <w:szCs w:val="22"/>
        </w:rPr>
        <w:t>X65</w:t>
      </w:r>
      <w:r w:rsidRPr="00EB1F15">
        <w:rPr>
          <w:color w:val="333333"/>
          <w:spacing w:val="21"/>
          <w:sz w:val="22"/>
          <w:szCs w:val="22"/>
        </w:rPr>
        <w:t xml:space="preserve"> </w:t>
      </w:r>
      <w:r w:rsidRPr="00EB1F15">
        <w:rPr>
          <w:color w:val="333333"/>
          <w:sz w:val="22"/>
          <w:szCs w:val="22"/>
        </w:rPr>
        <w:t>carbon</w:t>
      </w:r>
      <w:r w:rsidRPr="00EB1F15">
        <w:rPr>
          <w:color w:val="333333"/>
          <w:spacing w:val="21"/>
          <w:sz w:val="22"/>
          <w:szCs w:val="22"/>
        </w:rPr>
        <w:t xml:space="preserve"> </w:t>
      </w:r>
      <w:r w:rsidRPr="00EB1F15">
        <w:rPr>
          <w:color w:val="333333"/>
          <w:sz w:val="22"/>
          <w:szCs w:val="22"/>
        </w:rPr>
        <w:t>steel</w:t>
      </w:r>
      <w:r w:rsidRPr="00EB1F15">
        <w:rPr>
          <w:color w:val="333333"/>
          <w:spacing w:val="21"/>
          <w:sz w:val="22"/>
          <w:szCs w:val="22"/>
        </w:rPr>
        <w:t xml:space="preserve"> </w:t>
      </w:r>
      <w:r w:rsidRPr="00EB1F15">
        <w:rPr>
          <w:color w:val="333333"/>
          <w:sz w:val="22"/>
          <w:szCs w:val="22"/>
        </w:rPr>
        <w:t>piping</w:t>
      </w:r>
      <w:r w:rsidRPr="00EB1F15">
        <w:rPr>
          <w:color w:val="333333"/>
          <w:spacing w:val="21"/>
          <w:sz w:val="22"/>
          <w:szCs w:val="22"/>
        </w:rPr>
        <w:t xml:space="preserve"> </w:t>
      </w:r>
      <w:r w:rsidRPr="00EB1F15">
        <w:rPr>
          <w:color w:val="333333"/>
          <w:sz w:val="22"/>
          <w:szCs w:val="22"/>
        </w:rPr>
        <w:t>systems</w:t>
      </w:r>
      <w:r w:rsidRPr="00EB1F15">
        <w:rPr>
          <w:color w:val="333333"/>
          <w:spacing w:val="21"/>
          <w:sz w:val="22"/>
          <w:szCs w:val="22"/>
        </w:rPr>
        <w:t xml:space="preserve"> </w:t>
      </w:r>
      <w:r w:rsidRPr="00EB1F15">
        <w:rPr>
          <w:color w:val="333333"/>
          <w:sz w:val="22"/>
          <w:szCs w:val="22"/>
        </w:rPr>
        <w:t>provided</w:t>
      </w:r>
      <w:r w:rsidRPr="00EB1F15">
        <w:rPr>
          <w:color w:val="333333"/>
          <w:spacing w:val="21"/>
          <w:sz w:val="22"/>
          <w:szCs w:val="22"/>
        </w:rPr>
        <w:t xml:space="preserve"> </w:t>
      </w:r>
      <w:r w:rsidRPr="00EB1F15">
        <w:rPr>
          <w:color w:val="333333"/>
          <w:sz w:val="22"/>
          <w:szCs w:val="22"/>
        </w:rPr>
        <w:t>in</w:t>
      </w:r>
      <w:r w:rsidRPr="00EB1F15">
        <w:rPr>
          <w:color w:val="333333"/>
          <w:spacing w:val="21"/>
          <w:sz w:val="22"/>
          <w:szCs w:val="22"/>
        </w:rPr>
        <w:t xml:space="preserve"> </w:t>
      </w:r>
      <w:r w:rsidRPr="00EB1F15">
        <w:rPr>
          <w:color w:val="333333"/>
          <w:sz w:val="22"/>
          <w:szCs w:val="22"/>
        </w:rPr>
        <w:t>accordance</w:t>
      </w:r>
      <w:r w:rsidRPr="00EB1F15">
        <w:rPr>
          <w:color w:val="333333"/>
          <w:spacing w:val="21"/>
          <w:sz w:val="22"/>
          <w:szCs w:val="22"/>
        </w:rPr>
        <w:t xml:space="preserve"> </w:t>
      </w:r>
      <w:r w:rsidRPr="00EB1F15">
        <w:rPr>
          <w:color w:val="333333"/>
          <w:sz w:val="22"/>
          <w:szCs w:val="22"/>
        </w:rPr>
        <w:t>with</w:t>
      </w:r>
      <w:r w:rsidRPr="00EB1F15">
        <w:rPr>
          <w:color w:val="333333"/>
          <w:spacing w:val="21"/>
          <w:sz w:val="22"/>
          <w:szCs w:val="22"/>
        </w:rPr>
        <w:t xml:space="preserve"> </w:t>
      </w:r>
      <w:r w:rsidRPr="00EB1F15">
        <w:rPr>
          <w:color w:val="333333"/>
          <w:sz w:val="22"/>
          <w:szCs w:val="22"/>
        </w:rPr>
        <w:t>ASME</w:t>
      </w:r>
      <w:r w:rsidRPr="00EB1F15">
        <w:rPr>
          <w:color w:val="333333"/>
          <w:spacing w:val="21"/>
          <w:sz w:val="22"/>
          <w:szCs w:val="22"/>
        </w:rPr>
        <w:t xml:space="preserve"> </w:t>
      </w:r>
      <w:r w:rsidRPr="00EB1F15">
        <w:rPr>
          <w:color w:val="333333"/>
          <w:sz w:val="22"/>
          <w:szCs w:val="22"/>
        </w:rPr>
        <w:t>B31.3.</w:t>
      </w:r>
    </w:p>
    <w:p w14:paraId="3A4AF7E4" w14:textId="1C6916F0" w:rsidR="009115D0" w:rsidRPr="00EB1F15" w:rsidRDefault="009115D0" w:rsidP="00EB1F15">
      <w:pPr>
        <w:pStyle w:val="BodyText"/>
        <w:spacing w:before="120" w:after="120"/>
        <w:ind w:left="1134" w:hanging="425"/>
        <w:rPr>
          <w:sz w:val="22"/>
          <w:szCs w:val="22"/>
        </w:rPr>
      </w:pPr>
      <w:r w:rsidRPr="00EB1F15">
        <w:rPr>
          <w:b/>
          <w:sz w:val="22"/>
          <w:szCs w:val="22"/>
        </w:rPr>
        <w:t>20.1-2</w:t>
      </w:r>
      <w:r w:rsidRPr="00EB1F15">
        <w:rPr>
          <w:b/>
          <w:spacing w:val="14"/>
          <w:sz w:val="22"/>
          <w:szCs w:val="22"/>
        </w:rPr>
        <w:t xml:space="preserve"> </w:t>
      </w:r>
      <w:r w:rsidRPr="00EB1F15">
        <w:rPr>
          <w:b/>
          <w:sz w:val="22"/>
          <w:szCs w:val="22"/>
        </w:rPr>
        <w:t>-</w:t>
      </w:r>
      <w:r w:rsidRPr="00EB1F15">
        <w:rPr>
          <w:b/>
          <w:spacing w:val="1"/>
          <w:sz w:val="22"/>
          <w:szCs w:val="22"/>
        </w:rPr>
        <w:t xml:space="preserve"> </w:t>
      </w:r>
      <w:r w:rsidRPr="00EB1F15">
        <w:rPr>
          <w:color w:val="333333"/>
          <w:sz w:val="22"/>
          <w:szCs w:val="22"/>
        </w:rPr>
        <w:t>All</w:t>
      </w:r>
      <w:r w:rsidRPr="00EB1F15">
        <w:rPr>
          <w:color w:val="333333"/>
          <w:spacing w:val="7"/>
          <w:sz w:val="22"/>
          <w:szCs w:val="22"/>
        </w:rPr>
        <w:t xml:space="preserve"> </w:t>
      </w:r>
      <w:r w:rsidRPr="00EB1F15">
        <w:rPr>
          <w:color w:val="333333"/>
          <w:sz w:val="22"/>
          <w:szCs w:val="22"/>
        </w:rPr>
        <w:t>other</w:t>
      </w:r>
      <w:r w:rsidRPr="00EB1F15">
        <w:rPr>
          <w:color w:val="333333"/>
          <w:spacing w:val="8"/>
          <w:sz w:val="22"/>
          <w:szCs w:val="22"/>
        </w:rPr>
        <w:t xml:space="preserve"> </w:t>
      </w:r>
      <w:r w:rsidRPr="00EB1F15">
        <w:rPr>
          <w:color w:val="333333"/>
          <w:sz w:val="22"/>
          <w:szCs w:val="22"/>
        </w:rPr>
        <w:t>requirements</w:t>
      </w:r>
      <w:r w:rsidRPr="00EB1F15">
        <w:rPr>
          <w:color w:val="333333"/>
          <w:spacing w:val="8"/>
          <w:sz w:val="22"/>
          <w:szCs w:val="22"/>
        </w:rPr>
        <w:t xml:space="preserve"> </w:t>
      </w:r>
      <w:r w:rsidRPr="00EB1F15">
        <w:rPr>
          <w:color w:val="333333"/>
          <w:sz w:val="22"/>
          <w:szCs w:val="22"/>
        </w:rPr>
        <w:t>of</w:t>
      </w:r>
      <w:r w:rsidRPr="00EB1F15">
        <w:rPr>
          <w:color w:val="333333"/>
          <w:spacing w:val="8"/>
          <w:sz w:val="22"/>
          <w:szCs w:val="22"/>
        </w:rPr>
        <w:t xml:space="preserve"> </w:t>
      </w:r>
      <w:r w:rsidRPr="00EB1F15">
        <w:rPr>
          <w:color w:val="333333"/>
          <w:sz w:val="22"/>
          <w:szCs w:val="22"/>
        </w:rPr>
        <w:t>this</w:t>
      </w:r>
      <w:r w:rsidRPr="00EB1F15">
        <w:rPr>
          <w:color w:val="333333"/>
          <w:spacing w:val="8"/>
          <w:sz w:val="22"/>
          <w:szCs w:val="22"/>
        </w:rPr>
        <w:t xml:space="preserve"> </w:t>
      </w:r>
      <w:r w:rsidRPr="00EB1F15">
        <w:rPr>
          <w:color w:val="333333"/>
          <w:sz w:val="22"/>
          <w:szCs w:val="22"/>
        </w:rPr>
        <w:t>specification</w:t>
      </w:r>
      <w:r w:rsidRPr="00EB1F15">
        <w:rPr>
          <w:color w:val="333333"/>
          <w:spacing w:val="8"/>
          <w:sz w:val="22"/>
          <w:szCs w:val="22"/>
        </w:rPr>
        <w:t xml:space="preserve"> </w:t>
      </w:r>
      <w:r w:rsidRPr="00EB1F15">
        <w:rPr>
          <w:color w:val="333333"/>
          <w:sz w:val="22"/>
          <w:szCs w:val="22"/>
        </w:rPr>
        <w:t>shall</w:t>
      </w:r>
      <w:r w:rsidRPr="00EB1F15">
        <w:rPr>
          <w:color w:val="333333"/>
          <w:spacing w:val="8"/>
          <w:sz w:val="22"/>
          <w:szCs w:val="22"/>
        </w:rPr>
        <w:t xml:space="preserve"> </w:t>
      </w:r>
      <w:r w:rsidRPr="00EB1F15">
        <w:rPr>
          <w:color w:val="333333"/>
          <w:spacing w:val="-2"/>
          <w:sz w:val="22"/>
          <w:szCs w:val="22"/>
        </w:rPr>
        <w:t>apply.</w:t>
      </w:r>
    </w:p>
    <w:p w14:paraId="6914A969" w14:textId="77777777" w:rsidR="009115D0" w:rsidRPr="009A7C8F" w:rsidRDefault="009115D0">
      <w:pPr>
        <w:pStyle w:val="Heading2"/>
        <w:numPr>
          <w:ilvl w:val="1"/>
          <w:numId w:val="67"/>
        </w:numPr>
        <w:spacing w:before="240" w:after="240"/>
        <w:ind w:left="851" w:hanging="709"/>
        <w:rPr>
          <w:sz w:val="22"/>
          <w:szCs w:val="22"/>
        </w:rPr>
      </w:pPr>
      <w:bookmarkStart w:id="538" w:name="_Toc205628085"/>
      <w:r w:rsidRPr="009A7C8F">
        <w:rPr>
          <w:sz w:val="22"/>
          <w:szCs w:val="22"/>
        </w:rPr>
        <w:t>Welding</w:t>
      </w:r>
      <w:r w:rsidRPr="009A7C8F">
        <w:rPr>
          <w:spacing w:val="11"/>
          <w:sz w:val="22"/>
          <w:szCs w:val="22"/>
        </w:rPr>
        <w:t xml:space="preserve"> </w:t>
      </w:r>
      <w:r w:rsidRPr="009A7C8F">
        <w:rPr>
          <w:spacing w:val="-2"/>
          <w:sz w:val="22"/>
          <w:szCs w:val="22"/>
        </w:rPr>
        <w:t>Requirements</w:t>
      </w:r>
      <w:bookmarkEnd w:id="538"/>
    </w:p>
    <w:p w14:paraId="58B41B34" w14:textId="77777777" w:rsidR="009115D0" w:rsidRPr="009A7C8F" w:rsidRDefault="009115D0" w:rsidP="009A7C8F">
      <w:pPr>
        <w:pStyle w:val="BodyText"/>
        <w:spacing w:before="120" w:after="120"/>
        <w:ind w:left="1134" w:hanging="425"/>
        <w:rPr>
          <w:sz w:val="22"/>
          <w:szCs w:val="22"/>
        </w:rPr>
      </w:pPr>
      <w:r w:rsidRPr="009A7C8F">
        <w:rPr>
          <w:b/>
          <w:sz w:val="22"/>
          <w:szCs w:val="22"/>
        </w:rPr>
        <w:t>20.2-1</w:t>
      </w:r>
      <w:r w:rsidRPr="009A7C8F">
        <w:rPr>
          <w:b/>
          <w:spacing w:val="14"/>
          <w:sz w:val="22"/>
          <w:szCs w:val="22"/>
        </w:rPr>
        <w:t xml:space="preserve"> </w:t>
      </w:r>
      <w:r w:rsidRPr="009A7C8F">
        <w:rPr>
          <w:b/>
          <w:sz w:val="22"/>
          <w:szCs w:val="22"/>
        </w:rPr>
        <w:t>-</w:t>
      </w:r>
      <w:r w:rsidRPr="009A7C8F">
        <w:rPr>
          <w:b/>
          <w:spacing w:val="1"/>
          <w:sz w:val="22"/>
          <w:szCs w:val="22"/>
        </w:rPr>
        <w:t xml:space="preserve"> </w:t>
      </w:r>
      <w:r w:rsidRPr="009A7C8F">
        <w:rPr>
          <w:color w:val="333333"/>
          <w:sz w:val="22"/>
          <w:szCs w:val="22"/>
        </w:rPr>
        <w:t>Root</w:t>
      </w:r>
      <w:r w:rsidRPr="009A7C8F">
        <w:rPr>
          <w:color w:val="333333"/>
          <w:spacing w:val="9"/>
          <w:sz w:val="22"/>
          <w:szCs w:val="22"/>
        </w:rPr>
        <w:t xml:space="preserve"> </w:t>
      </w:r>
      <w:r w:rsidRPr="009A7C8F">
        <w:rPr>
          <w:color w:val="333333"/>
          <w:sz w:val="22"/>
          <w:szCs w:val="22"/>
        </w:rPr>
        <w:t>pass</w:t>
      </w:r>
      <w:r w:rsidRPr="009A7C8F">
        <w:rPr>
          <w:color w:val="333333"/>
          <w:spacing w:val="8"/>
          <w:sz w:val="22"/>
          <w:szCs w:val="22"/>
        </w:rPr>
        <w:t xml:space="preserve"> </w:t>
      </w:r>
      <w:r w:rsidRPr="009A7C8F">
        <w:rPr>
          <w:color w:val="333333"/>
          <w:sz w:val="22"/>
          <w:szCs w:val="22"/>
        </w:rPr>
        <w:t>and</w:t>
      </w:r>
      <w:r w:rsidRPr="009A7C8F">
        <w:rPr>
          <w:color w:val="333333"/>
          <w:spacing w:val="8"/>
          <w:sz w:val="22"/>
          <w:szCs w:val="22"/>
        </w:rPr>
        <w:t xml:space="preserve"> </w:t>
      </w:r>
      <w:r w:rsidRPr="009A7C8F">
        <w:rPr>
          <w:color w:val="333333"/>
          <w:sz w:val="22"/>
          <w:szCs w:val="22"/>
        </w:rPr>
        <w:t>hot</w:t>
      </w:r>
      <w:r w:rsidRPr="009A7C8F">
        <w:rPr>
          <w:color w:val="333333"/>
          <w:spacing w:val="8"/>
          <w:sz w:val="22"/>
          <w:szCs w:val="22"/>
        </w:rPr>
        <w:t xml:space="preserve"> </w:t>
      </w:r>
      <w:r w:rsidRPr="009A7C8F">
        <w:rPr>
          <w:color w:val="333333"/>
          <w:sz w:val="22"/>
          <w:szCs w:val="22"/>
        </w:rPr>
        <w:t>pass</w:t>
      </w:r>
      <w:r w:rsidRPr="009A7C8F">
        <w:rPr>
          <w:color w:val="333333"/>
          <w:spacing w:val="8"/>
          <w:sz w:val="22"/>
          <w:szCs w:val="22"/>
        </w:rPr>
        <w:t xml:space="preserve"> </w:t>
      </w:r>
      <w:r w:rsidRPr="009A7C8F">
        <w:rPr>
          <w:color w:val="333333"/>
          <w:sz w:val="22"/>
          <w:szCs w:val="22"/>
        </w:rPr>
        <w:t>welding</w:t>
      </w:r>
      <w:r w:rsidRPr="009A7C8F">
        <w:rPr>
          <w:color w:val="333333"/>
          <w:spacing w:val="9"/>
          <w:sz w:val="22"/>
          <w:szCs w:val="22"/>
        </w:rPr>
        <w:t xml:space="preserve"> </w:t>
      </w:r>
      <w:r w:rsidRPr="009A7C8F">
        <w:rPr>
          <w:color w:val="333333"/>
          <w:sz w:val="22"/>
          <w:szCs w:val="22"/>
        </w:rPr>
        <w:t>shall</w:t>
      </w:r>
      <w:r w:rsidRPr="009A7C8F">
        <w:rPr>
          <w:color w:val="333333"/>
          <w:spacing w:val="8"/>
          <w:sz w:val="22"/>
          <w:szCs w:val="22"/>
        </w:rPr>
        <w:t xml:space="preserve"> </w:t>
      </w:r>
      <w:r w:rsidRPr="009A7C8F">
        <w:rPr>
          <w:color w:val="333333"/>
          <w:sz w:val="22"/>
          <w:szCs w:val="22"/>
        </w:rPr>
        <w:t>be</w:t>
      </w:r>
      <w:r w:rsidRPr="009A7C8F">
        <w:rPr>
          <w:color w:val="333333"/>
          <w:spacing w:val="8"/>
          <w:sz w:val="22"/>
          <w:szCs w:val="22"/>
        </w:rPr>
        <w:t xml:space="preserve"> </w:t>
      </w:r>
      <w:r w:rsidRPr="009A7C8F">
        <w:rPr>
          <w:color w:val="333333"/>
          <w:sz w:val="22"/>
          <w:szCs w:val="22"/>
        </w:rPr>
        <w:t>performed</w:t>
      </w:r>
      <w:r w:rsidRPr="009A7C8F">
        <w:rPr>
          <w:color w:val="333333"/>
          <w:spacing w:val="8"/>
          <w:sz w:val="22"/>
          <w:szCs w:val="22"/>
        </w:rPr>
        <w:t xml:space="preserve"> </w:t>
      </w:r>
      <w:r w:rsidRPr="009A7C8F">
        <w:rPr>
          <w:color w:val="333333"/>
          <w:sz w:val="22"/>
          <w:szCs w:val="22"/>
        </w:rPr>
        <w:t>using</w:t>
      </w:r>
      <w:r w:rsidRPr="009A7C8F">
        <w:rPr>
          <w:color w:val="333333"/>
          <w:spacing w:val="9"/>
          <w:sz w:val="22"/>
          <w:szCs w:val="22"/>
        </w:rPr>
        <w:t xml:space="preserve"> </w:t>
      </w:r>
      <w:r w:rsidRPr="009A7C8F">
        <w:rPr>
          <w:color w:val="333333"/>
          <w:sz w:val="22"/>
          <w:szCs w:val="22"/>
        </w:rPr>
        <w:t>the</w:t>
      </w:r>
      <w:r w:rsidRPr="009A7C8F">
        <w:rPr>
          <w:color w:val="333333"/>
          <w:spacing w:val="8"/>
          <w:sz w:val="22"/>
          <w:szCs w:val="22"/>
        </w:rPr>
        <w:t xml:space="preserve"> </w:t>
      </w:r>
      <w:r w:rsidRPr="009A7C8F">
        <w:rPr>
          <w:color w:val="333333"/>
          <w:sz w:val="22"/>
          <w:szCs w:val="22"/>
        </w:rPr>
        <w:t>gas</w:t>
      </w:r>
      <w:r w:rsidRPr="009A7C8F">
        <w:rPr>
          <w:color w:val="333333"/>
          <w:spacing w:val="8"/>
          <w:sz w:val="22"/>
          <w:szCs w:val="22"/>
        </w:rPr>
        <w:t xml:space="preserve"> </w:t>
      </w:r>
      <w:r w:rsidRPr="009A7C8F">
        <w:rPr>
          <w:color w:val="333333"/>
          <w:sz w:val="22"/>
          <w:szCs w:val="22"/>
        </w:rPr>
        <w:t>tungsten</w:t>
      </w:r>
      <w:r w:rsidRPr="009A7C8F">
        <w:rPr>
          <w:color w:val="333333"/>
          <w:spacing w:val="8"/>
          <w:sz w:val="22"/>
          <w:szCs w:val="22"/>
        </w:rPr>
        <w:t xml:space="preserve"> </w:t>
      </w:r>
      <w:r w:rsidRPr="009A7C8F">
        <w:rPr>
          <w:color w:val="333333"/>
          <w:sz w:val="22"/>
          <w:szCs w:val="22"/>
        </w:rPr>
        <w:t>arc</w:t>
      </w:r>
      <w:r w:rsidRPr="009A7C8F">
        <w:rPr>
          <w:color w:val="333333"/>
          <w:spacing w:val="8"/>
          <w:sz w:val="22"/>
          <w:szCs w:val="22"/>
        </w:rPr>
        <w:t xml:space="preserve"> </w:t>
      </w:r>
      <w:r w:rsidRPr="009A7C8F">
        <w:rPr>
          <w:color w:val="333333"/>
          <w:sz w:val="22"/>
          <w:szCs w:val="22"/>
        </w:rPr>
        <w:t>welding</w:t>
      </w:r>
      <w:r w:rsidRPr="009A7C8F">
        <w:rPr>
          <w:color w:val="333333"/>
          <w:spacing w:val="9"/>
          <w:sz w:val="22"/>
          <w:szCs w:val="22"/>
        </w:rPr>
        <w:t xml:space="preserve"> </w:t>
      </w:r>
      <w:r w:rsidRPr="009A7C8F">
        <w:rPr>
          <w:color w:val="333333"/>
          <w:sz w:val="22"/>
          <w:szCs w:val="22"/>
        </w:rPr>
        <w:t>(GTAW)</w:t>
      </w:r>
      <w:r w:rsidRPr="009A7C8F">
        <w:rPr>
          <w:color w:val="333333"/>
          <w:spacing w:val="8"/>
          <w:sz w:val="22"/>
          <w:szCs w:val="22"/>
        </w:rPr>
        <w:t xml:space="preserve"> </w:t>
      </w:r>
      <w:r w:rsidRPr="009A7C8F">
        <w:rPr>
          <w:color w:val="333333"/>
          <w:spacing w:val="-2"/>
          <w:sz w:val="22"/>
          <w:szCs w:val="22"/>
        </w:rPr>
        <w:t>process.</w:t>
      </w:r>
    </w:p>
    <w:p w14:paraId="43BA85B8" w14:textId="35FBA965" w:rsidR="009115D0" w:rsidRPr="009A7C8F" w:rsidRDefault="009115D0" w:rsidP="009A7C8F">
      <w:pPr>
        <w:pStyle w:val="BodyText"/>
        <w:spacing w:before="120" w:after="120"/>
        <w:ind w:left="1134" w:hanging="425"/>
        <w:rPr>
          <w:sz w:val="22"/>
          <w:szCs w:val="22"/>
        </w:rPr>
      </w:pPr>
      <w:r w:rsidRPr="009A7C8F">
        <w:rPr>
          <w:b/>
          <w:sz w:val="22"/>
          <w:szCs w:val="22"/>
        </w:rPr>
        <w:t>20.2-2</w:t>
      </w:r>
      <w:r w:rsidRPr="009A7C8F">
        <w:rPr>
          <w:b/>
          <w:spacing w:val="19"/>
          <w:sz w:val="22"/>
          <w:szCs w:val="22"/>
        </w:rPr>
        <w:t xml:space="preserve"> </w:t>
      </w:r>
      <w:r w:rsidRPr="009A7C8F">
        <w:rPr>
          <w:b/>
          <w:sz w:val="22"/>
          <w:szCs w:val="22"/>
        </w:rPr>
        <w:t xml:space="preserve">- </w:t>
      </w:r>
      <w:r w:rsidRPr="009A7C8F">
        <w:rPr>
          <w:color w:val="333333"/>
          <w:sz w:val="22"/>
          <w:szCs w:val="22"/>
        </w:rPr>
        <w:t>The remainder of the weld shall be made using gas tungsten arc welding (GTAW), gas-shielded flux-cored arc</w:t>
      </w:r>
      <w:r w:rsidRPr="009A7C8F">
        <w:rPr>
          <w:color w:val="333333"/>
          <w:spacing w:val="40"/>
          <w:sz w:val="22"/>
          <w:szCs w:val="22"/>
        </w:rPr>
        <w:t xml:space="preserve"> </w:t>
      </w:r>
      <w:r w:rsidRPr="009A7C8F">
        <w:rPr>
          <w:color w:val="333333"/>
          <w:sz w:val="22"/>
          <w:szCs w:val="22"/>
        </w:rPr>
        <w:t>welding (FCAW-G), shielded metal arc welding (SMAW), or submerged arc welding (SAW) processes. Any other</w:t>
      </w:r>
      <w:r w:rsidRPr="009A7C8F">
        <w:rPr>
          <w:color w:val="333333"/>
          <w:spacing w:val="40"/>
          <w:sz w:val="22"/>
          <w:szCs w:val="22"/>
        </w:rPr>
        <w:t xml:space="preserve"> </w:t>
      </w:r>
      <w:r w:rsidRPr="009A7C8F">
        <w:rPr>
          <w:color w:val="333333"/>
          <w:sz w:val="22"/>
          <w:szCs w:val="22"/>
        </w:rPr>
        <w:t>welding process shall be subject to approval by Owner.</w:t>
      </w:r>
    </w:p>
    <w:p w14:paraId="14E95B1A" w14:textId="5D7964B5" w:rsidR="009115D0" w:rsidRPr="009A7C8F" w:rsidRDefault="009115D0" w:rsidP="009A7C8F">
      <w:pPr>
        <w:pStyle w:val="BodyText"/>
        <w:spacing w:before="120" w:after="120"/>
        <w:ind w:left="1134" w:hanging="425"/>
        <w:rPr>
          <w:sz w:val="22"/>
          <w:szCs w:val="22"/>
        </w:rPr>
      </w:pPr>
      <w:r w:rsidRPr="009A7C8F">
        <w:rPr>
          <w:b/>
          <w:sz w:val="22"/>
          <w:szCs w:val="22"/>
        </w:rPr>
        <w:t>20.2-3</w:t>
      </w:r>
      <w:r w:rsidRPr="009A7C8F">
        <w:rPr>
          <w:b/>
          <w:spacing w:val="13"/>
          <w:sz w:val="22"/>
          <w:szCs w:val="22"/>
        </w:rPr>
        <w:t xml:space="preserve"> </w:t>
      </w:r>
      <w:r w:rsidRPr="009A7C8F">
        <w:rPr>
          <w:b/>
          <w:sz w:val="22"/>
          <w:szCs w:val="22"/>
        </w:rPr>
        <w:t xml:space="preserve">- </w:t>
      </w:r>
      <w:r w:rsidRPr="009A7C8F">
        <w:rPr>
          <w:color w:val="333333"/>
          <w:sz w:val="22"/>
          <w:szCs w:val="22"/>
        </w:rPr>
        <w:t>Preheat</w:t>
      </w:r>
      <w:r w:rsidRPr="009A7C8F">
        <w:rPr>
          <w:color w:val="333333"/>
          <w:spacing w:val="7"/>
          <w:sz w:val="22"/>
          <w:szCs w:val="22"/>
        </w:rPr>
        <w:t xml:space="preserve"> </w:t>
      </w:r>
      <w:r w:rsidRPr="009A7C8F">
        <w:rPr>
          <w:color w:val="333333"/>
          <w:sz w:val="22"/>
          <w:szCs w:val="22"/>
        </w:rPr>
        <w:t>temperature</w:t>
      </w:r>
      <w:r w:rsidRPr="009A7C8F">
        <w:rPr>
          <w:color w:val="333333"/>
          <w:spacing w:val="7"/>
          <w:sz w:val="22"/>
          <w:szCs w:val="22"/>
        </w:rPr>
        <w:t xml:space="preserve"> </w:t>
      </w:r>
      <w:r w:rsidRPr="009A7C8F">
        <w:rPr>
          <w:color w:val="333333"/>
          <w:sz w:val="22"/>
          <w:szCs w:val="22"/>
        </w:rPr>
        <w:t>shall</w:t>
      </w:r>
      <w:r w:rsidRPr="009A7C8F">
        <w:rPr>
          <w:color w:val="333333"/>
          <w:spacing w:val="8"/>
          <w:sz w:val="22"/>
          <w:szCs w:val="22"/>
        </w:rPr>
        <w:t xml:space="preserve"> </w:t>
      </w:r>
      <w:r w:rsidRPr="009A7C8F">
        <w:rPr>
          <w:color w:val="333333"/>
          <w:sz w:val="22"/>
          <w:szCs w:val="22"/>
        </w:rPr>
        <w:t>be</w:t>
      </w:r>
      <w:r w:rsidRPr="009A7C8F">
        <w:rPr>
          <w:color w:val="333333"/>
          <w:spacing w:val="7"/>
          <w:sz w:val="22"/>
          <w:szCs w:val="22"/>
        </w:rPr>
        <w:t xml:space="preserve"> </w:t>
      </w:r>
      <w:r w:rsidRPr="009A7C8F">
        <w:rPr>
          <w:color w:val="333333"/>
          <w:sz w:val="22"/>
          <w:szCs w:val="22"/>
        </w:rPr>
        <w:t>212°F</w:t>
      </w:r>
      <w:r w:rsidRPr="009A7C8F">
        <w:rPr>
          <w:color w:val="333333"/>
          <w:spacing w:val="7"/>
          <w:sz w:val="22"/>
          <w:szCs w:val="22"/>
        </w:rPr>
        <w:t xml:space="preserve"> </w:t>
      </w:r>
      <w:r w:rsidRPr="009A7C8F">
        <w:rPr>
          <w:color w:val="333333"/>
          <w:sz w:val="22"/>
          <w:szCs w:val="22"/>
        </w:rPr>
        <w:t>(100°C)</w:t>
      </w:r>
      <w:r w:rsidRPr="009A7C8F">
        <w:rPr>
          <w:color w:val="333333"/>
          <w:spacing w:val="7"/>
          <w:sz w:val="22"/>
          <w:szCs w:val="22"/>
        </w:rPr>
        <w:t xml:space="preserve"> </w:t>
      </w:r>
      <w:r w:rsidRPr="009A7C8F">
        <w:rPr>
          <w:color w:val="333333"/>
          <w:sz w:val="22"/>
          <w:szCs w:val="22"/>
        </w:rPr>
        <w:t>minimum</w:t>
      </w:r>
      <w:r w:rsidRPr="009A7C8F">
        <w:rPr>
          <w:color w:val="333333"/>
          <w:spacing w:val="7"/>
          <w:sz w:val="22"/>
          <w:szCs w:val="22"/>
        </w:rPr>
        <w:t xml:space="preserve"> </w:t>
      </w:r>
      <w:r w:rsidRPr="009A7C8F">
        <w:rPr>
          <w:color w:val="333333"/>
          <w:sz w:val="22"/>
          <w:szCs w:val="22"/>
        </w:rPr>
        <w:t>for</w:t>
      </w:r>
      <w:r w:rsidRPr="009A7C8F">
        <w:rPr>
          <w:color w:val="333333"/>
          <w:spacing w:val="7"/>
          <w:sz w:val="22"/>
          <w:szCs w:val="22"/>
        </w:rPr>
        <w:t xml:space="preserve"> </w:t>
      </w:r>
      <w:r w:rsidRPr="009A7C8F">
        <w:rPr>
          <w:color w:val="333333"/>
          <w:sz w:val="22"/>
          <w:szCs w:val="22"/>
        </w:rPr>
        <w:t>all</w:t>
      </w:r>
      <w:r w:rsidRPr="009A7C8F">
        <w:rPr>
          <w:color w:val="333333"/>
          <w:spacing w:val="8"/>
          <w:sz w:val="22"/>
          <w:szCs w:val="22"/>
        </w:rPr>
        <w:t xml:space="preserve"> </w:t>
      </w:r>
      <w:r w:rsidRPr="009A7C8F">
        <w:rPr>
          <w:color w:val="333333"/>
          <w:spacing w:val="-2"/>
          <w:sz w:val="22"/>
          <w:szCs w:val="22"/>
        </w:rPr>
        <w:t>thicknesses.</w:t>
      </w:r>
    </w:p>
    <w:p w14:paraId="5758C212" w14:textId="73D23AF1" w:rsidR="009115D0" w:rsidRPr="009A7C8F" w:rsidRDefault="009115D0" w:rsidP="009A7C8F">
      <w:pPr>
        <w:pStyle w:val="BodyText"/>
        <w:spacing w:before="120" w:after="120"/>
        <w:ind w:left="1134" w:hanging="425"/>
        <w:rPr>
          <w:sz w:val="22"/>
          <w:szCs w:val="22"/>
        </w:rPr>
      </w:pPr>
      <w:r w:rsidRPr="009A7C8F">
        <w:rPr>
          <w:b/>
          <w:sz w:val="22"/>
          <w:szCs w:val="22"/>
        </w:rPr>
        <w:t xml:space="preserve">20.2-4 - </w:t>
      </w:r>
      <w:r w:rsidRPr="009A7C8F">
        <w:rPr>
          <w:color w:val="333333"/>
          <w:sz w:val="22"/>
          <w:szCs w:val="22"/>
        </w:rPr>
        <w:t>Interruption of welding shall be permitted if 3/8 inch (9.52 mm) or 25 percent of the pipe wall thickness,</w:t>
      </w:r>
      <w:r w:rsidRPr="009A7C8F">
        <w:rPr>
          <w:color w:val="333333"/>
          <w:spacing w:val="40"/>
          <w:sz w:val="22"/>
          <w:szCs w:val="22"/>
        </w:rPr>
        <w:t xml:space="preserve"> </w:t>
      </w:r>
      <w:r w:rsidRPr="009A7C8F">
        <w:rPr>
          <w:color w:val="333333"/>
          <w:sz w:val="22"/>
          <w:szCs w:val="22"/>
        </w:rPr>
        <w:t>whichever is greater, has been welded, and the weld has been insulated with an insulating blanket to slow the cooling</w:t>
      </w:r>
      <w:r w:rsidRPr="009A7C8F">
        <w:rPr>
          <w:color w:val="333333"/>
          <w:spacing w:val="40"/>
          <w:sz w:val="22"/>
          <w:szCs w:val="22"/>
        </w:rPr>
        <w:t xml:space="preserve"> </w:t>
      </w:r>
      <w:r w:rsidRPr="009A7C8F">
        <w:rPr>
          <w:color w:val="333333"/>
          <w:sz w:val="22"/>
          <w:szCs w:val="22"/>
        </w:rPr>
        <w:t>rate</w:t>
      </w:r>
      <w:r w:rsidRPr="009A7C8F">
        <w:rPr>
          <w:color w:val="0000FF"/>
          <w:sz w:val="22"/>
          <w:szCs w:val="22"/>
        </w:rPr>
        <w:t>.</w:t>
      </w:r>
      <w:r w:rsidRPr="009A7C8F">
        <w:rPr>
          <w:color w:val="0000FF"/>
          <w:spacing w:val="35"/>
          <w:sz w:val="22"/>
          <w:szCs w:val="22"/>
        </w:rPr>
        <w:t xml:space="preserve"> </w:t>
      </w:r>
      <w:r w:rsidRPr="009A7C8F">
        <w:rPr>
          <w:color w:val="333333"/>
          <w:sz w:val="22"/>
          <w:szCs w:val="22"/>
        </w:rPr>
        <w:t>The joint shall be heated to the preheat temperature before resumption of welding.</w:t>
      </w:r>
    </w:p>
    <w:p w14:paraId="10E500DC" w14:textId="0805FF9E" w:rsidR="00B17160" w:rsidRPr="009A7C8F" w:rsidRDefault="009115D0" w:rsidP="009A7C8F">
      <w:pPr>
        <w:pStyle w:val="BodyText"/>
        <w:spacing w:before="120" w:after="120"/>
        <w:ind w:left="1134" w:hanging="425"/>
        <w:rPr>
          <w:sz w:val="22"/>
          <w:szCs w:val="22"/>
        </w:rPr>
      </w:pPr>
      <w:r w:rsidRPr="009A7C8F">
        <w:rPr>
          <w:b/>
          <w:sz w:val="22"/>
          <w:szCs w:val="22"/>
        </w:rPr>
        <w:t xml:space="preserve">20.2-5 - </w:t>
      </w:r>
      <w:r w:rsidRPr="009A7C8F">
        <w:rPr>
          <w:color w:val="333333"/>
          <w:sz w:val="22"/>
          <w:szCs w:val="22"/>
        </w:rPr>
        <w:t>Welding procedures in sour service shall be qualified for one cycle of PWHT and three cycles of PWHT to provide for forming operations and future repairs.</w:t>
      </w:r>
    </w:p>
    <w:p w14:paraId="3C5EADB9" w14:textId="77777777" w:rsidR="00B17160" w:rsidRPr="009A7C8F" w:rsidRDefault="00B17160">
      <w:pPr>
        <w:pStyle w:val="Heading2"/>
        <w:numPr>
          <w:ilvl w:val="1"/>
          <w:numId w:val="67"/>
        </w:numPr>
        <w:spacing w:before="240" w:after="240"/>
        <w:ind w:left="851" w:hanging="707"/>
        <w:rPr>
          <w:sz w:val="22"/>
          <w:szCs w:val="22"/>
        </w:rPr>
      </w:pPr>
      <w:bookmarkStart w:id="539" w:name="_Toc205628086"/>
      <w:r w:rsidRPr="009A7C8F">
        <w:rPr>
          <w:sz w:val="22"/>
          <w:szCs w:val="22"/>
        </w:rPr>
        <w:lastRenderedPageBreak/>
        <w:t>Weld</w:t>
      </w:r>
      <w:r w:rsidRPr="009A7C8F">
        <w:rPr>
          <w:spacing w:val="10"/>
          <w:sz w:val="22"/>
          <w:szCs w:val="22"/>
        </w:rPr>
        <w:t xml:space="preserve"> </w:t>
      </w:r>
      <w:r w:rsidRPr="009A7C8F">
        <w:rPr>
          <w:sz w:val="22"/>
          <w:szCs w:val="22"/>
        </w:rPr>
        <w:t>Procedure</w:t>
      </w:r>
      <w:r w:rsidRPr="009A7C8F">
        <w:rPr>
          <w:spacing w:val="11"/>
          <w:sz w:val="22"/>
          <w:szCs w:val="22"/>
        </w:rPr>
        <w:t xml:space="preserve"> </w:t>
      </w:r>
      <w:r w:rsidRPr="009A7C8F">
        <w:rPr>
          <w:spacing w:val="-2"/>
          <w:sz w:val="22"/>
          <w:szCs w:val="22"/>
        </w:rPr>
        <w:t>Qualification</w:t>
      </w:r>
      <w:bookmarkEnd w:id="539"/>
    </w:p>
    <w:p w14:paraId="173B55B8" w14:textId="18FEEA8C" w:rsidR="00B17160" w:rsidRPr="009A7C8F" w:rsidRDefault="00B17160" w:rsidP="009A7C8F">
      <w:pPr>
        <w:pStyle w:val="BodyText"/>
        <w:spacing w:before="120" w:after="120"/>
        <w:ind w:left="1134" w:hanging="425"/>
        <w:rPr>
          <w:sz w:val="22"/>
          <w:szCs w:val="22"/>
        </w:rPr>
      </w:pPr>
      <w:r w:rsidRPr="009A7C8F">
        <w:rPr>
          <w:b/>
          <w:sz w:val="22"/>
          <w:szCs w:val="22"/>
        </w:rPr>
        <w:t>20.3-1</w:t>
      </w:r>
      <w:r w:rsidRPr="009A7C8F">
        <w:rPr>
          <w:b/>
          <w:spacing w:val="20"/>
          <w:sz w:val="22"/>
          <w:szCs w:val="22"/>
        </w:rPr>
        <w:t xml:space="preserve"> </w:t>
      </w:r>
      <w:r w:rsidRPr="009A7C8F">
        <w:rPr>
          <w:b/>
          <w:sz w:val="22"/>
          <w:szCs w:val="22"/>
        </w:rPr>
        <w:t xml:space="preserve">- </w:t>
      </w:r>
      <w:r w:rsidRPr="009A7C8F">
        <w:rPr>
          <w:color w:val="333333"/>
          <w:sz w:val="22"/>
          <w:szCs w:val="22"/>
        </w:rPr>
        <w:t xml:space="preserve">Charpy V-notch impact testing, if required by ASME B31.3 or </w:t>
      </w:r>
      <w:r w:rsidR="00AE515C" w:rsidRPr="009A7C8F">
        <w:rPr>
          <w:color w:val="333333"/>
          <w:sz w:val="22"/>
          <w:szCs w:val="22"/>
        </w:rPr>
        <w:t>another</w:t>
      </w:r>
      <w:r w:rsidRPr="009A7C8F">
        <w:rPr>
          <w:color w:val="333333"/>
          <w:sz w:val="22"/>
          <w:szCs w:val="22"/>
        </w:rPr>
        <w:t xml:space="preserve"> technical requirement, shall be performed</w:t>
      </w:r>
      <w:r w:rsidRPr="009A7C8F">
        <w:rPr>
          <w:color w:val="333333"/>
          <w:spacing w:val="80"/>
          <w:sz w:val="22"/>
          <w:szCs w:val="22"/>
        </w:rPr>
        <w:t xml:space="preserve"> </w:t>
      </w:r>
      <w:r w:rsidRPr="009A7C8F">
        <w:rPr>
          <w:color w:val="333333"/>
          <w:sz w:val="22"/>
          <w:szCs w:val="22"/>
        </w:rPr>
        <w:t>as part of the weld procedure qualification.</w:t>
      </w:r>
    </w:p>
    <w:p w14:paraId="5A544092" w14:textId="1B3315A0" w:rsidR="00B17160" w:rsidRPr="009A7C8F" w:rsidRDefault="00B17160" w:rsidP="009A7C8F">
      <w:pPr>
        <w:pStyle w:val="BodyText"/>
        <w:spacing w:before="120" w:after="120"/>
        <w:ind w:left="1134" w:hanging="425"/>
        <w:rPr>
          <w:sz w:val="22"/>
          <w:szCs w:val="22"/>
        </w:rPr>
      </w:pPr>
      <w:r w:rsidRPr="009A7C8F">
        <w:rPr>
          <w:b/>
          <w:sz w:val="22"/>
          <w:szCs w:val="22"/>
        </w:rPr>
        <w:t>20.3-2</w:t>
      </w:r>
      <w:r w:rsidRPr="009A7C8F">
        <w:rPr>
          <w:b/>
          <w:spacing w:val="20"/>
          <w:sz w:val="22"/>
          <w:szCs w:val="22"/>
        </w:rPr>
        <w:t xml:space="preserve"> </w:t>
      </w:r>
      <w:r w:rsidRPr="009A7C8F">
        <w:rPr>
          <w:b/>
          <w:sz w:val="22"/>
          <w:szCs w:val="22"/>
        </w:rPr>
        <w:t xml:space="preserve">- </w:t>
      </w:r>
      <w:r w:rsidRPr="009A7C8F">
        <w:rPr>
          <w:color w:val="333333"/>
          <w:sz w:val="22"/>
          <w:szCs w:val="22"/>
        </w:rPr>
        <w:t>Testing shall be in accordance with ASTM A370 using longitudinal V-notch specimens with the notch located</w:t>
      </w:r>
      <w:r w:rsidRPr="009A7C8F">
        <w:rPr>
          <w:color w:val="333333"/>
          <w:spacing w:val="80"/>
          <w:sz w:val="22"/>
          <w:szCs w:val="22"/>
        </w:rPr>
        <w:t xml:space="preserve"> </w:t>
      </w:r>
      <w:r w:rsidRPr="009A7C8F">
        <w:rPr>
          <w:color w:val="333333"/>
          <w:sz w:val="22"/>
          <w:szCs w:val="22"/>
        </w:rPr>
        <w:t>in each of the following three locations:</w:t>
      </w:r>
    </w:p>
    <w:p w14:paraId="6D3DFAE0" w14:textId="77777777" w:rsidR="00B17160" w:rsidRPr="009A7C8F" w:rsidRDefault="00B17160" w:rsidP="009A7C8F">
      <w:pPr>
        <w:pStyle w:val="ListParagraph"/>
        <w:numPr>
          <w:ilvl w:val="0"/>
          <w:numId w:val="8"/>
        </w:numPr>
        <w:tabs>
          <w:tab w:val="left" w:pos="717"/>
        </w:tabs>
        <w:spacing w:before="120" w:after="120"/>
        <w:ind w:left="1418" w:hanging="284"/>
      </w:pPr>
      <w:r w:rsidRPr="009A7C8F">
        <w:rPr>
          <w:color w:val="333333"/>
          <w:position w:val="2"/>
        </w:rPr>
        <w:t>Weld</w:t>
      </w:r>
      <w:r w:rsidRPr="009A7C8F">
        <w:rPr>
          <w:color w:val="333333"/>
          <w:spacing w:val="10"/>
          <w:position w:val="2"/>
        </w:rPr>
        <w:t xml:space="preserve"> </w:t>
      </w:r>
      <w:r w:rsidRPr="009A7C8F">
        <w:rPr>
          <w:color w:val="333333"/>
          <w:spacing w:val="-2"/>
          <w:position w:val="2"/>
        </w:rPr>
        <w:t>metal.</w:t>
      </w:r>
    </w:p>
    <w:p w14:paraId="7DCE5B68" w14:textId="77777777" w:rsidR="00B17160" w:rsidRPr="009A7C8F" w:rsidRDefault="00B17160" w:rsidP="009A7C8F">
      <w:pPr>
        <w:pStyle w:val="ListParagraph"/>
        <w:numPr>
          <w:ilvl w:val="0"/>
          <w:numId w:val="8"/>
        </w:numPr>
        <w:tabs>
          <w:tab w:val="left" w:pos="717"/>
        </w:tabs>
        <w:spacing w:before="120" w:after="120"/>
        <w:ind w:left="1418" w:hanging="284"/>
      </w:pPr>
      <w:r w:rsidRPr="009A7C8F">
        <w:rPr>
          <w:color w:val="333333"/>
          <w:position w:val="2"/>
        </w:rPr>
        <w:t>Fusion</w:t>
      </w:r>
      <w:r w:rsidRPr="009A7C8F">
        <w:rPr>
          <w:color w:val="333333"/>
          <w:spacing w:val="8"/>
          <w:position w:val="2"/>
        </w:rPr>
        <w:t xml:space="preserve"> </w:t>
      </w:r>
      <w:r w:rsidRPr="009A7C8F">
        <w:rPr>
          <w:color w:val="333333"/>
          <w:position w:val="2"/>
        </w:rPr>
        <w:t>line</w:t>
      </w:r>
      <w:r w:rsidRPr="009A7C8F">
        <w:rPr>
          <w:color w:val="333333"/>
          <w:spacing w:val="8"/>
          <w:position w:val="2"/>
        </w:rPr>
        <w:t xml:space="preserve"> </w:t>
      </w:r>
      <w:r w:rsidRPr="009A7C8F">
        <w:rPr>
          <w:color w:val="333333"/>
          <w:spacing w:val="-2"/>
          <w:position w:val="2"/>
        </w:rPr>
        <w:t>(FL).</w:t>
      </w:r>
    </w:p>
    <w:p w14:paraId="37DBA9D0" w14:textId="0CF1A728" w:rsidR="00B17160" w:rsidRPr="009A7C8F" w:rsidRDefault="00B17160" w:rsidP="009A7C8F">
      <w:pPr>
        <w:pStyle w:val="ListParagraph"/>
        <w:numPr>
          <w:ilvl w:val="0"/>
          <w:numId w:val="8"/>
        </w:numPr>
        <w:tabs>
          <w:tab w:val="left" w:pos="717"/>
        </w:tabs>
        <w:spacing w:before="120" w:after="120"/>
        <w:ind w:left="1418" w:hanging="284"/>
      </w:pPr>
      <w:r w:rsidRPr="009A7C8F">
        <w:rPr>
          <w:color w:val="333333"/>
          <w:position w:val="2"/>
        </w:rPr>
        <w:t>Plus</w:t>
      </w:r>
      <w:r w:rsidRPr="009A7C8F">
        <w:rPr>
          <w:color w:val="333333"/>
          <w:spacing w:val="3"/>
          <w:position w:val="2"/>
        </w:rPr>
        <w:t xml:space="preserve"> </w:t>
      </w:r>
      <w:r w:rsidRPr="009A7C8F">
        <w:rPr>
          <w:color w:val="333333"/>
          <w:position w:val="2"/>
        </w:rPr>
        <w:t>2</w:t>
      </w:r>
      <w:r w:rsidRPr="009A7C8F">
        <w:rPr>
          <w:color w:val="333333"/>
          <w:spacing w:val="5"/>
          <w:position w:val="2"/>
        </w:rPr>
        <w:t xml:space="preserve"> </w:t>
      </w:r>
      <w:r w:rsidRPr="009A7C8F">
        <w:rPr>
          <w:color w:val="333333"/>
          <w:position w:val="2"/>
        </w:rPr>
        <w:t>mm</w:t>
      </w:r>
      <w:r w:rsidRPr="009A7C8F">
        <w:rPr>
          <w:color w:val="333333"/>
          <w:spacing w:val="6"/>
          <w:position w:val="2"/>
        </w:rPr>
        <w:t xml:space="preserve"> </w:t>
      </w:r>
      <w:r w:rsidRPr="009A7C8F">
        <w:rPr>
          <w:color w:val="333333"/>
          <w:position w:val="2"/>
        </w:rPr>
        <w:t>into</w:t>
      </w:r>
      <w:r w:rsidRPr="009A7C8F">
        <w:rPr>
          <w:color w:val="333333"/>
          <w:spacing w:val="5"/>
          <w:position w:val="2"/>
        </w:rPr>
        <w:t xml:space="preserve"> </w:t>
      </w:r>
      <w:r w:rsidRPr="009A7C8F">
        <w:rPr>
          <w:color w:val="333333"/>
          <w:position w:val="2"/>
        </w:rPr>
        <w:t>the</w:t>
      </w:r>
      <w:r w:rsidRPr="009A7C8F">
        <w:rPr>
          <w:color w:val="333333"/>
          <w:spacing w:val="5"/>
          <w:position w:val="2"/>
        </w:rPr>
        <w:t xml:space="preserve"> </w:t>
      </w:r>
      <w:r w:rsidRPr="009A7C8F">
        <w:rPr>
          <w:color w:val="333333"/>
          <w:position w:val="2"/>
        </w:rPr>
        <w:t>base</w:t>
      </w:r>
      <w:r w:rsidRPr="009A7C8F">
        <w:rPr>
          <w:color w:val="333333"/>
          <w:spacing w:val="6"/>
          <w:position w:val="2"/>
        </w:rPr>
        <w:t xml:space="preserve"> </w:t>
      </w:r>
      <w:r w:rsidRPr="009A7C8F">
        <w:rPr>
          <w:color w:val="333333"/>
          <w:spacing w:val="-2"/>
          <w:position w:val="2"/>
        </w:rPr>
        <w:t>metal.</w:t>
      </w:r>
    </w:p>
    <w:p w14:paraId="1ECA5D7A" w14:textId="5BE5C309" w:rsidR="00B17160" w:rsidRPr="009A7C8F" w:rsidRDefault="00B17160" w:rsidP="009A7C8F">
      <w:pPr>
        <w:pStyle w:val="BodyText"/>
        <w:spacing w:before="120" w:after="120"/>
        <w:ind w:left="1134" w:hanging="425"/>
        <w:jc w:val="both"/>
        <w:rPr>
          <w:sz w:val="22"/>
          <w:szCs w:val="22"/>
        </w:rPr>
      </w:pPr>
      <w:r w:rsidRPr="009A7C8F">
        <w:rPr>
          <w:b/>
          <w:sz w:val="22"/>
          <w:szCs w:val="22"/>
        </w:rPr>
        <w:t>20.3-3</w:t>
      </w:r>
      <w:r w:rsidRPr="009A7C8F">
        <w:rPr>
          <w:b/>
          <w:spacing w:val="11"/>
          <w:sz w:val="22"/>
          <w:szCs w:val="22"/>
        </w:rPr>
        <w:t xml:space="preserve"> </w:t>
      </w:r>
      <w:r w:rsidRPr="009A7C8F">
        <w:rPr>
          <w:b/>
          <w:sz w:val="22"/>
          <w:szCs w:val="22"/>
        </w:rPr>
        <w:t>-</w:t>
      </w:r>
      <w:r w:rsidRPr="009A7C8F">
        <w:rPr>
          <w:b/>
          <w:spacing w:val="-1"/>
          <w:sz w:val="22"/>
          <w:szCs w:val="22"/>
        </w:rPr>
        <w:t xml:space="preserve"> </w:t>
      </w:r>
      <w:r w:rsidRPr="009A7C8F">
        <w:rPr>
          <w:color w:val="333333"/>
          <w:sz w:val="22"/>
          <w:szCs w:val="22"/>
        </w:rPr>
        <w:t>The</w:t>
      </w:r>
      <w:r w:rsidRPr="009A7C8F">
        <w:rPr>
          <w:color w:val="333333"/>
          <w:spacing w:val="6"/>
          <w:sz w:val="22"/>
          <w:szCs w:val="22"/>
        </w:rPr>
        <w:t xml:space="preserve"> </w:t>
      </w:r>
      <w:r w:rsidRPr="009A7C8F">
        <w:rPr>
          <w:color w:val="333333"/>
          <w:sz w:val="22"/>
          <w:szCs w:val="22"/>
        </w:rPr>
        <w:t>test</w:t>
      </w:r>
      <w:r w:rsidRPr="009A7C8F">
        <w:rPr>
          <w:color w:val="333333"/>
          <w:spacing w:val="6"/>
          <w:sz w:val="22"/>
          <w:szCs w:val="22"/>
        </w:rPr>
        <w:t xml:space="preserve"> </w:t>
      </w:r>
      <w:r w:rsidRPr="009A7C8F">
        <w:rPr>
          <w:color w:val="333333"/>
          <w:sz w:val="22"/>
          <w:szCs w:val="22"/>
        </w:rPr>
        <w:t>temperature</w:t>
      </w:r>
      <w:r w:rsidRPr="009A7C8F">
        <w:rPr>
          <w:color w:val="333333"/>
          <w:spacing w:val="6"/>
          <w:sz w:val="22"/>
          <w:szCs w:val="22"/>
        </w:rPr>
        <w:t xml:space="preserve"> </w:t>
      </w:r>
      <w:r w:rsidRPr="009A7C8F">
        <w:rPr>
          <w:color w:val="333333"/>
          <w:sz w:val="22"/>
          <w:szCs w:val="22"/>
        </w:rPr>
        <w:t>shall</w:t>
      </w:r>
      <w:r w:rsidRPr="009A7C8F">
        <w:rPr>
          <w:color w:val="333333"/>
          <w:spacing w:val="5"/>
          <w:sz w:val="22"/>
          <w:szCs w:val="22"/>
        </w:rPr>
        <w:t xml:space="preserve"> </w:t>
      </w:r>
      <w:r w:rsidRPr="009A7C8F">
        <w:rPr>
          <w:color w:val="333333"/>
          <w:sz w:val="22"/>
          <w:szCs w:val="22"/>
        </w:rPr>
        <w:t>be</w:t>
      </w:r>
      <w:r w:rsidRPr="009A7C8F">
        <w:rPr>
          <w:color w:val="333333"/>
          <w:spacing w:val="6"/>
          <w:sz w:val="22"/>
          <w:szCs w:val="22"/>
        </w:rPr>
        <w:t xml:space="preserve"> </w:t>
      </w:r>
      <w:r w:rsidRPr="009A7C8F">
        <w:rPr>
          <w:color w:val="333333"/>
          <w:sz w:val="22"/>
          <w:szCs w:val="22"/>
        </w:rPr>
        <w:t>the</w:t>
      </w:r>
      <w:r w:rsidRPr="009A7C8F">
        <w:rPr>
          <w:color w:val="333333"/>
          <w:spacing w:val="6"/>
          <w:sz w:val="22"/>
          <w:szCs w:val="22"/>
        </w:rPr>
        <w:t xml:space="preserve"> </w:t>
      </w:r>
      <w:r w:rsidRPr="009A7C8F">
        <w:rPr>
          <w:color w:val="333333"/>
          <w:sz w:val="22"/>
          <w:szCs w:val="22"/>
        </w:rPr>
        <w:t>same</w:t>
      </w:r>
      <w:r w:rsidRPr="009A7C8F">
        <w:rPr>
          <w:color w:val="333333"/>
          <w:spacing w:val="6"/>
          <w:sz w:val="22"/>
          <w:szCs w:val="22"/>
        </w:rPr>
        <w:t xml:space="preserve"> </w:t>
      </w:r>
      <w:r w:rsidRPr="009A7C8F">
        <w:rPr>
          <w:color w:val="333333"/>
          <w:sz w:val="22"/>
          <w:szCs w:val="22"/>
        </w:rPr>
        <w:t>as</w:t>
      </w:r>
      <w:r w:rsidRPr="009A7C8F">
        <w:rPr>
          <w:color w:val="333333"/>
          <w:spacing w:val="6"/>
          <w:sz w:val="22"/>
          <w:szCs w:val="22"/>
        </w:rPr>
        <w:t xml:space="preserve"> </w:t>
      </w:r>
      <w:r w:rsidRPr="009A7C8F">
        <w:rPr>
          <w:color w:val="333333"/>
          <w:sz w:val="22"/>
          <w:szCs w:val="22"/>
        </w:rPr>
        <w:t>that</w:t>
      </w:r>
      <w:r w:rsidRPr="009A7C8F">
        <w:rPr>
          <w:color w:val="333333"/>
          <w:spacing w:val="5"/>
          <w:sz w:val="22"/>
          <w:szCs w:val="22"/>
        </w:rPr>
        <w:t xml:space="preserve"> </w:t>
      </w:r>
      <w:r w:rsidRPr="009A7C8F">
        <w:rPr>
          <w:color w:val="333333"/>
          <w:sz w:val="22"/>
          <w:szCs w:val="22"/>
        </w:rPr>
        <w:t>used</w:t>
      </w:r>
      <w:r w:rsidRPr="009A7C8F">
        <w:rPr>
          <w:color w:val="333333"/>
          <w:spacing w:val="6"/>
          <w:sz w:val="22"/>
          <w:szCs w:val="22"/>
        </w:rPr>
        <w:t xml:space="preserve"> </w:t>
      </w:r>
      <w:r w:rsidRPr="009A7C8F">
        <w:rPr>
          <w:color w:val="333333"/>
          <w:sz w:val="22"/>
          <w:szCs w:val="22"/>
        </w:rPr>
        <w:t>to</w:t>
      </w:r>
      <w:r w:rsidRPr="009A7C8F">
        <w:rPr>
          <w:color w:val="333333"/>
          <w:spacing w:val="6"/>
          <w:sz w:val="22"/>
          <w:szCs w:val="22"/>
        </w:rPr>
        <w:t xml:space="preserve"> </w:t>
      </w:r>
      <w:r w:rsidRPr="009A7C8F">
        <w:rPr>
          <w:color w:val="333333"/>
          <w:sz w:val="22"/>
          <w:szCs w:val="22"/>
        </w:rPr>
        <w:t>qualify</w:t>
      </w:r>
      <w:r w:rsidRPr="009A7C8F">
        <w:rPr>
          <w:color w:val="333333"/>
          <w:spacing w:val="6"/>
          <w:sz w:val="22"/>
          <w:szCs w:val="22"/>
        </w:rPr>
        <w:t xml:space="preserve"> </w:t>
      </w:r>
      <w:r w:rsidRPr="009A7C8F">
        <w:rPr>
          <w:color w:val="333333"/>
          <w:sz w:val="22"/>
          <w:szCs w:val="22"/>
        </w:rPr>
        <w:t>the</w:t>
      </w:r>
      <w:r w:rsidRPr="009A7C8F">
        <w:rPr>
          <w:color w:val="333333"/>
          <w:spacing w:val="6"/>
          <w:sz w:val="22"/>
          <w:szCs w:val="22"/>
        </w:rPr>
        <w:t xml:space="preserve"> </w:t>
      </w:r>
      <w:r w:rsidRPr="009A7C8F">
        <w:rPr>
          <w:color w:val="333333"/>
          <w:sz w:val="22"/>
          <w:szCs w:val="22"/>
        </w:rPr>
        <w:t>parent</w:t>
      </w:r>
      <w:r w:rsidRPr="009A7C8F">
        <w:rPr>
          <w:color w:val="333333"/>
          <w:spacing w:val="6"/>
          <w:sz w:val="22"/>
          <w:szCs w:val="22"/>
        </w:rPr>
        <w:t xml:space="preserve"> </w:t>
      </w:r>
      <w:r w:rsidRPr="009A7C8F">
        <w:rPr>
          <w:color w:val="333333"/>
          <w:sz w:val="22"/>
          <w:szCs w:val="22"/>
        </w:rPr>
        <w:t>pipe</w:t>
      </w:r>
      <w:r w:rsidRPr="009A7C8F">
        <w:rPr>
          <w:color w:val="333333"/>
          <w:spacing w:val="5"/>
          <w:sz w:val="22"/>
          <w:szCs w:val="22"/>
        </w:rPr>
        <w:t xml:space="preserve"> </w:t>
      </w:r>
      <w:r w:rsidRPr="009A7C8F">
        <w:rPr>
          <w:color w:val="333333"/>
          <w:spacing w:val="-2"/>
          <w:sz w:val="22"/>
          <w:szCs w:val="22"/>
        </w:rPr>
        <w:t>metal.</w:t>
      </w:r>
    </w:p>
    <w:p w14:paraId="5470C10D" w14:textId="2192C81A" w:rsidR="00B17160" w:rsidRPr="009A7C8F" w:rsidRDefault="00B17160" w:rsidP="009A7C8F">
      <w:pPr>
        <w:pStyle w:val="BodyText"/>
        <w:spacing w:before="120" w:after="120"/>
        <w:ind w:left="1134" w:hanging="425"/>
        <w:jc w:val="both"/>
        <w:rPr>
          <w:sz w:val="22"/>
          <w:szCs w:val="22"/>
        </w:rPr>
      </w:pPr>
      <w:r w:rsidRPr="009A7C8F">
        <w:rPr>
          <w:b/>
          <w:sz w:val="22"/>
          <w:szCs w:val="22"/>
        </w:rPr>
        <w:t xml:space="preserve">20.3-4 - </w:t>
      </w:r>
      <w:r w:rsidRPr="009A7C8F">
        <w:rPr>
          <w:color w:val="333333"/>
          <w:sz w:val="22"/>
          <w:szCs w:val="22"/>
        </w:rPr>
        <w:t>Three specimens shall be required at each location for a total of nine specimens per weld. Unless revised by other technical requirements (e.g., ASME B31.3) the absorbed energy shall equal or exceed the values required of the parent pipe material.</w:t>
      </w:r>
    </w:p>
    <w:p w14:paraId="2BD63AA0" w14:textId="253B2C10" w:rsidR="00B17160" w:rsidRPr="009A7C8F" w:rsidRDefault="00B17160" w:rsidP="009A7C8F">
      <w:pPr>
        <w:pStyle w:val="BodyText"/>
        <w:spacing w:before="120" w:after="120"/>
        <w:ind w:left="1134" w:hanging="425"/>
        <w:jc w:val="both"/>
        <w:rPr>
          <w:sz w:val="22"/>
          <w:szCs w:val="22"/>
        </w:rPr>
      </w:pPr>
      <w:r w:rsidRPr="009A7C8F">
        <w:rPr>
          <w:b/>
          <w:sz w:val="22"/>
          <w:szCs w:val="22"/>
        </w:rPr>
        <w:t xml:space="preserve">20.3-5 - </w:t>
      </w:r>
      <w:r w:rsidRPr="009A7C8F">
        <w:rPr>
          <w:color w:val="333333"/>
          <w:sz w:val="22"/>
          <w:szCs w:val="22"/>
        </w:rPr>
        <w:t>Tensile testing shall report ultimate tensile strength and yield strength results. Acceptance criteria for yield strength shall meet 100 percent of specified minimum yield strength in both the base metal and weld metal.</w:t>
      </w:r>
    </w:p>
    <w:p w14:paraId="46C7DEF9" w14:textId="6046870C" w:rsidR="00B17160" w:rsidRPr="009A7C8F" w:rsidRDefault="00B17160" w:rsidP="009A7C8F">
      <w:pPr>
        <w:pStyle w:val="BodyText"/>
        <w:spacing w:before="120" w:after="120"/>
        <w:ind w:left="1134" w:hanging="425"/>
        <w:jc w:val="both"/>
        <w:rPr>
          <w:sz w:val="22"/>
          <w:szCs w:val="22"/>
        </w:rPr>
      </w:pPr>
      <w:r w:rsidRPr="009A7C8F">
        <w:rPr>
          <w:b/>
          <w:sz w:val="22"/>
          <w:szCs w:val="22"/>
        </w:rPr>
        <w:t>20.3-6</w:t>
      </w:r>
      <w:r w:rsidRPr="009A7C8F">
        <w:rPr>
          <w:b/>
          <w:spacing w:val="14"/>
          <w:sz w:val="22"/>
          <w:szCs w:val="22"/>
        </w:rPr>
        <w:t xml:space="preserve"> </w:t>
      </w:r>
      <w:r w:rsidRPr="009A7C8F">
        <w:rPr>
          <w:b/>
          <w:sz w:val="22"/>
          <w:szCs w:val="22"/>
        </w:rPr>
        <w:t>-</w:t>
      </w:r>
      <w:r w:rsidRPr="009A7C8F">
        <w:rPr>
          <w:b/>
          <w:spacing w:val="1"/>
          <w:sz w:val="22"/>
          <w:szCs w:val="22"/>
        </w:rPr>
        <w:t xml:space="preserve"> </w:t>
      </w:r>
      <w:r w:rsidRPr="009A7C8F">
        <w:rPr>
          <w:color w:val="333333"/>
          <w:sz w:val="22"/>
          <w:szCs w:val="22"/>
        </w:rPr>
        <w:t>Separate</w:t>
      </w:r>
      <w:r w:rsidRPr="009A7C8F">
        <w:rPr>
          <w:color w:val="333333"/>
          <w:spacing w:val="8"/>
          <w:sz w:val="22"/>
          <w:szCs w:val="22"/>
        </w:rPr>
        <w:t xml:space="preserve"> </w:t>
      </w:r>
      <w:r w:rsidRPr="009A7C8F">
        <w:rPr>
          <w:color w:val="333333"/>
          <w:sz w:val="22"/>
          <w:szCs w:val="22"/>
        </w:rPr>
        <w:t>weld</w:t>
      </w:r>
      <w:r w:rsidRPr="009A7C8F">
        <w:rPr>
          <w:color w:val="333333"/>
          <w:spacing w:val="8"/>
          <w:sz w:val="22"/>
          <w:szCs w:val="22"/>
        </w:rPr>
        <w:t xml:space="preserve"> </w:t>
      </w:r>
      <w:r w:rsidRPr="009A7C8F">
        <w:rPr>
          <w:color w:val="333333"/>
          <w:sz w:val="22"/>
          <w:szCs w:val="22"/>
        </w:rPr>
        <w:t>procedure</w:t>
      </w:r>
      <w:r w:rsidRPr="009A7C8F">
        <w:rPr>
          <w:color w:val="333333"/>
          <w:spacing w:val="8"/>
          <w:sz w:val="22"/>
          <w:szCs w:val="22"/>
        </w:rPr>
        <w:t xml:space="preserve"> </w:t>
      </w:r>
      <w:r w:rsidRPr="009A7C8F">
        <w:rPr>
          <w:color w:val="333333"/>
          <w:sz w:val="22"/>
          <w:szCs w:val="22"/>
        </w:rPr>
        <w:t>qualifications</w:t>
      </w:r>
      <w:r w:rsidRPr="009A7C8F">
        <w:rPr>
          <w:color w:val="333333"/>
          <w:spacing w:val="8"/>
          <w:sz w:val="22"/>
          <w:szCs w:val="22"/>
        </w:rPr>
        <w:t xml:space="preserve"> </w:t>
      </w:r>
      <w:r w:rsidRPr="009A7C8F">
        <w:rPr>
          <w:color w:val="333333"/>
          <w:sz w:val="22"/>
          <w:szCs w:val="22"/>
        </w:rPr>
        <w:t>shall</w:t>
      </w:r>
      <w:r w:rsidRPr="009A7C8F">
        <w:rPr>
          <w:color w:val="333333"/>
          <w:spacing w:val="8"/>
          <w:sz w:val="22"/>
          <w:szCs w:val="22"/>
        </w:rPr>
        <w:t xml:space="preserve"> </w:t>
      </w:r>
      <w:r w:rsidRPr="009A7C8F">
        <w:rPr>
          <w:color w:val="333333"/>
          <w:sz w:val="22"/>
          <w:szCs w:val="22"/>
        </w:rPr>
        <w:t>be</w:t>
      </w:r>
      <w:r w:rsidRPr="009A7C8F">
        <w:rPr>
          <w:color w:val="333333"/>
          <w:spacing w:val="8"/>
          <w:sz w:val="22"/>
          <w:szCs w:val="22"/>
        </w:rPr>
        <w:t xml:space="preserve"> </w:t>
      </w:r>
      <w:r w:rsidRPr="009A7C8F">
        <w:rPr>
          <w:color w:val="333333"/>
          <w:sz w:val="22"/>
          <w:szCs w:val="22"/>
        </w:rPr>
        <w:t>performed</w:t>
      </w:r>
      <w:r w:rsidRPr="009A7C8F">
        <w:rPr>
          <w:color w:val="333333"/>
          <w:spacing w:val="8"/>
          <w:sz w:val="22"/>
          <w:szCs w:val="22"/>
        </w:rPr>
        <w:t xml:space="preserve"> </w:t>
      </w:r>
      <w:r w:rsidRPr="009A7C8F">
        <w:rPr>
          <w:color w:val="333333"/>
          <w:sz w:val="22"/>
          <w:szCs w:val="22"/>
        </w:rPr>
        <w:t>for</w:t>
      </w:r>
      <w:r w:rsidRPr="009A7C8F">
        <w:rPr>
          <w:color w:val="333333"/>
          <w:spacing w:val="8"/>
          <w:sz w:val="22"/>
          <w:szCs w:val="22"/>
        </w:rPr>
        <w:t xml:space="preserve"> </w:t>
      </w:r>
      <w:r w:rsidRPr="009A7C8F">
        <w:rPr>
          <w:color w:val="333333"/>
          <w:spacing w:val="-2"/>
          <w:sz w:val="22"/>
          <w:szCs w:val="22"/>
        </w:rPr>
        <w:t>welding:</w:t>
      </w:r>
    </w:p>
    <w:p w14:paraId="7CC1DF94" w14:textId="77777777" w:rsidR="00B17160" w:rsidRPr="009A7C8F" w:rsidRDefault="00B17160" w:rsidP="009A7C8F">
      <w:pPr>
        <w:pStyle w:val="ListParagraph"/>
        <w:numPr>
          <w:ilvl w:val="0"/>
          <w:numId w:val="12"/>
        </w:numPr>
        <w:tabs>
          <w:tab w:val="left" w:pos="717"/>
        </w:tabs>
        <w:spacing w:before="120" w:after="120"/>
        <w:ind w:left="1418" w:hanging="284"/>
      </w:pPr>
      <w:r w:rsidRPr="009A7C8F">
        <w:rPr>
          <w:color w:val="333333"/>
          <w:position w:val="2"/>
        </w:rPr>
        <w:t>Grade</w:t>
      </w:r>
      <w:r w:rsidRPr="009A7C8F">
        <w:rPr>
          <w:color w:val="333333"/>
          <w:spacing w:val="7"/>
          <w:position w:val="2"/>
        </w:rPr>
        <w:t xml:space="preserve"> </w:t>
      </w:r>
      <w:r w:rsidRPr="009A7C8F">
        <w:rPr>
          <w:color w:val="333333"/>
          <w:position w:val="2"/>
        </w:rPr>
        <w:t>X60</w:t>
      </w:r>
      <w:r w:rsidRPr="009A7C8F">
        <w:rPr>
          <w:color w:val="333333"/>
          <w:spacing w:val="8"/>
          <w:position w:val="2"/>
        </w:rPr>
        <w:t xml:space="preserve"> </w:t>
      </w:r>
      <w:r w:rsidRPr="009A7C8F">
        <w:rPr>
          <w:color w:val="333333"/>
          <w:position w:val="2"/>
        </w:rPr>
        <w:t>to</w:t>
      </w:r>
      <w:r w:rsidRPr="009A7C8F">
        <w:rPr>
          <w:color w:val="333333"/>
          <w:spacing w:val="8"/>
          <w:position w:val="2"/>
        </w:rPr>
        <w:t xml:space="preserve"> </w:t>
      </w:r>
      <w:r w:rsidRPr="009A7C8F">
        <w:rPr>
          <w:color w:val="333333"/>
          <w:position w:val="2"/>
        </w:rPr>
        <w:t>fittings</w:t>
      </w:r>
      <w:r w:rsidRPr="009A7C8F">
        <w:rPr>
          <w:color w:val="333333"/>
          <w:spacing w:val="8"/>
          <w:position w:val="2"/>
        </w:rPr>
        <w:t xml:space="preserve"> </w:t>
      </w:r>
      <w:r w:rsidRPr="009A7C8F">
        <w:rPr>
          <w:color w:val="333333"/>
          <w:position w:val="2"/>
        </w:rPr>
        <w:t>(MSS</w:t>
      </w:r>
      <w:r w:rsidRPr="009A7C8F">
        <w:rPr>
          <w:color w:val="333333"/>
          <w:spacing w:val="8"/>
          <w:position w:val="2"/>
        </w:rPr>
        <w:t xml:space="preserve"> </w:t>
      </w:r>
      <w:r w:rsidRPr="009A7C8F">
        <w:rPr>
          <w:color w:val="333333"/>
          <w:position w:val="2"/>
        </w:rPr>
        <w:t>SP-75,</w:t>
      </w:r>
      <w:r w:rsidRPr="009A7C8F">
        <w:rPr>
          <w:color w:val="333333"/>
          <w:spacing w:val="8"/>
          <w:position w:val="2"/>
        </w:rPr>
        <w:t xml:space="preserve"> </w:t>
      </w:r>
      <w:r w:rsidRPr="009A7C8F">
        <w:rPr>
          <w:color w:val="333333"/>
          <w:position w:val="2"/>
        </w:rPr>
        <w:t>ASTM</w:t>
      </w:r>
      <w:r w:rsidRPr="009A7C8F">
        <w:rPr>
          <w:color w:val="333333"/>
          <w:spacing w:val="8"/>
          <w:position w:val="2"/>
        </w:rPr>
        <w:t xml:space="preserve"> </w:t>
      </w:r>
      <w:r w:rsidRPr="009A7C8F">
        <w:rPr>
          <w:color w:val="333333"/>
          <w:spacing w:val="-2"/>
          <w:position w:val="2"/>
        </w:rPr>
        <w:t>A860/A860M).</w:t>
      </w:r>
    </w:p>
    <w:p w14:paraId="34AB2AE6" w14:textId="77777777" w:rsidR="00B17160" w:rsidRPr="009A7C8F" w:rsidRDefault="00B17160" w:rsidP="009A7C8F">
      <w:pPr>
        <w:pStyle w:val="ListParagraph"/>
        <w:numPr>
          <w:ilvl w:val="0"/>
          <w:numId w:val="12"/>
        </w:numPr>
        <w:tabs>
          <w:tab w:val="left" w:pos="717"/>
        </w:tabs>
        <w:spacing w:before="120" w:after="120"/>
        <w:ind w:left="1418" w:hanging="284"/>
      </w:pPr>
      <w:r w:rsidRPr="009A7C8F">
        <w:rPr>
          <w:color w:val="333333"/>
          <w:position w:val="2"/>
        </w:rPr>
        <w:t>Grade</w:t>
      </w:r>
      <w:r w:rsidRPr="009A7C8F">
        <w:rPr>
          <w:color w:val="333333"/>
          <w:spacing w:val="9"/>
          <w:position w:val="2"/>
        </w:rPr>
        <w:t xml:space="preserve"> </w:t>
      </w:r>
      <w:r w:rsidRPr="009A7C8F">
        <w:rPr>
          <w:color w:val="333333"/>
          <w:position w:val="2"/>
        </w:rPr>
        <w:t>X60</w:t>
      </w:r>
      <w:r w:rsidRPr="009A7C8F">
        <w:rPr>
          <w:color w:val="333333"/>
          <w:spacing w:val="9"/>
          <w:position w:val="2"/>
        </w:rPr>
        <w:t xml:space="preserve"> </w:t>
      </w:r>
      <w:r w:rsidRPr="009A7C8F">
        <w:rPr>
          <w:color w:val="333333"/>
          <w:position w:val="2"/>
        </w:rPr>
        <w:t>to</w:t>
      </w:r>
      <w:r w:rsidRPr="009A7C8F">
        <w:rPr>
          <w:color w:val="333333"/>
          <w:spacing w:val="9"/>
          <w:position w:val="2"/>
        </w:rPr>
        <w:t xml:space="preserve"> </w:t>
      </w:r>
      <w:r w:rsidRPr="009A7C8F">
        <w:rPr>
          <w:color w:val="333333"/>
          <w:position w:val="2"/>
        </w:rPr>
        <w:t>flanges</w:t>
      </w:r>
      <w:r w:rsidRPr="009A7C8F">
        <w:rPr>
          <w:color w:val="333333"/>
          <w:spacing w:val="9"/>
          <w:position w:val="2"/>
        </w:rPr>
        <w:t xml:space="preserve"> </w:t>
      </w:r>
      <w:r w:rsidRPr="009A7C8F">
        <w:rPr>
          <w:color w:val="333333"/>
          <w:position w:val="2"/>
        </w:rPr>
        <w:t>(MSS-44,</w:t>
      </w:r>
      <w:r w:rsidRPr="009A7C8F">
        <w:rPr>
          <w:color w:val="333333"/>
          <w:spacing w:val="9"/>
          <w:position w:val="2"/>
        </w:rPr>
        <w:t xml:space="preserve"> </w:t>
      </w:r>
      <w:r w:rsidRPr="009A7C8F">
        <w:rPr>
          <w:color w:val="333333"/>
          <w:position w:val="2"/>
        </w:rPr>
        <w:t>ASTM</w:t>
      </w:r>
      <w:r w:rsidRPr="009A7C8F">
        <w:rPr>
          <w:color w:val="333333"/>
          <w:spacing w:val="9"/>
          <w:position w:val="2"/>
        </w:rPr>
        <w:t xml:space="preserve"> </w:t>
      </w:r>
      <w:r w:rsidRPr="009A7C8F">
        <w:rPr>
          <w:color w:val="333333"/>
          <w:spacing w:val="-2"/>
          <w:position w:val="2"/>
        </w:rPr>
        <w:t>A694/A694M).</w:t>
      </w:r>
    </w:p>
    <w:p w14:paraId="25999665" w14:textId="77777777" w:rsidR="00B17160" w:rsidRPr="009A7C8F" w:rsidRDefault="00B17160" w:rsidP="009A7C8F">
      <w:pPr>
        <w:pStyle w:val="ListParagraph"/>
        <w:numPr>
          <w:ilvl w:val="0"/>
          <w:numId w:val="12"/>
        </w:numPr>
        <w:tabs>
          <w:tab w:val="left" w:pos="717"/>
        </w:tabs>
        <w:spacing w:before="120" w:after="120"/>
        <w:ind w:left="1418" w:hanging="284"/>
      </w:pPr>
      <w:r w:rsidRPr="009A7C8F">
        <w:rPr>
          <w:color w:val="333333"/>
          <w:position w:val="2"/>
        </w:rPr>
        <w:t>Grade</w:t>
      </w:r>
      <w:r w:rsidRPr="009A7C8F">
        <w:rPr>
          <w:color w:val="333333"/>
          <w:spacing w:val="7"/>
          <w:position w:val="2"/>
        </w:rPr>
        <w:t xml:space="preserve"> </w:t>
      </w:r>
      <w:r w:rsidRPr="009A7C8F">
        <w:rPr>
          <w:color w:val="333333"/>
          <w:position w:val="2"/>
        </w:rPr>
        <w:t>X65</w:t>
      </w:r>
      <w:r w:rsidRPr="009A7C8F">
        <w:rPr>
          <w:color w:val="333333"/>
          <w:spacing w:val="8"/>
          <w:position w:val="2"/>
        </w:rPr>
        <w:t xml:space="preserve"> </w:t>
      </w:r>
      <w:r w:rsidRPr="009A7C8F">
        <w:rPr>
          <w:color w:val="333333"/>
          <w:position w:val="2"/>
        </w:rPr>
        <w:t>to</w:t>
      </w:r>
      <w:r w:rsidRPr="009A7C8F">
        <w:rPr>
          <w:color w:val="333333"/>
          <w:spacing w:val="8"/>
          <w:position w:val="2"/>
        </w:rPr>
        <w:t xml:space="preserve"> </w:t>
      </w:r>
      <w:r w:rsidRPr="009A7C8F">
        <w:rPr>
          <w:color w:val="333333"/>
          <w:position w:val="2"/>
        </w:rPr>
        <w:t>fittings</w:t>
      </w:r>
      <w:r w:rsidRPr="009A7C8F">
        <w:rPr>
          <w:color w:val="333333"/>
          <w:spacing w:val="8"/>
          <w:position w:val="2"/>
        </w:rPr>
        <w:t xml:space="preserve"> </w:t>
      </w:r>
      <w:r w:rsidRPr="009A7C8F">
        <w:rPr>
          <w:color w:val="333333"/>
          <w:position w:val="2"/>
        </w:rPr>
        <w:t>(MSS</w:t>
      </w:r>
      <w:r w:rsidRPr="009A7C8F">
        <w:rPr>
          <w:color w:val="333333"/>
          <w:spacing w:val="8"/>
          <w:position w:val="2"/>
        </w:rPr>
        <w:t xml:space="preserve"> </w:t>
      </w:r>
      <w:r w:rsidRPr="009A7C8F">
        <w:rPr>
          <w:color w:val="333333"/>
          <w:position w:val="2"/>
        </w:rPr>
        <w:t>SP-75,</w:t>
      </w:r>
      <w:r w:rsidRPr="009A7C8F">
        <w:rPr>
          <w:color w:val="333333"/>
          <w:spacing w:val="8"/>
          <w:position w:val="2"/>
        </w:rPr>
        <w:t xml:space="preserve"> </w:t>
      </w:r>
      <w:r w:rsidRPr="009A7C8F">
        <w:rPr>
          <w:color w:val="333333"/>
          <w:position w:val="2"/>
        </w:rPr>
        <w:t>ASTM</w:t>
      </w:r>
      <w:r w:rsidRPr="009A7C8F">
        <w:rPr>
          <w:color w:val="333333"/>
          <w:spacing w:val="8"/>
          <w:position w:val="2"/>
        </w:rPr>
        <w:t xml:space="preserve"> </w:t>
      </w:r>
      <w:r w:rsidRPr="009A7C8F">
        <w:rPr>
          <w:color w:val="333333"/>
          <w:spacing w:val="-2"/>
          <w:position w:val="2"/>
        </w:rPr>
        <w:t>A860/A860M).</w:t>
      </w:r>
    </w:p>
    <w:p w14:paraId="699663CD" w14:textId="73370F2F" w:rsidR="00B17160" w:rsidRPr="009A7C8F" w:rsidRDefault="00B17160" w:rsidP="009A7C8F">
      <w:pPr>
        <w:pStyle w:val="ListParagraph"/>
        <w:numPr>
          <w:ilvl w:val="0"/>
          <w:numId w:val="12"/>
        </w:numPr>
        <w:tabs>
          <w:tab w:val="left" w:pos="717"/>
        </w:tabs>
        <w:spacing w:before="120" w:after="120"/>
        <w:ind w:left="1418" w:hanging="284"/>
      </w:pPr>
      <w:r w:rsidRPr="009A7C8F">
        <w:rPr>
          <w:color w:val="333333"/>
          <w:position w:val="2"/>
        </w:rPr>
        <w:t>Grade</w:t>
      </w:r>
      <w:r w:rsidRPr="009A7C8F">
        <w:rPr>
          <w:color w:val="333333"/>
          <w:spacing w:val="9"/>
          <w:position w:val="2"/>
        </w:rPr>
        <w:t xml:space="preserve"> </w:t>
      </w:r>
      <w:r w:rsidRPr="009A7C8F">
        <w:rPr>
          <w:color w:val="333333"/>
          <w:position w:val="2"/>
        </w:rPr>
        <w:t>X65</w:t>
      </w:r>
      <w:r w:rsidRPr="009A7C8F">
        <w:rPr>
          <w:color w:val="333333"/>
          <w:spacing w:val="9"/>
          <w:position w:val="2"/>
        </w:rPr>
        <w:t xml:space="preserve"> </w:t>
      </w:r>
      <w:r w:rsidRPr="009A7C8F">
        <w:rPr>
          <w:color w:val="333333"/>
          <w:position w:val="2"/>
        </w:rPr>
        <w:t>to</w:t>
      </w:r>
      <w:r w:rsidRPr="009A7C8F">
        <w:rPr>
          <w:color w:val="333333"/>
          <w:spacing w:val="9"/>
          <w:position w:val="2"/>
        </w:rPr>
        <w:t xml:space="preserve"> </w:t>
      </w:r>
      <w:r w:rsidRPr="009A7C8F">
        <w:rPr>
          <w:color w:val="333333"/>
          <w:position w:val="2"/>
        </w:rPr>
        <w:t>flanges</w:t>
      </w:r>
      <w:r w:rsidRPr="009A7C8F">
        <w:rPr>
          <w:color w:val="333333"/>
          <w:spacing w:val="9"/>
          <w:position w:val="2"/>
        </w:rPr>
        <w:t xml:space="preserve"> </w:t>
      </w:r>
      <w:r w:rsidRPr="009A7C8F">
        <w:rPr>
          <w:color w:val="333333"/>
          <w:position w:val="2"/>
        </w:rPr>
        <w:t>(MSS-44,</w:t>
      </w:r>
      <w:r w:rsidRPr="009A7C8F">
        <w:rPr>
          <w:color w:val="333333"/>
          <w:spacing w:val="9"/>
          <w:position w:val="2"/>
        </w:rPr>
        <w:t xml:space="preserve"> </w:t>
      </w:r>
      <w:r w:rsidRPr="009A7C8F">
        <w:rPr>
          <w:color w:val="333333"/>
          <w:position w:val="2"/>
        </w:rPr>
        <w:t>ASTM</w:t>
      </w:r>
      <w:r w:rsidRPr="009A7C8F">
        <w:rPr>
          <w:color w:val="333333"/>
          <w:spacing w:val="9"/>
          <w:position w:val="2"/>
        </w:rPr>
        <w:t xml:space="preserve"> </w:t>
      </w:r>
      <w:r w:rsidRPr="009A7C8F">
        <w:rPr>
          <w:color w:val="333333"/>
          <w:spacing w:val="-2"/>
          <w:position w:val="2"/>
        </w:rPr>
        <w:t>A694/A694M).</w:t>
      </w:r>
    </w:p>
    <w:p w14:paraId="52EE9CFB" w14:textId="32AAA266" w:rsidR="00217446" w:rsidRPr="009A7C8F" w:rsidRDefault="00B17160" w:rsidP="009A7C8F">
      <w:pPr>
        <w:spacing w:before="120" w:after="120"/>
        <w:ind w:left="1134"/>
        <w:rPr>
          <w:i/>
        </w:rPr>
      </w:pPr>
      <w:r w:rsidRPr="009A7C8F">
        <w:rPr>
          <w:b/>
          <w:i/>
        </w:rPr>
        <w:t>Note:</w:t>
      </w:r>
      <w:r w:rsidRPr="009A7C8F">
        <w:rPr>
          <w:b/>
          <w:i/>
          <w:spacing w:val="80"/>
          <w:w w:val="150"/>
        </w:rPr>
        <w:t xml:space="preserve"> </w:t>
      </w:r>
      <w:r w:rsidRPr="009A7C8F">
        <w:rPr>
          <w:i/>
        </w:rPr>
        <w:t>These requirements may not apply to ASME B31.3 Chapter IX, which requires the weldments to be made using the same specification and type or grade of base metal(s).</w:t>
      </w:r>
    </w:p>
    <w:p w14:paraId="27091AEF" w14:textId="5C9D0889" w:rsidR="00217446" w:rsidRPr="009A7C8F" w:rsidRDefault="00217446" w:rsidP="009A7C8F">
      <w:pPr>
        <w:pStyle w:val="BodyText"/>
        <w:spacing w:before="120" w:after="120"/>
        <w:ind w:left="1134" w:hanging="425"/>
        <w:rPr>
          <w:sz w:val="22"/>
          <w:szCs w:val="22"/>
        </w:rPr>
      </w:pPr>
      <w:r w:rsidRPr="009A7C8F">
        <w:rPr>
          <w:b/>
          <w:sz w:val="22"/>
          <w:szCs w:val="22"/>
        </w:rPr>
        <w:t>20.3-7</w:t>
      </w:r>
      <w:r w:rsidRPr="009A7C8F">
        <w:rPr>
          <w:b/>
          <w:spacing w:val="20"/>
          <w:sz w:val="22"/>
          <w:szCs w:val="22"/>
        </w:rPr>
        <w:t xml:space="preserve"> </w:t>
      </w:r>
      <w:r w:rsidRPr="009A7C8F">
        <w:rPr>
          <w:b/>
          <w:sz w:val="22"/>
          <w:szCs w:val="22"/>
        </w:rPr>
        <w:t xml:space="preserve">- </w:t>
      </w:r>
      <w:r w:rsidRPr="009A7C8F">
        <w:rPr>
          <w:color w:val="333333"/>
          <w:sz w:val="22"/>
          <w:szCs w:val="22"/>
        </w:rPr>
        <w:t>The following additional essential variables shall apply for Grade X60 and X65 welding procedures. A change</w:t>
      </w:r>
      <w:r w:rsidRPr="009A7C8F">
        <w:rPr>
          <w:color w:val="333333"/>
          <w:spacing w:val="80"/>
          <w:sz w:val="22"/>
          <w:szCs w:val="22"/>
        </w:rPr>
        <w:t xml:space="preserve"> </w:t>
      </w:r>
      <w:r w:rsidRPr="009A7C8F">
        <w:rPr>
          <w:color w:val="333333"/>
          <w:sz w:val="22"/>
          <w:szCs w:val="22"/>
        </w:rPr>
        <w:t>in an essential variable beyond the limit specified shall require a new qualification as follows:</w:t>
      </w:r>
    </w:p>
    <w:p w14:paraId="235AFCD2" w14:textId="6061CDAF" w:rsidR="00217446" w:rsidRPr="009A7C8F" w:rsidRDefault="00217446" w:rsidP="009A7C8F">
      <w:pPr>
        <w:pStyle w:val="BodyText"/>
        <w:spacing w:before="120" w:after="120"/>
        <w:ind w:left="1418" w:hanging="284"/>
        <w:rPr>
          <w:sz w:val="22"/>
          <w:szCs w:val="22"/>
        </w:rPr>
      </w:pPr>
      <w:r w:rsidRPr="009A7C8F">
        <w:rPr>
          <w:b/>
          <w:sz w:val="22"/>
          <w:szCs w:val="22"/>
        </w:rPr>
        <w:t xml:space="preserve">20.3-7.1 - </w:t>
      </w:r>
      <w:r w:rsidRPr="009A7C8F">
        <w:rPr>
          <w:color w:val="333333"/>
          <w:sz w:val="22"/>
          <w:szCs w:val="22"/>
        </w:rPr>
        <w:t>Change in the Manufacturer and brand name of electrode, flux, or electrode/flux combination used for</w:t>
      </w:r>
      <w:r w:rsidRPr="009A7C8F">
        <w:rPr>
          <w:color w:val="333333"/>
          <w:spacing w:val="40"/>
          <w:sz w:val="22"/>
          <w:szCs w:val="22"/>
        </w:rPr>
        <w:t xml:space="preserve"> </w:t>
      </w:r>
      <w:r w:rsidRPr="009A7C8F">
        <w:rPr>
          <w:color w:val="333333"/>
          <w:sz w:val="22"/>
          <w:szCs w:val="22"/>
        </w:rPr>
        <w:t>procedure qualification.</w:t>
      </w:r>
    </w:p>
    <w:p w14:paraId="7E77C4D1" w14:textId="65BAF941" w:rsidR="00217446" w:rsidRPr="009A7C8F" w:rsidRDefault="00217446" w:rsidP="009A7C8F">
      <w:pPr>
        <w:pStyle w:val="BodyText"/>
        <w:spacing w:before="120" w:after="120"/>
        <w:ind w:left="1418" w:hanging="284"/>
        <w:rPr>
          <w:sz w:val="22"/>
          <w:szCs w:val="22"/>
        </w:rPr>
      </w:pPr>
      <w:r w:rsidRPr="009A7C8F">
        <w:rPr>
          <w:b/>
          <w:sz w:val="22"/>
          <w:szCs w:val="22"/>
        </w:rPr>
        <w:t>20.3-7.2</w:t>
      </w:r>
      <w:r w:rsidRPr="009A7C8F">
        <w:rPr>
          <w:b/>
          <w:spacing w:val="2"/>
          <w:sz w:val="22"/>
          <w:szCs w:val="22"/>
        </w:rPr>
        <w:t xml:space="preserve"> </w:t>
      </w:r>
      <w:r w:rsidRPr="009A7C8F">
        <w:rPr>
          <w:b/>
          <w:sz w:val="22"/>
          <w:szCs w:val="22"/>
        </w:rPr>
        <w:t>-</w:t>
      </w:r>
      <w:r w:rsidRPr="009A7C8F">
        <w:rPr>
          <w:b/>
          <w:spacing w:val="1"/>
          <w:sz w:val="22"/>
          <w:szCs w:val="22"/>
        </w:rPr>
        <w:t xml:space="preserve"> </w:t>
      </w:r>
      <w:r w:rsidRPr="009A7C8F">
        <w:rPr>
          <w:color w:val="333333"/>
          <w:sz w:val="22"/>
          <w:szCs w:val="22"/>
        </w:rPr>
        <w:t>Decrease</w:t>
      </w:r>
      <w:r w:rsidRPr="009A7C8F">
        <w:rPr>
          <w:color w:val="333333"/>
          <w:spacing w:val="8"/>
          <w:sz w:val="22"/>
          <w:szCs w:val="22"/>
        </w:rPr>
        <w:t xml:space="preserve"> </w:t>
      </w:r>
      <w:r w:rsidRPr="009A7C8F">
        <w:rPr>
          <w:color w:val="333333"/>
          <w:sz w:val="22"/>
          <w:szCs w:val="22"/>
        </w:rPr>
        <w:t>in</w:t>
      </w:r>
      <w:r w:rsidRPr="009A7C8F">
        <w:rPr>
          <w:color w:val="333333"/>
          <w:spacing w:val="9"/>
          <w:sz w:val="22"/>
          <w:szCs w:val="22"/>
        </w:rPr>
        <w:t xml:space="preserve"> </w:t>
      </w:r>
      <w:r w:rsidRPr="009A7C8F">
        <w:rPr>
          <w:color w:val="333333"/>
          <w:sz w:val="22"/>
          <w:szCs w:val="22"/>
        </w:rPr>
        <w:t>preheat</w:t>
      </w:r>
      <w:r w:rsidRPr="009A7C8F">
        <w:rPr>
          <w:color w:val="333333"/>
          <w:spacing w:val="8"/>
          <w:sz w:val="22"/>
          <w:szCs w:val="22"/>
        </w:rPr>
        <w:t xml:space="preserve"> </w:t>
      </w:r>
      <w:r w:rsidRPr="009A7C8F">
        <w:rPr>
          <w:color w:val="333333"/>
          <w:sz w:val="22"/>
          <w:szCs w:val="22"/>
        </w:rPr>
        <w:t>from</w:t>
      </w:r>
      <w:r w:rsidRPr="009A7C8F">
        <w:rPr>
          <w:color w:val="333333"/>
          <w:spacing w:val="9"/>
          <w:sz w:val="22"/>
          <w:szCs w:val="22"/>
        </w:rPr>
        <w:t xml:space="preserve"> </w:t>
      </w:r>
      <w:r w:rsidRPr="009A7C8F">
        <w:rPr>
          <w:color w:val="333333"/>
          <w:sz w:val="22"/>
          <w:szCs w:val="22"/>
        </w:rPr>
        <w:t>the</w:t>
      </w:r>
      <w:r w:rsidRPr="009A7C8F">
        <w:rPr>
          <w:color w:val="333333"/>
          <w:spacing w:val="8"/>
          <w:sz w:val="22"/>
          <w:szCs w:val="22"/>
        </w:rPr>
        <w:t xml:space="preserve"> </w:t>
      </w:r>
      <w:r w:rsidRPr="009A7C8F">
        <w:rPr>
          <w:color w:val="333333"/>
          <w:sz w:val="22"/>
          <w:szCs w:val="22"/>
        </w:rPr>
        <w:t>minimum</w:t>
      </w:r>
      <w:r w:rsidRPr="009A7C8F">
        <w:rPr>
          <w:color w:val="333333"/>
          <w:spacing w:val="8"/>
          <w:sz w:val="22"/>
          <w:szCs w:val="22"/>
        </w:rPr>
        <w:t xml:space="preserve"> </w:t>
      </w:r>
      <w:r w:rsidRPr="009A7C8F">
        <w:rPr>
          <w:color w:val="333333"/>
          <w:sz w:val="22"/>
          <w:szCs w:val="22"/>
        </w:rPr>
        <w:t>recorded</w:t>
      </w:r>
      <w:r w:rsidRPr="009A7C8F">
        <w:rPr>
          <w:color w:val="333333"/>
          <w:spacing w:val="9"/>
          <w:sz w:val="22"/>
          <w:szCs w:val="22"/>
        </w:rPr>
        <w:t xml:space="preserve"> </w:t>
      </w:r>
      <w:r w:rsidRPr="009A7C8F">
        <w:rPr>
          <w:color w:val="333333"/>
          <w:sz w:val="22"/>
          <w:szCs w:val="22"/>
        </w:rPr>
        <w:t>during</w:t>
      </w:r>
      <w:r w:rsidRPr="009A7C8F">
        <w:rPr>
          <w:color w:val="333333"/>
          <w:spacing w:val="8"/>
          <w:sz w:val="22"/>
          <w:szCs w:val="22"/>
        </w:rPr>
        <w:t xml:space="preserve"> </w:t>
      </w:r>
      <w:r w:rsidRPr="009A7C8F">
        <w:rPr>
          <w:color w:val="333333"/>
          <w:sz w:val="22"/>
          <w:szCs w:val="22"/>
        </w:rPr>
        <w:t>procedure</w:t>
      </w:r>
      <w:r w:rsidRPr="009A7C8F">
        <w:rPr>
          <w:color w:val="333333"/>
          <w:spacing w:val="8"/>
          <w:sz w:val="22"/>
          <w:szCs w:val="22"/>
        </w:rPr>
        <w:t xml:space="preserve"> </w:t>
      </w:r>
      <w:r w:rsidRPr="009A7C8F">
        <w:rPr>
          <w:color w:val="333333"/>
          <w:spacing w:val="-2"/>
          <w:sz w:val="22"/>
          <w:szCs w:val="22"/>
        </w:rPr>
        <w:t>qualification.</w:t>
      </w:r>
    </w:p>
    <w:p w14:paraId="7F798FBC" w14:textId="4F5045CC" w:rsidR="00217446" w:rsidRPr="009A7C8F" w:rsidRDefault="00217446" w:rsidP="009A7C8F">
      <w:pPr>
        <w:pStyle w:val="BodyText"/>
        <w:spacing w:before="120" w:after="120"/>
        <w:ind w:left="1418" w:hanging="284"/>
        <w:rPr>
          <w:sz w:val="22"/>
          <w:szCs w:val="22"/>
        </w:rPr>
      </w:pPr>
      <w:r w:rsidRPr="009A7C8F">
        <w:rPr>
          <w:b/>
          <w:sz w:val="22"/>
          <w:szCs w:val="22"/>
        </w:rPr>
        <w:t>20.3-7.3</w:t>
      </w:r>
      <w:r w:rsidRPr="009A7C8F">
        <w:rPr>
          <w:b/>
          <w:spacing w:val="2"/>
          <w:sz w:val="22"/>
          <w:szCs w:val="22"/>
        </w:rPr>
        <w:t xml:space="preserve"> </w:t>
      </w:r>
      <w:r w:rsidRPr="009A7C8F">
        <w:rPr>
          <w:b/>
          <w:sz w:val="22"/>
          <w:szCs w:val="22"/>
        </w:rPr>
        <w:t xml:space="preserve">- </w:t>
      </w:r>
      <w:r w:rsidRPr="009A7C8F">
        <w:rPr>
          <w:color w:val="333333"/>
          <w:sz w:val="22"/>
          <w:szCs w:val="22"/>
        </w:rPr>
        <w:t>Increase</w:t>
      </w:r>
      <w:r w:rsidRPr="009A7C8F">
        <w:rPr>
          <w:color w:val="333333"/>
          <w:spacing w:val="8"/>
          <w:sz w:val="22"/>
          <w:szCs w:val="22"/>
        </w:rPr>
        <w:t xml:space="preserve"> </w:t>
      </w:r>
      <w:r w:rsidRPr="009A7C8F">
        <w:rPr>
          <w:color w:val="333333"/>
          <w:sz w:val="22"/>
          <w:szCs w:val="22"/>
        </w:rPr>
        <w:t>in</w:t>
      </w:r>
      <w:r w:rsidRPr="009A7C8F">
        <w:rPr>
          <w:color w:val="333333"/>
          <w:spacing w:val="8"/>
          <w:sz w:val="22"/>
          <w:szCs w:val="22"/>
        </w:rPr>
        <w:t xml:space="preserve"> </w:t>
      </w:r>
      <w:r w:rsidRPr="009A7C8F">
        <w:rPr>
          <w:color w:val="333333"/>
          <w:sz w:val="22"/>
          <w:szCs w:val="22"/>
        </w:rPr>
        <w:t>PWHT</w:t>
      </w:r>
      <w:r w:rsidRPr="009A7C8F">
        <w:rPr>
          <w:color w:val="333333"/>
          <w:spacing w:val="9"/>
          <w:sz w:val="22"/>
          <w:szCs w:val="22"/>
        </w:rPr>
        <w:t xml:space="preserve"> </w:t>
      </w:r>
      <w:r w:rsidRPr="009A7C8F">
        <w:rPr>
          <w:color w:val="333333"/>
          <w:sz w:val="22"/>
          <w:szCs w:val="22"/>
        </w:rPr>
        <w:t>temperature</w:t>
      </w:r>
      <w:r w:rsidRPr="009A7C8F">
        <w:rPr>
          <w:color w:val="333333"/>
          <w:spacing w:val="8"/>
          <w:sz w:val="22"/>
          <w:szCs w:val="22"/>
        </w:rPr>
        <w:t xml:space="preserve"> </w:t>
      </w:r>
      <w:r w:rsidRPr="009A7C8F">
        <w:rPr>
          <w:color w:val="333333"/>
          <w:sz w:val="22"/>
          <w:szCs w:val="22"/>
        </w:rPr>
        <w:t>greater</w:t>
      </w:r>
      <w:r w:rsidRPr="009A7C8F">
        <w:rPr>
          <w:color w:val="333333"/>
          <w:spacing w:val="8"/>
          <w:sz w:val="22"/>
          <w:szCs w:val="22"/>
        </w:rPr>
        <w:t xml:space="preserve"> </w:t>
      </w:r>
      <w:r w:rsidRPr="009A7C8F">
        <w:rPr>
          <w:color w:val="333333"/>
          <w:sz w:val="22"/>
          <w:szCs w:val="22"/>
        </w:rPr>
        <w:t>than</w:t>
      </w:r>
      <w:r w:rsidRPr="009A7C8F">
        <w:rPr>
          <w:color w:val="333333"/>
          <w:spacing w:val="8"/>
          <w:sz w:val="22"/>
          <w:szCs w:val="22"/>
        </w:rPr>
        <w:t xml:space="preserve"> </w:t>
      </w:r>
      <w:r w:rsidRPr="009A7C8F">
        <w:rPr>
          <w:color w:val="333333"/>
          <w:sz w:val="22"/>
          <w:szCs w:val="22"/>
        </w:rPr>
        <w:t>50°F</w:t>
      </w:r>
      <w:r w:rsidRPr="009A7C8F">
        <w:rPr>
          <w:color w:val="333333"/>
          <w:spacing w:val="8"/>
          <w:sz w:val="22"/>
          <w:szCs w:val="22"/>
        </w:rPr>
        <w:t xml:space="preserve"> </w:t>
      </w:r>
      <w:r w:rsidRPr="009A7C8F">
        <w:rPr>
          <w:color w:val="333333"/>
          <w:spacing w:val="-2"/>
          <w:sz w:val="22"/>
          <w:szCs w:val="22"/>
        </w:rPr>
        <w:t>(28°C).</w:t>
      </w:r>
    </w:p>
    <w:p w14:paraId="1C285D3F" w14:textId="0DE6CF11" w:rsidR="00217446" w:rsidRPr="009A7C8F" w:rsidRDefault="00217446" w:rsidP="009A7C8F">
      <w:pPr>
        <w:pStyle w:val="BodyText"/>
        <w:spacing w:before="120" w:after="120"/>
        <w:ind w:left="1418" w:hanging="284"/>
        <w:rPr>
          <w:sz w:val="22"/>
          <w:szCs w:val="22"/>
        </w:rPr>
      </w:pPr>
      <w:r w:rsidRPr="009A7C8F">
        <w:rPr>
          <w:b/>
          <w:sz w:val="22"/>
          <w:szCs w:val="22"/>
        </w:rPr>
        <w:t>20.3-7.4</w:t>
      </w:r>
      <w:r w:rsidRPr="009A7C8F">
        <w:rPr>
          <w:b/>
          <w:spacing w:val="1"/>
          <w:sz w:val="22"/>
          <w:szCs w:val="22"/>
        </w:rPr>
        <w:t xml:space="preserve"> </w:t>
      </w:r>
      <w:r w:rsidRPr="009A7C8F">
        <w:rPr>
          <w:b/>
          <w:sz w:val="22"/>
          <w:szCs w:val="22"/>
        </w:rPr>
        <w:t>-</w:t>
      </w:r>
      <w:r w:rsidRPr="009A7C8F">
        <w:rPr>
          <w:b/>
          <w:spacing w:val="1"/>
          <w:sz w:val="22"/>
          <w:szCs w:val="22"/>
        </w:rPr>
        <w:t xml:space="preserve"> </w:t>
      </w:r>
      <w:r w:rsidRPr="009A7C8F">
        <w:rPr>
          <w:color w:val="333333"/>
          <w:sz w:val="22"/>
          <w:szCs w:val="22"/>
        </w:rPr>
        <w:t>Increase</w:t>
      </w:r>
      <w:r w:rsidRPr="009A7C8F">
        <w:rPr>
          <w:color w:val="333333"/>
          <w:spacing w:val="8"/>
          <w:sz w:val="22"/>
          <w:szCs w:val="22"/>
        </w:rPr>
        <w:t xml:space="preserve"> </w:t>
      </w:r>
      <w:r w:rsidRPr="009A7C8F">
        <w:rPr>
          <w:color w:val="333333"/>
          <w:sz w:val="22"/>
          <w:szCs w:val="22"/>
        </w:rPr>
        <w:t>in</w:t>
      </w:r>
      <w:r w:rsidRPr="009A7C8F">
        <w:rPr>
          <w:color w:val="333333"/>
          <w:spacing w:val="8"/>
          <w:sz w:val="22"/>
          <w:szCs w:val="22"/>
        </w:rPr>
        <w:t xml:space="preserve"> </w:t>
      </w:r>
      <w:r w:rsidRPr="009A7C8F">
        <w:rPr>
          <w:color w:val="333333"/>
          <w:sz w:val="22"/>
          <w:szCs w:val="22"/>
        </w:rPr>
        <w:t>PWHT</w:t>
      </w:r>
      <w:r w:rsidRPr="009A7C8F">
        <w:rPr>
          <w:color w:val="333333"/>
          <w:spacing w:val="8"/>
          <w:sz w:val="22"/>
          <w:szCs w:val="22"/>
        </w:rPr>
        <w:t xml:space="preserve"> </w:t>
      </w:r>
      <w:r w:rsidRPr="009A7C8F">
        <w:rPr>
          <w:color w:val="333333"/>
          <w:sz w:val="22"/>
          <w:szCs w:val="22"/>
        </w:rPr>
        <w:t>duration</w:t>
      </w:r>
      <w:r w:rsidRPr="009A7C8F">
        <w:rPr>
          <w:color w:val="333333"/>
          <w:spacing w:val="8"/>
          <w:sz w:val="22"/>
          <w:szCs w:val="22"/>
        </w:rPr>
        <w:t xml:space="preserve"> </w:t>
      </w:r>
      <w:r w:rsidRPr="009A7C8F">
        <w:rPr>
          <w:color w:val="333333"/>
          <w:sz w:val="22"/>
          <w:szCs w:val="22"/>
        </w:rPr>
        <w:t>time</w:t>
      </w:r>
      <w:r w:rsidRPr="009A7C8F">
        <w:rPr>
          <w:color w:val="333333"/>
          <w:spacing w:val="8"/>
          <w:sz w:val="22"/>
          <w:szCs w:val="22"/>
        </w:rPr>
        <w:t xml:space="preserve"> </w:t>
      </w:r>
      <w:r w:rsidRPr="009A7C8F">
        <w:rPr>
          <w:color w:val="333333"/>
          <w:sz w:val="22"/>
          <w:szCs w:val="22"/>
        </w:rPr>
        <w:t>greater</w:t>
      </w:r>
      <w:r w:rsidRPr="009A7C8F">
        <w:rPr>
          <w:color w:val="333333"/>
          <w:spacing w:val="8"/>
          <w:sz w:val="22"/>
          <w:szCs w:val="22"/>
        </w:rPr>
        <w:t xml:space="preserve"> </w:t>
      </w:r>
      <w:r w:rsidRPr="009A7C8F">
        <w:rPr>
          <w:color w:val="333333"/>
          <w:sz w:val="22"/>
          <w:szCs w:val="22"/>
        </w:rPr>
        <w:t>than</w:t>
      </w:r>
      <w:r w:rsidRPr="009A7C8F">
        <w:rPr>
          <w:color w:val="333333"/>
          <w:spacing w:val="8"/>
          <w:sz w:val="22"/>
          <w:szCs w:val="22"/>
        </w:rPr>
        <w:t xml:space="preserve"> </w:t>
      </w:r>
      <w:r w:rsidRPr="009A7C8F">
        <w:rPr>
          <w:color w:val="333333"/>
          <w:sz w:val="22"/>
          <w:szCs w:val="22"/>
        </w:rPr>
        <w:t>25</w:t>
      </w:r>
      <w:r w:rsidRPr="009A7C8F">
        <w:rPr>
          <w:color w:val="333333"/>
          <w:spacing w:val="8"/>
          <w:sz w:val="22"/>
          <w:szCs w:val="22"/>
        </w:rPr>
        <w:t xml:space="preserve"> </w:t>
      </w:r>
      <w:r w:rsidRPr="009A7C8F">
        <w:rPr>
          <w:color w:val="333333"/>
          <w:sz w:val="22"/>
          <w:szCs w:val="22"/>
        </w:rPr>
        <w:t>percent</w:t>
      </w:r>
      <w:r w:rsidRPr="009A7C8F">
        <w:rPr>
          <w:color w:val="333333"/>
          <w:spacing w:val="8"/>
          <w:sz w:val="22"/>
          <w:szCs w:val="22"/>
        </w:rPr>
        <w:t xml:space="preserve"> </w:t>
      </w:r>
      <w:r w:rsidRPr="009A7C8F">
        <w:rPr>
          <w:color w:val="333333"/>
          <w:sz w:val="22"/>
          <w:szCs w:val="22"/>
        </w:rPr>
        <w:t>of</w:t>
      </w:r>
      <w:r w:rsidRPr="009A7C8F">
        <w:rPr>
          <w:color w:val="333333"/>
          <w:spacing w:val="8"/>
          <w:sz w:val="22"/>
          <w:szCs w:val="22"/>
        </w:rPr>
        <w:t xml:space="preserve"> </w:t>
      </w:r>
      <w:r w:rsidRPr="009A7C8F">
        <w:rPr>
          <w:color w:val="333333"/>
          <w:sz w:val="22"/>
          <w:szCs w:val="22"/>
        </w:rPr>
        <w:t>that</w:t>
      </w:r>
      <w:r w:rsidRPr="009A7C8F">
        <w:rPr>
          <w:color w:val="333333"/>
          <w:spacing w:val="8"/>
          <w:sz w:val="22"/>
          <w:szCs w:val="22"/>
        </w:rPr>
        <w:t xml:space="preserve"> </w:t>
      </w:r>
      <w:r w:rsidRPr="009A7C8F">
        <w:rPr>
          <w:color w:val="333333"/>
          <w:sz w:val="22"/>
          <w:szCs w:val="22"/>
        </w:rPr>
        <w:t>used</w:t>
      </w:r>
      <w:r w:rsidRPr="009A7C8F">
        <w:rPr>
          <w:color w:val="333333"/>
          <w:spacing w:val="8"/>
          <w:sz w:val="22"/>
          <w:szCs w:val="22"/>
        </w:rPr>
        <w:t xml:space="preserve"> </w:t>
      </w:r>
      <w:r w:rsidRPr="009A7C8F">
        <w:rPr>
          <w:color w:val="333333"/>
          <w:sz w:val="22"/>
          <w:szCs w:val="22"/>
        </w:rPr>
        <w:t>during</w:t>
      </w:r>
      <w:r w:rsidRPr="009A7C8F">
        <w:rPr>
          <w:color w:val="333333"/>
          <w:spacing w:val="8"/>
          <w:sz w:val="22"/>
          <w:szCs w:val="22"/>
        </w:rPr>
        <w:t xml:space="preserve"> </w:t>
      </w:r>
      <w:r w:rsidRPr="009A7C8F">
        <w:rPr>
          <w:color w:val="333333"/>
          <w:sz w:val="22"/>
          <w:szCs w:val="22"/>
        </w:rPr>
        <w:t>procedure</w:t>
      </w:r>
      <w:r w:rsidRPr="009A7C8F">
        <w:rPr>
          <w:color w:val="333333"/>
          <w:spacing w:val="8"/>
          <w:sz w:val="22"/>
          <w:szCs w:val="22"/>
        </w:rPr>
        <w:t xml:space="preserve"> </w:t>
      </w:r>
      <w:r w:rsidRPr="009A7C8F">
        <w:rPr>
          <w:color w:val="333333"/>
          <w:spacing w:val="-2"/>
          <w:sz w:val="22"/>
          <w:szCs w:val="22"/>
        </w:rPr>
        <w:t>qualification.</w:t>
      </w:r>
    </w:p>
    <w:p w14:paraId="538DF90D" w14:textId="4A0C27B2" w:rsidR="00217446" w:rsidRPr="009A7C8F" w:rsidRDefault="00217446" w:rsidP="009A7C8F">
      <w:pPr>
        <w:pStyle w:val="BodyText"/>
        <w:spacing w:before="120" w:after="120"/>
        <w:ind w:left="1418" w:hanging="284"/>
        <w:rPr>
          <w:sz w:val="22"/>
          <w:szCs w:val="22"/>
        </w:rPr>
      </w:pPr>
      <w:r w:rsidRPr="009A7C8F">
        <w:rPr>
          <w:b/>
          <w:sz w:val="22"/>
          <w:szCs w:val="22"/>
        </w:rPr>
        <w:t xml:space="preserve">20.3-7.5 - </w:t>
      </w:r>
      <w:r w:rsidRPr="009A7C8F">
        <w:rPr>
          <w:color w:val="333333"/>
          <w:sz w:val="22"/>
          <w:szCs w:val="22"/>
        </w:rPr>
        <w:t>Increase in CEIIW</w:t>
      </w:r>
      <w:r w:rsidRPr="009A7C8F">
        <w:rPr>
          <w:color w:val="333333"/>
          <w:spacing w:val="28"/>
          <w:sz w:val="22"/>
          <w:szCs w:val="22"/>
        </w:rPr>
        <w:t xml:space="preserve"> </w:t>
      </w:r>
      <w:r w:rsidRPr="009A7C8F">
        <w:rPr>
          <w:color w:val="333333"/>
          <w:sz w:val="22"/>
          <w:szCs w:val="22"/>
        </w:rPr>
        <w:t>(carbon equivalent formula from the International Institute of Welding [IIW]) by more than 0.03 above the material used for procedure qualification.</w:t>
      </w:r>
    </w:p>
    <w:p w14:paraId="3892988E" w14:textId="17A41E1B" w:rsidR="00F56E1F" w:rsidRPr="009A7C8F" w:rsidRDefault="00F56E1F" w:rsidP="009A7C8F">
      <w:pPr>
        <w:pStyle w:val="BodyText"/>
        <w:spacing w:before="120" w:after="120"/>
        <w:ind w:left="1418" w:hanging="284"/>
        <w:rPr>
          <w:sz w:val="22"/>
          <w:szCs w:val="22"/>
        </w:rPr>
      </w:pPr>
      <w:r w:rsidRPr="009A7C8F">
        <w:rPr>
          <w:b/>
          <w:sz w:val="22"/>
          <w:szCs w:val="22"/>
        </w:rPr>
        <w:t>20.3-7.6</w:t>
      </w:r>
      <w:r w:rsidRPr="009A7C8F">
        <w:rPr>
          <w:b/>
          <w:spacing w:val="1"/>
          <w:sz w:val="22"/>
          <w:szCs w:val="22"/>
        </w:rPr>
        <w:t xml:space="preserve"> </w:t>
      </w:r>
      <w:r w:rsidRPr="009A7C8F">
        <w:rPr>
          <w:b/>
          <w:sz w:val="22"/>
          <w:szCs w:val="22"/>
        </w:rPr>
        <w:t xml:space="preserve">- </w:t>
      </w:r>
      <w:r w:rsidRPr="009A7C8F">
        <w:rPr>
          <w:color w:val="333333"/>
          <w:sz w:val="22"/>
          <w:szCs w:val="22"/>
        </w:rPr>
        <w:t>Change</w:t>
      </w:r>
      <w:r w:rsidRPr="009A7C8F">
        <w:rPr>
          <w:color w:val="333333"/>
          <w:spacing w:val="8"/>
          <w:sz w:val="22"/>
          <w:szCs w:val="22"/>
        </w:rPr>
        <w:t xml:space="preserve"> </w:t>
      </w:r>
      <w:r w:rsidRPr="009A7C8F">
        <w:rPr>
          <w:color w:val="333333"/>
          <w:sz w:val="22"/>
          <w:szCs w:val="22"/>
        </w:rPr>
        <w:t>in</w:t>
      </w:r>
      <w:r w:rsidRPr="009A7C8F">
        <w:rPr>
          <w:color w:val="333333"/>
          <w:spacing w:val="8"/>
          <w:sz w:val="22"/>
          <w:szCs w:val="22"/>
        </w:rPr>
        <w:t xml:space="preserve"> </w:t>
      </w:r>
      <w:r w:rsidRPr="009A7C8F">
        <w:rPr>
          <w:color w:val="333333"/>
          <w:sz w:val="22"/>
          <w:szCs w:val="22"/>
        </w:rPr>
        <w:t>the</w:t>
      </w:r>
      <w:r w:rsidRPr="009A7C8F">
        <w:rPr>
          <w:color w:val="333333"/>
          <w:spacing w:val="7"/>
          <w:sz w:val="22"/>
          <w:szCs w:val="22"/>
        </w:rPr>
        <w:t xml:space="preserve"> </w:t>
      </w:r>
      <w:r w:rsidRPr="009A7C8F">
        <w:rPr>
          <w:color w:val="333333"/>
          <w:sz w:val="22"/>
          <w:szCs w:val="22"/>
        </w:rPr>
        <w:t>process</w:t>
      </w:r>
      <w:r w:rsidRPr="009A7C8F">
        <w:rPr>
          <w:color w:val="333333"/>
          <w:spacing w:val="8"/>
          <w:sz w:val="22"/>
          <w:szCs w:val="22"/>
        </w:rPr>
        <w:t xml:space="preserve"> </w:t>
      </w:r>
      <w:r w:rsidRPr="009A7C8F">
        <w:rPr>
          <w:color w:val="333333"/>
          <w:sz w:val="22"/>
          <w:szCs w:val="22"/>
        </w:rPr>
        <w:t>of</w:t>
      </w:r>
      <w:r w:rsidRPr="009A7C8F">
        <w:rPr>
          <w:color w:val="333333"/>
          <w:spacing w:val="7"/>
          <w:sz w:val="22"/>
          <w:szCs w:val="22"/>
        </w:rPr>
        <w:t xml:space="preserve"> </w:t>
      </w:r>
      <w:r w:rsidRPr="009A7C8F">
        <w:rPr>
          <w:color w:val="333333"/>
          <w:sz w:val="22"/>
          <w:szCs w:val="22"/>
        </w:rPr>
        <w:t>manufacture</w:t>
      </w:r>
      <w:r w:rsidRPr="009A7C8F">
        <w:rPr>
          <w:color w:val="333333"/>
          <w:spacing w:val="8"/>
          <w:sz w:val="22"/>
          <w:szCs w:val="22"/>
        </w:rPr>
        <w:t xml:space="preserve"> </w:t>
      </w:r>
      <w:r w:rsidRPr="009A7C8F">
        <w:rPr>
          <w:color w:val="333333"/>
          <w:sz w:val="22"/>
          <w:szCs w:val="22"/>
        </w:rPr>
        <w:t>for</w:t>
      </w:r>
      <w:r w:rsidRPr="009A7C8F">
        <w:rPr>
          <w:color w:val="333333"/>
          <w:spacing w:val="7"/>
          <w:sz w:val="22"/>
          <w:szCs w:val="22"/>
        </w:rPr>
        <w:t xml:space="preserve"> </w:t>
      </w:r>
      <w:r w:rsidRPr="009A7C8F">
        <w:rPr>
          <w:color w:val="333333"/>
          <w:sz w:val="22"/>
          <w:szCs w:val="22"/>
        </w:rPr>
        <w:t>the</w:t>
      </w:r>
      <w:r w:rsidRPr="009A7C8F">
        <w:rPr>
          <w:color w:val="333333"/>
          <w:spacing w:val="8"/>
          <w:sz w:val="22"/>
          <w:szCs w:val="22"/>
        </w:rPr>
        <w:t xml:space="preserve"> </w:t>
      </w:r>
      <w:r w:rsidRPr="009A7C8F">
        <w:rPr>
          <w:color w:val="333333"/>
          <w:sz w:val="22"/>
          <w:szCs w:val="22"/>
        </w:rPr>
        <w:t>base</w:t>
      </w:r>
      <w:r w:rsidRPr="009A7C8F">
        <w:rPr>
          <w:color w:val="333333"/>
          <w:spacing w:val="7"/>
          <w:sz w:val="22"/>
          <w:szCs w:val="22"/>
        </w:rPr>
        <w:t xml:space="preserve"> </w:t>
      </w:r>
      <w:r w:rsidRPr="009A7C8F">
        <w:rPr>
          <w:color w:val="333333"/>
          <w:sz w:val="22"/>
          <w:szCs w:val="22"/>
        </w:rPr>
        <w:t>material,</w:t>
      </w:r>
      <w:r w:rsidRPr="009A7C8F">
        <w:rPr>
          <w:color w:val="333333"/>
          <w:spacing w:val="8"/>
          <w:sz w:val="22"/>
          <w:szCs w:val="22"/>
        </w:rPr>
        <w:t xml:space="preserve"> </w:t>
      </w:r>
      <w:r w:rsidRPr="009A7C8F">
        <w:rPr>
          <w:color w:val="333333"/>
          <w:sz w:val="22"/>
          <w:szCs w:val="22"/>
        </w:rPr>
        <w:t>outside</w:t>
      </w:r>
      <w:r w:rsidRPr="009A7C8F">
        <w:rPr>
          <w:color w:val="333333"/>
          <w:spacing w:val="7"/>
          <w:sz w:val="22"/>
          <w:szCs w:val="22"/>
        </w:rPr>
        <w:t xml:space="preserve"> </w:t>
      </w:r>
      <w:r w:rsidRPr="009A7C8F">
        <w:rPr>
          <w:color w:val="333333"/>
          <w:sz w:val="22"/>
          <w:szCs w:val="22"/>
        </w:rPr>
        <w:t>the</w:t>
      </w:r>
      <w:r w:rsidRPr="009A7C8F">
        <w:rPr>
          <w:color w:val="333333"/>
          <w:spacing w:val="8"/>
          <w:sz w:val="22"/>
          <w:szCs w:val="22"/>
        </w:rPr>
        <w:t xml:space="preserve"> </w:t>
      </w:r>
      <w:r w:rsidRPr="009A7C8F">
        <w:rPr>
          <w:color w:val="333333"/>
          <w:sz w:val="22"/>
          <w:szCs w:val="22"/>
        </w:rPr>
        <w:t>following</w:t>
      </w:r>
      <w:r w:rsidRPr="009A7C8F">
        <w:rPr>
          <w:color w:val="333333"/>
          <w:spacing w:val="8"/>
          <w:sz w:val="22"/>
          <w:szCs w:val="22"/>
        </w:rPr>
        <w:t xml:space="preserve"> </w:t>
      </w:r>
      <w:r w:rsidRPr="009A7C8F">
        <w:rPr>
          <w:color w:val="333333"/>
          <w:spacing w:val="-2"/>
          <w:sz w:val="22"/>
          <w:szCs w:val="22"/>
        </w:rPr>
        <w:t>groups:</w:t>
      </w:r>
    </w:p>
    <w:p w14:paraId="6AF34FD5" w14:textId="77777777" w:rsidR="00F56E1F" w:rsidRPr="009A7C8F" w:rsidRDefault="00F56E1F" w:rsidP="009A7C8F">
      <w:pPr>
        <w:pStyle w:val="ListParagraph"/>
        <w:numPr>
          <w:ilvl w:val="1"/>
          <w:numId w:val="12"/>
        </w:numPr>
        <w:spacing w:before="120" w:after="120"/>
        <w:ind w:left="1701" w:hanging="284"/>
      </w:pPr>
      <w:r w:rsidRPr="009A7C8F">
        <w:rPr>
          <w:position w:val="2"/>
        </w:rPr>
        <w:t>Quenched</w:t>
      </w:r>
      <w:r w:rsidRPr="009A7C8F">
        <w:rPr>
          <w:spacing w:val="13"/>
          <w:position w:val="2"/>
        </w:rPr>
        <w:t xml:space="preserve"> </w:t>
      </w:r>
      <w:r w:rsidRPr="009A7C8F">
        <w:rPr>
          <w:position w:val="2"/>
        </w:rPr>
        <w:t>and</w:t>
      </w:r>
      <w:r w:rsidRPr="009A7C8F">
        <w:rPr>
          <w:spacing w:val="14"/>
          <w:position w:val="2"/>
        </w:rPr>
        <w:t xml:space="preserve"> </w:t>
      </w:r>
      <w:r w:rsidRPr="009A7C8F">
        <w:rPr>
          <w:position w:val="2"/>
        </w:rPr>
        <w:t>tempered</w:t>
      </w:r>
      <w:r w:rsidRPr="009A7C8F">
        <w:rPr>
          <w:spacing w:val="14"/>
          <w:position w:val="2"/>
        </w:rPr>
        <w:t xml:space="preserve"> </w:t>
      </w:r>
      <w:r w:rsidRPr="009A7C8F">
        <w:rPr>
          <w:spacing w:val="-2"/>
          <w:position w:val="2"/>
        </w:rPr>
        <w:t>steels.</w:t>
      </w:r>
    </w:p>
    <w:p w14:paraId="134A8CD4" w14:textId="77777777" w:rsidR="00F56E1F" w:rsidRPr="009A7C8F" w:rsidRDefault="00F56E1F" w:rsidP="009A7C8F">
      <w:pPr>
        <w:pStyle w:val="ListParagraph"/>
        <w:numPr>
          <w:ilvl w:val="1"/>
          <w:numId w:val="12"/>
        </w:numPr>
        <w:spacing w:before="120" w:after="120"/>
        <w:ind w:left="1701" w:hanging="284"/>
      </w:pPr>
      <w:r w:rsidRPr="009A7C8F">
        <w:rPr>
          <w:position w:val="2"/>
        </w:rPr>
        <w:t>Thermo-mechanically</w:t>
      </w:r>
      <w:r w:rsidRPr="009A7C8F">
        <w:rPr>
          <w:spacing w:val="18"/>
          <w:position w:val="2"/>
        </w:rPr>
        <w:t xml:space="preserve"> </w:t>
      </w:r>
      <w:r w:rsidRPr="009A7C8F">
        <w:rPr>
          <w:position w:val="2"/>
        </w:rPr>
        <w:t>controlled</w:t>
      </w:r>
      <w:r w:rsidRPr="009A7C8F">
        <w:rPr>
          <w:spacing w:val="19"/>
          <w:position w:val="2"/>
        </w:rPr>
        <w:t xml:space="preserve"> </w:t>
      </w:r>
      <w:r w:rsidRPr="009A7C8F">
        <w:rPr>
          <w:position w:val="2"/>
        </w:rPr>
        <w:t>process</w:t>
      </w:r>
      <w:r w:rsidRPr="009A7C8F">
        <w:rPr>
          <w:spacing w:val="19"/>
          <w:position w:val="2"/>
        </w:rPr>
        <w:t xml:space="preserve"> </w:t>
      </w:r>
      <w:r w:rsidRPr="009A7C8F">
        <w:rPr>
          <w:position w:val="2"/>
        </w:rPr>
        <w:t>(TMCP)</w:t>
      </w:r>
      <w:r w:rsidRPr="009A7C8F">
        <w:rPr>
          <w:spacing w:val="19"/>
          <w:position w:val="2"/>
        </w:rPr>
        <w:t xml:space="preserve"> </w:t>
      </w:r>
      <w:r w:rsidRPr="009A7C8F">
        <w:rPr>
          <w:position w:val="2"/>
        </w:rPr>
        <w:t>or</w:t>
      </w:r>
      <w:r w:rsidRPr="009A7C8F">
        <w:rPr>
          <w:spacing w:val="18"/>
          <w:position w:val="2"/>
        </w:rPr>
        <w:t xml:space="preserve"> </w:t>
      </w:r>
      <w:r w:rsidRPr="009A7C8F">
        <w:rPr>
          <w:position w:val="2"/>
        </w:rPr>
        <w:t>controlled-rolled</w:t>
      </w:r>
      <w:r w:rsidRPr="009A7C8F">
        <w:rPr>
          <w:spacing w:val="19"/>
          <w:position w:val="2"/>
        </w:rPr>
        <w:t xml:space="preserve"> </w:t>
      </w:r>
      <w:r w:rsidRPr="009A7C8F">
        <w:rPr>
          <w:spacing w:val="-2"/>
          <w:position w:val="2"/>
        </w:rPr>
        <w:t>steels.</w:t>
      </w:r>
    </w:p>
    <w:p w14:paraId="087093CF" w14:textId="77D66CDB" w:rsidR="005C097D" w:rsidRPr="009A7C8F" w:rsidRDefault="00F56E1F" w:rsidP="009A7C8F">
      <w:pPr>
        <w:pStyle w:val="ListParagraph"/>
        <w:numPr>
          <w:ilvl w:val="1"/>
          <w:numId w:val="12"/>
        </w:numPr>
        <w:spacing w:before="120" w:after="120"/>
        <w:ind w:left="1701" w:hanging="284"/>
      </w:pPr>
      <w:r w:rsidRPr="009A7C8F">
        <w:rPr>
          <w:position w:val="2"/>
        </w:rPr>
        <w:t>Normalized</w:t>
      </w:r>
      <w:r w:rsidRPr="009A7C8F">
        <w:rPr>
          <w:spacing w:val="13"/>
          <w:position w:val="2"/>
        </w:rPr>
        <w:t xml:space="preserve"> </w:t>
      </w:r>
      <w:r w:rsidRPr="009A7C8F">
        <w:rPr>
          <w:position w:val="2"/>
        </w:rPr>
        <w:t>or</w:t>
      </w:r>
      <w:r w:rsidRPr="009A7C8F">
        <w:rPr>
          <w:spacing w:val="14"/>
          <w:position w:val="2"/>
        </w:rPr>
        <w:t xml:space="preserve"> </w:t>
      </w:r>
      <w:r w:rsidRPr="009A7C8F">
        <w:rPr>
          <w:position w:val="2"/>
        </w:rPr>
        <w:t>as-rolled</w:t>
      </w:r>
      <w:r w:rsidRPr="009A7C8F">
        <w:rPr>
          <w:spacing w:val="14"/>
          <w:position w:val="2"/>
        </w:rPr>
        <w:t xml:space="preserve"> </w:t>
      </w:r>
      <w:r w:rsidRPr="009A7C8F">
        <w:rPr>
          <w:spacing w:val="-2"/>
          <w:position w:val="2"/>
        </w:rPr>
        <w:t>steels.</w:t>
      </w:r>
    </w:p>
    <w:p w14:paraId="6F263AED" w14:textId="77777777" w:rsidR="008E7227" w:rsidRPr="008C2687" w:rsidRDefault="008E7227">
      <w:pPr>
        <w:pStyle w:val="Heading1"/>
        <w:numPr>
          <w:ilvl w:val="0"/>
          <w:numId w:val="67"/>
        </w:numPr>
        <w:spacing w:before="240" w:after="240"/>
        <w:ind w:left="709" w:hanging="709"/>
      </w:pPr>
      <w:bookmarkStart w:id="540" w:name="_Toc205628087"/>
      <w:r w:rsidRPr="008C2687">
        <w:t>Preheating</w:t>
      </w:r>
      <w:r w:rsidRPr="008C2687">
        <w:rPr>
          <w:spacing w:val="-8"/>
        </w:rPr>
        <w:t xml:space="preserve"> </w:t>
      </w:r>
      <w:r w:rsidRPr="008C2687">
        <w:t>and</w:t>
      </w:r>
      <w:r w:rsidRPr="008C2687">
        <w:rPr>
          <w:spacing w:val="-7"/>
        </w:rPr>
        <w:t xml:space="preserve"> </w:t>
      </w:r>
      <w:r w:rsidRPr="008C2687">
        <w:t>Interpass</w:t>
      </w:r>
      <w:r w:rsidRPr="008C2687">
        <w:rPr>
          <w:spacing w:val="-7"/>
        </w:rPr>
        <w:t xml:space="preserve"> </w:t>
      </w:r>
      <w:r w:rsidRPr="008C2687">
        <w:t>Temperature</w:t>
      </w:r>
      <w:r w:rsidRPr="008C2687">
        <w:rPr>
          <w:spacing w:val="-7"/>
        </w:rPr>
        <w:t xml:space="preserve"> </w:t>
      </w:r>
      <w:r w:rsidRPr="008C2687">
        <w:rPr>
          <w:spacing w:val="-2"/>
        </w:rPr>
        <w:t>Control</w:t>
      </w:r>
      <w:bookmarkEnd w:id="540"/>
    </w:p>
    <w:p w14:paraId="28AF7F39" w14:textId="77777777" w:rsidR="008E7227" w:rsidRPr="009A7C8F" w:rsidRDefault="008E7227">
      <w:pPr>
        <w:pStyle w:val="Heading2"/>
        <w:numPr>
          <w:ilvl w:val="1"/>
          <w:numId w:val="67"/>
        </w:numPr>
        <w:spacing w:before="240" w:after="240"/>
        <w:ind w:left="851" w:hanging="709"/>
        <w:rPr>
          <w:sz w:val="22"/>
          <w:szCs w:val="22"/>
        </w:rPr>
      </w:pPr>
      <w:bookmarkStart w:id="541" w:name="_Toc205628088"/>
      <w:r w:rsidRPr="009A7C8F">
        <w:rPr>
          <w:spacing w:val="-2"/>
          <w:sz w:val="22"/>
          <w:szCs w:val="22"/>
        </w:rPr>
        <w:t>Preheating</w:t>
      </w:r>
      <w:r w:rsidRPr="009A7C8F">
        <w:rPr>
          <w:sz w:val="22"/>
          <w:szCs w:val="22"/>
        </w:rPr>
        <w:t xml:space="preserve"> Maintenance</w:t>
      </w:r>
      <w:r w:rsidRPr="009A7C8F">
        <w:rPr>
          <w:spacing w:val="12"/>
          <w:sz w:val="22"/>
          <w:szCs w:val="22"/>
        </w:rPr>
        <w:t xml:space="preserve"> </w:t>
      </w:r>
      <w:r w:rsidRPr="009A7C8F">
        <w:rPr>
          <w:sz w:val="22"/>
          <w:szCs w:val="22"/>
        </w:rPr>
        <w:t>and</w:t>
      </w:r>
      <w:r w:rsidRPr="009A7C8F">
        <w:rPr>
          <w:spacing w:val="12"/>
          <w:sz w:val="22"/>
          <w:szCs w:val="22"/>
        </w:rPr>
        <w:t xml:space="preserve"> </w:t>
      </w:r>
      <w:r w:rsidRPr="009A7C8F">
        <w:rPr>
          <w:spacing w:val="-2"/>
          <w:sz w:val="22"/>
          <w:szCs w:val="22"/>
        </w:rPr>
        <w:t>Monitoring</w:t>
      </w:r>
      <w:bookmarkEnd w:id="541"/>
    </w:p>
    <w:p w14:paraId="6FB0818D" w14:textId="77777777" w:rsidR="008E7227" w:rsidRPr="009A7C8F" w:rsidRDefault="008E7227" w:rsidP="009A7C8F">
      <w:pPr>
        <w:pStyle w:val="BodyText"/>
        <w:spacing w:before="120" w:after="120"/>
        <w:ind w:left="1134" w:hanging="425"/>
        <w:rPr>
          <w:sz w:val="22"/>
          <w:szCs w:val="22"/>
        </w:rPr>
      </w:pPr>
      <w:r w:rsidRPr="009A7C8F">
        <w:rPr>
          <w:b/>
          <w:sz w:val="22"/>
          <w:szCs w:val="22"/>
        </w:rPr>
        <w:lastRenderedPageBreak/>
        <w:t xml:space="preserve">21.1-1 - </w:t>
      </w:r>
      <w:r w:rsidRPr="009A7C8F">
        <w:rPr>
          <w:sz w:val="22"/>
          <w:szCs w:val="22"/>
        </w:rPr>
        <w:t xml:space="preserve">Preheating shall be in accordance with ASME B31P, summarized in </w:t>
      </w:r>
      <w:hyperlink w:anchor="_bookmark61" w:history="1">
        <w:r w:rsidRPr="009A7C8F">
          <w:rPr>
            <w:sz w:val="22"/>
            <w:szCs w:val="22"/>
            <w:u w:val="single"/>
          </w:rPr>
          <w:t>Table 11</w:t>
        </w:r>
      </w:hyperlink>
      <w:r w:rsidRPr="009A7C8F">
        <w:rPr>
          <w:sz w:val="22"/>
          <w:szCs w:val="22"/>
        </w:rPr>
        <w:t xml:space="preserve">, or per the Owner’s materials </w:t>
      </w:r>
      <w:r w:rsidRPr="009A7C8F">
        <w:rPr>
          <w:spacing w:val="-2"/>
          <w:sz w:val="22"/>
          <w:szCs w:val="22"/>
        </w:rPr>
        <w:t>engineer.</w:t>
      </w:r>
    </w:p>
    <w:p w14:paraId="3E03307F" w14:textId="77777777" w:rsidR="00D42B47" w:rsidRPr="009A7C8F" w:rsidRDefault="00D42B47" w:rsidP="009A7C8F">
      <w:pPr>
        <w:pStyle w:val="ListParagraph"/>
        <w:spacing w:before="120" w:after="240"/>
        <w:ind w:left="709" w:hanging="14"/>
        <w:rPr>
          <w:b/>
        </w:rPr>
      </w:pPr>
      <w:r w:rsidRPr="00A21C1B">
        <w:rPr>
          <w:b/>
          <w:rPrChange w:id="542" w:author="Marchenko, Sergey [Tengizchevroil]" w:date="2025-08-07T15:24:00Z" w16du:dateUtc="2025-08-07T10:24:00Z">
            <w:rPr>
              <w:b/>
              <w:highlight w:val="yellow"/>
            </w:rPr>
          </w:rPrChange>
        </w:rPr>
        <w:t xml:space="preserve">Table </w:t>
      </w:r>
      <w:r w:rsidRPr="00A21C1B">
        <w:rPr>
          <w:b/>
          <w:iCs/>
          <w:rPrChange w:id="543" w:author="Marchenko, Sergey [Tengizchevroil]" w:date="2025-08-07T15:24:00Z" w16du:dateUtc="2025-08-07T10:24:00Z">
            <w:rPr>
              <w:b/>
              <w:iCs/>
              <w:highlight w:val="yellow"/>
            </w:rPr>
          </w:rPrChange>
        </w:rPr>
        <w:t>11</w:t>
      </w:r>
      <w:r w:rsidRPr="00A21C1B">
        <w:rPr>
          <w:b/>
          <w:rPrChange w:id="544" w:author="Marchenko, Sergey [Tengizchevroil]" w:date="2025-08-07T15:24:00Z" w16du:dateUtc="2025-08-07T10:24:00Z">
            <w:rPr>
              <w:b/>
              <w:highlight w:val="yellow"/>
            </w:rPr>
          </w:rPrChange>
        </w:rPr>
        <w:t>: Preheat Requirements</w:t>
      </w:r>
    </w:p>
    <w:tbl>
      <w:tblPr>
        <w:tblW w:w="9950" w:type="dxa"/>
        <w:tblInd w:w="55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782"/>
        <w:gridCol w:w="1847"/>
        <w:gridCol w:w="2001"/>
        <w:gridCol w:w="4320"/>
      </w:tblGrid>
      <w:tr w:rsidR="00D42B47" w14:paraId="19F06D30" w14:textId="77777777" w:rsidTr="00032292">
        <w:trPr>
          <w:trHeight w:val="565"/>
        </w:trPr>
        <w:tc>
          <w:tcPr>
            <w:tcW w:w="1782" w:type="dxa"/>
            <w:shd w:val="clear" w:color="auto" w:fill="F0F0F0"/>
            <w:vAlign w:val="center"/>
          </w:tcPr>
          <w:p w14:paraId="3EBC04E4" w14:textId="77777777" w:rsidR="00D42B47" w:rsidRPr="0022389B" w:rsidRDefault="00D42B47" w:rsidP="00D42B47">
            <w:pPr>
              <w:pStyle w:val="TableParagraph"/>
              <w:spacing w:before="0"/>
              <w:ind w:left="0"/>
              <w:jc w:val="center"/>
              <w:rPr>
                <w:rFonts w:ascii="Times New Roman" w:hAnsi="Times New Roman" w:cs="Times New Roman"/>
                <w:b/>
              </w:rPr>
            </w:pPr>
            <w:r w:rsidRPr="0022389B">
              <w:rPr>
                <w:rFonts w:ascii="Times New Roman" w:hAnsi="Times New Roman" w:cs="Times New Roman"/>
                <w:b/>
              </w:rPr>
              <w:t>Material</w:t>
            </w:r>
            <w:r w:rsidRPr="0022389B">
              <w:rPr>
                <w:rFonts w:ascii="Times New Roman" w:hAnsi="Times New Roman" w:cs="Times New Roman"/>
                <w:b/>
                <w:spacing w:val="5"/>
              </w:rPr>
              <w:t xml:space="preserve"> </w:t>
            </w:r>
            <w:r w:rsidRPr="0022389B">
              <w:rPr>
                <w:rFonts w:ascii="Times New Roman" w:hAnsi="Times New Roman" w:cs="Times New Roman"/>
                <w:b/>
              </w:rPr>
              <w:t>P</w:t>
            </w:r>
            <w:r w:rsidRPr="0022389B">
              <w:rPr>
                <w:rFonts w:ascii="Times New Roman" w:hAnsi="Times New Roman" w:cs="Times New Roman"/>
                <w:b/>
                <w:spacing w:val="5"/>
              </w:rPr>
              <w:t xml:space="preserve"> </w:t>
            </w:r>
            <w:r w:rsidRPr="0022389B">
              <w:rPr>
                <w:rFonts w:ascii="Times New Roman" w:hAnsi="Times New Roman" w:cs="Times New Roman"/>
                <w:b/>
                <w:spacing w:val="-2"/>
              </w:rPr>
              <w:t>Number</w:t>
            </w:r>
          </w:p>
        </w:tc>
        <w:tc>
          <w:tcPr>
            <w:tcW w:w="1847" w:type="dxa"/>
            <w:shd w:val="clear" w:color="auto" w:fill="F0F0F0"/>
            <w:vAlign w:val="center"/>
          </w:tcPr>
          <w:p w14:paraId="4E14700D" w14:textId="77777777" w:rsidR="00D42B47" w:rsidRPr="0022389B" w:rsidRDefault="00D42B47" w:rsidP="00D42B47">
            <w:pPr>
              <w:pStyle w:val="TableParagraph"/>
              <w:spacing w:before="0"/>
              <w:ind w:left="0"/>
              <w:jc w:val="center"/>
              <w:rPr>
                <w:rFonts w:ascii="Times New Roman" w:hAnsi="Times New Roman" w:cs="Times New Roman"/>
                <w:b/>
              </w:rPr>
            </w:pPr>
            <w:r w:rsidRPr="0022389B">
              <w:rPr>
                <w:rFonts w:ascii="Times New Roman" w:hAnsi="Times New Roman" w:cs="Times New Roman"/>
                <w:b/>
              </w:rPr>
              <w:t>Nominal</w:t>
            </w:r>
            <w:r w:rsidRPr="0022389B">
              <w:rPr>
                <w:rFonts w:ascii="Times New Roman" w:hAnsi="Times New Roman" w:cs="Times New Roman"/>
                <w:b/>
                <w:spacing w:val="9"/>
              </w:rPr>
              <w:t xml:space="preserve"> </w:t>
            </w:r>
            <w:r w:rsidRPr="0022389B">
              <w:rPr>
                <w:rFonts w:ascii="Times New Roman" w:hAnsi="Times New Roman" w:cs="Times New Roman"/>
                <w:b/>
                <w:spacing w:val="-2"/>
              </w:rPr>
              <w:t>Material</w:t>
            </w:r>
          </w:p>
          <w:p w14:paraId="011B78AB" w14:textId="77777777" w:rsidR="00D42B47" w:rsidRPr="0022389B" w:rsidRDefault="00D42B47" w:rsidP="00D42B47">
            <w:pPr>
              <w:pStyle w:val="TableParagraph"/>
              <w:spacing w:before="0"/>
              <w:ind w:left="0"/>
              <w:jc w:val="center"/>
              <w:rPr>
                <w:rFonts w:ascii="Times New Roman" w:hAnsi="Times New Roman" w:cs="Times New Roman"/>
                <w:b/>
              </w:rPr>
            </w:pPr>
            <w:r w:rsidRPr="0022389B">
              <w:rPr>
                <w:rFonts w:ascii="Times New Roman" w:hAnsi="Times New Roman" w:cs="Times New Roman"/>
                <w:b/>
                <w:spacing w:val="-2"/>
              </w:rPr>
              <w:t>Thickness</w:t>
            </w:r>
          </w:p>
        </w:tc>
        <w:tc>
          <w:tcPr>
            <w:tcW w:w="2001" w:type="dxa"/>
            <w:shd w:val="clear" w:color="auto" w:fill="F0F0F0"/>
            <w:vAlign w:val="center"/>
          </w:tcPr>
          <w:p w14:paraId="15F0F8B6" w14:textId="77777777" w:rsidR="00D42B47" w:rsidRPr="0022389B" w:rsidRDefault="00D42B47" w:rsidP="00D42B47">
            <w:pPr>
              <w:pStyle w:val="TableParagraph"/>
              <w:spacing w:before="0"/>
              <w:ind w:left="0"/>
              <w:jc w:val="center"/>
              <w:rPr>
                <w:rFonts w:ascii="Times New Roman" w:hAnsi="Times New Roman" w:cs="Times New Roman"/>
                <w:b/>
              </w:rPr>
            </w:pPr>
            <w:r w:rsidRPr="0022389B">
              <w:rPr>
                <w:rFonts w:ascii="Times New Roman" w:hAnsi="Times New Roman" w:cs="Times New Roman"/>
                <w:b/>
              </w:rPr>
              <w:t>Required</w:t>
            </w:r>
            <w:r w:rsidRPr="0022389B">
              <w:rPr>
                <w:rFonts w:ascii="Times New Roman" w:hAnsi="Times New Roman" w:cs="Times New Roman"/>
                <w:b/>
                <w:spacing w:val="9"/>
              </w:rPr>
              <w:t xml:space="preserve"> </w:t>
            </w:r>
            <w:r w:rsidRPr="0022389B">
              <w:rPr>
                <w:rFonts w:ascii="Times New Roman" w:hAnsi="Times New Roman" w:cs="Times New Roman"/>
                <w:b/>
                <w:spacing w:val="-2"/>
              </w:rPr>
              <w:t>Minimum</w:t>
            </w:r>
          </w:p>
          <w:p w14:paraId="5882279F" w14:textId="77777777" w:rsidR="00D42B47" w:rsidRPr="0022389B" w:rsidRDefault="00D42B47" w:rsidP="00D42B47">
            <w:pPr>
              <w:pStyle w:val="TableParagraph"/>
              <w:spacing w:before="0"/>
              <w:ind w:left="0"/>
              <w:jc w:val="center"/>
              <w:rPr>
                <w:rFonts w:ascii="Times New Roman" w:hAnsi="Times New Roman" w:cs="Times New Roman"/>
                <w:b/>
              </w:rPr>
            </w:pPr>
            <w:r w:rsidRPr="0022389B">
              <w:rPr>
                <w:rFonts w:ascii="Times New Roman" w:hAnsi="Times New Roman" w:cs="Times New Roman"/>
                <w:b/>
              </w:rPr>
              <w:t>Preheat</w:t>
            </w:r>
            <w:r w:rsidRPr="0022389B">
              <w:rPr>
                <w:rFonts w:ascii="Times New Roman" w:hAnsi="Times New Roman" w:cs="Times New Roman"/>
                <w:b/>
                <w:spacing w:val="14"/>
              </w:rPr>
              <w:t xml:space="preserve"> </w:t>
            </w:r>
            <w:r w:rsidRPr="0022389B">
              <w:rPr>
                <w:rFonts w:ascii="Times New Roman" w:hAnsi="Times New Roman" w:cs="Times New Roman"/>
                <w:b/>
                <w:spacing w:val="-2"/>
              </w:rPr>
              <w:t>Temperature</w:t>
            </w:r>
          </w:p>
        </w:tc>
        <w:tc>
          <w:tcPr>
            <w:tcW w:w="4320" w:type="dxa"/>
            <w:shd w:val="clear" w:color="auto" w:fill="F0F0F0"/>
            <w:vAlign w:val="center"/>
          </w:tcPr>
          <w:p w14:paraId="1436EB60" w14:textId="77777777" w:rsidR="00D42B47" w:rsidRPr="0022389B" w:rsidRDefault="00D42B47" w:rsidP="00D42B47">
            <w:pPr>
              <w:pStyle w:val="TableParagraph"/>
              <w:spacing w:before="0"/>
              <w:ind w:left="0"/>
              <w:jc w:val="center"/>
              <w:rPr>
                <w:rFonts w:ascii="Times New Roman" w:hAnsi="Times New Roman" w:cs="Times New Roman"/>
                <w:b/>
              </w:rPr>
            </w:pPr>
            <w:r w:rsidRPr="0022389B">
              <w:rPr>
                <w:rFonts w:ascii="Times New Roman" w:hAnsi="Times New Roman" w:cs="Times New Roman"/>
                <w:b/>
              </w:rPr>
              <w:t>Action</w:t>
            </w:r>
            <w:r w:rsidRPr="0022389B">
              <w:rPr>
                <w:rFonts w:ascii="Times New Roman" w:hAnsi="Times New Roman" w:cs="Times New Roman"/>
                <w:b/>
                <w:spacing w:val="8"/>
              </w:rPr>
              <w:t xml:space="preserve"> </w:t>
            </w:r>
            <w:r w:rsidRPr="0022389B">
              <w:rPr>
                <w:rFonts w:ascii="Times New Roman" w:hAnsi="Times New Roman" w:cs="Times New Roman"/>
                <w:b/>
              </w:rPr>
              <w:t>required</w:t>
            </w:r>
            <w:r w:rsidRPr="0022389B">
              <w:rPr>
                <w:rFonts w:ascii="Times New Roman" w:hAnsi="Times New Roman" w:cs="Times New Roman"/>
                <w:b/>
                <w:spacing w:val="8"/>
              </w:rPr>
              <w:t xml:space="preserve"> </w:t>
            </w:r>
            <w:r w:rsidRPr="0022389B">
              <w:rPr>
                <w:rFonts w:ascii="Times New Roman" w:hAnsi="Times New Roman" w:cs="Times New Roman"/>
                <w:b/>
              </w:rPr>
              <w:t>for</w:t>
            </w:r>
            <w:r w:rsidRPr="0022389B">
              <w:rPr>
                <w:rFonts w:ascii="Times New Roman" w:hAnsi="Times New Roman" w:cs="Times New Roman"/>
                <w:b/>
                <w:spacing w:val="9"/>
              </w:rPr>
              <w:t xml:space="preserve"> </w:t>
            </w:r>
            <w:r w:rsidRPr="0022389B">
              <w:rPr>
                <w:rFonts w:ascii="Times New Roman" w:hAnsi="Times New Roman" w:cs="Times New Roman"/>
                <w:b/>
              </w:rPr>
              <w:t>preheat</w:t>
            </w:r>
            <w:r w:rsidRPr="0022389B">
              <w:rPr>
                <w:rFonts w:ascii="Times New Roman" w:hAnsi="Times New Roman" w:cs="Times New Roman"/>
                <w:b/>
                <w:spacing w:val="8"/>
              </w:rPr>
              <w:t xml:space="preserve"> </w:t>
            </w:r>
            <w:r w:rsidRPr="0022389B">
              <w:rPr>
                <w:rFonts w:ascii="Times New Roman" w:hAnsi="Times New Roman" w:cs="Times New Roman"/>
                <w:b/>
                <w:spacing w:val="-2"/>
              </w:rPr>
              <w:t>interruption*</w:t>
            </w:r>
          </w:p>
        </w:tc>
      </w:tr>
      <w:tr w:rsidR="00D42B47" w14:paraId="40C83486" w14:textId="77777777" w:rsidTr="00032292">
        <w:trPr>
          <w:trHeight w:val="303"/>
        </w:trPr>
        <w:tc>
          <w:tcPr>
            <w:tcW w:w="1782" w:type="dxa"/>
            <w:vMerge w:val="restart"/>
            <w:vAlign w:val="center"/>
          </w:tcPr>
          <w:p w14:paraId="37997D77" w14:textId="77777777" w:rsidR="00D42B47" w:rsidRPr="0022389B" w:rsidRDefault="00D42B47" w:rsidP="00D42B47">
            <w:pPr>
              <w:pStyle w:val="TableParagraph"/>
              <w:spacing w:before="0"/>
              <w:ind w:left="0"/>
              <w:rPr>
                <w:rFonts w:ascii="Times New Roman" w:hAnsi="Times New Roman" w:cs="Times New Roman"/>
              </w:rPr>
            </w:pPr>
            <w:r w:rsidRPr="0022389B">
              <w:rPr>
                <w:rFonts w:ascii="Times New Roman" w:hAnsi="Times New Roman" w:cs="Times New Roman"/>
              </w:rPr>
              <w:t>P1</w:t>
            </w:r>
            <w:r w:rsidRPr="0022389B">
              <w:rPr>
                <w:rFonts w:ascii="Times New Roman" w:hAnsi="Times New Roman" w:cs="Times New Roman"/>
                <w:spacing w:val="6"/>
              </w:rPr>
              <w:t xml:space="preserve"> </w:t>
            </w:r>
            <w:r w:rsidRPr="0022389B">
              <w:rPr>
                <w:rFonts w:ascii="Times New Roman" w:hAnsi="Times New Roman" w:cs="Times New Roman"/>
              </w:rPr>
              <w:t>(Carbon</w:t>
            </w:r>
            <w:r w:rsidRPr="0022389B">
              <w:rPr>
                <w:rFonts w:ascii="Times New Roman" w:hAnsi="Times New Roman" w:cs="Times New Roman"/>
                <w:spacing w:val="6"/>
              </w:rPr>
              <w:t xml:space="preserve"> </w:t>
            </w:r>
            <w:r w:rsidRPr="0022389B">
              <w:rPr>
                <w:rFonts w:ascii="Times New Roman" w:hAnsi="Times New Roman" w:cs="Times New Roman"/>
                <w:spacing w:val="-2"/>
              </w:rPr>
              <w:t>Steel)</w:t>
            </w:r>
          </w:p>
        </w:tc>
        <w:tc>
          <w:tcPr>
            <w:tcW w:w="1847" w:type="dxa"/>
            <w:vAlign w:val="center"/>
          </w:tcPr>
          <w:p w14:paraId="166F0C75"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w:t>
            </w:r>
            <w:r w:rsidRPr="0022389B">
              <w:rPr>
                <w:rFonts w:ascii="Times New Roman" w:hAnsi="Times New Roman" w:cs="Times New Roman"/>
                <w:spacing w:val="3"/>
              </w:rPr>
              <w:t xml:space="preserve"> </w:t>
            </w:r>
            <w:r w:rsidRPr="0022389B">
              <w:rPr>
                <w:rFonts w:ascii="Times New Roman" w:hAnsi="Times New Roman" w:cs="Times New Roman"/>
              </w:rPr>
              <w:t>1.0</w:t>
            </w:r>
            <w:r w:rsidRPr="0022389B">
              <w:rPr>
                <w:rFonts w:ascii="Times New Roman" w:hAnsi="Times New Roman" w:cs="Times New Roman"/>
                <w:spacing w:val="4"/>
              </w:rPr>
              <w:t xml:space="preserve"> </w:t>
            </w:r>
            <w:r w:rsidRPr="0022389B">
              <w:rPr>
                <w:rFonts w:ascii="Times New Roman" w:hAnsi="Times New Roman" w:cs="Times New Roman"/>
              </w:rPr>
              <w:t>inch</w:t>
            </w:r>
            <w:r w:rsidRPr="0022389B">
              <w:rPr>
                <w:rFonts w:ascii="Times New Roman" w:hAnsi="Times New Roman" w:cs="Times New Roman"/>
                <w:spacing w:val="4"/>
              </w:rPr>
              <w:t xml:space="preserve"> </w:t>
            </w:r>
            <w:r w:rsidRPr="0022389B">
              <w:rPr>
                <w:rFonts w:ascii="Times New Roman" w:hAnsi="Times New Roman" w:cs="Times New Roman"/>
                <w:spacing w:val="-2"/>
              </w:rPr>
              <w:t>(25mm)</w:t>
            </w:r>
          </w:p>
        </w:tc>
        <w:tc>
          <w:tcPr>
            <w:tcW w:w="2001" w:type="dxa"/>
            <w:vAlign w:val="center"/>
          </w:tcPr>
          <w:p w14:paraId="3D3DB042" w14:textId="1E0DEB02" w:rsidR="00D42B47" w:rsidRPr="0022389B" w:rsidRDefault="00201BD3" w:rsidP="00D42B47">
            <w:pPr>
              <w:pStyle w:val="TableParagraph"/>
              <w:spacing w:before="0"/>
              <w:ind w:left="0"/>
              <w:jc w:val="center"/>
              <w:rPr>
                <w:rFonts w:ascii="Times New Roman" w:hAnsi="Times New Roman" w:cs="Times New Roman"/>
              </w:rPr>
            </w:pPr>
            <w:r w:rsidRPr="0022389B">
              <w:rPr>
                <w:rFonts w:ascii="Times New Roman" w:hAnsi="Times New Roman" w:cs="Times New Roman"/>
                <w:lang w:val="ru-RU"/>
              </w:rPr>
              <w:t>70</w:t>
            </w:r>
            <w:r w:rsidR="00D42B47" w:rsidRPr="0022389B">
              <w:rPr>
                <w:rFonts w:ascii="Times New Roman" w:hAnsi="Times New Roman" w:cs="Times New Roman"/>
              </w:rPr>
              <w:t>°F</w:t>
            </w:r>
            <w:r w:rsidR="00D42B47" w:rsidRPr="0022389B">
              <w:rPr>
                <w:rFonts w:ascii="Times New Roman" w:hAnsi="Times New Roman" w:cs="Times New Roman"/>
                <w:spacing w:val="5"/>
              </w:rPr>
              <w:t xml:space="preserve"> </w:t>
            </w:r>
            <w:r w:rsidR="00D42B47" w:rsidRPr="0022389B">
              <w:rPr>
                <w:rFonts w:ascii="Times New Roman" w:hAnsi="Times New Roman" w:cs="Times New Roman"/>
                <w:spacing w:val="-2"/>
              </w:rPr>
              <w:t>(</w:t>
            </w:r>
            <w:r w:rsidRPr="0022389B">
              <w:rPr>
                <w:rFonts w:ascii="Times New Roman" w:hAnsi="Times New Roman" w:cs="Times New Roman"/>
                <w:spacing w:val="-2"/>
                <w:lang w:val="ru-RU"/>
              </w:rPr>
              <w:t>21</w:t>
            </w:r>
            <w:r w:rsidR="00D42B47" w:rsidRPr="0022389B">
              <w:rPr>
                <w:rFonts w:ascii="Times New Roman" w:hAnsi="Times New Roman" w:cs="Times New Roman"/>
                <w:spacing w:val="-2"/>
              </w:rPr>
              <w:t>°C)</w:t>
            </w:r>
          </w:p>
        </w:tc>
        <w:tc>
          <w:tcPr>
            <w:tcW w:w="4320" w:type="dxa"/>
            <w:vMerge w:val="restart"/>
            <w:vAlign w:val="center"/>
          </w:tcPr>
          <w:p w14:paraId="029F9FF5"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Cool</w:t>
            </w:r>
            <w:r w:rsidRPr="0022389B">
              <w:rPr>
                <w:rFonts w:ascii="Times New Roman" w:hAnsi="Times New Roman" w:cs="Times New Roman"/>
                <w:spacing w:val="4"/>
              </w:rPr>
              <w:t xml:space="preserve"> </w:t>
            </w:r>
            <w:r w:rsidRPr="0022389B">
              <w:rPr>
                <w:rFonts w:ascii="Times New Roman" w:hAnsi="Times New Roman" w:cs="Times New Roman"/>
              </w:rPr>
              <w:t>to</w:t>
            </w:r>
            <w:r w:rsidRPr="0022389B">
              <w:rPr>
                <w:rFonts w:ascii="Times New Roman" w:hAnsi="Times New Roman" w:cs="Times New Roman"/>
                <w:spacing w:val="4"/>
              </w:rPr>
              <w:t xml:space="preserve"> </w:t>
            </w:r>
            <w:r w:rsidRPr="0022389B">
              <w:rPr>
                <w:rFonts w:ascii="Times New Roman" w:hAnsi="Times New Roman" w:cs="Times New Roman"/>
              </w:rPr>
              <w:t>ambient</w:t>
            </w:r>
            <w:r w:rsidRPr="0022389B">
              <w:rPr>
                <w:rFonts w:ascii="Times New Roman" w:hAnsi="Times New Roman" w:cs="Times New Roman"/>
                <w:spacing w:val="4"/>
              </w:rPr>
              <w:t xml:space="preserve"> </w:t>
            </w:r>
            <w:r w:rsidRPr="0022389B">
              <w:rPr>
                <w:rFonts w:ascii="Times New Roman" w:hAnsi="Times New Roman" w:cs="Times New Roman"/>
              </w:rPr>
              <w:t>in</w:t>
            </w:r>
            <w:r w:rsidRPr="0022389B">
              <w:rPr>
                <w:rFonts w:ascii="Times New Roman" w:hAnsi="Times New Roman" w:cs="Times New Roman"/>
                <w:spacing w:val="4"/>
              </w:rPr>
              <w:t xml:space="preserve"> </w:t>
            </w:r>
            <w:r w:rsidRPr="0022389B">
              <w:rPr>
                <w:rFonts w:ascii="Times New Roman" w:hAnsi="Times New Roman" w:cs="Times New Roman"/>
              </w:rPr>
              <w:t>still</w:t>
            </w:r>
            <w:r w:rsidRPr="0022389B">
              <w:rPr>
                <w:rFonts w:ascii="Times New Roman" w:hAnsi="Times New Roman" w:cs="Times New Roman"/>
                <w:spacing w:val="5"/>
              </w:rPr>
              <w:t xml:space="preserve"> </w:t>
            </w:r>
            <w:r w:rsidRPr="0022389B">
              <w:rPr>
                <w:rFonts w:ascii="Times New Roman" w:hAnsi="Times New Roman" w:cs="Times New Roman"/>
                <w:spacing w:val="-4"/>
              </w:rPr>
              <w:t>air.</w:t>
            </w:r>
          </w:p>
        </w:tc>
      </w:tr>
      <w:tr w:rsidR="00D42B47" w14:paraId="06BF2356" w14:textId="77777777" w:rsidTr="00032292">
        <w:trPr>
          <w:trHeight w:val="303"/>
        </w:trPr>
        <w:tc>
          <w:tcPr>
            <w:tcW w:w="1782" w:type="dxa"/>
            <w:vMerge/>
            <w:tcBorders>
              <w:top w:val="nil"/>
            </w:tcBorders>
            <w:vAlign w:val="center"/>
          </w:tcPr>
          <w:p w14:paraId="5B93CD33" w14:textId="77777777" w:rsidR="00D42B47" w:rsidRPr="0022389B" w:rsidRDefault="00D42B47" w:rsidP="00D42B47"/>
        </w:tc>
        <w:tc>
          <w:tcPr>
            <w:tcW w:w="1847" w:type="dxa"/>
            <w:vAlign w:val="center"/>
          </w:tcPr>
          <w:p w14:paraId="50340A2C"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&gt;1.0</w:t>
            </w:r>
            <w:r w:rsidRPr="0022389B">
              <w:rPr>
                <w:rFonts w:ascii="Times New Roman" w:hAnsi="Times New Roman" w:cs="Times New Roman"/>
                <w:spacing w:val="4"/>
              </w:rPr>
              <w:t xml:space="preserve"> </w:t>
            </w:r>
            <w:r w:rsidRPr="0022389B">
              <w:rPr>
                <w:rFonts w:ascii="Times New Roman" w:hAnsi="Times New Roman" w:cs="Times New Roman"/>
              </w:rPr>
              <w:t>inch</w:t>
            </w:r>
            <w:r w:rsidRPr="0022389B">
              <w:rPr>
                <w:rFonts w:ascii="Times New Roman" w:hAnsi="Times New Roman" w:cs="Times New Roman"/>
                <w:spacing w:val="5"/>
              </w:rPr>
              <w:t xml:space="preserve"> </w:t>
            </w:r>
            <w:r w:rsidRPr="0022389B">
              <w:rPr>
                <w:rFonts w:ascii="Times New Roman" w:hAnsi="Times New Roman" w:cs="Times New Roman"/>
                <w:spacing w:val="-2"/>
              </w:rPr>
              <w:t>(25mm)</w:t>
            </w:r>
          </w:p>
        </w:tc>
        <w:tc>
          <w:tcPr>
            <w:tcW w:w="2001" w:type="dxa"/>
            <w:vAlign w:val="center"/>
          </w:tcPr>
          <w:p w14:paraId="7777225B"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200°F</w:t>
            </w:r>
            <w:r w:rsidRPr="0022389B">
              <w:rPr>
                <w:rFonts w:ascii="Times New Roman" w:hAnsi="Times New Roman" w:cs="Times New Roman"/>
                <w:spacing w:val="6"/>
              </w:rPr>
              <w:t xml:space="preserve"> </w:t>
            </w:r>
            <w:r w:rsidRPr="0022389B">
              <w:rPr>
                <w:rFonts w:ascii="Times New Roman" w:hAnsi="Times New Roman" w:cs="Times New Roman"/>
                <w:spacing w:val="-2"/>
              </w:rPr>
              <w:t>(95°C)</w:t>
            </w:r>
          </w:p>
        </w:tc>
        <w:tc>
          <w:tcPr>
            <w:tcW w:w="4320" w:type="dxa"/>
            <w:vMerge/>
            <w:tcBorders>
              <w:top w:val="nil"/>
            </w:tcBorders>
            <w:vAlign w:val="center"/>
          </w:tcPr>
          <w:p w14:paraId="306DFE3C" w14:textId="77777777" w:rsidR="00D42B47" w:rsidRPr="0022389B" w:rsidRDefault="00D42B47" w:rsidP="00D42B47">
            <w:pPr>
              <w:jc w:val="center"/>
            </w:pPr>
          </w:p>
        </w:tc>
      </w:tr>
      <w:tr w:rsidR="00D42B47" w14:paraId="6A7A5FAF" w14:textId="77777777" w:rsidTr="00032292">
        <w:trPr>
          <w:trHeight w:val="303"/>
        </w:trPr>
        <w:tc>
          <w:tcPr>
            <w:tcW w:w="1782" w:type="dxa"/>
            <w:vMerge w:val="restart"/>
            <w:vAlign w:val="center"/>
          </w:tcPr>
          <w:p w14:paraId="6DBB3E0E" w14:textId="77777777" w:rsidR="00D42B47" w:rsidRPr="0022389B" w:rsidRDefault="00D42B47" w:rsidP="00D42B47">
            <w:pPr>
              <w:pStyle w:val="TableParagraph"/>
              <w:spacing w:before="0"/>
              <w:ind w:left="0"/>
              <w:rPr>
                <w:rFonts w:ascii="Times New Roman" w:hAnsi="Times New Roman" w:cs="Times New Roman"/>
              </w:rPr>
            </w:pPr>
            <w:r w:rsidRPr="0022389B">
              <w:rPr>
                <w:rFonts w:ascii="Times New Roman" w:hAnsi="Times New Roman" w:cs="Times New Roman"/>
              </w:rPr>
              <w:t>P3</w:t>
            </w:r>
            <w:r w:rsidRPr="0022389B">
              <w:rPr>
                <w:rFonts w:ascii="Times New Roman" w:hAnsi="Times New Roman" w:cs="Times New Roman"/>
                <w:spacing w:val="9"/>
              </w:rPr>
              <w:t xml:space="preserve"> </w:t>
            </w:r>
            <w:r w:rsidRPr="0022389B">
              <w:rPr>
                <w:rFonts w:ascii="Times New Roman" w:hAnsi="Times New Roman" w:cs="Times New Roman"/>
              </w:rPr>
              <w:t>(C-</w:t>
            </w:r>
            <w:r w:rsidRPr="0022389B">
              <w:rPr>
                <w:rFonts w:ascii="Times New Roman" w:hAnsi="Times New Roman" w:cs="Times New Roman"/>
                <w:spacing w:val="-2"/>
              </w:rPr>
              <w:t>1/2Mo)</w:t>
            </w:r>
          </w:p>
        </w:tc>
        <w:tc>
          <w:tcPr>
            <w:tcW w:w="1847" w:type="dxa"/>
            <w:vAlign w:val="center"/>
          </w:tcPr>
          <w:p w14:paraId="4348988B"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≤0.5</w:t>
            </w:r>
            <w:r w:rsidRPr="0022389B">
              <w:rPr>
                <w:rFonts w:ascii="Times New Roman" w:hAnsi="Times New Roman" w:cs="Times New Roman"/>
                <w:spacing w:val="4"/>
              </w:rPr>
              <w:t xml:space="preserve"> </w:t>
            </w:r>
            <w:r w:rsidRPr="0022389B">
              <w:rPr>
                <w:rFonts w:ascii="Times New Roman" w:hAnsi="Times New Roman" w:cs="Times New Roman"/>
              </w:rPr>
              <w:t>inch</w:t>
            </w:r>
            <w:r w:rsidRPr="0022389B">
              <w:rPr>
                <w:rFonts w:ascii="Times New Roman" w:hAnsi="Times New Roman" w:cs="Times New Roman"/>
                <w:spacing w:val="5"/>
              </w:rPr>
              <w:t xml:space="preserve"> </w:t>
            </w:r>
            <w:r w:rsidRPr="0022389B">
              <w:rPr>
                <w:rFonts w:ascii="Times New Roman" w:hAnsi="Times New Roman" w:cs="Times New Roman"/>
                <w:spacing w:val="-2"/>
              </w:rPr>
              <w:t>(13mm)</w:t>
            </w:r>
          </w:p>
        </w:tc>
        <w:tc>
          <w:tcPr>
            <w:tcW w:w="2001" w:type="dxa"/>
            <w:vAlign w:val="center"/>
          </w:tcPr>
          <w:p w14:paraId="5310F745" w14:textId="0961DEB4" w:rsidR="00D42B47" w:rsidRPr="0022389B" w:rsidRDefault="00201BD3" w:rsidP="00D42B47">
            <w:pPr>
              <w:pStyle w:val="TableParagraph"/>
              <w:spacing w:before="0"/>
              <w:ind w:left="0"/>
              <w:jc w:val="center"/>
              <w:rPr>
                <w:rFonts w:ascii="Times New Roman" w:hAnsi="Times New Roman" w:cs="Times New Roman"/>
              </w:rPr>
            </w:pPr>
            <w:r w:rsidRPr="0022389B">
              <w:rPr>
                <w:rFonts w:ascii="Times New Roman" w:hAnsi="Times New Roman" w:cs="Times New Roman"/>
                <w:lang w:val="ru-RU"/>
              </w:rPr>
              <w:t>7</w:t>
            </w:r>
            <w:r w:rsidR="00D42B47" w:rsidRPr="0022389B">
              <w:rPr>
                <w:rFonts w:ascii="Times New Roman" w:hAnsi="Times New Roman" w:cs="Times New Roman"/>
              </w:rPr>
              <w:t>0°F</w:t>
            </w:r>
            <w:r w:rsidR="00D42B47" w:rsidRPr="0022389B">
              <w:rPr>
                <w:rFonts w:ascii="Times New Roman" w:hAnsi="Times New Roman" w:cs="Times New Roman"/>
                <w:spacing w:val="5"/>
              </w:rPr>
              <w:t xml:space="preserve"> </w:t>
            </w:r>
            <w:r w:rsidR="00D42B47" w:rsidRPr="0022389B">
              <w:rPr>
                <w:rFonts w:ascii="Times New Roman" w:hAnsi="Times New Roman" w:cs="Times New Roman"/>
                <w:spacing w:val="-2"/>
              </w:rPr>
              <w:t>(</w:t>
            </w:r>
            <w:r w:rsidRPr="0022389B">
              <w:rPr>
                <w:rFonts w:ascii="Times New Roman" w:hAnsi="Times New Roman" w:cs="Times New Roman"/>
                <w:spacing w:val="-2"/>
                <w:lang w:val="ru-RU"/>
              </w:rPr>
              <w:t>21</w:t>
            </w:r>
            <w:r w:rsidR="00D42B47" w:rsidRPr="0022389B">
              <w:rPr>
                <w:rFonts w:ascii="Times New Roman" w:hAnsi="Times New Roman" w:cs="Times New Roman"/>
                <w:spacing w:val="-2"/>
              </w:rPr>
              <w:t>°C)</w:t>
            </w:r>
          </w:p>
        </w:tc>
        <w:tc>
          <w:tcPr>
            <w:tcW w:w="4320" w:type="dxa"/>
            <w:vMerge w:val="restart"/>
            <w:vAlign w:val="center"/>
          </w:tcPr>
          <w:p w14:paraId="4CEAE5B0"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Wrap</w:t>
            </w:r>
            <w:r w:rsidRPr="0022389B">
              <w:rPr>
                <w:rFonts w:ascii="Times New Roman" w:hAnsi="Times New Roman" w:cs="Times New Roman"/>
                <w:spacing w:val="4"/>
              </w:rPr>
              <w:t xml:space="preserve"> </w:t>
            </w:r>
            <w:r w:rsidRPr="0022389B">
              <w:rPr>
                <w:rFonts w:ascii="Times New Roman" w:hAnsi="Times New Roman" w:cs="Times New Roman"/>
              </w:rPr>
              <w:t>in</w:t>
            </w:r>
            <w:r w:rsidRPr="0022389B">
              <w:rPr>
                <w:rFonts w:ascii="Times New Roman" w:hAnsi="Times New Roman" w:cs="Times New Roman"/>
                <w:spacing w:val="5"/>
              </w:rPr>
              <w:t xml:space="preserve"> </w:t>
            </w:r>
            <w:r w:rsidRPr="0022389B">
              <w:rPr>
                <w:rFonts w:ascii="Times New Roman" w:hAnsi="Times New Roman" w:cs="Times New Roman"/>
              </w:rPr>
              <w:t>insulation</w:t>
            </w:r>
            <w:r w:rsidRPr="0022389B">
              <w:rPr>
                <w:rFonts w:ascii="Times New Roman" w:hAnsi="Times New Roman" w:cs="Times New Roman"/>
                <w:spacing w:val="5"/>
              </w:rPr>
              <w:t xml:space="preserve"> </w:t>
            </w:r>
            <w:r w:rsidRPr="0022389B">
              <w:rPr>
                <w:rFonts w:ascii="Times New Roman" w:hAnsi="Times New Roman" w:cs="Times New Roman"/>
              </w:rPr>
              <w:t>and</w:t>
            </w:r>
            <w:r w:rsidRPr="0022389B">
              <w:rPr>
                <w:rFonts w:ascii="Times New Roman" w:hAnsi="Times New Roman" w:cs="Times New Roman"/>
                <w:spacing w:val="5"/>
              </w:rPr>
              <w:t xml:space="preserve"> </w:t>
            </w:r>
            <w:r w:rsidRPr="0022389B">
              <w:rPr>
                <w:rFonts w:ascii="Times New Roman" w:hAnsi="Times New Roman" w:cs="Times New Roman"/>
              </w:rPr>
              <w:t>cool</w:t>
            </w:r>
            <w:r w:rsidRPr="0022389B">
              <w:rPr>
                <w:rFonts w:ascii="Times New Roman" w:hAnsi="Times New Roman" w:cs="Times New Roman"/>
                <w:spacing w:val="5"/>
              </w:rPr>
              <w:t xml:space="preserve"> </w:t>
            </w:r>
            <w:r w:rsidRPr="0022389B">
              <w:rPr>
                <w:rFonts w:ascii="Times New Roman" w:hAnsi="Times New Roman" w:cs="Times New Roman"/>
              </w:rPr>
              <w:t>to</w:t>
            </w:r>
            <w:r w:rsidRPr="0022389B">
              <w:rPr>
                <w:rFonts w:ascii="Times New Roman" w:hAnsi="Times New Roman" w:cs="Times New Roman"/>
                <w:spacing w:val="5"/>
              </w:rPr>
              <w:t xml:space="preserve"> </w:t>
            </w:r>
            <w:r w:rsidRPr="0022389B">
              <w:rPr>
                <w:rFonts w:ascii="Times New Roman" w:hAnsi="Times New Roman" w:cs="Times New Roman"/>
                <w:spacing w:val="-2"/>
              </w:rPr>
              <w:t>ambient</w:t>
            </w:r>
          </w:p>
        </w:tc>
      </w:tr>
      <w:tr w:rsidR="00D42B47" w14:paraId="0484AEFA" w14:textId="77777777" w:rsidTr="00032292">
        <w:trPr>
          <w:trHeight w:val="303"/>
        </w:trPr>
        <w:tc>
          <w:tcPr>
            <w:tcW w:w="1782" w:type="dxa"/>
            <w:vMerge/>
            <w:tcBorders>
              <w:top w:val="nil"/>
            </w:tcBorders>
            <w:vAlign w:val="center"/>
          </w:tcPr>
          <w:p w14:paraId="73B5B91A" w14:textId="77777777" w:rsidR="00D42B47" w:rsidRPr="0022389B" w:rsidRDefault="00D42B47" w:rsidP="00D42B47"/>
        </w:tc>
        <w:tc>
          <w:tcPr>
            <w:tcW w:w="1847" w:type="dxa"/>
            <w:vAlign w:val="center"/>
          </w:tcPr>
          <w:p w14:paraId="1D8B164E"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&gt;0.5</w:t>
            </w:r>
            <w:r w:rsidRPr="0022389B">
              <w:rPr>
                <w:rFonts w:ascii="Times New Roman" w:hAnsi="Times New Roman" w:cs="Times New Roman"/>
                <w:spacing w:val="4"/>
              </w:rPr>
              <w:t xml:space="preserve"> </w:t>
            </w:r>
            <w:r w:rsidRPr="0022389B">
              <w:rPr>
                <w:rFonts w:ascii="Times New Roman" w:hAnsi="Times New Roman" w:cs="Times New Roman"/>
              </w:rPr>
              <w:t>inch</w:t>
            </w:r>
            <w:r w:rsidRPr="0022389B">
              <w:rPr>
                <w:rFonts w:ascii="Times New Roman" w:hAnsi="Times New Roman" w:cs="Times New Roman"/>
                <w:spacing w:val="5"/>
              </w:rPr>
              <w:t xml:space="preserve"> </w:t>
            </w:r>
            <w:r w:rsidRPr="0022389B">
              <w:rPr>
                <w:rFonts w:ascii="Times New Roman" w:hAnsi="Times New Roman" w:cs="Times New Roman"/>
                <w:spacing w:val="-2"/>
              </w:rPr>
              <w:t>(13mm)</w:t>
            </w:r>
          </w:p>
        </w:tc>
        <w:tc>
          <w:tcPr>
            <w:tcW w:w="2001" w:type="dxa"/>
            <w:vAlign w:val="center"/>
          </w:tcPr>
          <w:p w14:paraId="7BE36B8D"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200°F</w:t>
            </w:r>
            <w:r w:rsidRPr="0022389B">
              <w:rPr>
                <w:rFonts w:ascii="Times New Roman" w:hAnsi="Times New Roman" w:cs="Times New Roman"/>
                <w:spacing w:val="6"/>
              </w:rPr>
              <w:t xml:space="preserve"> </w:t>
            </w:r>
            <w:r w:rsidRPr="0022389B">
              <w:rPr>
                <w:rFonts w:ascii="Times New Roman" w:hAnsi="Times New Roman" w:cs="Times New Roman"/>
                <w:spacing w:val="-2"/>
              </w:rPr>
              <w:t>(95°C)</w:t>
            </w:r>
          </w:p>
        </w:tc>
        <w:tc>
          <w:tcPr>
            <w:tcW w:w="4320" w:type="dxa"/>
            <w:vMerge/>
            <w:tcBorders>
              <w:top w:val="nil"/>
            </w:tcBorders>
            <w:vAlign w:val="center"/>
          </w:tcPr>
          <w:p w14:paraId="5EA1E96C" w14:textId="77777777" w:rsidR="00D42B47" w:rsidRPr="0022389B" w:rsidRDefault="00D42B47" w:rsidP="00D42B47">
            <w:pPr>
              <w:jc w:val="center"/>
            </w:pPr>
          </w:p>
        </w:tc>
      </w:tr>
      <w:tr w:rsidR="00D42B47" w14:paraId="73029D5C" w14:textId="77777777" w:rsidTr="00032292">
        <w:trPr>
          <w:trHeight w:val="303"/>
        </w:trPr>
        <w:tc>
          <w:tcPr>
            <w:tcW w:w="1782" w:type="dxa"/>
            <w:vAlign w:val="center"/>
          </w:tcPr>
          <w:p w14:paraId="71395F05" w14:textId="77777777" w:rsidR="00D42B47" w:rsidRPr="0022389B" w:rsidRDefault="00D42B47" w:rsidP="00D42B47">
            <w:pPr>
              <w:pStyle w:val="TableParagraph"/>
              <w:spacing w:before="0"/>
              <w:ind w:left="0"/>
              <w:rPr>
                <w:rFonts w:ascii="Times New Roman" w:hAnsi="Times New Roman" w:cs="Times New Roman"/>
              </w:rPr>
            </w:pPr>
            <w:r w:rsidRPr="0022389B">
              <w:rPr>
                <w:rFonts w:ascii="Times New Roman" w:hAnsi="Times New Roman" w:cs="Times New Roman"/>
              </w:rPr>
              <w:t>P4</w:t>
            </w:r>
            <w:r w:rsidRPr="0022389B">
              <w:rPr>
                <w:rFonts w:ascii="Times New Roman" w:hAnsi="Times New Roman" w:cs="Times New Roman"/>
                <w:spacing w:val="18"/>
              </w:rPr>
              <w:t xml:space="preserve"> </w:t>
            </w:r>
            <w:r w:rsidRPr="0022389B">
              <w:rPr>
                <w:rFonts w:ascii="Times New Roman" w:hAnsi="Times New Roman" w:cs="Times New Roman"/>
              </w:rPr>
              <w:t>(1-1/4Cr-</w:t>
            </w:r>
            <w:r w:rsidRPr="0022389B">
              <w:rPr>
                <w:rFonts w:ascii="Times New Roman" w:hAnsi="Times New Roman" w:cs="Times New Roman"/>
                <w:spacing w:val="-2"/>
              </w:rPr>
              <w:t>1/2Mo)</w:t>
            </w:r>
          </w:p>
        </w:tc>
        <w:tc>
          <w:tcPr>
            <w:tcW w:w="1847" w:type="dxa"/>
            <w:vAlign w:val="center"/>
          </w:tcPr>
          <w:p w14:paraId="40FF377B"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spacing w:val="-5"/>
              </w:rPr>
              <w:t>All</w:t>
            </w:r>
          </w:p>
        </w:tc>
        <w:tc>
          <w:tcPr>
            <w:tcW w:w="2001" w:type="dxa"/>
            <w:vAlign w:val="center"/>
          </w:tcPr>
          <w:p w14:paraId="1A003C7B" w14:textId="25FC463C" w:rsidR="00D42B47" w:rsidRPr="0022389B" w:rsidRDefault="00201BD3" w:rsidP="00D42B47">
            <w:pPr>
              <w:pStyle w:val="TableParagraph"/>
              <w:spacing w:before="0"/>
              <w:ind w:left="0"/>
              <w:jc w:val="center"/>
              <w:rPr>
                <w:rFonts w:ascii="Times New Roman" w:hAnsi="Times New Roman" w:cs="Times New Roman"/>
              </w:rPr>
            </w:pPr>
            <w:r w:rsidRPr="0022389B">
              <w:rPr>
                <w:rFonts w:ascii="Times New Roman" w:hAnsi="Times New Roman" w:cs="Times New Roman"/>
                <w:lang w:val="ru-RU"/>
              </w:rPr>
              <w:t>3</w:t>
            </w:r>
            <w:r w:rsidR="00D42B47" w:rsidRPr="0022389B">
              <w:rPr>
                <w:rFonts w:ascii="Times New Roman" w:hAnsi="Times New Roman" w:cs="Times New Roman"/>
              </w:rPr>
              <w:t>50°F</w:t>
            </w:r>
            <w:r w:rsidR="00D42B47" w:rsidRPr="0022389B">
              <w:rPr>
                <w:rFonts w:ascii="Times New Roman" w:hAnsi="Times New Roman" w:cs="Times New Roman"/>
                <w:spacing w:val="6"/>
              </w:rPr>
              <w:t xml:space="preserve"> </w:t>
            </w:r>
            <w:r w:rsidR="00D42B47" w:rsidRPr="0022389B">
              <w:rPr>
                <w:rFonts w:ascii="Times New Roman" w:hAnsi="Times New Roman" w:cs="Times New Roman"/>
                <w:spacing w:val="-2"/>
              </w:rPr>
              <w:t>(1</w:t>
            </w:r>
            <w:r w:rsidRPr="0022389B">
              <w:rPr>
                <w:rFonts w:ascii="Times New Roman" w:hAnsi="Times New Roman" w:cs="Times New Roman"/>
                <w:spacing w:val="-2"/>
                <w:lang w:val="ru-RU"/>
              </w:rPr>
              <w:t>77</w:t>
            </w:r>
            <w:r w:rsidR="00D42B47" w:rsidRPr="0022389B">
              <w:rPr>
                <w:rFonts w:ascii="Times New Roman" w:hAnsi="Times New Roman" w:cs="Times New Roman"/>
                <w:spacing w:val="-2"/>
              </w:rPr>
              <w:t>°C)</w:t>
            </w:r>
          </w:p>
        </w:tc>
        <w:tc>
          <w:tcPr>
            <w:tcW w:w="4320" w:type="dxa"/>
            <w:vAlign w:val="center"/>
          </w:tcPr>
          <w:p w14:paraId="161D0983"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Wrap</w:t>
            </w:r>
            <w:r w:rsidRPr="0022389B">
              <w:rPr>
                <w:rFonts w:ascii="Times New Roman" w:hAnsi="Times New Roman" w:cs="Times New Roman"/>
                <w:spacing w:val="4"/>
              </w:rPr>
              <w:t xml:space="preserve"> </w:t>
            </w:r>
            <w:r w:rsidRPr="0022389B">
              <w:rPr>
                <w:rFonts w:ascii="Times New Roman" w:hAnsi="Times New Roman" w:cs="Times New Roman"/>
              </w:rPr>
              <w:t>in</w:t>
            </w:r>
            <w:r w:rsidRPr="0022389B">
              <w:rPr>
                <w:rFonts w:ascii="Times New Roman" w:hAnsi="Times New Roman" w:cs="Times New Roman"/>
                <w:spacing w:val="5"/>
              </w:rPr>
              <w:t xml:space="preserve"> </w:t>
            </w:r>
            <w:r w:rsidRPr="0022389B">
              <w:rPr>
                <w:rFonts w:ascii="Times New Roman" w:hAnsi="Times New Roman" w:cs="Times New Roman"/>
              </w:rPr>
              <w:t>insulation</w:t>
            </w:r>
            <w:r w:rsidRPr="0022389B">
              <w:rPr>
                <w:rFonts w:ascii="Times New Roman" w:hAnsi="Times New Roman" w:cs="Times New Roman"/>
                <w:spacing w:val="5"/>
              </w:rPr>
              <w:t xml:space="preserve"> </w:t>
            </w:r>
            <w:r w:rsidRPr="0022389B">
              <w:rPr>
                <w:rFonts w:ascii="Times New Roman" w:hAnsi="Times New Roman" w:cs="Times New Roman"/>
              </w:rPr>
              <w:t>and</w:t>
            </w:r>
            <w:r w:rsidRPr="0022389B">
              <w:rPr>
                <w:rFonts w:ascii="Times New Roman" w:hAnsi="Times New Roman" w:cs="Times New Roman"/>
                <w:spacing w:val="5"/>
              </w:rPr>
              <w:t xml:space="preserve"> </w:t>
            </w:r>
            <w:r w:rsidRPr="0022389B">
              <w:rPr>
                <w:rFonts w:ascii="Times New Roman" w:hAnsi="Times New Roman" w:cs="Times New Roman"/>
              </w:rPr>
              <w:t>cool</w:t>
            </w:r>
            <w:r w:rsidRPr="0022389B">
              <w:rPr>
                <w:rFonts w:ascii="Times New Roman" w:hAnsi="Times New Roman" w:cs="Times New Roman"/>
                <w:spacing w:val="5"/>
              </w:rPr>
              <w:t xml:space="preserve"> </w:t>
            </w:r>
            <w:r w:rsidRPr="0022389B">
              <w:rPr>
                <w:rFonts w:ascii="Times New Roman" w:hAnsi="Times New Roman" w:cs="Times New Roman"/>
              </w:rPr>
              <w:t>to</w:t>
            </w:r>
            <w:r w:rsidRPr="0022389B">
              <w:rPr>
                <w:rFonts w:ascii="Times New Roman" w:hAnsi="Times New Roman" w:cs="Times New Roman"/>
                <w:spacing w:val="5"/>
              </w:rPr>
              <w:t xml:space="preserve"> </w:t>
            </w:r>
            <w:r w:rsidRPr="0022389B">
              <w:rPr>
                <w:rFonts w:ascii="Times New Roman" w:hAnsi="Times New Roman" w:cs="Times New Roman"/>
                <w:spacing w:val="-2"/>
              </w:rPr>
              <w:t>ambient</w:t>
            </w:r>
          </w:p>
        </w:tc>
      </w:tr>
      <w:tr w:rsidR="00D42B47" w14:paraId="4FEC7963" w14:textId="77777777" w:rsidTr="00032292">
        <w:trPr>
          <w:trHeight w:val="595"/>
        </w:trPr>
        <w:tc>
          <w:tcPr>
            <w:tcW w:w="1782" w:type="dxa"/>
            <w:vAlign w:val="center"/>
          </w:tcPr>
          <w:p w14:paraId="465BCA28" w14:textId="7D2642A3" w:rsidR="00D42B47" w:rsidRPr="0022389B" w:rsidRDefault="00D42B47" w:rsidP="00D42B47">
            <w:pPr>
              <w:pStyle w:val="TableParagraph"/>
              <w:spacing w:before="0"/>
              <w:ind w:left="0"/>
              <w:rPr>
                <w:rFonts w:ascii="Times New Roman" w:hAnsi="Times New Roman" w:cs="Times New Roman"/>
              </w:rPr>
            </w:pPr>
            <w:r w:rsidRPr="0022389B">
              <w:rPr>
                <w:rFonts w:ascii="Times New Roman" w:hAnsi="Times New Roman" w:cs="Times New Roman"/>
              </w:rPr>
              <w:t>P5A</w:t>
            </w:r>
            <w:r w:rsidRPr="0022389B">
              <w:rPr>
                <w:rFonts w:ascii="Times New Roman" w:hAnsi="Times New Roman" w:cs="Times New Roman"/>
                <w:spacing w:val="19"/>
              </w:rPr>
              <w:t xml:space="preserve"> </w:t>
            </w:r>
            <w:r w:rsidRPr="0022389B">
              <w:rPr>
                <w:rFonts w:ascii="Times New Roman" w:hAnsi="Times New Roman" w:cs="Times New Roman"/>
              </w:rPr>
              <w:t>(2-1/4Cr-</w:t>
            </w:r>
            <w:r w:rsidRPr="0022389B">
              <w:rPr>
                <w:rFonts w:ascii="Times New Roman" w:hAnsi="Times New Roman" w:cs="Times New Roman"/>
                <w:spacing w:val="-4"/>
              </w:rPr>
              <w:t>1M</w:t>
            </w:r>
            <w:r w:rsidR="000620EB">
              <w:rPr>
                <w:rFonts w:ascii="Times New Roman" w:hAnsi="Times New Roman" w:cs="Times New Roman"/>
                <w:spacing w:val="-4"/>
              </w:rPr>
              <w:t>o</w:t>
            </w:r>
            <w:r w:rsidRPr="0022389B">
              <w:rPr>
                <w:rFonts w:ascii="Times New Roman" w:hAnsi="Times New Roman" w:cs="Times New Roman"/>
                <w:spacing w:val="-4"/>
              </w:rPr>
              <w:t>)</w:t>
            </w:r>
          </w:p>
        </w:tc>
        <w:tc>
          <w:tcPr>
            <w:tcW w:w="1847" w:type="dxa"/>
            <w:vAlign w:val="center"/>
          </w:tcPr>
          <w:p w14:paraId="4A67448F"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spacing w:val="-5"/>
              </w:rPr>
              <w:t>All</w:t>
            </w:r>
          </w:p>
        </w:tc>
        <w:tc>
          <w:tcPr>
            <w:tcW w:w="2001" w:type="dxa"/>
            <w:vAlign w:val="center"/>
          </w:tcPr>
          <w:p w14:paraId="76BE0E98" w14:textId="6A3125C4" w:rsidR="00D42B47" w:rsidRPr="0022389B" w:rsidRDefault="00201BD3" w:rsidP="00D42B47">
            <w:pPr>
              <w:pStyle w:val="TableParagraph"/>
              <w:spacing w:before="0"/>
              <w:ind w:left="0"/>
              <w:jc w:val="center"/>
              <w:rPr>
                <w:rFonts w:ascii="Times New Roman" w:hAnsi="Times New Roman" w:cs="Times New Roman"/>
              </w:rPr>
            </w:pPr>
            <w:r w:rsidRPr="0022389B">
              <w:rPr>
                <w:rFonts w:ascii="Times New Roman" w:hAnsi="Times New Roman" w:cs="Times New Roman"/>
                <w:lang w:val="ru-RU"/>
              </w:rPr>
              <w:t>350</w:t>
            </w:r>
            <w:r w:rsidR="00D42B47" w:rsidRPr="0022389B">
              <w:rPr>
                <w:rFonts w:ascii="Times New Roman" w:hAnsi="Times New Roman" w:cs="Times New Roman"/>
              </w:rPr>
              <w:t>°F</w:t>
            </w:r>
            <w:r w:rsidR="00D42B47" w:rsidRPr="0022389B">
              <w:rPr>
                <w:rFonts w:ascii="Times New Roman" w:hAnsi="Times New Roman" w:cs="Times New Roman"/>
                <w:spacing w:val="6"/>
              </w:rPr>
              <w:t xml:space="preserve"> </w:t>
            </w:r>
            <w:r w:rsidR="00D42B47" w:rsidRPr="0022389B">
              <w:rPr>
                <w:rFonts w:ascii="Times New Roman" w:hAnsi="Times New Roman" w:cs="Times New Roman"/>
                <w:spacing w:val="-2"/>
              </w:rPr>
              <w:t>(</w:t>
            </w:r>
            <w:r w:rsidRPr="0022389B">
              <w:rPr>
                <w:rFonts w:ascii="Times New Roman" w:hAnsi="Times New Roman" w:cs="Times New Roman"/>
                <w:spacing w:val="-2"/>
                <w:lang w:val="ru-RU"/>
              </w:rPr>
              <w:t>177</w:t>
            </w:r>
            <w:r w:rsidR="00D42B47" w:rsidRPr="0022389B">
              <w:rPr>
                <w:rFonts w:ascii="Times New Roman" w:hAnsi="Times New Roman" w:cs="Times New Roman"/>
                <w:spacing w:val="-2"/>
              </w:rPr>
              <w:t>°C)</w:t>
            </w:r>
          </w:p>
        </w:tc>
        <w:tc>
          <w:tcPr>
            <w:tcW w:w="4320" w:type="dxa"/>
            <w:vAlign w:val="center"/>
          </w:tcPr>
          <w:p w14:paraId="7442C597"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Wrap</w:t>
            </w:r>
            <w:r w:rsidRPr="0022389B">
              <w:rPr>
                <w:rFonts w:ascii="Times New Roman" w:hAnsi="Times New Roman" w:cs="Times New Roman"/>
                <w:spacing w:val="4"/>
              </w:rPr>
              <w:t xml:space="preserve"> </w:t>
            </w:r>
            <w:r w:rsidRPr="0022389B">
              <w:rPr>
                <w:rFonts w:ascii="Times New Roman" w:hAnsi="Times New Roman" w:cs="Times New Roman"/>
              </w:rPr>
              <w:t>in</w:t>
            </w:r>
            <w:r w:rsidRPr="0022389B">
              <w:rPr>
                <w:rFonts w:ascii="Times New Roman" w:hAnsi="Times New Roman" w:cs="Times New Roman"/>
                <w:spacing w:val="5"/>
              </w:rPr>
              <w:t xml:space="preserve"> </w:t>
            </w:r>
            <w:r w:rsidRPr="0022389B">
              <w:rPr>
                <w:rFonts w:ascii="Times New Roman" w:hAnsi="Times New Roman" w:cs="Times New Roman"/>
              </w:rPr>
              <w:t>insulation</w:t>
            </w:r>
            <w:r w:rsidRPr="0022389B">
              <w:rPr>
                <w:rFonts w:ascii="Times New Roman" w:hAnsi="Times New Roman" w:cs="Times New Roman"/>
                <w:spacing w:val="5"/>
              </w:rPr>
              <w:t xml:space="preserve"> </w:t>
            </w:r>
            <w:r w:rsidRPr="0022389B">
              <w:rPr>
                <w:rFonts w:ascii="Times New Roman" w:hAnsi="Times New Roman" w:cs="Times New Roman"/>
              </w:rPr>
              <w:t>and</w:t>
            </w:r>
            <w:r w:rsidRPr="0022389B">
              <w:rPr>
                <w:rFonts w:ascii="Times New Roman" w:hAnsi="Times New Roman" w:cs="Times New Roman"/>
                <w:spacing w:val="5"/>
              </w:rPr>
              <w:t xml:space="preserve"> </w:t>
            </w:r>
            <w:r w:rsidRPr="0022389B">
              <w:rPr>
                <w:rFonts w:ascii="Times New Roman" w:hAnsi="Times New Roman" w:cs="Times New Roman"/>
              </w:rPr>
              <w:t>cool</w:t>
            </w:r>
            <w:r w:rsidRPr="0022389B">
              <w:rPr>
                <w:rFonts w:ascii="Times New Roman" w:hAnsi="Times New Roman" w:cs="Times New Roman"/>
                <w:spacing w:val="5"/>
              </w:rPr>
              <w:t xml:space="preserve"> </w:t>
            </w:r>
            <w:r w:rsidRPr="0022389B">
              <w:rPr>
                <w:rFonts w:ascii="Times New Roman" w:hAnsi="Times New Roman" w:cs="Times New Roman"/>
              </w:rPr>
              <w:t>to</w:t>
            </w:r>
            <w:r w:rsidRPr="0022389B">
              <w:rPr>
                <w:rFonts w:ascii="Times New Roman" w:hAnsi="Times New Roman" w:cs="Times New Roman"/>
                <w:spacing w:val="5"/>
              </w:rPr>
              <w:t xml:space="preserve"> </w:t>
            </w:r>
            <w:r w:rsidRPr="0022389B">
              <w:rPr>
                <w:rFonts w:ascii="Times New Roman" w:hAnsi="Times New Roman" w:cs="Times New Roman"/>
                <w:spacing w:val="-2"/>
              </w:rPr>
              <w:t>ambient.</w:t>
            </w:r>
          </w:p>
          <w:p w14:paraId="40A3331B"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Conduct</w:t>
            </w:r>
            <w:r w:rsidRPr="0022389B">
              <w:rPr>
                <w:rFonts w:ascii="Times New Roman" w:hAnsi="Times New Roman" w:cs="Times New Roman"/>
                <w:spacing w:val="9"/>
              </w:rPr>
              <w:t xml:space="preserve"> </w:t>
            </w:r>
            <w:r w:rsidRPr="0022389B">
              <w:rPr>
                <w:rFonts w:ascii="Times New Roman" w:hAnsi="Times New Roman" w:cs="Times New Roman"/>
              </w:rPr>
              <w:t>Dehydrogenation</w:t>
            </w:r>
            <w:r w:rsidRPr="0022389B">
              <w:rPr>
                <w:rFonts w:ascii="Times New Roman" w:hAnsi="Times New Roman" w:cs="Times New Roman"/>
                <w:spacing w:val="9"/>
              </w:rPr>
              <w:t xml:space="preserve"> </w:t>
            </w:r>
            <w:r w:rsidRPr="0022389B">
              <w:rPr>
                <w:rFonts w:ascii="Times New Roman" w:hAnsi="Times New Roman" w:cs="Times New Roman"/>
              </w:rPr>
              <w:t>Heat</w:t>
            </w:r>
            <w:r w:rsidRPr="0022389B">
              <w:rPr>
                <w:rFonts w:ascii="Times New Roman" w:hAnsi="Times New Roman" w:cs="Times New Roman"/>
                <w:spacing w:val="10"/>
              </w:rPr>
              <w:t xml:space="preserve"> </w:t>
            </w:r>
            <w:r w:rsidRPr="0022389B">
              <w:rPr>
                <w:rFonts w:ascii="Times New Roman" w:hAnsi="Times New Roman" w:cs="Times New Roman"/>
              </w:rPr>
              <w:t>Treatment</w:t>
            </w:r>
            <w:r w:rsidRPr="0022389B">
              <w:rPr>
                <w:rFonts w:ascii="Times New Roman" w:hAnsi="Times New Roman" w:cs="Times New Roman"/>
                <w:spacing w:val="9"/>
              </w:rPr>
              <w:t xml:space="preserve"> </w:t>
            </w:r>
            <w:r w:rsidRPr="0022389B">
              <w:rPr>
                <w:rFonts w:ascii="Times New Roman" w:hAnsi="Times New Roman" w:cs="Times New Roman"/>
                <w:spacing w:val="-2"/>
              </w:rPr>
              <w:t>(DHT).</w:t>
            </w:r>
          </w:p>
        </w:tc>
      </w:tr>
      <w:tr w:rsidR="00D42B47" w14:paraId="08361EB8" w14:textId="77777777" w:rsidTr="00032292">
        <w:trPr>
          <w:trHeight w:val="857"/>
        </w:trPr>
        <w:tc>
          <w:tcPr>
            <w:tcW w:w="1782" w:type="dxa"/>
            <w:vAlign w:val="center"/>
          </w:tcPr>
          <w:p w14:paraId="3DF997FE" w14:textId="77777777" w:rsidR="00D42B47" w:rsidRPr="0022389B" w:rsidRDefault="00D42B47" w:rsidP="00D42B47">
            <w:pPr>
              <w:pStyle w:val="TableParagraph"/>
              <w:spacing w:before="0"/>
              <w:ind w:left="0"/>
              <w:rPr>
                <w:rFonts w:ascii="Times New Roman" w:hAnsi="Times New Roman" w:cs="Times New Roman"/>
              </w:rPr>
            </w:pPr>
            <w:r w:rsidRPr="0022389B">
              <w:rPr>
                <w:rFonts w:ascii="Times New Roman" w:hAnsi="Times New Roman" w:cs="Times New Roman"/>
              </w:rPr>
              <w:t>P5B</w:t>
            </w:r>
            <w:r w:rsidRPr="0022389B">
              <w:rPr>
                <w:rFonts w:ascii="Times New Roman" w:hAnsi="Times New Roman" w:cs="Times New Roman"/>
                <w:spacing w:val="13"/>
              </w:rPr>
              <w:t xml:space="preserve"> </w:t>
            </w:r>
            <w:r w:rsidRPr="0022389B">
              <w:rPr>
                <w:rFonts w:ascii="Times New Roman" w:hAnsi="Times New Roman" w:cs="Times New Roman"/>
              </w:rPr>
              <w:t>(9Cr-</w:t>
            </w:r>
            <w:r w:rsidRPr="0022389B">
              <w:rPr>
                <w:rFonts w:ascii="Times New Roman" w:hAnsi="Times New Roman" w:cs="Times New Roman"/>
                <w:spacing w:val="-4"/>
              </w:rPr>
              <w:t>1Mo)</w:t>
            </w:r>
          </w:p>
        </w:tc>
        <w:tc>
          <w:tcPr>
            <w:tcW w:w="1847" w:type="dxa"/>
            <w:vAlign w:val="center"/>
          </w:tcPr>
          <w:p w14:paraId="2B48BAA0"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spacing w:val="-5"/>
              </w:rPr>
              <w:t>All</w:t>
            </w:r>
          </w:p>
        </w:tc>
        <w:tc>
          <w:tcPr>
            <w:tcW w:w="2001" w:type="dxa"/>
            <w:vAlign w:val="center"/>
          </w:tcPr>
          <w:p w14:paraId="202C4D51"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450°F</w:t>
            </w:r>
            <w:r w:rsidRPr="0022389B">
              <w:rPr>
                <w:rFonts w:ascii="Times New Roman" w:hAnsi="Times New Roman" w:cs="Times New Roman"/>
                <w:spacing w:val="6"/>
              </w:rPr>
              <w:t xml:space="preserve"> </w:t>
            </w:r>
            <w:r w:rsidRPr="0022389B">
              <w:rPr>
                <w:rFonts w:ascii="Times New Roman" w:hAnsi="Times New Roman" w:cs="Times New Roman"/>
                <w:spacing w:val="-2"/>
              </w:rPr>
              <w:t>(235°C)</w:t>
            </w:r>
          </w:p>
        </w:tc>
        <w:tc>
          <w:tcPr>
            <w:tcW w:w="4320" w:type="dxa"/>
            <w:vAlign w:val="center"/>
          </w:tcPr>
          <w:p w14:paraId="5E9ED0F3"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Wrap</w:t>
            </w:r>
            <w:r w:rsidRPr="0022389B">
              <w:rPr>
                <w:rFonts w:ascii="Times New Roman" w:hAnsi="Times New Roman" w:cs="Times New Roman"/>
                <w:spacing w:val="4"/>
              </w:rPr>
              <w:t xml:space="preserve"> </w:t>
            </w:r>
            <w:r w:rsidRPr="0022389B">
              <w:rPr>
                <w:rFonts w:ascii="Times New Roman" w:hAnsi="Times New Roman" w:cs="Times New Roman"/>
              </w:rPr>
              <w:t>in</w:t>
            </w:r>
            <w:r w:rsidRPr="0022389B">
              <w:rPr>
                <w:rFonts w:ascii="Times New Roman" w:hAnsi="Times New Roman" w:cs="Times New Roman"/>
                <w:spacing w:val="5"/>
              </w:rPr>
              <w:t xml:space="preserve"> </w:t>
            </w:r>
            <w:r w:rsidRPr="0022389B">
              <w:rPr>
                <w:rFonts w:ascii="Times New Roman" w:hAnsi="Times New Roman" w:cs="Times New Roman"/>
              </w:rPr>
              <w:t>insulation</w:t>
            </w:r>
            <w:r w:rsidRPr="0022389B">
              <w:rPr>
                <w:rFonts w:ascii="Times New Roman" w:hAnsi="Times New Roman" w:cs="Times New Roman"/>
                <w:spacing w:val="5"/>
              </w:rPr>
              <w:t xml:space="preserve"> </w:t>
            </w:r>
            <w:r w:rsidRPr="0022389B">
              <w:rPr>
                <w:rFonts w:ascii="Times New Roman" w:hAnsi="Times New Roman" w:cs="Times New Roman"/>
              </w:rPr>
              <w:t>and</w:t>
            </w:r>
            <w:r w:rsidRPr="0022389B">
              <w:rPr>
                <w:rFonts w:ascii="Times New Roman" w:hAnsi="Times New Roman" w:cs="Times New Roman"/>
                <w:spacing w:val="5"/>
              </w:rPr>
              <w:t xml:space="preserve"> </w:t>
            </w:r>
            <w:r w:rsidRPr="0022389B">
              <w:rPr>
                <w:rFonts w:ascii="Times New Roman" w:hAnsi="Times New Roman" w:cs="Times New Roman"/>
              </w:rPr>
              <w:t>cool</w:t>
            </w:r>
            <w:r w:rsidRPr="0022389B">
              <w:rPr>
                <w:rFonts w:ascii="Times New Roman" w:hAnsi="Times New Roman" w:cs="Times New Roman"/>
                <w:spacing w:val="5"/>
              </w:rPr>
              <w:t xml:space="preserve"> </w:t>
            </w:r>
            <w:r w:rsidRPr="0022389B">
              <w:rPr>
                <w:rFonts w:ascii="Times New Roman" w:hAnsi="Times New Roman" w:cs="Times New Roman"/>
              </w:rPr>
              <w:t>to</w:t>
            </w:r>
            <w:r w:rsidRPr="0022389B">
              <w:rPr>
                <w:rFonts w:ascii="Times New Roman" w:hAnsi="Times New Roman" w:cs="Times New Roman"/>
                <w:spacing w:val="5"/>
              </w:rPr>
              <w:t xml:space="preserve"> </w:t>
            </w:r>
            <w:r w:rsidRPr="0022389B">
              <w:rPr>
                <w:rFonts w:ascii="Times New Roman" w:hAnsi="Times New Roman" w:cs="Times New Roman"/>
                <w:spacing w:val="-2"/>
              </w:rPr>
              <w:t>ambient.</w:t>
            </w:r>
          </w:p>
          <w:p w14:paraId="0DC2E0C8"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Conduct Dehydrogenation Heat Treatment (DHT) or Intermediate Stress Relief (ISR).</w:t>
            </w:r>
          </w:p>
        </w:tc>
      </w:tr>
      <w:tr w:rsidR="00D42B47" w14:paraId="2C7AF948" w14:textId="77777777" w:rsidTr="00032292">
        <w:trPr>
          <w:trHeight w:val="303"/>
        </w:trPr>
        <w:tc>
          <w:tcPr>
            <w:tcW w:w="1782" w:type="dxa"/>
            <w:vAlign w:val="center"/>
          </w:tcPr>
          <w:p w14:paraId="1F4525F4" w14:textId="77777777" w:rsidR="00D42B47" w:rsidRPr="0022389B" w:rsidRDefault="00D42B47" w:rsidP="00D42B47">
            <w:pPr>
              <w:pStyle w:val="TableParagraph"/>
              <w:spacing w:before="0"/>
              <w:ind w:left="0"/>
              <w:rPr>
                <w:rFonts w:ascii="Times New Roman" w:hAnsi="Times New Roman" w:cs="Times New Roman"/>
              </w:rPr>
            </w:pPr>
            <w:r w:rsidRPr="0022389B">
              <w:rPr>
                <w:rFonts w:ascii="Times New Roman" w:hAnsi="Times New Roman" w:cs="Times New Roman"/>
              </w:rPr>
              <w:t>P8</w:t>
            </w:r>
            <w:r w:rsidRPr="0022389B">
              <w:rPr>
                <w:rFonts w:ascii="Times New Roman" w:hAnsi="Times New Roman" w:cs="Times New Roman"/>
                <w:spacing w:val="11"/>
              </w:rPr>
              <w:t xml:space="preserve"> </w:t>
            </w:r>
            <w:r w:rsidRPr="0022389B">
              <w:rPr>
                <w:rFonts w:ascii="Times New Roman" w:hAnsi="Times New Roman" w:cs="Times New Roman"/>
              </w:rPr>
              <w:t>(Austenitic</w:t>
            </w:r>
            <w:r w:rsidRPr="0022389B">
              <w:rPr>
                <w:rFonts w:ascii="Times New Roman" w:hAnsi="Times New Roman" w:cs="Times New Roman"/>
                <w:spacing w:val="11"/>
              </w:rPr>
              <w:t xml:space="preserve"> </w:t>
            </w:r>
            <w:r w:rsidRPr="0022389B">
              <w:rPr>
                <w:rFonts w:ascii="Times New Roman" w:hAnsi="Times New Roman" w:cs="Times New Roman"/>
                <w:spacing w:val="-5"/>
              </w:rPr>
              <w:t>SS)</w:t>
            </w:r>
          </w:p>
        </w:tc>
        <w:tc>
          <w:tcPr>
            <w:tcW w:w="1847" w:type="dxa"/>
            <w:vAlign w:val="center"/>
          </w:tcPr>
          <w:p w14:paraId="3ACDC274"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spacing w:val="-5"/>
              </w:rPr>
              <w:t>All</w:t>
            </w:r>
          </w:p>
        </w:tc>
        <w:tc>
          <w:tcPr>
            <w:tcW w:w="2001" w:type="dxa"/>
            <w:vAlign w:val="center"/>
          </w:tcPr>
          <w:p w14:paraId="02A9BA8E"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50°F</w:t>
            </w:r>
            <w:r w:rsidRPr="0022389B">
              <w:rPr>
                <w:rFonts w:ascii="Times New Roman" w:hAnsi="Times New Roman" w:cs="Times New Roman"/>
                <w:spacing w:val="5"/>
              </w:rPr>
              <w:t xml:space="preserve"> </w:t>
            </w:r>
            <w:r w:rsidRPr="0022389B">
              <w:rPr>
                <w:rFonts w:ascii="Times New Roman" w:hAnsi="Times New Roman" w:cs="Times New Roman"/>
                <w:spacing w:val="-2"/>
              </w:rPr>
              <w:t>(10°C)</w:t>
            </w:r>
          </w:p>
        </w:tc>
        <w:tc>
          <w:tcPr>
            <w:tcW w:w="4320" w:type="dxa"/>
            <w:vAlign w:val="center"/>
          </w:tcPr>
          <w:p w14:paraId="446687F7"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No</w:t>
            </w:r>
            <w:r w:rsidRPr="0022389B">
              <w:rPr>
                <w:rFonts w:ascii="Times New Roman" w:hAnsi="Times New Roman" w:cs="Times New Roman"/>
                <w:spacing w:val="4"/>
              </w:rPr>
              <w:t xml:space="preserve"> </w:t>
            </w:r>
            <w:r w:rsidRPr="0022389B">
              <w:rPr>
                <w:rFonts w:ascii="Times New Roman" w:hAnsi="Times New Roman" w:cs="Times New Roman"/>
                <w:spacing w:val="-2"/>
              </w:rPr>
              <w:t>Action</w:t>
            </w:r>
          </w:p>
        </w:tc>
      </w:tr>
      <w:tr w:rsidR="00D42B47" w14:paraId="7728CA53" w14:textId="77777777" w:rsidTr="00032292">
        <w:trPr>
          <w:trHeight w:val="303"/>
        </w:trPr>
        <w:tc>
          <w:tcPr>
            <w:tcW w:w="1782" w:type="dxa"/>
            <w:vAlign w:val="center"/>
          </w:tcPr>
          <w:p w14:paraId="04BA14E1" w14:textId="77777777" w:rsidR="00D42B47" w:rsidRPr="0022389B" w:rsidRDefault="00D42B47" w:rsidP="00D42B47">
            <w:pPr>
              <w:pStyle w:val="TableParagraph"/>
              <w:spacing w:before="0"/>
              <w:ind w:left="0"/>
              <w:rPr>
                <w:rFonts w:ascii="Times New Roman" w:hAnsi="Times New Roman" w:cs="Times New Roman"/>
              </w:rPr>
            </w:pPr>
            <w:r w:rsidRPr="0022389B">
              <w:rPr>
                <w:rFonts w:ascii="Times New Roman" w:hAnsi="Times New Roman" w:cs="Times New Roman"/>
              </w:rPr>
              <w:t>P10H</w:t>
            </w:r>
            <w:r w:rsidRPr="0022389B">
              <w:rPr>
                <w:rFonts w:ascii="Times New Roman" w:hAnsi="Times New Roman" w:cs="Times New Roman"/>
                <w:spacing w:val="10"/>
              </w:rPr>
              <w:t xml:space="preserve"> </w:t>
            </w:r>
            <w:r w:rsidRPr="0022389B">
              <w:rPr>
                <w:rFonts w:ascii="Times New Roman" w:hAnsi="Times New Roman" w:cs="Times New Roman"/>
              </w:rPr>
              <w:t>(Duplex</w:t>
            </w:r>
            <w:r w:rsidRPr="0022389B">
              <w:rPr>
                <w:rFonts w:ascii="Times New Roman" w:hAnsi="Times New Roman" w:cs="Times New Roman"/>
                <w:spacing w:val="10"/>
              </w:rPr>
              <w:t xml:space="preserve"> </w:t>
            </w:r>
            <w:r w:rsidRPr="0022389B">
              <w:rPr>
                <w:rFonts w:ascii="Times New Roman" w:hAnsi="Times New Roman" w:cs="Times New Roman"/>
                <w:spacing w:val="-5"/>
              </w:rPr>
              <w:t>SS)</w:t>
            </w:r>
          </w:p>
        </w:tc>
        <w:tc>
          <w:tcPr>
            <w:tcW w:w="1847" w:type="dxa"/>
            <w:vAlign w:val="center"/>
          </w:tcPr>
          <w:p w14:paraId="71BFA76B"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spacing w:val="-5"/>
              </w:rPr>
              <w:t>All</w:t>
            </w:r>
          </w:p>
        </w:tc>
        <w:tc>
          <w:tcPr>
            <w:tcW w:w="2001" w:type="dxa"/>
            <w:vAlign w:val="center"/>
          </w:tcPr>
          <w:p w14:paraId="6086B01A"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50°F</w:t>
            </w:r>
            <w:r w:rsidRPr="0022389B">
              <w:rPr>
                <w:rFonts w:ascii="Times New Roman" w:hAnsi="Times New Roman" w:cs="Times New Roman"/>
                <w:spacing w:val="5"/>
              </w:rPr>
              <w:t xml:space="preserve"> </w:t>
            </w:r>
            <w:r w:rsidRPr="0022389B">
              <w:rPr>
                <w:rFonts w:ascii="Times New Roman" w:hAnsi="Times New Roman" w:cs="Times New Roman"/>
                <w:spacing w:val="-2"/>
              </w:rPr>
              <w:t>(10°C)</w:t>
            </w:r>
          </w:p>
        </w:tc>
        <w:tc>
          <w:tcPr>
            <w:tcW w:w="4320" w:type="dxa"/>
            <w:vAlign w:val="center"/>
          </w:tcPr>
          <w:p w14:paraId="2A1EB594"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No</w:t>
            </w:r>
            <w:r w:rsidRPr="0022389B">
              <w:rPr>
                <w:rFonts w:ascii="Times New Roman" w:hAnsi="Times New Roman" w:cs="Times New Roman"/>
                <w:spacing w:val="4"/>
              </w:rPr>
              <w:t xml:space="preserve"> </w:t>
            </w:r>
            <w:r w:rsidRPr="0022389B">
              <w:rPr>
                <w:rFonts w:ascii="Times New Roman" w:hAnsi="Times New Roman" w:cs="Times New Roman"/>
                <w:spacing w:val="-2"/>
              </w:rPr>
              <w:t>Action</w:t>
            </w:r>
          </w:p>
        </w:tc>
      </w:tr>
      <w:tr w:rsidR="00D42B47" w14:paraId="488C3D71" w14:textId="77777777" w:rsidTr="00032292">
        <w:trPr>
          <w:trHeight w:val="303"/>
        </w:trPr>
        <w:tc>
          <w:tcPr>
            <w:tcW w:w="1782" w:type="dxa"/>
            <w:vAlign w:val="center"/>
          </w:tcPr>
          <w:p w14:paraId="72E6D101" w14:textId="77777777" w:rsidR="00D42B47" w:rsidRPr="0022389B" w:rsidRDefault="00D42B47" w:rsidP="00D42B47">
            <w:pPr>
              <w:pStyle w:val="TableParagraph"/>
              <w:spacing w:before="0"/>
              <w:ind w:left="0"/>
              <w:rPr>
                <w:rFonts w:ascii="Times New Roman" w:hAnsi="Times New Roman" w:cs="Times New Roman"/>
              </w:rPr>
            </w:pPr>
            <w:r w:rsidRPr="0022389B">
              <w:rPr>
                <w:rFonts w:ascii="Times New Roman" w:hAnsi="Times New Roman" w:cs="Times New Roman"/>
              </w:rPr>
              <w:t>P34</w:t>
            </w:r>
            <w:r w:rsidRPr="0022389B">
              <w:rPr>
                <w:rFonts w:ascii="Times New Roman" w:hAnsi="Times New Roman" w:cs="Times New Roman"/>
                <w:spacing w:val="5"/>
              </w:rPr>
              <w:t xml:space="preserve"> </w:t>
            </w:r>
            <w:r w:rsidRPr="0022389B">
              <w:rPr>
                <w:rFonts w:ascii="Times New Roman" w:hAnsi="Times New Roman" w:cs="Times New Roman"/>
              </w:rPr>
              <w:t>(CuNi</w:t>
            </w:r>
            <w:r w:rsidRPr="0022389B">
              <w:rPr>
                <w:rFonts w:ascii="Times New Roman" w:hAnsi="Times New Roman" w:cs="Times New Roman"/>
                <w:spacing w:val="6"/>
              </w:rPr>
              <w:t xml:space="preserve"> </w:t>
            </w:r>
            <w:r w:rsidRPr="0022389B">
              <w:rPr>
                <w:rFonts w:ascii="Times New Roman" w:hAnsi="Times New Roman" w:cs="Times New Roman"/>
                <w:spacing w:val="-2"/>
              </w:rPr>
              <w:t>Alloy)</w:t>
            </w:r>
          </w:p>
        </w:tc>
        <w:tc>
          <w:tcPr>
            <w:tcW w:w="1847" w:type="dxa"/>
            <w:vAlign w:val="center"/>
          </w:tcPr>
          <w:p w14:paraId="1BED0123"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spacing w:val="-5"/>
              </w:rPr>
              <w:t>All</w:t>
            </w:r>
          </w:p>
        </w:tc>
        <w:tc>
          <w:tcPr>
            <w:tcW w:w="2001" w:type="dxa"/>
            <w:vAlign w:val="center"/>
          </w:tcPr>
          <w:p w14:paraId="6E51533C"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50°F</w:t>
            </w:r>
            <w:r w:rsidRPr="0022389B">
              <w:rPr>
                <w:rFonts w:ascii="Times New Roman" w:hAnsi="Times New Roman" w:cs="Times New Roman"/>
                <w:spacing w:val="5"/>
              </w:rPr>
              <w:t xml:space="preserve"> </w:t>
            </w:r>
            <w:r w:rsidRPr="0022389B">
              <w:rPr>
                <w:rFonts w:ascii="Times New Roman" w:hAnsi="Times New Roman" w:cs="Times New Roman"/>
                <w:spacing w:val="-2"/>
              </w:rPr>
              <w:t>(10°C)</w:t>
            </w:r>
          </w:p>
        </w:tc>
        <w:tc>
          <w:tcPr>
            <w:tcW w:w="4320" w:type="dxa"/>
            <w:vAlign w:val="center"/>
          </w:tcPr>
          <w:p w14:paraId="40F3157D"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No</w:t>
            </w:r>
            <w:r w:rsidRPr="0022389B">
              <w:rPr>
                <w:rFonts w:ascii="Times New Roman" w:hAnsi="Times New Roman" w:cs="Times New Roman"/>
                <w:spacing w:val="4"/>
              </w:rPr>
              <w:t xml:space="preserve"> </w:t>
            </w:r>
            <w:r w:rsidRPr="0022389B">
              <w:rPr>
                <w:rFonts w:ascii="Times New Roman" w:hAnsi="Times New Roman" w:cs="Times New Roman"/>
                <w:spacing w:val="-2"/>
              </w:rPr>
              <w:t>Action</w:t>
            </w:r>
          </w:p>
        </w:tc>
      </w:tr>
      <w:tr w:rsidR="00D42B47" w14:paraId="44DA4546" w14:textId="77777777" w:rsidTr="00032292">
        <w:trPr>
          <w:trHeight w:val="303"/>
        </w:trPr>
        <w:tc>
          <w:tcPr>
            <w:tcW w:w="1782" w:type="dxa"/>
            <w:vAlign w:val="center"/>
          </w:tcPr>
          <w:p w14:paraId="471DFA82" w14:textId="4355A5A8" w:rsidR="00D42B47" w:rsidRPr="0022389B" w:rsidRDefault="00D42B47" w:rsidP="00D42B47">
            <w:pPr>
              <w:pStyle w:val="TableParagraph"/>
              <w:spacing w:before="0"/>
              <w:ind w:left="0"/>
              <w:rPr>
                <w:rFonts w:ascii="Times New Roman" w:hAnsi="Times New Roman" w:cs="Times New Roman"/>
              </w:rPr>
            </w:pPr>
            <w:r w:rsidRPr="0022389B">
              <w:rPr>
                <w:rFonts w:ascii="Times New Roman" w:hAnsi="Times New Roman" w:cs="Times New Roman"/>
              </w:rPr>
              <w:t>P42-45</w:t>
            </w:r>
            <w:r w:rsidRPr="0022389B">
              <w:rPr>
                <w:rFonts w:ascii="Times New Roman" w:hAnsi="Times New Roman" w:cs="Times New Roman"/>
                <w:spacing w:val="7"/>
              </w:rPr>
              <w:t xml:space="preserve"> </w:t>
            </w:r>
            <w:r w:rsidRPr="0022389B">
              <w:rPr>
                <w:rFonts w:ascii="Times New Roman" w:hAnsi="Times New Roman" w:cs="Times New Roman"/>
                <w:spacing w:val="-2"/>
              </w:rPr>
              <w:t>(Ni</w:t>
            </w:r>
            <w:r w:rsidR="004559BA" w:rsidRPr="0022389B">
              <w:rPr>
                <w:rFonts w:ascii="Times New Roman" w:hAnsi="Times New Roman" w:cs="Times New Roman"/>
                <w:spacing w:val="-2"/>
                <w:lang w:val="ru-RU"/>
              </w:rPr>
              <w:t xml:space="preserve"> </w:t>
            </w:r>
            <w:r w:rsidRPr="0022389B">
              <w:rPr>
                <w:rFonts w:ascii="Times New Roman" w:hAnsi="Times New Roman" w:cs="Times New Roman"/>
                <w:spacing w:val="-2"/>
              </w:rPr>
              <w:t>Alloy)</w:t>
            </w:r>
          </w:p>
        </w:tc>
        <w:tc>
          <w:tcPr>
            <w:tcW w:w="1847" w:type="dxa"/>
            <w:vAlign w:val="center"/>
          </w:tcPr>
          <w:p w14:paraId="64201AA0"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spacing w:val="-5"/>
              </w:rPr>
              <w:t>All</w:t>
            </w:r>
          </w:p>
        </w:tc>
        <w:tc>
          <w:tcPr>
            <w:tcW w:w="2001" w:type="dxa"/>
            <w:vAlign w:val="center"/>
          </w:tcPr>
          <w:p w14:paraId="3EAA5E51" w14:textId="35C15594" w:rsidR="00D42B47" w:rsidRPr="0022389B" w:rsidRDefault="00E473D6" w:rsidP="00D42B47">
            <w:pPr>
              <w:pStyle w:val="TableParagraph"/>
              <w:spacing w:before="0"/>
              <w:ind w:left="0"/>
              <w:jc w:val="center"/>
              <w:rPr>
                <w:rFonts w:ascii="Times New Roman" w:hAnsi="Times New Roman" w:cs="Times New Roman"/>
              </w:rPr>
            </w:pPr>
            <w:r w:rsidRPr="00A21C1B">
              <w:rPr>
                <w:rFonts w:ascii="Times New Roman" w:hAnsi="Times New Roman" w:cs="Times New Roman"/>
                <w:rPrChange w:id="545" w:author="Marchenko, Sergey [Tengizchevroil]" w:date="2025-08-07T15:24:00Z" w16du:dateUtc="2025-08-07T10:24:00Z">
                  <w:rPr>
                    <w:rFonts w:ascii="Times New Roman" w:hAnsi="Times New Roman" w:cs="Times New Roman"/>
                    <w:highlight w:val="yellow"/>
                  </w:rPr>
                </w:rPrChange>
              </w:rPr>
              <w:t>50</w:t>
            </w:r>
            <w:r w:rsidR="00D42B47" w:rsidRPr="00A21C1B">
              <w:rPr>
                <w:rFonts w:ascii="Times New Roman" w:hAnsi="Times New Roman" w:cs="Times New Roman"/>
                <w:rPrChange w:id="546" w:author="Marchenko, Sergey [Tengizchevroil]" w:date="2025-08-07T15:24:00Z" w16du:dateUtc="2025-08-07T10:24:00Z">
                  <w:rPr>
                    <w:rFonts w:ascii="Times New Roman" w:hAnsi="Times New Roman" w:cs="Times New Roman"/>
                    <w:highlight w:val="yellow"/>
                  </w:rPr>
                </w:rPrChange>
              </w:rPr>
              <w:t>°F</w:t>
            </w:r>
            <w:r w:rsidR="00D42B47" w:rsidRPr="00A21C1B">
              <w:rPr>
                <w:rFonts w:ascii="Times New Roman" w:hAnsi="Times New Roman" w:cs="Times New Roman"/>
                <w:spacing w:val="5"/>
                <w:rPrChange w:id="547" w:author="Marchenko, Sergey [Tengizchevroil]" w:date="2025-08-07T15:24:00Z" w16du:dateUtc="2025-08-07T10:24:00Z">
                  <w:rPr>
                    <w:rFonts w:ascii="Times New Roman" w:hAnsi="Times New Roman" w:cs="Times New Roman"/>
                    <w:spacing w:val="5"/>
                    <w:highlight w:val="yellow"/>
                  </w:rPr>
                </w:rPrChange>
              </w:rPr>
              <w:t xml:space="preserve"> </w:t>
            </w:r>
            <w:r w:rsidR="00D42B47" w:rsidRPr="00A21C1B">
              <w:rPr>
                <w:rFonts w:ascii="Times New Roman" w:hAnsi="Times New Roman" w:cs="Times New Roman"/>
                <w:spacing w:val="-2"/>
                <w:rPrChange w:id="548" w:author="Marchenko, Sergey [Tengizchevroil]" w:date="2025-08-07T15:24:00Z" w16du:dateUtc="2025-08-07T10:24:00Z">
                  <w:rPr>
                    <w:rFonts w:ascii="Times New Roman" w:hAnsi="Times New Roman" w:cs="Times New Roman"/>
                    <w:spacing w:val="-2"/>
                    <w:highlight w:val="yellow"/>
                  </w:rPr>
                </w:rPrChange>
              </w:rPr>
              <w:t>(</w:t>
            </w:r>
            <w:r w:rsidRPr="00A21C1B">
              <w:rPr>
                <w:rFonts w:ascii="Times New Roman" w:hAnsi="Times New Roman" w:cs="Times New Roman"/>
                <w:spacing w:val="-2"/>
                <w:rPrChange w:id="549" w:author="Marchenko, Sergey [Tengizchevroil]" w:date="2025-08-07T15:24:00Z" w16du:dateUtc="2025-08-07T10:24:00Z">
                  <w:rPr>
                    <w:rFonts w:ascii="Times New Roman" w:hAnsi="Times New Roman" w:cs="Times New Roman"/>
                    <w:spacing w:val="-2"/>
                    <w:highlight w:val="yellow"/>
                  </w:rPr>
                </w:rPrChange>
              </w:rPr>
              <w:t>1</w:t>
            </w:r>
            <w:r w:rsidR="00D42B47" w:rsidRPr="00A21C1B">
              <w:rPr>
                <w:rFonts w:ascii="Times New Roman" w:hAnsi="Times New Roman" w:cs="Times New Roman"/>
                <w:spacing w:val="-2"/>
                <w:rPrChange w:id="550" w:author="Marchenko, Sergey [Tengizchevroil]" w:date="2025-08-07T15:24:00Z" w16du:dateUtc="2025-08-07T10:24:00Z">
                  <w:rPr>
                    <w:rFonts w:ascii="Times New Roman" w:hAnsi="Times New Roman" w:cs="Times New Roman"/>
                    <w:spacing w:val="-2"/>
                    <w:highlight w:val="yellow"/>
                  </w:rPr>
                </w:rPrChange>
              </w:rPr>
              <w:t>0°C)</w:t>
            </w:r>
          </w:p>
        </w:tc>
        <w:tc>
          <w:tcPr>
            <w:tcW w:w="4320" w:type="dxa"/>
            <w:vAlign w:val="center"/>
          </w:tcPr>
          <w:p w14:paraId="28F11C60"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No</w:t>
            </w:r>
            <w:r w:rsidRPr="0022389B">
              <w:rPr>
                <w:rFonts w:ascii="Times New Roman" w:hAnsi="Times New Roman" w:cs="Times New Roman"/>
                <w:spacing w:val="4"/>
              </w:rPr>
              <w:t xml:space="preserve"> </w:t>
            </w:r>
            <w:r w:rsidRPr="0022389B">
              <w:rPr>
                <w:rFonts w:ascii="Times New Roman" w:hAnsi="Times New Roman" w:cs="Times New Roman"/>
                <w:spacing w:val="-2"/>
              </w:rPr>
              <w:t>Action</w:t>
            </w:r>
          </w:p>
        </w:tc>
      </w:tr>
      <w:tr w:rsidR="00D42B47" w14:paraId="5EE5ABAD" w14:textId="77777777" w:rsidTr="00032292">
        <w:trPr>
          <w:trHeight w:val="303"/>
        </w:trPr>
        <w:tc>
          <w:tcPr>
            <w:tcW w:w="1782" w:type="dxa"/>
            <w:vAlign w:val="center"/>
          </w:tcPr>
          <w:p w14:paraId="04A06354" w14:textId="77777777" w:rsidR="00D42B47" w:rsidRPr="0022389B" w:rsidRDefault="00D42B47" w:rsidP="00D42B47">
            <w:pPr>
              <w:pStyle w:val="TableParagraph"/>
              <w:spacing w:before="0"/>
              <w:ind w:left="0"/>
              <w:rPr>
                <w:rFonts w:ascii="Times New Roman" w:hAnsi="Times New Roman" w:cs="Times New Roman"/>
              </w:rPr>
            </w:pPr>
            <w:r w:rsidRPr="0022389B">
              <w:rPr>
                <w:rFonts w:ascii="Times New Roman" w:hAnsi="Times New Roman" w:cs="Times New Roman"/>
              </w:rPr>
              <w:t>P51</w:t>
            </w:r>
            <w:r w:rsidRPr="0022389B">
              <w:rPr>
                <w:rFonts w:ascii="Times New Roman" w:hAnsi="Times New Roman" w:cs="Times New Roman"/>
                <w:spacing w:val="4"/>
              </w:rPr>
              <w:t xml:space="preserve"> </w:t>
            </w:r>
            <w:r w:rsidRPr="0022389B">
              <w:rPr>
                <w:rFonts w:ascii="Times New Roman" w:hAnsi="Times New Roman" w:cs="Times New Roman"/>
              </w:rPr>
              <w:t>(Ti</w:t>
            </w:r>
            <w:r w:rsidRPr="0022389B">
              <w:rPr>
                <w:rFonts w:ascii="Times New Roman" w:hAnsi="Times New Roman" w:cs="Times New Roman"/>
                <w:spacing w:val="4"/>
              </w:rPr>
              <w:t xml:space="preserve"> </w:t>
            </w:r>
            <w:r w:rsidRPr="0022389B">
              <w:rPr>
                <w:rFonts w:ascii="Times New Roman" w:hAnsi="Times New Roman" w:cs="Times New Roman"/>
                <w:spacing w:val="-2"/>
              </w:rPr>
              <w:t>alloy)</w:t>
            </w:r>
          </w:p>
        </w:tc>
        <w:tc>
          <w:tcPr>
            <w:tcW w:w="1847" w:type="dxa"/>
            <w:vAlign w:val="center"/>
          </w:tcPr>
          <w:p w14:paraId="180F3947"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spacing w:val="-5"/>
              </w:rPr>
              <w:t>All</w:t>
            </w:r>
          </w:p>
        </w:tc>
        <w:tc>
          <w:tcPr>
            <w:tcW w:w="2001" w:type="dxa"/>
            <w:vAlign w:val="center"/>
          </w:tcPr>
          <w:p w14:paraId="1B150F45"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50°F</w:t>
            </w:r>
            <w:r w:rsidRPr="0022389B">
              <w:rPr>
                <w:rFonts w:ascii="Times New Roman" w:hAnsi="Times New Roman" w:cs="Times New Roman"/>
                <w:spacing w:val="5"/>
              </w:rPr>
              <w:t xml:space="preserve"> </w:t>
            </w:r>
            <w:r w:rsidRPr="0022389B">
              <w:rPr>
                <w:rFonts w:ascii="Times New Roman" w:hAnsi="Times New Roman" w:cs="Times New Roman"/>
                <w:spacing w:val="-2"/>
              </w:rPr>
              <w:t>(10°C)</w:t>
            </w:r>
          </w:p>
        </w:tc>
        <w:tc>
          <w:tcPr>
            <w:tcW w:w="4320" w:type="dxa"/>
            <w:vAlign w:val="center"/>
          </w:tcPr>
          <w:p w14:paraId="11F77F91" w14:textId="77777777" w:rsidR="00D42B47" w:rsidRPr="0022389B" w:rsidRDefault="00D42B47" w:rsidP="00D42B47">
            <w:pPr>
              <w:pStyle w:val="TableParagraph"/>
              <w:spacing w:before="0"/>
              <w:ind w:left="0"/>
              <w:jc w:val="center"/>
              <w:rPr>
                <w:rFonts w:ascii="Times New Roman" w:hAnsi="Times New Roman" w:cs="Times New Roman"/>
              </w:rPr>
            </w:pPr>
            <w:r w:rsidRPr="0022389B">
              <w:rPr>
                <w:rFonts w:ascii="Times New Roman" w:hAnsi="Times New Roman" w:cs="Times New Roman"/>
              </w:rPr>
              <w:t>No</w:t>
            </w:r>
            <w:r w:rsidRPr="0022389B">
              <w:rPr>
                <w:rFonts w:ascii="Times New Roman" w:hAnsi="Times New Roman" w:cs="Times New Roman"/>
                <w:spacing w:val="4"/>
              </w:rPr>
              <w:t xml:space="preserve"> </w:t>
            </w:r>
            <w:r w:rsidRPr="0022389B">
              <w:rPr>
                <w:rFonts w:ascii="Times New Roman" w:hAnsi="Times New Roman" w:cs="Times New Roman"/>
                <w:spacing w:val="-2"/>
              </w:rPr>
              <w:t>Action</w:t>
            </w:r>
          </w:p>
        </w:tc>
      </w:tr>
    </w:tbl>
    <w:p w14:paraId="60DB1C11" w14:textId="730C7055" w:rsidR="00213BC6" w:rsidRPr="009A7C8F" w:rsidRDefault="00213BC6" w:rsidP="009A7C8F">
      <w:pPr>
        <w:pStyle w:val="ListParagraph"/>
        <w:spacing w:before="120" w:after="120"/>
        <w:ind w:left="1134" w:hanging="425"/>
      </w:pPr>
      <w:r w:rsidRPr="009A7C8F">
        <w:rPr>
          <w:b/>
        </w:rPr>
        <w:t xml:space="preserve">21.1-2 - </w:t>
      </w:r>
      <w:r w:rsidRPr="009A7C8F">
        <w:t xml:space="preserve">If welding is interrupted for more than three minutes without maintenance of minimum preheat, the requirements of </w:t>
      </w:r>
      <w:hyperlink w:anchor="_bookmark61" w:history="1">
        <w:r w:rsidRPr="009A7C8F">
          <w:rPr>
            <w:rStyle w:val="Hyperlink"/>
          </w:rPr>
          <w:t>Table</w:t>
        </w:r>
        <w:r w:rsidR="00F30CA7" w:rsidRPr="009A7C8F">
          <w:rPr>
            <w:rStyle w:val="Hyperlink"/>
          </w:rPr>
          <w:t xml:space="preserve"> </w:t>
        </w:r>
        <w:r w:rsidRPr="009A7C8F">
          <w:rPr>
            <w:rStyle w:val="Hyperlink"/>
          </w:rPr>
          <w:t>11</w:t>
        </w:r>
      </w:hyperlink>
      <w:r w:rsidRPr="009A7C8F">
        <w:t xml:space="preserve"> shall apply.</w:t>
      </w:r>
    </w:p>
    <w:p w14:paraId="50D09EAD" w14:textId="606FE35B" w:rsidR="00213BC6" w:rsidRPr="009A7C8F" w:rsidRDefault="00213BC6" w:rsidP="009A7C8F">
      <w:pPr>
        <w:pStyle w:val="ListParagraph"/>
        <w:spacing w:before="120" w:after="120"/>
        <w:ind w:left="1418" w:hanging="284"/>
      </w:pPr>
      <w:r w:rsidRPr="009A7C8F">
        <w:rPr>
          <w:b/>
        </w:rPr>
        <w:t xml:space="preserve">21.1-2.1 - </w:t>
      </w:r>
      <w:r w:rsidRPr="009A7C8F">
        <w:t xml:space="preserve">If welding is interrupted prior to completing a minimum of </w:t>
      </w:r>
      <w:r w:rsidR="00EE3CDB" w:rsidRPr="009A7C8F">
        <w:t>0.375-inch</w:t>
      </w:r>
      <w:r w:rsidRPr="009A7C8F">
        <w:t xml:space="preserve"> (10 mm) weld deposit or 25 percent of the overall joint thickness (whichever is less), a visual examination of the weld and surface nondestructive examination (NDE) (liquid penetrant examination [PT] or magnetic particle testing [MT]) shall be performed to assure that no visible cracks have formed.</w:t>
      </w:r>
    </w:p>
    <w:p w14:paraId="16A0FFEB" w14:textId="42A1BB05" w:rsidR="000D6233" w:rsidRPr="009A7C8F" w:rsidRDefault="000D6233" w:rsidP="009A7C8F">
      <w:pPr>
        <w:pStyle w:val="ListParagraph"/>
        <w:spacing w:before="120" w:after="120"/>
        <w:ind w:left="1418" w:hanging="284"/>
      </w:pPr>
      <w:r w:rsidRPr="009A7C8F">
        <w:rPr>
          <w:b/>
        </w:rPr>
        <w:t xml:space="preserve">21.1-2.2 - </w:t>
      </w:r>
      <w:r w:rsidRPr="009A7C8F">
        <w:t xml:space="preserve">The weld shall be preheated to the required temperature in </w:t>
      </w:r>
      <w:hyperlink w:anchor="_bookmark61" w:history="1">
        <w:r w:rsidRPr="009A7C8F">
          <w:rPr>
            <w:rStyle w:val="Hyperlink"/>
          </w:rPr>
          <w:t>Table 11</w:t>
        </w:r>
      </w:hyperlink>
      <w:r w:rsidRPr="009A7C8F">
        <w:t xml:space="preserve"> before welding is resumed.</w:t>
      </w:r>
    </w:p>
    <w:p w14:paraId="79B1D2DD" w14:textId="650EA7C4" w:rsidR="000D6233" w:rsidRPr="009A7C8F" w:rsidRDefault="000D6233" w:rsidP="009A7C8F">
      <w:pPr>
        <w:pStyle w:val="ListParagraph"/>
        <w:spacing w:before="120" w:after="120"/>
        <w:ind w:left="1418" w:hanging="284"/>
      </w:pPr>
      <w:r w:rsidRPr="009A7C8F">
        <w:rPr>
          <w:b/>
        </w:rPr>
        <w:t xml:space="preserve">21.1-2.3 - </w:t>
      </w:r>
      <w:r w:rsidRPr="009A7C8F">
        <w:t xml:space="preserve">For the purposes of in-process examination, welding preheat may be lowered to 200°F (93°C) for magnetic particle testing (MT) for P1-P5B materials without the need for additional action, so long as preheat raised to required minimum preheat temperature per </w:t>
      </w:r>
      <w:hyperlink w:anchor="_bookmark61" w:history="1">
        <w:r w:rsidRPr="009A7C8F">
          <w:rPr>
            <w:rStyle w:val="Hyperlink"/>
          </w:rPr>
          <w:t>Table 11</w:t>
        </w:r>
      </w:hyperlink>
      <w:r w:rsidRPr="009A7C8F">
        <w:t xml:space="preserve"> after examination is complete and prior to resuming welding activity.</w:t>
      </w:r>
    </w:p>
    <w:p w14:paraId="54BA63A4" w14:textId="3A22C49F" w:rsidR="000D6233" w:rsidRPr="009A7C8F" w:rsidRDefault="000D6233" w:rsidP="009A7C8F">
      <w:pPr>
        <w:pStyle w:val="ListParagraph"/>
        <w:spacing w:before="120" w:after="120"/>
        <w:ind w:left="1134" w:hanging="425"/>
      </w:pPr>
      <w:r w:rsidRPr="009A7C8F">
        <w:rPr>
          <w:b/>
        </w:rPr>
        <w:t xml:space="preserve">21.1-3 - </w:t>
      </w:r>
      <w:r w:rsidRPr="009A7C8F">
        <w:t>When required dehydrogenation heat treatment (DHT) or intermediate stress relief (ISR) shall be conducted as follows:</w:t>
      </w:r>
    </w:p>
    <w:p w14:paraId="0D8D6C23" w14:textId="2B0F6286" w:rsidR="000D6233" w:rsidRPr="009A7C8F" w:rsidRDefault="000D6233" w:rsidP="009A7C8F">
      <w:pPr>
        <w:pStyle w:val="ListParagraph"/>
        <w:spacing w:before="120" w:after="120"/>
        <w:ind w:left="1418" w:hanging="284"/>
      </w:pPr>
      <w:r w:rsidRPr="009A7C8F">
        <w:rPr>
          <w:b/>
        </w:rPr>
        <w:t xml:space="preserve">21.1-3.1 - </w:t>
      </w:r>
      <w:r w:rsidRPr="009A7C8F">
        <w:t xml:space="preserve">For dehydrogenation heat treatment (DHT) welds shall be heated to </w:t>
      </w:r>
      <w:r w:rsidR="0068414B" w:rsidRPr="00013609">
        <w:t>600°F ±25°F (315°C ±15°C)</w:t>
      </w:r>
      <w:r w:rsidR="0068414B" w:rsidRPr="00013609">
        <w:rPr>
          <w:sz w:val="20"/>
          <w:szCs w:val="20"/>
        </w:rPr>
        <w:t xml:space="preserve"> </w:t>
      </w:r>
      <w:r w:rsidRPr="009A7C8F">
        <w:t>and held for two hours minimum.</w:t>
      </w:r>
    </w:p>
    <w:p w14:paraId="057A413A" w14:textId="1E60EFF4" w:rsidR="000D6233" w:rsidRPr="009A7C8F" w:rsidRDefault="000D6233" w:rsidP="009A7C8F">
      <w:pPr>
        <w:pStyle w:val="ListParagraph"/>
        <w:spacing w:before="120" w:after="120"/>
        <w:ind w:left="1418" w:hanging="284"/>
      </w:pPr>
      <w:r w:rsidRPr="009A7C8F">
        <w:rPr>
          <w:b/>
        </w:rPr>
        <w:t xml:space="preserve">21.1-3.2 - </w:t>
      </w:r>
      <w:r w:rsidRPr="009A7C8F">
        <w:t>For intermediate stress relief (ISR), welds shall be heated to 1000-1200°F (538-649°C) and held for 15 minutes. Heating rates above 600°F (31</w:t>
      </w:r>
      <w:r w:rsidR="00013609">
        <w:t>5</w:t>
      </w:r>
      <w:r w:rsidRPr="009A7C8F">
        <w:t>°C) shall be no greater than 400°F (204°C) per hour per inch.</w:t>
      </w:r>
    </w:p>
    <w:p w14:paraId="3E24FEA0" w14:textId="5F3924F0" w:rsidR="000D6233" w:rsidRPr="009A7C8F" w:rsidRDefault="000D6233" w:rsidP="009A7C8F">
      <w:pPr>
        <w:pStyle w:val="ListParagraph"/>
        <w:spacing w:before="120" w:after="120"/>
        <w:ind w:left="1418" w:hanging="284"/>
      </w:pPr>
      <w:r w:rsidRPr="009A7C8F">
        <w:rPr>
          <w:b/>
        </w:rPr>
        <w:t xml:space="preserve">21.1-3.3 - </w:t>
      </w:r>
      <w:r w:rsidRPr="009A7C8F">
        <w:t>The weld may then be cooled under insulations to ambient temperature for NDE prior to resuming preheat for welding or final PWHT.</w:t>
      </w:r>
    </w:p>
    <w:p w14:paraId="2C490E94" w14:textId="77777777" w:rsidR="000D6233" w:rsidRPr="009A7C8F" w:rsidRDefault="000D6233" w:rsidP="009A7C8F">
      <w:pPr>
        <w:pStyle w:val="ListParagraph"/>
        <w:spacing w:before="120" w:after="120"/>
        <w:ind w:left="1134" w:hanging="425"/>
      </w:pPr>
      <w:r w:rsidRPr="009A7C8F">
        <w:rPr>
          <w:b/>
        </w:rPr>
        <w:lastRenderedPageBreak/>
        <w:t xml:space="preserve">21.1-4 - </w:t>
      </w:r>
      <w:r w:rsidRPr="009A7C8F">
        <w:t>For P5B materials (9Cr-1Mo), weldment must be cooled to below 200°F upon completion of welding and prior to PWHT.</w:t>
      </w:r>
    </w:p>
    <w:p w14:paraId="50621706" w14:textId="77777777" w:rsidR="00DF3540" w:rsidRPr="009A7C8F" w:rsidRDefault="00DF3540">
      <w:pPr>
        <w:pStyle w:val="Heading2"/>
        <w:numPr>
          <w:ilvl w:val="1"/>
          <w:numId w:val="67"/>
        </w:numPr>
        <w:spacing w:before="240" w:after="240"/>
        <w:ind w:left="851" w:hanging="707"/>
        <w:rPr>
          <w:sz w:val="22"/>
          <w:szCs w:val="22"/>
        </w:rPr>
      </w:pPr>
      <w:bookmarkStart w:id="551" w:name="_Toc205628089"/>
      <w:bookmarkStart w:id="552" w:name="_Hlk165664645"/>
      <w:r w:rsidRPr="009A7C8F">
        <w:rPr>
          <w:sz w:val="22"/>
          <w:szCs w:val="22"/>
        </w:rPr>
        <w:t>Interpass Temperature</w:t>
      </w:r>
      <w:r w:rsidRPr="009A7C8F">
        <w:rPr>
          <w:spacing w:val="14"/>
          <w:sz w:val="22"/>
          <w:szCs w:val="22"/>
        </w:rPr>
        <w:t xml:space="preserve"> </w:t>
      </w:r>
      <w:r w:rsidRPr="009A7C8F">
        <w:rPr>
          <w:spacing w:val="-2"/>
          <w:sz w:val="22"/>
          <w:szCs w:val="22"/>
        </w:rPr>
        <w:t>Control</w:t>
      </w:r>
      <w:bookmarkEnd w:id="551"/>
    </w:p>
    <w:p w14:paraId="3BA6F68A" w14:textId="01C6200F" w:rsidR="009A7C8F" w:rsidRPr="00E87BF9" w:rsidRDefault="00DF3540" w:rsidP="00E87BF9">
      <w:pPr>
        <w:pStyle w:val="BodyText"/>
        <w:spacing w:before="120" w:after="120"/>
        <w:ind w:left="1134" w:hanging="425"/>
        <w:rPr>
          <w:color w:val="333333"/>
          <w:sz w:val="22"/>
          <w:szCs w:val="22"/>
        </w:rPr>
      </w:pPr>
      <w:bookmarkStart w:id="553" w:name="21.2___Interpass_Temperature_Control"/>
      <w:bookmarkStart w:id="554" w:name="_bookmark62"/>
      <w:bookmarkEnd w:id="552"/>
      <w:bookmarkEnd w:id="553"/>
      <w:bookmarkEnd w:id="554"/>
      <w:r w:rsidRPr="009A7C8F">
        <w:rPr>
          <w:b/>
          <w:sz w:val="22"/>
          <w:szCs w:val="22"/>
        </w:rPr>
        <w:t>21.2-1</w:t>
      </w:r>
      <w:r w:rsidRPr="009A7C8F">
        <w:rPr>
          <w:b/>
          <w:spacing w:val="33"/>
          <w:sz w:val="22"/>
          <w:szCs w:val="22"/>
        </w:rPr>
        <w:t xml:space="preserve"> </w:t>
      </w:r>
      <w:r w:rsidRPr="009A7C8F">
        <w:rPr>
          <w:b/>
          <w:sz w:val="22"/>
          <w:szCs w:val="22"/>
        </w:rPr>
        <w:t xml:space="preserve">- </w:t>
      </w:r>
      <w:r w:rsidRPr="009A7C8F">
        <w:rPr>
          <w:color w:val="333333"/>
          <w:sz w:val="22"/>
          <w:szCs w:val="22"/>
        </w:rPr>
        <w:t>Interpass</w:t>
      </w:r>
      <w:r w:rsidRPr="009A7C8F">
        <w:rPr>
          <w:color w:val="333333"/>
          <w:spacing w:val="24"/>
          <w:sz w:val="22"/>
          <w:szCs w:val="22"/>
        </w:rPr>
        <w:t xml:space="preserve"> </w:t>
      </w:r>
      <w:r w:rsidRPr="009A7C8F">
        <w:rPr>
          <w:color w:val="333333"/>
          <w:sz w:val="22"/>
          <w:szCs w:val="22"/>
        </w:rPr>
        <w:t>welding</w:t>
      </w:r>
      <w:r w:rsidRPr="009A7C8F">
        <w:rPr>
          <w:color w:val="333333"/>
          <w:spacing w:val="24"/>
          <w:sz w:val="22"/>
          <w:szCs w:val="22"/>
        </w:rPr>
        <w:t xml:space="preserve"> </w:t>
      </w:r>
      <w:r w:rsidRPr="009A7C8F">
        <w:rPr>
          <w:color w:val="333333"/>
          <w:sz w:val="22"/>
          <w:szCs w:val="22"/>
        </w:rPr>
        <w:t>temperatures</w:t>
      </w:r>
      <w:r w:rsidRPr="009A7C8F">
        <w:rPr>
          <w:color w:val="333333"/>
          <w:spacing w:val="24"/>
          <w:sz w:val="22"/>
          <w:szCs w:val="22"/>
        </w:rPr>
        <w:t xml:space="preserve"> </w:t>
      </w:r>
      <w:r w:rsidRPr="009A7C8F">
        <w:rPr>
          <w:color w:val="333333"/>
          <w:sz w:val="22"/>
          <w:szCs w:val="22"/>
        </w:rPr>
        <w:t>shall</w:t>
      </w:r>
      <w:r w:rsidRPr="009A7C8F">
        <w:rPr>
          <w:color w:val="333333"/>
          <w:spacing w:val="24"/>
          <w:sz w:val="22"/>
          <w:szCs w:val="22"/>
        </w:rPr>
        <w:t xml:space="preserve"> </w:t>
      </w:r>
      <w:r w:rsidRPr="009A7C8F">
        <w:rPr>
          <w:color w:val="333333"/>
          <w:sz w:val="22"/>
          <w:szCs w:val="22"/>
        </w:rPr>
        <w:t>be</w:t>
      </w:r>
      <w:r w:rsidRPr="009A7C8F">
        <w:rPr>
          <w:color w:val="333333"/>
          <w:spacing w:val="24"/>
          <w:sz w:val="22"/>
          <w:szCs w:val="22"/>
        </w:rPr>
        <w:t xml:space="preserve"> </w:t>
      </w:r>
      <w:r w:rsidRPr="009A7C8F">
        <w:rPr>
          <w:color w:val="333333"/>
          <w:sz w:val="22"/>
          <w:szCs w:val="22"/>
        </w:rPr>
        <w:t>monitored</w:t>
      </w:r>
      <w:r w:rsidRPr="009A7C8F">
        <w:rPr>
          <w:color w:val="333333"/>
          <w:spacing w:val="24"/>
          <w:sz w:val="22"/>
          <w:szCs w:val="22"/>
        </w:rPr>
        <w:t xml:space="preserve"> </w:t>
      </w:r>
      <w:r w:rsidRPr="009A7C8F">
        <w:rPr>
          <w:color w:val="333333"/>
          <w:sz w:val="22"/>
          <w:szCs w:val="22"/>
        </w:rPr>
        <w:t>when</w:t>
      </w:r>
      <w:r w:rsidRPr="009A7C8F">
        <w:rPr>
          <w:color w:val="333333"/>
          <w:spacing w:val="24"/>
          <w:sz w:val="22"/>
          <w:szCs w:val="22"/>
        </w:rPr>
        <w:t xml:space="preserve"> </w:t>
      </w:r>
      <w:r w:rsidRPr="009A7C8F">
        <w:rPr>
          <w:color w:val="333333"/>
          <w:sz w:val="22"/>
          <w:szCs w:val="22"/>
        </w:rPr>
        <w:t>required</w:t>
      </w:r>
      <w:r w:rsidRPr="009A7C8F">
        <w:rPr>
          <w:color w:val="333333"/>
          <w:spacing w:val="24"/>
          <w:sz w:val="22"/>
          <w:szCs w:val="22"/>
        </w:rPr>
        <w:t xml:space="preserve"> </w:t>
      </w:r>
      <w:r w:rsidRPr="009A7C8F">
        <w:rPr>
          <w:color w:val="333333"/>
          <w:sz w:val="22"/>
          <w:szCs w:val="22"/>
        </w:rPr>
        <w:t xml:space="preserve">by </w:t>
      </w:r>
      <w:hyperlink w:anchor="_bookmark63" w:history="1">
        <w:r w:rsidRPr="009A7C8F">
          <w:rPr>
            <w:sz w:val="22"/>
            <w:szCs w:val="22"/>
            <w:u w:val="single"/>
          </w:rPr>
          <w:t>Table</w:t>
        </w:r>
        <w:r w:rsidRPr="009A7C8F">
          <w:rPr>
            <w:spacing w:val="24"/>
            <w:sz w:val="22"/>
            <w:szCs w:val="22"/>
            <w:u w:val="single"/>
          </w:rPr>
          <w:t xml:space="preserve"> </w:t>
        </w:r>
        <w:r w:rsidRPr="009A7C8F">
          <w:rPr>
            <w:sz w:val="22"/>
            <w:szCs w:val="22"/>
            <w:u w:val="single"/>
          </w:rPr>
          <w:t>12</w:t>
        </w:r>
      </w:hyperlink>
      <w:r w:rsidRPr="009A7C8F">
        <w:rPr>
          <w:color w:val="333333"/>
          <w:sz w:val="22"/>
          <w:szCs w:val="22"/>
        </w:rPr>
        <w:t>.</w:t>
      </w:r>
      <w:r w:rsidRPr="009A7C8F">
        <w:rPr>
          <w:color w:val="333333"/>
          <w:spacing w:val="35"/>
          <w:sz w:val="22"/>
          <w:szCs w:val="22"/>
        </w:rPr>
        <w:t xml:space="preserve"> </w:t>
      </w:r>
      <w:r w:rsidRPr="009A7C8F">
        <w:rPr>
          <w:color w:val="333333"/>
          <w:sz w:val="22"/>
          <w:szCs w:val="22"/>
        </w:rPr>
        <w:t>Maximum</w:t>
      </w:r>
      <w:r w:rsidRPr="009A7C8F">
        <w:rPr>
          <w:color w:val="333333"/>
          <w:spacing w:val="24"/>
          <w:sz w:val="22"/>
          <w:szCs w:val="22"/>
        </w:rPr>
        <w:t xml:space="preserve"> </w:t>
      </w:r>
      <w:r w:rsidRPr="009A7C8F">
        <w:rPr>
          <w:color w:val="333333"/>
          <w:sz w:val="22"/>
          <w:szCs w:val="22"/>
        </w:rPr>
        <w:t>interpass temperatures shall be specified on the welding procedure specification (WPS) and procedure qualification record (PQR)</w:t>
      </w:r>
      <w:r w:rsidRPr="009A7C8F">
        <w:rPr>
          <w:color w:val="333333"/>
          <w:spacing w:val="40"/>
          <w:sz w:val="22"/>
          <w:szCs w:val="22"/>
        </w:rPr>
        <w:t xml:space="preserve"> </w:t>
      </w:r>
      <w:r w:rsidRPr="009A7C8F">
        <w:rPr>
          <w:color w:val="333333"/>
          <w:sz w:val="22"/>
          <w:szCs w:val="22"/>
        </w:rPr>
        <w:t xml:space="preserve">when required by </w:t>
      </w:r>
      <w:hyperlink w:anchor="_bookmark63" w:history="1">
        <w:r w:rsidRPr="009A7C8F">
          <w:rPr>
            <w:sz w:val="22"/>
            <w:szCs w:val="22"/>
            <w:u w:val="single"/>
          </w:rPr>
          <w:t>Table 12</w:t>
        </w:r>
      </w:hyperlink>
      <w:r w:rsidRPr="009A7C8F">
        <w:rPr>
          <w:color w:val="333333"/>
          <w:sz w:val="22"/>
          <w:szCs w:val="22"/>
        </w:rPr>
        <w:t>.</w:t>
      </w:r>
    </w:p>
    <w:p w14:paraId="471E4C6E" w14:textId="77777777" w:rsidR="00DF3540" w:rsidRPr="009A7C8F" w:rsidRDefault="00DF3540" w:rsidP="009A7C8F">
      <w:pPr>
        <w:spacing w:before="120" w:after="240"/>
        <w:ind w:left="709"/>
        <w:rPr>
          <w:b/>
        </w:rPr>
      </w:pPr>
      <w:r w:rsidRPr="009A7C8F">
        <w:rPr>
          <w:b/>
        </w:rPr>
        <w:t>Table</w:t>
      </w:r>
      <w:r w:rsidRPr="009A7C8F">
        <w:rPr>
          <w:b/>
          <w:spacing w:val="15"/>
        </w:rPr>
        <w:t xml:space="preserve"> </w:t>
      </w:r>
      <w:r w:rsidRPr="009A7C8F">
        <w:rPr>
          <w:b/>
          <w:iCs/>
        </w:rPr>
        <w:t>12:</w:t>
      </w:r>
      <w:r w:rsidRPr="009A7C8F">
        <w:rPr>
          <w:b/>
          <w:spacing w:val="3"/>
        </w:rPr>
        <w:t xml:space="preserve"> </w:t>
      </w:r>
      <w:r w:rsidRPr="009A7C8F">
        <w:rPr>
          <w:b/>
        </w:rPr>
        <w:t>Maximum</w:t>
      </w:r>
      <w:r w:rsidRPr="009A7C8F">
        <w:rPr>
          <w:b/>
          <w:spacing w:val="10"/>
        </w:rPr>
        <w:t xml:space="preserve"> </w:t>
      </w:r>
      <w:r w:rsidRPr="009A7C8F">
        <w:rPr>
          <w:b/>
        </w:rPr>
        <w:t>Interpass</w:t>
      </w:r>
      <w:r w:rsidRPr="009A7C8F">
        <w:rPr>
          <w:b/>
          <w:spacing w:val="9"/>
        </w:rPr>
        <w:t xml:space="preserve"> </w:t>
      </w:r>
      <w:r w:rsidRPr="009A7C8F">
        <w:rPr>
          <w:b/>
          <w:spacing w:val="-2"/>
        </w:rPr>
        <w:t>Temperature</w:t>
      </w:r>
    </w:p>
    <w:tbl>
      <w:tblPr>
        <w:tblW w:w="0" w:type="auto"/>
        <w:tblInd w:w="55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088"/>
        <w:gridCol w:w="3449"/>
        <w:gridCol w:w="4363"/>
      </w:tblGrid>
      <w:tr w:rsidR="00A57AF9" w:rsidRPr="00E01907" w14:paraId="5B38D59C" w14:textId="77777777" w:rsidTr="00FB302F">
        <w:trPr>
          <w:trHeight w:val="287"/>
        </w:trPr>
        <w:tc>
          <w:tcPr>
            <w:tcW w:w="2088" w:type="dxa"/>
            <w:shd w:val="clear" w:color="auto" w:fill="F0F0F0"/>
            <w:vAlign w:val="center"/>
          </w:tcPr>
          <w:p w14:paraId="6834F204" w14:textId="77777777" w:rsidR="00A57AF9" w:rsidRPr="0022389B" w:rsidRDefault="00A57AF9" w:rsidP="00E01907">
            <w:pPr>
              <w:pStyle w:val="TableParagraph"/>
              <w:spacing w:before="0"/>
              <w:ind w:left="0"/>
              <w:jc w:val="center"/>
              <w:rPr>
                <w:rFonts w:ascii="Times New Roman" w:hAnsi="Times New Roman" w:cs="Times New Roman"/>
                <w:b/>
              </w:rPr>
            </w:pPr>
            <w:r w:rsidRPr="0022389B">
              <w:rPr>
                <w:rFonts w:ascii="Times New Roman" w:hAnsi="Times New Roman" w:cs="Times New Roman"/>
                <w:b/>
              </w:rPr>
              <w:t>Materials</w:t>
            </w:r>
            <w:r w:rsidRPr="0022389B">
              <w:rPr>
                <w:rFonts w:ascii="Times New Roman" w:hAnsi="Times New Roman" w:cs="Times New Roman"/>
                <w:b/>
                <w:spacing w:val="6"/>
              </w:rPr>
              <w:t xml:space="preserve"> </w:t>
            </w:r>
            <w:r w:rsidRPr="0022389B">
              <w:rPr>
                <w:rFonts w:ascii="Times New Roman" w:hAnsi="Times New Roman" w:cs="Times New Roman"/>
                <w:b/>
              </w:rPr>
              <w:t>P</w:t>
            </w:r>
            <w:r w:rsidRPr="0022389B">
              <w:rPr>
                <w:rFonts w:ascii="Times New Roman" w:hAnsi="Times New Roman" w:cs="Times New Roman"/>
                <w:b/>
                <w:spacing w:val="5"/>
              </w:rPr>
              <w:t xml:space="preserve"> </w:t>
            </w:r>
            <w:r w:rsidRPr="0022389B">
              <w:rPr>
                <w:rFonts w:ascii="Times New Roman" w:hAnsi="Times New Roman" w:cs="Times New Roman"/>
                <w:b/>
                <w:spacing w:val="-2"/>
              </w:rPr>
              <w:t>Number</w:t>
            </w:r>
          </w:p>
        </w:tc>
        <w:tc>
          <w:tcPr>
            <w:tcW w:w="3449" w:type="dxa"/>
            <w:shd w:val="clear" w:color="auto" w:fill="F0F0F0"/>
            <w:vAlign w:val="center"/>
          </w:tcPr>
          <w:p w14:paraId="523569BB" w14:textId="77777777" w:rsidR="00A57AF9" w:rsidRPr="0022389B" w:rsidRDefault="00A57AF9" w:rsidP="00E01907">
            <w:pPr>
              <w:pStyle w:val="TableParagraph"/>
              <w:spacing w:before="0"/>
              <w:ind w:left="0"/>
              <w:jc w:val="center"/>
              <w:rPr>
                <w:rFonts w:ascii="Times New Roman" w:hAnsi="Times New Roman" w:cs="Times New Roman"/>
                <w:b/>
              </w:rPr>
            </w:pPr>
            <w:r w:rsidRPr="0022389B">
              <w:rPr>
                <w:rFonts w:ascii="Times New Roman" w:hAnsi="Times New Roman" w:cs="Times New Roman"/>
                <w:b/>
              </w:rPr>
              <w:t>Required</w:t>
            </w:r>
            <w:r w:rsidRPr="0022389B">
              <w:rPr>
                <w:rFonts w:ascii="Times New Roman" w:hAnsi="Times New Roman" w:cs="Times New Roman"/>
                <w:b/>
                <w:spacing w:val="9"/>
              </w:rPr>
              <w:t xml:space="preserve"> </w:t>
            </w:r>
            <w:r w:rsidRPr="0022389B">
              <w:rPr>
                <w:rFonts w:ascii="Times New Roman" w:hAnsi="Times New Roman" w:cs="Times New Roman"/>
                <w:b/>
                <w:spacing w:val="-2"/>
              </w:rPr>
              <w:t>Monitoring</w:t>
            </w:r>
          </w:p>
        </w:tc>
        <w:tc>
          <w:tcPr>
            <w:tcW w:w="4363" w:type="dxa"/>
            <w:shd w:val="clear" w:color="auto" w:fill="F0F0F0"/>
            <w:vAlign w:val="center"/>
          </w:tcPr>
          <w:p w14:paraId="66260273" w14:textId="77777777" w:rsidR="00A57AF9" w:rsidRPr="0022389B" w:rsidRDefault="00A57AF9" w:rsidP="00E01907">
            <w:pPr>
              <w:pStyle w:val="TableParagraph"/>
              <w:spacing w:before="0"/>
              <w:ind w:left="0"/>
              <w:jc w:val="center"/>
              <w:rPr>
                <w:rFonts w:ascii="Times New Roman" w:hAnsi="Times New Roman" w:cs="Times New Roman"/>
                <w:b/>
              </w:rPr>
            </w:pPr>
            <w:r w:rsidRPr="0022389B">
              <w:rPr>
                <w:rFonts w:ascii="Times New Roman" w:hAnsi="Times New Roman" w:cs="Times New Roman"/>
                <w:b/>
              </w:rPr>
              <w:t>Maximum</w:t>
            </w:r>
            <w:r w:rsidRPr="0022389B">
              <w:rPr>
                <w:rFonts w:ascii="Times New Roman" w:hAnsi="Times New Roman" w:cs="Times New Roman"/>
                <w:b/>
                <w:spacing w:val="10"/>
              </w:rPr>
              <w:t xml:space="preserve"> </w:t>
            </w:r>
            <w:r w:rsidRPr="0022389B">
              <w:rPr>
                <w:rFonts w:ascii="Times New Roman" w:hAnsi="Times New Roman" w:cs="Times New Roman"/>
                <w:b/>
              </w:rPr>
              <w:t>Interpass</w:t>
            </w:r>
            <w:r w:rsidRPr="0022389B">
              <w:rPr>
                <w:rFonts w:ascii="Times New Roman" w:hAnsi="Times New Roman" w:cs="Times New Roman"/>
                <w:b/>
                <w:spacing w:val="10"/>
              </w:rPr>
              <w:t xml:space="preserve"> </w:t>
            </w:r>
            <w:r w:rsidRPr="0022389B">
              <w:rPr>
                <w:rFonts w:ascii="Times New Roman" w:hAnsi="Times New Roman" w:cs="Times New Roman"/>
                <w:b/>
                <w:spacing w:val="-2"/>
              </w:rPr>
              <w:t>Temperature</w:t>
            </w:r>
          </w:p>
        </w:tc>
      </w:tr>
      <w:tr w:rsidR="00A57AF9" w:rsidRPr="00E01907" w14:paraId="1A41AE36" w14:textId="77777777" w:rsidTr="00FB302F">
        <w:trPr>
          <w:trHeight w:val="303"/>
        </w:trPr>
        <w:tc>
          <w:tcPr>
            <w:tcW w:w="2088" w:type="dxa"/>
            <w:vAlign w:val="center"/>
          </w:tcPr>
          <w:p w14:paraId="2E67A7BA" w14:textId="77777777" w:rsidR="00A57AF9" w:rsidRPr="0022389B" w:rsidRDefault="00A57AF9" w:rsidP="00E01907">
            <w:pPr>
              <w:pStyle w:val="TableParagraph"/>
              <w:spacing w:before="0"/>
              <w:ind w:left="0"/>
              <w:rPr>
                <w:rFonts w:ascii="Times New Roman" w:hAnsi="Times New Roman" w:cs="Times New Roman"/>
              </w:rPr>
            </w:pPr>
            <w:r w:rsidRPr="0022389B">
              <w:rPr>
                <w:rFonts w:ascii="Times New Roman" w:hAnsi="Times New Roman" w:cs="Times New Roman"/>
              </w:rPr>
              <w:t>P1</w:t>
            </w:r>
            <w:r w:rsidRPr="0022389B">
              <w:rPr>
                <w:rFonts w:ascii="Times New Roman" w:hAnsi="Times New Roman" w:cs="Times New Roman"/>
                <w:spacing w:val="6"/>
              </w:rPr>
              <w:t xml:space="preserve"> </w:t>
            </w:r>
            <w:r w:rsidRPr="0022389B">
              <w:rPr>
                <w:rFonts w:ascii="Times New Roman" w:hAnsi="Times New Roman" w:cs="Times New Roman"/>
              </w:rPr>
              <w:t>(Carbon</w:t>
            </w:r>
            <w:r w:rsidRPr="0022389B">
              <w:rPr>
                <w:rFonts w:ascii="Times New Roman" w:hAnsi="Times New Roman" w:cs="Times New Roman"/>
                <w:spacing w:val="6"/>
              </w:rPr>
              <w:t xml:space="preserve"> </w:t>
            </w:r>
            <w:r w:rsidRPr="0022389B">
              <w:rPr>
                <w:rFonts w:ascii="Times New Roman" w:hAnsi="Times New Roman" w:cs="Times New Roman"/>
                <w:spacing w:val="-2"/>
              </w:rPr>
              <w:t>Steel)</w:t>
            </w:r>
          </w:p>
        </w:tc>
        <w:tc>
          <w:tcPr>
            <w:tcW w:w="3449" w:type="dxa"/>
            <w:vAlign w:val="center"/>
          </w:tcPr>
          <w:p w14:paraId="599A4D2E"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When</w:t>
            </w:r>
            <w:r w:rsidRPr="0022389B">
              <w:rPr>
                <w:rFonts w:ascii="Times New Roman" w:hAnsi="Times New Roman" w:cs="Times New Roman"/>
                <w:spacing w:val="6"/>
              </w:rPr>
              <w:t xml:space="preserve"> </w:t>
            </w:r>
            <w:r w:rsidRPr="0022389B">
              <w:rPr>
                <w:rFonts w:ascii="Times New Roman" w:hAnsi="Times New Roman" w:cs="Times New Roman"/>
              </w:rPr>
              <w:t>Impact</w:t>
            </w:r>
            <w:r w:rsidRPr="0022389B">
              <w:rPr>
                <w:rFonts w:ascii="Times New Roman" w:hAnsi="Times New Roman" w:cs="Times New Roman"/>
                <w:spacing w:val="6"/>
              </w:rPr>
              <w:t xml:space="preserve"> </w:t>
            </w:r>
            <w:r w:rsidRPr="0022389B">
              <w:rPr>
                <w:rFonts w:ascii="Times New Roman" w:hAnsi="Times New Roman" w:cs="Times New Roman"/>
              </w:rPr>
              <w:t>Testing</w:t>
            </w:r>
            <w:r w:rsidRPr="0022389B">
              <w:rPr>
                <w:rFonts w:ascii="Times New Roman" w:hAnsi="Times New Roman" w:cs="Times New Roman"/>
                <w:spacing w:val="6"/>
              </w:rPr>
              <w:t xml:space="preserve"> </w:t>
            </w:r>
            <w:r w:rsidRPr="0022389B">
              <w:rPr>
                <w:rFonts w:ascii="Times New Roman" w:hAnsi="Times New Roman" w:cs="Times New Roman"/>
              </w:rPr>
              <w:t>is</w:t>
            </w:r>
            <w:r w:rsidRPr="0022389B">
              <w:rPr>
                <w:rFonts w:ascii="Times New Roman" w:hAnsi="Times New Roman" w:cs="Times New Roman"/>
                <w:spacing w:val="6"/>
              </w:rPr>
              <w:t xml:space="preserve"> </w:t>
            </w:r>
            <w:r w:rsidRPr="0022389B">
              <w:rPr>
                <w:rFonts w:ascii="Times New Roman" w:hAnsi="Times New Roman" w:cs="Times New Roman"/>
                <w:spacing w:val="-2"/>
              </w:rPr>
              <w:t>Required</w:t>
            </w:r>
          </w:p>
        </w:tc>
        <w:tc>
          <w:tcPr>
            <w:tcW w:w="4363" w:type="dxa"/>
            <w:vAlign w:val="center"/>
          </w:tcPr>
          <w:p w14:paraId="0F8FC9E9" w14:textId="69138F24" w:rsidR="00A57AF9" w:rsidRPr="0022389B" w:rsidRDefault="0042125F"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480°F (250°C)</w:t>
            </w:r>
          </w:p>
        </w:tc>
      </w:tr>
      <w:tr w:rsidR="00A57AF9" w:rsidRPr="00E01907" w14:paraId="28E8769F" w14:textId="77777777" w:rsidTr="00FB302F">
        <w:trPr>
          <w:trHeight w:val="303"/>
        </w:trPr>
        <w:tc>
          <w:tcPr>
            <w:tcW w:w="2088" w:type="dxa"/>
            <w:vAlign w:val="center"/>
          </w:tcPr>
          <w:p w14:paraId="64C51ACB" w14:textId="77777777" w:rsidR="00A57AF9" w:rsidRPr="0022389B" w:rsidRDefault="00A57AF9" w:rsidP="00E01907">
            <w:pPr>
              <w:pStyle w:val="TableParagraph"/>
              <w:spacing w:before="0"/>
              <w:ind w:left="0"/>
              <w:rPr>
                <w:rFonts w:ascii="Times New Roman" w:hAnsi="Times New Roman" w:cs="Times New Roman"/>
              </w:rPr>
            </w:pPr>
            <w:r w:rsidRPr="0022389B">
              <w:rPr>
                <w:rFonts w:ascii="Times New Roman" w:hAnsi="Times New Roman" w:cs="Times New Roman"/>
              </w:rPr>
              <w:t>P3</w:t>
            </w:r>
            <w:r w:rsidRPr="0022389B">
              <w:rPr>
                <w:rFonts w:ascii="Times New Roman" w:hAnsi="Times New Roman" w:cs="Times New Roman"/>
                <w:spacing w:val="9"/>
              </w:rPr>
              <w:t xml:space="preserve"> </w:t>
            </w:r>
            <w:r w:rsidRPr="0022389B">
              <w:rPr>
                <w:rFonts w:ascii="Times New Roman" w:hAnsi="Times New Roman" w:cs="Times New Roman"/>
              </w:rPr>
              <w:t>(C-</w:t>
            </w:r>
            <w:r w:rsidRPr="0022389B">
              <w:rPr>
                <w:rFonts w:ascii="Times New Roman" w:hAnsi="Times New Roman" w:cs="Times New Roman"/>
                <w:spacing w:val="-2"/>
              </w:rPr>
              <w:t>1/2Mo)</w:t>
            </w:r>
          </w:p>
        </w:tc>
        <w:tc>
          <w:tcPr>
            <w:tcW w:w="3449" w:type="dxa"/>
            <w:vAlign w:val="center"/>
          </w:tcPr>
          <w:p w14:paraId="78A1BB07"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When</w:t>
            </w:r>
            <w:r w:rsidRPr="0022389B">
              <w:rPr>
                <w:rFonts w:ascii="Times New Roman" w:hAnsi="Times New Roman" w:cs="Times New Roman"/>
                <w:spacing w:val="6"/>
              </w:rPr>
              <w:t xml:space="preserve"> </w:t>
            </w:r>
            <w:r w:rsidRPr="0022389B">
              <w:rPr>
                <w:rFonts w:ascii="Times New Roman" w:hAnsi="Times New Roman" w:cs="Times New Roman"/>
              </w:rPr>
              <w:t>Impact</w:t>
            </w:r>
            <w:r w:rsidRPr="0022389B">
              <w:rPr>
                <w:rFonts w:ascii="Times New Roman" w:hAnsi="Times New Roman" w:cs="Times New Roman"/>
                <w:spacing w:val="6"/>
              </w:rPr>
              <w:t xml:space="preserve"> </w:t>
            </w:r>
            <w:r w:rsidRPr="0022389B">
              <w:rPr>
                <w:rFonts w:ascii="Times New Roman" w:hAnsi="Times New Roman" w:cs="Times New Roman"/>
              </w:rPr>
              <w:t>Testing</w:t>
            </w:r>
            <w:r w:rsidRPr="0022389B">
              <w:rPr>
                <w:rFonts w:ascii="Times New Roman" w:hAnsi="Times New Roman" w:cs="Times New Roman"/>
                <w:spacing w:val="6"/>
              </w:rPr>
              <w:t xml:space="preserve"> </w:t>
            </w:r>
            <w:r w:rsidRPr="0022389B">
              <w:rPr>
                <w:rFonts w:ascii="Times New Roman" w:hAnsi="Times New Roman" w:cs="Times New Roman"/>
              </w:rPr>
              <w:t>is</w:t>
            </w:r>
            <w:r w:rsidRPr="0022389B">
              <w:rPr>
                <w:rFonts w:ascii="Times New Roman" w:hAnsi="Times New Roman" w:cs="Times New Roman"/>
                <w:spacing w:val="6"/>
              </w:rPr>
              <w:t xml:space="preserve"> </w:t>
            </w:r>
            <w:r w:rsidRPr="0022389B">
              <w:rPr>
                <w:rFonts w:ascii="Times New Roman" w:hAnsi="Times New Roman" w:cs="Times New Roman"/>
                <w:spacing w:val="-2"/>
              </w:rPr>
              <w:t>Required</w:t>
            </w:r>
          </w:p>
        </w:tc>
        <w:tc>
          <w:tcPr>
            <w:tcW w:w="4363" w:type="dxa"/>
            <w:vAlign w:val="center"/>
          </w:tcPr>
          <w:p w14:paraId="6F910136"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600°F</w:t>
            </w:r>
            <w:r w:rsidRPr="0022389B">
              <w:rPr>
                <w:rFonts w:ascii="Times New Roman" w:hAnsi="Times New Roman" w:cs="Times New Roman"/>
                <w:spacing w:val="6"/>
              </w:rPr>
              <w:t xml:space="preserve"> </w:t>
            </w:r>
            <w:r w:rsidRPr="0022389B">
              <w:rPr>
                <w:rFonts w:ascii="Times New Roman" w:hAnsi="Times New Roman" w:cs="Times New Roman"/>
                <w:spacing w:val="-2"/>
              </w:rPr>
              <w:t>(315°C)</w:t>
            </w:r>
          </w:p>
        </w:tc>
      </w:tr>
      <w:tr w:rsidR="00A57AF9" w:rsidRPr="00E01907" w14:paraId="62C26CF1" w14:textId="77777777" w:rsidTr="00FB302F">
        <w:trPr>
          <w:trHeight w:val="303"/>
        </w:trPr>
        <w:tc>
          <w:tcPr>
            <w:tcW w:w="2088" w:type="dxa"/>
            <w:vAlign w:val="center"/>
          </w:tcPr>
          <w:p w14:paraId="791B6AEE" w14:textId="77777777" w:rsidR="00A57AF9" w:rsidRPr="0022389B" w:rsidRDefault="00A57AF9" w:rsidP="00E01907">
            <w:pPr>
              <w:pStyle w:val="TableParagraph"/>
              <w:spacing w:before="0"/>
              <w:ind w:left="0"/>
              <w:rPr>
                <w:rFonts w:ascii="Times New Roman" w:hAnsi="Times New Roman" w:cs="Times New Roman"/>
              </w:rPr>
            </w:pPr>
            <w:r w:rsidRPr="0022389B">
              <w:rPr>
                <w:rFonts w:ascii="Times New Roman" w:hAnsi="Times New Roman" w:cs="Times New Roman"/>
              </w:rPr>
              <w:t>P4</w:t>
            </w:r>
            <w:r w:rsidRPr="0022389B">
              <w:rPr>
                <w:rFonts w:ascii="Times New Roman" w:hAnsi="Times New Roman" w:cs="Times New Roman"/>
                <w:spacing w:val="18"/>
              </w:rPr>
              <w:t xml:space="preserve"> </w:t>
            </w:r>
            <w:r w:rsidRPr="0022389B">
              <w:rPr>
                <w:rFonts w:ascii="Times New Roman" w:hAnsi="Times New Roman" w:cs="Times New Roman"/>
              </w:rPr>
              <w:t>(1-1/4Cr-</w:t>
            </w:r>
            <w:r w:rsidRPr="0022389B">
              <w:rPr>
                <w:rFonts w:ascii="Times New Roman" w:hAnsi="Times New Roman" w:cs="Times New Roman"/>
                <w:spacing w:val="-2"/>
              </w:rPr>
              <w:t>1/2Mo)</w:t>
            </w:r>
          </w:p>
        </w:tc>
        <w:tc>
          <w:tcPr>
            <w:tcW w:w="3449" w:type="dxa"/>
            <w:vAlign w:val="center"/>
          </w:tcPr>
          <w:p w14:paraId="2BE21D01"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When</w:t>
            </w:r>
            <w:r w:rsidRPr="0022389B">
              <w:rPr>
                <w:rFonts w:ascii="Times New Roman" w:hAnsi="Times New Roman" w:cs="Times New Roman"/>
                <w:spacing w:val="6"/>
              </w:rPr>
              <w:t xml:space="preserve"> </w:t>
            </w:r>
            <w:r w:rsidRPr="0022389B">
              <w:rPr>
                <w:rFonts w:ascii="Times New Roman" w:hAnsi="Times New Roman" w:cs="Times New Roman"/>
              </w:rPr>
              <w:t>Impact</w:t>
            </w:r>
            <w:r w:rsidRPr="0022389B">
              <w:rPr>
                <w:rFonts w:ascii="Times New Roman" w:hAnsi="Times New Roman" w:cs="Times New Roman"/>
                <w:spacing w:val="6"/>
              </w:rPr>
              <w:t xml:space="preserve"> </w:t>
            </w:r>
            <w:r w:rsidRPr="0022389B">
              <w:rPr>
                <w:rFonts w:ascii="Times New Roman" w:hAnsi="Times New Roman" w:cs="Times New Roman"/>
              </w:rPr>
              <w:t>Testing</w:t>
            </w:r>
            <w:r w:rsidRPr="0022389B">
              <w:rPr>
                <w:rFonts w:ascii="Times New Roman" w:hAnsi="Times New Roman" w:cs="Times New Roman"/>
                <w:spacing w:val="6"/>
              </w:rPr>
              <w:t xml:space="preserve"> </w:t>
            </w:r>
            <w:r w:rsidRPr="0022389B">
              <w:rPr>
                <w:rFonts w:ascii="Times New Roman" w:hAnsi="Times New Roman" w:cs="Times New Roman"/>
              </w:rPr>
              <w:t>is</w:t>
            </w:r>
            <w:r w:rsidRPr="0022389B">
              <w:rPr>
                <w:rFonts w:ascii="Times New Roman" w:hAnsi="Times New Roman" w:cs="Times New Roman"/>
                <w:spacing w:val="6"/>
              </w:rPr>
              <w:t xml:space="preserve"> </w:t>
            </w:r>
            <w:r w:rsidRPr="0022389B">
              <w:rPr>
                <w:rFonts w:ascii="Times New Roman" w:hAnsi="Times New Roman" w:cs="Times New Roman"/>
                <w:spacing w:val="-2"/>
              </w:rPr>
              <w:t>Required</w:t>
            </w:r>
          </w:p>
        </w:tc>
        <w:tc>
          <w:tcPr>
            <w:tcW w:w="4363" w:type="dxa"/>
            <w:vAlign w:val="center"/>
          </w:tcPr>
          <w:p w14:paraId="1C7F829C"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600°F</w:t>
            </w:r>
            <w:r w:rsidRPr="0022389B">
              <w:rPr>
                <w:rFonts w:ascii="Times New Roman" w:hAnsi="Times New Roman" w:cs="Times New Roman"/>
                <w:spacing w:val="6"/>
              </w:rPr>
              <w:t xml:space="preserve"> </w:t>
            </w:r>
            <w:r w:rsidRPr="0022389B">
              <w:rPr>
                <w:rFonts w:ascii="Times New Roman" w:hAnsi="Times New Roman" w:cs="Times New Roman"/>
                <w:spacing w:val="-2"/>
              </w:rPr>
              <w:t>(315°C)</w:t>
            </w:r>
          </w:p>
        </w:tc>
      </w:tr>
      <w:tr w:rsidR="00A57AF9" w:rsidRPr="00E01907" w14:paraId="7A612A73" w14:textId="77777777" w:rsidTr="00FB302F">
        <w:trPr>
          <w:trHeight w:val="303"/>
        </w:trPr>
        <w:tc>
          <w:tcPr>
            <w:tcW w:w="2088" w:type="dxa"/>
            <w:vAlign w:val="center"/>
          </w:tcPr>
          <w:p w14:paraId="57DA4453" w14:textId="77777777" w:rsidR="00A57AF9" w:rsidRPr="0022389B" w:rsidRDefault="00A57AF9" w:rsidP="00E01907">
            <w:pPr>
              <w:pStyle w:val="TableParagraph"/>
              <w:spacing w:before="0"/>
              <w:ind w:left="0"/>
              <w:rPr>
                <w:rFonts w:ascii="Times New Roman" w:hAnsi="Times New Roman" w:cs="Times New Roman"/>
              </w:rPr>
            </w:pPr>
            <w:r w:rsidRPr="0022389B">
              <w:rPr>
                <w:rFonts w:ascii="Times New Roman" w:hAnsi="Times New Roman" w:cs="Times New Roman"/>
              </w:rPr>
              <w:t>P5A</w:t>
            </w:r>
            <w:r w:rsidRPr="0022389B">
              <w:rPr>
                <w:rFonts w:ascii="Times New Roman" w:hAnsi="Times New Roman" w:cs="Times New Roman"/>
                <w:spacing w:val="19"/>
              </w:rPr>
              <w:t xml:space="preserve"> </w:t>
            </w:r>
            <w:r w:rsidRPr="0022389B">
              <w:rPr>
                <w:rFonts w:ascii="Times New Roman" w:hAnsi="Times New Roman" w:cs="Times New Roman"/>
              </w:rPr>
              <w:t>(2-1/4Cr-</w:t>
            </w:r>
            <w:r w:rsidRPr="0022389B">
              <w:rPr>
                <w:rFonts w:ascii="Times New Roman" w:hAnsi="Times New Roman" w:cs="Times New Roman"/>
                <w:spacing w:val="-4"/>
              </w:rPr>
              <w:t>1M0)</w:t>
            </w:r>
          </w:p>
        </w:tc>
        <w:tc>
          <w:tcPr>
            <w:tcW w:w="3449" w:type="dxa"/>
            <w:vAlign w:val="center"/>
          </w:tcPr>
          <w:p w14:paraId="6B7BF7C5"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When</w:t>
            </w:r>
            <w:r w:rsidRPr="0022389B">
              <w:rPr>
                <w:rFonts w:ascii="Times New Roman" w:hAnsi="Times New Roman" w:cs="Times New Roman"/>
                <w:spacing w:val="6"/>
              </w:rPr>
              <w:t xml:space="preserve"> </w:t>
            </w:r>
            <w:r w:rsidRPr="0022389B">
              <w:rPr>
                <w:rFonts w:ascii="Times New Roman" w:hAnsi="Times New Roman" w:cs="Times New Roman"/>
              </w:rPr>
              <w:t>Impact</w:t>
            </w:r>
            <w:r w:rsidRPr="0022389B">
              <w:rPr>
                <w:rFonts w:ascii="Times New Roman" w:hAnsi="Times New Roman" w:cs="Times New Roman"/>
                <w:spacing w:val="6"/>
              </w:rPr>
              <w:t xml:space="preserve"> </w:t>
            </w:r>
            <w:r w:rsidRPr="0022389B">
              <w:rPr>
                <w:rFonts w:ascii="Times New Roman" w:hAnsi="Times New Roman" w:cs="Times New Roman"/>
              </w:rPr>
              <w:t>Testing</w:t>
            </w:r>
            <w:r w:rsidRPr="0022389B">
              <w:rPr>
                <w:rFonts w:ascii="Times New Roman" w:hAnsi="Times New Roman" w:cs="Times New Roman"/>
                <w:spacing w:val="6"/>
              </w:rPr>
              <w:t xml:space="preserve"> </w:t>
            </w:r>
            <w:r w:rsidRPr="0022389B">
              <w:rPr>
                <w:rFonts w:ascii="Times New Roman" w:hAnsi="Times New Roman" w:cs="Times New Roman"/>
              </w:rPr>
              <w:t>is</w:t>
            </w:r>
            <w:r w:rsidRPr="0022389B">
              <w:rPr>
                <w:rFonts w:ascii="Times New Roman" w:hAnsi="Times New Roman" w:cs="Times New Roman"/>
                <w:spacing w:val="6"/>
              </w:rPr>
              <w:t xml:space="preserve"> </w:t>
            </w:r>
            <w:r w:rsidRPr="0022389B">
              <w:rPr>
                <w:rFonts w:ascii="Times New Roman" w:hAnsi="Times New Roman" w:cs="Times New Roman"/>
                <w:spacing w:val="-2"/>
              </w:rPr>
              <w:t>Required</w:t>
            </w:r>
          </w:p>
        </w:tc>
        <w:tc>
          <w:tcPr>
            <w:tcW w:w="4363" w:type="dxa"/>
            <w:vAlign w:val="center"/>
          </w:tcPr>
          <w:p w14:paraId="0DDD35AF"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600°F</w:t>
            </w:r>
            <w:r w:rsidRPr="0022389B">
              <w:rPr>
                <w:rFonts w:ascii="Times New Roman" w:hAnsi="Times New Roman" w:cs="Times New Roman"/>
                <w:spacing w:val="6"/>
              </w:rPr>
              <w:t xml:space="preserve"> </w:t>
            </w:r>
            <w:r w:rsidRPr="0022389B">
              <w:rPr>
                <w:rFonts w:ascii="Times New Roman" w:hAnsi="Times New Roman" w:cs="Times New Roman"/>
                <w:spacing w:val="-2"/>
              </w:rPr>
              <w:t>(315°C)</w:t>
            </w:r>
          </w:p>
        </w:tc>
      </w:tr>
      <w:tr w:rsidR="00A57AF9" w:rsidRPr="00E01907" w14:paraId="41B97440" w14:textId="77777777" w:rsidTr="00FB302F">
        <w:trPr>
          <w:trHeight w:val="303"/>
        </w:trPr>
        <w:tc>
          <w:tcPr>
            <w:tcW w:w="2088" w:type="dxa"/>
            <w:vAlign w:val="center"/>
          </w:tcPr>
          <w:p w14:paraId="7CA68099" w14:textId="77777777" w:rsidR="00A57AF9" w:rsidRPr="0022389B" w:rsidRDefault="00A57AF9" w:rsidP="00E01907">
            <w:pPr>
              <w:pStyle w:val="TableParagraph"/>
              <w:spacing w:before="0"/>
              <w:ind w:left="0"/>
              <w:rPr>
                <w:rFonts w:ascii="Times New Roman" w:hAnsi="Times New Roman" w:cs="Times New Roman"/>
              </w:rPr>
            </w:pPr>
            <w:r w:rsidRPr="0022389B">
              <w:rPr>
                <w:rFonts w:ascii="Times New Roman" w:hAnsi="Times New Roman" w:cs="Times New Roman"/>
              </w:rPr>
              <w:t>P5B</w:t>
            </w:r>
            <w:r w:rsidRPr="0022389B">
              <w:rPr>
                <w:rFonts w:ascii="Times New Roman" w:hAnsi="Times New Roman" w:cs="Times New Roman"/>
                <w:spacing w:val="13"/>
              </w:rPr>
              <w:t xml:space="preserve"> </w:t>
            </w:r>
            <w:r w:rsidRPr="0022389B">
              <w:rPr>
                <w:rFonts w:ascii="Times New Roman" w:hAnsi="Times New Roman" w:cs="Times New Roman"/>
              </w:rPr>
              <w:t>(9Cr-</w:t>
            </w:r>
            <w:r w:rsidRPr="0022389B">
              <w:rPr>
                <w:rFonts w:ascii="Times New Roman" w:hAnsi="Times New Roman" w:cs="Times New Roman"/>
                <w:spacing w:val="-4"/>
              </w:rPr>
              <w:t>1Mo)</w:t>
            </w:r>
          </w:p>
        </w:tc>
        <w:tc>
          <w:tcPr>
            <w:tcW w:w="3449" w:type="dxa"/>
            <w:vAlign w:val="center"/>
          </w:tcPr>
          <w:p w14:paraId="1AA0737B"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When</w:t>
            </w:r>
            <w:r w:rsidRPr="0022389B">
              <w:rPr>
                <w:rFonts w:ascii="Times New Roman" w:hAnsi="Times New Roman" w:cs="Times New Roman"/>
                <w:spacing w:val="6"/>
              </w:rPr>
              <w:t xml:space="preserve"> </w:t>
            </w:r>
            <w:r w:rsidRPr="0022389B">
              <w:rPr>
                <w:rFonts w:ascii="Times New Roman" w:hAnsi="Times New Roman" w:cs="Times New Roman"/>
              </w:rPr>
              <w:t>Impact</w:t>
            </w:r>
            <w:r w:rsidRPr="0022389B">
              <w:rPr>
                <w:rFonts w:ascii="Times New Roman" w:hAnsi="Times New Roman" w:cs="Times New Roman"/>
                <w:spacing w:val="6"/>
              </w:rPr>
              <w:t xml:space="preserve"> </w:t>
            </w:r>
            <w:r w:rsidRPr="0022389B">
              <w:rPr>
                <w:rFonts w:ascii="Times New Roman" w:hAnsi="Times New Roman" w:cs="Times New Roman"/>
              </w:rPr>
              <w:t>Testing</w:t>
            </w:r>
            <w:r w:rsidRPr="0022389B">
              <w:rPr>
                <w:rFonts w:ascii="Times New Roman" w:hAnsi="Times New Roman" w:cs="Times New Roman"/>
                <w:spacing w:val="6"/>
              </w:rPr>
              <w:t xml:space="preserve"> </w:t>
            </w:r>
            <w:r w:rsidRPr="0022389B">
              <w:rPr>
                <w:rFonts w:ascii="Times New Roman" w:hAnsi="Times New Roman" w:cs="Times New Roman"/>
              </w:rPr>
              <w:t>is</w:t>
            </w:r>
            <w:r w:rsidRPr="0022389B">
              <w:rPr>
                <w:rFonts w:ascii="Times New Roman" w:hAnsi="Times New Roman" w:cs="Times New Roman"/>
                <w:spacing w:val="6"/>
              </w:rPr>
              <w:t xml:space="preserve"> </w:t>
            </w:r>
            <w:r w:rsidRPr="0022389B">
              <w:rPr>
                <w:rFonts w:ascii="Times New Roman" w:hAnsi="Times New Roman" w:cs="Times New Roman"/>
                <w:spacing w:val="-2"/>
              </w:rPr>
              <w:t>Required</w:t>
            </w:r>
          </w:p>
        </w:tc>
        <w:tc>
          <w:tcPr>
            <w:tcW w:w="4363" w:type="dxa"/>
            <w:vAlign w:val="center"/>
          </w:tcPr>
          <w:p w14:paraId="187AFFF1"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600°F</w:t>
            </w:r>
            <w:r w:rsidRPr="0022389B">
              <w:rPr>
                <w:rFonts w:ascii="Times New Roman" w:hAnsi="Times New Roman" w:cs="Times New Roman"/>
                <w:spacing w:val="6"/>
              </w:rPr>
              <w:t xml:space="preserve"> </w:t>
            </w:r>
            <w:r w:rsidRPr="0022389B">
              <w:rPr>
                <w:rFonts w:ascii="Times New Roman" w:hAnsi="Times New Roman" w:cs="Times New Roman"/>
                <w:spacing w:val="-2"/>
              </w:rPr>
              <w:t>(315°C)</w:t>
            </w:r>
          </w:p>
        </w:tc>
      </w:tr>
      <w:tr w:rsidR="00A57AF9" w:rsidRPr="00E01907" w14:paraId="26AD7686" w14:textId="77777777" w:rsidTr="00FB302F">
        <w:trPr>
          <w:trHeight w:val="303"/>
        </w:trPr>
        <w:tc>
          <w:tcPr>
            <w:tcW w:w="2088" w:type="dxa"/>
            <w:vAlign w:val="center"/>
          </w:tcPr>
          <w:p w14:paraId="02ADA1D5" w14:textId="77777777" w:rsidR="00A57AF9" w:rsidRPr="0022389B" w:rsidRDefault="00A57AF9" w:rsidP="00E01907">
            <w:pPr>
              <w:pStyle w:val="TableParagraph"/>
              <w:spacing w:before="0"/>
              <w:ind w:left="0"/>
              <w:rPr>
                <w:rFonts w:ascii="Times New Roman" w:hAnsi="Times New Roman" w:cs="Times New Roman"/>
              </w:rPr>
            </w:pPr>
            <w:r w:rsidRPr="0022389B">
              <w:rPr>
                <w:rFonts w:ascii="Times New Roman" w:hAnsi="Times New Roman" w:cs="Times New Roman"/>
              </w:rPr>
              <w:t>P8</w:t>
            </w:r>
            <w:r w:rsidRPr="0022389B">
              <w:rPr>
                <w:rFonts w:ascii="Times New Roman" w:hAnsi="Times New Roman" w:cs="Times New Roman"/>
                <w:spacing w:val="11"/>
              </w:rPr>
              <w:t xml:space="preserve"> </w:t>
            </w:r>
            <w:r w:rsidRPr="0022389B">
              <w:rPr>
                <w:rFonts w:ascii="Times New Roman" w:hAnsi="Times New Roman" w:cs="Times New Roman"/>
              </w:rPr>
              <w:t>(Austenitic</w:t>
            </w:r>
            <w:r w:rsidRPr="0022389B">
              <w:rPr>
                <w:rFonts w:ascii="Times New Roman" w:hAnsi="Times New Roman" w:cs="Times New Roman"/>
                <w:spacing w:val="11"/>
              </w:rPr>
              <w:t xml:space="preserve"> </w:t>
            </w:r>
            <w:r w:rsidRPr="0022389B">
              <w:rPr>
                <w:rFonts w:ascii="Times New Roman" w:hAnsi="Times New Roman" w:cs="Times New Roman"/>
                <w:spacing w:val="-5"/>
              </w:rPr>
              <w:t>SS)</w:t>
            </w:r>
          </w:p>
        </w:tc>
        <w:tc>
          <w:tcPr>
            <w:tcW w:w="3449" w:type="dxa"/>
            <w:vAlign w:val="center"/>
          </w:tcPr>
          <w:p w14:paraId="5A260F0A"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Always</w:t>
            </w:r>
            <w:r w:rsidRPr="0022389B">
              <w:rPr>
                <w:rFonts w:ascii="Times New Roman" w:hAnsi="Times New Roman" w:cs="Times New Roman"/>
                <w:spacing w:val="12"/>
              </w:rPr>
              <w:t xml:space="preserve"> </w:t>
            </w:r>
            <w:r w:rsidRPr="0022389B">
              <w:rPr>
                <w:rFonts w:ascii="Times New Roman" w:hAnsi="Times New Roman" w:cs="Times New Roman"/>
                <w:spacing w:val="-2"/>
              </w:rPr>
              <w:t>Required</w:t>
            </w:r>
          </w:p>
        </w:tc>
        <w:tc>
          <w:tcPr>
            <w:tcW w:w="4363" w:type="dxa"/>
            <w:vAlign w:val="center"/>
          </w:tcPr>
          <w:p w14:paraId="011BE85A" w14:textId="1930E968" w:rsidR="00A57AF9" w:rsidRPr="0022389B" w:rsidRDefault="00003A35"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300°F (150°C)</w:t>
            </w:r>
          </w:p>
        </w:tc>
      </w:tr>
      <w:tr w:rsidR="00A57AF9" w:rsidRPr="00E01907" w14:paraId="48348AA7" w14:textId="77777777" w:rsidTr="00FB302F">
        <w:trPr>
          <w:trHeight w:val="303"/>
        </w:trPr>
        <w:tc>
          <w:tcPr>
            <w:tcW w:w="2088" w:type="dxa"/>
            <w:vMerge w:val="restart"/>
            <w:vAlign w:val="center"/>
          </w:tcPr>
          <w:p w14:paraId="67A8C480" w14:textId="77777777" w:rsidR="00A57AF9" w:rsidRPr="0022389B" w:rsidRDefault="00A57AF9" w:rsidP="00E01907">
            <w:pPr>
              <w:pStyle w:val="TableParagraph"/>
              <w:spacing w:before="0"/>
              <w:ind w:left="0"/>
              <w:rPr>
                <w:rFonts w:ascii="Times New Roman" w:hAnsi="Times New Roman" w:cs="Times New Roman"/>
              </w:rPr>
            </w:pPr>
            <w:r w:rsidRPr="0022389B">
              <w:rPr>
                <w:rFonts w:ascii="Times New Roman" w:hAnsi="Times New Roman" w:cs="Times New Roman"/>
              </w:rPr>
              <w:t>P10H</w:t>
            </w:r>
            <w:r w:rsidRPr="0022389B">
              <w:rPr>
                <w:rFonts w:ascii="Times New Roman" w:hAnsi="Times New Roman" w:cs="Times New Roman"/>
                <w:spacing w:val="10"/>
              </w:rPr>
              <w:t xml:space="preserve"> </w:t>
            </w:r>
            <w:r w:rsidRPr="0022389B">
              <w:rPr>
                <w:rFonts w:ascii="Times New Roman" w:hAnsi="Times New Roman" w:cs="Times New Roman"/>
              </w:rPr>
              <w:t>(Duplex</w:t>
            </w:r>
            <w:r w:rsidRPr="0022389B">
              <w:rPr>
                <w:rFonts w:ascii="Times New Roman" w:hAnsi="Times New Roman" w:cs="Times New Roman"/>
                <w:spacing w:val="10"/>
              </w:rPr>
              <w:t xml:space="preserve"> </w:t>
            </w:r>
            <w:r w:rsidRPr="0022389B">
              <w:rPr>
                <w:rFonts w:ascii="Times New Roman" w:hAnsi="Times New Roman" w:cs="Times New Roman"/>
                <w:spacing w:val="-5"/>
              </w:rPr>
              <w:t>SS)</w:t>
            </w:r>
          </w:p>
        </w:tc>
        <w:tc>
          <w:tcPr>
            <w:tcW w:w="3449" w:type="dxa"/>
            <w:vAlign w:val="center"/>
          </w:tcPr>
          <w:p w14:paraId="50875554"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&lt;0.125</w:t>
            </w:r>
            <w:r w:rsidRPr="0022389B">
              <w:rPr>
                <w:rFonts w:ascii="Times New Roman" w:hAnsi="Times New Roman" w:cs="Times New Roman"/>
                <w:spacing w:val="5"/>
              </w:rPr>
              <w:t xml:space="preserve"> </w:t>
            </w:r>
            <w:r w:rsidRPr="0022389B">
              <w:rPr>
                <w:rFonts w:ascii="Times New Roman" w:hAnsi="Times New Roman" w:cs="Times New Roman"/>
              </w:rPr>
              <w:t>inch</w:t>
            </w:r>
            <w:r w:rsidRPr="0022389B">
              <w:rPr>
                <w:rFonts w:ascii="Times New Roman" w:hAnsi="Times New Roman" w:cs="Times New Roman"/>
                <w:spacing w:val="6"/>
              </w:rPr>
              <w:t xml:space="preserve"> </w:t>
            </w:r>
            <w:r w:rsidRPr="0022389B">
              <w:rPr>
                <w:rFonts w:ascii="Times New Roman" w:hAnsi="Times New Roman" w:cs="Times New Roman"/>
                <w:spacing w:val="-2"/>
              </w:rPr>
              <w:t>(3mm)</w:t>
            </w:r>
          </w:p>
        </w:tc>
        <w:tc>
          <w:tcPr>
            <w:tcW w:w="4363" w:type="dxa"/>
            <w:vAlign w:val="center"/>
          </w:tcPr>
          <w:p w14:paraId="72E14C2F"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120°F</w:t>
            </w:r>
            <w:r w:rsidRPr="0022389B">
              <w:rPr>
                <w:rFonts w:ascii="Times New Roman" w:hAnsi="Times New Roman" w:cs="Times New Roman"/>
                <w:spacing w:val="6"/>
              </w:rPr>
              <w:t xml:space="preserve"> </w:t>
            </w:r>
            <w:r w:rsidRPr="0022389B">
              <w:rPr>
                <w:rFonts w:ascii="Times New Roman" w:hAnsi="Times New Roman" w:cs="Times New Roman"/>
                <w:spacing w:val="-2"/>
              </w:rPr>
              <w:t>(50°C)</w:t>
            </w:r>
          </w:p>
        </w:tc>
      </w:tr>
      <w:tr w:rsidR="00A57AF9" w:rsidRPr="00E01907" w14:paraId="164961E9" w14:textId="77777777" w:rsidTr="00FB302F">
        <w:trPr>
          <w:trHeight w:val="303"/>
        </w:trPr>
        <w:tc>
          <w:tcPr>
            <w:tcW w:w="2088" w:type="dxa"/>
            <w:vMerge/>
            <w:tcBorders>
              <w:top w:val="nil"/>
            </w:tcBorders>
            <w:vAlign w:val="center"/>
          </w:tcPr>
          <w:p w14:paraId="22B811F2" w14:textId="77777777" w:rsidR="00A57AF9" w:rsidRPr="0022389B" w:rsidRDefault="00A57AF9" w:rsidP="00E01907"/>
        </w:tc>
        <w:tc>
          <w:tcPr>
            <w:tcW w:w="3449" w:type="dxa"/>
            <w:vAlign w:val="center"/>
          </w:tcPr>
          <w:p w14:paraId="0A952C43"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0.125</w:t>
            </w:r>
            <w:r w:rsidRPr="0022389B">
              <w:rPr>
                <w:rFonts w:ascii="Times New Roman" w:hAnsi="Times New Roman" w:cs="Times New Roman"/>
                <w:spacing w:val="4"/>
              </w:rPr>
              <w:t xml:space="preserve"> </w:t>
            </w:r>
            <w:r w:rsidRPr="0022389B">
              <w:rPr>
                <w:rFonts w:ascii="Times New Roman" w:hAnsi="Times New Roman" w:cs="Times New Roman"/>
              </w:rPr>
              <w:t>to</w:t>
            </w:r>
            <w:r w:rsidRPr="0022389B">
              <w:rPr>
                <w:rFonts w:ascii="Times New Roman" w:hAnsi="Times New Roman" w:cs="Times New Roman"/>
                <w:spacing w:val="4"/>
              </w:rPr>
              <w:t xml:space="preserve"> </w:t>
            </w:r>
            <w:r w:rsidRPr="0022389B">
              <w:rPr>
                <w:rFonts w:ascii="Times New Roman" w:hAnsi="Times New Roman" w:cs="Times New Roman"/>
              </w:rPr>
              <w:t>&lt;0.250</w:t>
            </w:r>
            <w:r w:rsidRPr="0022389B">
              <w:rPr>
                <w:rFonts w:ascii="Times New Roman" w:hAnsi="Times New Roman" w:cs="Times New Roman"/>
                <w:spacing w:val="5"/>
              </w:rPr>
              <w:t xml:space="preserve"> </w:t>
            </w:r>
            <w:r w:rsidRPr="0022389B">
              <w:rPr>
                <w:rFonts w:ascii="Times New Roman" w:hAnsi="Times New Roman" w:cs="Times New Roman"/>
              </w:rPr>
              <w:t>inch</w:t>
            </w:r>
            <w:r w:rsidRPr="0022389B">
              <w:rPr>
                <w:rFonts w:ascii="Times New Roman" w:hAnsi="Times New Roman" w:cs="Times New Roman"/>
                <w:spacing w:val="4"/>
              </w:rPr>
              <w:t xml:space="preserve"> </w:t>
            </w:r>
            <w:r w:rsidRPr="0022389B">
              <w:rPr>
                <w:rFonts w:ascii="Times New Roman" w:hAnsi="Times New Roman" w:cs="Times New Roman"/>
              </w:rPr>
              <w:t>(3</w:t>
            </w:r>
            <w:r w:rsidRPr="0022389B">
              <w:rPr>
                <w:rFonts w:ascii="Times New Roman" w:hAnsi="Times New Roman" w:cs="Times New Roman"/>
                <w:spacing w:val="5"/>
              </w:rPr>
              <w:t xml:space="preserve"> </w:t>
            </w:r>
            <w:r w:rsidRPr="0022389B">
              <w:rPr>
                <w:rFonts w:ascii="Times New Roman" w:hAnsi="Times New Roman" w:cs="Times New Roman"/>
              </w:rPr>
              <w:t>to</w:t>
            </w:r>
            <w:r w:rsidRPr="0022389B">
              <w:rPr>
                <w:rFonts w:ascii="Times New Roman" w:hAnsi="Times New Roman" w:cs="Times New Roman"/>
                <w:spacing w:val="4"/>
              </w:rPr>
              <w:t xml:space="preserve"> </w:t>
            </w:r>
            <w:r w:rsidRPr="0022389B">
              <w:rPr>
                <w:rFonts w:ascii="Times New Roman" w:hAnsi="Times New Roman" w:cs="Times New Roman"/>
                <w:spacing w:val="-4"/>
              </w:rPr>
              <w:t>&lt;6mm)</w:t>
            </w:r>
          </w:p>
        </w:tc>
        <w:tc>
          <w:tcPr>
            <w:tcW w:w="4363" w:type="dxa"/>
            <w:vAlign w:val="center"/>
          </w:tcPr>
          <w:p w14:paraId="17CFB46C"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160°F</w:t>
            </w:r>
            <w:r w:rsidRPr="0022389B">
              <w:rPr>
                <w:rFonts w:ascii="Times New Roman" w:hAnsi="Times New Roman" w:cs="Times New Roman"/>
                <w:spacing w:val="6"/>
              </w:rPr>
              <w:t xml:space="preserve"> </w:t>
            </w:r>
            <w:r w:rsidRPr="0022389B">
              <w:rPr>
                <w:rFonts w:ascii="Times New Roman" w:hAnsi="Times New Roman" w:cs="Times New Roman"/>
                <w:spacing w:val="-2"/>
              </w:rPr>
              <w:t>(70°C)</w:t>
            </w:r>
          </w:p>
        </w:tc>
      </w:tr>
      <w:tr w:rsidR="00A57AF9" w:rsidRPr="00E01907" w14:paraId="756BA63A" w14:textId="77777777" w:rsidTr="00FB302F">
        <w:trPr>
          <w:trHeight w:val="303"/>
        </w:trPr>
        <w:tc>
          <w:tcPr>
            <w:tcW w:w="2088" w:type="dxa"/>
            <w:vMerge/>
            <w:tcBorders>
              <w:top w:val="nil"/>
            </w:tcBorders>
            <w:vAlign w:val="center"/>
          </w:tcPr>
          <w:p w14:paraId="183DF6D9" w14:textId="77777777" w:rsidR="00A57AF9" w:rsidRPr="0022389B" w:rsidRDefault="00A57AF9" w:rsidP="00E01907"/>
        </w:tc>
        <w:tc>
          <w:tcPr>
            <w:tcW w:w="3449" w:type="dxa"/>
            <w:vAlign w:val="center"/>
          </w:tcPr>
          <w:p w14:paraId="1C339616"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0.250</w:t>
            </w:r>
            <w:r w:rsidRPr="0022389B">
              <w:rPr>
                <w:rFonts w:ascii="Times New Roman" w:hAnsi="Times New Roman" w:cs="Times New Roman"/>
                <w:spacing w:val="4"/>
              </w:rPr>
              <w:t xml:space="preserve"> </w:t>
            </w:r>
            <w:r w:rsidRPr="0022389B">
              <w:rPr>
                <w:rFonts w:ascii="Times New Roman" w:hAnsi="Times New Roman" w:cs="Times New Roman"/>
              </w:rPr>
              <w:t>to</w:t>
            </w:r>
            <w:r w:rsidRPr="0022389B">
              <w:rPr>
                <w:rFonts w:ascii="Times New Roman" w:hAnsi="Times New Roman" w:cs="Times New Roman"/>
                <w:spacing w:val="4"/>
              </w:rPr>
              <w:t xml:space="preserve"> </w:t>
            </w:r>
            <w:r w:rsidRPr="0022389B">
              <w:rPr>
                <w:rFonts w:ascii="Times New Roman" w:hAnsi="Times New Roman" w:cs="Times New Roman"/>
              </w:rPr>
              <w:t>&lt;0.375</w:t>
            </w:r>
            <w:r w:rsidRPr="0022389B">
              <w:rPr>
                <w:rFonts w:ascii="Times New Roman" w:hAnsi="Times New Roman" w:cs="Times New Roman"/>
                <w:spacing w:val="5"/>
              </w:rPr>
              <w:t xml:space="preserve"> </w:t>
            </w:r>
            <w:r w:rsidRPr="0022389B">
              <w:rPr>
                <w:rFonts w:ascii="Times New Roman" w:hAnsi="Times New Roman" w:cs="Times New Roman"/>
              </w:rPr>
              <w:t>inch</w:t>
            </w:r>
            <w:r w:rsidRPr="0022389B">
              <w:rPr>
                <w:rFonts w:ascii="Times New Roman" w:hAnsi="Times New Roman" w:cs="Times New Roman"/>
                <w:spacing w:val="4"/>
              </w:rPr>
              <w:t xml:space="preserve"> </w:t>
            </w:r>
            <w:r w:rsidRPr="0022389B">
              <w:rPr>
                <w:rFonts w:ascii="Times New Roman" w:hAnsi="Times New Roman" w:cs="Times New Roman"/>
              </w:rPr>
              <w:t>(6</w:t>
            </w:r>
            <w:r w:rsidRPr="0022389B">
              <w:rPr>
                <w:rFonts w:ascii="Times New Roman" w:hAnsi="Times New Roman" w:cs="Times New Roman"/>
                <w:spacing w:val="5"/>
              </w:rPr>
              <w:t xml:space="preserve"> </w:t>
            </w:r>
            <w:r w:rsidRPr="0022389B">
              <w:rPr>
                <w:rFonts w:ascii="Times New Roman" w:hAnsi="Times New Roman" w:cs="Times New Roman"/>
              </w:rPr>
              <w:t>to</w:t>
            </w:r>
            <w:r w:rsidRPr="0022389B">
              <w:rPr>
                <w:rFonts w:ascii="Times New Roman" w:hAnsi="Times New Roman" w:cs="Times New Roman"/>
                <w:spacing w:val="4"/>
              </w:rPr>
              <w:t xml:space="preserve"> </w:t>
            </w:r>
            <w:r w:rsidRPr="0022389B">
              <w:rPr>
                <w:rFonts w:ascii="Times New Roman" w:hAnsi="Times New Roman" w:cs="Times New Roman"/>
                <w:spacing w:val="-2"/>
              </w:rPr>
              <w:t>&lt;9.5mm)</w:t>
            </w:r>
          </w:p>
        </w:tc>
        <w:tc>
          <w:tcPr>
            <w:tcW w:w="4363" w:type="dxa"/>
            <w:vAlign w:val="center"/>
          </w:tcPr>
          <w:p w14:paraId="021186C3"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210°F</w:t>
            </w:r>
            <w:r w:rsidRPr="0022389B">
              <w:rPr>
                <w:rFonts w:ascii="Times New Roman" w:hAnsi="Times New Roman" w:cs="Times New Roman"/>
                <w:spacing w:val="6"/>
              </w:rPr>
              <w:t xml:space="preserve"> </w:t>
            </w:r>
            <w:r w:rsidRPr="0022389B">
              <w:rPr>
                <w:rFonts w:ascii="Times New Roman" w:hAnsi="Times New Roman" w:cs="Times New Roman"/>
                <w:spacing w:val="-2"/>
              </w:rPr>
              <w:t>(100°C)</w:t>
            </w:r>
          </w:p>
        </w:tc>
      </w:tr>
      <w:tr w:rsidR="00A57AF9" w:rsidRPr="00E01907" w14:paraId="2F3AA1EF" w14:textId="77777777" w:rsidTr="00FB302F">
        <w:trPr>
          <w:trHeight w:val="303"/>
        </w:trPr>
        <w:tc>
          <w:tcPr>
            <w:tcW w:w="2088" w:type="dxa"/>
            <w:vMerge/>
            <w:tcBorders>
              <w:top w:val="nil"/>
            </w:tcBorders>
            <w:vAlign w:val="center"/>
          </w:tcPr>
          <w:p w14:paraId="3DD4F28A" w14:textId="77777777" w:rsidR="00A57AF9" w:rsidRPr="0022389B" w:rsidRDefault="00A57AF9" w:rsidP="00E01907"/>
        </w:tc>
        <w:tc>
          <w:tcPr>
            <w:tcW w:w="3449" w:type="dxa"/>
            <w:vAlign w:val="center"/>
          </w:tcPr>
          <w:p w14:paraId="2D695F17"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≥0.375</w:t>
            </w:r>
            <w:r w:rsidRPr="0022389B">
              <w:rPr>
                <w:rFonts w:ascii="Times New Roman" w:hAnsi="Times New Roman" w:cs="Times New Roman"/>
                <w:spacing w:val="7"/>
              </w:rPr>
              <w:t xml:space="preserve"> </w:t>
            </w:r>
            <w:r w:rsidRPr="0022389B">
              <w:rPr>
                <w:rFonts w:ascii="Times New Roman" w:hAnsi="Times New Roman" w:cs="Times New Roman"/>
              </w:rPr>
              <w:t>inch</w:t>
            </w:r>
            <w:r w:rsidRPr="0022389B">
              <w:rPr>
                <w:rFonts w:ascii="Times New Roman" w:hAnsi="Times New Roman" w:cs="Times New Roman"/>
                <w:spacing w:val="8"/>
              </w:rPr>
              <w:t xml:space="preserve"> </w:t>
            </w:r>
            <w:r w:rsidRPr="0022389B">
              <w:rPr>
                <w:rFonts w:ascii="Times New Roman" w:hAnsi="Times New Roman" w:cs="Times New Roman"/>
              </w:rPr>
              <w:t>(9.5mm)</w:t>
            </w:r>
            <w:r w:rsidRPr="0022389B">
              <w:rPr>
                <w:rFonts w:ascii="Times New Roman" w:hAnsi="Times New Roman" w:cs="Times New Roman"/>
                <w:spacing w:val="8"/>
              </w:rPr>
              <w:t xml:space="preserve"> </w:t>
            </w:r>
            <w:r w:rsidRPr="0022389B">
              <w:rPr>
                <w:rFonts w:ascii="Times New Roman" w:hAnsi="Times New Roman" w:cs="Times New Roman"/>
              </w:rPr>
              <w:t>for</w:t>
            </w:r>
            <w:r w:rsidRPr="0022389B">
              <w:rPr>
                <w:rFonts w:ascii="Times New Roman" w:hAnsi="Times New Roman" w:cs="Times New Roman"/>
                <w:spacing w:val="8"/>
              </w:rPr>
              <w:t xml:space="preserve"> </w:t>
            </w:r>
            <w:r w:rsidRPr="0022389B">
              <w:rPr>
                <w:rFonts w:ascii="Times New Roman" w:hAnsi="Times New Roman" w:cs="Times New Roman"/>
                <w:spacing w:val="-2"/>
              </w:rPr>
              <w:t>S32205</w:t>
            </w:r>
          </w:p>
        </w:tc>
        <w:tc>
          <w:tcPr>
            <w:tcW w:w="4363" w:type="dxa"/>
            <w:vAlign w:val="center"/>
          </w:tcPr>
          <w:p w14:paraId="3E71CFB8"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300°F</w:t>
            </w:r>
            <w:r w:rsidRPr="0022389B">
              <w:rPr>
                <w:rFonts w:ascii="Times New Roman" w:hAnsi="Times New Roman" w:cs="Times New Roman"/>
                <w:spacing w:val="6"/>
              </w:rPr>
              <w:t xml:space="preserve"> </w:t>
            </w:r>
            <w:r w:rsidRPr="0022389B">
              <w:rPr>
                <w:rFonts w:ascii="Times New Roman" w:hAnsi="Times New Roman" w:cs="Times New Roman"/>
                <w:spacing w:val="-2"/>
              </w:rPr>
              <w:t>(150°C)</w:t>
            </w:r>
          </w:p>
        </w:tc>
      </w:tr>
      <w:tr w:rsidR="00A57AF9" w:rsidRPr="00E01907" w14:paraId="41AC3282" w14:textId="77777777" w:rsidTr="00FB302F">
        <w:trPr>
          <w:trHeight w:val="303"/>
        </w:trPr>
        <w:tc>
          <w:tcPr>
            <w:tcW w:w="2088" w:type="dxa"/>
            <w:vMerge/>
            <w:tcBorders>
              <w:top w:val="nil"/>
            </w:tcBorders>
            <w:vAlign w:val="center"/>
          </w:tcPr>
          <w:p w14:paraId="77630A5D" w14:textId="77777777" w:rsidR="00A57AF9" w:rsidRPr="0022389B" w:rsidRDefault="00A57AF9" w:rsidP="00E01907"/>
        </w:tc>
        <w:tc>
          <w:tcPr>
            <w:tcW w:w="3449" w:type="dxa"/>
            <w:vAlign w:val="center"/>
          </w:tcPr>
          <w:p w14:paraId="2D9188FF"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≥0.375</w:t>
            </w:r>
            <w:r w:rsidRPr="0022389B">
              <w:rPr>
                <w:rFonts w:ascii="Times New Roman" w:hAnsi="Times New Roman" w:cs="Times New Roman"/>
                <w:spacing w:val="7"/>
              </w:rPr>
              <w:t xml:space="preserve"> </w:t>
            </w:r>
            <w:r w:rsidRPr="0022389B">
              <w:rPr>
                <w:rFonts w:ascii="Times New Roman" w:hAnsi="Times New Roman" w:cs="Times New Roman"/>
              </w:rPr>
              <w:t>inch</w:t>
            </w:r>
            <w:r w:rsidRPr="0022389B">
              <w:rPr>
                <w:rFonts w:ascii="Times New Roman" w:hAnsi="Times New Roman" w:cs="Times New Roman"/>
                <w:spacing w:val="8"/>
              </w:rPr>
              <w:t xml:space="preserve"> </w:t>
            </w:r>
            <w:r w:rsidRPr="0022389B">
              <w:rPr>
                <w:rFonts w:ascii="Times New Roman" w:hAnsi="Times New Roman" w:cs="Times New Roman"/>
              </w:rPr>
              <w:t>(9.5mm)</w:t>
            </w:r>
            <w:r w:rsidRPr="0022389B">
              <w:rPr>
                <w:rFonts w:ascii="Times New Roman" w:hAnsi="Times New Roman" w:cs="Times New Roman"/>
                <w:spacing w:val="8"/>
              </w:rPr>
              <w:t xml:space="preserve"> </w:t>
            </w:r>
            <w:r w:rsidRPr="0022389B">
              <w:rPr>
                <w:rFonts w:ascii="Times New Roman" w:hAnsi="Times New Roman" w:cs="Times New Roman"/>
              </w:rPr>
              <w:t>for</w:t>
            </w:r>
            <w:r w:rsidRPr="0022389B">
              <w:rPr>
                <w:rFonts w:ascii="Times New Roman" w:hAnsi="Times New Roman" w:cs="Times New Roman"/>
                <w:spacing w:val="8"/>
              </w:rPr>
              <w:t xml:space="preserve"> </w:t>
            </w:r>
            <w:r w:rsidRPr="0022389B">
              <w:rPr>
                <w:rFonts w:ascii="Times New Roman" w:hAnsi="Times New Roman" w:cs="Times New Roman"/>
                <w:spacing w:val="-2"/>
              </w:rPr>
              <w:t>S32750</w:t>
            </w:r>
          </w:p>
        </w:tc>
        <w:tc>
          <w:tcPr>
            <w:tcW w:w="4363" w:type="dxa"/>
            <w:vAlign w:val="center"/>
          </w:tcPr>
          <w:p w14:paraId="4341782D"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250°F</w:t>
            </w:r>
            <w:r w:rsidRPr="0022389B">
              <w:rPr>
                <w:rFonts w:ascii="Times New Roman" w:hAnsi="Times New Roman" w:cs="Times New Roman"/>
                <w:spacing w:val="6"/>
              </w:rPr>
              <w:t xml:space="preserve"> </w:t>
            </w:r>
            <w:r w:rsidRPr="0022389B">
              <w:rPr>
                <w:rFonts w:ascii="Times New Roman" w:hAnsi="Times New Roman" w:cs="Times New Roman"/>
                <w:spacing w:val="-2"/>
              </w:rPr>
              <w:t>(120°C)</w:t>
            </w:r>
          </w:p>
        </w:tc>
      </w:tr>
      <w:tr w:rsidR="00A57AF9" w:rsidRPr="00E01907" w14:paraId="70C50A52" w14:textId="77777777" w:rsidTr="00FB302F">
        <w:trPr>
          <w:trHeight w:val="303"/>
        </w:trPr>
        <w:tc>
          <w:tcPr>
            <w:tcW w:w="2088" w:type="dxa"/>
            <w:vAlign w:val="center"/>
          </w:tcPr>
          <w:p w14:paraId="061A8F1B" w14:textId="77777777" w:rsidR="00A57AF9" w:rsidRPr="0022389B" w:rsidRDefault="00A57AF9" w:rsidP="00E01907">
            <w:pPr>
              <w:pStyle w:val="TableParagraph"/>
              <w:spacing w:before="0"/>
              <w:ind w:left="0"/>
              <w:rPr>
                <w:rFonts w:ascii="Times New Roman" w:hAnsi="Times New Roman" w:cs="Times New Roman"/>
              </w:rPr>
            </w:pPr>
            <w:r w:rsidRPr="0022389B">
              <w:rPr>
                <w:rFonts w:ascii="Times New Roman" w:hAnsi="Times New Roman" w:cs="Times New Roman"/>
              </w:rPr>
              <w:t>P34</w:t>
            </w:r>
            <w:r w:rsidRPr="0022389B">
              <w:rPr>
                <w:rFonts w:ascii="Times New Roman" w:hAnsi="Times New Roman" w:cs="Times New Roman"/>
                <w:spacing w:val="5"/>
              </w:rPr>
              <w:t xml:space="preserve"> </w:t>
            </w:r>
            <w:r w:rsidRPr="0022389B">
              <w:rPr>
                <w:rFonts w:ascii="Times New Roman" w:hAnsi="Times New Roman" w:cs="Times New Roman"/>
              </w:rPr>
              <w:t>(CuNi</w:t>
            </w:r>
            <w:r w:rsidRPr="0022389B">
              <w:rPr>
                <w:rFonts w:ascii="Times New Roman" w:hAnsi="Times New Roman" w:cs="Times New Roman"/>
                <w:spacing w:val="6"/>
              </w:rPr>
              <w:t xml:space="preserve"> </w:t>
            </w:r>
            <w:r w:rsidRPr="0022389B">
              <w:rPr>
                <w:rFonts w:ascii="Times New Roman" w:hAnsi="Times New Roman" w:cs="Times New Roman"/>
                <w:spacing w:val="-2"/>
              </w:rPr>
              <w:t>Alloy)</w:t>
            </w:r>
          </w:p>
        </w:tc>
        <w:tc>
          <w:tcPr>
            <w:tcW w:w="3449" w:type="dxa"/>
            <w:vAlign w:val="center"/>
          </w:tcPr>
          <w:p w14:paraId="43F0A52C"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Always</w:t>
            </w:r>
            <w:r w:rsidRPr="0022389B">
              <w:rPr>
                <w:rFonts w:ascii="Times New Roman" w:hAnsi="Times New Roman" w:cs="Times New Roman"/>
                <w:spacing w:val="12"/>
              </w:rPr>
              <w:t xml:space="preserve"> </w:t>
            </w:r>
            <w:r w:rsidRPr="0022389B">
              <w:rPr>
                <w:rFonts w:ascii="Times New Roman" w:hAnsi="Times New Roman" w:cs="Times New Roman"/>
                <w:spacing w:val="-2"/>
              </w:rPr>
              <w:t>Required</w:t>
            </w:r>
          </w:p>
        </w:tc>
        <w:tc>
          <w:tcPr>
            <w:tcW w:w="4363" w:type="dxa"/>
            <w:vAlign w:val="center"/>
          </w:tcPr>
          <w:p w14:paraId="01FD62D4"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350°F</w:t>
            </w:r>
            <w:r w:rsidRPr="0022389B">
              <w:rPr>
                <w:rFonts w:ascii="Times New Roman" w:hAnsi="Times New Roman" w:cs="Times New Roman"/>
                <w:spacing w:val="6"/>
              </w:rPr>
              <w:t xml:space="preserve"> </w:t>
            </w:r>
            <w:r w:rsidRPr="0022389B">
              <w:rPr>
                <w:rFonts w:ascii="Times New Roman" w:hAnsi="Times New Roman" w:cs="Times New Roman"/>
                <w:spacing w:val="-2"/>
              </w:rPr>
              <w:t>(175°C)</w:t>
            </w:r>
          </w:p>
        </w:tc>
      </w:tr>
      <w:tr w:rsidR="00A57AF9" w:rsidRPr="00E01907" w14:paraId="465E62C7" w14:textId="77777777" w:rsidTr="00FB302F">
        <w:trPr>
          <w:trHeight w:val="303"/>
        </w:trPr>
        <w:tc>
          <w:tcPr>
            <w:tcW w:w="2088" w:type="dxa"/>
            <w:vAlign w:val="center"/>
          </w:tcPr>
          <w:p w14:paraId="5229EB8B" w14:textId="77777777" w:rsidR="00A57AF9" w:rsidRPr="0022389B" w:rsidRDefault="00A57AF9" w:rsidP="00E01907">
            <w:pPr>
              <w:pStyle w:val="TableParagraph"/>
              <w:spacing w:before="0"/>
              <w:ind w:left="0"/>
              <w:rPr>
                <w:rFonts w:ascii="Times New Roman" w:hAnsi="Times New Roman" w:cs="Times New Roman"/>
              </w:rPr>
            </w:pPr>
            <w:r w:rsidRPr="0022389B">
              <w:rPr>
                <w:rFonts w:ascii="Times New Roman" w:hAnsi="Times New Roman" w:cs="Times New Roman"/>
              </w:rPr>
              <w:t>P42-P44</w:t>
            </w:r>
            <w:r w:rsidRPr="0022389B">
              <w:rPr>
                <w:rFonts w:ascii="Times New Roman" w:hAnsi="Times New Roman" w:cs="Times New Roman"/>
                <w:spacing w:val="7"/>
              </w:rPr>
              <w:t xml:space="preserve"> </w:t>
            </w:r>
            <w:r w:rsidRPr="0022389B">
              <w:rPr>
                <w:rFonts w:ascii="Times New Roman" w:hAnsi="Times New Roman" w:cs="Times New Roman"/>
              </w:rPr>
              <w:t>(Nickel</w:t>
            </w:r>
            <w:r w:rsidRPr="0022389B">
              <w:rPr>
                <w:rFonts w:ascii="Times New Roman" w:hAnsi="Times New Roman" w:cs="Times New Roman"/>
                <w:spacing w:val="8"/>
              </w:rPr>
              <w:t xml:space="preserve"> </w:t>
            </w:r>
            <w:r w:rsidRPr="0022389B">
              <w:rPr>
                <w:rFonts w:ascii="Times New Roman" w:hAnsi="Times New Roman" w:cs="Times New Roman"/>
                <w:spacing w:val="-2"/>
              </w:rPr>
              <w:t>Alloy)</w:t>
            </w:r>
          </w:p>
        </w:tc>
        <w:tc>
          <w:tcPr>
            <w:tcW w:w="3449" w:type="dxa"/>
            <w:vAlign w:val="center"/>
          </w:tcPr>
          <w:p w14:paraId="2D3E18BA"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Always</w:t>
            </w:r>
            <w:r w:rsidRPr="0022389B">
              <w:rPr>
                <w:rFonts w:ascii="Times New Roman" w:hAnsi="Times New Roman" w:cs="Times New Roman"/>
                <w:spacing w:val="12"/>
              </w:rPr>
              <w:t xml:space="preserve"> </w:t>
            </w:r>
            <w:r w:rsidRPr="0022389B">
              <w:rPr>
                <w:rFonts w:ascii="Times New Roman" w:hAnsi="Times New Roman" w:cs="Times New Roman"/>
                <w:spacing w:val="-2"/>
              </w:rPr>
              <w:t>Required</w:t>
            </w:r>
          </w:p>
        </w:tc>
        <w:tc>
          <w:tcPr>
            <w:tcW w:w="4363" w:type="dxa"/>
            <w:vAlign w:val="center"/>
          </w:tcPr>
          <w:p w14:paraId="42475A42"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300°F</w:t>
            </w:r>
            <w:r w:rsidRPr="0022389B">
              <w:rPr>
                <w:rFonts w:ascii="Times New Roman" w:hAnsi="Times New Roman" w:cs="Times New Roman"/>
                <w:spacing w:val="6"/>
              </w:rPr>
              <w:t xml:space="preserve"> </w:t>
            </w:r>
            <w:r w:rsidRPr="0022389B">
              <w:rPr>
                <w:rFonts w:ascii="Times New Roman" w:hAnsi="Times New Roman" w:cs="Times New Roman"/>
                <w:spacing w:val="-2"/>
              </w:rPr>
              <w:t>(150°C)</w:t>
            </w:r>
          </w:p>
        </w:tc>
      </w:tr>
      <w:tr w:rsidR="00A57AF9" w:rsidRPr="00E01907" w14:paraId="0BB84D20" w14:textId="77777777" w:rsidTr="00FB302F">
        <w:trPr>
          <w:trHeight w:val="303"/>
        </w:trPr>
        <w:tc>
          <w:tcPr>
            <w:tcW w:w="2088" w:type="dxa"/>
            <w:vAlign w:val="center"/>
          </w:tcPr>
          <w:p w14:paraId="2E004D1A" w14:textId="77777777" w:rsidR="00A57AF9" w:rsidRPr="0022389B" w:rsidRDefault="00A57AF9" w:rsidP="00E01907">
            <w:pPr>
              <w:pStyle w:val="TableParagraph"/>
              <w:spacing w:before="0"/>
              <w:ind w:left="0"/>
              <w:rPr>
                <w:rFonts w:ascii="Times New Roman" w:hAnsi="Times New Roman" w:cs="Times New Roman"/>
              </w:rPr>
            </w:pPr>
            <w:r w:rsidRPr="0022389B">
              <w:rPr>
                <w:rFonts w:ascii="Times New Roman" w:hAnsi="Times New Roman" w:cs="Times New Roman"/>
              </w:rPr>
              <w:t>P51</w:t>
            </w:r>
            <w:r w:rsidRPr="0022389B">
              <w:rPr>
                <w:rFonts w:ascii="Times New Roman" w:hAnsi="Times New Roman" w:cs="Times New Roman"/>
                <w:spacing w:val="4"/>
              </w:rPr>
              <w:t xml:space="preserve"> </w:t>
            </w:r>
            <w:r w:rsidRPr="0022389B">
              <w:rPr>
                <w:rFonts w:ascii="Times New Roman" w:hAnsi="Times New Roman" w:cs="Times New Roman"/>
              </w:rPr>
              <w:t>(Ti</w:t>
            </w:r>
            <w:r w:rsidRPr="0022389B">
              <w:rPr>
                <w:rFonts w:ascii="Times New Roman" w:hAnsi="Times New Roman" w:cs="Times New Roman"/>
                <w:spacing w:val="4"/>
              </w:rPr>
              <w:t xml:space="preserve"> </w:t>
            </w:r>
            <w:r w:rsidRPr="0022389B">
              <w:rPr>
                <w:rFonts w:ascii="Times New Roman" w:hAnsi="Times New Roman" w:cs="Times New Roman"/>
                <w:spacing w:val="-2"/>
              </w:rPr>
              <w:t>alloy)</w:t>
            </w:r>
          </w:p>
        </w:tc>
        <w:tc>
          <w:tcPr>
            <w:tcW w:w="3449" w:type="dxa"/>
            <w:vAlign w:val="center"/>
          </w:tcPr>
          <w:p w14:paraId="5C9AABFF"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Always</w:t>
            </w:r>
            <w:r w:rsidRPr="0022389B">
              <w:rPr>
                <w:rFonts w:ascii="Times New Roman" w:hAnsi="Times New Roman" w:cs="Times New Roman"/>
                <w:spacing w:val="12"/>
              </w:rPr>
              <w:t xml:space="preserve"> </w:t>
            </w:r>
            <w:r w:rsidRPr="0022389B">
              <w:rPr>
                <w:rFonts w:ascii="Times New Roman" w:hAnsi="Times New Roman" w:cs="Times New Roman"/>
                <w:spacing w:val="-2"/>
              </w:rPr>
              <w:t>Required</w:t>
            </w:r>
          </w:p>
        </w:tc>
        <w:tc>
          <w:tcPr>
            <w:tcW w:w="4363" w:type="dxa"/>
            <w:vAlign w:val="center"/>
          </w:tcPr>
          <w:p w14:paraId="34C52F67" w14:textId="77777777" w:rsidR="00A57AF9" w:rsidRPr="0022389B" w:rsidRDefault="00A57AF9" w:rsidP="00E01907">
            <w:pPr>
              <w:pStyle w:val="TableParagraph"/>
              <w:spacing w:before="0"/>
              <w:ind w:left="0"/>
              <w:jc w:val="center"/>
              <w:rPr>
                <w:rFonts w:ascii="Times New Roman" w:hAnsi="Times New Roman" w:cs="Times New Roman"/>
              </w:rPr>
            </w:pPr>
            <w:r w:rsidRPr="0022389B">
              <w:rPr>
                <w:rFonts w:ascii="Times New Roman" w:hAnsi="Times New Roman" w:cs="Times New Roman"/>
              </w:rPr>
              <w:t>300°F</w:t>
            </w:r>
            <w:r w:rsidRPr="0022389B">
              <w:rPr>
                <w:rFonts w:ascii="Times New Roman" w:hAnsi="Times New Roman" w:cs="Times New Roman"/>
                <w:spacing w:val="6"/>
              </w:rPr>
              <w:t xml:space="preserve"> </w:t>
            </w:r>
            <w:r w:rsidRPr="0022389B">
              <w:rPr>
                <w:rFonts w:ascii="Times New Roman" w:hAnsi="Times New Roman" w:cs="Times New Roman"/>
                <w:spacing w:val="-2"/>
              </w:rPr>
              <w:t>(150°C)</w:t>
            </w:r>
          </w:p>
        </w:tc>
      </w:tr>
    </w:tbl>
    <w:p w14:paraId="2761A185" w14:textId="77777777" w:rsidR="001B40CC" w:rsidRPr="009A7C8F" w:rsidRDefault="001B40CC">
      <w:pPr>
        <w:pStyle w:val="Heading2"/>
        <w:numPr>
          <w:ilvl w:val="1"/>
          <w:numId w:val="67"/>
        </w:numPr>
        <w:spacing w:before="240" w:after="240"/>
        <w:ind w:left="851" w:hanging="709"/>
        <w:rPr>
          <w:sz w:val="22"/>
          <w:szCs w:val="22"/>
        </w:rPr>
      </w:pPr>
      <w:bookmarkStart w:id="555" w:name="_Toc205628090"/>
      <w:r w:rsidRPr="009A7C8F">
        <w:rPr>
          <w:spacing w:val="-2"/>
          <w:sz w:val="22"/>
          <w:szCs w:val="22"/>
        </w:rPr>
        <w:t>Preheating and Interpass Method and Monitoring</w:t>
      </w:r>
      <w:bookmarkEnd w:id="555"/>
    </w:p>
    <w:p w14:paraId="6CC93F68" w14:textId="4CAEF0ED" w:rsidR="001B40CC" w:rsidRPr="009A7C8F" w:rsidRDefault="001B40CC" w:rsidP="009A7C8F">
      <w:pPr>
        <w:pStyle w:val="BodyText"/>
        <w:spacing w:before="120" w:after="120"/>
        <w:ind w:left="1134" w:hanging="425"/>
        <w:rPr>
          <w:sz w:val="22"/>
          <w:szCs w:val="22"/>
        </w:rPr>
      </w:pPr>
      <w:r w:rsidRPr="009A7C8F">
        <w:rPr>
          <w:b/>
          <w:sz w:val="22"/>
          <w:szCs w:val="22"/>
        </w:rPr>
        <w:t>21.3-1</w:t>
      </w:r>
      <w:r w:rsidRPr="009A7C8F">
        <w:rPr>
          <w:b/>
          <w:spacing w:val="15"/>
          <w:sz w:val="22"/>
          <w:szCs w:val="22"/>
        </w:rPr>
        <w:t xml:space="preserve"> </w:t>
      </w:r>
      <w:r w:rsidRPr="009A7C8F">
        <w:rPr>
          <w:b/>
          <w:sz w:val="22"/>
          <w:szCs w:val="22"/>
        </w:rPr>
        <w:t>-</w:t>
      </w:r>
      <w:r w:rsidRPr="009A7C8F">
        <w:rPr>
          <w:b/>
          <w:spacing w:val="2"/>
          <w:sz w:val="22"/>
          <w:szCs w:val="22"/>
        </w:rPr>
        <w:t xml:space="preserve"> </w:t>
      </w:r>
      <w:r w:rsidRPr="009A7C8F">
        <w:rPr>
          <w:color w:val="333333"/>
          <w:sz w:val="22"/>
          <w:szCs w:val="22"/>
        </w:rPr>
        <w:t>Preheating</w:t>
      </w:r>
      <w:r w:rsidRPr="009A7C8F">
        <w:rPr>
          <w:color w:val="333333"/>
          <w:spacing w:val="9"/>
          <w:sz w:val="22"/>
          <w:szCs w:val="22"/>
        </w:rPr>
        <w:t xml:space="preserve"> </w:t>
      </w:r>
      <w:r w:rsidRPr="009A7C8F">
        <w:rPr>
          <w:color w:val="333333"/>
          <w:sz w:val="22"/>
          <w:szCs w:val="22"/>
        </w:rPr>
        <w:t>and</w:t>
      </w:r>
      <w:r w:rsidRPr="009A7C8F">
        <w:rPr>
          <w:color w:val="333333"/>
          <w:spacing w:val="10"/>
          <w:sz w:val="22"/>
          <w:szCs w:val="22"/>
        </w:rPr>
        <w:t xml:space="preserve"> </w:t>
      </w:r>
      <w:r w:rsidRPr="009A7C8F">
        <w:rPr>
          <w:color w:val="333333"/>
          <w:sz w:val="22"/>
          <w:szCs w:val="22"/>
        </w:rPr>
        <w:t>Interpass</w:t>
      </w:r>
      <w:r w:rsidRPr="009A7C8F">
        <w:rPr>
          <w:color w:val="333333"/>
          <w:spacing w:val="9"/>
          <w:sz w:val="22"/>
          <w:szCs w:val="22"/>
        </w:rPr>
        <w:t xml:space="preserve"> </w:t>
      </w:r>
      <w:r w:rsidRPr="009A7C8F">
        <w:rPr>
          <w:color w:val="333333"/>
          <w:sz w:val="22"/>
          <w:szCs w:val="22"/>
        </w:rPr>
        <w:t>temperature</w:t>
      </w:r>
      <w:r w:rsidRPr="009A7C8F">
        <w:rPr>
          <w:color w:val="333333"/>
          <w:spacing w:val="9"/>
          <w:sz w:val="22"/>
          <w:szCs w:val="22"/>
        </w:rPr>
        <w:t xml:space="preserve"> </w:t>
      </w:r>
      <w:r w:rsidRPr="009A7C8F">
        <w:rPr>
          <w:color w:val="333333"/>
          <w:sz w:val="22"/>
          <w:szCs w:val="22"/>
        </w:rPr>
        <w:t>control</w:t>
      </w:r>
      <w:r w:rsidRPr="009A7C8F">
        <w:rPr>
          <w:color w:val="333333"/>
          <w:spacing w:val="9"/>
          <w:sz w:val="22"/>
          <w:szCs w:val="22"/>
        </w:rPr>
        <w:t xml:space="preserve"> </w:t>
      </w:r>
      <w:r w:rsidRPr="009A7C8F">
        <w:rPr>
          <w:color w:val="333333"/>
          <w:sz w:val="22"/>
          <w:szCs w:val="22"/>
        </w:rPr>
        <w:t>shall</w:t>
      </w:r>
      <w:r w:rsidRPr="009A7C8F">
        <w:rPr>
          <w:color w:val="333333"/>
          <w:spacing w:val="9"/>
          <w:sz w:val="22"/>
          <w:szCs w:val="22"/>
        </w:rPr>
        <w:t xml:space="preserve"> </w:t>
      </w:r>
      <w:r w:rsidRPr="009A7C8F">
        <w:rPr>
          <w:color w:val="333333"/>
          <w:sz w:val="22"/>
          <w:szCs w:val="22"/>
        </w:rPr>
        <w:t>be</w:t>
      </w:r>
      <w:r w:rsidRPr="009A7C8F">
        <w:rPr>
          <w:color w:val="333333"/>
          <w:spacing w:val="9"/>
          <w:sz w:val="22"/>
          <w:szCs w:val="22"/>
        </w:rPr>
        <w:t xml:space="preserve"> </w:t>
      </w:r>
      <w:r w:rsidRPr="009A7C8F">
        <w:rPr>
          <w:color w:val="333333"/>
          <w:sz w:val="22"/>
          <w:szCs w:val="22"/>
        </w:rPr>
        <w:t>applied</w:t>
      </w:r>
      <w:r w:rsidRPr="009A7C8F">
        <w:rPr>
          <w:color w:val="333333"/>
          <w:spacing w:val="9"/>
          <w:sz w:val="22"/>
          <w:szCs w:val="22"/>
        </w:rPr>
        <w:t xml:space="preserve"> </w:t>
      </w:r>
      <w:r w:rsidRPr="009A7C8F">
        <w:rPr>
          <w:color w:val="333333"/>
          <w:sz w:val="22"/>
          <w:szCs w:val="22"/>
        </w:rPr>
        <w:t>and</w:t>
      </w:r>
      <w:r w:rsidRPr="009A7C8F">
        <w:rPr>
          <w:color w:val="333333"/>
          <w:spacing w:val="9"/>
          <w:sz w:val="22"/>
          <w:szCs w:val="22"/>
        </w:rPr>
        <w:t xml:space="preserve"> </w:t>
      </w:r>
      <w:r w:rsidRPr="009A7C8F">
        <w:rPr>
          <w:color w:val="333333"/>
          <w:sz w:val="22"/>
          <w:szCs w:val="22"/>
        </w:rPr>
        <w:t>monitored</w:t>
      </w:r>
      <w:r w:rsidRPr="009A7C8F">
        <w:rPr>
          <w:color w:val="333333"/>
          <w:spacing w:val="10"/>
          <w:sz w:val="22"/>
          <w:szCs w:val="22"/>
        </w:rPr>
        <w:t xml:space="preserve"> </w:t>
      </w:r>
      <w:r w:rsidRPr="009A7C8F">
        <w:rPr>
          <w:color w:val="333333"/>
          <w:sz w:val="22"/>
          <w:szCs w:val="22"/>
        </w:rPr>
        <w:t>when</w:t>
      </w:r>
      <w:r w:rsidRPr="009A7C8F">
        <w:rPr>
          <w:color w:val="333333"/>
          <w:spacing w:val="9"/>
          <w:sz w:val="22"/>
          <w:szCs w:val="22"/>
        </w:rPr>
        <w:t xml:space="preserve"> </w:t>
      </w:r>
      <w:r w:rsidRPr="009A7C8F">
        <w:rPr>
          <w:color w:val="333333"/>
          <w:sz w:val="22"/>
          <w:szCs w:val="22"/>
        </w:rPr>
        <w:t>required</w:t>
      </w:r>
      <w:r w:rsidRPr="009A7C8F">
        <w:rPr>
          <w:color w:val="333333"/>
          <w:spacing w:val="9"/>
          <w:sz w:val="22"/>
          <w:szCs w:val="22"/>
        </w:rPr>
        <w:t xml:space="preserve"> </w:t>
      </w:r>
      <w:r w:rsidRPr="009A7C8F">
        <w:rPr>
          <w:color w:val="333333"/>
          <w:sz w:val="22"/>
          <w:szCs w:val="22"/>
        </w:rPr>
        <w:t>per</w:t>
      </w:r>
      <w:r w:rsidRPr="009A7C8F">
        <w:rPr>
          <w:color w:val="333333"/>
          <w:spacing w:val="12"/>
          <w:sz w:val="22"/>
          <w:szCs w:val="22"/>
        </w:rPr>
        <w:t xml:space="preserve"> </w:t>
      </w:r>
      <w:hyperlink w:anchor="_bookmark65" w:history="1">
        <w:r w:rsidRPr="009A7C8F">
          <w:rPr>
            <w:sz w:val="22"/>
            <w:szCs w:val="22"/>
            <w:u w:val="single"/>
          </w:rPr>
          <w:t>Table</w:t>
        </w:r>
        <w:r w:rsidRPr="009A7C8F">
          <w:rPr>
            <w:spacing w:val="10"/>
            <w:sz w:val="22"/>
            <w:szCs w:val="22"/>
            <w:u w:val="single"/>
          </w:rPr>
          <w:t xml:space="preserve"> </w:t>
        </w:r>
        <w:r w:rsidRPr="009A7C8F">
          <w:rPr>
            <w:spacing w:val="-5"/>
            <w:sz w:val="22"/>
            <w:szCs w:val="22"/>
            <w:u w:val="single"/>
          </w:rPr>
          <w:t>13</w:t>
        </w:r>
      </w:hyperlink>
      <w:r w:rsidRPr="009A7C8F">
        <w:rPr>
          <w:color w:val="333333"/>
          <w:spacing w:val="-5"/>
          <w:sz w:val="22"/>
          <w:szCs w:val="22"/>
        </w:rPr>
        <w:t>.</w:t>
      </w:r>
    </w:p>
    <w:p w14:paraId="7F926BDE" w14:textId="77777777" w:rsidR="001B40CC" w:rsidRPr="009A7C8F" w:rsidRDefault="001B40CC" w:rsidP="009A7C8F">
      <w:pPr>
        <w:spacing w:before="120" w:after="240"/>
        <w:ind w:left="1134" w:hanging="425"/>
        <w:rPr>
          <w:b/>
        </w:rPr>
      </w:pPr>
      <w:r w:rsidRPr="0050704C">
        <w:rPr>
          <w:b/>
          <w:color w:val="333333"/>
          <w:rPrChange w:id="556" w:author="Marchenko, Sergey [Tengizchevroil]" w:date="2025-08-07T15:25:00Z" w16du:dateUtc="2025-08-07T10:25:00Z">
            <w:rPr>
              <w:b/>
              <w:color w:val="333333"/>
              <w:highlight w:val="yellow"/>
            </w:rPr>
          </w:rPrChange>
        </w:rPr>
        <w:t>Table</w:t>
      </w:r>
      <w:r w:rsidRPr="0050704C">
        <w:rPr>
          <w:b/>
          <w:color w:val="333333"/>
          <w:spacing w:val="15"/>
          <w:rPrChange w:id="557" w:author="Marchenko, Sergey [Tengizchevroil]" w:date="2025-08-07T15:25:00Z" w16du:dateUtc="2025-08-07T10:25:00Z">
            <w:rPr>
              <w:b/>
              <w:color w:val="333333"/>
              <w:spacing w:val="15"/>
              <w:highlight w:val="yellow"/>
            </w:rPr>
          </w:rPrChange>
        </w:rPr>
        <w:t xml:space="preserve"> </w:t>
      </w:r>
      <w:r w:rsidRPr="0050704C">
        <w:rPr>
          <w:b/>
          <w:iCs/>
          <w:color w:val="333333"/>
          <w:rPrChange w:id="558" w:author="Marchenko, Sergey [Tengizchevroil]" w:date="2025-08-07T15:25:00Z" w16du:dateUtc="2025-08-07T10:25:00Z">
            <w:rPr>
              <w:b/>
              <w:iCs/>
              <w:color w:val="333333"/>
              <w:highlight w:val="yellow"/>
            </w:rPr>
          </w:rPrChange>
        </w:rPr>
        <w:t>13:</w:t>
      </w:r>
      <w:r w:rsidRPr="0050704C">
        <w:rPr>
          <w:b/>
          <w:color w:val="333333"/>
          <w:spacing w:val="4"/>
          <w:rPrChange w:id="559" w:author="Marchenko, Sergey [Tengizchevroil]" w:date="2025-08-07T15:25:00Z" w16du:dateUtc="2025-08-07T10:25:00Z">
            <w:rPr>
              <w:b/>
              <w:color w:val="333333"/>
              <w:spacing w:val="4"/>
              <w:highlight w:val="yellow"/>
            </w:rPr>
          </w:rPrChange>
        </w:rPr>
        <w:t xml:space="preserve"> </w:t>
      </w:r>
      <w:r w:rsidRPr="0050704C">
        <w:rPr>
          <w:b/>
          <w:color w:val="333333"/>
          <w:rPrChange w:id="560" w:author="Marchenko, Sergey [Tengizchevroil]" w:date="2025-08-07T15:25:00Z" w16du:dateUtc="2025-08-07T10:25:00Z">
            <w:rPr>
              <w:b/>
              <w:color w:val="333333"/>
              <w:highlight w:val="yellow"/>
            </w:rPr>
          </w:rPrChange>
        </w:rPr>
        <w:t>Preheat</w:t>
      </w:r>
      <w:r w:rsidRPr="0050704C">
        <w:rPr>
          <w:b/>
          <w:color w:val="333333"/>
          <w:spacing w:val="10"/>
          <w:rPrChange w:id="561" w:author="Marchenko, Sergey [Tengizchevroil]" w:date="2025-08-07T15:25:00Z" w16du:dateUtc="2025-08-07T10:25:00Z">
            <w:rPr>
              <w:b/>
              <w:color w:val="333333"/>
              <w:spacing w:val="10"/>
              <w:highlight w:val="yellow"/>
            </w:rPr>
          </w:rPrChange>
        </w:rPr>
        <w:t xml:space="preserve"> </w:t>
      </w:r>
      <w:r w:rsidRPr="0050704C">
        <w:rPr>
          <w:b/>
          <w:color w:val="333333"/>
          <w:rPrChange w:id="562" w:author="Marchenko, Sergey [Tengizchevroil]" w:date="2025-08-07T15:25:00Z" w16du:dateUtc="2025-08-07T10:25:00Z">
            <w:rPr>
              <w:b/>
              <w:color w:val="333333"/>
              <w:highlight w:val="yellow"/>
            </w:rPr>
          </w:rPrChange>
        </w:rPr>
        <w:t>and</w:t>
      </w:r>
      <w:r w:rsidRPr="0050704C">
        <w:rPr>
          <w:b/>
          <w:color w:val="333333"/>
          <w:spacing w:val="9"/>
          <w:rPrChange w:id="563" w:author="Marchenko, Sergey [Tengizchevroil]" w:date="2025-08-07T15:25:00Z" w16du:dateUtc="2025-08-07T10:25:00Z">
            <w:rPr>
              <w:b/>
              <w:color w:val="333333"/>
              <w:spacing w:val="9"/>
              <w:highlight w:val="yellow"/>
            </w:rPr>
          </w:rPrChange>
        </w:rPr>
        <w:t xml:space="preserve"> </w:t>
      </w:r>
      <w:r w:rsidRPr="0050704C">
        <w:rPr>
          <w:b/>
          <w:color w:val="333333"/>
          <w:rPrChange w:id="564" w:author="Marchenko, Sergey [Tengizchevroil]" w:date="2025-08-07T15:25:00Z" w16du:dateUtc="2025-08-07T10:25:00Z">
            <w:rPr>
              <w:b/>
              <w:color w:val="333333"/>
              <w:highlight w:val="yellow"/>
            </w:rPr>
          </w:rPrChange>
        </w:rPr>
        <w:t>Interpass</w:t>
      </w:r>
      <w:r w:rsidRPr="0050704C">
        <w:rPr>
          <w:b/>
          <w:color w:val="333333"/>
          <w:spacing w:val="10"/>
          <w:rPrChange w:id="565" w:author="Marchenko, Sergey [Tengizchevroil]" w:date="2025-08-07T15:25:00Z" w16du:dateUtc="2025-08-07T10:25:00Z">
            <w:rPr>
              <w:b/>
              <w:color w:val="333333"/>
              <w:spacing w:val="10"/>
              <w:highlight w:val="yellow"/>
            </w:rPr>
          </w:rPrChange>
        </w:rPr>
        <w:t xml:space="preserve"> </w:t>
      </w:r>
      <w:r w:rsidRPr="0050704C">
        <w:rPr>
          <w:b/>
          <w:color w:val="333333"/>
          <w:rPrChange w:id="566" w:author="Marchenko, Sergey [Tengizchevroil]" w:date="2025-08-07T15:25:00Z" w16du:dateUtc="2025-08-07T10:25:00Z">
            <w:rPr>
              <w:b/>
              <w:color w:val="333333"/>
              <w:highlight w:val="yellow"/>
            </w:rPr>
          </w:rPrChange>
        </w:rPr>
        <w:t>Temperature</w:t>
      </w:r>
      <w:r w:rsidRPr="0050704C">
        <w:rPr>
          <w:b/>
          <w:color w:val="333333"/>
          <w:spacing w:val="10"/>
          <w:rPrChange w:id="567" w:author="Marchenko, Sergey [Tengizchevroil]" w:date="2025-08-07T15:25:00Z" w16du:dateUtc="2025-08-07T10:25:00Z">
            <w:rPr>
              <w:b/>
              <w:color w:val="333333"/>
              <w:spacing w:val="10"/>
              <w:highlight w:val="yellow"/>
            </w:rPr>
          </w:rPrChange>
        </w:rPr>
        <w:t xml:space="preserve"> </w:t>
      </w:r>
      <w:r w:rsidRPr="0050704C">
        <w:rPr>
          <w:b/>
          <w:color w:val="333333"/>
          <w:spacing w:val="-2"/>
          <w:rPrChange w:id="568" w:author="Marchenko, Sergey [Tengizchevroil]" w:date="2025-08-07T15:25:00Z" w16du:dateUtc="2025-08-07T10:25:00Z">
            <w:rPr>
              <w:b/>
              <w:color w:val="333333"/>
              <w:spacing w:val="-2"/>
              <w:highlight w:val="yellow"/>
            </w:rPr>
          </w:rPrChange>
        </w:rPr>
        <w:t>Methods</w:t>
      </w:r>
    </w:p>
    <w:tbl>
      <w:tblPr>
        <w:tblW w:w="0" w:type="auto"/>
        <w:tblInd w:w="55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684"/>
        <w:gridCol w:w="1339"/>
        <w:gridCol w:w="1339"/>
        <w:gridCol w:w="1416"/>
        <w:gridCol w:w="1462"/>
        <w:gridCol w:w="1216"/>
        <w:gridCol w:w="1447"/>
      </w:tblGrid>
      <w:tr w:rsidR="00205DE6" w14:paraId="373349F1" w14:textId="77777777" w:rsidTr="00C46D2E">
        <w:trPr>
          <w:trHeight w:val="287"/>
        </w:trPr>
        <w:tc>
          <w:tcPr>
            <w:tcW w:w="1684" w:type="dxa"/>
            <w:vMerge w:val="restart"/>
            <w:shd w:val="clear" w:color="auto" w:fill="F0F0F0"/>
            <w:vAlign w:val="center"/>
          </w:tcPr>
          <w:p w14:paraId="061E5329" w14:textId="77777777" w:rsidR="00205DE6" w:rsidRPr="0022389B" w:rsidRDefault="00205DE6" w:rsidP="00DA5935">
            <w:pPr>
              <w:pStyle w:val="TableParagraph"/>
              <w:spacing w:before="0"/>
              <w:ind w:left="0"/>
              <w:jc w:val="center"/>
              <w:rPr>
                <w:rFonts w:ascii="Times New Roman" w:hAnsi="Times New Roman" w:cs="Times New Roman"/>
                <w:b/>
              </w:rPr>
            </w:pPr>
            <w:r w:rsidRPr="0022389B">
              <w:rPr>
                <w:rFonts w:ascii="Times New Roman" w:hAnsi="Times New Roman" w:cs="Times New Roman"/>
                <w:b/>
                <w:color w:val="333333"/>
              </w:rPr>
              <w:t>Materials</w:t>
            </w:r>
            <w:r w:rsidRPr="0022389B">
              <w:rPr>
                <w:rFonts w:ascii="Times New Roman" w:hAnsi="Times New Roman" w:cs="Times New Roman"/>
                <w:b/>
                <w:color w:val="333333"/>
                <w:spacing w:val="6"/>
              </w:rPr>
              <w:t xml:space="preserve"> </w:t>
            </w:r>
            <w:r w:rsidRPr="0022389B">
              <w:rPr>
                <w:rFonts w:ascii="Times New Roman" w:hAnsi="Times New Roman" w:cs="Times New Roman"/>
                <w:b/>
                <w:color w:val="333333"/>
              </w:rPr>
              <w:t>P</w:t>
            </w:r>
            <w:r w:rsidRPr="0022389B">
              <w:rPr>
                <w:rFonts w:ascii="Times New Roman" w:hAnsi="Times New Roman" w:cs="Times New Roman"/>
                <w:b/>
                <w:color w:val="333333"/>
                <w:spacing w:val="5"/>
              </w:rPr>
              <w:t xml:space="preserve"> </w:t>
            </w:r>
            <w:r w:rsidRPr="0022389B">
              <w:rPr>
                <w:rFonts w:ascii="Times New Roman" w:hAnsi="Times New Roman" w:cs="Times New Roman"/>
                <w:b/>
                <w:color w:val="333333"/>
                <w:spacing w:val="-2"/>
              </w:rPr>
              <w:t>Number</w:t>
            </w:r>
          </w:p>
        </w:tc>
        <w:tc>
          <w:tcPr>
            <w:tcW w:w="4094" w:type="dxa"/>
            <w:gridSpan w:val="3"/>
            <w:shd w:val="clear" w:color="auto" w:fill="F0F0F0"/>
            <w:vAlign w:val="center"/>
          </w:tcPr>
          <w:p w14:paraId="5468F2B5" w14:textId="77777777" w:rsidR="00205DE6" w:rsidRPr="0022389B" w:rsidRDefault="00205DE6" w:rsidP="00DA5935">
            <w:pPr>
              <w:pStyle w:val="TableParagraph"/>
              <w:spacing w:before="0"/>
              <w:ind w:left="0"/>
              <w:jc w:val="center"/>
              <w:rPr>
                <w:rFonts w:ascii="Times New Roman" w:hAnsi="Times New Roman" w:cs="Times New Roman"/>
                <w:b/>
              </w:rPr>
            </w:pPr>
            <w:r w:rsidRPr="0022389B">
              <w:rPr>
                <w:rFonts w:ascii="Times New Roman" w:hAnsi="Times New Roman" w:cs="Times New Roman"/>
                <w:b/>
                <w:color w:val="333333"/>
              </w:rPr>
              <w:t>Preheat</w:t>
            </w:r>
            <w:r w:rsidRPr="0022389B">
              <w:rPr>
                <w:rFonts w:ascii="Times New Roman" w:hAnsi="Times New Roman" w:cs="Times New Roman"/>
                <w:b/>
                <w:color w:val="333333"/>
                <w:spacing w:val="12"/>
              </w:rPr>
              <w:t xml:space="preserve"> </w:t>
            </w:r>
            <w:r w:rsidRPr="0022389B">
              <w:rPr>
                <w:rFonts w:ascii="Times New Roman" w:hAnsi="Times New Roman" w:cs="Times New Roman"/>
                <w:b/>
                <w:color w:val="333333"/>
              </w:rPr>
              <w:t>Application</w:t>
            </w:r>
            <w:r w:rsidRPr="0022389B">
              <w:rPr>
                <w:rFonts w:ascii="Times New Roman" w:hAnsi="Times New Roman" w:cs="Times New Roman"/>
                <w:b/>
                <w:color w:val="333333"/>
                <w:spacing w:val="12"/>
              </w:rPr>
              <w:t xml:space="preserve"> </w:t>
            </w:r>
            <w:r w:rsidRPr="0022389B">
              <w:rPr>
                <w:rFonts w:ascii="Times New Roman" w:hAnsi="Times New Roman" w:cs="Times New Roman"/>
                <w:b/>
                <w:color w:val="333333"/>
                <w:spacing w:val="-2"/>
              </w:rPr>
              <w:t>Method</w:t>
            </w:r>
          </w:p>
        </w:tc>
        <w:tc>
          <w:tcPr>
            <w:tcW w:w="4125" w:type="dxa"/>
            <w:gridSpan w:val="3"/>
            <w:shd w:val="clear" w:color="auto" w:fill="F0F0F0"/>
            <w:vAlign w:val="center"/>
          </w:tcPr>
          <w:p w14:paraId="5933E70A" w14:textId="77777777" w:rsidR="00205DE6" w:rsidRPr="0022389B" w:rsidRDefault="00205DE6" w:rsidP="00DA5935">
            <w:pPr>
              <w:pStyle w:val="TableParagraph"/>
              <w:spacing w:before="0"/>
              <w:ind w:left="0"/>
              <w:jc w:val="center"/>
              <w:rPr>
                <w:rFonts w:ascii="Times New Roman" w:hAnsi="Times New Roman" w:cs="Times New Roman"/>
                <w:b/>
              </w:rPr>
            </w:pPr>
            <w:r w:rsidRPr="0022389B">
              <w:rPr>
                <w:rFonts w:ascii="Times New Roman" w:hAnsi="Times New Roman" w:cs="Times New Roman"/>
                <w:b/>
                <w:color w:val="333333"/>
              </w:rPr>
              <w:t>Preheat/Interpass</w:t>
            </w:r>
            <w:r w:rsidRPr="0022389B">
              <w:rPr>
                <w:rFonts w:ascii="Times New Roman" w:hAnsi="Times New Roman" w:cs="Times New Roman"/>
                <w:b/>
                <w:color w:val="333333"/>
                <w:spacing w:val="12"/>
              </w:rPr>
              <w:t xml:space="preserve"> </w:t>
            </w:r>
            <w:r w:rsidRPr="0022389B">
              <w:rPr>
                <w:rFonts w:ascii="Times New Roman" w:hAnsi="Times New Roman" w:cs="Times New Roman"/>
                <w:b/>
                <w:color w:val="333333"/>
              </w:rPr>
              <w:t>Monitoring</w:t>
            </w:r>
            <w:r w:rsidRPr="0022389B">
              <w:rPr>
                <w:rFonts w:ascii="Times New Roman" w:hAnsi="Times New Roman" w:cs="Times New Roman"/>
                <w:b/>
                <w:color w:val="333333"/>
                <w:spacing w:val="13"/>
              </w:rPr>
              <w:t xml:space="preserve"> </w:t>
            </w:r>
            <w:r w:rsidRPr="0022389B">
              <w:rPr>
                <w:rFonts w:ascii="Times New Roman" w:hAnsi="Times New Roman" w:cs="Times New Roman"/>
                <w:b/>
                <w:color w:val="333333"/>
                <w:spacing w:val="-2"/>
              </w:rPr>
              <w:t>Method</w:t>
            </w:r>
          </w:p>
        </w:tc>
      </w:tr>
      <w:tr w:rsidR="00205DE6" w14:paraId="553E4B22" w14:textId="77777777" w:rsidTr="00C46D2E">
        <w:trPr>
          <w:trHeight w:val="919"/>
        </w:trPr>
        <w:tc>
          <w:tcPr>
            <w:tcW w:w="1684" w:type="dxa"/>
            <w:vMerge/>
            <w:tcBorders>
              <w:top w:val="nil"/>
            </w:tcBorders>
            <w:shd w:val="clear" w:color="auto" w:fill="F0F0F0"/>
            <w:vAlign w:val="center"/>
          </w:tcPr>
          <w:p w14:paraId="45A87E30" w14:textId="77777777" w:rsidR="00205DE6" w:rsidRPr="0022389B" w:rsidRDefault="00205DE6" w:rsidP="00DA5935">
            <w:pPr>
              <w:jc w:val="center"/>
            </w:pPr>
          </w:p>
        </w:tc>
        <w:tc>
          <w:tcPr>
            <w:tcW w:w="1339" w:type="dxa"/>
            <w:vAlign w:val="center"/>
          </w:tcPr>
          <w:p w14:paraId="6BFDD6E5" w14:textId="77777777" w:rsidR="00205DE6" w:rsidRPr="0022389B" w:rsidRDefault="00205DE6" w:rsidP="00DA5935">
            <w:pPr>
              <w:pStyle w:val="TableParagraph"/>
              <w:spacing w:before="0"/>
              <w:ind w:left="0"/>
              <w:jc w:val="center"/>
              <w:rPr>
                <w:rFonts w:ascii="Times New Roman" w:hAnsi="Times New Roman" w:cs="Times New Roman"/>
                <w:b/>
              </w:rPr>
            </w:pPr>
            <w:r w:rsidRPr="0022389B">
              <w:rPr>
                <w:rFonts w:ascii="Times New Roman" w:hAnsi="Times New Roman" w:cs="Times New Roman"/>
                <w:b/>
                <w:color w:val="333333"/>
                <w:spacing w:val="-2"/>
              </w:rPr>
              <w:t xml:space="preserve">Oxy-fuel “rosebud” </w:t>
            </w:r>
            <w:r w:rsidRPr="0022389B">
              <w:rPr>
                <w:rFonts w:ascii="Times New Roman" w:hAnsi="Times New Roman" w:cs="Times New Roman"/>
                <w:b/>
                <w:color w:val="333333"/>
              </w:rPr>
              <w:t>heating</w:t>
            </w:r>
            <w:r w:rsidRPr="0022389B">
              <w:rPr>
                <w:rFonts w:ascii="Times New Roman" w:hAnsi="Times New Roman" w:cs="Times New Roman"/>
                <w:b/>
                <w:color w:val="333333"/>
                <w:spacing w:val="-10"/>
              </w:rPr>
              <w:t xml:space="preserve"> </w:t>
            </w:r>
            <w:r w:rsidRPr="0022389B">
              <w:rPr>
                <w:rFonts w:ascii="Times New Roman" w:hAnsi="Times New Roman" w:cs="Times New Roman"/>
                <w:b/>
                <w:color w:val="333333"/>
              </w:rPr>
              <w:t>torch</w:t>
            </w:r>
          </w:p>
        </w:tc>
        <w:tc>
          <w:tcPr>
            <w:tcW w:w="1339" w:type="dxa"/>
            <w:vAlign w:val="center"/>
          </w:tcPr>
          <w:p w14:paraId="0429F8C5" w14:textId="77777777" w:rsidR="00205DE6" w:rsidRPr="0022389B" w:rsidRDefault="00205DE6" w:rsidP="00DA5935">
            <w:pPr>
              <w:pStyle w:val="TableParagraph"/>
              <w:spacing w:before="0"/>
              <w:ind w:left="0" w:hanging="11"/>
              <w:jc w:val="center"/>
              <w:rPr>
                <w:rFonts w:ascii="Times New Roman" w:hAnsi="Times New Roman" w:cs="Times New Roman"/>
                <w:b/>
              </w:rPr>
            </w:pPr>
            <w:r w:rsidRPr="0022389B">
              <w:rPr>
                <w:rFonts w:ascii="Times New Roman" w:hAnsi="Times New Roman" w:cs="Times New Roman"/>
                <w:b/>
                <w:color w:val="333333"/>
                <w:spacing w:val="-2"/>
              </w:rPr>
              <w:t xml:space="preserve">Electrical resistance </w:t>
            </w:r>
            <w:r w:rsidRPr="0022389B">
              <w:rPr>
                <w:rFonts w:ascii="Times New Roman" w:hAnsi="Times New Roman" w:cs="Times New Roman"/>
                <w:b/>
                <w:color w:val="333333"/>
              </w:rPr>
              <w:t>Heating</w:t>
            </w:r>
            <w:r w:rsidRPr="0022389B">
              <w:rPr>
                <w:rFonts w:ascii="Times New Roman" w:hAnsi="Times New Roman" w:cs="Times New Roman"/>
                <w:b/>
                <w:color w:val="333333"/>
                <w:spacing w:val="-9"/>
              </w:rPr>
              <w:t xml:space="preserve"> </w:t>
            </w:r>
            <w:r w:rsidRPr="0022389B">
              <w:rPr>
                <w:rFonts w:ascii="Times New Roman" w:hAnsi="Times New Roman" w:cs="Times New Roman"/>
                <w:b/>
                <w:color w:val="333333"/>
              </w:rPr>
              <w:t>Pads</w:t>
            </w:r>
          </w:p>
        </w:tc>
        <w:tc>
          <w:tcPr>
            <w:tcW w:w="1416" w:type="dxa"/>
            <w:vAlign w:val="center"/>
          </w:tcPr>
          <w:p w14:paraId="59394E7E" w14:textId="77777777" w:rsidR="00205DE6" w:rsidRPr="0022389B" w:rsidRDefault="00205DE6" w:rsidP="00DA5935">
            <w:pPr>
              <w:pStyle w:val="TableParagraph"/>
              <w:spacing w:before="0"/>
              <w:ind w:left="0" w:firstLine="169"/>
              <w:jc w:val="center"/>
              <w:rPr>
                <w:rFonts w:ascii="Times New Roman" w:hAnsi="Times New Roman" w:cs="Times New Roman"/>
                <w:b/>
              </w:rPr>
            </w:pPr>
            <w:r w:rsidRPr="0022389B">
              <w:rPr>
                <w:rFonts w:ascii="Times New Roman" w:hAnsi="Times New Roman" w:cs="Times New Roman"/>
                <w:b/>
                <w:color w:val="333333"/>
                <w:spacing w:val="-2"/>
              </w:rPr>
              <w:t xml:space="preserve">Induction </w:t>
            </w:r>
            <w:r w:rsidRPr="0022389B">
              <w:rPr>
                <w:rFonts w:ascii="Times New Roman" w:hAnsi="Times New Roman" w:cs="Times New Roman"/>
                <w:b/>
                <w:color w:val="333333"/>
              </w:rPr>
              <w:t>Heating</w:t>
            </w:r>
            <w:r w:rsidRPr="0022389B">
              <w:rPr>
                <w:rFonts w:ascii="Times New Roman" w:hAnsi="Times New Roman" w:cs="Times New Roman"/>
                <w:b/>
                <w:color w:val="333333"/>
                <w:spacing w:val="-9"/>
              </w:rPr>
              <w:t xml:space="preserve"> </w:t>
            </w:r>
            <w:r w:rsidRPr="0022389B">
              <w:rPr>
                <w:rFonts w:ascii="Times New Roman" w:hAnsi="Times New Roman" w:cs="Times New Roman"/>
                <w:b/>
                <w:color w:val="333333"/>
              </w:rPr>
              <w:t>Coils</w:t>
            </w:r>
          </w:p>
        </w:tc>
        <w:tc>
          <w:tcPr>
            <w:tcW w:w="1462" w:type="dxa"/>
            <w:vAlign w:val="center"/>
          </w:tcPr>
          <w:p w14:paraId="06852912" w14:textId="77777777" w:rsidR="00205DE6" w:rsidRPr="0022389B" w:rsidRDefault="00205DE6" w:rsidP="00DA5935">
            <w:pPr>
              <w:pStyle w:val="TableParagraph"/>
              <w:spacing w:before="0"/>
              <w:ind w:left="0"/>
              <w:jc w:val="center"/>
              <w:rPr>
                <w:rFonts w:ascii="Times New Roman" w:hAnsi="Times New Roman" w:cs="Times New Roman"/>
                <w:b/>
              </w:rPr>
            </w:pPr>
            <w:r w:rsidRPr="0022389B">
              <w:rPr>
                <w:rFonts w:ascii="Times New Roman" w:hAnsi="Times New Roman" w:cs="Times New Roman"/>
                <w:b/>
                <w:color w:val="333333"/>
                <w:spacing w:val="-2"/>
              </w:rPr>
              <w:t>Temperature Indicating Crayons</w:t>
            </w:r>
          </w:p>
        </w:tc>
        <w:tc>
          <w:tcPr>
            <w:tcW w:w="1216" w:type="dxa"/>
            <w:vAlign w:val="center"/>
          </w:tcPr>
          <w:p w14:paraId="3D853D3A" w14:textId="77777777" w:rsidR="00205DE6" w:rsidRPr="0022389B" w:rsidRDefault="00205DE6" w:rsidP="00DA5935">
            <w:pPr>
              <w:pStyle w:val="TableParagraph"/>
              <w:spacing w:before="0"/>
              <w:ind w:left="0" w:firstLine="153"/>
              <w:jc w:val="center"/>
              <w:rPr>
                <w:rFonts w:ascii="Times New Roman" w:hAnsi="Times New Roman" w:cs="Times New Roman"/>
                <w:b/>
              </w:rPr>
            </w:pPr>
            <w:r w:rsidRPr="0022389B">
              <w:rPr>
                <w:rFonts w:ascii="Times New Roman" w:hAnsi="Times New Roman" w:cs="Times New Roman"/>
                <w:b/>
                <w:color w:val="333333"/>
                <w:spacing w:val="-2"/>
              </w:rPr>
              <w:t>Contact Pyrometers</w:t>
            </w:r>
          </w:p>
        </w:tc>
        <w:tc>
          <w:tcPr>
            <w:tcW w:w="1447" w:type="dxa"/>
            <w:vAlign w:val="center"/>
          </w:tcPr>
          <w:p w14:paraId="3B8AC1EC" w14:textId="77777777" w:rsidR="00205DE6" w:rsidRPr="0022389B" w:rsidRDefault="00205DE6" w:rsidP="00DA5935">
            <w:pPr>
              <w:pStyle w:val="TableParagraph"/>
              <w:spacing w:before="0"/>
              <w:ind w:left="0" w:firstLine="307"/>
              <w:jc w:val="center"/>
              <w:rPr>
                <w:rFonts w:ascii="Times New Roman" w:hAnsi="Times New Roman" w:cs="Times New Roman"/>
                <w:b/>
              </w:rPr>
            </w:pPr>
            <w:r w:rsidRPr="0022389B">
              <w:rPr>
                <w:rFonts w:ascii="Times New Roman" w:hAnsi="Times New Roman" w:cs="Times New Roman"/>
                <w:b/>
                <w:color w:val="333333"/>
                <w:spacing w:val="-2"/>
              </w:rPr>
              <w:t>Attached Thermocouples</w:t>
            </w:r>
          </w:p>
        </w:tc>
      </w:tr>
      <w:tr w:rsidR="00205DE6" w14:paraId="653D9116" w14:textId="77777777" w:rsidTr="00C46D2E">
        <w:trPr>
          <w:trHeight w:val="303"/>
        </w:trPr>
        <w:tc>
          <w:tcPr>
            <w:tcW w:w="1684" w:type="dxa"/>
            <w:vAlign w:val="center"/>
          </w:tcPr>
          <w:p w14:paraId="51D52D5E" w14:textId="77777777" w:rsidR="00205DE6" w:rsidRPr="0022389B" w:rsidRDefault="00205DE6" w:rsidP="00D57BAB">
            <w:pPr>
              <w:pStyle w:val="TableParagraph"/>
              <w:spacing w:before="0"/>
              <w:ind w:left="0"/>
              <w:rPr>
                <w:rFonts w:ascii="Times New Roman" w:hAnsi="Times New Roman" w:cs="Times New Roman"/>
              </w:rPr>
            </w:pPr>
            <w:r w:rsidRPr="0022389B">
              <w:rPr>
                <w:rFonts w:ascii="Times New Roman" w:hAnsi="Times New Roman" w:cs="Times New Roman"/>
                <w:color w:val="333333"/>
              </w:rPr>
              <w:t>P1</w:t>
            </w:r>
            <w:r w:rsidRPr="0022389B">
              <w:rPr>
                <w:rFonts w:ascii="Times New Roman" w:hAnsi="Times New Roman" w:cs="Times New Roman"/>
                <w:color w:val="333333"/>
                <w:spacing w:val="6"/>
              </w:rPr>
              <w:t xml:space="preserve"> </w:t>
            </w:r>
            <w:r w:rsidRPr="0022389B">
              <w:rPr>
                <w:rFonts w:ascii="Times New Roman" w:hAnsi="Times New Roman" w:cs="Times New Roman"/>
                <w:color w:val="333333"/>
              </w:rPr>
              <w:t>(Carbon</w:t>
            </w:r>
            <w:r w:rsidRPr="0022389B">
              <w:rPr>
                <w:rFonts w:ascii="Times New Roman" w:hAnsi="Times New Roman" w:cs="Times New Roman"/>
                <w:color w:val="333333"/>
                <w:spacing w:val="6"/>
              </w:rPr>
              <w:t xml:space="preserve"> </w:t>
            </w:r>
            <w:r w:rsidRPr="0022389B">
              <w:rPr>
                <w:rFonts w:ascii="Times New Roman" w:hAnsi="Times New Roman" w:cs="Times New Roman"/>
                <w:color w:val="333333"/>
                <w:spacing w:val="-2"/>
              </w:rPr>
              <w:t>Steel)</w:t>
            </w:r>
          </w:p>
        </w:tc>
        <w:tc>
          <w:tcPr>
            <w:tcW w:w="1339" w:type="dxa"/>
            <w:vAlign w:val="center"/>
          </w:tcPr>
          <w:p w14:paraId="7A3A5D11"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339" w:type="dxa"/>
            <w:vAlign w:val="center"/>
          </w:tcPr>
          <w:p w14:paraId="2C1140ED"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16" w:type="dxa"/>
            <w:vAlign w:val="center"/>
          </w:tcPr>
          <w:p w14:paraId="2CF47F5E"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62" w:type="dxa"/>
            <w:vAlign w:val="center"/>
          </w:tcPr>
          <w:p w14:paraId="3AC706A0"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216" w:type="dxa"/>
            <w:vAlign w:val="center"/>
          </w:tcPr>
          <w:p w14:paraId="0055FAED"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47" w:type="dxa"/>
            <w:vAlign w:val="center"/>
          </w:tcPr>
          <w:p w14:paraId="7D87FE8E"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r>
      <w:tr w:rsidR="00205DE6" w14:paraId="1B53654D" w14:textId="77777777" w:rsidTr="00C46D2E">
        <w:trPr>
          <w:trHeight w:val="303"/>
        </w:trPr>
        <w:tc>
          <w:tcPr>
            <w:tcW w:w="1684" w:type="dxa"/>
            <w:vAlign w:val="center"/>
          </w:tcPr>
          <w:p w14:paraId="05F3D8D4" w14:textId="77777777" w:rsidR="00205DE6" w:rsidRPr="0022389B" w:rsidRDefault="00205DE6" w:rsidP="00D57BAB">
            <w:pPr>
              <w:pStyle w:val="TableParagraph"/>
              <w:spacing w:before="0"/>
              <w:ind w:left="0"/>
              <w:rPr>
                <w:rFonts w:ascii="Times New Roman" w:hAnsi="Times New Roman" w:cs="Times New Roman"/>
              </w:rPr>
            </w:pPr>
            <w:r w:rsidRPr="0022389B">
              <w:rPr>
                <w:rFonts w:ascii="Times New Roman" w:hAnsi="Times New Roman" w:cs="Times New Roman"/>
                <w:color w:val="333333"/>
              </w:rPr>
              <w:t>P3</w:t>
            </w:r>
            <w:r w:rsidRPr="0022389B">
              <w:rPr>
                <w:rFonts w:ascii="Times New Roman" w:hAnsi="Times New Roman" w:cs="Times New Roman"/>
                <w:color w:val="333333"/>
                <w:spacing w:val="9"/>
              </w:rPr>
              <w:t xml:space="preserve"> </w:t>
            </w:r>
            <w:r w:rsidRPr="0022389B">
              <w:rPr>
                <w:rFonts w:ascii="Times New Roman" w:hAnsi="Times New Roman" w:cs="Times New Roman"/>
                <w:color w:val="333333"/>
              </w:rPr>
              <w:t>(C-</w:t>
            </w:r>
            <w:r w:rsidRPr="0022389B">
              <w:rPr>
                <w:rFonts w:ascii="Times New Roman" w:hAnsi="Times New Roman" w:cs="Times New Roman"/>
                <w:color w:val="333333"/>
                <w:spacing w:val="-2"/>
              </w:rPr>
              <w:t>1/2Mo)</w:t>
            </w:r>
          </w:p>
        </w:tc>
        <w:tc>
          <w:tcPr>
            <w:tcW w:w="1339" w:type="dxa"/>
            <w:vAlign w:val="center"/>
          </w:tcPr>
          <w:p w14:paraId="76D1FCB4"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339" w:type="dxa"/>
            <w:vAlign w:val="center"/>
          </w:tcPr>
          <w:p w14:paraId="70D86E5D"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16" w:type="dxa"/>
            <w:vAlign w:val="center"/>
          </w:tcPr>
          <w:p w14:paraId="3A0ED20F"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62" w:type="dxa"/>
            <w:vAlign w:val="center"/>
          </w:tcPr>
          <w:p w14:paraId="659D4F0E"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216" w:type="dxa"/>
            <w:vAlign w:val="center"/>
          </w:tcPr>
          <w:p w14:paraId="5EEEC279"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47" w:type="dxa"/>
            <w:vAlign w:val="center"/>
          </w:tcPr>
          <w:p w14:paraId="08A77580"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r>
      <w:tr w:rsidR="00205DE6" w14:paraId="4EDC1E77" w14:textId="77777777" w:rsidTr="00C46D2E">
        <w:trPr>
          <w:trHeight w:val="595"/>
        </w:trPr>
        <w:tc>
          <w:tcPr>
            <w:tcW w:w="1684" w:type="dxa"/>
            <w:vAlign w:val="center"/>
          </w:tcPr>
          <w:p w14:paraId="6961FE7B" w14:textId="77777777" w:rsidR="00205DE6" w:rsidRPr="0022389B" w:rsidRDefault="00205DE6" w:rsidP="00D57BAB">
            <w:pPr>
              <w:pStyle w:val="TableParagraph"/>
              <w:spacing w:before="0"/>
              <w:ind w:left="0"/>
              <w:rPr>
                <w:rFonts w:ascii="Times New Roman" w:hAnsi="Times New Roman" w:cs="Times New Roman"/>
              </w:rPr>
            </w:pPr>
            <w:r w:rsidRPr="0022389B">
              <w:rPr>
                <w:rFonts w:ascii="Times New Roman" w:hAnsi="Times New Roman" w:cs="Times New Roman"/>
                <w:color w:val="333333"/>
              </w:rPr>
              <w:t>P4</w:t>
            </w:r>
            <w:r w:rsidRPr="0022389B">
              <w:rPr>
                <w:rFonts w:ascii="Times New Roman" w:hAnsi="Times New Roman" w:cs="Times New Roman"/>
                <w:color w:val="333333"/>
                <w:spacing w:val="18"/>
              </w:rPr>
              <w:t xml:space="preserve"> </w:t>
            </w:r>
            <w:r w:rsidRPr="0022389B">
              <w:rPr>
                <w:rFonts w:ascii="Times New Roman" w:hAnsi="Times New Roman" w:cs="Times New Roman"/>
                <w:color w:val="333333"/>
              </w:rPr>
              <w:t>(1-1/4Cr-</w:t>
            </w:r>
            <w:r w:rsidRPr="0022389B">
              <w:rPr>
                <w:rFonts w:ascii="Times New Roman" w:hAnsi="Times New Roman" w:cs="Times New Roman"/>
                <w:color w:val="333333"/>
                <w:spacing w:val="-2"/>
              </w:rPr>
              <w:t>1/2Mo)</w:t>
            </w:r>
          </w:p>
        </w:tc>
        <w:tc>
          <w:tcPr>
            <w:tcW w:w="1339" w:type="dxa"/>
            <w:vAlign w:val="center"/>
          </w:tcPr>
          <w:p w14:paraId="6F6CA7C5"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rPr>
              <w:t>Less</w:t>
            </w:r>
            <w:r w:rsidRPr="0022389B">
              <w:rPr>
                <w:rFonts w:ascii="Times New Roman" w:hAnsi="Times New Roman" w:cs="Times New Roman"/>
                <w:color w:val="333333"/>
                <w:spacing w:val="8"/>
              </w:rPr>
              <w:t xml:space="preserve"> </w:t>
            </w:r>
            <w:r w:rsidRPr="0022389B">
              <w:rPr>
                <w:rFonts w:ascii="Times New Roman" w:hAnsi="Times New Roman" w:cs="Times New Roman"/>
                <w:color w:val="333333"/>
                <w:spacing w:val="-4"/>
              </w:rPr>
              <w:t>than</w:t>
            </w:r>
          </w:p>
          <w:p w14:paraId="366D30C5"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rPr>
              <w:t>2NPS</w:t>
            </w:r>
            <w:r w:rsidRPr="0022389B">
              <w:rPr>
                <w:rFonts w:ascii="Times New Roman" w:hAnsi="Times New Roman" w:cs="Times New Roman"/>
                <w:color w:val="333333"/>
                <w:spacing w:val="6"/>
              </w:rPr>
              <w:t xml:space="preserve"> </w:t>
            </w:r>
            <w:r w:rsidRPr="0022389B">
              <w:rPr>
                <w:rFonts w:ascii="Times New Roman" w:hAnsi="Times New Roman" w:cs="Times New Roman"/>
                <w:color w:val="333333"/>
                <w:spacing w:val="-4"/>
              </w:rPr>
              <w:t>only</w:t>
            </w:r>
          </w:p>
        </w:tc>
        <w:tc>
          <w:tcPr>
            <w:tcW w:w="1339" w:type="dxa"/>
            <w:vAlign w:val="center"/>
          </w:tcPr>
          <w:p w14:paraId="15F4C751"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16" w:type="dxa"/>
            <w:vAlign w:val="center"/>
          </w:tcPr>
          <w:p w14:paraId="6A8F286B"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62" w:type="dxa"/>
            <w:vAlign w:val="center"/>
          </w:tcPr>
          <w:p w14:paraId="110E8157"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216" w:type="dxa"/>
            <w:vAlign w:val="center"/>
          </w:tcPr>
          <w:p w14:paraId="7484B2BB"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47" w:type="dxa"/>
            <w:vAlign w:val="center"/>
          </w:tcPr>
          <w:p w14:paraId="21C99EC1"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r>
      <w:tr w:rsidR="00205DE6" w14:paraId="4680F82D" w14:textId="77777777" w:rsidTr="00C46D2E">
        <w:trPr>
          <w:trHeight w:val="303"/>
        </w:trPr>
        <w:tc>
          <w:tcPr>
            <w:tcW w:w="1684" w:type="dxa"/>
            <w:vAlign w:val="center"/>
          </w:tcPr>
          <w:p w14:paraId="6D899897" w14:textId="77777777" w:rsidR="00205DE6" w:rsidRPr="0022389B" w:rsidRDefault="00205DE6" w:rsidP="00D57BAB">
            <w:pPr>
              <w:pStyle w:val="TableParagraph"/>
              <w:spacing w:before="0"/>
              <w:ind w:left="0"/>
              <w:rPr>
                <w:rFonts w:ascii="Times New Roman" w:hAnsi="Times New Roman" w:cs="Times New Roman"/>
              </w:rPr>
            </w:pPr>
            <w:r w:rsidRPr="0022389B">
              <w:rPr>
                <w:rFonts w:ascii="Times New Roman" w:hAnsi="Times New Roman" w:cs="Times New Roman"/>
                <w:color w:val="333333"/>
              </w:rPr>
              <w:t>P5A</w:t>
            </w:r>
            <w:r w:rsidRPr="0022389B">
              <w:rPr>
                <w:rFonts w:ascii="Times New Roman" w:hAnsi="Times New Roman" w:cs="Times New Roman"/>
                <w:color w:val="333333"/>
                <w:spacing w:val="19"/>
              </w:rPr>
              <w:t xml:space="preserve"> </w:t>
            </w:r>
            <w:r w:rsidRPr="0022389B">
              <w:rPr>
                <w:rFonts w:ascii="Times New Roman" w:hAnsi="Times New Roman" w:cs="Times New Roman"/>
                <w:color w:val="333333"/>
              </w:rPr>
              <w:t>(2-1/4Cr-</w:t>
            </w:r>
            <w:r w:rsidRPr="0022389B">
              <w:rPr>
                <w:rFonts w:ascii="Times New Roman" w:hAnsi="Times New Roman" w:cs="Times New Roman"/>
                <w:color w:val="333333"/>
                <w:spacing w:val="-4"/>
              </w:rPr>
              <w:t>1Mo)</w:t>
            </w:r>
          </w:p>
        </w:tc>
        <w:tc>
          <w:tcPr>
            <w:tcW w:w="1339" w:type="dxa"/>
            <w:vAlign w:val="center"/>
          </w:tcPr>
          <w:p w14:paraId="52AFBF22"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No</w:t>
            </w:r>
          </w:p>
        </w:tc>
        <w:tc>
          <w:tcPr>
            <w:tcW w:w="1339" w:type="dxa"/>
            <w:vAlign w:val="center"/>
          </w:tcPr>
          <w:p w14:paraId="3B4452F1"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16" w:type="dxa"/>
            <w:vAlign w:val="center"/>
          </w:tcPr>
          <w:p w14:paraId="472ECE5A"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62" w:type="dxa"/>
            <w:vAlign w:val="center"/>
          </w:tcPr>
          <w:p w14:paraId="69AF34A0"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216" w:type="dxa"/>
            <w:vAlign w:val="center"/>
          </w:tcPr>
          <w:p w14:paraId="0182C77A"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47" w:type="dxa"/>
            <w:vAlign w:val="center"/>
          </w:tcPr>
          <w:p w14:paraId="112B55A3"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r>
      <w:tr w:rsidR="00205DE6" w14:paraId="141E9390" w14:textId="77777777" w:rsidTr="00C46D2E">
        <w:trPr>
          <w:trHeight w:val="303"/>
        </w:trPr>
        <w:tc>
          <w:tcPr>
            <w:tcW w:w="1684" w:type="dxa"/>
            <w:vAlign w:val="center"/>
          </w:tcPr>
          <w:p w14:paraId="5CBDB0E6" w14:textId="77777777" w:rsidR="00205DE6" w:rsidRPr="0022389B" w:rsidRDefault="00205DE6" w:rsidP="00D57BAB">
            <w:pPr>
              <w:pStyle w:val="TableParagraph"/>
              <w:spacing w:before="0"/>
              <w:ind w:left="0"/>
              <w:rPr>
                <w:rFonts w:ascii="Times New Roman" w:hAnsi="Times New Roman" w:cs="Times New Roman"/>
              </w:rPr>
            </w:pPr>
            <w:r w:rsidRPr="0022389B">
              <w:rPr>
                <w:rFonts w:ascii="Times New Roman" w:hAnsi="Times New Roman" w:cs="Times New Roman"/>
                <w:color w:val="333333"/>
              </w:rPr>
              <w:t>P5B</w:t>
            </w:r>
            <w:r w:rsidRPr="0022389B">
              <w:rPr>
                <w:rFonts w:ascii="Times New Roman" w:hAnsi="Times New Roman" w:cs="Times New Roman"/>
                <w:color w:val="333333"/>
                <w:spacing w:val="13"/>
              </w:rPr>
              <w:t xml:space="preserve"> </w:t>
            </w:r>
            <w:r w:rsidRPr="0022389B">
              <w:rPr>
                <w:rFonts w:ascii="Times New Roman" w:hAnsi="Times New Roman" w:cs="Times New Roman"/>
                <w:color w:val="333333"/>
              </w:rPr>
              <w:t>(9Cr-</w:t>
            </w:r>
            <w:r w:rsidRPr="0022389B">
              <w:rPr>
                <w:rFonts w:ascii="Times New Roman" w:hAnsi="Times New Roman" w:cs="Times New Roman"/>
                <w:color w:val="333333"/>
                <w:spacing w:val="-4"/>
              </w:rPr>
              <w:t>1Mo)</w:t>
            </w:r>
          </w:p>
        </w:tc>
        <w:tc>
          <w:tcPr>
            <w:tcW w:w="1339" w:type="dxa"/>
            <w:vAlign w:val="center"/>
          </w:tcPr>
          <w:p w14:paraId="743841EA"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No</w:t>
            </w:r>
          </w:p>
        </w:tc>
        <w:tc>
          <w:tcPr>
            <w:tcW w:w="1339" w:type="dxa"/>
            <w:vAlign w:val="center"/>
          </w:tcPr>
          <w:p w14:paraId="2D45B076"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16" w:type="dxa"/>
            <w:vAlign w:val="center"/>
          </w:tcPr>
          <w:p w14:paraId="658F5B7B"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62" w:type="dxa"/>
            <w:vAlign w:val="center"/>
          </w:tcPr>
          <w:p w14:paraId="47B57BDD"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No</w:t>
            </w:r>
          </w:p>
        </w:tc>
        <w:tc>
          <w:tcPr>
            <w:tcW w:w="1216" w:type="dxa"/>
            <w:vAlign w:val="center"/>
          </w:tcPr>
          <w:p w14:paraId="185DA2A2"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No</w:t>
            </w:r>
          </w:p>
        </w:tc>
        <w:tc>
          <w:tcPr>
            <w:tcW w:w="1447" w:type="dxa"/>
            <w:vAlign w:val="center"/>
          </w:tcPr>
          <w:p w14:paraId="5B34D00E"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r>
      <w:tr w:rsidR="00205DE6" w14:paraId="7AA63DE7" w14:textId="77777777" w:rsidTr="00C46D2E">
        <w:trPr>
          <w:trHeight w:val="303"/>
        </w:trPr>
        <w:tc>
          <w:tcPr>
            <w:tcW w:w="1684" w:type="dxa"/>
            <w:vAlign w:val="center"/>
          </w:tcPr>
          <w:p w14:paraId="740FB30E" w14:textId="77777777" w:rsidR="00205DE6" w:rsidRPr="0022389B" w:rsidRDefault="00205DE6" w:rsidP="00D57BAB">
            <w:pPr>
              <w:pStyle w:val="TableParagraph"/>
              <w:spacing w:before="0"/>
              <w:ind w:left="0"/>
              <w:rPr>
                <w:rFonts w:ascii="Times New Roman" w:hAnsi="Times New Roman" w:cs="Times New Roman"/>
              </w:rPr>
            </w:pPr>
            <w:r w:rsidRPr="0022389B">
              <w:rPr>
                <w:rFonts w:ascii="Times New Roman" w:hAnsi="Times New Roman" w:cs="Times New Roman"/>
                <w:color w:val="333333"/>
              </w:rPr>
              <w:lastRenderedPageBreak/>
              <w:t>P8</w:t>
            </w:r>
            <w:r w:rsidRPr="0022389B">
              <w:rPr>
                <w:rFonts w:ascii="Times New Roman" w:hAnsi="Times New Roman" w:cs="Times New Roman"/>
                <w:color w:val="333333"/>
                <w:spacing w:val="11"/>
              </w:rPr>
              <w:t xml:space="preserve"> </w:t>
            </w:r>
            <w:r w:rsidRPr="0022389B">
              <w:rPr>
                <w:rFonts w:ascii="Times New Roman" w:hAnsi="Times New Roman" w:cs="Times New Roman"/>
                <w:color w:val="333333"/>
              </w:rPr>
              <w:t>(Austenitic</w:t>
            </w:r>
            <w:r w:rsidRPr="0022389B">
              <w:rPr>
                <w:rFonts w:ascii="Times New Roman" w:hAnsi="Times New Roman" w:cs="Times New Roman"/>
                <w:color w:val="333333"/>
                <w:spacing w:val="11"/>
              </w:rPr>
              <w:t xml:space="preserve"> </w:t>
            </w:r>
            <w:r w:rsidRPr="0022389B">
              <w:rPr>
                <w:rFonts w:ascii="Times New Roman" w:hAnsi="Times New Roman" w:cs="Times New Roman"/>
                <w:color w:val="333333"/>
                <w:spacing w:val="-5"/>
              </w:rPr>
              <w:t>SS)</w:t>
            </w:r>
          </w:p>
        </w:tc>
        <w:tc>
          <w:tcPr>
            <w:tcW w:w="1339" w:type="dxa"/>
            <w:vAlign w:val="center"/>
          </w:tcPr>
          <w:p w14:paraId="195525B0"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339" w:type="dxa"/>
            <w:vAlign w:val="center"/>
          </w:tcPr>
          <w:p w14:paraId="72937F51"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16" w:type="dxa"/>
            <w:vAlign w:val="center"/>
          </w:tcPr>
          <w:p w14:paraId="1F8830FA"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NA</w:t>
            </w:r>
          </w:p>
        </w:tc>
        <w:tc>
          <w:tcPr>
            <w:tcW w:w="1462" w:type="dxa"/>
            <w:vAlign w:val="center"/>
          </w:tcPr>
          <w:p w14:paraId="46CBA5AF"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NA</w:t>
            </w:r>
          </w:p>
        </w:tc>
        <w:tc>
          <w:tcPr>
            <w:tcW w:w="1216" w:type="dxa"/>
            <w:vAlign w:val="center"/>
          </w:tcPr>
          <w:p w14:paraId="0DA013A1"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47" w:type="dxa"/>
            <w:vAlign w:val="center"/>
          </w:tcPr>
          <w:p w14:paraId="511DADED"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r>
      <w:tr w:rsidR="00205DE6" w14:paraId="4D320CB7" w14:textId="77777777" w:rsidTr="00C46D2E">
        <w:trPr>
          <w:trHeight w:val="303"/>
        </w:trPr>
        <w:tc>
          <w:tcPr>
            <w:tcW w:w="1684" w:type="dxa"/>
            <w:vAlign w:val="center"/>
          </w:tcPr>
          <w:p w14:paraId="56A1BAD5" w14:textId="77777777" w:rsidR="00205DE6" w:rsidRPr="0022389B" w:rsidRDefault="00205DE6" w:rsidP="00D57BAB">
            <w:pPr>
              <w:pStyle w:val="TableParagraph"/>
              <w:spacing w:before="0"/>
              <w:ind w:left="0"/>
              <w:rPr>
                <w:rFonts w:ascii="Times New Roman" w:hAnsi="Times New Roman" w:cs="Times New Roman"/>
              </w:rPr>
            </w:pPr>
            <w:r w:rsidRPr="0022389B">
              <w:rPr>
                <w:rFonts w:ascii="Times New Roman" w:hAnsi="Times New Roman" w:cs="Times New Roman"/>
                <w:color w:val="333333"/>
              </w:rPr>
              <w:t>P10H</w:t>
            </w:r>
            <w:r w:rsidRPr="0022389B">
              <w:rPr>
                <w:rFonts w:ascii="Times New Roman" w:hAnsi="Times New Roman" w:cs="Times New Roman"/>
                <w:color w:val="333333"/>
                <w:spacing w:val="10"/>
              </w:rPr>
              <w:t xml:space="preserve"> </w:t>
            </w:r>
            <w:r w:rsidRPr="0022389B">
              <w:rPr>
                <w:rFonts w:ascii="Times New Roman" w:hAnsi="Times New Roman" w:cs="Times New Roman"/>
                <w:color w:val="333333"/>
              </w:rPr>
              <w:t>(Duplex</w:t>
            </w:r>
            <w:r w:rsidRPr="0022389B">
              <w:rPr>
                <w:rFonts w:ascii="Times New Roman" w:hAnsi="Times New Roman" w:cs="Times New Roman"/>
                <w:color w:val="333333"/>
                <w:spacing w:val="10"/>
              </w:rPr>
              <w:t xml:space="preserve"> </w:t>
            </w:r>
            <w:r w:rsidRPr="0022389B">
              <w:rPr>
                <w:rFonts w:ascii="Times New Roman" w:hAnsi="Times New Roman" w:cs="Times New Roman"/>
                <w:color w:val="333333"/>
                <w:spacing w:val="-5"/>
              </w:rPr>
              <w:t>SS)</w:t>
            </w:r>
          </w:p>
        </w:tc>
        <w:tc>
          <w:tcPr>
            <w:tcW w:w="1339" w:type="dxa"/>
            <w:vAlign w:val="center"/>
          </w:tcPr>
          <w:p w14:paraId="15895739"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No</w:t>
            </w:r>
          </w:p>
        </w:tc>
        <w:tc>
          <w:tcPr>
            <w:tcW w:w="1339" w:type="dxa"/>
            <w:vAlign w:val="center"/>
          </w:tcPr>
          <w:p w14:paraId="50E3D104"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16" w:type="dxa"/>
            <w:vAlign w:val="center"/>
          </w:tcPr>
          <w:p w14:paraId="4ED65FD8"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NA</w:t>
            </w:r>
          </w:p>
        </w:tc>
        <w:tc>
          <w:tcPr>
            <w:tcW w:w="1462" w:type="dxa"/>
            <w:vAlign w:val="center"/>
          </w:tcPr>
          <w:p w14:paraId="1127AFB2"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NA</w:t>
            </w:r>
          </w:p>
        </w:tc>
        <w:tc>
          <w:tcPr>
            <w:tcW w:w="1216" w:type="dxa"/>
            <w:vAlign w:val="center"/>
          </w:tcPr>
          <w:p w14:paraId="3A8C0B6B"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No</w:t>
            </w:r>
          </w:p>
        </w:tc>
        <w:tc>
          <w:tcPr>
            <w:tcW w:w="1447" w:type="dxa"/>
            <w:vAlign w:val="center"/>
          </w:tcPr>
          <w:p w14:paraId="299ED3DA"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r>
      <w:tr w:rsidR="00205DE6" w14:paraId="7B738554" w14:textId="77777777" w:rsidTr="00C46D2E">
        <w:trPr>
          <w:trHeight w:val="303"/>
        </w:trPr>
        <w:tc>
          <w:tcPr>
            <w:tcW w:w="1684" w:type="dxa"/>
            <w:vAlign w:val="center"/>
          </w:tcPr>
          <w:p w14:paraId="141E9D01" w14:textId="77777777" w:rsidR="00205DE6" w:rsidRPr="0022389B" w:rsidRDefault="00205DE6" w:rsidP="00D57BAB">
            <w:pPr>
              <w:pStyle w:val="TableParagraph"/>
              <w:spacing w:before="0"/>
              <w:ind w:left="0"/>
              <w:rPr>
                <w:rFonts w:ascii="Times New Roman" w:hAnsi="Times New Roman" w:cs="Times New Roman"/>
              </w:rPr>
            </w:pPr>
            <w:r w:rsidRPr="0022389B">
              <w:rPr>
                <w:rFonts w:ascii="Times New Roman" w:hAnsi="Times New Roman" w:cs="Times New Roman"/>
                <w:color w:val="333333"/>
              </w:rPr>
              <w:t>P34</w:t>
            </w:r>
            <w:r w:rsidRPr="0022389B">
              <w:rPr>
                <w:rFonts w:ascii="Times New Roman" w:hAnsi="Times New Roman" w:cs="Times New Roman"/>
                <w:color w:val="333333"/>
                <w:spacing w:val="5"/>
              </w:rPr>
              <w:t xml:space="preserve"> </w:t>
            </w:r>
            <w:r w:rsidRPr="0022389B">
              <w:rPr>
                <w:rFonts w:ascii="Times New Roman" w:hAnsi="Times New Roman" w:cs="Times New Roman"/>
                <w:color w:val="333333"/>
              </w:rPr>
              <w:t>(CuNi</w:t>
            </w:r>
            <w:r w:rsidRPr="0022389B">
              <w:rPr>
                <w:rFonts w:ascii="Times New Roman" w:hAnsi="Times New Roman" w:cs="Times New Roman"/>
                <w:color w:val="333333"/>
                <w:spacing w:val="6"/>
              </w:rPr>
              <w:t xml:space="preserve"> </w:t>
            </w:r>
            <w:r w:rsidRPr="0022389B">
              <w:rPr>
                <w:rFonts w:ascii="Times New Roman" w:hAnsi="Times New Roman" w:cs="Times New Roman"/>
                <w:color w:val="333333"/>
                <w:spacing w:val="-2"/>
              </w:rPr>
              <w:t>Alloy)</w:t>
            </w:r>
          </w:p>
        </w:tc>
        <w:tc>
          <w:tcPr>
            <w:tcW w:w="1339" w:type="dxa"/>
            <w:vAlign w:val="center"/>
          </w:tcPr>
          <w:p w14:paraId="7579DEA4"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339" w:type="dxa"/>
            <w:vAlign w:val="center"/>
          </w:tcPr>
          <w:p w14:paraId="5F5F2B05"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16" w:type="dxa"/>
            <w:vAlign w:val="center"/>
          </w:tcPr>
          <w:p w14:paraId="610238F4"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NA</w:t>
            </w:r>
          </w:p>
        </w:tc>
        <w:tc>
          <w:tcPr>
            <w:tcW w:w="1462" w:type="dxa"/>
            <w:vAlign w:val="center"/>
          </w:tcPr>
          <w:p w14:paraId="2D4FD630"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NA</w:t>
            </w:r>
          </w:p>
        </w:tc>
        <w:tc>
          <w:tcPr>
            <w:tcW w:w="1216" w:type="dxa"/>
            <w:vAlign w:val="center"/>
          </w:tcPr>
          <w:p w14:paraId="6AD8B857"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47" w:type="dxa"/>
            <w:vAlign w:val="center"/>
          </w:tcPr>
          <w:p w14:paraId="1724D7B2"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r>
      <w:tr w:rsidR="00205DE6" w14:paraId="14992AE2" w14:textId="77777777" w:rsidTr="00C46D2E">
        <w:trPr>
          <w:trHeight w:val="303"/>
        </w:trPr>
        <w:tc>
          <w:tcPr>
            <w:tcW w:w="1684" w:type="dxa"/>
            <w:vAlign w:val="center"/>
          </w:tcPr>
          <w:p w14:paraId="19CED42A" w14:textId="7F60E59D" w:rsidR="00205DE6" w:rsidRPr="0022389B" w:rsidRDefault="00205DE6" w:rsidP="00D57BAB">
            <w:pPr>
              <w:pStyle w:val="TableParagraph"/>
              <w:spacing w:before="0"/>
              <w:ind w:left="0"/>
              <w:rPr>
                <w:rFonts w:ascii="Times New Roman" w:hAnsi="Times New Roman" w:cs="Times New Roman"/>
              </w:rPr>
            </w:pPr>
            <w:r w:rsidRPr="0022389B">
              <w:rPr>
                <w:rFonts w:ascii="Times New Roman" w:hAnsi="Times New Roman" w:cs="Times New Roman"/>
                <w:color w:val="333333"/>
              </w:rPr>
              <w:t>P42-45</w:t>
            </w:r>
            <w:r w:rsidRPr="0022389B">
              <w:rPr>
                <w:rFonts w:ascii="Times New Roman" w:hAnsi="Times New Roman" w:cs="Times New Roman"/>
                <w:color w:val="333333"/>
                <w:spacing w:val="7"/>
              </w:rPr>
              <w:t xml:space="preserve"> </w:t>
            </w:r>
            <w:r w:rsidRPr="0022389B">
              <w:rPr>
                <w:rFonts w:ascii="Times New Roman" w:hAnsi="Times New Roman" w:cs="Times New Roman"/>
                <w:color w:val="333333"/>
                <w:spacing w:val="-2"/>
              </w:rPr>
              <w:t>(Ni</w:t>
            </w:r>
            <w:r w:rsidR="004559BA" w:rsidRPr="0022389B">
              <w:rPr>
                <w:rFonts w:ascii="Times New Roman" w:hAnsi="Times New Roman" w:cs="Times New Roman"/>
                <w:color w:val="333333"/>
                <w:spacing w:val="-2"/>
                <w:lang w:val="ru-RU"/>
              </w:rPr>
              <w:t xml:space="preserve"> </w:t>
            </w:r>
            <w:r w:rsidRPr="0022389B">
              <w:rPr>
                <w:rFonts w:ascii="Times New Roman" w:hAnsi="Times New Roman" w:cs="Times New Roman"/>
                <w:color w:val="333333"/>
                <w:spacing w:val="-2"/>
              </w:rPr>
              <w:t>Alloy)</w:t>
            </w:r>
          </w:p>
        </w:tc>
        <w:tc>
          <w:tcPr>
            <w:tcW w:w="1339" w:type="dxa"/>
            <w:vAlign w:val="center"/>
          </w:tcPr>
          <w:p w14:paraId="2EAE116C"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339" w:type="dxa"/>
            <w:vAlign w:val="center"/>
          </w:tcPr>
          <w:p w14:paraId="66DF1E9E"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16" w:type="dxa"/>
            <w:vAlign w:val="center"/>
          </w:tcPr>
          <w:p w14:paraId="18A6910E"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NA</w:t>
            </w:r>
          </w:p>
        </w:tc>
        <w:tc>
          <w:tcPr>
            <w:tcW w:w="1462" w:type="dxa"/>
            <w:vAlign w:val="center"/>
          </w:tcPr>
          <w:p w14:paraId="49179104"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NA</w:t>
            </w:r>
          </w:p>
        </w:tc>
        <w:tc>
          <w:tcPr>
            <w:tcW w:w="1216" w:type="dxa"/>
            <w:vAlign w:val="center"/>
          </w:tcPr>
          <w:p w14:paraId="28231282"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47" w:type="dxa"/>
            <w:vAlign w:val="center"/>
          </w:tcPr>
          <w:p w14:paraId="6489C6B6"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r>
      <w:tr w:rsidR="00205DE6" w14:paraId="54947035" w14:textId="77777777" w:rsidTr="00C46D2E">
        <w:trPr>
          <w:trHeight w:val="303"/>
        </w:trPr>
        <w:tc>
          <w:tcPr>
            <w:tcW w:w="1684" w:type="dxa"/>
            <w:vAlign w:val="center"/>
          </w:tcPr>
          <w:p w14:paraId="530ECFC1" w14:textId="77777777" w:rsidR="00205DE6" w:rsidRPr="0022389B" w:rsidRDefault="00205DE6" w:rsidP="00D57BAB">
            <w:pPr>
              <w:pStyle w:val="TableParagraph"/>
              <w:spacing w:before="0"/>
              <w:ind w:left="0"/>
              <w:rPr>
                <w:rFonts w:ascii="Times New Roman" w:hAnsi="Times New Roman" w:cs="Times New Roman"/>
              </w:rPr>
            </w:pPr>
            <w:r w:rsidRPr="0022389B">
              <w:rPr>
                <w:rFonts w:ascii="Times New Roman" w:hAnsi="Times New Roman" w:cs="Times New Roman"/>
                <w:color w:val="333333"/>
              </w:rPr>
              <w:t>P51</w:t>
            </w:r>
            <w:r w:rsidRPr="0022389B">
              <w:rPr>
                <w:rFonts w:ascii="Times New Roman" w:hAnsi="Times New Roman" w:cs="Times New Roman"/>
                <w:color w:val="333333"/>
                <w:spacing w:val="4"/>
              </w:rPr>
              <w:t xml:space="preserve"> </w:t>
            </w:r>
            <w:r w:rsidRPr="0022389B">
              <w:rPr>
                <w:rFonts w:ascii="Times New Roman" w:hAnsi="Times New Roman" w:cs="Times New Roman"/>
                <w:color w:val="333333"/>
              </w:rPr>
              <w:t>(Ti</w:t>
            </w:r>
            <w:r w:rsidRPr="0022389B">
              <w:rPr>
                <w:rFonts w:ascii="Times New Roman" w:hAnsi="Times New Roman" w:cs="Times New Roman"/>
                <w:color w:val="333333"/>
                <w:spacing w:val="4"/>
              </w:rPr>
              <w:t xml:space="preserve"> </w:t>
            </w:r>
            <w:r w:rsidRPr="0022389B">
              <w:rPr>
                <w:rFonts w:ascii="Times New Roman" w:hAnsi="Times New Roman" w:cs="Times New Roman"/>
                <w:color w:val="333333"/>
                <w:spacing w:val="-2"/>
              </w:rPr>
              <w:t>alloy)</w:t>
            </w:r>
          </w:p>
        </w:tc>
        <w:tc>
          <w:tcPr>
            <w:tcW w:w="1339" w:type="dxa"/>
            <w:vAlign w:val="center"/>
          </w:tcPr>
          <w:p w14:paraId="7A450D08"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No</w:t>
            </w:r>
          </w:p>
        </w:tc>
        <w:tc>
          <w:tcPr>
            <w:tcW w:w="1339" w:type="dxa"/>
            <w:vAlign w:val="center"/>
          </w:tcPr>
          <w:p w14:paraId="4611D7A7"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16" w:type="dxa"/>
            <w:vAlign w:val="center"/>
          </w:tcPr>
          <w:p w14:paraId="358B034D"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NA</w:t>
            </w:r>
          </w:p>
        </w:tc>
        <w:tc>
          <w:tcPr>
            <w:tcW w:w="1462" w:type="dxa"/>
            <w:vAlign w:val="center"/>
          </w:tcPr>
          <w:p w14:paraId="310A6E73"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NA</w:t>
            </w:r>
          </w:p>
        </w:tc>
        <w:tc>
          <w:tcPr>
            <w:tcW w:w="1216" w:type="dxa"/>
            <w:vAlign w:val="center"/>
          </w:tcPr>
          <w:p w14:paraId="783C0492"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c>
          <w:tcPr>
            <w:tcW w:w="1447" w:type="dxa"/>
            <w:vAlign w:val="center"/>
          </w:tcPr>
          <w:p w14:paraId="31884A3A" w14:textId="77777777" w:rsidR="00205DE6" w:rsidRPr="0022389B" w:rsidRDefault="00205DE6" w:rsidP="00D57BA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Yes</w:t>
            </w:r>
          </w:p>
        </w:tc>
      </w:tr>
    </w:tbl>
    <w:p w14:paraId="4A5A8A4D" w14:textId="36F3618B" w:rsidR="005B0358" w:rsidRPr="00127ABD" w:rsidRDefault="00127ABD">
      <w:pPr>
        <w:pStyle w:val="Heading1"/>
        <w:numPr>
          <w:ilvl w:val="0"/>
          <w:numId w:val="67"/>
        </w:numPr>
        <w:spacing w:before="240" w:after="240"/>
        <w:ind w:left="709" w:hanging="709"/>
      </w:pPr>
      <w:bookmarkStart w:id="569" w:name="_bookmark41"/>
      <w:bookmarkStart w:id="570" w:name="_bookmark43"/>
      <w:bookmarkStart w:id="571" w:name="15___Welding_for_Low_Alloy_and_Chromium-"/>
      <w:bookmarkStart w:id="572" w:name="_bookmark45"/>
      <w:bookmarkStart w:id="573" w:name="16___Welding_for_Austenitic_Stainless_St"/>
      <w:bookmarkStart w:id="574" w:name="_bookmark50"/>
      <w:bookmarkStart w:id="575" w:name="20___Requirements_for_API_5L_Grade_X60_a"/>
      <w:bookmarkStart w:id="576" w:name="_bookmark54"/>
      <w:bookmarkStart w:id="577" w:name="20.3___Weld_Procedure_Qualification"/>
      <w:bookmarkStart w:id="578" w:name="_bookmark61"/>
      <w:bookmarkStart w:id="579" w:name="_bookmark63"/>
      <w:bookmarkStart w:id="580" w:name="_Toc205628091"/>
      <w:bookmarkEnd w:id="569"/>
      <w:bookmarkEnd w:id="570"/>
      <w:bookmarkEnd w:id="571"/>
      <w:bookmarkEnd w:id="572"/>
      <w:bookmarkEnd w:id="573"/>
      <w:bookmarkEnd w:id="574"/>
      <w:bookmarkEnd w:id="575"/>
      <w:bookmarkEnd w:id="576"/>
      <w:bookmarkEnd w:id="577"/>
      <w:bookmarkEnd w:id="578"/>
      <w:bookmarkEnd w:id="579"/>
      <w:r w:rsidRPr="00127ABD">
        <w:t xml:space="preserve">Post Weld Heat </w:t>
      </w:r>
      <w:r w:rsidR="00CB7934" w:rsidRPr="00127ABD">
        <w:t>Treatment</w:t>
      </w:r>
      <w:bookmarkEnd w:id="580"/>
    </w:p>
    <w:p w14:paraId="4A5A8A51" w14:textId="5A7FA347" w:rsidR="005B0358" w:rsidRPr="009A7C8F" w:rsidRDefault="00287A85">
      <w:pPr>
        <w:pStyle w:val="Heading2"/>
        <w:numPr>
          <w:ilvl w:val="1"/>
          <w:numId w:val="67"/>
        </w:numPr>
        <w:spacing w:before="240" w:after="240"/>
        <w:ind w:left="851" w:hanging="709"/>
        <w:rPr>
          <w:sz w:val="22"/>
          <w:szCs w:val="22"/>
        </w:rPr>
      </w:pPr>
      <w:bookmarkStart w:id="581" w:name="_Toc205628092"/>
      <w:r w:rsidRPr="009A7C8F">
        <w:rPr>
          <w:spacing w:val="-2"/>
          <w:sz w:val="22"/>
          <w:szCs w:val="22"/>
        </w:rPr>
        <w:t>Method</w:t>
      </w:r>
      <w:bookmarkStart w:id="582" w:name="22___Post_Weld_Heat_Treatment"/>
      <w:bookmarkStart w:id="583" w:name="_bookmark66"/>
      <w:bookmarkStart w:id="584" w:name="_bookmark67"/>
      <w:bookmarkStart w:id="585" w:name="22.1___Method"/>
      <w:bookmarkStart w:id="586" w:name="_bookmark68"/>
      <w:bookmarkEnd w:id="581"/>
      <w:bookmarkEnd w:id="582"/>
      <w:bookmarkEnd w:id="583"/>
      <w:bookmarkEnd w:id="584"/>
      <w:bookmarkEnd w:id="585"/>
      <w:bookmarkEnd w:id="586"/>
    </w:p>
    <w:p w14:paraId="4A5A8A53" w14:textId="05139A11" w:rsidR="005B0358" w:rsidRPr="009A7C8F" w:rsidRDefault="00BC0477" w:rsidP="009A7C8F">
      <w:pPr>
        <w:pStyle w:val="BodyText"/>
        <w:spacing w:before="120" w:after="120"/>
        <w:ind w:left="1134" w:hanging="425"/>
        <w:rPr>
          <w:sz w:val="22"/>
          <w:szCs w:val="22"/>
        </w:rPr>
      </w:pPr>
      <w:r w:rsidRPr="009A7C8F">
        <w:rPr>
          <w:b/>
          <w:sz w:val="22"/>
          <w:szCs w:val="22"/>
        </w:rPr>
        <w:t>22.1-1</w:t>
      </w:r>
      <w:r w:rsidRPr="009A7C8F">
        <w:rPr>
          <w:b/>
          <w:spacing w:val="13"/>
          <w:sz w:val="22"/>
          <w:szCs w:val="22"/>
        </w:rPr>
        <w:t xml:space="preserve"> </w:t>
      </w:r>
      <w:r w:rsidRPr="009A7C8F">
        <w:rPr>
          <w:b/>
          <w:sz w:val="22"/>
          <w:szCs w:val="22"/>
        </w:rPr>
        <w:t xml:space="preserve">- </w:t>
      </w:r>
      <w:r w:rsidRPr="009A7C8F">
        <w:rPr>
          <w:color w:val="333333"/>
          <w:sz w:val="22"/>
          <w:szCs w:val="22"/>
        </w:rPr>
        <w:t>Heat</w:t>
      </w:r>
      <w:r w:rsidRPr="009A7C8F">
        <w:rPr>
          <w:color w:val="333333"/>
          <w:spacing w:val="7"/>
          <w:sz w:val="22"/>
          <w:szCs w:val="22"/>
        </w:rPr>
        <w:t xml:space="preserve"> </w:t>
      </w:r>
      <w:r w:rsidRPr="009A7C8F">
        <w:rPr>
          <w:color w:val="333333"/>
          <w:sz w:val="22"/>
          <w:szCs w:val="22"/>
        </w:rPr>
        <w:t>treatment</w:t>
      </w:r>
      <w:r w:rsidRPr="009A7C8F">
        <w:rPr>
          <w:color w:val="333333"/>
          <w:spacing w:val="7"/>
          <w:sz w:val="22"/>
          <w:szCs w:val="22"/>
        </w:rPr>
        <w:t xml:space="preserve"> </w:t>
      </w:r>
      <w:r w:rsidRPr="009A7C8F">
        <w:rPr>
          <w:color w:val="333333"/>
          <w:sz w:val="22"/>
          <w:szCs w:val="22"/>
        </w:rPr>
        <w:t>shall</w:t>
      </w:r>
      <w:r w:rsidRPr="009A7C8F">
        <w:rPr>
          <w:color w:val="333333"/>
          <w:spacing w:val="7"/>
          <w:sz w:val="22"/>
          <w:szCs w:val="22"/>
        </w:rPr>
        <w:t xml:space="preserve"> </w:t>
      </w:r>
      <w:r w:rsidRPr="009A7C8F">
        <w:rPr>
          <w:color w:val="333333"/>
          <w:sz w:val="22"/>
          <w:szCs w:val="22"/>
        </w:rPr>
        <w:t>be</w:t>
      </w:r>
      <w:r w:rsidRPr="009A7C8F">
        <w:rPr>
          <w:color w:val="333333"/>
          <w:spacing w:val="7"/>
          <w:sz w:val="22"/>
          <w:szCs w:val="22"/>
        </w:rPr>
        <w:t xml:space="preserve"> </w:t>
      </w:r>
      <w:r w:rsidRPr="009A7C8F">
        <w:rPr>
          <w:color w:val="333333"/>
          <w:sz w:val="22"/>
          <w:szCs w:val="22"/>
        </w:rPr>
        <w:t>accomplished</w:t>
      </w:r>
      <w:r w:rsidRPr="009A7C8F">
        <w:rPr>
          <w:color w:val="333333"/>
          <w:spacing w:val="7"/>
          <w:sz w:val="22"/>
          <w:szCs w:val="22"/>
        </w:rPr>
        <w:t xml:space="preserve"> </w:t>
      </w:r>
      <w:r w:rsidRPr="009A7C8F">
        <w:rPr>
          <w:color w:val="333333"/>
          <w:sz w:val="22"/>
          <w:szCs w:val="22"/>
        </w:rPr>
        <w:t>by</w:t>
      </w:r>
      <w:r w:rsidRPr="009A7C8F">
        <w:rPr>
          <w:color w:val="333333"/>
          <w:spacing w:val="7"/>
          <w:sz w:val="22"/>
          <w:szCs w:val="22"/>
        </w:rPr>
        <w:t xml:space="preserve"> </w:t>
      </w:r>
      <w:r w:rsidRPr="009A7C8F">
        <w:rPr>
          <w:color w:val="333333"/>
          <w:sz w:val="22"/>
          <w:szCs w:val="22"/>
        </w:rPr>
        <w:t>any</w:t>
      </w:r>
      <w:r w:rsidRPr="009A7C8F">
        <w:rPr>
          <w:color w:val="333333"/>
          <w:spacing w:val="7"/>
          <w:sz w:val="22"/>
          <w:szCs w:val="22"/>
        </w:rPr>
        <w:t xml:space="preserve"> </w:t>
      </w:r>
      <w:r w:rsidRPr="009A7C8F">
        <w:rPr>
          <w:color w:val="333333"/>
          <w:sz w:val="22"/>
          <w:szCs w:val="22"/>
        </w:rPr>
        <w:t>of</w:t>
      </w:r>
      <w:r w:rsidRPr="009A7C8F">
        <w:rPr>
          <w:color w:val="333333"/>
          <w:spacing w:val="7"/>
          <w:sz w:val="22"/>
          <w:szCs w:val="22"/>
        </w:rPr>
        <w:t xml:space="preserve"> </w:t>
      </w:r>
      <w:r w:rsidRPr="009A7C8F">
        <w:rPr>
          <w:color w:val="333333"/>
          <w:sz w:val="22"/>
          <w:szCs w:val="22"/>
        </w:rPr>
        <w:t>the</w:t>
      </w:r>
      <w:r w:rsidRPr="009A7C8F">
        <w:rPr>
          <w:color w:val="333333"/>
          <w:spacing w:val="7"/>
          <w:sz w:val="22"/>
          <w:szCs w:val="22"/>
        </w:rPr>
        <w:t xml:space="preserve"> </w:t>
      </w:r>
      <w:r w:rsidRPr="009A7C8F">
        <w:rPr>
          <w:color w:val="333333"/>
          <w:spacing w:val="-2"/>
          <w:sz w:val="22"/>
          <w:szCs w:val="22"/>
        </w:rPr>
        <w:t>following:</w:t>
      </w:r>
    </w:p>
    <w:p w14:paraId="4A5A8A54" w14:textId="77777777" w:rsidR="005B0358" w:rsidRPr="009A7C8F" w:rsidRDefault="00BC0477" w:rsidP="009A7C8F">
      <w:pPr>
        <w:pStyle w:val="ListParagraph"/>
        <w:numPr>
          <w:ilvl w:val="0"/>
          <w:numId w:val="9"/>
        </w:numPr>
        <w:spacing w:before="120" w:after="120"/>
        <w:ind w:left="1418" w:hanging="284"/>
      </w:pPr>
      <w:r w:rsidRPr="009A7C8F">
        <w:rPr>
          <w:color w:val="333333"/>
          <w:position w:val="2"/>
        </w:rPr>
        <w:t>Furnace</w:t>
      </w:r>
      <w:r w:rsidRPr="009A7C8F">
        <w:rPr>
          <w:color w:val="333333"/>
          <w:spacing w:val="6"/>
          <w:position w:val="2"/>
        </w:rPr>
        <w:t xml:space="preserve"> </w:t>
      </w:r>
      <w:r w:rsidRPr="009A7C8F">
        <w:rPr>
          <w:color w:val="333333"/>
          <w:position w:val="2"/>
        </w:rPr>
        <w:t>(gas</w:t>
      </w:r>
      <w:r w:rsidRPr="009A7C8F">
        <w:rPr>
          <w:color w:val="333333"/>
          <w:spacing w:val="7"/>
          <w:position w:val="2"/>
        </w:rPr>
        <w:t xml:space="preserve"> </w:t>
      </w:r>
      <w:r w:rsidRPr="009A7C8F">
        <w:rPr>
          <w:color w:val="333333"/>
          <w:position w:val="2"/>
        </w:rPr>
        <w:t>fired</w:t>
      </w:r>
      <w:r w:rsidRPr="009A7C8F">
        <w:rPr>
          <w:color w:val="333333"/>
          <w:spacing w:val="7"/>
          <w:position w:val="2"/>
        </w:rPr>
        <w:t xml:space="preserve"> </w:t>
      </w:r>
      <w:r w:rsidRPr="009A7C8F">
        <w:rPr>
          <w:color w:val="333333"/>
          <w:position w:val="2"/>
        </w:rPr>
        <w:t>or</w:t>
      </w:r>
      <w:r w:rsidRPr="009A7C8F">
        <w:rPr>
          <w:color w:val="333333"/>
          <w:spacing w:val="6"/>
          <w:position w:val="2"/>
        </w:rPr>
        <w:t xml:space="preserve"> </w:t>
      </w:r>
      <w:r w:rsidRPr="009A7C8F">
        <w:rPr>
          <w:color w:val="333333"/>
          <w:spacing w:val="-2"/>
          <w:position w:val="2"/>
        </w:rPr>
        <w:t>electrical).</w:t>
      </w:r>
    </w:p>
    <w:p w14:paraId="4A5A8A55" w14:textId="77777777" w:rsidR="005B0358" w:rsidRPr="009A7C8F" w:rsidRDefault="00BC0477" w:rsidP="009A7C8F">
      <w:pPr>
        <w:pStyle w:val="ListParagraph"/>
        <w:numPr>
          <w:ilvl w:val="0"/>
          <w:numId w:val="9"/>
        </w:numPr>
        <w:spacing w:before="120" w:after="120"/>
        <w:ind w:left="1418" w:hanging="284"/>
      </w:pPr>
      <w:r w:rsidRPr="009A7C8F">
        <w:rPr>
          <w:color w:val="333333"/>
          <w:position w:val="2"/>
        </w:rPr>
        <w:t>Local</w:t>
      </w:r>
      <w:r w:rsidRPr="009A7C8F">
        <w:rPr>
          <w:color w:val="333333"/>
          <w:spacing w:val="6"/>
          <w:position w:val="2"/>
        </w:rPr>
        <w:t xml:space="preserve"> </w:t>
      </w:r>
      <w:r w:rsidRPr="009A7C8F">
        <w:rPr>
          <w:color w:val="333333"/>
          <w:position w:val="2"/>
        </w:rPr>
        <w:t>electrical</w:t>
      </w:r>
      <w:r w:rsidRPr="009A7C8F">
        <w:rPr>
          <w:color w:val="333333"/>
          <w:spacing w:val="7"/>
          <w:position w:val="2"/>
        </w:rPr>
        <w:t xml:space="preserve"> </w:t>
      </w:r>
      <w:r w:rsidRPr="009A7C8F">
        <w:rPr>
          <w:color w:val="333333"/>
          <w:spacing w:val="-2"/>
          <w:position w:val="2"/>
        </w:rPr>
        <w:t>resistance.</w:t>
      </w:r>
    </w:p>
    <w:p w14:paraId="4A5A8A57" w14:textId="6973396A" w:rsidR="005B0358" w:rsidRPr="009A7C8F" w:rsidRDefault="00BC0477" w:rsidP="009A7C8F">
      <w:pPr>
        <w:pStyle w:val="ListParagraph"/>
        <w:numPr>
          <w:ilvl w:val="0"/>
          <w:numId w:val="9"/>
        </w:numPr>
        <w:spacing w:before="120" w:after="120"/>
        <w:ind w:left="1418" w:hanging="284"/>
      </w:pPr>
      <w:r w:rsidRPr="009A7C8F">
        <w:rPr>
          <w:color w:val="333333"/>
          <w:position w:val="2"/>
        </w:rPr>
        <w:t>Induction</w:t>
      </w:r>
      <w:r w:rsidRPr="009A7C8F">
        <w:rPr>
          <w:color w:val="333333"/>
          <w:spacing w:val="17"/>
          <w:position w:val="2"/>
        </w:rPr>
        <w:t xml:space="preserve"> </w:t>
      </w:r>
      <w:r w:rsidRPr="009A7C8F">
        <w:rPr>
          <w:color w:val="333333"/>
          <w:spacing w:val="-2"/>
          <w:position w:val="2"/>
        </w:rPr>
        <w:t>methods.</w:t>
      </w:r>
    </w:p>
    <w:p w14:paraId="4A5A8A58" w14:textId="0F4678CF" w:rsidR="005B0358" w:rsidRPr="009A7C8F" w:rsidRDefault="00BC0477" w:rsidP="009A7C8F">
      <w:pPr>
        <w:pStyle w:val="BodyText"/>
        <w:spacing w:before="120" w:after="120"/>
        <w:ind w:left="1134" w:hanging="425"/>
        <w:rPr>
          <w:sz w:val="22"/>
          <w:szCs w:val="22"/>
        </w:rPr>
      </w:pPr>
      <w:r w:rsidRPr="0050704C">
        <w:rPr>
          <w:b/>
          <w:sz w:val="22"/>
          <w:szCs w:val="22"/>
          <w:rPrChange w:id="587" w:author="Marchenko, Sergey [Tengizchevroil]" w:date="2025-08-07T15:25:00Z" w16du:dateUtc="2025-08-07T10:25:00Z">
            <w:rPr>
              <w:b/>
              <w:sz w:val="22"/>
              <w:szCs w:val="22"/>
              <w:highlight w:val="yellow"/>
            </w:rPr>
          </w:rPrChange>
        </w:rPr>
        <w:t xml:space="preserve">22.1-2 - </w:t>
      </w:r>
      <w:r w:rsidRPr="0050704C">
        <w:rPr>
          <w:color w:val="333333"/>
          <w:sz w:val="22"/>
          <w:szCs w:val="22"/>
          <w:rPrChange w:id="588" w:author="Marchenko, Sergey [Tengizchevroil]" w:date="2025-08-07T15:25:00Z" w16du:dateUtc="2025-08-07T10:25:00Z">
            <w:rPr>
              <w:color w:val="333333"/>
              <w:sz w:val="22"/>
              <w:szCs w:val="22"/>
              <w:highlight w:val="yellow"/>
            </w:rPr>
          </w:rPrChange>
        </w:rPr>
        <w:t>Heating and cooling rates shall comply with the requirements of the applicable design code and with the requirements of PCR-PU-6239</w:t>
      </w:r>
      <w:r w:rsidR="004501EB" w:rsidRPr="0050704C">
        <w:rPr>
          <w:color w:val="333333"/>
          <w:sz w:val="22"/>
          <w:szCs w:val="22"/>
          <w:rPrChange w:id="589" w:author="Marchenko, Sergey [Tengizchevroil]" w:date="2025-08-07T15:25:00Z" w16du:dateUtc="2025-08-07T10:25:00Z">
            <w:rPr>
              <w:color w:val="333333"/>
              <w:sz w:val="22"/>
              <w:szCs w:val="22"/>
              <w:highlight w:val="yellow"/>
            </w:rPr>
          </w:rPrChange>
        </w:rPr>
        <w:t>-</w:t>
      </w:r>
      <w:r w:rsidR="000041BF" w:rsidRPr="0050704C">
        <w:rPr>
          <w:color w:val="333333"/>
          <w:sz w:val="22"/>
          <w:szCs w:val="22"/>
          <w:rPrChange w:id="590" w:author="Marchenko, Sergey [Tengizchevroil]" w:date="2025-08-07T15:25:00Z" w16du:dateUtc="2025-08-07T10:25:00Z">
            <w:rPr>
              <w:color w:val="333333"/>
              <w:sz w:val="22"/>
              <w:szCs w:val="22"/>
              <w:highlight w:val="yellow"/>
            </w:rPr>
          </w:rPrChange>
        </w:rPr>
        <w:t>TCO</w:t>
      </w:r>
      <w:r w:rsidRPr="0050704C">
        <w:rPr>
          <w:color w:val="333333"/>
          <w:sz w:val="22"/>
          <w:szCs w:val="22"/>
          <w:rPrChange w:id="591" w:author="Marchenko, Sergey [Tengizchevroil]" w:date="2025-08-07T15:25:00Z" w16du:dateUtc="2025-08-07T10:25:00Z">
            <w:rPr>
              <w:color w:val="333333"/>
              <w:sz w:val="22"/>
              <w:szCs w:val="22"/>
              <w:highlight w:val="yellow"/>
            </w:rPr>
          </w:rPrChange>
        </w:rPr>
        <w:t xml:space="preserve"> (Section 5.</w:t>
      </w:r>
      <w:r w:rsidR="00D90DAB" w:rsidRPr="0050704C">
        <w:rPr>
          <w:color w:val="333333"/>
          <w:sz w:val="22"/>
          <w:szCs w:val="22"/>
          <w:rPrChange w:id="592" w:author="Marchenko, Sergey [Tengizchevroil]" w:date="2025-08-07T15:25:00Z" w16du:dateUtc="2025-08-07T10:25:00Z">
            <w:rPr>
              <w:color w:val="333333"/>
              <w:sz w:val="22"/>
              <w:szCs w:val="22"/>
              <w:highlight w:val="yellow"/>
            </w:rPr>
          </w:rPrChange>
        </w:rPr>
        <w:t>3</w:t>
      </w:r>
      <w:r w:rsidRPr="0050704C">
        <w:rPr>
          <w:color w:val="333333"/>
          <w:sz w:val="22"/>
          <w:szCs w:val="22"/>
          <w:rPrChange w:id="593" w:author="Marchenko, Sergey [Tengizchevroil]" w:date="2025-08-07T15:25:00Z" w16du:dateUtc="2025-08-07T10:25:00Z">
            <w:rPr>
              <w:color w:val="333333"/>
              <w:sz w:val="22"/>
              <w:szCs w:val="22"/>
              <w:highlight w:val="yellow"/>
            </w:rPr>
          </w:rPrChange>
        </w:rPr>
        <w:t>).</w:t>
      </w:r>
    </w:p>
    <w:p w14:paraId="4A5A8A5A" w14:textId="3746FD5A" w:rsidR="005B0358" w:rsidRPr="009A7C8F" w:rsidRDefault="00BC0477" w:rsidP="009A7C8F">
      <w:pPr>
        <w:pStyle w:val="BodyText"/>
        <w:spacing w:before="120" w:after="120"/>
        <w:ind w:left="1134" w:hanging="425"/>
        <w:rPr>
          <w:sz w:val="22"/>
          <w:szCs w:val="22"/>
        </w:rPr>
      </w:pPr>
      <w:r w:rsidRPr="009A7C8F">
        <w:rPr>
          <w:b/>
          <w:sz w:val="22"/>
          <w:szCs w:val="22"/>
        </w:rPr>
        <w:t>22.1-3</w:t>
      </w:r>
      <w:r w:rsidRPr="009A7C8F">
        <w:rPr>
          <w:b/>
          <w:spacing w:val="14"/>
          <w:sz w:val="22"/>
          <w:szCs w:val="22"/>
        </w:rPr>
        <w:t xml:space="preserve"> </w:t>
      </w:r>
      <w:r w:rsidRPr="009A7C8F">
        <w:rPr>
          <w:b/>
          <w:sz w:val="22"/>
          <w:szCs w:val="22"/>
        </w:rPr>
        <w:t xml:space="preserve">- </w:t>
      </w:r>
      <w:r w:rsidRPr="009A7C8F">
        <w:rPr>
          <w:color w:val="333333"/>
          <w:sz w:val="22"/>
          <w:szCs w:val="22"/>
        </w:rPr>
        <w:t>Owner</w:t>
      </w:r>
      <w:r w:rsidRPr="009A7C8F">
        <w:rPr>
          <w:color w:val="333333"/>
          <w:spacing w:val="8"/>
          <w:sz w:val="22"/>
          <w:szCs w:val="22"/>
        </w:rPr>
        <w:t xml:space="preserve"> </w:t>
      </w:r>
      <w:r w:rsidRPr="009A7C8F">
        <w:rPr>
          <w:color w:val="333333"/>
          <w:sz w:val="22"/>
          <w:szCs w:val="22"/>
        </w:rPr>
        <w:t>acceptance</w:t>
      </w:r>
      <w:r w:rsidRPr="009A7C8F">
        <w:rPr>
          <w:color w:val="333333"/>
          <w:spacing w:val="7"/>
          <w:sz w:val="22"/>
          <w:szCs w:val="22"/>
        </w:rPr>
        <w:t xml:space="preserve"> </w:t>
      </w:r>
      <w:r w:rsidRPr="009A7C8F">
        <w:rPr>
          <w:color w:val="333333"/>
          <w:sz w:val="22"/>
          <w:szCs w:val="22"/>
        </w:rPr>
        <w:t>shall</w:t>
      </w:r>
      <w:r w:rsidRPr="009A7C8F">
        <w:rPr>
          <w:color w:val="333333"/>
          <w:spacing w:val="8"/>
          <w:sz w:val="22"/>
          <w:szCs w:val="22"/>
        </w:rPr>
        <w:t xml:space="preserve"> </w:t>
      </w:r>
      <w:r w:rsidRPr="009A7C8F">
        <w:rPr>
          <w:color w:val="333333"/>
          <w:sz w:val="22"/>
          <w:szCs w:val="22"/>
        </w:rPr>
        <w:t>be</w:t>
      </w:r>
      <w:r w:rsidRPr="009A7C8F">
        <w:rPr>
          <w:color w:val="333333"/>
          <w:spacing w:val="8"/>
          <w:sz w:val="22"/>
          <w:szCs w:val="22"/>
        </w:rPr>
        <w:t xml:space="preserve"> </w:t>
      </w:r>
      <w:r w:rsidRPr="009A7C8F">
        <w:rPr>
          <w:color w:val="333333"/>
          <w:sz w:val="22"/>
          <w:szCs w:val="22"/>
        </w:rPr>
        <w:t>required</w:t>
      </w:r>
      <w:r w:rsidRPr="009A7C8F">
        <w:rPr>
          <w:color w:val="333333"/>
          <w:spacing w:val="7"/>
          <w:sz w:val="22"/>
          <w:szCs w:val="22"/>
        </w:rPr>
        <w:t xml:space="preserve"> </w:t>
      </w:r>
      <w:r w:rsidRPr="009A7C8F">
        <w:rPr>
          <w:color w:val="333333"/>
          <w:sz w:val="22"/>
          <w:szCs w:val="22"/>
        </w:rPr>
        <w:t>for</w:t>
      </w:r>
      <w:r w:rsidRPr="009A7C8F">
        <w:rPr>
          <w:color w:val="333333"/>
          <w:spacing w:val="8"/>
          <w:sz w:val="22"/>
          <w:szCs w:val="22"/>
        </w:rPr>
        <w:t xml:space="preserve"> </w:t>
      </w:r>
      <w:r w:rsidRPr="009A7C8F">
        <w:rPr>
          <w:color w:val="333333"/>
          <w:sz w:val="22"/>
          <w:szCs w:val="22"/>
        </w:rPr>
        <w:t>the</w:t>
      </w:r>
      <w:r w:rsidRPr="009A7C8F">
        <w:rPr>
          <w:color w:val="333333"/>
          <w:spacing w:val="8"/>
          <w:sz w:val="22"/>
          <w:szCs w:val="22"/>
        </w:rPr>
        <w:t xml:space="preserve"> </w:t>
      </w:r>
      <w:r w:rsidRPr="009A7C8F">
        <w:rPr>
          <w:color w:val="333333"/>
          <w:sz w:val="22"/>
          <w:szCs w:val="22"/>
        </w:rPr>
        <w:t>use</w:t>
      </w:r>
      <w:r w:rsidRPr="009A7C8F">
        <w:rPr>
          <w:color w:val="333333"/>
          <w:spacing w:val="7"/>
          <w:sz w:val="22"/>
          <w:szCs w:val="22"/>
        </w:rPr>
        <w:t xml:space="preserve"> </w:t>
      </w:r>
      <w:r w:rsidRPr="009A7C8F">
        <w:rPr>
          <w:color w:val="333333"/>
          <w:sz w:val="22"/>
          <w:szCs w:val="22"/>
        </w:rPr>
        <w:t>of</w:t>
      </w:r>
      <w:r w:rsidRPr="009A7C8F">
        <w:rPr>
          <w:color w:val="333333"/>
          <w:spacing w:val="8"/>
          <w:sz w:val="22"/>
          <w:szCs w:val="22"/>
        </w:rPr>
        <w:t xml:space="preserve"> </w:t>
      </w:r>
      <w:r w:rsidRPr="009A7C8F">
        <w:rPr>
          <w:color w:val="333333"/>
          <w:sz w:val="22"/>
          <w:szCs w:val="22"/>
        </w:rPr>
        <w:t>exothermic</w:t>
      </w:r>
      <w:r w:rsidRPr="009A7C8F">
        <w:rPr>
          <w:color w:val="333333"/>
          <w:spacing w:val="8"/>
          <w:sz w:val="22"/>
          <w:szCs w:val="22"/>
        </w:rPr>
        <w:t xml:space="preserve"> </w:t>
      </w:r>
      <w:r w:rsidRPr="009A7C8F">
        <w:rPr>
          <w:color w:val="333333"/>
          <w:sz w:val="22"/>
          <w:szCs w:val="22"/>
        </w:rPr>
        <w:t>stress</w:t>
      </w:r>
      <w:r w:rsidRPr="009A7C8F">
        <w:rPr>
          <w:color w:val="333333"/>
          <w:spacing w:val="7"/>
          <w:sz w:val="22"/>
          <w:szCs w:val="22"/>
        </w:rPr>
        <w:t xml:space="preserve"> </w:t>
      </w:r>
      <w:r w:rsidRPr="009A7C8F">
        <w:rPr>
          <w:color w:val="333333"/>
          <w:sz w:val="22"/>
          <w:szCs w:val="22"/>
        </w:rPr>
        <w:t>relieving</w:t>
      </w:r>
      <w:r w:rsidRPr="009A7C8F">
        <w:rPr>
          <w:color w:val="333333"/>
          <w:spacing w:val="8"/>
          <w:sz w:val="22"/>
          <w:szCs w:val="22"/>
        </w:rPr>
        <w:t xml:space="preserve"> </w:t>
      </w:r>
      <w:r w:rsidRPr="009A7C8F">
        <w:rPr>
          <w:color w:val="333333"/>
          <w:spacing w:val="-2"/>
          <w:sz w:val="22"/>
          <w:szCs w:val="22"/>
        </w:rPr>
        <w:t>kits.</w:t>
      </w:r>
    </w:p>
    <w:p w14:paraId="4A5A8A5B" w14:textId="34BB1CAF" w:rsidR="005B0358" w:rsidRPr="009A7C8F" w:rsidRDefault="00BC0477" w:rsidP="009A7C8F">
      <w:pPr>
        <w:pStyle w:val="BodyText"/>
        <w:spacing w:before="120" w:after="120"/>
        <w:ind w:left="1134" w:hanging="425"/>
        <w:rPr>
          <w:color w:val="333333"/>
          <w:sz w:val="22"/>
          <w:szCs w:val="22"/>
        </w:rPr>
      </w:pPr>
      <w:r w:rsidRPr="009A7C8F">
        <w:rPr>
          <w:b/>
          <w:sz w:val="22"/>
          <w:szCs w:val="22"/>
        </w:rPr>
        <w:t xml:space="preserve">22.1-4 - </w:t>
      </w:r>
      <w:r w:rsidRPr="009A7C8F">
        <w:rPr>
          <w:color w:val="333333"/>
          <w:sz w:val="22"/>
          <w:szCs w:val="22"/>
        </w:rPr>
        <w:t>Local or field PWHT shall be conducted in accordance with PCR-PU-6239</w:t>
      </w:r>
      <w:r w:rsidR="000041BF" w:rsidRPr="009A7C8F">
        <w:rPr>
          <w:color w:val="333333"/>
          <w:sz w:val="22"/>
          <w:szCs w:val="22"/>
        </w:rPr>
        <w:t>-TCO</w:t>
      </w:r>
      <w:r w:rsidRPr="009A7C8F">
        <w:rPr>
          <w:color w:val="333333"/>
          <w:sz w:val="22"/>
          <w:szCs w:val="22"/>
        </w:rPr>
        <w:t>. Supplier shall submit the proposed</w:t>
      </w:r>
      <w:r w:rsidRPr="009A7C8F">
        <w:rPr>
          <w:color w:val="333333"/>
          <w:spacing w:val="40"/>
          <w:sz w:val="22"/>
          <w:szCs w:val="22"/>
        </w:rPr>
        <w:t xml:space="preserve"> </w:t>
      </w:r>
      <w:r w:rsidR="000041BF" w:rsidRPr="009A7C8F">
        <w:rPr>
          <w:color w:val="333333"/>
          <w:sz w:val="22"/>
          <w:szCs w:val="22"/>
        </w:rPr>
        <w:t>local</w:t>
      </w:r>
      <w:r w:rsidRPr="009A7C8F">
        <w:rPr>
          <w:color w:val="333333"/>
          <w:sz w:val="22"/>
          <w:szCs w:val="22"/>
        </w:rPr>
        <w:t xml:space="preserve"> PWHT procedure for Owner review and acceptance.</w:t>
      </w:r>
    </w:p>
    <w:p w14:paraId="4A5A8A5C" w14:textId="7B1CB3D0" w:rsidR="005B0358" w:rsidRPr="009A7C8F" w:rsidRDefault="00BC0477" w:rsidP="009A7C8F">
      <w:pPr>
        <w:pStyle w:val="BodyText"/>
        <w:spacing w:before="120" w:after="120"/>
        <w:ind w:left="1134" w:hanging="425"/>
        <w:rPr>
          <w:sz w:val="22"/>
          <w:szCs w:val="22"/>
        </w:rPr>
      </w:pPr>
      <w:r w:rsidRPr="009A7C8F">
        <w:rPr>
          <w:b/>
          <w:sz w:val="22"/>
          <w:szCs w:val="22"/>
        </w:rPr>
        <w:t xml:space="preserve">22.1-5 - </w:t>
      </w:r>
      <w:r w:rsidRPr="009A7C8F">
        <w:rPr>
          <w:color w:val="333333"/>
          <w:sz w:val="22"/>
          <w:szCs w:val="22"/>
        </w:rPr>
        <w:t>Supplier shall submit the proposed furnace PWHT procedure for Owner review and acceptance. As a minimum, the procedure shall address the following:</w:t>
      </w:r>
    </w:p>
    <w:p w14:paraId="4A5A8A5D" w14:textId="77777777" w:rsidR="005B0358" w:rsidRPr="009A7C8F" w:rsidRDefault="00BC0477" w:rsidP="009A7C8F">
      <w:pPr>
        <w:pStyle w:val="ListParagraph"/>
        <w:numPr>
          <w:ilvl w:val="0"/>
          <w:numId w:val="11"/>
        </w:numPr>
        <w:tabs>
          <w:tab w:val="left" w:pos="717"/>
        </w:tabs>
        <w:spacing w:before="120" w:after="120"/>
        <w:ind w:left="1418" w:hanging="284"/>
      </w:pPr>
      <w:r w:rsidRPr="009A7C8F">
        <w:rPr>
          <w:color w:val="333333"/>
          <w:position w:val="2"/>
        </w:rPr>
        <w:t>Description</w:t>
      </w:r>
      <w:r w:rsidRPr="009A7C8F">
        <w:rPr>
          <w:color w:val="333333"/>
          <w:spacing w:val="12"/>
          <w:position w:val="2"/>
        </w:rPr>
        <w:t xml:space="preserve"> </w:t>
      </w:r>
      <w:r w:rsidRPr="009A7C8F">
        <w:rPr>
          <w:color w:val="333333"/>
          <w:position w:val="2"/>
        </w:rPr>
        <w:t>of</w:t>
      </w:r>
      <w:r w:rsidRPr="009A7C8F">
        <w:rPr>
          <w:color w:val="333333"/>
          <w:spacing w:val="13"/>
          <w:position w:val="2"/>
        </w:rPr>
        <w:t xml:space="preserve"> </w:t>
      </w:r>
      <w:r w:rsidRPr="009A7C8F">
        <w:rPr>
          <w:color w:val="333333"/>
          <w:spacing w:val="-2"/>
          <w:position w:val="2"/>
        </w:rPr>
        <w:t>furnace.</w:t>
      </w:r>
    </w:p>
    <w:p w14:paraId="4A5A8A5E" w14:textId="77777777" w:rsidR="005B0358" w:rsidRPr="009A7C8F" w:rsidRDefault="00BC0477" w:rsidP="009A7C8F">
      <w:pPr>
        <w:pStyle w:val="ListParagraph"/>
        <w:numPr>
          <w:ilvl w:val="0"/>
          <w:numId w:val="11"/>
        </w:numPr>
        <w:tabs>
          <w:tab w:val="left" w:pos="717"/>
        </w:tabs>
        <w:spacing w:before="120" w:after="120"/>
        <w:ind w:left="1418" w:hanging="284"/>
      </w:pPr>
      <w:r w:rsidRPr="009A7C8F">
        <w:rPr>
          <w:color w:val="333333"/>
          <w:position w:val="2"/>
        </w:rPr>
        <w:t>Operating</w:t>
      </w:r>
      <w:r w:rsidRPr="009A7C8F">
        <w:rPr>
          <w:color w:val="333333"/>
          <w:spacing w:val="14"/>
          <w:position w:val="2"/>
        </w:rPr>
        <w:t xml:space="preserve"> </w:t>
      </w:r>
      <w:r w:rsidRPr="009A7C8F">
        <w:rPr>
          <w:color w:val="333333"/>
          <w:position w:val="2"/>
        </w:rPr>
        <w:t>temperature</w:t>
      </w:r>
      <w:r w:rsidRPr="009A7C8F">
        <w:rPr>
          <w:color w:val="333333"/>
          <w:spacing w:val="14"/>
          <w:position w:val="2"/>
        </w:rPr>
        <w:t xml:space="preserve"> </w:t>
      </w:r>
      <w:r w:rsidRPr="009A7C8F">
        <w:rPr>
          <w:color w:val="333333"/>
          <w:spacing w:val="-2"/>
          <w:position w:val="2"/>
        </w:rPr>
        <w:t>range.</w:t>
      </w:r>
    </w:p>
    <w:p w14:paraId="4A5A8A5F" w14:textId="77777777" w:rsidR="005B0358" w:rsidRPr="009A7C8F" w:rsidRDefault="00BC0477" w:rsidP="009A7C8F">
      <w:pPr>
        <w:pStyle w:val="ListParagraph"/>
        <w:numPr>
          <w:ilvl w:val="0"/>
          <w:numId w:val="11"/>
        </w:numPr>
        <w:tabs>
          <w:tab w:val="left" w:pos="717"/>
        </w:tabs>
        <w:spacing w:before="120" w:after="120"/>
        <w:ind w:left="1418" w:hanging="284"/>
      </w:pPr>
      <w:r w:rsidRPr="009A7C8F">
        <w:rPr>
          <w:color w:val="333333"/>
          <w:position w:val="2"/>
        </w:rPr>
        <w:t>Dimensions</w:t>
      </w:r>
      <w:r w:rsidRPr="009A7C8F">
        <w:rPr>
          <w:color w:val="333333"/>
          <w:spacing w:val="12"/>
          <w:position w:val="2"/>
        </w:rPr>
        <w:t xml:space="preserve"> </w:t>
      </w:r>
      <w:r w:rsidRPr="009A7C8F">
        <w:rPr>
          <w:color w:val="333333"/>
          <w:position w:val="2"/>
        </w:rPr>
        <w:t>of</w:t>
      </w:r>
      <w:r w:rsidRPr="009A7C8F">
        <w:rPr>
          <w:color w:val="333333"/>
          <w:spacing w:val="13"/>
          <w:position w:val="2"/>
        </w:rPr>
        <w:t xml:space="preserve"> </w:t>
      </w:r>
      <w:r w:rsidRPr="009A7C8F">
        <w:rPr>
          <w:color w:val="333333"/>
          <w:position w:val="2"/>
        </w:rPr>
        <w:t>the</w:t>
      </w:r>
      <w:r w:rsidRPr="009A7C8F">
        <w:rPr>
          <w:color w:val="333333"/>
          <w:spacing w:val="13"/>
          <w:position w:val="2"/>
        </w:rPr>
        <w:t xml:space="preserve"> </w:t>
      </w:r>
      <w:r w:rsidRPr="009A7C8F">
        <w:rPr>
          <w:color w:val="333333"/>
          <w:position w:val="2"/>
        </w:rPr>
        <w:t>temperature-calibrated</w:t>
      </w:r>
      <w:r w:rsidRPr="009A7C8F">
        <w:rPr>
          <w:color w:val="333333"/>
          <w:spacing w:val="13"/>
          <w:position w:val="2"/>
        </w:rPr>
        <w:t xml:space="preserve"> </w:t>
      </w:r>
      <w:r w:rsidRPr="009A7C8F">
        <w:rPr>
          <w:color w:val="333333"/>
          <w:position w:val="2"/>
        </w:rPr>
        <w:t>working</w:t>
      </w:r>
      <w:r w:rsidRPr="009A7C8F">
        <w:rPr>
          <w:color w:val="333333"/>
          <w:spacing w:val="13"/>
          <w:position w:val="2"/>
        </w:rPr>
        <w:t xml:space="preserve"> </w:t>
      </w:r>
      <w:r w:rsidRPr="009A7C8F">
        <w:rPr>
          <w:color w:val="333333"/>
          <w:position w:val="2"/>
        </w:rPr>
        <w:t>zone</w:t>
      </w:r>
      <w:r w:rsidRPr="009A7C8F">
        <w:rPr>
          <w:color w:val="333333"/>
          <w:spacing w:val="13"/>
          <w:position w:val="2"/>
        </w:rPr>
        <w:t xml:space="preserve"> </w:t>
      </w:r>
      <w:r w:rsidRPr="009A7C8F">
        <w:rPr>
          <w:color w:val="333333"/>
          <w:position w:val="2"/>
        </w:rPr>
        <w:t>defining</w:t>
      </w:r>
      <w:r w:rsidRPr="009A7C8F">
        <w:rPr>
          <w:color w:val="333333"/>
          <w:spacing w:val="13"/>
          <w:position w:val="2"/>
        </w:rPr>
        <w:t xml:space="preserve"> </w:t>
      </w:r>
      <w:r w:rsidRPr="009A7C8F">
        <w:rPr>
          <w:color w:val="333333"/>
          <w:position w:val="2"/>
        </w:rPr>
        <w:t>maximum</w:t>
      </w:r>
      <w:r w:rsidRPr="009A7C8F">
        <w:rPr>
          <w:color w:val="333333"/>
          <w:spacing w:val="13"/>
          <w:position w:val="2"/>
        </w:rPr>
        <w:t xml:space="preserve"> </w:t>
      </w:r>
      <w:r w:rsidRPr="009A7C8F">
        <w:rPr>
          <w:color w:val="333333"/>
          <w:position w:val="2"/>
        </w:rPr>
        <w:t>load</w:t>
      </w:r>
      <w:r w:rsidRPr="009A7C8F">
        <w:rPr>
          <w:color w:val="333333"/>
          <w:spacing w:val="12"/>
          <w:position w:val="2"/>
        </w:rPr>
        <w:t xml:space="preserve"> </w:t>
      </w:r>
      <w:r w:rsidRPr="009A7C8F">
        <w:rPr>
          <w:color w:val="333333"/>
          <w:spacing w:val="-2"/>
          <w:position w:val="2"/>
        </w:rPr>
        <w:t>size.</w:t>
      </w:r>
    </w:p>
    <w:p w14:paraId="4A5A8A60" w14:textId="77777777" w:rsidR="005B0358" w:rsidRPr="009A7C8F" w:rsidRDefault="00BC0477" w:rsidP="009A7C8F">
      <w:pPr>
        <w:pStyle w:val="ListParagraph"/>
        <w:numPr>
          <w:ilvl w:val="0"/>
          <w:numId w:val="11"/>
        </w:numPr>
        <w:tabs>
          <w:tab w:val="left" w:pos="717"/>
          <w:tab w:val="left" w:pos="719"/>
        </w:tabs>
        <w:spacing w:before="120" w:after="120"/>
        <w:ind w:left="1418" w:hanging="284"/>
      </w:pPr>
      <w:r w:rsidRPr="009A7C8F">
        <w:rPr>
          <w:color w:val="333333"/>
          <w:position w:val="2"/>
        </w:rPr>
        <w:t xml:space="preserve">Calibration procedures used to ensure the maximum specified temperature differential throughout the working </w:t>
      </w:r>
      <w:r w:rsidRPr="009A7C8F">
        <w:rPr>
          <w:color w:val="333333"/>
          <w:spacing w:val="-2"/>
        </w:rPr>
        <w:t>zone.</w:t>
      </w:r>
    </w:p>
    <w:p w14:paraId="4A5A8A61" w14:textId="0CBB02E5" w:rsidR="005B0358" w:rsidRPr="009A7C8F" w:rsidRDefault="00BC0477" w:rsidP="009A7C8F">
      <w:pPr>
        <w:pStyle w:val="ListParagraph"/>
        <w:numPr>
          <w:ilvl w:val="0"/>
          <w:numId w:val="11"/>
        </w:numPr>
        <w:tabs>
          <w:tab w:val="left" w:pos="717"/>
          <w:tab w:val="left" w:pos="719"/>
        </w:tabs>
        <w:spacing w:before="120" w:after="120"/>
        <w:ind w:left="1418" w:hanging="284"/>
      </w:pPr>
      <w:r w:rsidRPr="009A7C8F">
        <w:rPr>
          <w:color w:val="333333"/>
          <w:position w:val="2"/>
        </w:rPr>
        <w:t>Maximum period between calibration to recognized industry standards (maximum year for furnace, maximum</w:t>
      </w:r>
      <w:r w:rsidRPr="009A7C8F">
        <w:rPr>
          <w:color w:val="333333"/>
          <w:spacing w:val="40"/>
          <w:position w:val="2"/>
        </w:rPr>
        <w:t xml:space="preserve"> </w:t>
      </w:r>
      <w:r w:rsidRPr="009A7C8F">
        <w:rPr>
          <w:color w:val="333333"/>
        </w:rPr>
        <w:t>three months for controlling/recording instruments and thermocouples).</w:t>
      </w:r>
    </w:p>
    <w:p w14:paraId="4A5A8A62" w14:textId="77777777" w:rsidR="005B0358" w:rsidRPr="009A7C8F" w:rsidRDefault="00BC0477" w:rsidP="009A7C8F">
      <w:pPr>
        <w:pStyle w:val="ListParagraph"/>
        <w:numPr>
          <w:ilvl w:val="0"/>
          <w:numId w:val="11"/>
        </w:numPr>
        <w:tabs>
          <w:tab w:val="left" w:pos="717"/>
        </w:tabs>
        <w:spacing w:before="120" w:after="120"/>
        <w:ind w:left="1418" w:hanging="284"/>
      </w:pPr>
      <w:r w:rsidRPr="009A7C8F">
        <w:rPr>
          <w:color w:val="333333"/>
          <w:position w:val="2"/>
        </w:rPr>
        <w:t>Loading</w:t>
      </w:r>
      <w:r w:rsidRPr="009A7C8F">
        <w:rPr>
          <w:color w:val="333333"/>
          <w:spacing w:val="11"/>
          <w:position w:val="2"/>
        </w:rPr>
        <w:t xml:space="preserve"> </w:t>
      </w:r>
      <w:r w:rsidRPr="009A7C8F">
        <w:rPr>
          <w:color w:val="333333"/>
          <w:position w:val="2"/>
        </w:rPr>
        <w:t>and</w:t>
      </w:r>
      <w:r w:rsidRPr="009A7C8F">
        <w:rPr>
          <w:color w:val="333333"/>
          <w:spacing w:val="12"/>
          <w:position w:val="2"/>
        </w:rPr>
        <w:t xml:space="preserve"> </w:t>
      </w:r>
      <w:r w:rsidRPr="009A7C8F">
        <w:rPr>
          <w:color w:val="333333"/>
          <w:position w:val="2"/>
        </w:rPr>
        <w:t>spacing</w:t>
      </w:r>
      <w:r w:rsidRPr="009A7C8F">
        <w:rPr>
          <w:color w:val="333333"/>
          <w:spacing w:val="12"/>
          <w:position w:val="2"/>
        </w:rPr>
        <w:t xml:space="preserve"> </w:t>
      </w:r>
      <w:r w:rsidRPr="009A7C8F">
        <w:rPr>
          <w:color w:val="333333"/>
          <w:spacing w:val="-2"/>
          <w:position w:val="2"/>
        </w:rPr>
        <w:t>procedures.</w:t>
      </w:r>
    </w:p>
    <w:p w14:paraId="4A5A8A63" w14:textId="77777777" w:rsidR="005B0358" w:rsidRPr="009A7C8F" w:rsidRDefault="00BC0477" w:rsidP="009A7C8F">
      <w:pPr>
        <w:pStyle w:val="ListParagraph"/>
        <w:numPr>
          <w:ilvl w:val="0"/>
          <w:numId w:val="11"/>
        </w:numPr>
        <w:tabs>
          <w:tab w:val="left" w:pos="717"/>
        </w:tabs>
        <w:spacing w:before="120" w:after="120"/>
        <w:ind w:left="1418" w:hanging="284"/>
      </w:pPr>
      <w:r w:rsidRPr="009A7C8F">
        <w:rPr>
          <w:color w:val="333333"/>
          <w:position w:val="2"/>
        </w:rPr>
        <w:t>Thermocouple</w:t>
      </w:r>
      <w:r w:rsidRPr="009A7C8F">
        <w:rPr>
          <w:color w:val="333333"/>
          <w:spacing w:val="12"/>
          <w:position w:val="2"/>
        </w:rPr>
        <w:t xml:space="preserve"> </w:t>
      </w:r>
      <w:r w:rsidRPr="009A7C8F">
        <w:rPr>
          <w:color w:val="333333"/>
          <w:position w:val="2"/>
        </w:rPr>
        <w:t>placement</w:t>
      </w:r>
      <w:r w:rsidRPr="009A7C8F">
        <w:rPr>
          <w:color w:val="333333"/>
          <w:spacing w:val="12"/>
          <w:position w:val="2"/>
        </w:rPr>
        <w:t xml:space="preserve"> </w:t>
      </w:r>
      <w:r w:rsidRPr="009A7C8F">
        <w:rPr>
          <w:color w:val="333333"/>
          <w:spacing w:val="-2"/>
          <w:position w:val="2"/>
        </w:rPr>
        <w:t>requirements.</w:t>
      </w:r>
    </w:p>
    <w:p w14:paraId="4A5A8A64" w14:textId="77777777" w:rsidR="005B0358" w:rsidRPr="009A7C8F" w:rsidRDefault="00BC0477" w:rsidP="009A7C8F">
      <w:pPr>
        <w:pStyle w:val="ListParagraph"/>
        <w:numPr>
          <w:ilvl w:val="0"/>
          <w:numId w:val="11"/>
        </w:numPr>
        <w:tabs>
          <w:tab w:val="left" w:pos="717"/>
        </w:tabs>
        <w:spacing w:before="120" w:after="120"/>
        <w:ind w:left="1418" w:hanging="284"/>
      </w:pPr>
      <w:r w:rsidRPr="009A7C8F">
        <w:rPr>
          <w:color w:val="333333"/>
          <w:position w:val="2"/>
        </w:rPr>
        <w:t>Heating</w:t>
      </w:r>
      <w:r w:rsidRPr="009A7C8F">
        <w:rPr>
          <w:color w:val="333333"/>
          <w:spacing w:val="11"/>
          <w:position w:val="2"/>
        </w:rPr>
        <w:t xml:space="preserve"> </w:t>
      </w:r>
      <w:r w:rsidRPr="009A7C8F">
        <w:rPr>
          <w:color w:val="333333"/>
          <w:position w:val="2"/>
        </w:rPr>
        <w:t>procedures,</w:t>
      </w:r>
      <w:r w:rsidRPr="009A7C8F">
        <w:rPr>
          <w:color w:val="333333"/>
          <w:spacing w:val="11"/>
          <w:position w:val="2"/>
        </w:rPr>
        <w:t xml:space="preserve"> </w:t>
      </w:r>
      <w:r w:rsidRPr="009A7C8F">
        <w:rPr>
          <w:color w:val="333333"/>
          <w:position w:val="2"/>
        </w:rPr>
        <w:t>holding</w:t>
      </w:r>
      <w:r w:rsidRPr="009A7C8F">
        <w:rPr>
          <w:color w:val="333333"/>
          <w:spacing w:val="11"/>
          <w:position w:val="2"/>
        </w:rPr>
        <w:t xml:space="preserve"> </w:t>
      </w:r>
      <w:r w:rsidRPr="009A7C8F">
        <w:rPr>
          <w:color w:val="333333"/>
          <w:position w:val="2"/>
        </w:rPr>
        <w:t>times,</w:t>
      </w:r>
      <w:r w:rsidRPr="009A7C8F">
        <w:rPr>
          <w:color w:val="333333"/>
          <w:spacing w:val="12"/>
          <w:position w:val="2"/>
        </w:rPr>
        <w:t xml:space="preserve"> </w:t>
      </w:r>
      <w:r w:rsidRPr="009A7C8F">
        <w:rPr>
          <w:color w:val="333333"/>
          <w:position w:val="2"/>
        </w:rPr>
        <w:t>and</w:t>
      </w:r>
      <w:r w:rsidRPr="009A7C8F">
        <w:rPr>
          <w:color w:val="333333"/>
          <w:spacing w:val="11"/>
          <w:position w:val="2"/>
        </w:rPr>
        <w:t xml:space="preserve"> </w:t>
      </w:r>
      <w:r w:rsidRPr="009A7C8F">
        <w:rPr>
          <w:color w:val="333333"/>
          <w:position w:val="2"/>
        </w:rPr>
        <w:t>cooling</w:t>
      </w:r>
      <w:r w:rsidRPr="009A7C8F">
        <w:rPr>
          <w:color w:val="333333"/>
          <w:spacing w:val="11"/>
          <w:position w:val="2"/>
        </w:rPr>
        <w:t xml:space="preserve"> </w:t>
      </w:r>
      <w:r w:rsidRPr="009A7C8F">
        <w:rPr>
          <w:color w:val="333333"/>
          <w:position w:val="2"/>
        </w:rPr>
        <w:t>procedures</w:t>
      </w:r>
      <w:r w:rsidRPr="009A7C8F">
        <w:rPr>
          <w:color w:val="333333"/>
          <w:spacing w:val="12"/>
          <w:position w:val="2"/>
        </w:rPr>
        <w:t xml:space="preserve"> </w:t>
      </w:r>
      <w:r w:rsidRPr="009A7C8F">
        <w:rPr>
          <w:color w:val="333333"/>
          <w:position w:val="2"/>
        </w:rPr>
        <w:t>for</w:t>
      </w:r>
      <w:r w:rsidRPr="009A7C8F">
        <w:rPr>
          <w:color w:val="333333"/>
          <w:spacing w:val="11"/>
          <w:position w:val="2"/>
        </w:rPr>
        <w:t xml:space="preserve"> </w:t>
      </w:r>
      <w:r w:rsidRPr="009A7C8F">
        <w:rPr>
          <w:color w:val="333333"/>
          <w:position w:val="2"/>
        </w:rPr>
        <w:t>each</w:t>
      </w:r>
      <w:r w:rsidRPr="009A7C8F">
        <w:rPr>
          <w:color w:val="333333"/>
          <w:spacing w:val="11"/>
          <w:position w:val="2"/>
        </w:rPr>
        <w:t xml:space="preserve"> </w:t>
      </w:r>
      <w:r w:rsidRPr="009A7C8F">
        <w:rPr>
          <w:color w:val="333333"/>
          <w:position w:val="2"/>
        </w:rPr>
        <w:t>material</w:t>
      </w:r>
      <w:r w:rsidRPr="009A7C8F">
        <w:rPr>
          <w:color w:val="333333"/>
          <w:spacing w:val="12"/>
          <w:position w:val="2"/>
        </w:rPr>
        <w:t xml:space="preserve"> </w:t>
      </w:r>
      <w:r w:rsidRPr="009A7C8F">
        <w:rPr>
          <w:color w:val="333333"/>
          <w:spacing w:val="-2"/>
          <w:position w:val="2"/>
        </w:rPr>
        <w:t>type.</w:t>
      </w:r>
    </w:p>
    <w:p w14:paraId="4A5A8A66" w14:textId="080A2950" w:rsidR="005B0358" w:rsidRPr="009A7C8F" w:rsidRDefault="00BC0477" w:rsidP="009A7C8F">
      <w:pPr>
        <w:pStyle w:val="ListParagraph"/>
        <w:numPr>
          <w:ilvl w:val="0"/>
          <w:numId w:val="11"/>
        </w:numPr>
        <w:tabs>
          <w:tab w:val="left" w:pos="717"/>
        </w:tabs>
        <w:spacing w:before="120" w:after="120"/>
        <w:ind w:left="1418" w:hanging="284"/>
      </w:pPr>
      <w:r w:rsidRPr="009A7C8F">
        <w:rPr>
          <w:color w:val="333333"/>
          <w:position w:val="2"/>
        </w:rPr>
        <w:t>Protection</w:t>
      </w:r>
      <w:r w:rsidRPr="009A7C8F">
        <w:rPr>
          <w:color w:val="333333"/>
          <w:spacing w:val="7"/>
          <w:position w:val="2"/>
        </w:rPr>
        <w:t xml:space="preserve"> </w:t>
      </w:r>
      <w:r w:rsidRPr="009A7C8F">
        <w:rPr>
          <w:color w:val="333333"/>
          <w:position w:val="2"/>
        </w:rPr>
        <w:t>of</w:t>
      </w:r>
      <w:r w:rsidRPr="009A7C8F">
        <w:rPr>
          <w:color w:val="333333"/>
          <w:spacing w:val="8"/>
          <w:position w:val="2"/>
        </w:rPr>
        <w:t xml:space="preserve"> </w:t>
      </w:r>
      <w:r w:rsidRPr="009A7C8F">
        <w:rPr>
          <w:color w:val="333333"/>
          <w:position w:val="2"/>
        </w:rPr>
        <w:t>flange</w:t>
      </w:r>
      <w:r w:rsidRPr="009A7C8F">
        <w:rPr>
          <w:color w:val="333333"/>
          <w:spacing w:val="8"/>
          <w:position w:val="2"/>
        </w:rPr>
        <w:t xml:space="preserve"> </w:t>
      </w:r>
      <w:r w:rsidRPr="009A7C8F">
        <w:rPr>
          <w:color w:val="333333"/>
          <w:position w:val="2"/>
        </w:rPr>
        <w:t>faces</w:t>
      </w:r>
      <w:r w:rsidRPr="009A7C8F">
        <w:rPr>
          <w:color w:val="333333"/>
          <w:spacing w:val="8"/>
          <w:position w:val="2"/>
        </w:rPr>
        <w:t xml:space="preserve"> </w:t>
      </w:r>
      <w:r w:rsidRPr="009A7C8F">
        <w:rPr>
          <w:color w:val="333333"/>
          <w:position w:val="2"/>
        </w:rPr>
        <w:t>to</w:t>
      </w:r>
      <w:r w:rsidRPr="009A7C8F">
        <w:rPr>
          <w:color w:val="333333"/>
          <w:spacing w:val="7"/>
          <w:position w:val="2"/>
        </w:rPr>
        <w:t xml:space="preserve"> </w:t>
      </w:r>
      <w:r w:rsidRPr="009A7C8F">
        <w:rPr>
          <w:color w:val="333333"/>
          <w:position w:val="2"/>
        </w:rPr>
        <w:t>prevent</w:t>
      </w:r>
      <w:r w:rsidRPr="009A7C8F">
        <w:rPr>
          <w:color w:val="333333"/>
          <w:spacing w:val="8"/>
          <w:position w:val="2"/>
        </w:rPr>
        <w:t xml:space="preserve"> </w:t>
      </w:r>
      <w:r w:rsidRPr="009A7C8F">
        <w:rPr>
          <w:color w:val="333333"/>
          <w:spacing w:val="-2"/>
          <w:position w:val="2"/>
        </w:rPr>
        <w:t>scaling.</w:t>
      </w:r>
    </w:p>
    <w:p w14:paraId="4A5A8A68" w14:textId="27B30B8B" w:rsidR="005B0358" w:rsidRPr="009A7C8F" w:rsidRDefault="00BC0477" w:rsidP="009A7C8F">
      <w:pPr>
        <w:pStyle w:val="BodyText"/>
        <w:spacing w:before="120" w:after="120"/>
        <w:ind w:left="1134" w:hanging="425"/>
        <w:rPr>
          <w:sz w:val="22"/>
          <w:szCs w:val="22"/>
        </w:rPr>
      </w:pPr>
      <w:r w:rsidRPr="009A7C8F">
        <w:rPr>
          <w:b/>
          <w:sz w:val="22"/>
          <w:szCs w:val="22"/>
        </w:rPr>
        <w:t>22.1-6</w:t>
      </w:r>
      <w:r w:rsidRPr="009A7C8F">
        <w:rPr>
          <w:b/>
          <w:spacing w:val="10"/>
          <w:sz w:val="22"/>
          <w:szCs w:val="22"/>
        </w:rPr>
        <w:t xml:space="preserve"> </w:t>
      </w:r>
      <w:r w:rsidRPr="009A7C8F">
        <w:rPr>
          <w:b/>
          <w:sz w:val="22"/>
          <w:szCs w:val="22"/>
        </w:rPr>
        <w:t xml:space="preserve">- </w:t>
      </w:r>
      <w:r w:rsidRPr="009A7C8F">
        <w:rPr>
          <w:color w:val="333333"/>
          <w:sz w:val="22"/>
          <w:szCs w:val="22"/>
        </w:rPr>
        <w:t>Flames</w:t>
      </w:r>
      <w:r w:rsidRPr="009A7C8F">
        <w:rPr>
          <w:color w:val="333333"/>
          <w:spacing w:val="7"/>
          <w:sz w:val="22"/>
          <w:szCs w:val="22"/>
        </w:rPr>
        <w:t xml:space="preserve"> </w:t>
      </w:r>
      <w:r w:rsidRPr="009A7C8F">
        <w:rPr>
          <w:color w:val="333333"/>
          <w:sz w:val="22"/>
          <w:szCs w:val="22"/>
        </w:rPr>
        <w:t>shall</w:t>
      </w:r>
      <w:r w:rsidRPr="009A7C8F">
        <w:rPr>
          <w:color w:val="333333"/>
          <w:spacing w:val="7"/>
          <w:sz w:val="22"/>
          <w:szCs w:val="22"/>
        </w:rPr>
        <w:t xml:space="preserve"> </w:t>
      </w:r>
      <w:r w:rsidRPr="009A7C8F">
        <w:rPr>
          <w:color w:val="333333"/>
          <w:sz w:val="22"/>
          <w:szCs w:val="22"/>
        </w:rPr>
        <w:t>not</w:t>
      </w:r>
      <w:r w:rsidRPr="009A7C8F">
        <w:rPr>
          <w:color w:val="333333"/>
          <w:spacing w:val="7"/>
          <w:sz w:val="22"/>
          <w:szCs w:val="22"/>
        </w:rPr>
        <w:t xml:space="preserve"> </w:t>
      </w:r>
      <w:r w:rsidRPr="009A7C8F">
        <w:rPr>
          <w:color w:val="333333"/>
          <w:sz w:val="22"/>
          <w:szCs w:val="22"/>
        </w:rPr>
        <w:t>impinge</w:t>
      </w:r>
      <w:r w:rsidRPr="009A7C8F">
        <w:rPr>
          <w:color w:val="333333"/>
          <w:spacing w:val="6"/>
          <w:sz w:val="22"/>
          <w:szCs w:val="22"/>
        </w:rPr>
        <w:t xml:space="preserve"> </w:t>
      </w:r>
      <w:r w:rsidRPr="009A7C8F">
        <w:rPr>
          <w:color w:val="333333"/>
          <w:sz w:val="22"/>
          <w:szCs w:val="22"/>
        </w:rPr>
        <w:t>on</w:t>
      </w:r>
      <w:r w:rsidRPr="009A7C8F">
        <w:rPr>
          <w:color w:val="333333"/>
          <w:spacing w:val="7"/>
          <w:sz w:val="22"/>
          <w:szCs w:val="22"/>
        </w:rPr>
        <w:t xml:space="preserve"> </w:t>
      </w:r>
      <w:r w:rsidRPr="009A7C8F">
        <w:rPr>
          <w:color w:val="333333"/>
          <w:sz w:val="22"/>
          <w:szCs w:val="22"/>
        </w:rPr>
        <w:t>the</w:t>
      </w:r>
      <w:r w:rsidRPr="009A7C8F">
        <w:rPr>
          <w:color w:val="333333"/>
          <w:spacing w:val="7"/>
          <w:sz w:val="22"/>
          <w:szCs w:val="22"/>
        </w:rPr>
        <w:t xml:space="preserve"> </w:t>
      </w:r>
      <w:r w:rsidRPr="009A7C8F">
        <w:rPr>
          <w:color w:val="333333"/>
          <w:sz w:val="22"/>
          <w:szCs w:val="22"/>
        </w:rPr>
        <w:t>metal</w:t>
      </w:r>
      <w:r w:rsidRPr="009A7C8F">
        <w:rPr>
          <w:color w:val="333333"/>
          <w:spacing w:val="7"/>
          <w:sz w:val="22"/>
          <w:szCs w:val="22"/>
        </w:rPr>
        <w:t xml:space="preserve"> </w:t>
      </w:r>
      <w:r w:rsidRPr="009A7C8F">
        <w:rPr>
          <w:color w:val="333333"/>
          <w:sz w:val="22"/>
          <w:szCs w:val="22"/>
        </w:rPr>
        <w:t>surface.</w:t>
      </w:r>
      <w:r w:rsidRPr="009A7C8F">
        <w:rPr>
          <w:color w:val="333333"/>
          <w:spacing w:val="7"/>
          <w:sz w:val="22"/>
          <w:szCs w:val="22"/>
        </w:rPr>
        <w:t xml:space="preserve"> </w:t>
      </w:r>
      <w:r w:rsidRPr="009A7C8F">
        <w:rPr>
          <w:color w:val="333333"/>
          <w:sz w:val="22"/>
          <w:szCs w:val="22"/>
        </w:rPr>
        <w:t>Flame</w:t>
      </w:r>
      <w:r w:rsidRPr="009A7C8F">
        <w:rPr>
          <w:color w:val="333333"/>
          <w:spacing w:val="6"/>
          <w:sz w:val="22"/>
          <w:szCs w:val="22"/>
        </w:rPr>
        <w:t xml:space="preserve"> </w:t>
      </w:r>
      <w:r w:rsidRPr="009A7C8F">
        <w:rPr>
          <w:color w:val="333333"/>
          <w:sz w:val="22"/>
          <w:szCs w:val="22"/>
        </w:rPr>
        <w:t>impingement</w:t>
      </w:r>
      <w:r w:rsidRPr="009A7C8F">
        <w:rPr>
          <w:color w:val="333333"/>
          <w:spacing w:val="7"/>
          <w:sz w:val="22"/>
          <w:szCs w:val="22"/>
        </w:rPr>
        <w:t xml:space="preserve"> </w:t>
      </w:r>
      <w:r w:rsidRPr="009A7C8F">
        <w:rPr>
          <w:color w:val="333333"/>
          <w:sz w:val="22"/>
          <w:szCs w:val="22"/>
        </w:rPr>
        <w:t>may</w:t>
      </w:r>
      <w:r w:rsidRPr="009A7C8F">
        <w:rPr>
          <w:color w:val="333333"/>
          <w:spacing w:val="7"/>
          <w:sz w:val="22"/>
          <w:szCs w:val="22"/>
        </w:rPr>
        <w:t xml:space="preserve"> </w:t>
      </w:r>
      <w:r w:rsidRPr="009A7C8F">
        <w:rPr>
          <w:color w:val="333333"/>
          <w:sz w:val="22"/>
          <w:szCs w:val="22"/>
        </w:rPr>
        <w:t>result</w:t>
      </w:r>
      <w:r w:rsidRPr="009A7C8F">
        <w:rPr>
          <w:color w:val="333333"/>
          <w:spacing w:val="7"/>
          <w:sz w:val="22"/>
          <w:szCs w:val="22"/>
        </w:rPr>
        <w:t xml:space="preserve"> </w:t>
      </w:r>
      <w:r w:rsidRPr="009A7C8F">
        <w:rPr>
          <w:color w:val="333333"/>
          <w:sz w:val="22"/>
          <w:szCs w:val="22"/>
        </w:rPr>
        <w:t>in</w:t>
      </w:r>
      <w:r w:rsidRPr="009A7C8F">
        <w:rPr>
          <w:color w:val="333333"/>
          <w:spacing w:val="7"/>
          <w:sz w:val="22"/>
          <w:szCs w:val="22"/>
        </w:rPr>
        <w:t xml:space="preserve"> </w:t>
      </w:r>
      <w:r w:rsidRPr="009A7C8F">
        <w:rPr>
          <w:color w:val="333333"/>
          <w:sz w:val="22"/>
          <w:szCs w:val="22"/>
        </w:rPr>
        <w:t>local</w:t>
      </w:r>
      <w:r w:rsidRPr="009A7C8F">
        <w:rPr>
          <w:color w:val="333333"/>
          <w:spacing w:val="7"/>
          <w:sz w:val="22"/>
          <w:szCs w:val="22"/>
        </w:rPr>
        <w:t xml:space="preserve"> </w:t>
      </w:r>
      <w:r w:rsidRPr="009A7C8F">
        <w:rPr>
          <w:color w:val="333333"/>
          <w:spacing w:val="-2"/>
          <w:sz w:val="22"/>
          <w:szCs w:val="22"/>
        </w:rPr>
        <w:t>overheating.</w:t>
      </w:r>
    </w:p>
    <w:p w14:paraId="4A5A8A6A" w14:textId="3F498B31" w:rsidR="005B0358" w:rsidRPr="009A7C8F" w:rsidRDefault="00BC0477" w:rsidP="009A7C8F">
      <w:pPr>
        <w:pStyle w:val="BodyText"/>
        <w:spacing w:before="120" w:after="120"/>
        <w:ind w:left="1134" w:hanging="425"/>
        <w:rPr>
          <w:sz w:val="22"/>
          <w:szCs w:val="22"/>
        </w:rPr>
      </w:pPr>
      <w:r w:rsidRPr="009A7C8F">
        <w:rPr>
          <w:b/>
          <w:sz w:val="22"/>
          <w:szCs w:val="22"/>
        </w:rPr>
        <w:t>22.1-7</w:t>
      </w:r>
      <w:r w:rsidRPr="009A7C8F">
        <w:rPr>
          <w:b/>
          <w:spacing w:val="14"/>
          <w:sz w:val="22"/>
          <w:szCs w:val="22"/>
        </w:rPr>
        <w:t xml:space="preserve"> </w:t>
      </w:r>
      <w:r w:rsidRPr="009A7C8F">
        <w:rPr>
          <w:b/>
          <w:sz w:val="22"/>
          <w:szCs w:val="22"/>
        </w:rPr>
        <w:t xml:space="preserve">- </w:t>
      </w:r>
      <w:r w:rsidRPr="009A7C8F">
        <w:rPr>
          <w:color w:val="333333"/>
          <w:sz w:val="22"/>
          <w:szCs w:val="22"/>
        </w:rPr>
        <w:t>Furnace</w:t>
      </w:r>
      <w:r w:rsidRPr="009A7C8F">
        <w:rPr>
          <w:color w:val="333333"/>
          <w:spacing w:val="8"/>
          <w:sz w:val="22"/>
          <w:szCs w:val="22"/>
        </w:rPr>
        <w:t xml:space="preserve"> </w:t>
      </w:r>
      <w:r w:rsidRPr="009A7C8F">
        <w:rPr>
          <w:color w:val="333333"/>
          <w:sz w:val="22"/>
          <w:szCs w:val="22"/>
        </w:rPr>
        <w:t>atmosphere</w:t>
      </w:r>
      <w:r w:rsidRPr="009A7C8F">
        <w:rPr>
          <w:color w:val="333333"/>
          <w:spacing w:val="8"/>
          <w:sz w:val="22"/>
          <w:szCs w:val="22"/>
        </w:rPr>
        <w:t xml:space="preserve"> </w:t>
      </w:r>
      <w:r w:rsidRPr="009A7C8F">
        <w:rPr>
          <w:color w:val="333333"/>
          <w:sz w:val="22"/>
          <w:szCs w:val="22"/>
        </w:rPr>
        <w:t>shall</w:t>
      </w:r>
      <w:r w:rsidRPr="009A7C8F">
        <w:rPr>
          <w:color w:val="333333"/>
          <w:spacing w:val="7"/>
          <w:sz w:val="22"/>
          <w:szCs w:val="22"/>
        </w:rPr>
        <w:t xml:space="preserve"> </w:t>
      </w:r>
      <w:r w:rsidRPr="009A7C8F">
        <w:rPr>
          <w:color w:val="333333"/>
          <w:sz w:val="22"/>
          <w:szCs w:val="22"/>
        </w:rPr>
        <w:t>be</w:t>
      </w:r>
      <w:r w:rsidRPr="009A7C8F">
        <w:rPr>
          <w:color w:val="333333"/>
          <w:spacing w:val="8"/>
          <w:sz w:val="22"/>
          <w:szCs w:val="22"/>
        </w:rPr>
        <w:t xml:space="preserve"> </w:t>
      </w:r>
      <w:r w:rsidRPr="009A7C8F">
        <w:rPr>
          <w:color w:val="333333"/>
          <w:sz w:val="22"/>
          <w:szCs w:val="22"/>
        </w:rPr>
        <w:t>controlled</w:t>
      </w:r>
      <w:r w:rsidRPr="009A7C8F">
        <w:rPr>
          <w:color w:val="333333"/>
          <w:spacing w:val="8"/>
          <w:sz w:val="22"/>
          <w:szCs w:val="22"/>
        </w:rPr>
        <w:t xml:space="preserve"> </w:t>
      </w:r>
      <w:r w:rsidRPr="009A7C8F">
        <w:rPr>
          <w:color w:val="333333"/>
          <w:sz w:val="22"/>
          <w:szCs w:val="22"/>
        </w:rPr>
        <w:t>to</w:t>
      </w:r>
      <w:r w:rsidRPr="009A7C8F">
        <w:rPr>
          <w:color w:val="333333"/>
          <w:spacing w:val="7"/>
          <w:sz w:val="22"/>
          <w:szCs w:val="22"/>
        </w:rPr>
        <w:t xml:space="preserve"> </w:t>
      </w:r>
      <w:r w:rsidRPr="009A7C8F">
        <w:rPr>
          <w:color w:val="333333"/>
          <w:sz w:val="22"/>
          <w:szCs w:val="22"/>
        </w:rPr>
        <w:t>minimize</w:t>
      </w:r>
      <w:r w:rsidRPr="009A7C8F">
        <w:rPr>
          <w:color w:val="333333"/>
          <w:spacing w:val="8"/>
          <w:sz w:val="22"/>
          <w:szCs w:val="22"/>
        </w:rPr>
        <w:t xml:space="preserve"> </w:t>
      </w:r>
      <w:r w:rsidRPr="009A7C8F">
        <w:rPr>
          <w:color w:val="333333"/>
          <w:sz w:val="22"/>
          <w:szCs w:val="22"/>
        </w:rPr>
        <w:t>surface</w:t>
      </w:r>
      <w:r w:rsidRPr="009A7C8F">
        <w:rPr>
          <w:color w:val="333333"/>
          <w:spacing w:val="8"/>
          <w:sz w:val="22"/>
          <w:szCs w:val="22"/>
        </w:rPr>
        <w:t xml:space="preserve"> </w:t>
      </w:r>
      <w:r w:rsidRPr="009A7C8F">
        <w:rPr>
          <w:color w:val="333333"/>
          <w:spacing w:val="-2"/>
          <w:sz w:val="22"/>
          <w:szCs w:val="22"/>
        </w:rPr>
        <w:t>oxidation.</w:t>
      </w:r>
    </w:p>
    <w:p w14:paraId="4A5A8A6C" w14:textId="72AE668C" w:rsidR="005B0358" w:rsidRPr="009A7C8F" w:rsidRDefault="00BC0477" w:rsidP="009A7C8F">
      <w:pPr>
        <w:pStyle w:val="BodyText"/>
        <w:spacing w:before="120" w:after="120"/>
        <w:ind w:left="1134" w:hanging="425"/>
        <w:rPr>
          <w:sz w:val="22"/>
          <w:szCs w:val="22"/>
        </w:rPr>
      </w:pPr>
      <w:r w:rsidRPr="009A7C8F">
        <w:rPr>
          <w:b/>
          <w:sz w:val="22"/>
          <w:szCs w:val="22"/>
        </w:rPr>
        <w:t>22.1-8</w:t>
      </w:r>
      <w:r w:rsidRPr="009A7C8F">
        <w:rPr>
          <w:b/>
          <w:spacing w:val="12"/>
          <w:sz w:val="22"/>
          <w:szCs w:val="22"/>
        </w:rPr>
        <w:t xml:space="preserve"> </w:t>
      </w:r>
      <w:r w:rsidRPr="009A7C8F">
        <w:rPr>
          <w:b/>
          <w:sz w:val="22"/>
          <w:szCs w:val="22"/>
        </w:rPr>
        <w:t xml:space="preserve">- </w:t>
      </w:r>
      <w:r w:rsidRPr="009A7C8F">
        <w:rPr>
          <w:color w:val="333333"/>
          <w:sz w:val="22"/>
          <w:szCs w:val="22"/>
        </w:rPr>
        <w:t>Pipe</w:t>
      </w:r>
      <w:r w:rsidRPr="009A7C8F">
        <w:rPr>
          <w:color w:val="333333"/>
          <w:spacing w:val="7"/>
          <w:sz w:val="22"/>
          <w:szCs w:val="22"/>
        </w:rPr>
        <w:t xml:space="preserve"> </w:t>
      </w:r>
      <w:r w:rsidRPr="009A7C8F">
        <w:rPr>
          <w:color w:val="333333"/>
          <w:sz w:val="22"/>
          <w:szCs w:val="22"/>
        </w:rPr>
        <w:t>shall</w:t>
      </w:r>
      <w:r w:rsidRPr="009A7C8F">
        <w:rPr>
          <w:color w:val="333333"/>
          <w:spacing w:val="6"/>
          <w:sz w:val="22"/>
          <w:szCs w:val="22"/>
        </w:rPr>
        <w:t xml:space="preserve"> </w:t>
      </w:r>
      <w:r w:rsidRPr="009A7C8F">
        <w:rPr>
          <w:color w:val="333333"/>
          <w:sz w:val="22"/>
          <w:szCs w:val="22"/>
        </w:rPr>
        <w:t>be</w:t>
      </w:r>
      <w:r w:rsidRPr="009A7C8F">
        <w:rPr>
          <w:color w:val="333333"/>
          <w:spacing w:val="7"/>
          <w:sz w:val="22"/>
          <w:szCs w:val="22"/>
        </w:rPr>
        <w:t xml:space="preserve"> </w:t>
      </w:r>
      <w:r w:rsidRPr="009A7C8F">
        <w:rPr>
          <w:color w:val="333333"/>
          <w:sz w:val="22"/>
          <w:szCs w:val="22"/>
        </w:rPr>
        <w:t>supported</w:t>
      </w:r>
      <w:r w:rsidRPr="009A7C8F">
        <w:rPr>
          <w:color w:val="333333"/>
          <w:spacing w:val="7"/>
          <w:sz w:val="22"/>
          <w:szCs w:val="22"/>
        </w:rPr>
        <w:t xml:space="preserve"> </w:t>
      </w:r>
      <w:r w:rsidRPr="009A7C8F">
        <w:rPr>
          <w:color w:val="333333"/>
          <w:sz w:val="22"/>
          <w:szCs w:val="22"/>
        </w:rPr>
        <w:t>to</w:t>
      </w:r>
      <w:r w:rsidRPr="009A7C8F">
        <w:rPr>
          <w:color w:val="333333"/>
          <w:spacing w:val="6"/>
          <w:sz w:val="22"/>
          <w:szCs w:val="22"/>
        </w:rPr>
        <w:t xml:space="preserve"> </w:t>
      </w:r>
      <w:r w:rsidRPr="009A7C8F">
        <w:rPr>
          <w:color w:val="333333"/>
          <w:sz w:val="22"/>
          <w:szCs w:val="22"/>
        </w:rPr>
        <w:t>prevent</w:t>
      </w:r>
      <w:r w:rsidRPr="009A7C8F">
        <w:rPr>
          <w:color w:val="333333"/>
          <w:spacing w:val="7"/>
          <w:sz w:val="22"/>
          <w:szCs w:val="22"/>
        </w:rPr>
        <w:t xml:space="preserve"> </w:t>
      </w:r>
      <w:r w:rsidRPr="009A7C8F">
        <w:rPr>
          <w:color w:val="333333"/>
          <w:sz w:val="22"/>
          <w:szCs w:val="22"/>
        </w:rPr>
        <w:t>warpage</w:t>
      </w:r>
      <w:r w:rsidRPr="009A7C8F">
        <w:rPr>
          <w:color w:val="333333"/>
          <w:spacing w:val="7"/>
          <w:sz w:val="22"/>
          <w:szCs w:val="22"/>
        </w:rPr>
        <w:t xml:space="preserve"> </w:t>
      </w:r>
      <w:r w:rsidRPr="009A7C8F">
        <w:rPr>
          <w:color w:val="333333"/>
          <w:sz w:val="22"/>
          <w:szCs w:val="22"/>
        </w:rPr>
        <w:t>or</w:t>
      </w:r>
      <w:r w:rsidRPr="009A7C8F">
        <w:rPr>
          <w:color w:val="333333"/>
          <w:spacing w:val="6"/>
          <w:sz w:val="22"/>
          <w:szCs w:val="22"/>
        </w:rPr>
        <w:t xml:space="preserve"> </w:t>
      </w:r>
      <w:r w:rsidRPr="009A7C8F">
        <w:rPr>
          <w:color w:val="333333"/>
          <w:spacing w:val="-2"/>
          <w:sz w:val="22"/>
          <w:szCs w:val="22"/>
        </w:rPr>
        <w:t>deterioration.</w:t>
      </w:r>
    </w:p>
    <w:p w14:paraId="4A5A8A6E" w14:textId="523EBDAA" w:rsidR="005B0358" w:rsidRPr="009A7C8F" w:rsidRDefault="00BC0477" w:rsidP="009A7C8F">
      <w:pPr>
        <w:pStyle w:val="BodyText"/>
        <w:spacing w:before="120" w:after="120"/>
        <w:ind w:left="1134" w:hanging="425"/>
        <w:rPr>
          <w:sz w:val="22"/>
          <w:szCs w:val="22"/>
        </w:rPr>
      </w:pPr>
      <w:r w:rsidRPr="009A7C8F">
        <w:rPr>
          <w:b/>
          <w:sz w:val="22"/>
          <w:szCs w:val="22"/>
        </w:rPr>
        <w:t>22.1-9</w:t>
      </w:r>
      <w:r w:rsidRPr="009A7C8F">
        <w:rPr>
          <w:b/>
          <w:spacing w:val="13"/>
          <w:sz w:val="22"/>
          <w:szCs w:val="22"/>
        </w:rPr>
        <w:t xml:space="preserve"> </w:t>
      </w:r>
      <w:r w:rsidRPr="009A7C8F">
        <w:rPr>
          <w:b/>
          <w:sz w:val="22"/>
          <w:szCs w:val="22"/>
        </w:rPr>
        <w:t xml:space="preserve">- </w:t>
      </w:r>
      <w:r w:rsidRPr="009A7C8F">
        <w:rPr>
          <w:color w:val="333333"/>
          <w:sz w:val="22"/>
          <w:szCs w:val="22"/>
        </w:rPr>
        <w:t>Strip</w:t>
      </w:r>
      <w:r w:rsidRPr="009A7C8F">
        <w:rPr>
          <w:color w:val="333333"/>
          <w:spacing w:val="7"/>
          <w:sz w:val="22"/>
          <w:szCs w:val="22"/>
        </w:rPr>
        <w:t xml:space="preserve"> </w:t>
      </w:r>
      <w:r w:rsidRPr="009A7C8F">
        <w:rPr>
          <w:color w:val="333333"/>
          <w:sz w:val="22"/>
          <w:szCs w:val="22"/>
        </w:rPr>
        <w:t>chart</w:t>
      </w:r>
      <w:r w:rsidRPr="009A7C8F">
        <w:rPr>
          <w:color w:val="333333"/>
          <w:spacing w:val="7"/>
          <w:sz w:val="22"/>
          <w:szCs w:val="22"/>
        </w:rPr>
        <w:t xml:space="preserve"> </w:t>
      </w:r>
      <w:r w:rsidRPr="009A7C8F">
        <w:rPr>
          <w:color w:val="333333"/>
          <w:sz w:val="22"/>
          <w:szCs w:val="22"/>
        </w:rPr>
        <w:t>recordings</w:t>
      </w:r>
      <w:r w:rsidRPr="009A7C8F">
        <w:rPr>
          <w:color w:val="333333"/>
          <w:spacing w:val="7"/>
          <w:sz w:val="22"/>
          <w:szCs w:val="22"/>
        </w:rPr>
        <w:t xml:space="preserve"> </w:t>
      </w:r>
      <w:r w:rsidRPr="009A7C8F">
        <w:rPr>
          <w:color w:val="333333"/>
          <w:sz w:val="22"/>
          <w:szCs w:val="22"/>
        </w:rPr>
        <w:t>of</w:t>
      </w:r>
      <w:r w:rsidRPr="009A7C8F">
        <w:rPr>
          <w:color w:val="333333"/>
          <w:spacing w:val="7"/>
          <w:sz w:val="22"/>
          <w:szCs w:val="22"/>
        </w:rPr>
        <w:t xml:space="preserve"> </w:t>
      </w:r>
      <w:r w:rsidRPr="009A7C8F">
        <w:rPr>
          <w:color w:val="333333"/>
          <w:sz w:val="22"/>
          <w:szCs w:val="22"/>
        </w:rPr>
        <w:t>each</w:t>
      </w:r>
      <w:r w:rsidRPr="009A7C8F">
        <w:rPr>
          <w:color w:val="333333"/>
          <w:spacing w:val="7"/>
          <w:sz w:val="22"/>
          <w:szCs w:val="22"/>
        </w:rPr>
        <w:t xml:space="preserve"> </w:t>
      </w:r>
      <w:r w:rsidRPr="009A7C8F">
        <w:rPr>
          <w:color w:val="333333"/>
          <w:sz w:val="22"/>
          <w:szCs w:val="22"/>
        </w:rPr>
        <w:t>heat</w:t>
      </w:r>
      <w:r w:rsidRPr="009A7C8F">
        <w:rPr>
          <w:color w:val="333333"/>
          <w:spacing w:val="7"/>
          <w:sz w:val="22"/>
          <w:szCs w:val="22"/>
        </w:rPr>
        <w:t xml:space="preserve"> </w:t>
      </w:r>
      <w:r w:rsidRPr="009A7C8F">
        <w:rPr>
          <w:color w:val="333333"/>
          <w:sz w:val="22"/>
          <w:szCs w:val="22"/>
        </w:rPr>
        <w:t>treatment</w:t>
      </w:r>
      <w:r w:rsidRPr="009A7C8F">
        <w:rPr>
          <w:color w:val="333333"/>
          <w:spacing w:val="7"/>
          <w:sz w:val="22"/>
          <w:szCs w:val="22"/>
        </w:rPr>
        <w:t xml:space="preserve"> </w:t>
      </w:r>
      <w:r w:rsidRPr="009A7C8F">
        <w:rPr>
          <w:color w:val="333333"/>
          <w:sz w:val="22"/>
          <w:szCs w:val="22"/>
        </w:rPr>
        <w:t>shall</w:t>
      </w:r>
      <w:r w:rsidRPr="009A7C8F">
        <w:rPr>
          <w:color w:val="333333"/>
          <w:spacing w:val="7"/>
          <w:sz w:val="22"/>
          <w:szCs w:val="22"/>
        </w:rPr>
        <w:t xml:space="preserve"> </w:t>
      </w:r>
      <w:r w:rsidRPr="009A7C8F">
        <w:rPr>
          <w:color w:val="333333"/>
          <w:sz w:val="22"/>
          <w:szCs w:val="22"/>
        </w:rPr>
        <w:t>be</w:t>
      </w:r>
      <w:r w:rsidRPr="009A7C8F">
        <w:rPr>
          <w:color w:val="333333"/>
          <w:spacing w:val="7"/>
          <w:sz w:val="22"/>
          <w:szCs w:val="22"/>
        </w:rPr>
        <w:t xml:space="preserve"> </w:t>
      </w:r>
      <w:r w:rsidRPr="009A7C8F">
        <w:rPr>
          <w:color w:val="333333"/>
          <w:sz w:val="22"/>
          <w:szCs w:val="22"/>
        </w:rPr>
        <w:t>provided</w:t>
      </w:r>
      <w:r w:rsidRPr="009A7C8F">
        <w:rPr>
          <w:color w:val="333333"/>
          <w:spacing w:val="7"/>
          <w:sz w:val="22"/>
          <w:szCs w:val="22"/>
        </w:rPr>
        <w:t xml:space="preserve"> </w:t>
      </w:r>
      <w:r w:rsidRPr="009A7C8F">
        <w:rPr>
          <w:color w:val="333333"/>
          <w:sz w:val="22"/>
          <w:szCs w:val="22"/>
        </w:rPr>
        <w:t>in</w:t>
      </w:r>
      <w:r w:rsidRPr="009A7C8F">
        <w:rPr>
          <w:color w:val="333333"/>
          <w:spacing w:val="7"/>
          <w:sz w:val="22"/>
          <w:szCs w:val="22"/>
        </w:rPr>
        <w:t xml:space="preserve"> </w:t>
      </w:r>
      <w:r w:rsidRPr="009A7C8F">
        <w:rPr>
          <w:color w:val="333333"/>
          <w:sz w:val="22"/>
          <w:szCs w:val="22"/>
        </w:rPr>
        <w:t>addition</w:t>
      </w:r>
      <w:r w:rsidRPr="009A7C8F">
        <w:rPr>
          <w:color w:val="333333"/>
          <w:spacing w:val="7"/>
          <w:sz w:val="22"/>
          <w:szCs w:val="22"/>
        </w:rPr>
        <w:t xml:space="preserve"> </w:t>
      </w:r>
      <w:r w:rsidRPr="009A7C8F">
        <w:rPr>
          <w:color w:val="333333"/>
          <w:sz w:val="22"/>
          <w:szCs w:val="22"/>
        </w:rPr>
        <w:t>to</w:t>
      </w:r>
      <w:r w:rsidRPr="009A7C8F">
        <w:rPr>
          <w:color w:val="333333"/>
          <w:spacing w:val="7"/>
          <w:sz w:val="22"/>
          <w:szCs w:val="22"/>
        </w:rPr>
        <w:t xml:space="preserve"> </w:t>
      </w:r>
      <w:r w:rsidRPr="009A7C8F">
        <w:rPr>
          <w:color w:val="333333"/>
          <w:sz w:val="22"/>
          <w:szCs w:val="22"/>
        </w:rPr>
        <w:t>the</w:t>
      </w:r>
      <w:r w:rsidRPr="009A7C8F">
        <w:rPr>
          <w:color w:val="333333"/>
          <w:spacing w:val="7"/>
          <w:sz w:val="22"/>
          <w:szCs w:val="22"/>
        </w:rPr>
        <w:t xml:space="preserve"> </w:t>
      </w:r>
      <w:r w:rsidRPr="009A7C8F">
        <w:rPr>
          <w:color w:val="333333"/>
          <w:spacing w:val="-2"/>
          <w:sz w:val="22"/>
          <w:szCs w:val="22"/>
        </w:rPr>
        <w:t>following:</w:t>
      </w:r>
    </w:p>
    <w:p w14:paraId="4A5A8A6F" w14:textId="77777777" w:rsidR="005B0358" w:rsidRPr="009A7C8F" w:rsidRDefault="00BC0477" w:rsidP="009A7C8F">
      <w:pPr>
        <w:pStyle w:val="ListParagraph"/>
        <w:numPr>
          <w:ilvl w:val="0"/>
          <w:numId w:val="10"/>
        </w:numPr>
        <w:tabs>
          <w:tab w:val="left" w:pos="717"/>
        </w:tabs>
        <w:spacing w:before="120" w:after="120"/>
        <w:ind w:left="1418" w:hanging="284"/>
      </w:pPr>
      <w:r w:rsidRPr="009A7C8F">
        <w:rPr>
          <w:color w:val="333333"/>
          <w:position w:val="2"/>
        </w:rPr>
        <w:t>Furnace</w:t>
      </w:r>
      <w:r w:rsidRPr="009A7C8F">
        <w:rPr>
          <w:color w:val="333333"/>
          <w:spacing w:val="11"/>
          <w:position w:val="2"/>
        </w:rPr>
        <w:t xml:space="preserve"> </w:t>
      </w:r>
      <w:r w:rsidRPr="009A7C8F">
        <w:rPr>
          <w:color w:val="333333"/>
          <w:position w:val="2"/>
        </w:rPr>
        <w:t>loading</w:t>
      </w:r>
      <w:r w:rsidRPr="009A7C8F">
        <w:rPr>
          <w:color w:val="333333"/>
          <w:spacing w:val="11"/>
          <w:position w:val="2"/>
        </w:rPr>
        <w:t xml:space="preserve"> </w:t>
      </w:r>
      <w:r w:rsidRPr="009A7C8F">
        <w:rPr>
          <w:color w:val="333333"/>
          <w:spacing w:val="-2"/>
          <w:position w:val="2"/>
        </w:rPr>
        <w:t>sketches.</w:t>
      </w:r>
    </w:p>
    <w:p w14:paraId="4A5A8A70" w14:textId="77777777" w:rsidR="005B0358" w:rsidRPr="009A7C8F" w:rsidRDefault="00BC0477" w:rsidP="009A7C8F">
      <w:pPr>
        <w:pStyle w:val="ListParagraph"/>
        <w:numPr>
          <w:ilvl w:val="0"/>
          <w:numId w:val="10"/>
        </w:numPr>
        <w:tabs>
          <w:tab w:val="left" w:pos="717"/>
        </w:tabs>
        <w:spacing w:before="120" w:after="120"/>
        <w:ind w:left="1418" w:hanging="284"/>
      </w:pPr>
      <w:r w:rsidRPr="009A7C8F">
        <w:rPr>
          <w:color w:val="333333"/>
          <w:position w:val="2"/>
        </w:rPr>
        <w:t>Thermocouple</w:t>
      </w:r>
      <w:r w:rsidRPr="009A7C8F">
        <w:rPr>
          <w:color w:val="333333"/>
          <w:spacing w:val="14"/>
          <w:position w:val="2"/>
        </w:rPr>
        <w:t xml:space="preserve"> </w:t>
      </w:r>
      <w:r w:rsidRPr="009A7C8F">
        <w:rPr>
          <w:color w:val="333333"/>
          <w:spacing w:val="-2"/>
          <w:position w:val="2"/>
        </w:rPr>
        <w:t>locations.</w:t>
      </w:r>
    </w:p>
    <w:p w14:paraId="4E1B5FCA" w14:textId="2457F68A" w:rsidR="005B0358" w:rsidRPr="009A7C8F" w:rsidRDefault="00BC0477" w:rsidP="009A7C8F">
      <w:pPr>
        <w:pStyle w:val="ListParagraph"/>
        <w:numPr>
          <w:ilvl w:val="0"/>
          <w:numId w:val="10"/>
        </w:numPr>
        <w:tabs>
          <w:tab w:val="left" w:pos="717"/>
        </w:tabs>
        <w:spacing w:before="120" w:after="120"/>
        <w:ind w:left="1418" w:hanging="284"/>
      </w:pPr>
      <w:r w:rsidRPr="009A7C8F">
        <w:rPr>
          <w:color w:val="333333"/>
          <w:position w:val="2"/>
        </w:rPr>
        <w:t>Other</w:t>
      </w:r>
      <w:r w:rsidRPr="009A7C8F">
        <w:rPr>
          <w:color w:val="333333"/>
          <w:spacing w:val="9"/>
          <w:position w:val="2"/>
        </w:rPr>
        <w:t xml:space="preserve"> </w:t>
      </w:r>
      <w:r w:rsidRPr="009A7C8F">
        <w:rPr>
          <w:color w:val="333333"/>
          <w:position w:val="2"/>
        </w:rPr>
        <w:t>documentation</w:t>
      </w:r>
      <w:r w:rsidRPr="009A7C8F">
        <w:rPr>
          <w:color w:val="333333"/>
          <w:spacing w:val="10"/>
          <w:position w:val="2"/>
        </w:rPr>
        <w:t xml:space="preserve"> </w:t>
      </w:r>
      <w:r w:rsidRPr="009A7C8F">
        <w:rPr>
          <w:color w:val="333333"/>
          <w:position w:val="2"/>
        </w:rPr>
        <w:t>necessary</w:t>
      </w:r>
      <w:r w:rsidRPr="009A7C8F">
        <w:rPr>
          <w:color w:val="333333"/>
          <w:spacing w:val="10"/>
          <w:position w:val="2"/>
        </w:rPr>
        <w:t xml:space="preserve"> </w:t>
      </w:r>
      <w:r w:rsidRPr="009A7C8F">
        <w:rPr>
          <w:color w:val="333333"/>
          <w:position w:val="2"/>
        </w:rPr>
        <w:t>to</w:t>
      </w:r>
      <w:r w:rsidRPr="009A7C8F">
        <w:rPr>
          <w:color w:val="333333"/>
          <w:spacing w:val="10"/>
          <w:position w:val="2"/>
        </w:rPr>
        <w:t xml:space="preserve"> </w:t>
      </w:r>
      <w:r w:rsidRPr="009A7C8F">
        <w:rPr>
          <w:color w:val="333333"/>
          <w:position w:val="2"/>
        </w:rPr>
        <w:t>confirm</w:t>
      </w:r>
      <w:r w:rsidRPr="009A7C8F">
        <w:rPr>
          <w:color w:val="333333"/>
          <w:spacing w:val="10"/>
          <w:position w:val="2"/>
        </w:rPr>
        <w:t xml:space="preserve"> </w:t>
      </w:r>
      <w:r w:rsidRPr="009A7C8F">
        <w:rPr>
          <w:color w:val="333333"/>
          <w:position w:val="2"/>
        </w:rPr>
        <w:t>successful</w:t>
      </w:r>
      <w:r w:rsidRPr="009A7C8F">
        <w:rPr>
          <w:color w:val="333333"/>
          <w:spacing w:val="10"/>
          <w:position w:val="2"/>
        </w:rPr>
        <w:t xml:space="preserve"> </w:t>
      </w:r>
      <w:r w:rsidRPr="009A7C8F">
        <w:rPr>
          <w:color w:val="333333"/>
          <w:position w:val="2"/>
        </w:rPr>
        <w:t>heat</w:t>
      </w:r>
      <w:r w:rsidRPr="009A7C8F">
        <w:rPr>
          <w:color w:val="333333"/>
          <w:spacing w:val="10"/>
          <w:position w:val="2"/>
        </w:rPr>
        <w:t xml:space="preserve"> </w:t>
      </w:r>
      <w:r w:rsidRPr="009A7C8F">
        <w:rPr>
          <w:color w:val="333333"/>
          <w:position w:val="2"/>
        </w:rPr>
        <w:t>treatment</w:t>
      </w:r>
      <w:r w:rsidRPr="009A7C8F">
        <w:rPr>
          <w:color w:val="333333"/>
          <w:spacing w:val="10"/>
          <w:position w:val="2"/>
        </w:rPr>
        <w:t xml:space="preserve"> </w:t>
      </w:r>
      <w:r w:rsidRPr="009A7C8F">
        <w:rPr>
          <w:color w:val="333333"/>
          <w:position w:val="2"/>
        </w:rPr>
        <w:t>of</w:t>
      </w:r>
      <w:r w:rsidRPr="009A7C8F">
        <w:rPr>
          <w:color w:val="333333"/>
          <w:spacing w:val="10"/>
          <w:position w:val="2"/>
        </w:rPr>
        <w:t xml:space="preserve"> </w:t>
      </w:r>
      <w:r w:rsidRPr="009A7C8F">
        <w:rPr>
          <w:color w:val="333333"/>
          <w:position w:val="2"/>
        </w:rPr>
        <w:t>the</w:t>
      </w:r>
      <w:r w:rsidRPr="009A7C8F">
        <w:rPr>
          <w:color w:val="333333"/>
          <w:spacing w:val="10"/>
          <w:position w:val="2"/>
        </w:rPr>
        <w:t xml:space="preserve"> </w:t>
      </w:r>
      <w:r w:rsidRPr="009A7C8F">
        <w:rPr>
          <w:color w:val="333333"/>
          <w:position w:val="2"/>
        </w:rPr>
        <w:t>piping</w:t>
      </w:r>
      <w:r w:rsidRPr="009A7C8F">
        <w:rPr>
          <w:color w:val="333333"/>
          <w:spacing w:val="10"/>
          <w:position w:val="2"/>
        </w:rPr>
        <w:t xml:space="preserve"> </w:t>
      </w:r>
      <w:r w:rsidRPr="009A7C8F">
        <w:rPr>
          <w:color w:val="333333"/>
          <w:spacing w:val="-2"/>
          <w:position w:val="2"/>
        </w:rPr>
        <w:t>welds.</w:t>
      </w:r>
    </w:p>
    <w:p w14:paraId="70DDF172" w14:textId="77777777" w:rsidR="00B478E0" w:rsidRPr="009A7C8F" w:rsidRDefault="00B478E0" w:rsidP="009051AC">
      <w:pPr>
        <w:pStyle w:val="Heading2"/>
        <w:numPr>
          <w:ilvl w:val="1"/>
          <w:numId w:val="67"/>
        </w:numPr>
        <w:spacing w:before="240" w:after="240"/>
        <w:ind w:left="851" w:hanging="709"/>
        <w:rPr>
          <w:sz w:val="22"/>
          <w:szCs w:val="22"/>
        </w:rPr>
      </w:pPr>
      <w:bookmarkStart w:id="594" w:name="_Toc205628093"/>
      <w:bookmarkStart w:id="595" w:name="_Hlk180673816"/>
      <w:r w:rsidRPr="009A7C8F">
        <w:rPr>
          <w:spacing w:val="-2"/>
          <w:sz w:val="22"/>
          <w:szCs w:val="22"/>
        </w:rPr>
        <w:lastRenderedPageBreak/>
        <w:t>Thermocouple Requirements</w:t>
      </w:r>
      <w:bookmarkEnd w:id="594"/>
    </w:p>
    <w:bookmarkEnd w:id="595"/>
    <w:p w14:paraId="6B67507B" w14:textId="77777777" w:rsidR="00E36219" w:rsidRPr="009A7C8F" w:rsidRDefault="00E36219" w:rsidP="009A7C8F">
      <w:pPr>
        <w:pStyle w:val="BodyText"/>
        <w:spacing w:before="120" w:after="120"/>
        <w:ind w:left="1134" w:hanging="425"/>
        <w:rPr>
          <w:sz w:val="22"/>
          <w:szCs w:val="22"/>
        </w:rPr>
      </w:pPr>
      <w:r w:rsidRPr="009A7C8F">
        <w:rPr>
          <w:b/>
          <w:sz w:val="22"/>
          <w:szCs w:val="22"/>
        </w:rPr>
        <w:t xml:space="preserve">22.2-1 - </w:t>
      </w:r>
      <w:r w:rsidRPr="009A7C8F">
        <w:rPr>
          <w:color w:val="333333"/>
          <w:sz w:val="22"/>
          <w:szCs w:val="22"/>
        </w:rPr>
        <w:t>For furnace PWHT, sufficient thermocouples to monitor PWHT temperatures shall be attached to representative welds.</w:t>
      </w:r>
    </w:p>
    <w:p w14:paraId="75877D9C" w14:textId="1CA83D4E" w:rsidR="00E36219" w:rsidRPr="009A7C8F" w:rsidRDefault="00E36219" w:rsidP="00EB1FF7">
      <w:pPr>
        <w:pStyle w:val="BodyText"/>
        <w:spacing w:before="120" w:after="120"/>
        <w:ind w:left="1418" w:hanging="284"/>
        <w:rPr>
          <w:sz w:val="22"/>
          <w:szCs w:val="22"/>
        </w:rPr>
      </w:pPr>
      <w:r w:rsidRPr="0050704C">
        <w:rPr>
          <w:b/>
          <w:sz w:val="22"/>
          <w:szCs w:val="22"/>
          <w:rPrChange w:id="596" w:author="Marchenko, Sergey [Tengizchevroil]" w:date="2025-08-07T15:26:00Z" w16du:dateUtc="2025-08-07T10:26:00Z">
            <w:rPr>
              <w:b/>
              <w:sz w:val="22"/>
              <w:szCs w:val="22"/>
              <w:highlight w:val="yellow"/>
            </w:rPr>
          </w:rPrChange>
        </w:rPr>
        <w:t xml:space="preserve">22.2-1.1 - </w:t>
      </w:r>
      <w:r w:rsidR="00EB1FF7" w:rsidRPr="0050704C">
        <w:rPr>
          <w:color w:val="333333"/>
          <w:sz w:val="22"/>
          <w:szCs w:val="22"/>
          <w:rPrChange w:id="597" w:author="Marchenko, Sergey [Tengizchevroil]" w:date="2025-08-07T15:26:00Z" w16du:dateUtc="2025-08-07T10:26:00Z">
            <w:rPr>
              <w:color w:val="333333"/>
              <w:sz w:val="22"/>
              <w:szCs w:val="22"/>
              <w:highlight w:val="yellow"/>
            </w:rPr>
          </w:rPrChange>
        </w:rPr>
        <w:t>For field and local PWHT methods (electric resistance heaters or induction coils), thermocouples should be attached to piping welds in accordance with PCR-PU-6239-TCO (paragraph 5.2).</w:t>
      </w:r>
    </w:p>
    <w:p w14:paraId="6D9A7BC7" w14:textId="108BDD4D" w:rsidR="00E36219" w:rsidRPr="009A7C8F" w:rsidRDefault="00E36219" w:rsidP="009A7C8F">
      <w:pPr>
        <w:pStyle w:val="BodyText"/>
        <w:spacing w:before="120" w:after="120"/>
        <w:ind w:left="1134" w:hanging="425"/>
        <w:rPr>
          <w:sz w:val="22"/>
          <w:szCs w:val="22"/>
        </w:rPr>
      </w:pPr>
      <w:r w:rsidRPr="009A7C8F">
        <w:rPr>
          <w:b/>
          <w:sz w:val="22"/>
          <w:szCs w:val="22"/>
        </w:rPr>
        <w:t xml:space="preserve">22.2-2 - </w:t>
      </w:r>
      <w:r w:rsidRPr="009A7C8F">
        <w:rPr>
          <w:color w:val="333333"/>
          <w:sz w:val="22"/>
          <w:szCs w:val="22"/>
        </w:rPr>
        <w:t>For furnace and local PWHT, thermocouples shall be attached by direct spot capacitor discharge, resistance welding, or welding of a thermocouple pad.</w:t>
      </w:r>
    </w:p>
    <w:p w14:paraId="4D000E7D" w14:textId="691803BA" w:rsidR="004273C7" w:rsidRPr="009A7C8F" w:rsidRDefault="00E36219" w:rsidP="009A7C8F">
      <w:pPr>
        <w:pStyle w:val="BodyText"/>
        <w:spacing w:before="120" w:after="120"/>
        <w:ind w:left="1134" w:hanging="425"/>
        <w:rPr>
          <w:sz w:val="22"/>
          <w:szCs w:val="22"/>
        </w:rPr>
      </w:pPr>
      <w:r w:rsidRPr="009A7C8F">
        <w:rPr>
          <w:b/>
          <w:sz w:val="22"/>
          <w:szCs w:val="22"/>
        </w:rPr>
        <w:t>22.2-3</w:t>
      </w:r>
      <w:r w:rsidRPr="009A7C8F">
        <w:rPr>
          <w:b/>
          <w:spacing w:val="14"/>
          <w:sz w:val="22"/>
          <w:szCs w:val="22"/>
        </w:rPr>
        <w:t xml:space="preserve"> </w:t>
      </w:r>
      <w:r w:rsidRPr="009A7C8F">
        <w:rPr>
          <w:b/>
          <w:sz w:val="22"/>
          <w:szCs w:val="22"/>
        </w:rPr>
        <w:t xml:space="preserve">- </w:t>
      </w:r>
      <w:r w:rsidRPr="009A7C8F">
        <w:rPr>
          <w:color w:val="333333"/>
          <w:sz w:val="22"/>
          <w:szCs w:val="22"/>
        </w:rPr>
        <w:t>Two</w:t>
      </w:r>
      <w:r w:rsidRPr="009A7C8F">
        <w:rPr>
          <w:color w:val="333333"/>
          <w:spacing w:val="8"/>
          <w:sz w:val="22"/>
          <w:szCs w:val="22"/>
        </w:rPr>
        <w:t xml:space="preserve"> </w:t>
      </w:r>
      <w:r w:rsidRPr="009A7C8F">
        <w:rPr>
          <w:color w:val="333333"/>
          <w:sz w:val="22"/>
          <w:szCs w:val="22"/>
        </w:rPr>
        <w:t>or</w:t>
      </w:r>
      <w:r w:rsidRPr="009A7C8F">
        <w:rPr>
          <w:color w:val="333333"/>
          <w:spacing w:val="8"/>
          <w:sz w:val="22"/>
          <w:szCs w:val="22"/>
        </w:rPr>
        <w:t xml:space="preserve"> </w:t>
      </w:r>
      <w:r w:rsidRPr="009A7C8F">
        <w:rPr>
          <w:color w:val="333333"/>
          <w:sz w:val="22"/>
          <w:szCs w:val="22"/>
        </w:rPr>
        <w:t>more</w:t>
      </w:r>
      <w:r w:rsidRPr="009A7C8F">
        <w:rPr>
          <w:color w:val="333333"/>
          <w:spacing w:val="8"/>
          <w:sz w:val="22"/>
          <w:szCs w:val="22"/>
        </w:rPr>
        <w:t xml:space="preserve"> </w:t>
      </w:r>
      <w:r w:rsidRPr="009A7C8F">
        <w:rPr>
          <w:color w:val="333333"/>
          <w:sz w:val="22"/>
          <w:szCs w:val="22"/>
        </w:rPr>
        <w:t>thermocouples</w:t>
      </w:r>
      <w:r w:rsidRPr="009A7C8F">
        <w:rPr>
          <w:color w:val="333333"/>
          <w:spacing w:val="7"/>
          <w:sz w:val="22"/>
          <w:szCs w:val="22"/>
        </w:rPr>
        <w:t xml:space="preserve"> </w:t>
      </w:r>
      <w:r w:rsidRPr="009A7C8F">
        <w:rPr>
          <w:color w:val="333333"/>
          <w:sz w:val="22"/>
          <w:szCs w:val="22"/>
        </w:rPr>
        <w:t>shall</w:t>
      </w:r>
      <w:r w:rsidRPr="009A7C8F">
        <w:rPr>
          <w:color w:val="333333"/>
          <w:spacing w:val="8"/>
          <w:sz w:val="22"/>
          <w:szCs w:val="22"/>
        </w:rPr>
        <w:t xml:space="preserve"> </w:t>
      </w:r>
      <w:r w:rsidRPr="009A7C8F">
        <w:rPr>
          <w:color w:val="333333"/>
          <w:sz w:val="22"/>
          <w:szCs w:val="22"/>
        </w:rPr>
        <w:t>be</w:t>
      </w:r>
      <w:r w:rsidRPr="009A7C8F">
        <w:rPr>
          <w:color w:val="333333"/>
          <w:spacing w:val="8"/>
          <w:sz w:val="22"/>
          <w:szCs w:val="22"/>
        </w:rPr>
        <w:t xml:space="preserve"> </w:t>
      </w:r>
      <w:r w:rsidRPr="009A7C8F">
        <w:rPr>
          <w:color w:val="333333"/>
          <w:sz w:val="22"/>
          <w:szCs w:val="22"/>
        </w:rPr>
        <w:t>used</w:t>
      </w:r>
      <w:r w:rsidRPr="009A7C8F">
        <w:rPr>
          <w:color w:val="333333"/>
          <w:spacing w:val="8"/>
          <w:sz w:val="22"/>
          <w:szCs w:val="22"/>
        </w:rPr>
        <w:t xml:space="preserve"> </w:t>
      </w:r>
      <w:r w:rsidRPr="009A7C8F">
        <w:rPr>
          <w:color w:val="333333"/>
          <w:sz w:val="22"/>
          <w:szCs w:val="22"/>
        </w:rPr>
        <w:t>to</w:t>
      </w:r>
      <w:r w:rsidRPr="009A7C8F">
        <w:rPr>
          <w:color w:val="333333"/>
          <w:spacing w:val="7"/>
          <w:sz w:val="22"/>
          <w:szCs w:val="22"/>
        </w:rPr>
        <w:t xml:space="preserve"> </w:t>
      </w:r>
      <w:r w:rsidRPr="009A7C8F">
        <w:rPr>
          <w:color w:val="333333"/>
          <w:sz w:val="22"/>
          <w:szCs w:val="22"/>
        </w:rPr>
        <w:t>measure</w:t>
      </w:r>
      <w:r w:rsidRPr="009A7C8F">
        <w:rPr>
          <w:color w:val="333333"/>
          <w:spacing w:val="8"/>
          <w:sz w:val="22"/>
          <w:szCs w:val="22"/>
        </w:rPr>
        <w:t xml:space="preserve"> </w:t>
      </w:r>
      <w:r w:rsidRPr="009A7C8F">
        <w:rPr>
          <w:color w:val="333333"/>
          <w:sz w:val="22"/>
          <w:szCs w:val="22"/>
        </w:rPr>
        <w:t>and</w:t>
      </w:r>
      <w:r w:rsidRPr="009A7C8F">
        <w:rPr>
          <w:color w:val="333333"/>
          <w:spacing w:val="8"/>
          <w:sz w:val="22"/>
          <w:szCs w:val="22"/>
        </w:rPr>
        <w:t xml:space="preserve"> </w:t>
      </w:r>
      <w:r w:rsidRPr="009A7C8F">
        <w:rPr>
          <w:color w:val="333333"/>
          <w:sz w:val="22"/>
          <w:szCs w:val="22"/>
        </w:rPr>
        <w:t>record</w:t>
      </w:r>
      <w:r w:rsidRPr="009A7C8F">
        <w:rPr>
          <w:color w:val="333333"/>
          <w:spacing w:val="8"/>
          <w:sz w:val="22"/>
          <w:szCs w:val="22"/>
        </w:rPr>
        <w:t xml:space="preserve"> </w:t>
      </w:r>
      <w:r w:rsidRPr="009A7C8F">
        <w:rPr>
          <w:color w:val="333333"/>
          <w:sz w:val="22"/>
          <w:szCs w:val="22"/>
        </w:rPr>
        <w:t>the</w:t>
      </w:r>
      <w:r w:rsidRPr="009A7C8F">
        <w:rPr>
          <w:color w:val="333333"/>
          <w:spacing w:val="7"/>
          <w:sz w:val="22"/>
          <w:szCs w:val="22"/>
        </w:rPr>
        <w:t xml:space="preserve"> </w:t>
      </w:r>
      <w:r w:rsidRPr="009A7C8F">
        <w:rPr>
          <w:color w:val="333333"/>
          <w:sz w:val="22"/>
          <w:szCs w:val="22"/>
        </w:rPr>
        <w:t>entire</w:t>
      </w:r>
      <w:r w:rsidRPr="009A7C8F">
        <w:rPr>
          <w:color w:val="333333"/>
          <w:spacing w:val="8"/>
          <w:sz w:val="22"/>
          <w:szCs w:val="22"/>
        </w:rPr>
        <w:t xml:space="preserve"> </w:t>
      </w:r>
      <w:r w:rsidRPr="009A7C8F">
        <w:rPr>
          <w:color w:val="333333"/>
          <w:sz w:val="22"/>
          <w:szCs w:val="22"/>
        </w:rPr>
        <w:t>heat-treating</w:t>
      </w:r>
      <w:r w:rsidRPr="009A7C8F">
        <w:rPr>
          <w:color w:val="333333"/>
          <w:spacing w:val="8"/>
          <w:sz w:val="22"/>
          <w:szCs w:val="22"/>
        </w:rPr>
        <w:t xml:space="preserve"> </w:t>
      </w:r>
      <w:r w:rsidRPr="009A7C8F">
        <w:rPr>
          <w:color w:val="333333"/>
          <w:spacing w:val="-2"/>
          <w:sz w:val="22"/>
          <w:szCs w:val="22"/>
        </w:rPr>
        <w:t>cycle.</w:t>
      </w:r>
    </w:p>
    <w:p w14:paraId="64EF2CCE" w14:textId="2BC0B629" w:rsidR="00CB7AE2" w:rsidRPr="009A7C8F" w:rsidRDefault="00CB7AE2" w:rsidP="009A7C8F">
      <w:pPr>
        <w:pStyle w:val="BodyText"/>
        <w:spacing w:before="120" w:after="120"/>
        <w:ind w:left="1418" w:hanging="284"/>
        <w:rPr>
          <w:sz w:val="22"/>
          <w:szCs w:val="22"/>
        </w:rPr>
      </w:pPr>
      <w:bookmarkStart w:id="598" w:name="_Hlk180675976"/>
      <w:r w:rsidRPr="009A7C8F">
        <w:rPr>
          <w:b/>
          <w:sz w:val="22"/>
          <w:szCs w:val="22"/>
        </w:rPr>
        <w:t xml:space="preserve">22.2-3.1 - </w:t>
      </w:r>
      <w:r w:rsidRPr="009A7C8F">
        <w:rPr>
          <w:color w:val="333333"/>
          <w:sz w:val="22"/>
          <w:szCs w:val="22"/>
        </w:rPr>
        <w:t>A sufficient number of thermocouples shall be distributed on the thicker parts of weldments and pipe to ensure uniformity of temperature throughout the heat treatment batch.</w:t>
      </w:r>
    </w:p>
    <w:bookmarkEnd w:id="598"/>
    <w:p w14:paraId="4696C53C" w14:textId="77777777" w:rsidR="00CB7AE2" w:rsidRPr="009A7C8F" w:rsidRDefault="00CB7AE2" w:rsidP="009A7C8F">
      <w:pPr>
        <w:pStyle w:val="BodyText"/>
        <w:spacing w:before="120" w:after="120"/>
        <w:ind w:left="1418" w:hanging="284"/>
        <w:rPr>
          <w:sz w:val="22"/>
          <w:szCs w:val="22"/>
        </w:rPr>
      </w:pPr>
      <w:r w:rsidRPr="009A7C8F">
        <w:rPr>
          <w:b/>
          <w:sz w:val="22"/>
          <w:szCs w:val="22"/>
        </w:rPr>
        <w:t xml:space="preserve">22.2-3.2 - </w:t>
      </w:r>
      <w:r w:rsidRPr="009A7C8F">
        <w:rPr>
          <w:color w:val="333333"/>
          <w:sz w:val="22"/>
          <w:szCs w:val="22"/>
        </w:rPr>
        <w:t>For</w:t>
      </w:r>
      <w:r w:rsidRPr="009A7C8F">
        <w:rPr>
          <w:color w:val="333333"/>
          <w:spacing w:val="6"/>
          <w:sz w:val="22"/>
          <w:szCs w:val="22"/>
        </w:rPr>
        <w:t xml:space="preserve"> </w:t>
      </w:r>
      <w:r w:rsidRPr="009A7C8F">
        <w:rPr>
          <w:color w:val="333333"/>
          <w:sz w:val="22"/>
          <w:szCs w:val="22"/>
        </w:rPr>
        <w:t>pipe-to-flange</w:t>
      </w:r>
      <w:r w:rsidRPr="009A7C8F">
        <w:rPr>
          <w:color w:val="333333"/>
          <w:spacing w:val="7"/>
          <w:sz w:val="22"/>
          <w:szCs w:val="22"/>
        </w:rPr>
        <w:t xml:space="preserve"> </w:t>
      </w:r>
      <w:r w:rsidRPr="009A7C8F">
        <w:rPr>
          <w:color w:val="333333"/>
          <w:sz w:val="22"/>
          <w:szCs w:val="22"/>
        </w:rPr>
        <w:t>welds,</w:t>
      </w:r>
      <w:r w:rsidRPr="009A7C8F">
        <w:rPr>
          <w:color w:val="333333"/>
          <w:spacing w:val="6"/>
          <w:sz w:val="22"/>
          <w:szCs w:val="22"/>
        </w:rPr>
        <w:t xml:space="preserve"> </w:t>
      </w:r>
      <w:r w:rsidRPr="009A7C8F">
        <w:rPr>
          <w:color w:val="333333"/>
          <w:sz w:val="22"/>
          <w:szCs w:val="22"/>
        </w:rPr>
        <w:t>at</w:t>
      </w:r>
      <w:r w:rsidRPr="009A7C8F">
        <w:rPr>
          <w:color w:val="333333"/>
          <w:spacing w:val="7"/>
          <w:sz w:val="22"/>
          <w:szCs w:val="22"/>
        </w:rPr>
        <w:t xml:space="preserve"> </w:t>
      </w:r>
      <w:r w:rsidRPr="009A7C8F">
        <w:rPr>
          <w:color w:val="333333"/>
          <w:sz w:val="22"/>
          <w:szCs w:val="22"/>
        </w:rPr>
        <w:t>least</w:t>
      </w:r>
      <w:r w:rsidRPr="009A7C8F">
        <w:rPr>
          <w:color w:val="333333"/>
          <w:spacing w:val="6"/>
          <w:sz w:val="22"/>
          <w:szCs w:val="22"/>
        </w:rPr>
        <w:t xml:space="preserve"> </w:t>
      </w:r>
      <w:r w:rsidRPr="009A7C8F">
        <w:rPr>
          <w:color w:val="333333"/>
          <w:sz w:val="22"/>
          <w:szCs w:val="22"/>
        </w:rPr>
        <w:t>one</w:t>
      </w:r>
      <w:r w:rsidRPr="009A7C8F">
        <w:rPr>
          <w:color w:val="333333"/>
          <w:spacing w:val="7"/>
          <w:sz w:val="22"/>
          <w:szCs w:val="22"/>
        </w:rPr>
        <w:t xml:space="preserve"> </w:t>
      </w:r>
      <w:r w:rsidRPr="009A7C8F">
        <w:rPr>
          <w:color w:val="333333"/>
          <w:sz w:val="22"/>
          <w:szCs w:val="22"/>
        </w:rPr>
        <w:t>thermocouple</w:t>
      </w:r>
      <w:r w:rsidRPr="009A7C8F">
        <w:rPr>
          <w:color w:val="333333"/>
          <w:spacing w:val="7"/>
          <w:sz w:val="22"/>
          <w:szCs w:val="22"/>
        </w:rPr>
        <w:t xml:space="preserve"> </w:t>
      </w:r>
      <w:r w:rsidRPr="009A7C8F">
        <w:rPr>
          <w:color w:val="333333"/>
          <w:sz w:val="22"/>
          <w:szCs w:val="22"/>
        </w:rPr>
        <w:t>shall</w:t>
      </w:r>
      <w:r w:rsidRPr="009A7C8F">
        <w:rPr>
          <w:color w:val="333333"/>
          <w:spacing w:val="6"/>
          <w:sz w:val="22"/>
          <w:szCs w:val="22"/>
        </w:rPr>
        <w:t xml:space="preserve"> </w:t>
      </w:r>
      <w:r w:rsidRPr="009A7C8F">
        <w:rPr>
          <w:color w:val="333333"/>
          <w:sz w:val="22"/>
          <w:szCs w:val="22"/>
        </w:rPr>
        <w:t>be</w:t>
      </w:r>
      <w:r w:rsidRPr="009A7C8F">
        <w:rPr>
          <w:color w:val="333333"/>
          <w:spacing w:val="7"/>
          <w:sz w:val="22"/>
          <w:szCs w:val="22"/>
        </w:rPr>
        <w:t xml:space="preserve"> </w:t>
      </w:r>
      <w:r w:rsidRPr="009A7C8F">
        <w:rPr>
          <w:color w:val="333333"/>
          <w:sz w:val="22"/>
          <w:szCs w:val="22"/>
        </w:rPr>
        <w:t>placed</w:t>
      </w:r>
      <w:r w:rsidRPr="009A7C8F">
        <w:rPr>
          <w:color w:val="333333"/>
          <w:spacing w:val="6"/>
          <w:sz w:val="22"/>
          <w:szCs w:val="22"/>
        </w:rPr>
        <w:t xml:space="preserve"> </w:t>
      </w:r>
      <w:r w:rsidRPr="009A7C8F">
        <w:rPr>
          <w:color w:val="333333"/>
          <w:sz w:val="22"/>
          <w:szCs w:val="22"/>
        </w:rPr>
        <w:t>on</w:t>
      </w:r>
      <w:r w:rsidRPr="009A7C8F">
        <w:rPr>
          <w:color w:val="333333"/>
          <w:spacing w:val="7"/>
          <w:sz w:val="22"/>
          <w:szCs w:val="22"/>
        </w:rPr>
        <w:t xml:space="preserve"> </w:t>
      </w:r>
      <w:r w:rsidRPr="009A7C8F">
        <w:rPr>
          <w:color w:val="333333"/>
          <w:sz w:val="22"/>
          <w:szCs w:val="22"/>
        </w:rPr>
        <w:t>the</w:t>
      </w:r>
      <w:r w:rsidRPr="009A7C8F">
        <w:rPr>
          <w:color w:val="333333"/>
          <w:spacing w:val="6"/>
          <w:sz w:val="22"/>
          <w:szCs w:val="22"/>
        </w:rPr>
        <w:t xml:space="preserve"> </w:t>
      </w:r>
      <w:r w:rsidRPr="009A7C8F">
        <w:rPr>
          <w:color w:val="333333"/>
          <w:sz w:val="22"/>
          <w:szCs w:val="22"/>
        </w:rPr>
        <w:t>flange</w:t>
      </w:r>
      <w:r w:rsidRPr="009A7C8F">
        <w:rPr>
          <w:color w:val="333333"/>
          <w:spacing w:val="7"/>
          <w:sz w:val="22"/>
          <w:szCs w:val="22"/>
        </w:rPr>
        <w:t xml:space="preserve"> </w:t>
      </w:r>
      <w:r w:rsidRPr="009A7C8F">
        <w:rPr>
          <w:color w:val="333333"/>
          <w:sz w:val="22"/>
          <w:szCs w:val="22"/>
        </w:rPr>
        <w:t>side</w:t>
      </w:r>
      <w:r w:rsidRPr="009A7C8F">
        <w:rPr>
          <w:color w:val="333333"/>
          <w:spacing w:val="7"/>
          <w:sz w:val="22"/>
          <w:szCs w:val="22"/>
        </w:rPr>
        <w:t xml:space="preserve"> </w:t>
      </w:r>
      <w:r w:rsidRPr="009A7C8F">
        <w:rPr>
          <w:color w:val="333333"/>
          <w:sz w:val="22"/>
          <w:szCs w:val="22"/>
        </w:rPr>
        <w:t>of</w:t>
      </w:r>
      <w:r w:rsidRPr="009A7C8F">
        <w:rPr>
          <w:color w:val="333333"/>
          <w:spacing w:val="6"/>
          <w:sz w:val="22"/>
          <w:szCs w:val="22"/>
        </w:rPr>
        <w:t xml:space="preserve"> </w:t>
      </w:r>
      <w:r w:rsidRPr="009A7C8F">
        <w:rPr>
          <w:color w:val="333333"/>
          <w:sz w:val="22"/>
          <w:szCs w:val="22"/>
        </w:rPr>
        <w:t>the</w:t>
      </w:r>
      <w:r w:rsidRPr="009A7C8F">
        <w:rPr>
          <w:color w:val="333333"/>
          <w:spacing w:val="7"/>
          <w:sz w:val="22"/>
          <w:szCs w:val="22"/>
        </w:rPr>
        <w:t xml:space="preserve"> </w:t>
      </w:r>
      <w:r w:rsidRPr="009A7C8F">
        <w:rPr>
          <w:color w:val="333333"/>
          <w:spacing w:val="-2"/>
          <w:sz w:val="22"/>
          <w:szCs w:val="22"/>
        </w:rPr>
        <w:t>weld.</w:t>
      </w:r>
    </w:p>
    <w:p w14:paraId="59731600" w14:textId="02044667" w:rsidR="008C1887" w:rsidRPr="00423FBB" w:rsidRDefault="008C1887" w:rsidP="00423FBB">
      <w:pPr>
        <w:pStyle w:val="BodyText"/>
        <w:spacing w:before="120" w:after="120"/>
        <w:ind w:left="1134" w:hanging="425"/>
        <w:rPr>
          <w:sz w:val="22"/>
          <w:szCs w:val="22"/>
        </w:rPr>
      </w:pPr>
      <w:r w:rsidRPr="009A7C8F">
        <w:rPr>
          <w:b/>
          <w:sz w:val="22"/>
          <w:szCs w:val="22"/>
        </w:rPr>
        <w:t xml:space="preserve">22.2-4 - </w:t>
      </w:r>
      <w:r w:rsidR="00C92EBA" w:rsidRPr="00C92EBA">
        <w:rPr>
          <w:color w:val="333333"/>
          <w:spacing w:val="-2"/>
          <w:sz w:val="22"/>
          <w:szCs w:val="22"/>
        </w:rPr>
        <w:t>Temperature uniformity during PWHT shall comply with the requirements of PCR-PU-6239-</w:t>
      </w:r>
      <w:r w:rsidR="00423FBB">
        <w:rPr>
          <w:color w:val="333333"/>
          <w:spacing w:val="-2"/>
          <w:sz w:val="22"/>
          <w:szCs w:val="22"/>
        </w:rPr>
        <w:t>TCO</w:t>
      </w:r>
      <w:r w:rsidR="00C92EBA" w:rsidRPr="00C92EBA">
        <w:rPr>
          <w:color w:val="333333"/>
          <w:spacing w:val="-2"/>
          <w:sz w:val="22"/>
          <w:szCs w:val="22"/>
        </w:rPr>
        <w:t xml:space="preserve"> (Section 5.3).</w:t>
      </w:r>
    </w:p>
    <w:p w14:paraId="2F1FE1CE" w14:textId="77777777" w:rsidR="008C1887" w:rsidRPr="009A7C8F" w:rsidRDefault="008C1887" w:rsidP="009A7C8F">
      <w:pPr>
        <w:pStyle w:val="BodyText"/>
        <w:spacing w:before="120" w:after="120"/>
        <w:ind w:left="1134" w:hanging="425"/>
        <w:rPr>
          <w:color w:val="333333"/>
          <w:spacing w:val="-2"/>
          <w:sz w:val="22"/>
          <w:szCs w:val="22"/>
        </w:rPr>
      </w:pPr>
      <w:r w:rsidRPr="009A7C8F">
        <w:rPr>
          <w:b/>
          <w:sz w:val="22"/>
          <w:szCs w:val="22"/>
        </w:rPr>
        <w:t>22.2-5</w:t>
      </w:r>
      <w:r w:rsidRPr="009A7C8F">
        <w:rPr>
          <w:b/>
          <w:spacing w:val="14"/>
          <w:sz w:val="22"/>
          <w:szCs w:val="22"/>
        </w:rPr>
        <w:t xml:space="preserve"> </w:t>
      </w:r>
      <w:r w:rsidRPr="009A7C8F">
        <w:rPr>
          <w:b/>
          <w:sz w:val="22"/>
          <w:szCs w:val="22"/>
        </w:rPr>
        <w:t>-</w:t>
      </w:r>
      <w:r w:rsidRPr="009A7C8F">
        <w:rPr>
          <w:b/>
          <w:spacing w:val="2"/>
          <w:sz w:val="22"/>
          <w:szCs w:val="22"/>
        </w:rPr>
        <w:t xml:space="preserve"> </w:t>
      </w:r>
      <w:r w:rsidRPr="009A7C8F">
        <w:rPr>
          <w:color w:val="333333"/>
          <w:sz w:val="22"/>
          <w:szCs w:val="22"/>
        </w:rPr>
        <w:t>Controlling</w:t>
      </w:r>
      <w:r w:rsidRPr="009A7C8F">
        <w:rPr>
          <w:color w:val="333333"/>
          <w:spacing w:val="8"/>
          <w:sz w:val="22"/>
          <w:szCs w:val="22"/>
        </w:rPr>
        <w:t xml:space="preserve"> </w:t>
      </w:r>
      <w:r w:rsidRPr="009A7C8F">
        <w:rPr>
          <w:color w:val="333333"/>
          <w:sz w:val="22"/>
          <w:szCs w:val="22"/>
        </w:rPr>
        <w:t>thermocouples</w:t>
      </w:r>
      <w:r w:rsidRPr="009A7C8F">
        <w:rPr>
          <w:color w:val="333333"/>
          <w:spacing w:val="8"/>
          <w:sz w:val="22"/>
          <w:szCs w:val="22"/>
        </w:rPr>
        <w:t xml:space="preserve"> </w:t>
      </w:r>
      <w:r w:rsidRPr="009A7C8F">
        <w:rPr>
          <w:color w:val="333333"/>
          <w:sz w:val="22"/>
          <w:szCs w:val="22"/>
        </w:rPr>
        <w:t>shall</w:t>
      </w:r>
      <w:r w:rsidRPr="009A7C8F">
        <w:rPr>
          <w:color w:val="333333"/>
          <w:spacing w:val="9"/>
          <w:sz w:val="22"/>
          <w:szCs w:val="22"/>
        </w:rPr>
        <w:t xml:space="preserve"> </w:t>
      </w:r>
      <w:r w:rsidRPr="009A7C8F">
        <w:rPr>
          <w:color w:val="333333"/>
          <w:sz w:val="22"/>
          <w:szCs w:val="22"/>
        </w:rPr>
        <w:t>be</w:t>
      </w:r>
      <w:r w:rsidRPr="009A7C8F">
        <w:rPr>
          <w:color w:val="333333"/>
          <w:spacing w:val="8"/>
          <w:sz w:val="22"/>
          <w:szCs w:val="22"/>
        </w:rPr>
        <w:t xml:space="preserve"> </w:t>
      </w:r>
      <w:r w:rsidRPr="009A7C8F">
        <w:rPr>
          <w:color w:val="333333"/>
          <w:sz w:val="22"/>
          <w:szCs w:val="22"/>
        </w:rPr>
        <w:t>attached</w:t>
      </w:r>
      <w:r w:rsidRPr="009A7C8F">
        <w:rPr>
          <w:color w:val="333333"/>
          <w:spacing w:val="8"/>
          <w:sz w:val="22"/>
          <w:szCs w:val="22"/>
        </w:rPr>
        <w:t xml:space="preserve"> </w:t>
      </w:r>
      <w:r w:rsidRPr="009A7C8F">
        <w:rPr>
          <w:color w:val="333333"/>
          <w:sz w:val="22"/>
          <w:szCs w:val="22"/>
        </w:rPr>
        <w:t>to</w:t>
      </w:r>
      <w:r w:rsidRPr="009A7C8F">
        <w:rPr>
          <w:color w:val="333333"/>
          <w:spacing w:val="9"/>
          <w:sz w:val="22"/>
          <w:szCs w:val="22"/>
        </w:rPr>
        <w:t xml:space="preserve"> </w:t>
      </w:r>
      <w:r w:rsidRPr="009A7C8F">
        <w:rPr>
          <w:color w:val="333333"/>
          <w:sz w:val="22"/>
          <w:szCs w:val="22"/>
        </w:rPr>
        <w:t>the</w:t>
      </w:r>
      <w:r w:rsidRPr="009A7C8F">
        <w:rPr>
          <w:color w:val="333333"/>
          <w:spacing w:val="8"/>
          <w:sz w:val="22"/>
          <w:szCs w:val="22"/>
        </w:rPr>
        <w:t xml:space="preserve"> </w:t>
      </w:r>
      <w:r w:rsidRPr="009A7C8F">
        <w:rPr>
          <w:color w:val="333333"/>
          <w:spacing w:val="-2"/>
          <w:sz w:val="22"/>
          <w:szCs w:val="22"/>
        </w:rPr>
        <w:t>pipe.</w:t>
      </w:r>
    </w:p>
    <w:p w14:paraId="10A28E81" w14:textId="1642048A" w:rsidR="00D27DEF" w:rsidRPr="009A7C8F" w:rsidRDefault="00D27DEF">
      <w:pPr>
        <w:pStyle w:val="Heading2"/>
        <w:numPr>
          <w:ilvl w:val="1"/>
          <w:numId w:val="67"/>
        </w:numPr>
        <w:spacing w:before="240" w:after="240"/>
        <w:ind w:left="851" w:hanging="709"/>
        <w:rPr>
          <w:sz w:val="22"/>
          <w:szCs w:val="22"/>
        </w:rPr>
      </w:pPr>
      <w:bookmarkStart w:id="599" w:name="_Toc205628094"/>
      <w:bookmarkStart w:id="600" w:name="_Hlk180677299"/>
      <w:r w:rsidRPr="009A7C8F">
        <w:rPr>
          <w:spacing w:val="-2"/>
          <w:sz w:val="22"/>
          <w:szCs w:val="22"/>
        </w:rPr>
        <w:t>Hydrogen Bakeout</w:t>
      </w:r>
      <w:bookmarkEnd w:id="599"/>
    </w:p>
    <w:p w14:paraId="0448D490" w14:textId="391B1F53" w:rsidR="00CF7AFF" w:rsidRPr="00C4207B" w:rsidRDefault="00CF7AFF" w:rsidP="00C4207B">
      <w:pPr>
        <w:pStyle w:val="BodyText"/>
        <w:spacing w:before="120" w:after="120"/>
        <w:ind w:left="1134" w:hanging="425"/>
        <w:rPr>
          <w:color w:val="333333"/>
          <w:sz w:val="22"/>
          <w:szCs w:val="22"/>
        </w:rPr>
      </w:pPr>
      <w:r w:rsidRPr="00C4207B">
        <w:rPr>
          <w:b/>
          <w:sz w:val="22"/>
          <w:szCs w:val="22"/>
        </w:rPr>
        <w:t xml:space="preserve">22.3-1 - </w:t>
      </w:r>
      <w:r w:rsidR="00582DE5" w:rsidRPr="00C4207B">
        <w:rPr>
          <w:color w:val="333333"/>
          <w:sz w:val="22"/>
          <w:szCs w:val="22"/>
        </w:rPr>
        <w:t>The term bakeout refers to heat treatment performed on service exposed materials to remove hydrogen from the steel prior to fabrication or repair activities. Hydrogen bakeout is applicable to carbon and low-alloy steels that are charged with hydrogen as a result of service exposure prior to repair activities. Hydrogen uptake occurs as a result of corrosion involving hydrogen promoters such as H2S. A substantial proportion of diffusible hydrogen is trapped within the steel, particularly by non-ferrous inclusions. Trapped hydrogen is liberated by exposing the steel to elevated temperatures.</w:t>
      </w:r>
    </w:p>
    <w:p w14:paraId="440137BF" w14:textId="5CBA369D" w:rsidR="00CF7AFF" w:rsidRPr="00C4207B" w:rsidRDefault="00CF7AFF" w:rsidP="00C4207B">
      <w:pPr>
        <w:pStyle w:val="BodyText"/>
        <w:spacing w:before="120" w:after="120"/>
        <w:ind w:left="1134" w:hanging="425"/>
        <w:rPr>
          <w:sz w:val="22"/>
          <w:szCs w:val="22"/>
        </w:rPr>
      </w:pPr>
      <w:r w:rsidRPr="00C4207B">
        <w:rPr>
          <w:b/>
          <w:sz w:val="22"/>
          <w:szCs w:val="22"/>
        </w:rPr>
        <w:t>22.3-</w:t>
      </w:r>
      <w:r w:rsidR="00F049E6" w:rsidRPr="00C4207B">
        <w:rPr>
          <w:b/>
          <w:sz w:val="22"/>
          <w:szCs w:val="22"/>
        </w:rPr>
        <w:t>2</w:t>
      </w:r>
      <w:r w:rsidRPr="00C4207B">
        <w:rPr>
          <w:b/>
          <w:sz w:val="22"/>
          <w:szCs w:val="22"/>
        </w:rPr>
        <w:t xml:space="preserve"> - </w:t>
      </w:r>
      <w:r w:rsidRPr="00C4207B">
        <w:rPr>
          <w:color w:val="333333"/>
          <w:sz w:val="22"/>
          <w:szCs w:val="22"/>
        </w:rPr>
        <w:t>For furnace PWHT, sufficient thermocouples to monitor PWHT temperatures shall be attached to representative welds.</w:t>
      </w:r>
      <w:r w:rsidR="00F049E6" w:rsidRPr="00C4207B">
        <w:rPr>
          <w:sz w:val="22"/>
          <w:szCs w:val="22"/>
        </w:rPr>
        <w:t xml:space="preserve"> </w:t>
      </w:r>
      <w:r w:rsidR="00F049E6" w:rsidRPr="00C4207B">
        <w:rPr>
          <w:color w:val="333333"/>
          <w:sz w:val="22"/>
          <w:szCs w:val="22"/>
        </w:rPr>
        <w:t xml:space="preserve">Bakeout is always recommended prior to certain types of welding in equipment with a history of sour service cracking or blistering. Bakeout is also recommended if welders are struggling with weld porosity and spatter due to apparently trapped </w:t>
      </w:r>
      <w:r w:rsidR="00EC5CBB" w:rsidRPr="00C4207B">
        <w:rPr>
          <w:color w:val="333333"/>
          <w:sz w:val="22"/>
          <w:szCs w:val="22"/>
        </w:rPr>
        <w:t>gases</w:t>
      </w:r>
      <w:r w:rsidR="00F049E6" w:rsidRPr="00C4207B">
        <w:rPr>
          <w:color w:val="333333"/>
          <w:sz w:val="22"/>
          <w:szCs w:val="22"/>
        </w:rPr>
        <w:t xml:space="preserve"> or if there is evidence of delayed hydrogen cracking. Bakeout can also be effective prior to crack excavation if cracks appear to grow during removal. If no history exists, RE Mechanical Integrity Group should be consulted on the need for hydrogen bakeout prior to welding.</w:t>
      </w:r>
      <w:r w:rsidR="0059606B" w:rsidRPr="00C4207B">
        <w:rPr>
          <w:sz w:val="22"/>
          <w:szCs w:val="22"/>
        </w:rPr>
        <w:t xml:space="preserve"> </w:t>
      </w:r>
      <w:r w:rsidR="0059606B" w:rsidRPr="00C4207B">
        <w:rPr>
          <w:color w:val="333333"/>
          <w:sz w:val="22"/>
          <w:szCs w:val="22"/>
        </w:rPr>
        <w:t>Bakeout is also recommended for piping and equipment in Rich Amine service</w:t>
      </w:r>
    </w:p>
    <w:p w14:paraId="2909F8F1" w14:textId="1FA03AA3" w:rsidR="00CF7AFF" w:rsidRPr="00C4207B" w:rsidRDefault="00CF7AFF" w:rsidP="00C4207B">
      <w:pPr>
        <w:pStyle w:val="BodyText"/>
        <w:spacing w:before="120" w:after="120"/>
        <w:ind w:left="1134" w:hanging="425"/>
        <w:rPr>
          <w:color w:val="333333"/>
          <w:sz w:val="22"/>
          <w:szCs w:val="22"/>
        </w:rPr>
      </w:pPr>
      <w:r w:rsidRPr="00C4207B">
        <w:rPr>
          <w:b/>
          <w:sz w:val="22"/>
          <w:szCs w:val="22"/>
        </w:rPr>
        <w:t>22.3-</w:t>
      </w:r>
      <w:r w:rsidR="00464A23" w:rsidRPr="00C4207B">
        <w:rPr>
          <w:b/>
          <w:sz w:val="22"/>
          <w:szCs w:val="22"/>
        </w:rPr>
        <w:t>3</w:t>
      </w:r>
      <w:r w:rsidRPr="00C4207B">
        <w:rPr>
          <w:b/>
          <w:sz w:val="22"/>
          <w:szCs w:val="22"/>
        </w:rPr>
        <w:t xml:space="preserve"> - </w:t>
      </w:r>
      <w:r w:rsidR="00464A23" w:rsidRPr="00C4207B">
        <w:rPr>
          <w:color w:val="333333"/>
          <w:sz w:val="22"/>
          <w:szCs w:val="22"/>
        </w:rPr>
        <w:t xml:space="preserve">When bakeout is required based on service severity category, the requirement applies only to through thickness welding. External attachments such as weld-o-lets, full encirclement tees, seal welds, branch connection fillet welds and pipe </w:t>
      </w:r>
      <w:r w:rsidR="00101ACA" w:rsidRPr="00C4207B">
        <w:rPr>
          <w:color w:val="333333"/>
          <w:sz w:val="22"/>
          <w:szCs w:val="22"/>
        </w:rPr>
        <w:t>support</w:t>
      </w:r>
      <w:r w:rsidR="00464A23" w:rsidRPr="00C4207B">
        <w:rPr>
          <w:color w:val="333333"/>
          <w:sz w:val="22"/>
          <w:szCs w:val="22"/>
        </w:rPr>
        <w:t xml:space="preserve"> do not require bakeout.</w:t>
      </w:r>
    </w:p>
    <w:p w14:paraId="2278BC09" w14:textId="370E3765" w:rsidR="00B33BC1" w:rsidRPr="00C4207B" w:rsidRDefault="00B33BC1" w:rsidP="00C4207B">
      <w:pPr>
        <w:pStyle w:val="BodyText"/>
        <w:spacing w:before="120" w:after="120"/>
        <w:ind w:left="1134" w:hanging="425"/>
        <w:rPr>
          <w:color w:val="333333"/>
          <w:sz w:val="22"/>
          <w:szCs w:val="22"/>
        </w:rPr>
      </w:pPr>
      <w:r w:rsidRPr="00C4207B">
        <w:rPr>
          <w:b/>
          <w:sz w:val="22"/>
          <w:szCs w:val="22"/>
        </w:rPr>
        <w:t>22.3-</w:t>
      </w:r>
      <w:r w:rsidR="00464A23" w:rsidRPr="00C4207B">
        <w:rPr>
          <w:b/>
          <w:sz w:val="22"/>
          <w:szCs w:val="22"/>
        </w:rPr>
        <w:t>4</w:t>
      </w:r>
      <w:r w:rsidRPr="00C4207B">
        <w:rPr>
          <w:b/>
          <w:sz w:val="22"/>
          <w:szCs w:val="22"/>
        </w:rPr>
        <w:t xml:space="preserve"> - </w:t>
      </w:r>
      <w:r w:rsidR="00A32155" w:rsidRPr="00C4207B">
        <w:rPr>
          <w:color w:val="333333"/>
          <w:sz w:val="22"/>
          <w:szCs w:val="22"/>
        </w:rPr>
        <w:t>Carbon steel</w:t>
      </w:r>
      <w:r w:rsidR="006B4C56" w:rsidRPr="00C4207B">
        <w:rPr>
          <w:sz w:val="22"/>
          <w:szCs w:val="22"/>
        </w:rPr>
        <w:t xml:space="preserve"> </w:t>
      </w:r>
      <w:r w:rsidR="006B4C56" w:rsidRPr="00C4207B">
        <w:rPr>
          <w:color w:val="333333"/>
          <w:sz w:val="22"/>
          <w:szCs w:val="22"/>
        </w:rPr>
        <w:t>products</w:t>
      </w:r>
      <w:r w:rsidR="00A32155" w:rsidRPr="00C4207B">
        <w:rPr>
          <w:color w:val="333333"/>
          <w:sz w:val="22"/>
          <w:szCs w:val="22"/>
        </w:rPr>
        <w:t xml:space="preserve"> should be baked out at 550-600°F (285-315°C) for 4 hours minimum, plus 2 hours per inch over 1 inch (2hrs per 25</w:t>
      </w:r>
      <w:r w:rsidR="00EC5CBB" w:rsidRPr="00EC5CBB">
        <w:rPr>
          <w:color w:val="333333"/>
          <w:sz w:val="22"/>
          <w:szCs w:val="22"/>
        </w:rPr>
        <w:t xml:space="preserve"> </w:t>
      </w:r>
      <w:r w:rsidR="00A32155" w:rsidRPr="00C4207B">
        <w:rPr>
          <w:color w:val="333333"/>
          <w:sz w:val="22"/>
          <w:szCs w:val="22"/>
        </w:rPr>
        <w:t>mm, over 25mm). For example, a carbon steel shell 1¾-inches (44.5mm) thick should be baked out at 550-600°F for 5.5 hrs.</w:t>
      </w:r>
      <w:r w:rsidR="00C454F5" w:rsidRPr="00C4207B">
        <w:rPr>
          <w:color w:val="333333"/>
          <w:sz w:val="22"/>
          <w:szCs w:val="22"/>
        </w:rPr>
        <w:t xml:space="preserve"> </w:t>
      </w:r>
      <w:r w:rsidR="00A32155" w:rsidRPr="00C4207B">
        <w:rPr>
          <w:color w:val="333333"/>
          <w:sz w:val="22"/>
          <w:szCs w:val="22"/>
        </w:rPr>
        <w:t>CrMo steel</w:t>
      </w:r>
      <w:r w:rsidR="006B4C56" w:rsidRPr="00C4207B">
        <w:rPr>
          <w:sz w:val="22"/>
          <w:szCs w:val="22"/>
        </w:rPr>
        <w:t xml:space="preserve"> </w:t>
      </w:r>
      <w:r w:rsidR="006B4C56" w:rsidRPr="00C4207B">
        <w:rPr>
          <w:color w:val="333333"/>
          <w:sz w:val="22"/>
          <w:szCs w:val="22"/>
        </w:rPr>
        <w:t>products</w:t>
      </w:r>
      <w:r w:rsidR="00A32155" w:rsidRPr="00C4207B">
        <w:rPr>
          <w:color w:val="333333"/>
          <w:sz w:val="22"/>
          <w:szCs w:val="22"/>
        </w:rPr>
        <w:t xml:space="preserve"> </w:t>
      </w:r>
      <w:r w:rsidR="006B4C56" w:rsidRPr="00C4207B">
        <w:rPr>
          <w:color w:val="333333"/>
          <w:sz w:val="22"/>
          <w:szCs w:val="22"/>
        </w:rPr>
        <w:t>are</w:t>
      </w:r>
      <w:r w:rsidR="00A32155" w:rsidRPr="00C4207B">
        <w:rPr>
          <w:color w:val="333333"/>
          <w:sz w:val="22"/>
          <w:szCs w:val="22"/>
        </w:rPr>
        <w:t xml:space="preserve"> recommended to be baked out at 750°F (400°C) plus or minus 25°F (14°C) for 4 hours minimum, plus 2 hours per inch (25 mm) of thickness over 1 inch (25 mm).</w:t>
      </w:r>
    </w:p>
    <w:p w14:paraId="5F45DDCF" w14:textId="7813C289" w:rsidR="00101ACA" w:rsidRPr="00C4207B" w:rsidRDefault="00101ACA" w:rsidP="00C4207B">
      <w:pPr>
        <w:pStyle w:val="BodyText"/>
        <w:spacing w:before="120" w:after="120"/>
        <w:ind w:left="1134" w:hanging="425"/>
        <w:rPr>
          <w:color w:val="333333"/>
          <w:sz w:val="22"/>
          <w:szCs w:val="22"/>
        </w:rPr>
      </w:pPr>
      <w:r w:rsidRPr="00C4207B">
        <w:rPr>
          <w:b/>
          <w:sz w:val="22"/>
          <w:szCs w:val="22"/>
        </w:rPr>
        <w:t>22.3-</w:t>
      </w:r>
      <w:r w:rsidR="00C454F5" w:rsidRPr="00C4207B">
        <w:rPr>
          <w:b/>
          <w:sz w:val="22"/>
          <w:szCs w:val="22"/>
        </w:rPr>
        <w:t>5</w:t>
      </w:r>
      <w:r w:rsidRPr="00C4207B">
        <w:rPr>
          <w:b/>
          <w:sz w:val="22"/>
          <w:szCs w:val="22"/>
        </w:rPr>
        <w:t xml:space="preserve"> - </w:t>
      </w:r>
      <w:r w:rsidR="002634F3" w:rsidRPr="00C4207B">
        <w:rPr>
          <w:color w:val="333333"/>
          <w:sz w:val="22"/>
          <w:szCs w:val="22"/>
        </w:rPr>
        <w:t xml:space="preserve">The following </w:t>
      </w:r>
      <w:r w:rsidR="00DD1A63" w:rsidRPr="00C4207B">
        <w:rPr>
          <w:color w:val="333333"/>
          <w:sz w:val="22"/>
          <w:szCs w:val="22"/>
        </w:rPr>
        <w:t>recommendations</w:t>
      </w:r>
      <w:r w:rsidR="002634F3" w:rsidRPr="00C4207B">
        <w:rPr>
          <w:color w:val="333333"/>
          <w:sz w:val="22"/>
          <w:szCs w:val="22"/>
        </w:rPr>
        <w:t xml:space="preserve"> are used for Hydrogen Bakeout</w:t>
      </w:r>
      <w:r w:rsidR="00D87799" w:rsidRPr="00C4207B">
        <w:rPr>
          <w:color w:val="333333"/>
          <w:sz w:val="22"/>
          <w:szCs w:val="22"/>
        </w:rPr>
        <w:t>:</w:t>
      </w:r>
    </w:p>
    <w:p w14:paraId="185E3F27" w14:textId="486EA813" w:rsidR="00D87799" w:rsidRPr="00C4207B" w:rsidRDefault="00D87799" w:rsidP="00C4207B">
      <w:pPr>
        <w:pStyle w:val="BodyText"/>
        <w:spacing w:before="120" w:after="120"/>
        <w:ind w:left="1418" w:hanging="284"/>
        <w:rPr>
          <w:sz w:val="22"/>
          <w:szCs w:val="22"/>
        </w:rPr>
      </w:pPr>
      <w:r w:rsidRPr="00C4207B">
        <w:rPr>
          <w:b/>
          <w:sz w:val="22"/>
          <w:szCs w:val="22"/>
        </w:rPr>
        <w:t>22.</w:t>
      </w:r>
      <w:r w:rsidR="00727554" w:rsidRPr="00C4207B">
        <w:rPr>
          <w:b/>
          <w:sz w:val="22"/>
          <w:szCs w:val="22"/>
        </w:rPr>
        <w:t>3</w:t>
      </w:r>
      <w:r w:rsidRPr="00C4207B">
        <w:rPr>
          <w:b/>
          <w:sz w:val="22"/>
          <w:szCs w:val="22"/>
        </w:rPr>
        <w:t>-</w:t>
      </w:r>
      <w:r w:rsidR="00727554" w:rsidRPr="00C4207B">
        <w:rPr>
          <w:b/>
          <w:sz w:val="22"/>
          <w:szCs w:val="22"/>
        </w:rPr>
        <w:t>5</w:t>
      </w:r>
      <w:r w:rsidRPr="00C4207B">
        <w:rPr>
          <w:b/>
          <w:sz w:val="22"/>
          <w:szCs w:val="22"/>
        </w:rPr>
        <w:t xml:space="preserve">.1 - </w:t>
      </w:r>
      <w:r w:rsidR="00E448F8" w:rsidRPr="00C4207B">
        <w:rPr>
          <w:sz w:val="22"/>
          <w:szCs w:val="22"/>
        </w:rPr>
        <w:t>Use electric resistance heaters or gas firing methods for hydrogen bakeout of piping components. Rosebud or manual torch heating is not recommended.</w:t>
      </w:r>
    </w:p>
    <w:p w14:paraId="72098AEA" w14:textId="26EB970B" w:rsidR="003E1569" w:rsidRPr="00C4207B" w:rsidRDefault="003E1569" w:rsidP="00C4207B">
      <w:pPr>
        <w:pStyle w:val="BodyText"/>
        <w:ind w:left="1418" w:hanging="284"/>
        <w:rPr>
          <w:sz w:val="22"/>
          <w:szCs w:val="22"/>
        </w:rPr>
      </w:pPr>
      <w:r w:rsidRPr="00C4207B">
        <w:rPr>
          <w:b/>
          <w:sz w:val="22"/>
          <w:szCs w:val="22"/>
        </w:rPr>
        <w:t xml:space="preserve">22.3-5.2 - </w:t>
      </w:r>
      <w:r w:rsidR="004C6184" w:rsidRPr="00C4207B">
        <w:rPr>
          <w:sz w:val="22"/>
          <w:szCs w:val="22"/>
        </w:rPr>
        <w:t xml:space="preserve">Heat the weld area plus a minimum of 3 inches (7.5 cm) or 3*t in all directions, whichever is greater, where </w:t>
      </w:r>
      <w:r w:rsidR="00EC5CBB" w:rsidRPr="00C4207B">
        <w:rPr>
          <w:sz w:val="22"/>
          <w:szCs w:val="22"/>
        </w:rPr>
        <w:t>the wall thickness is</w:t>
      </w:r>
      <w:r w:rsidR="004C6184" w:rsidRPr="00C4207B">
        <w:rPr>
          <w:sz w:val="22"/>
          <w:szCs w:val="22"/>
        </w:rPr>
        <w:t>.</w:t>
      </w:r>
    </w:p>
    <w:p w14:paraId="50186511" w14:textId="723E8203" w:rsidR="00DD1A63" w:rsidRPr="00C4207B" w:rsidRDefault="00DD1A63" w:rsidP="00C4207B">
      <w:pPr>
        <w:pStyle w:val="BodyText"/>
        <w:spacing w:before="120" w:after="120"/>
        <w:ind w:left="1418" w:hanging="284"/>
        <w:rPr>
          <w:sz w:val="22"/>
          <w:szCs w:val="22"/>
        </w:rPr>
      </w:pPr>
      <w:r w:rsidRPr="00C4207B">
        <w:rPr>
          <w:b/>
          <w:sz w:val="22"/>
          <w:szCs w:val="22"/>
        </w:rPr>
        <w:lastRenderedPageBreak/>
        <w:t xml:space="preserve">22.3-5.3 - </w:t>
      </w:r>
      <w:r w:rsidR="00E21464" w:rsidRPr="00C4207B">
        <w:rPr>
          <w:sz w:val="22"/>
          <w:szCs w:val="22"/>
        </w:rPr>
        <w:t>Insulate a minimum of 1 inch (2.5 cm) thick and extend beyond the heater band 6 inches (15 cm) or 6*t in all directions, whichever is greater, where t is wall thickness.</w:t>
      </w:r>
    </w:p>
    <w:p w14:paraId="0DDC298E" w14:textId="6699D2AA" w:rsidR="00BF5780" w:rsidRPr="00C4207B" w:rsidRDefault="00E21464" w:rsidP="00C4207B">
      <w:pPr>
        <w:pStyle w:val="BodyText"/>
        <w:spacing w:before="120" w:after="120"/>
        <w:ind w:left="1418" w:hanging="284"/>
        <w:rPr>
          <w:sz w:val="22"/>
          <w:szCs w:val="22"/>
        </w:rPr>
      </w:pPr>
      <w:r w:rsidRPr="00C4207B">
        <w:rPr>
          <w:b/>
          <w:sz w:val="22"/>
          <w:szCs w:val="22"/>
        </w:rPr>
        <w:t>22.3-5.</w:t>
      </w:r>
      <w:r w:rsidR="00235C86" w:rsidRPr="00C4207B">
        <w:rPr>
          <w:b/>
          <w:sz w:val="22"/>
          <w:szCs w:val="22"/>
        </w:rPr>
        <w:t>4</w:t>
      </w:r>
      <w:r w:rsidRPr="00C4207B">
        <w:rPr>
          <w:b/>
          <w:sz w:val="22"/>
          <w:szCs w:val="22"/>
        </w:rPr>
        <w:t xml:space="preserve"> - </w:t>
      </w:r>
      <w:r w:rsidR="00905146" w:rsidRPr="00C4207B">
        <w:rPr>
          <w:sz w:val="22"/>
          <w:szCs w:val="22"/>
        </w:rPr>
        <w:t>Place thermocouples at the center of the heated band, with no more than three heaters per controlling thermocouple.</w:t>
      </w:r>
    </w:p>
    <w:p w14:paraId="6B5FE3ED" w14:textId="57F5BE11" w:rsidR="00235C86" w:rsidRPr="00C4207B" w:rsidRDefault="00235C86" w:rsidP="00C4207B">
      <w:pPr>
        <w:pStyle w:val="BodyText"/>
        <w:spacing w:before="120" w:after="120"/>
        <w:ind w:left="1418" w:hanging="284"/>
        <w:rPr>
          <w:sz w:val="22"/>
          <w:szCs w:val="22"/>
        </w:rPr>
      </w:pPr>
      <w:r w:rsidRPr="00C4207B">
        <w:rPr>
          <w:b/>
          <w:sz w:val="22"/>
          <w:szCs w:val="22"/>
        </w:rPr>
        <w:t xml:space="preserve">22.3-5.5 - </w:t>
      </w:r>
      <w:r w:rsidR="008A025C" w:rsidRPr="00C4207B">
        <w:rPr>
          <w:sz w:val="22"/>
          <w:szCs w:val="22"/>
        </w:rPr>
        <w:t>It may be advantageous to use the electric resistance preheat setup for bakeout prior to welding. However, the preheat bands are typically placed 2–3 inches (5–7.5 cm) away from the weld area. If the preheat setup is to be used for bakeout the following considerations apply:</w:t>
      </w:r>
    </w:p>
    <w:p w14:paraId="2A51810D" w14:textId="6ED8A950" w:rsidR="004A4ED5" w:rsidRPr="00C4207B" w:rsidRDefault="004A4ED5" w:rsidP="00634706">
      <w:pPr>
        <w:pStyle w:val="BodyText"/>
        <w:ind w:left="1701" w:hanging="284"/>
        <w:rPr>
          <w:sz w:val="22"/>
          <w:szCs w:val="22"/>
        </w:rPr>
      </w:pPr>
      <w:r w:rsidRPr="00C4207B">
        <w:rPr>
          <w:b/>
          <w:sz w:val="22"/>
          <w:szCs w:val="22"/>
        </w:rPr>
        <w:t xml:space="preserve">22.3-5.5.1 - </w:t>
      </w:r>
      <w:r w:rsidR="003B054C" w:rsidRPr="00C4207B">
        <w:rPr>
          <w:sz w:val="22"/>
          <w:szCs w:val="22"/>
        </w:rPr>
        <w:t>If the heaters are not centered over the weld area, place additional monitoring thermocouples on the weld area (or bevel) to verify the weld area achieves bakeout temperatures. Place at least one monitoring thermocouple for every control thermocouple. A minimum of two monitoring thermocouples is recommended on the weld area.</w:t>
      </w:r>
    </w:p>
    <w:p w14:paraId="6EC170B7" w14:textId="08CC56D8" w:rsidR="003B054C" w:rsidRPr="00C4207B" w:rsidRDefault="003B054C" w:rsidP="00634706">
      <w:pPr>
        <w:pStyle w:val="BodyText"/>
        <w:spacing w:before="120" w:after="120"/>
        <w:ind w:left="1701" w:hanging="284"/>
        <w:rPr>
          <w:sz w:val="22"/>
          <w:szCs w:val="22"/>
        </w:rPr>
      </w:pPr>
      <w:r w:rsidRPr="00C4207B">
        <w:rPr>
          <w:b/>
          <w:sz w:val="22"/>
          <w:szCs w:val="22"/>
        </w:rPr>
        <w:t>22.3-5.5.</w:t>
      </w:r>
      <w:r w:rsidR="0010400F" w:rsidRPr="00C4207B">
        <w:rPr>
          <w:b/>
          <w:sz w:val="22"/>
          <w:szCs w:val="22"/>
        </w:rPr>
        <w:t>2</w:t>
      </w:r>
      <w:r w:rsidRPr="00C4207B">
        <w:rPr>
          <w:b/>
          <w:sz w:val="22"/>
          <w:szCs w:val="22"/>
        </w:rPr>
        <w:t xml:space="preserve"> - </w:t>
      </w:r>
      <w:r w:rsidR="0010400F" w:rsidRPr="00C4207B">
        <w:rPr>
          <w:sz w:val="22"/>
          <w:szCs w:val="22"/>
        </w:rPr>
        <w:t>The electric resistance heaters may be controlled up to the bakeout temperature plus 250°F (120°C) to achieve the specified bakeout temperature at the weld location.</w:t>
      </w:r>
    </w:p>
    <w:p w14:paraId="7E6B8A2E" w14:textId="593CCFB7" w:rsidR="00D87799" w:rsidRPr="00C4207B" w:rsidRDefault="0010400F" w:rsidP="00634706">
      <w:pPr>
        <w:pStyle w:val="BodyText"/>
        <w:spacing w:before="120" w:after="120"/>
        <w:ind w:left="1701" w:hanging="284"/>
        <w:rPr>
          <w:sz w:val="22"/>
          <w:szCs w:val="22"/>
        </w:rPr>
      </w:pPr>
      <w:r w:rsidRPr="00C4207B">
        <w:rPr>
          <w:b/>
          <w:sz w:val="22"/>
          <w:szCs w:val="22"/>
        </w:rPr>
        <w:t xml:space="preserve">22.3-5.5.3 - </w:t>
      </w:r>
      <w:r w:rsidR="004638E6" w:rsidRPr="00C4207B">
        <w:rPr>
          <w:sz w:val="22"/>
          <w:szCs w:val="22"/>
        </w:rPr>
        <w:t>Moderate heating and cooling rates are acceptable for bakeout operations. The exact rates do not need to be specified because extreme temperatures are not reached as in PWHT.</w:t>
      </w:r>
    </w:p>
    <w:p w14:paraId="7F24C7C1" w14:textId="2C7EB671" w:rsidR="00D27DEF" w:rsidRPr="00C4207B" w:rsidRDefault="00101ACA" w:rsidP="00C4207B">
      <w:pPr>
        <w:pStyle w:val="BodyText"/>
        <w:spacing w:before="120" w:after="120"/>
        <w:ind w:left="1134" w:hanging="425"/>
        <w:rPr>
          <w:color w:val="333333"/>
          <w:sz w:val="22"/>
          <w:szCs w:val="22"/>
        </w:rPr>
      </w:pPr>
      <w:r w:rsidRPr="00C4207B">
        <w:rPr>
          <w:b/>
          <w:sz w:val="22"/>
          <w:szCs w:val="22"/>
        </w:rPr>
        <w:t>22.3-</w:t>
      </w:r>
      <w:r w:rsidR="000B0631" w:rsidRPr="00C4207B">
        <w:rPr>
          <w:b/>
          <w:sz w:val="22"/>
          <w:szCs w:val="22"/>
        </w:rPr>
        <w:t>6</w:t>
      </w:r>
      <w:r w:rsidRPr="00C4207B">
        <w:rPr>
          <w:b/>
          <w:sz w:val="22"/>
          <w:szCs w:val="22"/>
        </w:rPr>
        <w:t xml:space="preserve"> - </w:t>
      </w:r>
      <w:r w:rsidR="000B0631" w:rsidRPr="00C4207B">
        <w:rPr>
          <w:color w:val="333333"/>
          <w:sz w:val="22"/>
          <w:szCs w:val="22"/>
        </w:rPr>
        <w:t>For hydrogen damaged steel such as hydrogen blistered equipment in sour service</w:t>
      </w:r>
      <w:r w:rsidR="00E2039D" w:rsidRPr="00C4207B">
        <w:rPr>
          <w:color w:val="333333"/>
          <w:sz w:val="22"/>
          <w:szCs w:val="22"/>
        </w:rPr>
        <w:t xml:space="preserve"> need</w:t>
      </w:r>
      <w:r w:rsidR="000B0631" w:rsidRPr="00C4207B">
        <w:rPr>
          <w:color w:val="333333"/>
          <w:sz w:val="22"/>
          <w:szCs w:val="22"/>
        </w:rPr>
        <w:t xml:space="preserve"> </w:t>
      </w:r>
      <w:r w:rsidR="00E2039D" w:rsidRPr="00C4207B">
        <w:rPr>
          <w:color w:val="333333"/>
          <w:sz w:val="22"/>
          <w:szCs w:val="22"/>
        </w:rPr>
        <w:t>c</w:t>
      </w:r>
      <w:r w:rsidR="000B0631" w:rsidRPr="00C4207B">
        <w:rPr>
          <w:color w:val="333333"/>
          <w:sz w:val="22"/>
          <w:szCs w:val="22"/>
        </w:rPr>
        <w:t>onsult and experience RE Mechanical Integrity Group for repairs in blistered equipment.</w:t>
      </w:r>
    </w:p>
    <w:p w14:paraId="4498F962" w14:textId="39CCE2F1" w:rsidR="002F4ADB" w:rsidRPr="009F6D75" w:rsidRDefault="00406D6F">
      <w:pPr>
        <w:pStyle w:val="Heading2"/>
        <w:numPr>
          <w:ilvl w:val="1"/>
          <w:numId w:val="67"/>
        </w:numPr>
        <w:spacing w:before="240" w:after="240"/>
        <w:ind w:left="851" w:hanging="709"/>
        <w:rPr>
          <w:spacing w:val="-2"/>
          <w:sz w:val="22"/>
          <w:szCs w:val="22"/>
          <w:lang w:val="en-GB"/>
        </w:rPr>
      </w:pPr>
      <w:bookmarkStart w:id="601" w:name="_Toc205628095"/>
      <w:bookmarkStart w:id="602" w:name="_Hlk180678195"/>
      <w:r w:rsidRPr="009F6D75">
        <w:rPr>
          <w:spacing w:val="-2"/>
          <w:sz w:val="22"/>
          <w:szCs w:val="22"/>
          <w:lang w:val="en-GB"/>
        </w:rPr>
        <w:t>Intermediate Stress Relief</w:t>
      </w:r>
      <w:r w:rsidR="00F070D7" w:rsidRPr="009F6D75">
        <w:rPr>
          <w:spacing w:val="-2"/>
          <w:sz w:val="22"/>
          <w:szCs w:val="22"/>
          <w:lang w:val="en-GB"/>
        </w:rPr>
        <w:t xml:space="preserve"> and </w:t>
      </w:r>
      <w:r w:rsidR="000D5A2D" w:rsidRPr="009F6D75">
        <w:rPr>
          <w:spacing w:val="-2"/>
          <w:sz w:val="22"/>
          <w:szCs w:val="22"/>
          <w:lang w:val="en-GB"/>
        </w:rPr>
        <w:t>Dehydrogenation Heat Treatment</w:t>
      </w:r>
      <w:bookmarkEnd w:id="601"/>
    </w:p>
    <w:p w14:paraId="71178BDE" w14:textId="4E68DD7C" w:rsidR="002F4ADB" w:rsidRPr="009F6D75" w:rsidRDefault="00535C3B" w:rsidP="009F6D75">
      <w:pPr>
        <w:pStyle w:val="BodyText"/>
        <w:spacing w:before="120" w:after="120"/>
        <w:ind w:left="1134" w:hanging="425"/>
        <w:rPr>
          <w:color w:val="333333"/>
          <w:sz w:val="22"/>
          <w:szCs w:val="22"/>
        </w:rPr>
      </w:pPr>
      <w:r w:rsidRPr="009F6D75">
        <w:rPr>
          <w:b/>
          <w:sz w:val="22"/>
          <w:szCs w:val="22"/>
        </w:rPr>
        <w:t xml:space="preserve">22.4-1 - </w:t>
      </w:r>
      <w:r w:rsidR="002812DC" w:rsidRPr="009F6D75">
        <w:rPr>
          <w:color w:val="333333"/>
          <w:sz w:val="22"/>
          <w:szCs w:val="22"/>
        </w:rPr>
        <w:t xml:space="preserve">Intermediate Stress Relief (ISR) only applies to low-alloy CrMo piping materials. When PWHT cannot be performed immediately following welding, ISR can be used to reduce hydrogen concentration in the weld and </w:t>
      </w:r>
      <w:r w:rsidR="005D235A" w:rsidRPr="009F6D75">
        <w:rPr>
          <w:color w:val="333333"/>
          <w:sz w:val="22"/>
          <w:szCs w:val="22"/>
        </w:rPr>
        <w:t>HAZ and</w:t>
      </w:r>
      <w:r w:rsidR="002812DC" w:rsidRPr="009F6D75">
        <w:rPr>
          <w:color w:val="333333"/>
          <w:sz w:val="22"/>
          <w:szCs w:val="22"/>
        </w:rPr>
        <w:t xml:space="preserve"> partially relieve welding stresses. ISR is not a substitute for PWHT, but it does leave low-alloy CrMo steel materials in a condition where they will not suffer hydrogen cracking before they can be fully post-weld heat treated. This is especially critical for the higher-chrome steels. When ISR is employed, it is to be performed immediately following welding so that the weld does not cool below the specified minimum preheat temperature. Regardless of ISR heat treatment, PWHT is to be conducted before low-alloy CrMo piping is put into service.</w:t>
      </w:r>
    </w:p>
    <w:p w14:paraId="76D74225" w14:textId="72CECDA6" w:rsidR="00FA588E" w:rsidRPr="009F6D75" w:rsidRDefault="00FA588E" w:rsidP="009F6D75">
      <w:pPr>
        <w:pStyle w:val="BodyText"/>
        <w:ind w:left="1134" w:hanging="425"/>
        <w:rPr>
          <w:bCs/>
          <w:color w:val="333333"/>
          <w:sz w:val="22"/>
          <w:szCs w:val="22"/>
        </w:rPr>
      </w:pPr>
      <w:r w:rsidRPr="009F6D75">
        <w:rPr>
          <w:b/>
          <w:color w:val="333333"/>
          <w:sz w:val="22"/>
          <w:szCs w:val="22"/>
        </w:rPr>
        <w:t xml:space="preserve">22.4-2 – </w:t>
      </w:r>
      <w:r w:rsidR="001C032E" w:rsidRPr="009F6D75">
        <w:rPr>
          <w:bCs/>
          <w:color w:val="333333"/>
          <w:sz w:val="22"/>
          <w:szCs w:val="22"/>
        </w:rPr>
        <w:t>The purpose of DHT is to drive out hydrogen to minimize the risk of hydrogen cracking, and to minimize problems due to low as-welded toughness.</w:t>
      </w:r>
      <w:r w:rsidRPr="009F6D75">
        <w:rPr>
          <w:color w:val="333333"/>
          <w:sz w:val="22"/>
          <w:szCs w:val="22"/>
        </w:rPr>
        <w:t xml:space="preserve"> </w:t>
      </w:r>
      <w:r w:rsidRPr="009F6D75">
        <w:rPr>
          <w:bCs/>
          <w:color w:val="333333"/>
          <w:sz w:val="22"/>
          <w:szCs w:val="22"/>
        </w:rPr>
        <w:t>Post-heating/dehydrogenation heat treatment (DHT) shall be applied on completion of the weld and upon any interruption to preheat.</w:t>
      </w:r>
      <w:r w:rsidRPr="009F6D75">
        <w:rPr>
          <w:color w:val="333333"/>
          <w:sz w:val="22"/>
          <w:szCs w:val="22"/>
        </w:rPr>
        <w:t xml:space="preserve"> </w:t>
      </w:r>
      <w:r w:rsidRPr="009F6D75">
        <w:rPr>
          <w:bCs/>
          <w:color w:val="333333"/>
          <w:sz w:val="22"/>
          <w:szCs w:val="22"/>
        </w:rPr>
        <w:t>DHT shall be applied prior to cooling below the preheat temperature.</w:t>
      </w:r>
      <w:r w:rsidRPr="009F6D75">
        <w:rPr>
          <w:color w:val="333333"/>
          <w:sz w:val="22"/>
          <w:szCs w:val="22"/>
        </w:rPr>
        <w:t xml:space="preserve"> </w:t>
      </w:r>
      <w:r w:rsidRPr="009F6D75">
        <w:rPr>
          <w:bCs/>
          <w:color w:val="333333"/>
          <w:sz w:val="22"/>
          <w:szCs w:val="22"/>
        </w:rPr>
        <w:t xml:space="preserve">Post-heating/DHT shall be applied at </w:t>
      </w:r>
      <w:r w:rsidR="00097C4D" w:rsidRPr="009F6D75">
        <w:rPr>
          <w:bCs/>
          <w:color w:val="333333"/>
          <w:sz w:val="22"/>
          <w:szCs w:val="22"/>
        </w:rPr>
        <w:t>temperatur</w:t>
      </w:r>
      <w:r w:rsidR="00097C4D">
        <w:rPr>
          <w:bCs/>
          <w:color w:val="333333"/>
          <w:sz w:val="22"/>
          <w:szCs w:val="22"/>
        </w:rPr>
        <w:t xml:space="preserve">e </w:t>
      </w:r>
      <w:r w:rsidR="00E00CF2" w:rsidRPr="00E00CF2">
        <w:rPr>
          <w:bCs/>
          <w:color w:val="333333"/>
          <w:sz w:val="22"/>
          <w:szCs w:val="22"/>
        </w:rPr>
        <w:t>600°F ±25°F (315°C ±15°C)</w:t>
      </w:r>
      <w:r w:rsidRPr="009F6D75">
        <w:rPr>
          <w:bCs/>
          <w:color w:val="333333"/>
          <w:sz w:val="22"/>
          <w:szCs w:val="22"/>
        </w:rPr>
        <w:t>.</w:t>
      </w:r>
      <w:r w:rsidRPr="009F6D75">
        <w:rPr>
          <w:color w:val="333333"/>
          <w:sz w:val="22"/>
          <w:szCs w:val="22"/>
        </w:rPr>
        <w:t xml:space="preserve"> </w:t>
      </w:r>
      <w:r w:rsidRPr="009F6D75">
        <w:rPr>
          <w:bCs/>
          <w:color w:val="333333"/>
          <w:sz w:val="22"/>
          <w:szCs w:val="22"/>
        </w:rPr>
        <w:t>The holding time shall be 1 hour per 1 inch (25 mm) of component thickness,</w:t>
      </w:r>
      <w:r w:rsidR="007C116A" w:rsidRPr="009F6D75">
        <w:rPr>
          <w:bCs/>
          <w:color w:val="333333"/>
          <w:sz w:val="22"/>
          <w:szCs w:val="22"/>
        </w:rPr>
        <w:t xml:space="preserve"> </w:t>
      </w:r>
      <w:r w:rsidRPr="009F6D75">
        <w:rPr>
          <w:bCs/>
          <w:color w:val="333333"/>
          <w:sz w:val="22"/>
          <w:szCs w:val="22"/>
        </w:rPr>
        <w:t>with a minimum of 2 hours.</w:t>
      </w:r>
    </w:p>
    <w:p w14:paraId="74707612" w14:textId="5AA41358" w:rsidR="00FA588E" w:rsidRPr="009F6D75" w:rsidRDefault="00FA588E" w:rsidP="009F6D75">
      <w:pPr>
        <w:pStyle w:val="BodyText"/>
        <w:spacing w:before="120" w:after="120"/>
        <w:ind w:left="1134" w:hanging="425"/>
        <w:rPr>
          <w:bCs/>
          <w:color w:val="333333"/>
          <w:sz w:val="22"/>
          <w:szCs w:val="22"/>
        </w:rPr>
      </w:pPr>
      <w:r w:rsidRPr="009F6D75">
        <w:rPr>
          <w:b/>
          <w:color w:val="333333"/>
          <w:sz w:val="22"/>
          <w:szCs w:val="22"/>
        </w:rPr>
        <w:t xml:space="preserve">22.4-3 – </w:t>
      </w:r>
      <w:r w:rsidRPr="009F6D75">
        <w:rPr>
          <w:bCs/>
          <w:color w:val="333333"/>
          <w:sz w:val="22"/>
          <w:szCs w:val="22"/>
        </w:rPr>
        <w:t>As an industry consensus, API 934-A is an excellent recommended practice on the materials and fabrication requirements for Cr-Mo equipment.</w:t>
      </w:r>
      <w:r w:rsidRPr="009F6D75">
        <w:rPr>
          <w:color w:val="333333"/>
          <w:sz w:val="22"/>
          <w:szCs w:val="22"/>
        </w:rPr>
        <w:t xml:space="preserve"> </w:t>
      </w:r>
      <w:r w:rsidRPr="009F6D75">
        <w:rPr>
          <w:bCs/>
          <w:color w:val="333333"/>
          <w:sz w:val="22"/>
          <w:szCs w:val="22"/>
        </w:rPr>
        <w:t>However, it is cautious and somewhat vague on the topic of Intermediate Stress Relief (ISR) versus Dehydrogenation Heat Treatment (DHT) for the different types of welds — which reflects the industry’s varying practices.</w:t>
      </w:r>
      <w:r w:rsidRPr="009F6D75">
        <w:rPr>
          <w:color w:val="333333"/>
          <w:sz w:val="22"/>
          <w:szCs w:val="22"/>
        </w:rPr>
        <w:t xml:space="preserve"> </w:t>
      </w:r>
      <w:r w:rsidRPr="009F6D75">
        <w:rPr>
          <w:bCs/>
          <w:color w:val="333333"/>
          <w:sz w:val="22"/>
          <w:szCs w:val="22"/>
        </w:rPr>
        <w:t>For the advanced steels, API 934-A states that DHT should only be used with Purchaser approval, and that it should not be used on restrained welds such as nozzle welds. As a result, it is common for a DHT to be permitted on longitudinal and circumferential seams to achieve the cost and schedule savings, and ISR is used for nozzle welds.</w:t>
      </w:r>
      <w:r w:rsidRPr="009F6D75">
        <w:rPr>
          <w:color w:val="333333"/>
          <w:sz w:val="22"/>
          <w:szCs w:val="22"/>
        </w:rPr>
        <w:t xml:space="preserve"> </w:t>
      </w:r>
      <w:r w:rsidRPr="009F6D75">
        <w:rPr>
          <w:bCs/>
          <w:color w:val="333333"/>
          <w:sz w:val="22"/>
          <w:szCs w:val="22"/>
        </w:rPr>
        <w:t xml:space="preserve">The RE Mechanical Integrity Group should be consulted on the need for Intermediate Stress Relief or Dehydrogenation Heat Treatment after </w:t>
      </w:r>
      <w:r w:rsidR="005D235A" w:rsidRPr="009F6D75">
        <w:rPr>
          <w:bCs/>
          <w:color w:val="333333"/>
          <w:sz w:val="22"/>
          <w:szCs w:val="22"/>
        </w:rPr>
        <w:t>welding</w:t>
      </w:r>
      <w:r w:rsidRPr="009F6D75">
        <w:rPr>
          <w:bCs/>
          <w:color w:val="333333"/>
          <w:sz w:val="22"/>
          <w:szCs w:val="22"/>
        </w:rPr>
        <w:t>.</w:t>
      </w:r>
    </w:p>
    <w:p w14:paraId="006C87D7" w14:textId="18177205" w:rsidR="001F246A" w:rsidRPr="001F246A" w:rsidRDefault="00D70DFC">
      <w:pPr>
        <w:pStyle w:val="Heading1"/>
        <w:numPr>
          <w:ilvl w:val="0"/>
          <w:numId w:val="67"/>
        </w:numPr>
        <w:spacing w:before="240" w:after="240"/>
        <w:ind w:left="709" w:hanging="709"/>
      </w:pPr>
      <w:bookmarkStart w:id="603" w:name="_Toc205628096"/>
      <w:bookmarkStart w:id="604" w:name="_Hlk166505645"/>
      <w:bookmarkEnd w:id="600"/>
      <w:bookmarkEnd w:id="602"/>
      <w:r>
        <w:t>Examination and Testing</w:t>
      </w:r>
      <w:bookmarkEnd w:id="603"/>
    </w:p>
    <w:p w14:paraId="304EB088" w14:textId="69E5844F" w:rsidR="005D0E9E" w:rsidRPr="0060234D" w:rsidRDefault="001F246A">
      <w:pPr>
        <w:pStyle w:val="Heading2"/>
        <w:numPr>
          <w:ilvl w:val="1"/>
          <w:numId w:val="67"/>
        </w:numPr>
        <w:spacing w:before="240" w:after="240"/>
        <w:ind w:left="851" w:hanging="709"/>
        <w:rPr>
          <w:sz w:val="22"/>
          <w:szCs w:val="22"/>
        </w:rPr>
      </w:pPr>
      <w:bookmarkStart w:id="605" w:name="_Toc205628097"/>
      <w:bookmarkEnd w:id="604"/>
      <w:r w:rsidRPr="0060234D">
        <w:rPr>
          <w:spacing w:val="-2"/>
          <w:sz w:val="22"/>
          <w:szCs w:val="22"/>
        </w:rPr>
        <w:t>General</w:t>
      </w:r>
      <w:bookmarkEnd w:id="605"/>
      <w:r w:rsidR="00FF3768" w:rsidRPr="0060234D">
        <w:rPr>
          <w:spacing w:val="-2"/>
          <w:sz w:val="22"/>
          <w:szCs w:val="22"/>
        </w:rPr>
        <w:t xml:space="preserve"> </w:t>
      </w:r>
    </w:p>
    <w:p w14:paraId="39722F45" w14:textId="63B8C61E" w:rsidR="005D0E9E" w:rsidRPr="0060234D" w:rsidRDefault="005D0E9E" w:rsidP="0060234D">
      <w:pPr>
        <w:pStyle w:val="BodyText"/>
        <w:spacing w:before="120" w:after="120"/>
        <w:ind w:left="1134" w:hanging="425"/>
        <w:rPr>
          <w:sz w:val="22"/>
          <w:szCs w:val="22"/>
        </w:rPr>
      </w:pPr>
      <w:r w:rsidRPr="0060234D">
        <w:rPr>
          <w:b/>
          <w:sz w:val="22"/>
          <w:szCs w:val="22"/>
        </w:rPr>
        <w:lastRenderedPageBreak/>
        <w:t>23.1-1</w:t>
      </w:r>
      <w:r w:rsidRPr="0060234D">
        <w:rPr>
          <w:b/>
          <w:spacing w:val="14"/>
          <w:sz w:val="22"/>
          <w:szCs w:val="22"/>
        </w:rPr>
        <w:t xml:space="preserve"> </w:t>
      </w:r>
      <w:r w:rsidRPr="0060234D">
        <w:rPr>
          <w:b/>
          <w:sz w:val="22"/>
          <w:szCs w:val="22"/>
        </w:rPr>
        <w:t xml:space="preserve">- </w:t>
      </w:r>
      <w:r w:rsidRPr="0060234D">
        <w:rPr>
          <w:color w:val="333333"/>
          <w:sz w:val="22"/>
          <w:szCs w:val="22"/>
        </w:rPr>
        <w:t>Owner</w:t>
      </w:r>
      <w:r w:rsidRPr="0060234D">
        <w:rPr>
          <w:color w:val="333333"/>
          <w:spacing w:val="8"/>
          <w:sz w:val="22"/>
          <w:szCs w:val="22"/>
        </w:rPr>
        <w:t xml:space="preserve"> </w:t>
      </w:r>
      <w:r w:rsidRPr="0060234D">
        <w:rPr>
          <w:color w:val="333333"/>
          <w:sz w:val="22"/>
          <w:szCs w:val="22"/>
        </w:rPr>
        <w:t>shall</w:t>
      </w:r>
      <w:r w:rsidRPr="0060234D">
        <w:rPr>
          <w:color w:val="333333"/>
          <w:spacing w:val="8"/>
          <w:sz w:val="22"/>
          <w:szCs w:val="22"/>
        </w:rPr>
        <w:t xml:space="preserve"> </w:t>
      </w:r>
      <w:r w:rsidRPr="0060234D">
        <w:rPr>
          <w:color w:val="333333"/>
          <w:sz w:val="22"/>
          <w:szCs w:val="22"/>
        </w:rPr>
        <w:t>retain</w:t>
      </w:r>
      <w:r w:rsidRPr="0060234D">
        <w:rPr>
          <w:color w:val="333333"/>
          <w:spacing w:val="7"/>
          <w:sz w:val="22"/>
          <w:szCs w:val="22"/>
        </w:rPr>
        <w:t xml:space="preserve"> </w:t>
      </w:r>
      <w:r w:rsidRPr="0060234D">
        <w:rPr>
          <w:color w:val="333333"/>
          <w:sz w:val="22"/>
          <w:szCs w:val="22"/>
        </w:rPr>
        <w:t>the</w:t>
      </w:r>
      <w:r w:rsidRPr="0060234D">
        <w:rPr>
          <w:color w:val="333333"/>
          <w:spacing w:val="8"/>
          <w:sz w:val="22"/>
          <w:szCs w:val="22"/>
        </w:rPr>
        <w:t xml:space="preserve"> </w:t>
      </w:r>
      <w:r w:rsidRPr="0060234D">
        <w:rPr>
          <w:color w:val="333333"/>
          <w:sz w:val="22"/>
          <w:szCs w:val="22"/>
        </w:rPr>
        <w:t>right</w:t>
      </w:r>
      <w:r w:rsidRPr="0060234D">
        <w:rPr>
          <w:color w:val="333333"/>
          <w:spacing w:val="8"/>
          <w:sz w:val="22"/>
          <w:szCs w:val="22"/>
        </w:rPr>
        <w:t xml:space="preserve"> </w:t>
      </w:r>
      <w:r w:rsidRPr="0060234D">
        <w:rPr>
          <w:color w:val="333333"/>
          <w:sz w:val="22"/>
          <w:szCs w:val="22"/>
        </w:rPr>
        <w:t>to</w:t>
      </w:r>
      <w:r w:rsidRPr="0060234D">
        <w:rPr>
          <w:color w:val="333333"/>
          <w:spacing w:val="8"/>
          <w:sz w:val="22"/>
          <w:szCs w:val="22"/>
        </w:rPr>
        <w:t xml:space="preserve"> </w:t>
      </w:r>
      <w:r w:rsidRPr="0060234D">
        <w:rPr>
          <w:color w:val="333333"/>
          <w:sz w:val="22"/>
          <w:szCs w:val="22"/>
        </w:rPr>
        <w:t>designate</w:t>
      </w:r>
      <w:r w:rsidRPr="0060234D">
        <w:rPr>
          <w:color w:val="333333"/>
          <w:spacing w:val="7"/>
          <w:sz w:val="22"/>
          <w:szCs w:val="22"/>
        </w:rPr>
        <w:t xml:space="preserve"> </w:t>
      </w:r>
      <w:r w:rsidRPr="0060234D">
        <w:rPr>
          <w:color w:val="333333"/>
          <w:sz w:val="22"/>
          <w:szCs w:val="22"/>
        </w:rPr>
        <w:t>which</w:t>
      </w:r>
      <w:r w:rsidRPr="0060234D">
        <w:rPr>
          <w:color w:val="333333"/>
          <w:spacing w:val="8"/>
          <w:sz w:val="22"/>
          <w:szCs w:val="22"/>
        </w:rPr>
        <w:t xml:space="preserve"> </w:t>
      </w:r>
      <w:r w:rsidRPr="0060234D">
        <w:rPr>
          <w:color w:val="333333"/>
          <w:sz w:val="22"/>
          <w:szCs w:val="22"/>
        </w:rPr>
        <w:t>piping</w:t>
      </w:r>
      <w:r w:rsidRPr="0060234D">
        <w:rPr>
          <w:color w:val="333333"/>
          <w:spacing w:val="8"/>
          <w:sz w:val="22"/>
          <w:szCs w:val="22"/>
        </w:rPr>
        <w:t xml:space="preserve"> </w:t>
      </w:r>
      <w:r w:rsidRPr="0060234D">
        <w:rPr>
          <w:color w:val="333333"/>
          <w:sz w:val="22"/>
          <w:szCs w:val="22"/>
        </w:rPr>
        <w:t>shall</w:t>
      </w:r>
      <w:r w:rsidRPr="0060234D">
        <w:rPr>
          <w:color w:val="333333"/>
          <w:spacing w:val="7"/>
          <w:sz w:val="22"/>
          <w:szCs w:val="22"/>
        </w:rPr>
        <w:t xml:space="preserve"> </w:t>
      </w:r>
      <w:r w:rsidRPr="0060234D">
        <w:rPr>
          <w:color w:val="333333"/>
          <w:sz w:val="22"/>
          <w:szCs w:val="22"/>
        </w:rPr>
        <w:t>be</w:t>
      </w:r>
      <w:r w:rsidRPr="0060234D">
        <w:rPr>
          <w:color w:val="333333"/>
          <w:spacing w:val="8"/>
          <w:sz w:val="22"/>
          <w:szCs w:val="22"/>
        </w:rPr>
        <w:t xml:space="preserve"> </w:t>
      </w:r>
      <w:r w:rsidRPr="0060234D">
        <w:rPr>
          <w:color w:val="333333"/>
          <w:sz w:val="22"/>
          <w:szCs w:val="22"/>
        </w:rPr>
        <w:t>randomly</w:t>
      </w:r>
      <w:r w:rsidRPr="0060234D">
        <w:rPr>
          <w:color w:val="333333"/>
          <w:spacing w:val="8"/>
          <w:sz w:val="22"/>
          <w:szCs w:val="22"/>
        </w:rPr>
        <w:t xml:space="preserve"> </w:t>
      </w:r>
      <w:r w:rsidRPr="0060234D">
        <w:rPr>
          <w:color w:val="333333"/>
          <w:spacing w:val="-2"/>
          <w:sz w:val="22"/>
          <w:szCs w:val="22"/>
        </w:rPr>
        <w:t>tested.</w:t>
      </w:r>
    </w:p>
    <w:p w14:paraId="6C8C2BED" w14:textId="6BAD4D95" w:rsidR="005D0E9E" w:rsidRPr="0060234D" w:rsidRDefault="005D0E9E" w:rsidP="0060234D">
      <w:pPr>
        <w:pStyle w:val="BodyText"/>
        <w:spacing w:before="120" w:after="120"/>
        <w:ind w:left="1134" w:hanging="425"/>
        <w:rPr>
          <w:sz w:val="22"/>
          <w:szCs w:val="22"/>
        </w:rPr>
      </w:pPr>
      <w:r w:rsidRPr="0060234D">
        <w:rPr>
          <w:b/>
          <w:sz w:val="22"/>
          <w:szCs w:val="22"/>
        </w:rPr>
        <w:t xml:space="preserve">23.1-2 - </w:t>
      </w:r>
      <w:r w:rsidRPr="0060234D">
        <w:rPr>
          <w:color w:val="333333"/>
          <w:sz w:val="22"/>
          <w:szCs w:val="22"/>
        </w:rPr>
        <w:t>External and accessible internal surfaces of joints and components to be examined shall be free of rust, scale, weld flux or spatter, and paint.</w:t>
      </w:r>
    </w:p>
    <w:p w14:paraId="587E1656" w14:textId="48555C54" w:rsidR="005D0E9E" w:rsidRPr="0060234D" w:rsidRDefault="005D0E9E" w:rsidP="0060234D">
      <w:pPr>
        <w:pStyle w:val="BodyText"/>
        <w:spacing w:before="120" w:after="120"/>
        <w:ind w:left="1134" w:hanging="425"/>
        <w:rPr>
          <w:sz w:val="22"/>
          <w:szCs w:val="22"/>
        </w:rPr>
      </w:pPr>
      <w:r w:rsidRPr="0060234D">
        <w:rPr>
          <w:b/>
          <w:sz w:val="22"/>
          <w:szCs w:val="22"/>
        </w:rPr>
        <w:t>23.1-3</w:t>
      </w:r>
      <w:r w:rsidRPr="0060234D">
        <w:rPr>
          <w:b/>
          <w:spacing w:val="20"/>
          <w:sz w:val="22"/>
          <w:szCs w:val="22"/>
        </w:rPr>
        <w:t xml:space="preserve"> </w:t>
      </w:r>
      <w:r w:rsidRPr="0060234D">
        <w:rPr>
          <w:b/>
          <w:sz w:val="22"/>
          <w:szCs w:val="22"/>
        </w:rPr>
        <w:t xml:space="preserve">- </w:t>
      </w:r>
      <w:r w:rsidRPr="0060234D">
        <w:rPr>
          <w:color w:val="333333"/>
          <w:sz w:val="22"/>
          <w:szCs w:val="22"/>
        </w:rPr>
        <w:t>Surfaces shall be ground, if necessary, to eliminate irregularities that can obscure or confuse the interpretation</w:t>
      </w:r>
      <w:r w:rsidRPr="0060234D">
        <w:rPr>
          <w:color w:val="333333"/>
          <w:spacing w:val="80"/>
          <w:sz w:val="22"/>
          <w:szCs w:val="22"/>
        </w:rPr>
        <w:t xml:space="preserve"> </w:t>
      </w:r>
      <w:r w:rsidRPr="0060234D">
        <w:rPr>
          <w:color w:val="333333"/>
          <w:sz w:val="22"/>
          <w:szCs w:val="22"/>
        </w:rPr>
        <w:t>of imperfections.</w:t>
      </w:r>
    </w:p>
    <w:p w14:paraId="42D14DFD" w14:textId="496254FB" w:rsidR="005D0E9E" w:rsidRPr="0060234D" w:rsidRDefault="005D0E9E" w:rsidP="0060234D">
      <w:pPr>
        <w:pStyle w:val="BodyText"/>
        <w:spacing w:before="120" w:after="120"/>
        <w:ind w:left="1134" w:hanging="425"/>
        <w:rPr>
          <w:sz w:val="22"/>
          <w:szCs w:val="22"/>
        </w:rPr>
      </w:pPr>
      <w:r w:rsidRPr="0050704C">
        <w:rPr>
          <w:b/>
          <w:sz w:val="22"/>
          <w:szCs w:val="22"/>
          <w:rPrChange w:id="606" w:author="Marchenko, Sergey [Tengizchevroil]" w:date="2025-08-07T15:26:00Z" w16du:dateUtc="2025-08-07T10:26:00Z">
            <w:rPr>
              <w:b/>
              <w:sz w:val="22"/>
              <w:szCs w:val="22"/>
              <w:highlight w:val="yellow"/>
            </w:rPr>
          </w:rPrChange>
        </w:rPr>
        <w:t>23.1-4</w:t>
      </w:r>
      <w:r w:rsidRPr="0050704C">
        <w:rPr>
          <w:b/>
          <w:spacing w:val="15"/>
          <w:sz w:val="22"/>
          <w:szCs w:val="22"/>
          <w:rPrChange w:id="607" w:author="Marchenko, Sergey [Tengizchevroil]" w:date="2025-08-07T15:26:00Z" w16du:dateUtc="2025-08-07T10:26:00Z">
            <w:rPr>
              <w:b/>
              <w:spacing w:val="15"/>
              <w:sz w:val="22"/>
              <w:szCs w:val="22"/>
              <w:highlight w:val="yellow"/>
            </w:rPr>
          </w:rPrChange>
        </w:rPr>
        <w:t xml:space="preserve"> </w:t>
      </w:r>
      <w:r w:rsidRPr="0050704C">
        <w:rPr>
          <w:b/>
          <w:sz w:val="22"/>
          <w:szCs w:val="22"/>
          <w:rPrChange w:id="608" w:author="Marchenko, Sergey [Tengizchevroil]" w:date="2025-08-07T15:26:00Z" w16du:dateUtc="2025-08-07T10:26:00Z">
            <w:rPr>
              <w:b/>
              <w:sz w:val="22"/>
              <w:szCs w:val="22"/>
              <w:highlight w:val="yellow"/>
            </w:rPr>
          </w:rPrChange>
        </w:rPr>
        <w:t>-</w:t>
      </w:r>
      <w:r w:rsidRPr="0050704C">
        <w:rPr>
          <w:b/>
          <w:spacing w:val="1"/>
          <w:sz w:val="22"/>
          <w:szCs w:val="22"/>
          <w:rPrChange w:id="609" w:author="Marchenko, Sergey [Tengizchevroil]" w:date="2025-08-07T15:26:00Z" w16du:dateUtc="2025-08-07T10:26:00Z">
            <w:rPr>
              <w:b/>
              <w:spacing w:val="1"/>
              <w:sz w:val="22"/>
              <w:szCs w:val="22"/>
              <w:highlight w:val="yellow"/>
            </w:rPr>
          </w:rPrChange>
        </w:rPr>
        <w:t xml:space="preserve"> </w:t>
      </w:r>
      <w:r w:rsidRPr="0050704C">
        <w:rPr>
          <w:color w:val="333333"/>
          <w:sz w:val="22"/>
          <w:szCs w:val="22"/>
          <w:rPrChange w:id="610" w:author="Marchenko, Sergey [Tengizchevroil]" w:date="2025-08-07T15:26:00Z" w16du:dateUtc="2025-08-07T10:26:00Z">
            <w:rPr>
              <w:color w:val="333333"/>
              <w:sz w:val="22"/>
              <w:szCs w:val="22"/>
              <w:highlight w:val="yellow"/>
            </w:rPr>
          </w:rPrChange>
        </w:rPr>
        <w:t>Qualification</w:t>
      </w:r>
      <w:r w:rsidRPr="0050704C">
        <w:rPr>
          <w:color w:val="333333"/>
          <w:spacing w:val="9"/>
          <w:sz w:val="22"/>
          <w:szCs w:val="22"/>
          <w:rPrChange w:id="611" w:author="Marchenko, Sergey [Tengizchevroil]" w:date="2025-08-07T15:26:00Z" w16du:dateUtc="2025-08-07T10:26:00Z">
            <w:rPr>
              <w:color w:val="333333"/>
              <w:spacing w:val="9"/>
              <w:sz w:val="22"/>
              <w:szCs w:val="22"/>
              <w:highlight w:val="yellow"/>
            </w:rPr>
          </w:rPrChange>
        </w:rPr>
        <w:t xml:space="preserve"> </w:t>
      </w:r>
      <w:r w:rsidRPr="0050704C">
        <w:rPr>
          <w:color w:val="333333"/>
          <w:sz w:val="22"/>
          <w:szCs w:val="22"/>
          <w:rPrChange w:id="612" w:author="Marchenko, Sergey [Tengizchevroil]" w:date="2025-08-07T15:26:00Z" w16du:dateUtc="2025-08-07T10:26:00Z">
            <w:rPr>
              <w:color w:val="333333"/>
              <w:sz w:val="22"/>
              <w:szCs w:val="22"/>
              <w:highlight w:val="yellow"/>
            </w:rPr>
          </w:rPrChange>
        </w:rPr>
        <w:t>of</w:t>
      </w:r>
      <w:r w:rsidRPr="0050704C">
        <w:rPr>
          <w:color w:val="333333"/>
          <w:spacing w:val="9"/>
          <w:sz w:val="22"/>
          <w:szCs w:val="22"/>
          <w:rPrChange w:id="613" w:author="Marchenko, Sergey [Tengizchevroil]" w:date="2025-08-07T15:26:00Z" w16du:dateUtc="2025-08-07T10:26:00Z">
            <w:rPr>
              <w:color w:val="333333"/>
              <w:spacing w:val="9"/>
              <w:sz w:val="22"/>
              <w:szCs w:val="22"/>
              <w:highlight w:val="yellow"/>
            </w:rPr>
          </w:rPrChange>
        </w:rPr>
        <w:t xml:space="preserve"> </w:t>
      </w:r>
      <w:r w:rsidRPr="0050704C">
        <w:rPr>
          <w:color w:val="333333"/>
          <w:sz w:val="22"/>
          <w:szCs w:val="22"/>
          <w:rPrChange w:id="614" w:author="Marchenko, Sergey [Tengizchevroil]" w:date="2025-08-07T15:26:00Z" w16du:dateUtc="2025-08-07T10:26:00Z">
            <w:rPr>
              <w:color w:val="333333"/>
              <w:sz w:val="22"/>
              <w:szCs w:val="22"/>
              <w:highlight w:val="yellow"/>
            </w:rPr>
          </w:rPrChange>
        </w:rPr>
        <w:t>inspection</w:t>
      </w:r>
      <w:r w:rsidRPr="0050704C">
        <w:rPr>
          <w:color w:val="333333"/>
          <w:spacing w:val="8"/>
          <w:sz w:val="22"/>
          <w:szCs w:val="22"/>
          <w:rPrChange w:id="615" w:author="Marchenko, Sergey [Tengizchevroil]" w:date="2025-08-07T15:26:00Z" w16du:dateUtc="2025-08-07T10:26:00Z">
            <w:rPr>
              <w:color w:val="333333"/>
              <w:spacing w:val="8"/>
              <w:sz w:val="22"/>
              <w:szCs w:val="22"/>
              <w:highlight w:val="yellow"/>
            </w:rPr>
          </w:rPrChange>
        </w:rPr>
        <w:t xml:space="preserve"> </w:t>
      </w:r>
      <w:r w:rsidRPr="0050704C">
        <w:rPr>
          <w:color w:val="333333"/>
          <w:sz w:val="22"/>
          <w:szCs w:val="22"/>
          <w:rPrChange w:id="616" w:author="Marchenko, Sergey [Tengizchevroil]" w:date="2025-08-07T15:26:00Z" w16du:dateUtc="2025-08-07T10:26:00Z">
            <w:rPr>
              <w:color w:val="333333"/>
              <w:sz w:val="22"/>
              <w:szCs w:val="22"/>
              <w:highlight w:val="yellow"/>
            </w:rPr>
          </w:rPrChange>
        </w:rPr>
        <w:t>personnel</w:t>
      </w:r>
      <w:r w:rsidRPr="0050704C">
        <w:rPr>
          <w:color w:val="333333"/>
          <w:spacing w:val="9"/>
          <w:sz w:val="22"/>
          <w:szCs w:val="22"/>
          <w:rPrChange w:id="617" w:author="Marchenko, Sergey [Tengizchevroil]" w:date="2025-08-07T15:26:00Z" w16du:dateUtc="2025-08-07T10:26:00Z">
            <w:rPr>
              <w:color w:val="333333"/>
              <w:spacing w:val="9"/>
              <w:sz w:val="22"/>
              <w:szCs w:val="22"/>
              <w:highlight w:val="yellow"/>
            </w:rPr>
          </w:rPrChange>
        </w:rPr>
        <w:t xml:space="preserve"> </w:t>
      </w:r>
      <w:r w:rsidRPr="0050704C">
        <w:rPr>
          <w:color w:val="333333"/>
          <w:sz w:val="22"/>
          <w:szCs w:val="22"/>
          <w:rPrChange w:id="618" w:author="Marchenko, Sergey [Tengizchevroil]" w:date="2025-08-07T15:26:00Z" w16du:dateUtc="2025-08-07T10:26:00Z">
            <w:rPr>
              <w:color w:val="333333"/>
              <w:sz w:val="22"/>
              <w:szCs w:val="22"/>
              <w:highlight w:val="yellow"/>
            </w:rPr>
          </w:rPrChange>
        </w:rPr>
        <w:t>shall</w:t>
      </w:r>
      <w:r w:rsidRPr="0050704C">
        <w:rPr>
          <w:color w:val="333333"/>
          <w:spacing w:val="9"/>
          <w:sz w:val="22"/>
          <w:szCs w:val="22"/>
          <w:rPrChange w:id="619" w:author="Marchenko, Sergey [Tengizchevroil]" w:date="2025-08-07T15:26:00Z" w16du:dateUtc="2025-08-07T10:26:00Z">
            <w:rPr>
              <w:color w:val="333333"/>
              <w:spacing w:val="9"/>
              <w:sz w:val="22"/>
              <w:szCs w:val="22"/>
              <w:highlight w:val="yellow"/>
            </w:rPr>
          </w:rPrChange>
        </w:rPr>
        <w:t xml:space="preserve"> </w:t>
      </w:r>
      <w:r w:rsidRPr="0050704C">
        <w:rPr>
          <w:color w:val="333333"/>
          <w:sz w:val="22"/>
          <w:szCs w:val="22"/>
          <w:rPrChange w:id="620" w:author="Marchenko, Sergey [Tengizchevroil]" w:date="2025-08-07T15:26:00Z" w16du:dateUtc="2025-08-07T10:26:00Z">
            <w:rPr>
              <w:color w:val="333333"/>
              <w:sz w:val="22"/>
              <w:szCs w:val="22"/>
              <w:highlight w:val="yellow"/>
            </w:rPr>
          </w:rPrChange>
        </w:rPr>
        <w:t>be</w:t>
      </w:r>
      <w:r w:rsidRPr="0050704C">
        <w:rPr>
          <w:color w:val="333333"/>
          <w:spacing w:val="8"/>
          <w:sz w:val="22"/>
          <w:szCs w:val="22"/>
          <w:rPrChange w:id="621" w:author="Marchenko, Sergey [Tengizchevroil]" w:date="2025-08-07T15:26:00Z" w16du:dateUtc="2025-08-07T10:26:00Z">
            <w:rPr>
              <w:color w:val="333333"/>
              <w:spacing w:val="8"/>
              <w:sz w:val="22"/>
              <w:szCs w:val="22"/>
              <w:highlight w:val="yellow"/>
            </w:rPr>
          </w:rPrChange>
        </w:rPr>
        <w:t xml:space="preserve"> </w:t>
      </w:r>
      <w:r w:rsidRPr="0050704C">
        <w:rPr>
          <w:color w:val="333333"/>
          <w:sz w:val="22"/>
          <w:szCs w:val="22"/>
          <w:rPrChange w:id="622" w:author="Marchenko, Sergey [Tengizchevroil]" w:date="2025-08-07T15:26:00Z" w16du:dateUtc="2025-08-07T10:26:00Z">
            <w:rPr>
              <w:color w:val="333333"/>
              <w:sz w:val="22"/>
              <w:szCs w:val="22"/>
              <w:highlight w:val="yellow"/>
            </w:rPr>
          </w:rPrChange>
        </w:rPr>
        <w:t>in</w:t>
      </w:r>
      <w:r w:rsidRPr="0050704C">
        <w:rPr>
          <w:color w:val="333333"/>
          <w:spacing w:val="9"/>
          <w:sz w:val="22"/>
          <w:szCs w:val="22"/>
          <w:rPrChange w:id="623" w:author="Marchenko, Sergey [Tengizchevroil]" w:date="2025-08-07T15:26:00Z" w16du:dateUtc="2025-08-07T10:26:00Z">
            <w:rPr>
              <w:color w:val="333333"/>
              <w:spacing w:val="9"/>
              <w:sz w:val="22"/>
              <w:szCs w:val="22"/>
              <w:highlight w:val="yellow"/>
            </w:rPr>
          </w:rPrChange>
        </w:rPr>
        <w:t xml:space="preserve"> </w:t>
      </w:r>
      <w:r w:rsidRPr="0050704C">
        <w:rPr>
          <w:color w:val="333333"/>
          <w:sz w:val="22"/>
          <w:szCs w:val="22"/>
          <w:rPrChange w:id="624" w:author="Marchenko, Sergey [Tengizchevroil]" w:date="2025-08-07T15:26:00Z" w16du:dateUtc="2025-08-07T10:26:00Z">
            <w:rPr>
              <w:color w:val="333333"/>
              <w:sz w:val="22"/>
              <w:szCs w:val="22"/>
              <w:highlight w:val="yellow"/>
            </w:rPr>
          </w:rPrChange>
        </w:rPr>
        <w:t>accordance</w:t>
      </w:r>
      <w:r w:rsidRPr="0050704C">
        <w:rPr>
          <w:color w:val="333333"/>
          <w:spacing w:val="9"/>
          <w:sz w:val="22"/>
          <w:szCs w:val="22"/>
          <w:rPrChange w:id="625" w:author="Marchenko, Sergey [Tengizchevroil]" w:date="2025-08-07T15:26:00Z" w16du:dateUtc="2025-08-07T10:26:00Z">
            <w:rPr>
              <w:color w:val="333333"/>
              <w:spacing w:val="9"/>
              <w:sz w:val="22"/>
              <w:szCs w:val="22"/>
              <w:highlight w:val="yellow"/>
            </w:rPr>
          </w:rPrChange>
        </w:rPr>
        <w:t xml:space="preserve"> </w:t>
      </w:r>
      <w:r w:rsidRPr="0050704C">
        <w:rPr>
          <w:color w:val="333333"/>
          <w:sz w:val="22"/>
          <w:szCs w:val="22"/>
          <w:rPrChange w:id="626" w:author="Marchenko, Sergey [Tengizchevroil]" w:date="2025-08-07T15:26:00Z" w16du:dateUtc="2025-08-07T10:26:00Z">
            <w:rPr>
              <w:color w:val="333333"/>
              <w:sz w:val="22"/>
              <w:szCs w:val="22"/>
              <w:highlight w:val="yellow"/>
            </w:rPr>
          </w:rPrChange>
        </w:rPr>
        <w:t>with</w:t>
      </w:r>
      <w:r w:rsidRPr="0050704C">
        <w:rPr>
          <w:color w:val="333333"/>
          <w:spacing w:val="8"/>
          <w:sz w:val="22"/>
          <w:szCs w:val="22"/>
          <w:rPrChange w:id="627" w:author="Marchenko, Sergey [Tengizchevroil]" w:date="2025-08-07T15:26:00Z" w16du:dateUtc="2025-08-07T10:26:00Z">
            <w:rPr>
              <w:color w:val="333333"/>
              <w:spacing w:val="8"/>
              <w:sz w:val="22"/>
              <w:szCs w:val="22"/>
              <w:highlight w:val="yellow"/>
            </w:rPr>
          </w:rPrChange>
        </w:rPr>
        <w:t xml:space="preserve"> </w:t>
      </w:r>
      <w:r w:rsidR="000E3033" w:rsidRPr="0050704C">
        <w:rPr>
          <w:color w:val="333333"/>
          <w:sz w:val="22"/>
          <w:szCs w:val="22"/>
          <w:rPrChange w:id="628" w:author="Marchenko, Sergey [Tengizchevroil]" w:date="2025-08-07T15:26:00Z" w16du:dateUtc="2025-08-07T10:26:00Z">
            <w:rPr>
              <w:color w:val="333333"/>
              <w:sz w:val="22"/>
              <w:szCs w:val="22"/>
              <w:highlight w:val="yellow"/>
            </w:rPr>
          </w:rPrChange>
        </w:rPr>
        <w:t>ISO 9712</w:t>
      </w:r>
      <w:r w:rsidR="00C55021" w:rsidRPr="0050704C">
        <w:rPr>
          <w:rPrChange w:id="629" w:author="Marchenko, Sergey [Tengizchevroil]" w:date="2025-08-07T15:26:00Z" w16du:dateUtc="2025-08-07T10:26:00Z">
            <w:rPr>
              <w:highlight w:val="yellow"/>
            </w:rPr>
          </w:rPrChange>
        </w:rPr>
        <w:t xml:space="preserve"> </w:t>
      </w:r>
      <w:r w:rsidR="00C55021" w:rsidRPr="0050704C">
        <w:rPr>
          <w:color w:val="333333"/>
          <w:sz w:val="22"/>
          <w:szCs w:val="22"/>
          <w:rPrChange w:id="630" w:author="Marchenko, Sergey [Tengizchevroil]" w:date="2025-08-07T15:26:00Z" w16du:dateUtc="2025-08-07T10:26:00Z">
            <w:rPr>
              <w:color w:val="333333"/>
              <w:sz w:val="22"/>
              <w:szCs w:val="22"/>
              <w:highlight w:val="yellow"/>
            </w:rPr>
          </w:rPrChange>
        </w:rPr>
        <w:t>or ASNT SNT-TC-1A</w:t>
      </w:r>
      <w:r w:rsidRPr="0050704C">
        <w:rPr>
          <w:color w:val="333333"/>
          <w:spacing w:val="-2"/>
          <w:sz w:val="22"/>
          <w:szCs w:val="22"/>
        </w:rPr>
        <w:t>.</w:t>
      </w:r>
    </w:p>
    <w:p w14:paraId="72A9B4F4" w14:textId="44280405" w:rsidR="005D0E9E" w:rsidRPr="0060234D" w:rsidRDefault="005D0E9E" w:rsidP="0060234D">
      <w:pPr>
        <w:pStyle w:val="BodyText"/>
        <w:spacing w:before="120" w:after="120"/>
        <w:ind w:left="1134" w:hanging="425"/>
        <w:rPr>
          <w:sz w:val="22"/>
          <w:szCs w:val="22"/>
        </w:rPr>
      </w:pPr>
      <w:r w:rsidRPr="0060234D">
        <w:rPr>
          <w:b/>
          <w:sz w:val="22"/>
          <w:szCs w:val="22"/>
        </w:rPr>
        <w:t xml:space="preserve">23.1-5 - </w:t>
      </w:r>
      <w:r w:rsidRPr="0060234D">
        <w:rPr>
          <w:color w:val="333333"/>
          <w:sz w:val="22"/>
          <w:szCs w:val="22"/>
        </w:rPr>
        <w:t>Inspectors of ASME B31.1 boiler external piping (BEP) shall be specifically qualified for BEP inspection in</w:t>
      </w:r>
      <w:r w:rsidRPr="0060234D">
        <w:rPr>
          <w:color w:val="333333"/>
          <w:spacing w:val="40"/>
          <w:sz w:val="22"/>
          <w:szCs w:val="22"/>
        </w:rPr>
        <w:t xml:space="preserve"> </w:t>
      </w:r>
      <w:r w:rsidRPr="0060234D">
        <w:rPr>
          <w:color w:val="333333"/>
          <w:sz w:val="22"/>
          <w:szCs w:val="22"/>
        </w:rPr>
        <w:t>accordance with the requirements of ASME B31.1.</w:t>
      </w:r>
    </w:p>
    <w:p w14:paraId="51E73B42" w14:textId="760D183F" w:rsidR="008A58EA" w:rsidRPr="0060234D" w:rsidRDefault="005D0E9E" w:rsidP="0060234D">
      <w:pPr>
        <w:pStyle w:val="BodyText"/>
        <w:spacing w:before="120" w:after="120"/>
        <w:ind w:left="1134" w:hanging="425"/>
        <w:rPr>
          <w:color w:val="333333"/>
          <w:spacing w:val="-2"/>
          <w:sz w:val="22"/>
          <w:szCs w:val="22"/>
        </w:rPr>
      </w:pPr>
      <w:bookmarkStart w:id="631" w:name="_Hlk190532534"/>
      <w:r w:rsidRPr="0060234D">
        <w:rPr>
          <w:b/>
          <w:sz w:val="22"/>
          <w:szCs w:val="22"/>
        </w:rPr>
        <w:t>23.1-6</w:t>
      </w:r>
      <w:r w:rsidRPr="0060234D">
        <w:rPr>
          <w:b/>
          <w:spacing w:val="16"/>
          <w:sz w:val="22"/>
          <w:szCs w:val="22"/>
        </w:rPr>
        <w:t xml:space="preserve"> </w:t>
      </w:r>
      <w:r w:rsidRPr="0060234D">
        <w:rPr>
          <w:b/>
          <w:sz w:val="22"/>
          <w:szCs w:val="22"/>
        </w:rPr>
        <w:t>-</w:t>
      </w:r>
      <w:r w:rsidRPr="0060234D">
        <w:rPr>
          <w:b/>
          <w:spacing w:val="2"/>
          <w:sz w:val="22"/>
          <w:szCs w:val="22"/>
        </w:rPr>
        <w:t xml:space="preserve"> </w:t>
      </w:r>
      <w:r w:rsidRPr="0060234D">
        <w:rPr>
          <w:color w:val="333333"/>
          <w:sz w:val="22"/>
          <w:szCs w:val="22"/>
        </w:rPr>
        <w:t>Unless</w:t>
      </w:r>
      <w:r w:rsidRPr="0060234D">
        <w:rPr>
          <w:color w:val="333333"/>
          <w:spacing w:val="10"/>
          <w:sz w:val="22"/>
          <w:szCs w:val="22"/>
        </w:rPr>
        <w:t xml:space="preserve"> </w:t>
      </w:r>
      <w:r w:rsidRPr="0060234D">
        <w:rPr>
          <w:color w:val="333333"/>
          <w:sz w:val="22"/>
          <w:szCs w:val="22"/>
        </w:rPr>
        <w:t>specified</w:t>
      </w:r>
      <w:r w:rsidRPr="0060234D">
        <w:rPr>
          <w:color w:val="333333"/>
          <w:spacing w:val="9"/>
          <w:sz w:val="22"/>
          <w:szCs w:val="22"/>
        </w:rPr>
        <w:t xml:space="preserve"> </w:t>
      </w:r>
      <w:r w:rsidRPr="0060234D">
        <w:rPr>
          <w:color w:val="333333"/>
          <w:sz w:val="22"/>
          <w:szCs w:val="22"/>
        </w:rPr>
        <w:t>otherwise,</w:t>
      </w:r>
      <w:r w:rsidRPr="0060234D">
        <w:rPr>
          <w:color w:val="333333"/>
          <w:spacing w:val="10"/>
          <w:sz w:val="22"/>
          <w:szCs w:val="22"/>
        </w:rPr>
        <w:t xml:space="preserve"> </w:t>
      </w:r>
      <w:r w:rsidRPr="0060234D">
        <w:rPr>
          <w:color w:val="333333"/>
          <w:sz w:val="22"/>
          <w:szCs w:val="22"/>
        </w:rPr>
        <w:t>the</w:t>
      </w:r>
      <w:r w:rsidRPr="0060234D">
        <w:rPr>
          <w:color w:val="333333"/>
          <w:spacing w:val="10"/>
          <w:sz w:val="22"/>
          <w:szCs w:val="22"/>
        </w:rPr>
        <w:t xml:space="preserve"> </w:t>
      </w:r>
      <w:r w:rsidRPr="0060234D">
        <w:rPr>
          <w:color w:val="333333"/>
          <w:sz w:val="22"/>
          <w:szCs w:val="22"/>
        </w:rPr>
        <w:t>extent</w:t>
      </w:r>
      <w:r w:rsidRPr="0060234D">
        <w:rPr>
          <w:color w:val="333333"/>
          <w:spacing w:val="9"/>
          <w:sz w:val="22"/>
          <w:szCs w:val="22"/>
        </w:rPr>
        <w:t xml:space="preserve"> </w:t>
      </w:r>
      <w:r w:rsidRPr="0060234D">
        <w:rPr>
          <w:color w:val="333333"/>
          <w:sz w:val="22"/>
          <w:szCs w:val="22"/>
        </w:rPr>
        <w:t>of</w:t>
      </w:r>
      <w:r w:rsidRPr="0060234D">
        <w:rPr>
          <w:color w:val="333333"/>
          <w:spacing w:val="10"/>
          <w:sz w:val="22"/>
          <w:szCs w:val="22"/>
        </w:rPr>
        <w:t xml:space="preserve"> </w:t>
      </w:r>
      <w:r w:rsidRPr="0060234D">
        <w:rPr>
          <w:color w:val="333333"/>
          <w:sz w:val="22"/>
          <w:szCs w:val="22"/>
        </w:rPr>
        <w:t>non-destructive</w:t>
      </w:r>
      <w:r w:rsidRPr="0060234D">
        <w:rPr>
          <w:color w:val="333333"/>
          <w:spacing w:val="9"/>
          <w:sz w:val="22"/>
          <w:szCs w:val="22"/>
        </w:rPr>
        <w:t xml:space="preserve"> </w:t>
      </w:r>
      <w:r w:rsidRPr="0060234D">
        <w:rPr>
          <w:color w:val="333333"/>
          <w:sz w:val="22"/>
          <w:szCs w:val="22"/>
        </w:rPr>
        <w:t>examination</w:t>
      </w:r>
      <w:r w:rsidRPr="0060234D">
        <w:rPr>
          <w:color w:val="333333"/>
          <w:spacing w:val="10"/>
          <w:sz w:val="22"/>
          <w:szCs w:val="22"/>
        </w:rPr>
        <w:t xml:space="preserve"> </w:t>
      </w:r>
      <w:r w:rsidRPr="0060234D">
        <w:rPr>
          <w:color w:val="333333"/>
          <w:sz w:val="22"/>
          <w:szCs w:val="22"/>
        </w:rPr>
        <w:t>(NDE)</w:t>
      </w:r>
      <w:r w:rsidRPr="0060234D">
        <w:rPr>
          <w:color w:val="333333"/>
          <w:spacing w:val="10"/>
          <w:sz w:val="22"/>
          <w:szCs w:val="22"/>
        </w:rPr>
        <w:t xml:space="preserve"> </w:t>
      </w:r>
      <w:r w:rsidRPr="0060234D">
        <w:rPr>
          <w:color w:val="333333"/>
          <w:sz w:val="22"/>
          <w:szCs w:val="22"/>
        </w:rPr>
        <w:t>shall</w:t>
      </w:r>
      <w:r w:rsidRPr="0060234D">
        <w:rPr>
          <w:color w:val="333333"/>
          <w:spacing w:val="9"/>
          <w:sz w:val="22"/>
          <w:szCs w:val="22"/>
        </w:rPr>
        <w:t xml:space="preserve"> </w:t>
      </w:r>
      <w:r w:rsidRPr="0060234D">
        <w:rPr>
          <w:color w:val="333333"/>
          <w:sz w:val="22"/>
          <w:szCs w:val="22"/>
        </w:rPr>
        <w:t>be</w:t>
      </w:r>
      <w:r w:rsidRPr="0060234D">
        <w:rPr>
          <w:color w:val="333333"/>
          <w:spacing w:val="10"/>
          <w:sz w:val="22"/>
          <w:szCs w:val="22"/>
        </w:rPr>
        <w:t xml:space="preserve"> </w:t>
      </w:r>
      <w:r w:rsidRPr="0060234D">
        <w:rPr>
          <w:color w:val="333333"/>
          <w:sz w:val="22"/>
          <w:szCs w:val="22"/>
        </w:rPr>
        <w:t>performed</w:t>
      </w:r>
      <w:r w:rsidRPr="0060234D">
        <w:rPr>
          <w:color w:val="333333"/>
          <w:spacing w:val="9"/>
          <w:sz w:val="22"/>
          <w:szCs w:val="22"/>
        </w:rPr>
        <w:t xml:space="preserve"> </w:t>
      </w:r>
      <w:r w:rsidRPr="0060234D">
        <w:rPr>
          <w:color w:val="333333"/>
          <w:sz w:val="22"/>
          <w:szCs w:val="22"/>
        </w:rPr>
        <w:t>as</w:t>
      </w:r>
      <w:r w:rsidRPr="0060234D">
        <w:rPr>
          <w:color w:val="333333"/>
          <w:spacing w:val="10"/>
          <w:sz w:val="22"/>
          <w:szCs w:val="22"/>
        </w:rPr>
        <w:t xml:space="preserve"> </w:t>
      </w:r>
      <w:r w:rsidRPr="0060234D">
        <w:rPr>
          <w:color w:val="333333"/>
          <w:spacing w:val="-2"/>
          <w:sz w:val="22"/>
          <w:szCs w:val="22"/>
        </w:rPr>
        <w:t>required</w:t>
      </w:r>
      <w:r w:rsidR="008A58EA" w:rsidRPr="0060234D">
        <w:rPr>
          <w:color w:val="333333"/>
          <w:spacing w:val="-2"/>
          <w:sz w:val="22"/>
          <w:szCs w:val="22"/>
        </w:rPr>
        <w:t xml:space="preserve"> by the piping material classes in PIM-SU-5112-TCO.</w:t>
      </w:r>
    </w:p>
    <w:bookmarkEnd w:id="631"/>
    <w:p w14:paraId="17A2F429" w14:textId="28CFEC94" w:rsidR="006A4813" w:rsidRDefault="008B71C8" w:rsidP="0060234D">
      <w:pPr>
        <w:pStyle w:val="BodyText"/>
        <w:spacing w:before="120" w:after="120"/>
        <w:ind w:left="1134" w:hanging="425"/>
        <w:rPr>
          <w:color w:val="333333"/>
          <w:spacing w:val="-2"/>
          <w:sz w:val="22"/>
          <w:szCs w:val="22"/>
        </w:rPr>
      </w:pPr>
      <w:r w:rsidRPr="0060234D">
        <w:rPr>
          <w:b/>
          <w:bCs/>
          <w:color w:val="333333"/>
          <w:spacing w:val="-2"/>
          <w:sz w:val="22"/>
          <w:szCs w:val="22"/>
        </w:rPr>
        <w:t>23.1-7</w:t>
      </w:r>
      <w:r w:rsidRPr="0060234D">
        <w:rPr>
          <w:color w:val="333333"/>
          <w:spacing w:val="-2"/>
          <w:sz w:val="22"/>
          <w:szCs w:val="22"/>
        </w:rPr>
        <w:t xml:space="preserve"> – The detailed NDT procedures shall always be available for review at the Suppliers works by the Purchaser’s Inspector.</w:t>
      </w:r>
    </w:p>
    <w:p w14:paraId="585CA91F" w14:textId="68F3C0B8" w:rsidR="008035F2" w:rsidRPr="006D1641" w:rsidRDefault="008035F2" w:rsidP="008035F2">
      <w:pPr>
        <w:pStyle w:val="BodyText"/>
        <w:spacing w:before="120" w:after="120"/>
        <w:ind w:left="1134" w:hanging="425"/>
        <w:rPr>
          <w:color w:val="333333"/>
          <w:spacing w:val="-2"/>
          <w:sz w:val="22"/>
          <w:szCs w:val="22"/>
        </w:rPr>
      </w:pPr>
      <w:r w:rsidRPr="000539E8">
        <w:rPr>
          <w:b/>
          <w:sz w:val="22"/>
          <w:szCs w:val="22"/>
        </w:rPr>
        <w:t>23.1-8</w:t>
      </w:r>
      <w:r w:rsidRPr="000539E8">
        <w:rPr>
          <w:b/>
          <w:spacing w:val="16"/>
          <w:sz w:val="22"/>
          <w:szCs w:val="22"/>
        </w:rPr>
        <w:t xml:space="preserve"> </w:t>
      </w:r>
      <w:r w:rsidRPr="000539E8">
        <w:rPr>
          <w:b/>
          <w:sz w:val="22"/>
          <w:szCs w:val="22"/>
        </w:rPr>
        <w:t>-</w:t>
      </w:r>
      <w:r w:rsidRPr="000539E8">
        <w:rPr>
          <w:b/>
          <w:spacing w:val="2"/>
          <w:sz w:val="22"/>
          <w:szCs w:val="22"/>
        </w:rPr>
        <w:t xml:space="preserve"> </w:t>
      </w:r>
      <w:r w:rsidR="006D1641" w:rsidRPr="000539E8">
        <w:rPr>
          <w:bCs/>
          <w:spacing w:val="2"/>
          <w:sz w:val="22"/>
          <w:szCs w:val="22"/>
        </w:rPr>
        <w:t>For</w:t>
      </w:r>
      <w:r w:rsidR="006D1641" w:rsidRPr="006D1641">
        <w:rPr>
          <w:bCs/>
          <w:spacing w:val="2"/>
          <w:sz w:val="22"/>
          <w:szCs w:val="22"/>
        </w:rPr>
        <w:t xml:space="preserve"> more detailed information on the scope of non-destructive testing (NDE), please follow the link </w:t>
      </w:r>
      <w:r w:rsidR="00711773" w:rsidRPr="006D1641">
        <w:rPr>
          <w:color w:val="333333"/>
          <w:spacing w:val="-2"/>
        </w:rPr>
        <w:t xml:space="preserve"> </w:t>
      </w:r>
      <w:hyperlink r:id="rId17" w:history="1">
        <w:r w:rsidR="00711773" w:rsidRPr="002E1508">
          <w:rPr>
            <w:rStyle w:val="Hyperlink"/>
          </w:rPr>
          <w:t>TCO</w:t>
        </w:r>
        <w:r w:rsidR="00711773" w:rsidRPr="006D1641">
          <w:rPr>
            <w:rStyle w:val="Hyperlink"/>
          </w:rPr>
          <w:t xml:space="preserve"> </w:t>
        </w:r>
        <w:r w:rsidR="00711773" w:rsidRPr="002E1508">
          <w:rPr>
            <w:rStyle w:val="Hyperlink"/>
          </w:rPr>
          <w:t>NDE</w:t>
        </w:r>
        <w:r w:rsidR="00711773" w:rsidRPr="006D1641">
          <w:rPr>
            <w:rStyle w:val="Hyperlink"/>
          </w:rPr>
          <w:t xml:space="preserve"> </w:t>
        </w:r>
        <w:r w:rsidR="00711773" w:rsidRPr="002E1508">
          <w:rPr>
            <w:rStyle w:val="Hyperlink"/>
          </w:rPr>
          <w:t>requirements</w:t>
        </w:r>
        <w:r w:rsidR="00711773" w:rsidRPr="006D1641">
          <w:rPr>
            <w:rStyle w:val="Hyperlink"/>
          </w:rPr>
          <w:t xml:space="preserve"> </w:t>
        </w:r>
        <w:r w:rsidR="00711773" w:rsidRPr="002E1508">
          <w:rPr>
            <w:rStyle w:val="Hyperlink"/>
          </w:rPr>
          <w:t>per</w:t>
        </w:r>
        <w:r w:rsidR="00711773" w:rsidRPr="006D1641">
          <w:rPr>
            <w:rStyle w:val="Hyperlink"/>
          </w:rPr>
          <w:t xml:space="preserve"> </w:t>
        </w:r>
        <w:r w:rsidR="00711773" w:rsidRPr="002E1508">
          <w:rPr>
            <w:rStyle w:val="Hyperlink"/>
          </w:rPr>
          <w:t>pipe</w:t>
        </w:r>
        <w:r w:rsidR="00711773" w:rsidRPr="006D1641">
          <w:rPr>
            <w:rStyle w:val="Hyperlink"/>
          </w:rPr>
          <w:t xml:space="preserve"> </w:t>
        </w:r>
        <w:r w:rsidR="00711773" w:rsidRPr="002E1508">
          <w:rPr>
            <w:rStyle w:val="Hyperlink"/>
          </w:rPr>
          <w:t>class</w:t>
        </w:r>
      </w:hyperlink>
    </w:p>
    <w:p w14:paraId="1CC2FAA5" w14:textId="09BBF4AC" w:rsidR="001B77F2" w:rsidRPr="0060234D" w:rsidRDefault="00C1716E">
      <w:pPr>
        <w:pStyle w:val="Heading2"/>
        <w:numPr>
          <w:ilvl w:val="1"/>
          <w:numId w:val="67"/>
        </w:numPr>
        <w:spacing w:before="240" w:after="240"/>
        <w:ind w:left="851" w:hanging="709"/>
        <w:rPr>
          <w:sz w:val="22"/>
          <w:szCs w:val="22"/>
        </w:rPr>
      </w:pPr>
      <w:bookmarkStart w:id="632" w:name="_Toc205628098"/>
      <w:r w:rsidRPr="0060234D">
        <w:rPr>
          <w:spacing w:val="-2"/>
          <w:sz w:val="22"/>
          <w:szCs w:val="22"/>
        </w:rPr>
        <w:t>Visual</w:t>
      </w:r>
      <w:r w:rsidR="00450247" w:rsidRPr="0060234D">
        <w:rPr>
          <w:spacing w:val="-2"/>
          <w:sz w:val="22"/>
          <w:szCs w:val="22"/>
        </w:rPr>
        <w:t xml:space="preserve">, Liquid Penetrant, and </w:t>
      </w:r>
      <w:r w:rsidR="00585B32" w:rsidRPr="0060234D">
        <w:rPr>
          <w:spacing w:val="-2"/>
          <w:sz w:val="22"/>
          <w:szCs w:val="22"/>
        </w:rPr>
        <w:t>Magnetic Particle</w:t>
      </w:r>
      <w:bookmarkEnd w:id="632"/>
      <w:r w:rsidR="001B77F2" w:rsidRPr="0060234D">
        <w:rPr>
          <w:spacing w:val="-2"/>
          <w:sz w:val="22"/>
          <w:szCs w:val="22"/>
        </w:rPr>
        <w:t xml:space="preserve"> </w:t>
      </w:r>
      <w:bookmarkStart w:id="633" w:name="_Hlk166479132"/>
    </w:p>
    <w:bookmarkEnd w:id="633"/>
    <w:p w14:paraId="7F1641F6" w14:textId="3EA44432" w:rsidR="001B77F2" w:rsidRPr="000A67F0" w:rsidRDefault="001B77F2" w:rsidP="0060234D">
      <w:pPr>
        <w:pStyle w:val="BodyText"/>
        <w:spacing w:before="120" w:after="120"/>
        <w:ind w:left="1134" w:hanging="425"/>
        <w:rPr>
          <w:color w:val="333333"/>
          <w:spacing w:val="-2"/>
          <w:sz w:val="22"/>
          <w:szCs w:val="22"/>
          <w:rPrChange w:id="634" w:author="Marchenko, Sergey [Tengizchevroil]" w:date="2025-08-09T07:54:00Z" w16du:dateUtc="2025-08-09T02:54:00Z">
            <w:rPr>
              <w:color w:val="333333"/>
              <w:spacing w:val="-2"/>
              <w:sz w:val="22"/>
              <w:szCs w:val="22"/>
              <w:highlight w:val="red"/>
            </w:rPr>
          </w:rPrChange>
        </w:rPr>
      </w:pPr>
      <w:r w:rsidRPr="000A67F0">
        <w:rPr>
          <w:b/>
          <w:sz w:val="22"/>
          <w:szCs w:val="22"/>
          <w:rPrChange w:id="635" w:author="Marchenko, Sergey [Tengizchevroil]" w:date="2025-08-09T07:54:00Z" w16du:dateUtc="2025-08-09T02:54:00Z">
            <w:rPr>
              <w:b/>
              <w:sz w:val="22"/>
              <w:szCs w:val="22"/>
              <w:highlight w:val="red"/>
            </w:rPr>
          </w:rPrChange>
        </w:rPr>
        <w:t xml:space="preserve">23.2-1 - </w:t>
      </w:r>
      <w:r w:rsidRPr="000A67F0">
        <w:rPr>
          <w:color w:val="333333"/>
          <w:sz w:val="22"/>
          <w:szCs w:val="22"/>
          <w:rPrChange w:id="636" w:author="Marchenko, Sergey [Tengizchevroil]" w:date="2025-08-09T07:54:00Z" w16du:dateUtc="2025-08-09T02:54:00Z">
            <w:rPr>
              <w:color w:val="333333"/>
              <w:sz w:val="22"/>
              <w:szCs w:val="22"/>
              <w:highlight w:val="red"/>
            </w:rPr>
          </w:rPrChange>
        </w:rPr>
        <w:t xml:space="preserve">Visual, liquid penetrant, and magnetic particle examination procedures and acceptance criteria shall be in accordance with either ASME B31.3 or ASME B31.1 (as applicable) and the requirements of the piping material </w:t>
      </w:r>
      <w:r w:rsidRPr="000A67F0">
        <w:rPr>
          <w:color w:val="333333"/>
          <w:spacing w:val="-2"/>
          <w:sz w:val="22"/>
          <w:szCs w:val="22"/>
          <w:rPrChange w:id="637" w:author="Marchenko, Sergey [Tengizchevroil]" w:date="2025-08-09T07:54:00Z" w16du:dateUtc="2025-08-09T02:54:00Z">
            <w:rPr>
              <w:color w:val="333333"/>
              <w:spacing w:val="-2"/>
              <w:sz w:val="22"/>
              <w:szCs w:val="22"/>
              <w:highlight w:val="red"/>
            </w:rPr>
          </w:rPrChange>
        </w:rPr>
        <w:t>classes.</w:t>
      </w:r>
    </w:p>
    <w:p w14:paraId="139DCDF9" w14:textId="6BA4DE6F" w:rsidR="003F62CD" w:rsidRPr="00BC46D0" w:rsidRDefault="003F62CD" w:rsidP="0013385C">
      <w:pPr>
        <w:pStyle w:val="BodyText"/>
        <w:spacing w:before="120" w:after="120"/>
        <w:ind w:left="1134"/>
        <w:rPr>
          <w:sz w:val="22"/>
          <w:szCs w:val="22"/>
          <w:highlight w:val="red"/>
        </w:rPr>
      </w:pPr>
      <w:bookmarkStart w:id="638" w:name="_Hlk205189674"/>
      <w:r w:rsidRPr="000A67F0">
        <w:rPr>
          <w:sz w:val="22"/>
          <w:szCs w:val="22"/>
          <w:rPrChange w:id="639" w:author="Marchenko, Sergey [Tengizchevroil]" w:date="2025-08-09T07:54:00Z" w16du:dateUtc="2025-08-09T02:54:00Z">
            <w:rPr>
              <w:sz w:val="22"/>
              <w:szCs w:val="22"/>
              <w:highlight w:val="red"/>
            </w:rPr>
          </w:rPrChange>
        </w:rPr>
        <w:t xml:space="preserve">1. </w:t>
      </w:r>
      <w:del w:id="640" w:author="Marchenko, Sergey [Tengizchevroil]" w:date="2025-08-09T07:54:00Z" w16du:dateUtc="2025-08-09T02:54:00Z">
        <w:r w:rsidRPr="000A67F0" w:rsidDel="000A67F0">
          <w:rPr>
            <w:sz w:val="22"/>
            <w:szCs w:val="22"/>
            <w:rPrChange w:id="641" w:author="Marchenko, Sergey [Tengizchevroil]" w:date="2025-08-09T07:54:00Z" w16du:dateUtc="2025-08-09T02:54:00Z">
              <w:rPr>
                <w:sz w:val="22"/>
                <w:szCs w:val="22"/>
                <w:highlight w:val="red"/>
              </w:rPr>
            </w:rPrChange>
          </w:rPr>
          <w:delText>Norma</w:delText>
        </w:r>
      </w:del>
      <w:del w:id="642" w:author="Marchenko, Sergey [Tengizchevroil]" w:date="2025-08-09T07:53:00Z" w16du:dateUtc="2025-08-09T02:53:00Z">
        <w:r w:rsidRPr="000A67F0" w:rsidDel="000A67F0">
          <w:rPr>
            <w:sz w:val="22"/>
            <w:szCs w:val="22"/>
            <w:rPrChange w:id="643" w:author="Marchenko, Sergey [Tengizchevroil]" w:date="2025-08-09T07:54:00Z" w16du:dateUtc="2025-08-09T02:54:00Z">
              <w:rPr>
                <w:sz w:val="22"/>
                <w:szCs w:val="22"/>
                <w:highlight w:val="red"/>
              </w:rPr>
            </w:rPrChange>
          </w:rPr>
          <w:delText>l fluid service criteria shall be used for all pip</w:delText>
        </w:r>
        <w:r w:rsidR="00FD6A39" w:rsidRPr="000A67F0" w:rsidDel="000A67F0">
          <w:rPr>
            <w:sz w:val="22"/>
            <w:szCs w:val="22"/>
            <w:rPrChange w:id="644" w:author="Marchenko, Sergey [Tengizchevroil]" w:date="2025-08-09T07:54:00Z" w16du:dateUtc="2025-08-09T02:54:00Z">
              <w:rPr>
                <w:sz w:val="22"/>
                <w:szCs w:val="22"/>
                <w:highlight w:val="red"/>
              </w:rPr>
            </w:rPrChange>
          </w:rPr>
          <w:delText>ing</w:delText>
        </w:r>
        <w:r w:rsidRPr="000A67F0" w:rsidDel="000A67F0">
          <w:rPr>
            <w:sz w:val="22"/>
            <w:szCs w:val="22"/>
            <w:rPrChange w:id="645" w:author="Marchenko, Sergey [Tengizchevroil]" w:date="2025-08-09T07:54:00Z" w16du:dateUtc="2025-08-09T02:54:00Z">
              <w:rPr>
                <w:sz w:val="22"/>
                <w:szCs w:val="22"/>
                <w:highlight w:val="red"/>
              </w:rPr>
            </w:rPrChange>
          </w:rPr>
          <w:delText xml:space="preserve"> unless those pip</w:delText>
        </w:r>
        <w:r w:rsidR="00B435D4" w:rsidRPr="000A67F0" w:rsidDel="000A67F0">
          <w:rPr>
            <w:sz w:val="22"/>
            <w:szCs w:val="22"/>
            <w:rPrChange w:id="646" w:author="Marchenko, Sergey [Tengizchevroil]" w:date="2025-08-09T07:54:00Z" w16du:dateUtc="2025-08-09T02:54:00Z">
              <w:rPr>
                <w:sz w:val="22"/>
                <w:szCs w:val="22"/>
                <w:highlight w:val="red"/>
              </w:rPr>
            </w:rPrChange>
          </w:rPr>
          <w:delText>ing</w:delText>
        </w:r>
        <w:r w:rsidRPr="000A67F0" w:rsidDel="000A67F0">
          <w:rPr>
            <w:sz w:val="22"/>
            <w:szCs w:val="22"/>
            <w:rPrChange w:id="647" w:author="Marchenko, Sergey [Tengizchevroil]" w:date="2025-08-09T07:54:00Z" w16du:dateUtc="2025-08-09T02:54:00Z">
              <w:rPr>
                <w:sz w:val="22"/>
                <w:szCs w:val="22"/>
                <w:highlight w:val="red"/>
              </w:rPr>
            </w:rPrChange>
          </w:rPr>
          <w:delText xml:space="preserve"> with service</w:delText>
        </w:r>
        <w:r w:rsidR="0013385C" w:rsidRPr="000A67F0" w:rsidDel="000A67F0">
          <w:rPr>
            <w:sz w:val="22"/>
            <w:szCs w:val="22"/>
            <w:rPrChange w:id="648" w:author="Marchenko, Sergey [Tengizchevroil]" w:date="2025-08-09T07:54:00Z" w16du:dateUtc="2025-08-09T02:54:00Z">
              <w:rPr>
                <w:sz w:val="22"/>
                <w:szCs w:val="22"/>
                <w:highlight w:val="red"/>
              </w:rPr>
            </w:rPrChange>
          </w:rPr>
          <w:delText xml:space="preserve"> </w:delText>
        </w:r>
        <w:r w:rsidRPr="000A67F0" w:rsidDel="000A67F0">
          <w:rPr>
            <w:sz w:val="22"/>
            <w:szCs w:val="22"/>
            <w:rPrChange w:id="649" w:author="Marchenko, Sergey [Tengizchevroil]" w:date="2025-08-09T07:54:00Z" w16du:dateUtc="2025-08-09T02:54:00Z">
              <w:rPr>
                <w:sz w:val="22"/>
                <w:szCs w:val="22"/>
                <w:highlight w:val="red"/>
              </w:rPr>
            </w:rPrChange>
          </w:rPr>
          <w:delText>environments specified in the following paragraph.</w:delText>
        </w:r>
      </w:del>
      <w:ins w:id="650" w:author="Marchenko, Sergey [Tengizchevroil]" w:date="2025-08-09T07:34:00Z" w16du:dateUtc="2025-08-09T02:34:00Z">
        <w:r w:rsidR="001569D9" w:rsidRPr="000A67F0">
          <w:rPr>
            <w:sz w:val="22"/>
            <w:szCs w:val="22"/>
          </w:rPr>
          <w:t>Normal</w:t>
        </w:r>
        <w:r w:rsidR="001569D9" w:rsidRPr="001569D9">
          <w:rPr>
            <w:sz w:val="22"/>
            <w:szCs w:val="22"/>
          </w:rPr>
          <w:t xml:space="preserve"> fluid service criteria shall be used for all piping, unless those piping with service </w:t>
        </w:r>
        <w:del w:id="651" w:author="Baranov, Denis [Tengizchevroil]" w:date="2025-08-09T16:43:00Z" w16du:dateUtc="2025-08-09T11:43:00Z">
          <w:r w:rsidR="001569D9" w:rsidRPr="001569D9" w:rsidDel="00F037B0">
            <w:rPr>
              <w:sz w:val="22"/>
              <w:szCs w:val="22"/>
            </w:rPr>
            <w:delText>environments</w:delText>
          </w:r>
        </w:del>
      </w:ins>
      <w:ins w:id="652" w:author="Baranov, Denis [Tengizchevroil]" w:date="2025-08-09T16:43:00Z" w16du:dateUtc="2025-08-09T11:43:00Z">
        <w:r w:rsidR="00F037B0">
          <w:rPr>
            <w:sz w:val="22"/>
            <w:szCs w:val="22"/>
          </w:rPr>
          <w:t>conditions</w:t>
        </w:r>
      </w:ins>
      <w:ins w:id="653" w:author="Marchenko, Sergey [Tengizchevroil]" w:date="2025-08-09T07:34:00Z" w16du:dateUtc="2025-08-09T02:34:00Z">
        <w:r w:rsidR="001569D9" w:rsidRPr="001569D9">
          <w:rPr>
            <w:sz w:val="22"/>
            <w:szCs w:val="22"/>
          </w:rPr>
          <w:t xml:space="preserve"> specified in the following paragraph.</w:t>
        </w:r>
      </w:ins>
    </w:p>
    <w:p w14:paraId="4D200A58" w14:textId="29875ADB" w:rsidR="003F62CD" w:rsidRPr="0060234D" w:rsidRDefault="003F62CD" w:rsidP="0013385C">
      <w:pPr>
        <w:pStyle w:val="BodyText"/>
        <w:spacing w:before="120" w:after="120"/>
        <w:ind w:left="1134"/>
        <w:rPr>
          <w:sz w:val="22"/>
          <w:szCs w:val="22"/>
        </w:rPr>
      </w:pPr>
      <w:r w:rsidRPr="009332AE">
        <w:rPr>
          <w:sz w:val="22"/>
          <w:szCs w:val="22"/>
          <w:rPrChange w:id="654" w:author="Marchenko, Sergey [Tengizchevroil]" w:date="2025-08-09T07:53:00Z" w16du:dateUtc="2025-08-09T02:53:00Z">
            <w:rPr>
              <w:sz w:val="22"/>
              <w:szCs w:val="22"/>
              <w:highlight w:val="red"/>
            </w:rPr>
          </w:rPrChange>
        </w:rPr>
        <w:t xml:space="preserve">2. </w:t>
      </w:r>
      <w:del w:id="655" w:author="Marchenko, Sergey [Tengizchevroil]" w:date="2025-08-09T07:53:00Z" w16du:dateUtc="2025-08-09T02:53:00Z">
        <w:r w:rsidRPr="009332AE" w:rsidDel="009332AE">
          <w:rPr>
            <w:sz w:val="22"/>
            <w:szCs w:val="22"/>
            <w:rPrChange w:id="656" w:author="Marchenko, Sergey [Tengizchevroil]" w:date="2025-08-09T07:53:00Z" w16du:dateUtc="2025-08-09T02:53:00Z">
              <w:rPr>
                <w:sz w:val="22"/>
                <w:szCs w:val="22"/>
                <w:highlight w:val="red"/>
              </w:rPr>
            </w:rPrChange>
          </w:rPr>
          <w:delText>Severe cyclic conditions criteria shall be applied to all pip</w:delText>
        </w:r>
        <w:r w:rsidR="00FD6A39" w:rsidRPr="009332AE" w:rsidDel="009332AE">
          <w:rPr>
            <w:sz w:val="22"/>
            <w:szCs w:val="22"/>
            <w:rPrChange w:id="657" w:author="Marchenko, Sergey [Tengizchevroil]" w:date="2025-08-09T07:53:00Z" w16du:dateUtc="2025-08-09T02:53:00Z">
              <w:rPr>
                <w:sz w:val="22"/>
                <w:szCs w:val="22"/>
                <w:highlight w:val="red"/>
              </w:rPr>
            </w:rPrChange>
          </w:rPr>
          <w:delText>ing</w:delText>
        </w:r>
        <w:r w:rsidRPr="009332AE" w:rsidDel="009332AE">
          <w:rPr>
            <w:sz w:val="22"/>
            <w:szCs w:val="22"/>
            <w:rPrChange w:id="658" w:author="Marchenko, Sergey [Tengizchevroil]" w:date="2025-08-09T07:53:00Z" w16du:dateUtc="2025-08-09T02:53:00Z">
              <w:rPr>
                <w:sz w:val="22"/>
                <w:szCs w:val="22"/>
                <w:highlight w:val="red"/>
              </w:rPr>
            </w:rPrChange>
          </w:rPr>
          <w:delText xml:space="preserve"> with </w:delText>
        </w:r>
        <w:r w:rsidR="00FD6A39" w:rsidRPr="009332AE" w:rsidDel="009332AE">
          <w:rPr>
            <w:sz w:val="22"/>
            <w:szCs w:val="22"/>
            <w:rPrChange w:id="659" w:author="Marchenko, Sergey [Tengizchevroil]" w:date="2025-08-09T07:53:00Z" w16du:dateUtc="2025-08-09T02:53:00Z">
              <w:rPr>
                <w:sz w:val="22"/>
                <w:szCs w:val="22"/>
                <w:highlight w:val="red"/>
              </w:rPr>
            </w:rPrChange>
          </w:rPr>
          <w:delText xml:space="preserve">service environments </w:delText>
        </w:r>
        <w:r w:rsidRPr="009332AE" w:rsidDel="009332AE">
          <w:rPr>
            <w:sz w:val="22"/>
            <w:szCs w:val="22"/>
            <w:rPrChange w:id="660" w:author="Marchenko, Sergey [Tengizchevroil]" w:date="2025-08-09T07:53:00Z" w16du:dateUtc="2025-08-09T02:53:00Z">
              <w:rPr>
                <w:sz w:val="22"/>
                <w:szCs w:val="22"/>
                <w:highlight w:val="red"/>
              </w:rPr>
            </w:rPrChange>
          </w:rPr>
          <w:delText>specified in Table 3.</w:delText>
        </w:r>
      </w:del>
      <w:ins w:id="661" w:author="Marchenko, Sergey [Tengizchevroil]" w:date="2025-08-09T07:36:00Z" w16du:dateUtc="2025-08-09T02:36:00Z">
        <w:del w:id="662" w:author="Baranov, Denis [Tengizchevroil]" w:date="2025-08-09T16:40:00Z" w16du:dateUtc="2025-08-09T11:40:00Z">
          <w:r w:rsidR="00405DD2" w:rsidRPr="009332AE" w:rsidDel="000333CC">
            <w:rPr>
              <w:sz w:val="22"/>
              <w:szCs w:val="22"/>
            </w:rPr>
            <w:delText>Severe</w:delText>
          </w:r>
          <w:r w:rsidR="00405DD2" w:rsidRPr="00405DD2" w:rsidDel="000333CC">
            <w:rPr>
              <w:sz w:val="22"/>
              <w:szCs w:val="22"/>
            </w:rPr>
            <w:delText xml:space="preserve"> cyclic conditions criteria shall be applied to all piping with service environments that have severe cyclic conditions and also with service environments specified in Table 3 for all materials.</w:delText>
          </w:r>
        </w:del>
      </w:ins>
      <w:ins w:id="663" w:author="Baranov, Denis [Tengizchevroil]" w:date="2025-08-09T16:34:00Z" w16du:dateUtc="2025-08-09T11:34:00Z">
        <w:r w:rsidR="003171C4">
          <w:rPr>
            <w:sz w:val="22"/>
            <w:szCs w:val="22"/>
          </w:rPr>
          <w:t xml:space="preserve"> </w:t>
        </w:r>
      </w:ins>
      <w:ins w:id="664" w:author="Baranov, Denis [Tengizchevroil]" w:date="2025-08-09T16:39:00Z" w16du:dateUtc="2025-08-09T11:39:00Z">
        <w:r w:rsidR="005834D3">
          <w:rPr>
            <w:sz w:val="22"/>
            <w:szCs w:val="22"/>
          </w:rPr>
          <w:t>For all materials, s</w:t>
        </w:r>
      </w:ins>
      <w:ins w:id="665" w:author="Baranov, Denis [Tengizchevroil]" w:date="2025-08-09T16:34:00Z" w16du:dateUtc="2025-08-09T11:34:00Z">
        <w:r w:rsidR="00E07CAA">
          <w:rPr>
            <w:sz w:val="22"/>
            <w:szCs w:val="22"/>
          </w:rPr>
          <w:t xml:space="preserve">evere cyclic conditions criteria shall be applied for </w:t>
        </w:r>
      </w:ins>
      <w:ins w:id="666" w:author="Baranov, Denis [Tengizchevroil]" w:date="2025-08-09T16:35:00Z" w16du:dateUtc="2025-08-09T11:35:00Z">
        <w:r w:rsidR="003171C4">
          <w:rPr>
            <w:sz w:val="22"/>
            <w:szCs w:val="22"/>
          </w:rPr>
          <w:t>all piping in</w:t>
        </w:r>
      </w:ins>
      <w:ins w:id="667" w:author="Baranov, Denis [Tengizchevroil]" w:date="2025-08-09T16:38:00Z" w16du:dateUtc="2025-08-09T11:38:00Z">
        <w:r w:rsidR="00942B6B">
          <w:rPr>
            <w:sz w:val="22"/>
            <w:szCs w:val="22"/>
          </w:rPr>
          <w:t xml:space="preserve"> severe</w:t>
        </w:r>
      </w:ins>
      <w:ins w:id="668" w:author="Baranov, Denis [Tengizchevroil]" w:date="2025-08-09T16:35:00Z" w16du:dateUtc="2025-08-09T11:35:00Z">
        <w:r w:rsidR="003171C4">
          <w:rPr>
            <w:sz w:val="22"/>
            <w:szCs w:val="22"/>
          </w:rPr>
          <w:t xml:space="preserve"> cycling </w:t>
        </w:r>
      </w:ins>
      <w:ins w:id="669" w:author="Baranov, Denis [Tengizchevroil]" w:date="2025-08-09T16:38:00Z" w16du:dateUtc="2025-08-09T11:38:00Z">
        <w:r w:rsidR="00942B6B">
          <w:rPr>
            <w:sz w:val="22"/>
            <w:szCs w:val="22"/>
          </w:rPr>
          <w:t>conditions</w:t>
        </w:r>
      </w:ins>
      <w:ins w:id="670" w:author="Baranov, Denis [Tengizchevroil]" w:date="2025-08-09T16:35:00Z" w16du:dateUtc="2025-08-09T11:35:00Z">
        <w:r w:rsidR="004E61AE">
          <w:rPr>
            <w:sz w:val="22"/>
            <w:szCs w:val="22"/>
          </w:rPr>
          <w:t xml:space="preserve"> and all piping in service environments listed in Table 3 of this specification.</w:t>
        </w:r>
      </w:ins>
    </w:p>
    <w:bookmarkEnd w:id="638"/>
    <w:p w14:paraId="13ED7926" w14:textId="2CFF4950" w:rsidR="001B77F2" w:rsidRPr="0060234D" w:rsidRDefault="001B77F2" w:rsidP="0060234D">
      <w:pPr>
        <w:pStyle w:val="BodyText"/>
        <w:spacing w:before="120" w:after="120"/>
        <w:ind w:left="1134" w:hanging="425"/>
        <w:rPr>
          <w:sz w:val="22"/>
          <w:szCs w:val="22"/>
        </w:rPr>
      </w:pPr>
      <w:r w:rsidRPr="0060234D">
        <w:rPr>
          <w:b/>
          <w:sz w:val="22"/>
          <w:szCs w:val="22"/>
        </w:rPr>
        <w:t xml:space="preserve">23.2-2 - </w:t>
      </w:r>
      <w:r w:rsidRPr="0060234D">
        <w:rPr>
          <w:color w:val="333333"/>
          <w:sz w:val="22"/>
          <w:szCs w:val="22"/>
        </w:rPr>
        <w:t>Visual examination, including any in-process examination, shall be performed and repairs made before any</w:t>
      </w:r>
      <w:r w:rsidRPr="0060234D">
        <w:rPr>
          <w:color w:val="333333"/>
          <w:spacing w:val="40"/>
          <w:sz w:val="22"/>
          <w:szCs w:val="22"/>
        </w:rPr>
        <w:t xml:space="preserve"> </w:t>
      </w:r>
      <w:r w:rsidRPr="0060234D">
        <w:rPr>
          <w:color w:val="333333"/>
          <w:sz w:val="22"/>
          <w:szCs w:val="22"/>
        </w:rPr>
        <w:t>other examinations are performed.</w:t>
      </w:r>
    </w:p>
    <w:p w14:paraId="071CDD14" w14:textId="1AE497AE" w:rsidR="00634706" w:rsidRPr="009403FB" w:rsidRDefault="001B77F2" w:rsidP="009403FB">
      <w:pPr>
        <w:pStyle w:val="BodyText"/>
        <w:spacing w:before="120" w:after="120"/>
        <w:ind w:left="1134" w:hanging="425"/>
        <w:rPr>
          <w:color w:val="333333"/>
          <w:sz w:val="22"/>
          <w:szCs w:val="22"/>
        </w:rPr>
      </w:pPr>
      <w:r w:rsidRPr="0060234D">
        <w:rPr>
          <w:b/>
          <w:sz w:val="22"/>
          <w:szCs w:val="22"/>
        </w:rPr>
        <w:t xml:space="preserve">23.2-3 - </w:t>
      </w:r>
      <w:r w:rsidRPr="0060234D">
        <w:rPr>
          <w:color w:val="333333"/>
          <w:sz w:val="22"/>
          <w:szCs w:val="22"/>
        </w:rPr>
        <w:t>Except as required by repair procedures, liquid penetrant and magnetic particle examination shall be performed after PWHT.</w:t>
      </w:r>
    </w:p>
    <w:p w14:paraId="4F6D1CB7" w14:textId="61532A8F" w:rsidR="009260F0" w:rsidRPr="0060234D" w:rsidRDefault="00C232F5">
      <w:pPr>
        <w:pStyle w:val="Heading2"/>
        <w:numPr>
          <w:ilvl w:val="1"/>
          <w:numId w:val="67"/>
        </w:numPr>
        <w:spacing w:before="240" w:after="240"/>
        <w:ind w:left="851" w:hanging="709"/>
        <w:rPr>
          <w:sz w:val="22"/>
          <w:szCs w:val="22"/>
        </w:rPr>
      </w:pPr>
      <w:bookmarkStart w:id="671" w:name="_Toc205628099"/>
      <w:bookmarkStart w:id="672" w:name="_Hlk189808615"/>
      <w:r w:rsidRPr="0060234D">
        <w:rPr>
          <w:spacing w:val="-2"/>
          <w:sz w:val="22"/>
          <w:szCs w:val="22"/>
        </w:rPr>
        <w:t>Radiography</w:t>
      </w:r>
      <w:bookmarkEnd w:id="671"/>
    </w:p>
    <w:p w14:paraId="27F37D43" w14:textId="77777777" w:rsidR="009260F0" w:rsidRPr="0060234D" w:rsidRDefault="009260F0" w:rsidP="003623F1">
      <w:pPr>
        <w:pStyle w:val="ListParagraph"/>
        <w:numPr>
          <w:ilvl w:val="2"/>
          <w:numId w:val="67"/>
        </w:numPr>
        <w:spacing w:before="240" w:after="240"/>
        <w:ind w:left="1134" w:hanging="567"/>
        <w:rPr>
          <w:rFonts w:ascii="Arial" w:hAnsi="Arial" w:cs="Arial"/>
          <w:b/>
        </w:rPr>
      </w:pPr>
      <w:bookmarkStart w:id="673" w:name="23.3.1___General_Requirements"/>
      <w:bookmarkStart w:id="674" w:name="_bookmark74"/>
      <w:bookmarkStart w:id="675" w:name="_Hlk189809219"/>
      <w:bookmarkEnd w:id="672"/>
      <w:bookmarkEnd w:id="673"/>
      <w:bookmarkEnd w:id="674"/>
      <w:r w:rsidRPr="0060234D">
        <w:rPr>
          <w:rFonts w:ascii="Arial" w:hAnsi="Arial" w:cs="Arial"/>
          <w:b/>
        </w:rPr>
        <w:t>General</w:t>
      </w:r>
      <w:r w:rsidRPr="0060234D">
        <w:rPr>
          <w:rFonts w:ascii="Arial" w:hAnsi="Arial" w:cs="Arial"/>
          <w:b/>
          <w:spacing w:val="10"/>
        </w:rPr>
        <w:t xml:space="preserve"> </w:t>
      </w:r>
      <w:r w:rsidRPr="0060234D">
        <w:rPr>
          <w:rFonts w:ascii="Arial" w:hAnsi="Arial" w:cs="Arial"/>
          <w:b/>
          <w:spacing w:val="-2"/>
        </w:rPr>
        <w:t>Requirements</w:t>
      </w:r>
    </w:p>
    <w:p w14:paraId="43193294" w14:textId="5C607EF2" w:rsidR="009260F0" w:rsidRPr="0060234D" w:rsidRDefault="009260F0" w:rsidP="0060234D">
      <w:pPr>
        <w:pStyle w:val="BodyText"/>
        <w:spacing w:before="120" w:after="120"/>
        <w:ind w:left="1134" w:hanging="425"/>
        <w:rPr>
          <w:color w:val="333333"/>
          <w:sz w:val="22"/>
          <w:szCs w:val="22"/>
        </w:rPr>
      </w:pPr>
      <w:bookmarkStart w:id="676" w:name="_Hlk189810542"/>
      <w:bookmarkEnd w:id="675"/>
      <w:r w:rsidRPr="0060234D">
        <w:rPr>
          <w:b/>
          <w:sz w:val="22"/>
          <w:szCs w:val="22"/>
        </w:rPr>
        <w:t xml:space="preserve">23.3.1-1 - </w:t>
      </w:r>
      <w:r w:rsidRPr="0060234D">
        <w:rPr>
          <w:color w:val="333333"/>
          <w:sz w:val="22"/>
          <w:szCs w:val="22"/>
        </w:rPr>
        <w:t xml:space="preserve">Radiography shall be performed in accordance with </w:t>
      </w:r>
      <w:r w:rsidR="002943F2" w:rsidRPr="0060234D">
        <w:rPr>
          <w:color w:val="333333"/>
          <w:sz w:val="22"/>
          <w:szCs w:val="22"/>
        </w:rPr>
        <w:t xml:space="preserve">PPL-SU-1564-TCO </w:t>
      </w:r>
      <w:r w:rsidRPr="0060234D">
        <w:rPr>
          <w:color w:val="333333"/>
          <w:sz w:val="22"/>
          <w:szCs w:val="22"/>
        </w:rPr>
        <w:t>and</w:t>
      </w:r>
      <w:r w:rsidRPr="0060234D">
        <w:rPr>
          <w:color w:val="333333"/>
          <w:spacing w:val="40"/>
          <w:sz w:val="22"/>
          <w:szCs w:val="22"/>
        </w:rPr>
        <w:t xml:space="preserve"> </w:t>
      </w:r>
      <w:r w:rsidRPr="0060234D">
        <w:rPr>
          <w:color w:val="333333"/>
          <w:sz w:val="22"/>
          <w:szCs w:val="22"/>
        </w:rPr>
        <w:t>the requirements of the piping material classes.</w:t>
      </w:r>
    </w:p>
    <w:p w14:paraId="38B63D4B" w14:textId="5C46B154" w:rsidR="009260F0" w:rsidRPr="0060234D" w:rsidRDefault="009260F0" w:rsidP="0060234D">
      <w:pPr>
        <w:pStyle w:val="BodyText"/>
        <w:spacing w:before="120" w:after="120"/>
        <w:ind w:left="1134" w:hanging="425"/>
        <w:rPr>
          <w:color w:val="333333"/>
          <w:spacing w:val="-2"/>
          <w:sz w:val="22"/>
          <w:szCs w:val="22"/>
        </w:rPr>
      </w:pPr>
      <w:r w:rsidRPr="0060234D">
        <w:rPr>
          <w:b/>
          <w:sz w:val="22"/>
          <w:szCs w:val="22"/>
        </w:rPr>
        <w:t>23.3.1-2</w:t>
      </w:r>
      <w:r w:rsidRPr="0060234D">
        <w:rPr>
          <w:b/>
          <w:spacing w:val="2"/>
          <w:sz w:val="22"/>
          <w:szCs w:val="22"/>
        </w:rPr>
        <w:t xml:space="preserve"> </w:t>
      </w:r>
      <w:r w:rsidRPr="0060234D">
        <w:rPr>
          <w:b/>
          <w:sz w:val="22"/>
          <w:szCs w:val="22"/>
        </w:rPr>
        <w:t>-</w:t>
      </w:r>
      <w:r w:rsidRPr="0060234D">
        <w:rPr>
          <w:b/>
          <w:spacing w:val="2"/>
          <w:sz w:val="22"/>
          <w:szCs w:val="22"/>
        </w:rPr>
        <w:t xml:space="preserve"> </w:t>
      </w:r>
      <w:r w:rsidRPr="0060234D">
        <w:rPr>
          <w:color w:val="333333"/>
          <w:sz w:val="22"/>
          <w:szCs w:val="22"/>
        </w:rPr>
        <w:t>If</w:t>
      </w:r>
      <w:r w:rsidRPr="0060234D">
        <w:rPr>
          <w:color w:val="333333"/>
          <w:spacing w:val="8"/>
          <w:sz w:val="22"/>
          <w:szCs w:val="22"/>
        </w:rPr>
        <w:t xml:space="preserve"> </w:t>
      </w:r>
      <w:r w:rsidRPr="0060234D">
        <w:rPr>
          <w:color w:val="333333"/>
          <w:sz w:val="22"/>
          <w:szCs w:val="22"/>
        </w:rPr>
        <w:t>the</w:t>
      </w:r>
      <w:r w:rsidRPr="0060234D">
        <w:rPr>
          <w:color w:val="333333"/>
          <w:spacing w:val="9"/>
          <w:sz w:val="22"/>
          <w:szCs w:val="22"/>
        </w:rPr>
        <w:t xml:space="preserve"> </w:t>
      </w:r>
      <w:r w:rsidRPr="0060234D">
        <w:rPr>
          <w:color w:val="333333"/>
          <w:sz w:val="22"/>
          <w:szCs w:val="22"/>
        </w:rPr>
        <w:t>ASME</w:t>
      </w:r>
      <w:r w:rsidRPr="0060234D">
        <w:rPr>
          <w:color w:val="333333"/>
          <w:spacing w:val="9"/>
          <w:sz w:val="22"/>
          <w:szCs w:val="22"/>
        </w:rPr>
        <w:t xml:space="preserve"> </w:t>
      </w:r>
      <w:r w:rsidRPr="0060234D">
        <w:rPr>
          <w:color w:val="333333"/>
          <w:sz w:val="22"/>
          <w:szCs w:val="22"/>
        </w:rPr>
        <w:t>code</w:t>
      </w:r>
      <w:r w:rsidRPr="0060234D">
        <w:rPr>
          <w:color w:val="333333"/>
          <w:spacing w:val="8"/>
          <w:sz w:val="22"/>
          <w:szCs w:val="22"/>
        </w:rPr>
        <w:t xml:space="preserve"> </w:t>
      </w:r>
      <w:r w:rsidRPr="0060234D">
        <w:rPr>
          <w:color w:val="333333"/>
          <w:sz w:val="22"/>
          <w:szCs w:val="22"/>
        </w:rPr>
        <w:t>permits</w:t>
      </w:r>
      <w:r w:rsidRPr="0060234D">
        <w:rPr>
          <w:color w:val="333333"/>
          <w:spacing w:val="9"/>
          <w:sz w:val="22"/>
          <w:szCs w:val="22"/>
        </w:rPr>
        <w:t xml:space="preserve"> </w:t>
      </w:r>
      <w:r w:rsidRPr="0060234D">
        <w:rPr>
          <w:color w:val="333333"/>
          <w:sz w:val="22"/>
          <w:szCs w:val="22"/>
        </w:rPr>
        <w:t>and</w:t>
      </w:r>
      <w:r w:rsidRPr="0060234D">
        <w:rPr>
          <w:color w:val="333333"/>
          <w:spacing w:val="9"/>
          <w:sz w:val="22"/>
          <w:szCs w:val="22"/>
        </w:rPr>
        <w:t xml:space="preserve"> </w:t>
      </w:r>
      <w:r w:rsidRPr="0060234D">
        <w:rPr>
          <w:color w:val="333333"/>
          <w:sz w:val="22"/>
          <w:szCs w:val="22"/>
        </w:rPr>
        <w:t>the</w:t>
      </w:r>
      <w:r w:rsidRPr="0060234D">
        <w:rPr>
          <w:color w:val="333333"/>
          <w:spacing w:val="8"/>
          <w:sz w:val="22"/>
          <w:szCs w:val="22"/>
        </w:rPr>
        <w:t xml:space="preserve"> </w:t>
      </w:r>
      <w:r w:rsidRPr="0060234D">
        <w:rPr>
          <w:color w:val="333333"/>
          <w:sz w:val="22"/>
          <w:szCs w:val="22"/>
        </w:rPr>
        <w:t>Owner</w:t>
      </w:r>
      <w:r w:rsidRPr="0060234D">
        <w:rPr>
          <w:color w:val="333333"/>
          <w:spacing w:val="9"/>
          <w:sz w:val="22"/>
          <w:szCs w:val="22"/>
        </w:rPr>
        <w:t xml:space="preserve"> </w:t>
      </w:r>
      <w:r w:rsidRPr="0060234D">
        <w:rPr>
          <w:color w:val="333333"/>
          <w:sz w:val="22"/>
          <w:szCs w:val="22"/>
        </w:rPr>
        <w:t>agrees,</w:t>
      </w:r>
      <w:r w:rsidRPr="0060234D">
        <w:rPr>
          <w:color w:val="333333"/>
          <w:spacing w:val="9"/>
          <w:sz w:val="22"/>
          <w:szCs w:val="22"/>
        </w:rPr>
        <w:t xml:space="preserve"> </w:t>
      </w:r>
      <w:r w:rsidR="00FE4CAE" w:rsidRPr="0060234D">
        <w:rPr>
          <w:color w:val="333333"/>
          <w:sz w:val="22"/>
          <w:szCs w:val="22"/>
        </w:rPr>
        <w:t xml:space="preserve">phased array ultrasonic </w:t>
      </w:r>
      <w:r w:rsidRPr="0060234D">
        <w:rPr>
          <w:color w:val="333333"/>
          <w:sz w:val="22"/>
          <w:szCs w:val="22"/>
        </w:rPr>
        <w:t>examination</w:t>
      </w:r>
      <w:r w:rsidRPr="0060234D">
        <w:rPr>
          <w:color w:val="333333"/>
          <w:spacing w:val="9"/>
          <w:sz w:val="22"/>
          <w:szCs w:val="22"/>
        </w:rPr>
        <w:t xml:space="preserve"> </w:t>
      </w:r>
      <w:r w:rsidRPr="0060234D">
        <w:rPr>
          <w:color w:val="333333"/>
          <w:sz w:val="22"/>
          <w:szCs w:val="22"/>
        </w:rPr>
        <w:t>may</w:t>
      </w:r>
      <w:r w:rsidRPr="0060234D">
        <w:rPr>
          <w:color w:val="333333"/>
          <w:spacing w:val="8"/>
          <w:sz w:val="22"/>
          <w:szCs w:val="22"/>
        </w:rPr>
        <w:t xml:space="preserve"> </w:t>
      </w:r>
      <w:r w:rsidRPr="0060234D">
        <w:rPr>
          <w:color w:val="333333"/>
          <w:sz w:val="22"/>
          <w:szCs w:val="22"/>
        </w:rPr>
        <w:t>be</w:t>
      </w:r>
      <w:r w:rsidRPr="0060234D">
        <w:rPr>
          <w:color w:val="333333"/>
          <w:spacing w:val="9"/>
          <w:sz w:val="22"/>
          <w:szCs w:val="22"/>
        </w:rPr>
        <w:t xml:space="preserve"> </w:t>
      </w:r>
      <w:r w:rsidRPr="0060234D">
        <w:rPr>
          <w:color w:val="333333"/>
          <w:sz w:val="22"/>
          <w:szCs w:val="22"/>
        </w:rPr>
        <w:t>substituted</w:t>
      </w:r>
      <w:r w:rsidRPr="0060234D">
        <w:rPr>
          <w:color w:val="333333"/>
          <w:spacing w:val="9"/>
          <w:sz w:val="22"/>
          <w:szCs w:val="22"/>
        </w:rPr>
        <w:t xml:space="preserve"> </w:t>
      </w:r>
      <w:r w:rsidRPr="0060234D">
        <w:rPr>
          <w:color w:val="333333"/>
          <w:sz w:val="22"/>
          <w:szCs w:val="22"/>
        </w:rPr>
        <w:t>for</w:t>
      </w:r>
      <w:r w:rsidRPr="0060234D">
        <w:rPr>
          <w:color w:val="333333"/>
          <w:spacing w:val="8"/>
          <w:sz w:val="22"/>
          <w:szCs w:val="22"/>
        </w:rPr>
        <w:t xml:space="preserve"> </w:t>
      </w:r>
      <w:r w:rsidRPr="0060234D">
        <w:rPr>
          <w:color w:val="333333"/>
          <w:spacing w:val="-2"/>
          <w:sz w:val="22"/>
          <w:szCs w:val="22"/>
        </w:rPr>
        <w:t>radiography.</w:t>
      </w:r>
    </w:p>
    <w:p w14:paraId="26975711" w14:textId="5BFDC51C" w:rsidR="00AF1CE0" w:rsidRPr="0060234D" w:rsidRDefault="00AF1CE0" w:rsidP="0060234D">
      <w:pPr>
        <w:pStyle w:val="BodyText"/>
        <w:spacing w:before="120" w:after="120"/>
        <w:ind w:left="1134" w:hanging="425"/>
        <w:rPr>
          <w:sz w:val="22"/>
          <w:szCs w:val="22"/>
        </w:rPr>
      </w:pPr>
      <w:r w:rsidRPr="0060234D">
        <w:rPr>
          <w:b/>
          <w:sz w:val="22"/>
          <w:szCs w:val="22"/>
        </w:rPr>
        <w:t>23.3.1-3</w:t>
      </w:r>
      <w:r w:rsidRPr="0060234D">
        <w:rPr>
          <w:b/>
          <w:spacing w:val="3"/>
          <w:sz w:val="22"/>
          <w:szCs w:val="22"/>
        </w:rPr>
        <w:t xml:space="preserve"> </w:t>
      </w:r>
      <w:r w:rsidRPr="0060234D">
        <w:rPr>
          <w:b/>
          <w:sz w:val="22"/>
          <w:szCs w:val="22"/>
        </w:rPr>
        <w:t>-</w:t>
      </w:r>
      <w:r w:rsidRPr="0060234D">
        <w:rPr>
          <w:b/>
          <w:spacing w:val="3"/>
          <w:sz w:val="22"/>
          <w:szCs w:val="22"/>
        </w:rPr>
        <w:t xml:space="preserve"> </w:t>
      </w:r>
      <w:r w:rsidRPr="0060234D">
        <w:rPr>
          <w:color w:val="333333"/>
          <w:sz w:val="22"/>
          <w:szCs w:val="22"/>
        </w:rPr>
        <w:t>Final</w:t>
      </w:r>
      <w:r w:rsidRPr="0060234D">
        <w:rPr>
          <w:color w:val="333333"/>
          <w:spacing w:val="10"/>
          <w:sz w:val="22"/>
          <w:szCs w:val="22"/>
        </w:rPr>
        <w:t xml:space="preserve"> </w:t>
      </w:r>
      <w:r w:rsidRPr="0060234D">
        <w:rPr>
          <w:color w:val="333333"/>
          <w:sz w:val="22"/>
          <w:szCs w:val="22"/>
        </w:rPr>
        <w:t>radiography</w:t>
      </w:r>
      <w:r w:rsidRPr="0060234D">
        <w:rPr>
          <w:color w:val="333333"/>
          <w:spacing w:val="10"/>
          <w:sz w:val="22"/>
          <w:szCs w:val="22"/>
        </w:rPr>
        <w:t xml:space="preserve"> </w:t>
      </w:r>
      <w:r w:rsidRPr="0060234D">
        <w:rPr>
          <w:color w:val="333333"/>
          <w:sz w:val="22"/>
          <w:szCs w:val="22"/>
        </w:rPr>
        <w:t>for</w:t>
      </w:r>
      <w:r w:rsidRPr="0060234D">
        <w:rPr>
          <w:color w:val="333333"/>
          <w:spacing w:val="10"/>
          <w:sz w:val="22"/>
          <w:szCs w:val="22"/>
        </w:rPr>
        <w:t xml:space="preserve"> </w:t>
      </w:r>
      <w:r w:rsidRPr="0060234D">
        <w:rPr>
          <w:color w:val="333333"/>
          <w:sz w:val="22"/>
          <w:szCs w:val="22"/>
        </w:rPr>
        <w:t>acceptance</w:t>
      </w:r>
      <w:r w:rsidRPr="0060234D">
        <w:rPr>
          <w:color w:val="333333"/>
          <w:spacing w:val="10"/>
          <w:sz w:val="22"/>
          <w:szCs w:val="22"/>
        </w:rPr>
        <w:t xml:space="preserve"> </w:t>
      </w:r>
      <w:r w:rsidRPr="0060234D">
        <w:rPr>
          <w:color w:val="333333"/>
          <w:sz w:val="22"/>
          <w:szCs w:val="22"/>
        </w:rPr>
        <w:t>shall</w:t>
      </w:r>
      <w:r w:rsidRPr="0060234D">
        <w:rPr>
          <w:color w:val="333333"/>
          <w:spacing w:val="10"/>
          <w:sz w:val="22"/>
          <w:szCs w:val="22"/>
        </w:rPr>
        <w:t xml:space="preserve"> </w:t>
      </w:r>
      <w:r w:rsidRPr="0060234D">
        <w:rPr>
          <w:color w:val="333333"/>
          <w:sz w:val="22"/>
          <w:szCs w:val="22"/>
        </w:rPr>
        <w:t>be</w:t>
      </w:r>
      <w:r w:rsidRPr="0060234D">
        <w:rPr>
          <w:color w:val="333333"/>
          <w:spacing w:val="10"/>
          <w:sz w:val="22"/>
          <w:szCs w:val="22"/>
        </w:rPr>
        <w:t xml:space="preserve"> </w:t>
      </w:r>
      <w:r w:rsidRPr="0060234D">
        <w:rPr>
          <w:color w:val="333333"/>
          <w:sz w:val="22"/>
          <w:szCs w:val="22"/>
        </w:rPr>
        <w:t>performed</w:t>
      </w:r>
      <w:r w:rsidRPr="0060234D">
        <w:rPr>
          <w:color w:val="333333"/>
          <w:spacing w:val="10"/>
          <w:sz w:val="22"/>
          <w:szCs w:val="22"/>
        </w:rPr>
        <w:t xml:space="preserve"> </w:t>
      </w:r>
      <w:r w:rsidRPr="0060234D">
        <w:rPr>
          <w:color w:val="333333"/>
          <w:sz w:val="22"/>
          <w:szCs w:val="22"/>
        </w:rPr>
        <w:t>following</w:t>
      </w:r>
      <w:r w:rsidRPr="0060234D">
        <w:rPr>
          <w:color w:val="333333"/>
          <w:spacing w:val="10"/>
          <w:sz w:val="22"/>
          <w:szCs w:val="22"/>
        </w:rPr>
        <w:t xml:space="preserve"> </w:t>
      </w:r>
      <w:r w:rsidRPr="0060234D">
        <w:rPr>
          <w:color w:val="333333"/>
          <w:spacing w:val="-2"/>
          <w:sz w:val="22"/>
          <w:szCs w:val="22"/>
        </w:rPr>
        <w:t>PWHT.</w:t>
      </w:r>
    </w:p>
    <w:p w14:paraId="16F40164" w14:textId="07EECB3F" w:rsidR="00AF1CE0" w:rsidRPr="0060234D" w:rsidRDefault="00AF1CE0" w:rsidP="0060234D">
      <w:pPr>
        <w:pStyle w:val="BodyText"/>
        <w:spacing w:before="120" w:after="120"/>
        <w:ind w:left="1134" w:hanging="425"/>
        <w:rPr>
          <w:sz w:val="22"/>
          <w:szCs w:val="22"/>
        </w:rPr>
      </w:pPr>
      <w:bookmarkStart w:id="677" w:name="_Hlk189810723"/>
      <w:bookmarkEnd w:id="676"/>
      <w:r w:rsidRPr="0060234D">
        <w:rPr>
          <w:b/>
          <w:sz w:val="22"/>
          <w:szCs w:val="22"/>
        </w:rPr>
        <w:t xml:space="preserve">23.3.1-4 - </w:t>
      </w:r>
      <w:r w:rsidRPr="0060234D">
        <w:rPr>
          <w:color w:val="333333"/>
          <w:sz w:val="22"/>
          <w:szCs w:val="22"/>
        </w:rPr>
        <w:t>Radiographic inspection shall be performed by a qualified third-party Sub-Supplier. Self-inspection by</w:t>
      </w:r>
      <w:r w:rsidRPr="0060234D">
        <w:rPr>
          <w:color w:val="333333"/>
          <w:spacing w:val="40"/>
          <w:sz w:val="22"/>
          <w:szCs w:val="22"/>
        </w:rPr>
        <w:t xml:space="preserve"> </w:t>
      </w:r>
      <w:r w:rsidRPr="0060234D">
        <w:rPr>
          <w:color w:val="333333"/>
          <w:sz w:val="22"/>
          <w:szCs w:val="22"/>
        </w:rPr>
        <w:t>Supplier shall not be acceptable.</w:t>
      </w:r>
    </w:p>
    <w:p w14:paraId="7D855E77" w14:textId="00F97F6D" w:rsidR="00AF1CE0" w:rsidRPr="0060234D" w:rsidRDefault="00AF1CE0" w:rsidP="008413FF">
      <w:pPr>
        <w:pStyle w:val="BodyText"/>
        <w:spacing w:before="120" w:after="120"/>
        <w:ind w:left="1418" w:hanging="284"/>
        <w:rPr>
          <w:sz w:val="22"/>
          <w:szCs w:val="22"/>
        </w:rPr>
      </w:pPr>
      <w:r w:rsidRPr="0060234D">
        <w:rPr>
          <w:b/>
          <w:sz w:val="22"/>
          <w:szCs w:val="22"/>
        </w:rPr>
        <w:t>23.3.1-4.1</w:t>
      </w:r>
      <w:r w:rsidRPr="0060234D">
        <w:rPr>
          <w:b/>
          <w:spacing w:val="9"/>
          <w:sz w:val="22"/>
          <w:szCs w:val="22"/>
        </w:rPr>
        <w:t xml:space="preserve"> </w:t>
      </w:r>
      <w:r w:rsidRPr="0060234D">
        <w:rPr>
          <w:b/>
          <w:sz w:val="22"/>
          <w:szCs w:val="22"/>
        </w:rPr>
        <w:t>-</w:t>
      </w:r>
      <w:r w:rsidRPr="0060234D">
        <w:rPr>
          <w:b/>
          <w:spacing w:val="2"/>
          <w:sz w:val="22"/>
          <w:szCs w:val="22"/>
        </w:rPr>
        <w:t xml:space="preserve"> </w:t>
      </w:r>
      <w:r w:rsidRPr="0060234D">
        <w:rPr>
          <w:color w:val="333333"/>
          <w:sz w:val="22"/>
          <w:szCs w:val="22"/>
        </w:rPr>
        <w:t>Inspectors</w:t>
      </w:r>
      <w:r w:rsidRPr="0060234D">
        <w:rPr>
          <w:color w:val="333333"/>
          <w:spacing w:val="10"/>
          <w:sz w:val="22"/>
          <w:szCs w:val="22"/>
        </w:rPr>
        <w:t xml:space="preserve"> </w:t>
      </w:r>
      <w:r w:rsidRPr="0060234D">
        <w:rPr>
          <w:color w:val="333333"/>
          <w:sz w:val="22"/>
          <w:szCs w:val="22"/>
        </w:rPr>
        <w:t>shall</w:t>
      </w:r>
      <w:r w:rsidRPr="0060234D">
        <w:rPr>
          <w:color w:val="333333"/>
          <w:spacing w:val="9"/>
          <w:sz w:val="22"/>
          <w:szCs w:val="22"/>
        </w:rPr>
        <w:t xml:space="preserve"> </w:t>
      </w:r>
      <w:r w:rsidRPr="0060234D">
        <w:rPr>
          <w:color w:val="333333"/>
          <w:sz w:val="22"/>
          <w:szCs w:val="22"/>
        </w:rPr>
        <w:t>be</w:t>
      </w:r>
      <w:r w:rsidRPr="0060234D">
        <w:rPr>
          <w:color w:val="333333"/>
          <w:spacing w:val="10"/>
          <w:sz w:val="22"/>
          <w:szCs w:val="22"/>
        </w:rPr>
        <w:t xml:space="preserve"> </w:t>
      </w:r>
      <w:r w:rsidRPr="0060234D">
        <w:rPr>
          <w:color w:val="333333"/>
          <w:sz w:val="22"/>
          <w:szCs w:val="22"/>
        </w:rPr>
        <w:t>qualified</w:t>
      </w:r>
      <w:r w:rsidRPr="0060234D">
        <w:rPr>
          <w:color w:val="333333"/>
          <w:spacing w:val="9"/>
          <w:sz w:val="22"/>
          <w:szCs w:val="22"/>
        </w:rPr>
        <w:t xml:space="preserve"> </w:t>
      </w:r>
      <w:r w:rsidRPr="0060234D">
        <w:rPr>
          <w:color w:val="333333"/>
          <w:sz w:val="22"/>
          <w:szCs w:val="22"/>
        </w:rPr>
        <w:t>in</w:t>
      </w:r>
      <w:r w:rsidRPr="0060234D">
        <w:rPr>
          <w:color w:val="333333"/>
          <w:spacing w:val="10"/>
          <w:sz w:val="22"/>
          <w:szCs w:val="22"/>
        </w:rPr>
        <w:t xml:space="preserve"> </w:t>
      </w:r>
      <w:r w:rsidRPr="0060234D">
        <w:rPr>
          <w:color w:val="333333"/>
          <w:sz w:val="22"/>
          <w:szCs w:val="22"/>
        </w:rPr>
        <w:t>accordance</w:t>
      </w:r>
      <w:r w:rsidRPr="0060234D">
        <w:rPr>
          <w:color w:val="333333"/>
          <w:spacing w:val="9"/>
          <w:sz w:val="22"/>
          <w:szCs w:val="22"/>
        </w:rPr>
        <w:t xml:space="preserve"> </w:t>
      </w:r>
      <w:r w:rsidRPr="0060234D">
        <w:rPr>
          <w:color w:val="333333"/>
          <w:sz w:val="22"/>
          <w:szCs w:val="22"/>
        </w:rPr>
        <w:t>with</w:t>
      </w:r>
      <w:r w:rsidRPr="0060234D">
        <w:rPr>
          <w:color w:val="333333"/>
          <w:spacing w:val="10"/>
          <w:sz w:val="22"/>
          <w:szCs w:val="22"/>
        </w:rPr>
        <w:t xml:space="preserve"> </w:t>
      </w:r>
      <w:r w:rsidR="00922D54" w:rsidRPr="0060234D">
        <w:rPr>
          <w:color w:val="333333"/>
          <w:sz w:val="22"/>
          <w:szCs w:val="22"/>
        </w:rPr>
        <w:t>ISO 9712 or ASNT SNT-TC-1A</w:t>
      </w:r>
      <w:r w:rsidRPr="0060234D">
        <w:rPr>
          <w:color w:val="333333"/>
          <w:spacing w:val="-5"/>
          <w:sz w:val="22"/>
          <w:szCs w:val="22"/>
        </w:rPr>
        <w:t>.</w:t>
      </w:r>
    </w:p>
    <w:p w14:paraId="0085F1B2" w14:textId="4903539C" w:rsidR="00AF1CE0" w:rsidRPr="0060234D" w:rsidRDefault="00AF1CE0" w:rsidP="008413FF">
      <w:pPr>
        <w:pStyle w:val="BodyText"/>
        <w:spacing w:before="120" w:after="120"/>
        <w:ind w:left="1418" w:hanging="284"/>
        <w:rPr>
          <w:sz w:val="22"/>
          <w:szCs w:val="22"/>
        </w:rPr>
      </w:pPr>
      <w:r w:rsidRPr="0060234D">
        <w:rPr>
          <w:b/>
          <w:sz w:val="22"/>
          <w:szCs w:val="22"/>
        </w:rPr>
        <w:t xml:space="preserve">23.3.1-4.2 - </w:t>
      </w:r>
      <w:r w:rsidRPr="0060234D">
        <w:rPr>
          <w:color w:val="333333"/>
          <w:sz w:val="22"/>
          <w:szCs w:val="22"/>
        </w:rPr>
        <w:t xml:space="preserve">As a minimum, inspectors responsible for grading and interpretation of radiographs shall be Technician Level II and certified by </w:t>
      </w:r>
      <w:r w:rsidR="0062259B" w:rsidRPr="0060234D">
        <w:rPr>
          <w:color w:val="333333"/>
          <w:sz w:val="22"/>
          <w:szCs w:val="22"/>
        </w:rPr>
        <w:t>ISO 9712 or ASNT SNT-TC-1A</w:t>
      </w:r>
      <w:r w:rsidRPr="0060234D">
        <w:rPr>
          <w:color w:val="333333"/>
          <w:sz w:val="22"/>
          <w:szCs w:val="22"/>
        </w:rPr>
        <w:t>.</w:t>
      </w:r>
    </w:p>
    <w:p w14:paraId="6CBA041C" w14:textId="255ADE29" w:rsidR="00AF1CE0" w:rsidRPr="0060234D" w:rsidRDefault="00AF1CE0" w:rsidP="008413FF">
      <w:pPr>
        <w:pStyle w:val="BodyText"/>
        <w:spacing w:before="120" w:after="120"/>
        <w:ind w:left="1418" w:hanging="284"/>
        <w:rPr>
          <w:sz w:val="22"/>
          <w:szCs w:val="22"/>
        </w:rPr>
      </w:pPr>
      <w:r w:rsidRPr="0060234D">
        <w:rPr>
          <w:b/>
          <w:sz w:val="22"/>
          <w:szCs w:val="22"/>
        </w:rPr>
        <w:t>23.3.1-4.3</w:t>
      </w:r>
      <w:r w:rsidRPr="0060234D">
        <w:rPr>
          <w:b/>
          <w:spacing w:val="9"/>
          <w:sz w:val="22"/>
          <w:szCs w:val="22"/>
        </w:rPr>
        <w:t xml:space="preserve"> </w:t>
      </w:r>
      <w:r w:rsidRPr="0060234D">
        <w:rPr>
          <w:b/>
          <w:sz w:val="22"/>
          <w:szCs w:val="22"/>
        </w:rPr>
        <w:t>-</w:t>
      </w:r>
      <w:r w:rsidRPr="0060234D">
        <w:rPr>
          <w:b/>
          <w:spacing w:val="2"/>
          <w:sz w:val="22"/>
          <w:szCs w:val="22"/>
        </w:rPr>
        <w:t xml:space="preserve"> </w:t>
      </w:r>
      <w:r w:rsidRPr="0060234D">
        <w:rPr>
          <w:color w:val="333333"/>
          <w:sz w:val="22"/>
          <w:szCs w:val="22"/>
        </w:rPr>
        <w:t>As</w:t>
      </w:r>
      <w:r w:rsidRPr="0060234D">
        <w:rPr>
          <w:color w:val="333333"/>
          <w:spacing w:val="10"/>
          <w:sz w:val="22"/>
          <w:szCs w:val="22"/>
        </w:rPr>
        <w:t xml:space="preserve"> </w:t>
      </w:r>
      <w:r w:rsidRPr="0060234D">
        <w:rPr>
          <w:color w:val="333333"/>
          <w:sz w:val="22"/>
          <w:szCs w:val="22"/>
        </w:rPr>
        <w:t>a</w:t>
      </w:r>
      <w:r w:rsidRPr="0060234D">
        <w:rPr>
          <w:color w:val="333333"/>
          <w:spacing w:val="9"/>
          <w:sz w:val="22"/>
          <w:szCs w:val="22"/>
        </w:rPr>
        <w:t xml:space="preserve"> </w:t>
      </w:r>
      <w:r w:rsidRPr="0060234D">
        <w:rPr>
          <w:color w:val="333333"/>
          <w:sz w:val="22"/>
          <w:szCs w:val="22"/>
        </w:rPr>
        <w:t>minimum,</w:t>
      </w:r>
      <w:r w:rsidRPr="0060234D">
        <w:rPr>
          <w:color w:val="333333"/>
          <w:spacing w:val="10"/>
          <w:sz w:val="22"/>
          <w:szCs w:val="22"/>
        </w:rPr>
        <w:t xml:space="preserve"> </w:t>
      </w:r>
      <w:r w:rsidRPr="0060234D">
        <w:rPr>
          <w:color w:val="333333"/>
          <w:sz w:val="22"/>
          <w:szCs w:val="22"/>
        </w:rPr>
        <w:t>inspector</w:t>
      </w:r>
      <w:r w:rsidRPr="0060234D">
        <w:rPr>
          <w:color w:val="333333"/>
          <w:spacing w:val="9"/>
          <w:sz w:val="22"/>
          <w:szCs w:val="22"/>
        </w:rPr>
        <w:t xml:space="preserve"> </w:t>
      </w:r>
      <w:r w:rsidRPr="0060234D">
        <w:rPr>
          <w:color w:val="333333"/>
          <w:sz w:val="22"/>
          <w:szCs w:val="22"/>
        </w:rPr>
        <w:t>helpers</w:t>
      </w:r>
      <w:r w:rsidRPr="0060234D">
        <w:rPr>
          <w:color w:val="333333"/>
          <w:spacing w:val="10"/>
          <w:sz w:val="22"/>
          <w:szCs w:val="22"/>
        </w:rPr>
        <w:t xml:space="preserve"> </w:t>
      </w:r>
      <w:r w:rsidRPr="0060234D">
        <w:rPr>
          <w:color w:val="333333"/>
          <w:sz w:val="22"/>
          <w:szCs w:val="22"/>
        </w:rPr>
        <w:t>shall</w:t>
      </w:r>
      <w:r w:rsidRPr="0060234D">
        <w:rPr>
          <w:color w:val="333333"/>
          <w:spacing w:val="9"/>
          <w:sz w:val="22"/>
          <w:szCs w:val="22"/>
        </w:rPr>
        <w:t xml:space="preserve"> </w:t>
      </w:r>
      <w:r w:rsidRPr="0060234D">
        <w:rPr>
          <w:color w:val="333333"/>
          <w:sz w:val="22"/>
          <w:szCs w:val="22"/>
        </w:rPr>
        <w:t>be</w:t>
      </w:r>
      <w:r w:rsidRPr="0060234D">
        <w:rPr>
          <w:color w:val="333333"/>
          <w:spacing w:val="10"/>
          <w:sz w:val="22"/>
          <w:szCs w:val="22"/>
        </w:rPr>
        <w:t xml:space="preserve"> </w:t>
      </w:r>
      <w:r w:rsidRPr="0060234D">
        <w:rPr>
          <w:color w:val="333333"/>
          <w:sz w:val="22"/>
          <w:szCs w:val="22"/>
        </w:rPr>
        <w:t>Technician</w:t>
      </w:r>
      <w:r w:rsidRPr="0060234D">
        <w:rPr>
          <w:color w:val="333333"/>
          <w:spacing w:val="9"/>
          <w:sz w:val="22"/>
          <w:szCs w:val="22"/>
        </w:rPr>
        <w:t xml:space="preserve"> </w:t>
      </w:r>
      <w:r w:rsidRPr="0060234D">
        <w:rPr>
          <w:color w:val="333333"/>
          <w:sz w:val="22"/>
          <w:szCs w:val="22"/>
        </w:rPr>
        <w:t>Level</w:t>
      </w:r>
      <w:r w:rsidRPr="0060234D">
        <w:rPr>
          <w:color w:val="333333"/>
          <w:spacing w:val="10"/>
          <w:sz w:val="22"/>
          <w:szCs w:val="22"/>
        </w:rPr>
        <w:t xml:space="preserve"> </w:t>
      </w:r>
      <w:r w:rsidRPr="0060234D">
        <w:rPr>
          <w:color w:val="333333"/>
          <w:sz w:val="22"/>
          <w:szCs w:val="22"/>
        </w:rPr>
        <w:t>I</w:t>
      </w:r>
      <w:r w:rsidRPr="0060234D">
        <w:rPr>
          <w:color w:val="333333"/>
          <w:spacing w:val="9"/>
          <w:sz w:val="22"/>
          <w:szCs w:val="22"/>
        </w:rPr>
        <w:t xml:space="preserve"> </w:t>
      </w:r>
      <w:r w:rsidRPr="0060234D">
        <w:rPr>
          <w:color w:val="333333"/>
          <w:sz w:val="22"/>
          <w:szCs w:val="22"/>
        </w:rPr>
        <w:t>and</w:t>
      </w:r>
      <w:r w:rsidRPr="0060234D">
        <w:rPr>
          <w:color w:val="333333"/>
          <w:spacing w:val="10"/>
          <w:sz w:val="22"/>
          <w:szCs w:val="22"/>
        </w:rPr>
        <w:t xml:space="preserve"> </w:t>
      </w:r>
      <w:r w:rsidRPr="0060234D">
        <w:rPr>
          <w:color w:val="333333"/>
          <w:sz w:val="22"/>
          <w:szCs w:val="22"/>
        </w:rPr>
        <w:t>certified</w:t>
      </w:r>
      <w:r w:rsidRPr="0060234D">
        <w:rPr>
          <w:color w:val="333333"/>
          <w:spacing w:val="9"/>
          <w:sz w:val="22"/>
          <w:szCs w:val="22"/>
        </w:rPr>
        <w:t xml:space="preserve"> </w:t>
      </w:r>
      <w:r w:rsidRPr="0060234D">
        <w:rPr>
          <w:color w:val="333333"/>
          <w:sz w:val="22"/>
          <w:szCs w:val="22"/>
        </w:rPr>
        <w:t>by</w:t>
      </w:r>
      <w:r w:rsidRPr="0060234D">
        <w:rPr>
          <w:color w:val="333333"/>
          <w:spacing w:val="10"/>
          <w:sz w:val="22"/>
          <w:szCs w:val="22"/>
        </w:rPr>
        <w:t xml:space="preserve"> </w:t>
      </w:r>
      <w:r w:rsidR="009B39C2" w:rsidRPr="0060234D">
        <w:rPr>
          <w:color w:val="333333"/>
          <w:sz w:val="22"/>
          <w:szCs w:val="22"/>
        </w:rPr>
        <w:t xml:space="preserve">ISO 9712 or </w:t>
      </w:r>
      <w:r w:rsidR="009B39C2" w:rsidRPr="0060234D">
        <w:rPr>
          <w:color w:val="333333"/>
          <w:sz w:val="22"/>
          <w:szCs w:val="22"/>
        </w:rPr>
        <w:lastRenderedPageBreak/>
        <w:t>ASNT SNT-TC-1A</w:t>
      </w:r>
      <w:r w:rsidRPr="0060234D">
        <w:rPr>
          <w:color w:val="333333"/>
          <w:spacing w:val="-5"/>
          <w:sz w:val="22"/>
          <w:szCs w:val="22"/>
        </w:rPr>
        <w:t>.</w:t>
      </w:r>
    </w:p>
    <w:p w14:paraId="373C97CD" w14:textId="342C3789" w:rsidR="00AF1CE0" w:rsidRPr="0060234D" w:rsidRDefault="00AF1CE0" w:rsidP="0060234D">
      <w:pPr>
        <w:pStyle w:val="BodyText"/>
        <w:spacing w:before="120" w:after="120"/>
        <w:ind w:left="1134" w:hanging="425"/>
        <w:rPr>
          <w:sz w:val="22"/>
          <w:szCs w:val="22"/>
        </w:rPr>
      </w:pPr>
      <w:r w:rsidRPr="0060234D">
        <w:rPr>
          <w:b/>
          <w:sz w:val="22"/>
          <w:szCs w:val="22"/>
        </w:rPr>
        <w:t xml:space="preserve">23.3.1-5 - </w:t>
      </w:r>
      <w:r w:rsidRPr="0060234D">
        <w:rPr>
          <w:color w:val="333333"/>
          <w:sz w:val="22"/>
          <w:szCs w:val="22"/>
        </w:rPr>
        <w:t>For each procedure change requiring a separate welder qualification, the first two welds for each welder shall</w:t>
      </w:r>
      <w:r w:rsidRPr="0060234D">
        <w:rPr>
          <w:color w:val="333333"/>
          <w:spacing w:val="22"/>
          <w:sz w:val="22"/>
          <w:szCs w:val="22"/>
        </w:rPr>
        <w:t xml:space="preserve"> </w:t>
      </w:r>
      <w:r w:rsidRPr="0060234D">
        <w:rPr>
          <w:color w:val="333333"/>
          <w:sz w:val="22"/>
          <w:szCs w:val="22"/>
        </w:rPr>
        <w:t>be</w:t>
      </w:r>
      <w:r w:rsidRPr="0060234D">
        <w:rPr>
          <w:color w:val="333333"/>
          <w:spacing w:val="22"/>
          <w:sz w:val="22"/>
          <w:szCs w:val="22"/>
        </w:rPr>
        <w:t xml:space="preserve"> </w:t>
      </w:r>
      <w:r w:rsidRPr="0060234D">
        <w:rPr>
          <w:color w:val="333333"/>
          <w:sz w:val="22"/>
          <w:szCs w:val="22"/>
        </w:rPr>
        <w:t>100</w:t>
      </w:r>
      <w:r w:rsidRPr="0060234D">
        <w:rPr>
          <w:color w:val="333333"/>
          <w:spacing w:val="22"/>
          <w:sz w:val="22"/>
          <w:szCs w:val="22"/>
        </w:rPr>
        <w:t xml:space="preserve"> </w:t>
      </w:r>
      <w:r w:rsidRPr="0060234D">
        <w:rPr>
          <w:color w:val="333333"/>
          <w:sz w:val="22"/>
          <w:szCs w:val="22"/>
        </w:rPr>
        <w:t>percent</w:t>
      </w:r>
      <w:r w:rsidRPr="0060234D">
        <w:rPr>
          <w:color w:val="333333"/>
          <w:spacing w:val="22"/>
          <w:sz w:val="22"/>
          <w:szCs w:val="22"/>
        </w:rPr>
        <w:t xml:space="preserve"> </w:t>
      </w:r>
      <w:r w:rsidRPr="0060234D">
        <w:rPr>
          <w:color w:val="333333"/>
          <w:sz w:val="22"/>
          <w:szCs w:val="22"/>
        </w:rPr>
        <w:t>radiographed</w:t>
      </w:r>
      <w:r w:rsidRPr="0060234D">
        <w:rPr>
          <w:color w:val="333333"/>
          <w:spacing w:val="22"/>
          <w:sz w:val="22"/>
          <w:szCs w:val="22"/>
        </w:rPr>
        <w:t xml:space="preserve"> </w:t>
      </w:r>
      <w:r w:rsidRPr="0060234D">
        <w:rPr>
          <w:color w:val="333333"/>
          <w:sz w:val="22"/>
          <w:szCs w:val="22"/>
        </w:rPr>
        <w:t>in</w:t>
      </w:r>
      <w:r w:rsidRPr="0060234D">
        <w:rPr>
          <w:color w:val="333333"/>
          <w:spacing w:val="22"/>
          <w:sz w:val="22"/>
          <w:szCs w:val="22"/>
        </w:rPr>
        <w:t xml:space="preserve"> </w:t>
      </w:r>
      <w:r w:rsidRPr="0060234D">
        <w:rPr>
          <w:color w:val="333333"/>
          <w:sz w:val="22"/>
          <w:szCs w:val="22"/>
        </w:rPr>
        <w:t>addition</w:t>
      </w:r>
      <w:r w:rsidRPr="0060234D">
        <w:rPr>
          <w:color w:val="333333"/>
          <w:spacing w:val="22"/>
          <w:sz w:val="22"/>
          <w:szCs w:val="22"/>
        </w:rPr>
        <w:t xml:space="preserve"> </w:t>
      </w:r>
      <w:r w:rsidRPr="0060234D">
        <w:rPr>
          <w:color w:val="333333"/>
          <w:sz w:val="22"/>
          <w:szCs w:val="22"/>
        </w:rPr>
        <w:t>to</w:t>
      </w:r>
      <w:r w:rsidRPr="0060234D">
        <w:rPr>
          <w:color w:val="333333"/>
          <w:spacing w:val="22"/>
          <w:sz w:val="22"/>
          <w:szCs w:val="22"/>
        </w:rPr>
        <w:t xml:space="preserve"> </w:t>
      </w:r>
      <w:r w:rsidRPr="0060234D">
        <w:rPr>
          <w:color w:val="333333"/>
          <w:sz w:val="22"/>
          <w:szCs w:val="22"/>
        </w:rPr>
        <w:t>five</w:t>
      </w:r>
      <w:r w:rsidRPr="0060234D">
        <w:rPr>
          <w:color w:val="333333"/>
          <w:spacing w:val="22"/>
          <w:sz w:val="22"/>
          <w:szCs w:val="22"/>
        </w:rPr>
        <w:t xml:space="preserve"> </w:t>
      </w:r>
      <w:r w:rsidRPr="0060234D">
        <w:rPr>
          <w:color w:val="333333"/>
          <w:sz w:val="22"/>
          <w:szCs w:val="22"/>
        </w:rPr>
        <w:t>percent</w:t>
      </w:r>
      <w:r w:rsidRPr="0060234D">
        <w:rPr>
          <w:color w:val="333333"/>
          <w:spacing w:val="22"/>
          <w:sz w:val="22"/>
          <w:szCs w:val="22"/>
        </w:rPr>
        <w:t xml:space="preserve"> </w:t>
      </w:r>
      <w:r w:rsidRPr="0060234D">
        <w:rPr>
          <w:color w:val="333333"/>
          <w:sz w:val="22"/>
          <w:szCs w:val="22"/>
        </w:rPr>
        <w:t>of</w:t>
      </w:r>
      <w:r w:rsidRPr="0060234D">
        <w:rPr>
          <w:color w:val="333333"/>
          <w:spacing w:val="22"/>
          <w:sz w:val="22"/>
          <w:szCs w:val="22"/>
        </w:rPr>
        <w:t xml:space="preserve"> </w:t>
      </w:r>
      <w:r w:rsidRPr="0060234D">
        <w:rPr>
          <w:color w:val="333333"/>
          <w:sz w:val="22"/>
          <w:szCs w:val="22"/>
        </w:rPr>
        <w:t>the</w:t>
      </w:r>
      <w:r w:rsidRPr="0060234D">
        <w:rPr>
          <w:color w:val="333333"/>
          <w:spacing w:val="22"/>
          <w:sz w:val="22"/>
          <w:szCs w:val="22"/>
        </w:rPr>
        <w:t xml:space="preserve"> </w:t>
      </w:r>
      <w:r w:rsidRPr="0060234D">
        <w:rPr>
          <w:color w:val="333333"/>
          <w:sz w:val="22"/>
          <w:szCs w:val="22"/>
        </w:rPr>
        <w:t>order</w:t>
      </w:r>
      <w:r w:rsidRPr="0060234D">
        <w:rPr>
          <w:color w:val="333333"/>
          <w:spacing w:val="22"/>
          <w:sz w:val="22"/>
          <w:szCs w:val="22"/>
        </w:rPr>
        <w:t xml:space="preserve"> </w:t>
      </w:r>
      <w:r w:rsidRPr="0060234D">
        <w:rPr>
          <w:color w:val="333333"/>
          <w:sz w:val="22"/>
          <w:szCs w:val="22"/>
        </w:rPr>
        <w:t>(or</w:t>
      </w:r>
      <w:r w:rsidRPr="0060234D">
        <w:rPr>
          <w:color w:val="333333"/>
          <w:spacing w:val="22"/>
          <w:sz w:val="22"/>
          <w:szCs w:val="22"/>
        </w:rPr>
        <w:t xml:space="preserve"> </w:t>
      </w:r>
      <w:r w:rsidRPr="0060234D">
        <w:rPr>
          <w:color w:val="333333"/>
          <w:sz w:val="22"/>
          <w:szCs w:val="22"/>
        </w:rPr>
        <w:t>other</w:t>
      </w:r>
      <w:r w:rsidRPr="0060234D">
        <w:rPr>
          <w:color w:val="333333"/>
          <w:spacing w:val="22"/>
          <w:sz w:val="22"/>
          <w:szCs w:val="22"/>
        </w:rPr>
        <w:t xml:space="preserve"> </w:t>
      </w:r>
      <w:r w:rsidRPr="0060234D">
        <w:rPr>
          <w:color w:val="333333"/>
          <w:sz w:val="22"/>
          <w:szCs w:val="22"/>
        </w:rPr>
        <w:t>specified</w:t>
      </w:r>
      <w:r w:rsidRPr="0060234D">
        <w:rPr>
          <w:color w:val="333333"/>
          <w:spacing w:val="22"/>
          <w:sz w:val="22"/>
          <w:szCs w:val="22"/>
        </w:rPr>
        <w:t xml:space="preserve"> </w:t>
      </w:r>
      <w:r w:rsidRPr="0060234D">
        <w:rPr>
          <w:color w:val="333333"/>
          <w:sz w:val="22"/>
          <w:szCs w:val="22"/>
        </w:rPr>
        <w:t>percentage).</w:t>
      </w:r>
    </w:p>
    <w:p w14:paraId="2A986BD1" w14:textId="3F994D9F" w:rsidR="00AF1CE0" w:rsidRPr="0060234D" w:rsidRDefault="00AF1CE0" w:rsidP="0060234D">
      <w:pPr>
        <w:pStyle w:val="BodyText"/>
        <w:spacing w:before="120" w:after="120"/>
        <w:ind w:left="1134" w:hanging="425"/>
        <w:rPr>
          <w:sz w:val="22"/>
          <w:szCs w:val="22"/>
        </w:rPr>
      </w:pPr>
      <w:r w:rsidRPr="0060234D">
        <w:rPr>
          <w:b/>
          <w:sz w:val="22"/>
          <w:szCs w:val="22"/>
        </w:rPr>
        <w:t xml:space="preserve">23.3.1-6 - </w:t>
      </w:r>
      <w:r w:rsidRPr="0060234D">
        <w:rPr>
          <w:color w:val="333333"/>
          <w:sz w:val="22"/>
          <w:szCs w:val="22"/>
        </w:rPr>
        <w:t>If radiography is specified to be less than 100 percent, the radiography shall be a “random examination” as opposed to a “spot examination” as defined in ASME B31.3.</w:t>
      </w:r>
    </w:p>
    <w:p w14:paraId="51662ADF" w14:textId="34AFD6BB" w:rsidR="00AF1CE0" w:rsidRPr="0060234D" w:rsidRDefault="00AF1CE0" w:rsidP="0060234D">
      <w:pPr>
        <w:pStyle w:val="BodyText"/>
        <w:spacing w:before="120" w:after="120"/>
        <w:ind w:left="1134" w:hanging="425"/>
        <w:rPr>
          <w:sz w:val="22"/>
          <w:szCs w:val="22"/>
        </w:rPr>
      </w:pPr>
      <w:r w:rsidRPr="0060234D">
        <w:rPr>
          <w:b/>
          <w:sz w:val="22"/>
          <w:szCs w:val="22"/>
        </w:rPr>
        <w:t>23.3.1-7</w:t>
      </w:r>
      <w:r w:rsidRPr="0060234D">
        <w:rPr>
          <w:b/>
          <w:spacing w:val="2"/>
          <w:sz w:val="22"/>
          <w:szCs w:val="22"/>
        </w:rPr>
        <w:t xml:space="preserve"> </w:t>
      </w:r>
      <w:r w:rsidRPr="0060234D">
        <w:rPr>
          <w:b/>
          <w:sz w:val="22"/>
          <w:szCs w:val="22"/>
        </w:rPr>
        <w:t>-</w:t>
      </w:r>
      <w:r w:rsidRPr="0060234D">
        <w:rPr>
          <w:b/>
          <w:spacing w:val="1"/>
          <w:sz w:val="22"/>
          <w:szCs w:val="22"/>
        </w:rPr>
        <w:t xml:space="preserve"> </w:t>
      </w:r>
      <w:r w:rsidRPr="0060234D">
        <w:rPr>
          <w:color w:val="333333"/>
          <w:sz w:val="22"/>
          <w:szCs w:val="22"/>
        </w:rPr>
        <w:t>Welds</w:t>
      </w:r>
      <w:r w:rsidRPr="0060234D">
        <w:rPr>
          <w:color w:val="333333"/>
          <w:spacing w:val="8"/>
          <w:sz w:val="22"/>
          <w:szCs w:val="22"/>
        </w:rPr>
        <w:t xml:space="preserve"> </w:t>
      </w:r>
      <w:r w:rsidRPr="0060234D">
        <w:rPr>
          <w:color w:val="333333"/>
          <w:sz w:val="22"/>
          <w:szCs w:val="22"/>
        </w:rPr>
        <w:t>selected</w:t>
      </w:r>
      <w:r w:rsidRPr="0060234D">
        <w:rPr>
          <w:color w:val="333333"/>
          <w:spacing w:val="8"/>
          <w:sz w:val="22"/>
          <w:szCs w:val="22"/>
        </w:rPr>
        <w:t xml:space="preserve"> </w:t>
      </w:r>
      <w:r w:rsidRPr="0060234D">
        <w:rPr>
          <w:color w:val="333333"/>
          <w:sz w:val="22"/>
          <w:szCs w:val="22"/>
        </w:rPr>
        <w:t>to</w:t>
      </w:r>
      <w:r w:rsidRPr="0060234D">
        <w:rPr>
          <w:color w:val="333333"/>
          <w:spacing w:val="9"/>
          <w:sz w:val="22"/>
          <w:szCs w:val="22"/>
        </w:rPr>
        <w:t xml:space="preserve"> </w:t>
      </w:r>
      <w:r w:rsidRPr="0060234D">
        <w:rPr>
          <w:color w:val="333333"/>
          <w:sz w:val="22"/>
          <w:szCs w:val="22"/>
        </w:rPr>
        <w:t>be</w:t>
      </w:r>
      <w:r w:rsidRPr="0060234D">
        <w:rPr>
          <w:color w:val="333333"/>
          <w:spacing w:val="8"/>
          <w:sz w:val="22"/>
          <w:szCs w:val="22"/>
        </w:rPr>
        <w:t xml:space="preserve"> </w:t>
      </w:r>
      <w:r w:rsidRPr="0060234D">
        <w:rPr>
          <w:color w:val="333333"/>
          <w:sz w:val="22"/>
          <w:szCs w:val="22"/>
        </w:rPr>
        <w:t>examined</w:t>
      </w:r>
      <w:r w:rsidRPr="0060234D">
        <w:rPr>
          <w:color w:val="333333"/>
          <w:spacing w:val="8"/>
          <w:sz w:val="22"/>
          <w:szCs w:val="22"/>
        </w:rPr>
        <w:t xml:space="preserve"> </w:t>
      </w:r>
      <w:r w:rsidRPr="0060234D">
        <w:rPr>
          <w:color w:val="333333"/>
          <w:sz w:val="22"/>
          <w:szCs w:val="22"/>
        </w:rPr>
        <w:t>shall</w:t>
      </w:r>
      <w:r w:rsidRPr="0060234D">
        <w:rPr>
          <w:color w:val="333333"/>
          <w:spacing w:val="8"/>
          <w:sz w:val="22"/>
          <w:szCs w:val="22"/>
        </w:rPr>
        <w:t xml:space="preserve"> </w:t>
      </w:r>
      <w:r w:rsidRPr="0060234D">
        <w:rPr>
          <w:color w:val="333333"/>
          <w:sz w:val="22"/>
          <w:szCs w:val="22"/>
        </w:rPr>
        <w:t>be</w:t>
      </w:r>
      <w:r w:rsidRPr="0060234D">
        <w:rPr>
          <w:color w:val="333333"/>
          <w:spacing w:val="9"/>
          <w:sz w:val="22"/>
          <w:szCs w:val="22"/>
        </w:rPr>
        <w:t xml:space="preserve"> </w:t>
      </w:r>
      <w:r w:rsidRPr="0060234D">
        <w:rPr>
          <w:color w:val="333333"/>
          <w:sz w:val="22"/>
          <w:szCs w:val="22"/>
        </w:rPr>
        <w:t>as</w:t>
      </w:r>
      <w:r w:rsidRPr="0060234D">
        <w:rPr>
          <w:color w:val="333333"/>
          <w:spacing w:val="8"/>
          <w:sz w:val="22"/>
          <w:szCs w:val="22"/>
        </w:rPr>
        <w:t xml:space="preserve"> </w:t>
      </w:r>
      <w:r w:rsidRPr="0060234D">
        <w:rPr>
          <w:color w:val="333333"/>
          <w:sz w:val="22"/>
          <w:szCs w:val="22"/>
        </w:rPr>
        <w:t>evenly</w:t>
      </w:r>
      <w:r w:rsidRPr="0060234D">
        <w:rPr>
          <w:color w:val="333333"/>
          <w:spacing w:val="8"/>
          <w:sz w:val="22"/>
          <w:szCs w:val="22"/>
        </w:rPr>
        <w:t xml:space="preserve"> </w:t>
      </w:r>
      <w:r w:rsidRPr="0060234D">
        <w:rPr>
          <w:color w:val="333333"/>
          <w:sz w:val="22"/>
          <w:szCs w:val="22"/>
        </w:rPr>
        <w:t>distributed</w:t>
      </w:r>
      <w:r w:rsidRPr="0060234D">
        <w:rPr>
          <w:color w:val="333333"/>
          <w:spacing w:val="8"/>
          <w:sz w:val="22"/>
          <w:szCs w:val="22"/>
        </w:rPr>
        <w:t xml:space="preserve"> </w:t>
      </w:r>
      <w:r w:rsidRPr="0060234D">
        <w:rPr>
          <w:color w:val="333333"/>
          <w:sz w:val="22"/>
          <w:szCs w:val="22"/>
        </w:rPr>
        <w:t>as</w:t>
      </w:r>
      <w:r w:rsidRPr="0060234D">
        <w:rPr>
          <w:color w:val="333333"/>
          <w:spacing w:val="9"/>
          <w:sz w:val="22"/>
          <w:szCs w:val="22"/>
        </w:rPr>
        <w:t xml:space="preserve"> </w:t>
      </w:r>
      <w:r w:rsidRPr="0060234D">
        <w:rPr>
          <w:color w:val="333333"/>
          <w:sz w:val="22"/>
          <w:szCs w:val="22"/>
        </w:rPr>
        <w:t>possible</w:t>
      </w:r>
      <w:r w:rsidRPr="0060234D">
        <w:rPr>
          <w:color w:val="333333"/>
          <w:spacing w:val="8"/>
          <w:sz w:val="22"/>
          <w:szCs w:val="22"/>
        </w:rPr>
        <w:t xml:space="preserve"> </w:t>
      </w:r>
      <w:r w:rsidRPr="0060234D">
        <w:rPr>
          <w:color w:val="333333"/>
          <w:sz w:val="22"/>
          <w:szCs w:val="22"/>
        </w:rPr>
        <w:t>between</w:t>
      </w:r>
      <w:r w:rsidRPr="0060234D">
        <w:rPr>
          <w:color w:val="333333"/>
          <w:spacing w:val="8"/>
          <w:sz w:val="22"/>
          <w:szCs w:val="22"/>
        </w:rPr>
        <w:t xml:space="preserve"> </w:t>
      </w:r>
      <w:r w:rsidRPr="0060234D">
        <w:rPr>
          <w:color w:val="333333"/>
          <w:sz w:val="22"/>
          <w:szCs w:val="22"/>
        </w:rPr>
        <w:t>pipe</w:t>
      </w:r>
      <w:r w:rsidRPr="0060234D">
        <w:rPr>
          <w:color w:val="333333"/>
          <w:spacing w:val="8"/>
          <w:sz w:val="22"/>
          <w:szCs w:val="22"/>
        </w:rPr>
        <w:t xml:space="preserve"> </w:t>
      </w:r>
      <w:r w:rsidRPr="0060234D">
        <w:rPr>
          <w:color w:val="333333"/>
          <w:sz w:val="22"/>
          <w:szCs w:val="22"/>
        </w:rPr>
        <w:t>spools</w:t>
      </w:r>
      <w:r w:rsidRPr="0060234D">
        <w:rPr>
          <w:color w:val="333333"/>
          <w:spacing w:val="9"/>
          <w:sz w:val="22"/>
          <w:szCs w:val="22"/>
        </w:rPr>
        <w:t xml:space="preserve"> </w:t>
      </w:r>
      <w:r w:rsidRPr="0060234D">
        <w:rPr>
          <w:color w:val="333333"/>
          <w:sz w:val="22"/>
          <w:szCs w:val="22"/>
        </w:rPr>
        <w:t>and</w:t>
      </w:r>
      <w:r w:rsidRPr="0060234D">
        <w:rPr>
          <w:color w:val="333333"/>
          <w:spacing w:val="8"/>
          <w:sz w:val="22"/>
          <w:szCs w:val="22"/>
        </w:rPr>
        <w:t xml:space="preserve"> </w:t>
      </w:r>
      <w:r w:rsidRPr="0060234D">
        <w:rPr>
          <w:color w:val="333333"/>
          <w:spacing w:val="-2"/>
          <w:sz w:val="22"/>
          <w:szCs w:val="22"/>
        </w:rPr>
        <w:t>welders.</w:t>
      </w:r>
    </w:p>
    <w:p w14:paraId="57879A1B" w14:textId="77777777" w:rsidR="00AF1CE0" w:rsidRPr="0060234D" w:rsidRDefault="00AF1CE0" w:rsidP="0060234D">
      <w:pPr>
        <w:pStyle w:val="BodyText"/>
        <w:spacing w:before="120" w:after="120"/>
        <w:ind w:left="1134" w:hanging="425"/>
        <w:rPr>
          <w:sz w:val="22"/>
          <w:szCs w:val="22"/>
        </w:rPr>
      </w:pPr>
      <w:bookmarkStart w:id="678" w:name="_Hlk189811658"/>
      <w:bookmarkEnd w:id="677"/>
      <w:r w:rsidRPr="0060234D">
        <w:rPr>
          <w:b/>
          <w:sz w:val="22"/>
          <w:szCs w:val="22"/>
        </w:rPr>
        <w:t xml:space="preserve">23.3.1-8 - </w:t>
      </w:r>
      <w:r w:rsidRPr="0060234D">
        <w:rPr>
          <w:color w:val="333333"/>
          <w:sz w:val="22"/>
          <w:szCs w:val="22"/>
        </w:rPr>
        <w:t xml:space="preserve">Concurrence of Purchaser and Owner’s inspectors shall be obtained on the selection of welds to be </w:t>
      </w:r>
      <w:r w:rsidRPr="0060234D">
        <w:rPr>
          <w:color w:val="333333"/>
          <w:spacing w:val="-2"/>
          <w:sz w:val="22"/>
          <w:szCs w:val="22"/>
        </w:rPr>
        <w:t>examined.</w:t>
      </w:r>
    </w:p>
    <w:p w14:paraId="082FE9A2" w14:textId="77777777" w:rsidR="00AF1CE0" w:rsidRPr="0060234D" w:rsidRDefault="00AF1CE0" w:rsidP="0060234D">
      <w:pPr>
        <w:pStyle w:val="BodyText"/>
        <w:spacing w:before="120" w:after="120"/>
        <w:ind w:left="1134" w:hanging="425"/>
        <w:rPr>
          <w:sz w:val="22"/>
          <w:szCs w:val="22"/>
        </w:rPr>
      </w:pPr>
      <w:r w:rsidRPr="0060234D">
        <w:rPr>
          <w:b/>
          <w:sz w:val="22"/>
          <w:szCs w:val="22"/>
        </w:rPr>
        <w:t>23.3.1-9</w:t>
      </w:r>
      <w:r w:rsidRPr="0060234D">
        <w:rPr>
          <w:b/>
          <w:spacing w:val="1"/>
          <w:sz w:val="22"/>
          <w:szCs w:val="22"/>
        </w:rPr>
        <w:t xml:space="preserve"> </w:t>
      </w:r>
      <w:r w:rsidRPr="0060234D">
        <w:rPr>
          <w:b/>
          <w:sz w:val="22"/>
          <w:szCs w:val="22"/>
        </w:rPr>
        <w:t xml:space="preserve">- </w:t>
      </w:r>
      <w:r w:rsidRPr="0060234D">
        <w:rPr>
          <w:color w:val="333333"/>
          <w:sz w:val="22"/>
          <w:szCs w:val="22"/>
        </w:rPr>
        <w:t>Purchaser</w:t>
      </w:r>
      <w:r w:rsidRPr="0060234D">
        <w:rPr>
          <w:color w:val="333333"/>
          <w:spacing w:val="8"/>
          <w:sz w:val="22"/>
          <w:szCs w:val="22"/>
        </w:rPr>
        <w:t xml:space="preserve"> </w:t>
      </w:r>
      <w:r w:rsidRPr="0060234D">
        <w:rPr>
          <w:color w:val="333333"/>
          <w:sz w:val="22"/>
          <w:szCs w:val="22"/>
        </w:rPr>
        <w:t>and</w:t>
      </w:r>
      <w:r w:rsidRPr="0060234D">
        <w:rPr>
          <w:color w:val="333333"/>
          <w:spacing w:val="7"/>
          <w:sz w:val="22"/>
          <w:szCs w:val="22"/>
        </w:rPr>
        <w:t xml:space="preserve"> </w:t>
      </w:r>
      <w:r w:rsidRPr="0060234D">
        <w:rPr>
          <w:color w:val="333333"/>
          <w:sz w:val="22"/>
          <w:szCs w:val="22"/>
        </w:rPr>
        <w:t>Owner</w:t>
      </w:r>
      <w:r w:rsidRPr="0060234D">
        <w:rPr>
          <w:color w:val="333333"/>
          <w:spacing w:val="8"/>
          <w:sz w:val="22"/>
          <w:szCs w:val="22"/>
        </w:rPr>
        <w:t xml:space="preserve"> </w:t>
      </w:r>
      <w:r w:rsidRPr="0060234D">
        <w:rPr>
          <w:color w:val="333333"/>
          <w:sz w:val="22"/>
          <w:szCs w:val="22"/>
        </w:rPr>
        <w:t>shall</w:t>
      </w:r>
      <w:r w:rsidRPr="0060234D">
        <w:rPr>
          <w:color w:val="333333"/>
          <w:spacing w:val="7"/>
          <w:sz w:val="22"/>
          <w:szCs w:val="22"/>
        </w:rPr>
        <w:t xml:space="preserve"> </w:t>
      </w:r>
      <w:r w:rsidRPr="0060234D">
        <w:rPr>
          <w:color w:val="333333"/>
          <w:sz w:val="22"/>
          <w:szCs w:val="22"/>
        </w:rPr>
        <w:t>reserve</w:t>
      </w:r>
      <w:r w:rsidRPr="0060234D">
        <w:rPr>
          <w:color w:val="333333"/>
          <w:spacing w:val="8"/>
          <w:sz w:val="22"/>
          <w:szCs w:val="22"/>
        </w:rPr>
        <w:t xml:space="preserve"> </w:t>
      </w:r>
      <w:r w:rsidRPr="0060234D">
        <w:rPr>
          <w:color w:val="333333"/>
          <w:sz w:val="22"/>
          <w:szCs w:val="22"/>
        </w:rPr>
        <w:t>the</w:t>
      </w:r>
      <w:r w:rsidRPr="0060234D">
        <w:rPr>
          <w:color w:val="333333"/>
          <w:spacing w:val="7"/>
          <w:sz w:val="22"/>
          <w:szCs w:val="22"/>
        </w:rPr>
        <w:t xml:space="preserve"> </w:t>
      </w:r>
      <w:r w:rsidRPr="0060234D">
        <w:rPr>
          <w:color w:val="333333"/>
          <w:sz w:val="22"/>
          <w:szCs w:val="22"/>
        </w:rPr>
        <w:t>right</w:t>
      </w:r>
      <w:r w:rsidRPr="0060234D">
        <w:rPr>
          <w:color w:val="333333"/>
          <w:spacing w:val="8"/>
          <w:sz w:val="22"/>
          <w:szCs w:val="22"/>
        </w:rPr>
        <w:t xml:space="preserve"> </w:t>
      </w:r>
      <w:r w:rsidRPr="0060234D">
        <w:rPr>
          <w:color w:val="333333"/>
          <w:sz w:val="22"/>
          <w:szCs w:val="22"/>
        </w:rPr>
        <w:t>to</w:t>
      </w:r>
      <w:r w:rsidRPr="0060234D">
        <w:rPr>
          <w:color w:val="333333"/>
          <w:spacing w:val="7"/>
          <w:sz w:val="22"/>
          <w:szCs w:val="22"/>
        </w:rPr>
        <w:t xml:space="preserve"> </w:t>
      </w:r>
      <w:r w:rsidRPr="0060234D">
        <w:rPr>
          <w:color w:val="333333"/>
          <w:sz w:val="22"/>
          <w:szCs w:val="22"/>
        </w:rPr>
        <w:t>require</w:t>
      </w:r>
      <w:r w:rsidRPr="0060234D">
        <w:rPr>
          <w:color w:val="333333"/>
          <w:spacing w:val="8"/>
          <w:sz w:val="22"/>
          <w:szCs w:val="22"/>
        </w:rPr>
        <w:t xml:space="preserve"> </w:t>
      </w:r>
      <w:r w:rsidRPr="0060234D">
        <w:rPr>
          <w:color w:val="333333"/>
          <w:sz w:val="22"/>
          <w:szCs w:val="22"/>
        </w:rPr>
        <w:t>additional</w:t>
      </w:r>
      <w:r w:rsidRPr="0060234D">
        <w:rPr>
          <w:color w:val="333333"/>
          <w:spacing w:val="7"/>
          <w:sz w:val="22"/>
          <w:szCs w:val="22"/>
        </w:rPr>
        <w:t xml:space="preserve"> </w:t>
      </w:r>
      <w:r w:rsidRPr="0060234D">
        <w:rPr>
          <w:color w:val="333333"/>
          <w:spacing w:val="-2"/>
          <w:sz w:val="22"/>
          <w:szCs w:val="22"/>
        </w:rPr>
        <w:t>radiographs.</w:t>
      </w:r>
    </w:p>
    <w:p w14:paraId="1D3FB712" w14:textId="3E7A3E12" w:rsidR="00AF1CE0" w:rsidRPr="00600C13" w:rsidRDefault="00AF1CE0" w:rsidP="0060234D">
      <w:pPr>
        <w:pStyle w:val="BodyText"/>
        <w:spacing w:before="120" w:after="120"/>
        <w:ind w:left="1134" w:hanging="425"/>
        <w:rPr>
          <w:sz w:val="22"/>
          <w:szCs w:val="22"/>
        </w:rPr>
      </w:pPr>
      <w:r w:rsidRPr="009332AE">
        <w:rPr>
          <w:b/>
          <w:sz w:val="22"/>
          <w:szCs w:val="22"/>
          <w:rPrChange w:id="679" w:author="Marchenko, Sergey [Tengizchevroil]" w:date="2025-08-09T07:53:00Z" w16du:dateUtc="2025-08-09T02:53:00Z">
            <w:rPr>
              <w:b/>
              <w:sz w:val="22"/>
              <w:szCs w:val="22"/>
              <w:highlight w:val="red"/>
            </w:rPr>
          </w:rPrChange>
        </w:rPr>
        <w:t xml:space="preserve">23.3.1-10 - </w:t>
      </w:r>
      <w:del w:id="680" w:author="Marchenko, Sergey [Tengizchevroil]" w:date="2025-08-09T07:53:00Z" w16du:dateUtc="2025-08-09T02:53:00Z">
        <w:r w:rsidRPr="009332AE" w:rsidDel="009332AE">
          <w:rPr>
            <w:color w:val="333333"/>
            <w:sz w:val="22"/>
            <w:szCs w:val="22"/>
            <w:rPrChange w:id="681" w:author="Marchenko, Sergey [Tengizchevroil]" w:date="2025-08-09T07:53:00Z" w16du:dateUtc="2025-08-09T02:53:00Z">
              <w:rPr>
                <w:color w:val="333333"/>
                <w:sz w:val="22"/>
                <w:szCs w:val="22"/>
                <w:highlight w:val="red"/>
              </w:rPr>
            </w:rPrChange>
          </w:rPr>
          <w:delText xml:space="preserve">Normal fluid service criteria shall be used unless severe cyclic conditions are specified on the piping </w:delText>
        </w:r>
        <w:r w:rsidRPr="009332AE" w:rsidDel="009332AE">
          <w:rPr>
            <w:color w:val="333333"/>
            <w:spacing w:val="-2"/>
            <w:sz w:val="22"/>
            <w:szCs w:val="22"/>
            <w:rPrChange w:id="682" w:author="Marchenko, Sergey [Tengizchevroil]" w:date="2025-08-09T07:53:00Z" w16du:dateUtc="2025-08-09T02:53:00Z">
              <w:rPr>
                <w:color w:val="333333"/>
                <w:spacing w:val="-2"/>
                <w:sz w:val="22"/>
                <w:szCs w:val="22"/>
                <w:highlight w:val="red"/>
              </w:rPr>
            </w:rPrChange>
          </w:rPr>
          <w:delText>isometrics</w:delText>
        </w:r>
        <w:r w:rsidR="0025710E" w:rsidRPr="009332AE" w:rsidDel="009332AE">
          <w:rPr>
            <w:color w:val="333333"/>
            <w:spacing w:val="-2"/>
            <w:sz w:val="22"/>
            <w:szCs w:val="22"/>
            <w:rPrChange w:id="683" w:author="Marchenko, Sergey [Tengizchevroil]" w:date="2025-08-09T07:53:00Z" w16du:dateUtc="2025-08-09T02:53:00Z">
              <w:rPr>
                <w:color w:val="333333"/>
                <w:spacing w:val="-2"/>
                <w:sz w:val="22"/>
                <w:szCs w:val="22"/>
                <w:highlight w:val="red"/>
              </w:rPr>
            </w:rPrChange>
          </w:rPr>
          <w:delText xml:space="preserve"> and</w:delText>
        </w:r>
        <w:r w:rsidR="000009F3" w:rsidRPr="009332AE" w:rsidDel="009332AE">
          <w:rPr>
            <w:rPrChange w:id="684" w:author="Marchenko, Sergey [Tengizchevroil]" w:date="2025-08-09T07:53:00Z" w16du:dateUtc="2025-08-09T02:53:00Z">
              <w:rPr>
                <w:highlight w:val="red"/>
              </w:rPr>
            </w:rPrChange>
          </w:rPr>
          <w:delText xml:space="preserve"> </w:delText>
        </w:r>
        <w:r w:rsidR="000009F3" w:rsidRPr="009332AE" w:rsidDel="009332AE">
          <w:rPr>
            <w:color w:val="333333"/>
            <w:spacing w:val="-2"/>
            <w:sz w:val="22"/>
            <w:szCs w:val="22"/>
            <w:rPrChange w:id="685" w:author="Marchenko, Sergey [Tengizchevroil]" w:date="2025-08-09T07:53:00Z" w16du:dateUtc="2025-08-09T02:53:00Z">
              <w:rPr>
                <w:color w:val="333333"/>
                <w:spacing w:val="-2"/>
                <w:sz w:val="22"/>
                <w:szCs w:val="22"/>
                <w:highlight w:val="red"/>
              </w:rPr>
            </w:rPrChange>
          </w:rPr>
          <w:delText>also</w:delText>
        </w:r>
        <w:r w:rsidR="00600C13" w:rsidRPr="009332AE" w:rsidDel="009332AE">
          <w:rPr>
            <w:rPrChange w:id="686" w:author="Marchenko, Sergey [Tengizchevroil]" w:date="2025-08-09T07:53:00Z" w16du:dateUtc="2025-08-09T02:53:00Z">
              <w:rPr>
                <w:highlight w:val="red"/>
              </w:rPr>
            </w:rPrChange>
          </w:rPr>
          <w:delText xml:space="preserve"> </w:delText>
        </w:r>
        <w:r w:rsidR="00B90763" w:rsidRPr="009332AE" w:rsidDel="009332AE">
          <w:rPr>
            <w:sz w:val="22"/>
            <w:szCs w:val="22"/>
            <w:rPrChange w:id="687" w:author="Marchenko, Sergey [Tengizchevroil]" w:date="2025-08-09T07:53:00Z" w16du:dateUtc="2025-08-09T02:53:00Z">
              <w:rPr>
                <w:sz w:val="22"/>
                <w:szCs w:val="22"/>
                <w:highlight w:val="red"/>
              </w:rPr>
            </w:rPrChange>
          </w:rPr>
          <w:delText>unless</w:delText>
        </w:r>
        <w:r w:rsidR="00600C13" w:rsidRPr="009332AE" w:rsidDel="009332AE">
          <w:rPr>
            <w:color w:val="333333"/>
            <w:spacing w:val="-2"/>
            <w:sz w:val="22"/>
            <w:szCs w:val="22"/>
            <w:rPrChange w:id="688" w:author="Marchenko, Sergey [Tengizchevroil]" w:date="2025-08-09T07:53:00Z" w16du:dateUtc="2025-08-09T02:53:00Z">
              <w:rPr>
                <w:color w:val="333333"/>
                <w:spacing w:val="-2"/>
                <w:sz w:val="22"/>
                <w:szCs w:val="22"/>
                <w:highlight w:val="red"/>
              </w:rPr>
            </w:rPrChange>
          </w:rPr>
          <w:delText xml:space="preserve"> for the </w:delText>
        </w:r>
        <w:r w:rsidR="00495A55" w:rsidRPr="009332AE" w:rsidDel="009332AE">
          <w:rPr>
            <w:sz w:val="22"/>
            <w:szCs w:val="22"/>
            <w:rPrChange w:id="689" w:author="Marchenko, Sergey [Tengizchevroil]" w:date="2025-08-09T07:53:00Z" w16du:dateUtc="2025-08-09T02:53:00Z">
              <w:rPr>
                <w:sz w:val="22"/>
                <w:szCs w:val="22"/>
                <w:highlight w:val="red"/>
              </w:rPr>
            </w:rPrChange>
          </w:rPr>
          <w:delText xml:space="preserve">service environments </w:delText>
        </w:r>
        <w:r w:rsidR="00600C13" w:rsidRPr="009332AE" w:rsidDel="009332AE">
          <w:rPr>
            <w:color w:val="333333"/>
            <w:spacing w:val="-2"/>
            <w:sz w:val="22"/>
            <w:szCs w:val="22"/>
            <w:rPrChange w:id="690" w:author="Marchenko, Sergey [Tengizchevroil]" w:date="2025-08-09T07:53:00Z" w16du:dateUtc="2025-08-09T02:53:00Z">
              <w:rPr>
                <w:color w:val="333333"/>
                <w:spacing w:val="-2"/>
                <w:sz w:val="22"/>
                <w:szCs w:val="22"/>
                <w:highlight w:val="red"/>
              </w:rPr>
            </w:rPrChange>
          </w:rPr>
          <w:delText xml:space="preserve">specified in </w:delText>
        </w:r>
        <w:r w:rsidR="00495A55" w:rsidRPr="009332AE" w:rsidDel="009332AE">
          <w:rPr>
            <w:color w:val="333333"/>
            <w:spacing w:val="-2"/>
            <w:sz w:val="22"/>
            <w:szCs w:val="22"/>
            <w:rPrChange w:id="691" w:author="Marchenko, Sergey [Tengizchevroil]" w:date="2025-08-09T07:53:00Z" w16du:dateUtc="2025-08-09T02:53:00Z">
              <w:rPr>
                <w:color w:val="333333"/>
                <w:spacing w:val="-2"/>
                <w:sz w:val="22"/>
                <w:szCs w:val="22"/>
                <w:highlight w:val="red"/>
              </w:rPr>
            </w:rPrChange>
          </w:rPr>
          <w:delText xml:space="preserve">Table </w:delText>
        </w:r>
        <w:r w:rsidR="000F3418" w:rsidRPr="009332AE" w:rsidDel="009332AE">
          <w:rPr>
            <w:color w:val="333333"/>
            <w:spacing w:val="-2"/>
            <w:sz w:val="22"/>
            <w:szCs w:val="22"/>
            <w:rPrChange w:id="692" w:author="Marchenko, Sergey [Tengizchevroil]" w:date="2025-08-09T07:53:00Z" w16du:dateUtc="2025-08-09T02:53:00Z">
              <w:rPr>
                <w:color w:val="333333"/>
                <w:spacing w:val="-2"/>
                <w:sz w:val="22"/>
                <w:szCs w:val="22"/>
                <w:highlight w:val="red"/>
              </w:rPr>
            </w:rPrChange>
          </w:rPr>
          <w:delText>3</w:delText>
        </w:r>
        <w:r w:rsidR="00600C13" w:rsidRPr="009332AE" w:rsidDel="009332AE">
          <w:rPr>
            <w:color w:val="333333"/>
            <w:spacing w:val="-2"/>
            <w:sz w:val="22"/>
            <w:szCs w:val="22"/>
            <w:rPrChange w:id="693" w:author="Marchenko, Sergey [Tengizchevroil]" w:date="2025-08-09T07:53:00Z" w16du:dateUtc="2025-08-09T02:53:00Z">
              <w:rPr>
                <w:color w:val="333333"/>
                <w:spacing w:val="-2"/>
                <w:sz w:val="22"/>
                <w:szCs w:val="22"/>
                <w:highlight w:val="red"/>
              </w:rPr>
            </w:rPrChange>
          </w:rPr>
          <w:delText>.</w:delText>
        </w:r>
      </w:del>
      <w:ins w:id="694" w:author="Marchenko, Sergey [Tengizchevroil]" w:date="2025-08-09T07:32:00Z" w16du:dateUtc="2025-08-09T02:32:00Z">
        <w:r w:rsidR="00535C7D" w:rsidRPr="009332AE">
          <w:t xml:space="preserve"> </w:t>
        </w:r>
        <w:r w:rsidR="00535C7D" w:rsidRPr="009332AE">
          <w:rPr>
            <w:color w:val="333333"/>
            <w:spacing w:val="-2"/>
            <w:sz w:val="22"/>
            <w:szCs w:val="22"/>
          </w:rPr>
          <w:t>Normal</w:t>
        </w:r>
        <w:r w:rsidR="00535C7D" w:rsidRPr="00535C7D">
          <w:rPr>
            <w:color w:val="333333"/>
            <w:spacing w:val="-2"/>
            <w:sz w:val="22"/>
            <w:szCs w:val="22"/>
          </w:rPr>
          <w:t xml:space="preserve"> fluid service or severe cyclic conditions shall </w:t>
        </w:r>
      </w:ins>
      <w:ins w:id="695" w:author="Marchenko, Sergey [Tengizchevroil]" w:date="2025-08-09T07:33:00Z" w16du:dateUtc="2025-08-09T02:33:00Z">
        <w:r w:rsidR="001569D9" w:rsidRPr="00535C7D">
          <w:rPr>
            <w:color w:val="333333"/>
            <w:spacing w:val="-2"/>
            <w:sz w:val="22"/>
            <w:szCs w:val="22"/>
          </w:rPr>
          <w:t>be specified</w:t>
        </w:r>
      </w:ins>
      <w:ins w:id="696" w:author="Marchenko, Sergey [Tengizchevroil]" w:date="2025-08-09T07:32:00Z" w16du:dateUtc="2025-08-09T02:32:00Z">
        <w:r w:rsidR="00535C7D" w:rsidRPr="00535C7D">
          <w:rPr>
            <w:color w:val="333333"/>
            <w:spacing w:val="-2"/>
            <w:sz w:val="22"/>
            <w:szCs w:val="22"/>
          </w:rPr>
          <w:t xml:space="preserve"> on the piping isometrics.</w:t>
        </w:r>
      </w:ins>
    </w:p>
    <w:bookmarkEnd w:id="678"/>
    <w:p w14:paraId="62FD3E9C" w14:textId="77777777" w:rsidR="00345D83" w:rsidRPr="008413FF" w:rsidRDefault="00345D83" w:rsidP="00634706">
      <w:pPr>
        <w:pStyle w:val="ListParagraph"/>
        <w:numPr>
          <w:ilvl w:val="2"/>
          <w:numId w:val="67"/>
        </w:numPr>
        <w:spacing w:before="240" w:after="240"/>
        <w:ind w:left="1134" w:hanging="567"/>
        <w:rPr>
          <w:rFonts w:ascii="Arial" w:hAnsi="Arial" w:cs="Arial"/>
          <w:b/>
        </w:rPr>
      </w:pPr>
      <w:r w:rsidRPr="008413FF">
        <w:rPr>
          <w:rFonts w:ascii="Arial" w:hAnsi="Arial" w:cs="Arial"/>
          <w:b/>
        </w:rPr>
        <w:t>Acceptance</w:t>
      </w:r>
      <w:r w:rsidRPr="008413FF">
        <w:rPr>
          <w:rFonts w:ascii="Arial" w:hAnsi="Arial" w:cs="Arial"/>
          <w:b/>
          <w:spacing w:val="15"/>
        </w:rPr>
        <w:t xml:space="preserve"> </w:t>
      </w:r>
      <w:r w:rsidRPr="008413FF">
        <w:rPr>
          <w:rFonts w:ascii="Arial" w:hAnsi="Arial" w:cs="Arial"/>
          <w:b/>
          <w:spacing w:val="-2"/>
        </w:rPr>
        <w:t>Criteria</w:t>
      </w:r>
    </w:p>
    <w:p w14:paraId="2857DF3C" w14:textId="1EB69E49" w:rsidR="00345D83" w:rsidRPr="009332AE" w:rsidRDefault="00345D83" w:rsidP="008413FF">
      <w:pPr>
        <w:pStyle w:val="BodyText"/>
        <w:spacing w:before="120" w:after="120"/>
        <w:ind w:left="1134" w:hanging="425"/>
        <w:rPr>
          <w:color w:val="333333"/>
          <w:spacing w:val="-2"/>
          <w:sz w:val="22"/>
          <w:szCs w:val="22"/>
          <w:rPrChange w:id="697" w:author="Marchenko, Sergey [Tengizchevroil]" w:date="2025-08-09T07:52:00Z" w16du:dateUtc="2025-08-09T02:52:00Z">
            <w:rPr>
              <w:color w:val="333333"/>
              <w:spacing w:val="-2"/>
              <w:sz w:val="22"/>
              <w:szCs w:val="22"/>
              <w:highlight w:val="red"/>
            </w:rPr>
          </w:rPrChange>
        </w:rPr>
      </w:pPr>
      <w:r w:rsidRPr="009332AE">
        <w:rPr>
          <w:b/>
          <w:sz w:val="22"/>
          <w:szCs w:val="22"/>
          <w:rPrChange w:id="698" w:author="Marchenko, Sergey [Tengizchevroil]" w:date="2025-08-09T07:52:00Z" w16du:dateUtc="2025-08-09T02:52:00Z">
            <w:rPr>
              <w:b/>
              <w:sz w:val="22"/>
              <w:szCs w:val="22"/>
              <w:highlight w:val="red"/>
            </w:rPr>
          </w:rPrChange>
        </w:rPr>
        <w:t xml:space="preserve">23.3.2-1 - </w:t>
      </w:r>
      <w:r w:rsidRPr="009332AE">
        <w:rPr>
          <w:color w:val="333333"/>
          <w:sz w:val="22"/>
          <w:szCs w:val="22"/>
          <w:rPrChange w:id="699" w:author="Marchenko, Sergey [Tengizchevroil]" w:date="2025-08-09T07:52:00Z" w16du:dateUtc="2025-08-09T02:52:00Z">
            <w:rPr>
              <w:color w:val="333333"/>
              <w:sz w:val="22"/>
              <w:szCs w:val="22"/>
              <w:highlight w:val="red"/>
            </w:rPr>
          </w:rPrChange>
        </w:rPr>
        <w:t xml:space="preserve">Acceptance criteria for radiography shall be in accordance with ASME B31.3 or ASME B31.1, as </w:t>
      </w:r>
      <w:r w:rsidRPr="009332AE">
        <w:rPr>
          <w:color w:val="333333"/>
          <w:spacing w:val="-2"/>
          <w:sz w:val="22"/>
          <w:szCs w:val="22"/>
          <w:rPrChange w:id="700" w:author="Marchenko, Sergey [Tengizchevroil]" w:date="2025-08-09T07:52:00Z" w16du:dateUtc="2025-08-09T02:52:00Z">
            <w:rPr>
              <w:color w:val="333333"/>
              <w:spacing w:val="-2"/>
              <w:sz w:val="22"/>
              <w:szCs w:val="22"/>
              <w:highlight w:val="red"/>
            </w:rPr>
          </w:rPrChange>
        </w:rPr>
        <w:t>applicable.</w:t>
      </w:r>
      <w:r w:rsidR="00342A35" w:rsidRPr="009332AE">
        <w:rPr>
          <w:rPrChange w:id="701" w:author="Marchenko, Sergey [Tengizchevroil]" w:date="2025-08-09T07:52:00Z" w16du:dateUtc="2025-08-09T02:52:00Z">
            <w:rPr>
              <w:highlight w:val="red"/>
            </w:rPr>
          </w:rPrChange>
        </w:rPr>
        <w:t xml:space="preserve"> </w:t>
      </w:r>
      <w:r w:rsidR="00342A35" w:rsidRPr="009332AE">
        <w:rPr>
          <w:color w:val="333333"/>
          <w:spacing w:val="-2"/>
          <w:sz w:val="22"/>
          <w:szCs w:val="22"/>
          <w:rPrChange w:id="702" w:author="Marchenko, Sergey [Tengizchevroil]" w:date="2025-08-09T07:52:00Z" w16du:dateUtc="2025-08-09T02:52:00Z">
            <w:rPr>
              <w:color w:val="333333"/>
              <w:spacing w:val="-2"/>
              <w:sz w:val="22"/>
              <w:szCs w:val="22"/>
              <w:highlight w:val="red"/>
            </w:rPr>
          </w:rPrChange>
        </w:rPr>
        <w:t xml:space="preserve">With respect to ASME B31.3, </w:t>
      </w:r>
      <w:r w:rsidR="000F7FA6" w:rsidRPr="009332AE">
        <w:rPr>
          <w:color w:val="333333"/>
          <w:spacing w:val="-2"/>
          <w:sz w:val="22"/>
          <w:szCs w:val="22"/>
          <w:rPrChange w:id="703" w:author="Marchenko, Sergey [Tengizchevroil]" w:date="2025-08-09T07:52:00Z" w16du:dateUtc="2025-08-09T02:52:00Z">
            <w:rPr>
              <w:color w:val="333333"/>
              <w:spacing w:val="-2"/>
              <w:sz w:val="22"/>
              <w:szCs w:val="22"/>
              <w:highlight w:val="red"/>
            </w:rPr>
          </w:rPrChange>
        </w:rPr>
        <w:t xml:space="preserve">for </w:t>
      </w:r>
      <w:r w:rsidR="000C4B21" w:rsidRPr="009332AE">
        <w:rPr>
          <w:color w:val="333333"/>
          <w:spacing w:val="-2"/>
          <w:sz w:val="22"/>
          <w:szCs w:val="22"/>
          <w:rPrChange w:id="704" w:author="Marchenko, Sergey [Tengizchevroil]" w:date="2025-08-09T07:52:00Z" w16du:dateUtc="2025-08-09T02:52:00Z">
            <w:rPr>
              <w:color w:val="333333"/>
              <w:spacing w:val="-2"/>
              <w:sz w:val="22"/>
              <w:szCs w:val="22"/>
              <w:highlight w:val="red"/>
            </w:rPr>
          </w:rPrChange>
        </w:rPr>
        <w:t>r</w:t>
      </w:r>
      <w:r w:rsidR="00342A35" w:rsidRPr="009332AE">
        <w:rPr>
          <w:color w:val="333333"/>
          <w:spacing w:val="-2"/>
          <w:sz w:val="22"/>
          <w:szCs w:val="22"/>
          <w:rPrChange w:id="705" w:author="Marchenko, Sergey [Tengizchevroil]" w:date="2025-08-09T07:52:00Z" w16du:dateUtc="2025-08-09T02:52:00Z">
            <w:rPr>
              <w:color w:val="333333"/>
              <w:spacing w:val="-2"/>
              <w:sz w:val="22"/>
              <w:szCs w:val="22"/>
              <w:highlight w:val="red"/>
            </w:rPr>
          </w:rPrChange>
        </w:rPr>
        <w:t>adiograph</w:t>
      </w:r>
      <w:r w:rsidR="000C4B21" w:rsidRPr="009332AE">
        <w:rPr>
          <w:color w:val="333333"/>
          <w:spacing w:val="-2"/>
          <w:sz w:val="22"/>
          <w:szCs w:val="22"/>
          <w:rPrChange w:id="706" w:author="Marchenko, Sergey [Tengizchevroil]" w:date="2025-08-09T07:52:00Z" w16du:dateUtc="2025-08-09T02:52:00Z">
            <w:rPr>
              <w:color w:val="333333"/>
              <w:spacing w:val="-2"/>
              <w:sz w:val="22"/>
              <w:szCs w:val="22"/>
              <w:highlight w:val="red"/>
            </w:rPr>
          </w:rPrChange>
        </w:rPr>
        <w:t>y</w:t>
      </w:r>
      <w:r w:rsidR="00342A35" w:rsidRPr="009332AE">
        <w:rPr>
          <w:color w:val="333333"/>
          <w:spacing w:val="-2"/>
          <w:sz w:val="22"/>
          <w:szCs w:val="22"/>
          <w:rPrChange w:id="707" w:author="Marchenko, Sergey [Tengizchevroil]" w:date="2025-08-09T07:52:00Z" w16du:dateUtc="2025-08-09T02:52:00Z">
            <w:rPr>
              <w:color w:val="333333"/>
              <w:spacing w:val="-2"/>
              <w:sz w:val="22"/>
              <w:szCs w:val="22"/>
              <w:highlight w:val="red"/>
            </w:rPr>
          </w:rPrChange>
        </w:rPr>
        <w:t>, Table 341.3.2 shall be used:</w:t>
      </w:r>
    </w:p>
    <w:p w14:paraId="32AFFA7F" w14:textId="60120228" w:rsidR="00CF087C" w:rsidRPr="00F301C6" w:rsidRDefault="00CF087C" w:rsidP="00CF087C">
      <w:pPr>
        <w:pStyle w:val="BodyText"/>
        <w:spacing w:before="120" w:after="120"/>
        <w:ind w:left="1134"/>
        <w:rPr>
          <w:sz w:val="22"/>
          <w:szCs w:val="22"/>
          <w:highlight w:val="red"/>
        </w:rPr>
      </w:pPr>
      <w:r w:rsidRPr="009332AE">
        <w:rPr>
          <w:sz w:val="22"/>
          <w:szCs w:val="22"/>
          <w:rPrChange w:id="708" w:author="Marchenko, Sergey [Tengizchevroil]" w:date="2025-08-09T07:52:00Z" w16du:dateUtc="2025-08-09T02:52:00Z">
            <w:rPr>
              <w:sz w:val="22"/>
              <w:szCs w:val="22"/>
              <w:highlight w:val="red"/>
            </w:rPr>
          </w:rPrChange>
        </w:rPr>
        <w:t xml:space="preserve">1. </w:t>
      </w:r>
      <w:del w:id="709" w:author="Marchenko, Sergey [Tengizchevroil]" w:date="2025-08-09T07:52:00Z" w16du:dateUtc="2025-08-09T02:52:00Z">
        <w:r w:rsidRPr="009332AE" w:rsidDel="009332AE">
          <w:rPr>
            <w:sz w:val="22"/>
            <w:szCs w:val="22"/>
            <w:rPrChange w:id="710" w:author="Marchenko, Sergey [Tengizchevroil]" w:date="2025-08-09T07:52:00Z" w16du:dateUtc="2025-08-09T02:52:00Z">
              <w:rPr>
                <w:sz w:val="22"/>
                <w:szCs w:val="22"/>
                <w:highlight w:val="red"/>
              </w:rPr>
            </w:rPrChange>
          </w:rPr>
          <w:delText>Normal fluid service criteria shall be used for all pip</w:delText>
        </w:r>
        <w:r w:rsidR="001D7C2F" w:rsidRPr="009332AE" w:rsidDel="009332AE">
          <w:rPr>
            <w:sz w:val="22"/>
            <w:szCs w:val="22"/>
            <w:rPrChange w:id="711" w:author="Marchenko, Sergey [Tengizchevroil]" w:date="2025-08-09T07:52:00Z" w16du:dateUtc="2025-08-09T02:52:00Z">
              <w:rPr>
                <w:sz w:val="22"/>
                <w:szCs w:val="22"/>
                <w:highlight w:val="red"/>
              </w:rPr>
            </w:rPrChange>
          </w:rPr>
          <w:delText>ing</w:delText>
        </w:r>
        <w:r w:rsidR="00952BE4" w:rsidRPr="009332AE" w:rsidDel="009332AE">
          <w:rPr>
            <w:sz w:val="22"/>
            <w:szCs w:val="22"/>
            <w:rPrChange w:id="712" w:author="Marchenko, Sergey [Tengizchevroil]" w:date="2025-08-09T07:52:00Z" w16du:dateUtc="2025-08-09T02:52:00Z">
              <w:rPr>
                <w:sz w:val="22"/>
                <w:szCs w:val="22"/>
                <w:highlight w:val="red"/>
              </w:rPr>
            </w:rPrChange>
          </w:rPr>
          <w:delText>,</w:delText>
        </w:r>
        <w:r w:rsidRPr="009332AE" w:rsidDel="009332AE">
          <w:rPr>
            <w:sz w:val="22"/>
            <w:szCs w:val="22"/>
            <w:rPrChange w:id="713" w:author="Marchenko, Sergey [Tengizchevroil]" w:date="2025-08-09T07:52:00Z" w16du:dateUtc="2025-08-09T02:52:00Z">
              <w:rPr>
                <w:sz w:val="22"/>
                <w:szCs w:val="22"/>
                <w:highlight w:val="red"/>
              </w:rPr>
            </w:rPrChange>
          </w:rPr>
          <w:delText xml:space="preserve"> unless those pip</w:delText>
        </w:r>
        <w:r w:rsidR="00B435D4" w:rsidRPr="009332AE" w:rsidDel="009332AE">
          <w:rPr>
            <w:sz w:val="22"/>
            <w:szCs w:val="22"/>
            <w:rPrChange w:id="714" w:author="Marchenko, Sergey [Tengizchevroil]" w:date="2025-08-09T07:52:00Z" w16du:dateUtc="2025-08-09T02:52:00Z">
              <w:rPr>
                <w:sz w:val="22"/>
                <w:szCs w:val="22"/>
                <w:highlight w:val="red"/>
              </w:rPr>
            </w:rPrChange>
          </w:rPr>
          <w:delText>ing</w:delText>
        </w:r>
        <w:r w:rsidRPr="009332AE" w:rsidDel="009332AE">
          <w:rPr>
            <w:sz w:val="22"/>
            <w:szCs w:val="22"/>
            <w:rPrChange w:id="715" w:author="Marchenko, Sergey [Tengizchevroil]" w:date="2025-08-09T07:52:00Z" w16du:dateUtc="2025-08-09T02:52:00Z">
              <w:rPr>
                <w:sz w:val="22"/>
                <w:szCs w:val="22"/>
                <w:highlight w:val="red"/>
              </w:rPr>
            </w:rPrChange>
          </w:rPr>
          <w:delText xml:space="preserve"> with </w:delText>
        </w:r>
        <w:bookmarkStart w:id="716" w:name="_Hlk205189827"/>
        <w:r w:rsidRPr="009332AE" w:rsidDel="009332AE">
          <w:rPr>
            <w:sz w:val="22"/>
            <w:szCs w:val="22"/>
            <w:rPrChange w:id="717" w:author="Marchenko, Sergey [Tengizchevroil]" w:date="2025-08-09T07:52:00Z" w16du:dateUtc="2025-08-09T02:52:00Z">
              <w:rPr>
                <w:sz w:val="22"/>
                <w:szCs w:val="22"/>
                <w:highlight w:val="red"/>
              </w:rPr>
            </w:rPrChange>
          </w:rPr>
          <w:delText>service environments</w:delText>
        </w:r>
        <w:bookmarkEnd w:id="716"/>
        <w:r w:rsidRPr="009332AE" w:rsidDel="009332AE">
          <w:rPr>
            <w:sz w:val="22"/>
            <w:szCs w:val="22"/>
            <w:rPrChange w:id="718" w:author="Marchenko, Sergey [Tengizchevroil]" w:date="2025-08-09T07:52:00Z" w16du:dateUtc="2025-08-09T02:52:00Z">
              <w:rPr>
                <w:sz w:val="22"/>
                <w:szCs w:val="22"/>
                <w:highlight w:val="red"/>
              </w:rPr>
            </w:rPrChange>
          </w:rPr>
          <w:delText xml:space="preserve"> specified in the following paragraph.</w:delText>
        </w:r>
      </w:del>
      <w:ins w:id="719" w:author="Marchenko, Sergey [Tengizchevroil]" w:date="2025-08-09T07:32:00Z" w16du:dateUtc="2025-08-09T02:32:00Z">
        <w:r w:rsidR="007C51C7" w:rsidRPr="009332AE">
          <w:rPr>
            <w:sz w:val="22"/>
            <w:szCs w:val="22"/>
          </w:rPr>
          <w:t>Normal</w:t>
        </w:r>
        <w:r w:rsidR="007C51C7" w:rsidRPr="007C51C7">
          <w:rPr>
            <w:sz w:val="22"/>
            <w:szCs w:val="22"/>
          </w:rPr>
          <w:t xml:space="preserve"> fluid service criteria shall be used for all piping, unless those piping with service </w:t>
        </w:r>
        <w:del w:id="720" w:author="Baranov, Denis [Tengizchevroil]" w:date="2025-08-09T16:44:00Z" w16du:dateUtc="2025-08-09T11:44:00Z">
          <w:r w:rsidR="007C51C7" w:rsidRPr="007C51C7" w:rsidDel="00F037B0">
            <w:rPr>
              <w:sz w:val="22"/>
              <w:szCs w:val="22"/>
            </w:rPr>
            <w:delText>environments</w:delText>
          </w:r>
        </w:del>
      </w:ins>
      <w:ins w:id="721" w:author="Baranov, Denis [Tengizchevroil]" w:date="2025-08-09T16:44:00Z" w16du:dateUtc="2025-08-09T11:44:00Z">
        <w:r w:rsidR="00F037B0">
          <w:rPr>
            <w:sz w:val="22"/>
            <w:szCs w:val="22"/>
          </w:rPr>
          <w:t>conditions</w:t>
        </w:r>
      </w:ins>
      <w:ins w:id="722" w:author="Marchenko, Sergey [Tengizchevroil]" w:date="2025-08-09T07:32:00Z" w16du:dateUtc="2025-08-09T02:32:00Z">
        <w:r w:rsidR="007C51C7" w:rsidRPr="007C51C7">
          <w:rPr>
            <w:sz w:val="22"/>
            <w:szCs w:val="22"/>
          </w:rPr>
          <w:t xml:space="preserve"> specified in the following paragraph.</w:t>
        </w:r>
      </w:ins>
    </w:p>
    <w:p w14:paraId="0B695FF3" w14:textId="30A28C38" w:rsidR="00CF087C" w:rsidRPr="009F4939" w:rsidRDefault="00CF087C" w:rsidP="00CF087C">
      <w:pPr>
        <w:pStyle w:val="BodyText"/>
        <w:spacing w:before="120" w:after="120"/>
        <w:ind w:left="1134"/>
        <w:rPr>
          <w:sz w:val="22"/>
          <w:szCs w:val="22"/>
        </w:rPr>
      </w:pPr>
      <w:r w:rsidRPr="00BF560A">
        <w:rPr>
          <w:sz w:val="22"/>
          <w:szCs w:val="22"/>
          <w:rPrChange w:id="723" w:author="Marchenko, Sergey [Tengizchevroil]" w:date="2025-08-09T07:52:00Z" w16du:dateUtc="2025-08-09T02:52:00Z">
            <w:rPr>
              <w:sz w:val="22"/>
              <w:szCs w:val="22"/>
              <w:highlight w:val="red"/>
            </w:rPr>
          </w:rPrChange>
        </w:rPr>
        <w:t>2</w:t>
      </w:r>
      <w:r w:rsidRPr="007517ED">
        <w:rPr>
          <w:sz w:val="22"/>
          <w:szCs w:val="22"/>
        </w:rPr>
        <w:t xml:space="preserve">. </w:t>
      </w:r>
      <w:r w:rsidR="00656DED">
        <w:rPr>
          <w:sz w:val="22"/>
          <w:szCs w:val="22"/>
        </w:rPr>
        <w:t xml:space="preserve"> For all materials, severe cyclic conditions criteria shall be applied for all piping in severe cycling conditions and all piping in service environments listed in Table 3 of this specification.</w:t>
      </w:r>
    </w:p>
    <w:p w14:paraId="467BC94B" w14:textId="2B072A4D" w:rsidR="00345D83" w:rsidRPr="008413FF" w:rsidRDefault="00345D83" w:rsidP="008413FF">
      <w:pPr>
        <w:pStyle w:val="BodyText"/>
        <w:spacing w:before="120" w:after="120"/>
        <w:ind w:left="1134" w:hanging="425"/>
        <w:rPr>
          <w:sz w:val="22"/>
          <w:szCs w:val="22"/>
        </w:rPr>
      </w:pPr>
      <w:r w:rsidRPr="008413FF">
        <w:rPr>
          <w:b/>
          <w:sz w:val="22"/>
          <w:szCs w:val="22"/>
        </w:rPr>
        <w:t>23.3.2-2</w:t>
      </w:r>
      <w:r w:rsidRPr="008413FF">
        <w:rPr>
          <w:b/>
          <w:spacing w:val="2"/>
          <w:sz w:val="22"/>
          <w:szCs w:val="22"/>
        </w:rPr>
        <w:t xml:space="preserve"> </w:t>
      </w:r>
      <w:r w:rsidRPr="008413FF">
        <w:rPr>
          <w:b/>
          <w:sz w:val="22"/>
          <w:szCs w:val="22"/>
        </w:rPr>
        <w:t>-</w:t>
      </w:r>
      <w:r w:rsidRPr="008413FF">
        <w:rPr>
          <w:b/>
          <w:spacing w:val="2"/>
          <w:sz w:val="22"/>
          <w:szCs w:val="22"/>
        </w:rPr>
        <w:t xml:space="preserve"> </w:t>
      </w:r>
      <w:r w:rsidRPr="008413FF">
        <w:rPr>
          <w:color w:val="333333"/>
          <w:sz w:val="22"/>
          <w:szCs w:val="22"/>
        </w:rPr>
        <w:t>Concurrence</w:t>
      </w:r>
      <w:r w:rsidRPr="008413FF">
        <w:rPr>
          <w:color w:val="333333"/>
          <w:spacing w:val="9"/>
          <w:sz w:val="22"/>
          <w:szCs w:val="22"/>
        </w:rPr>
        <w:t xml:space="preserve"> </w:t>
      </w:r>
      <w:r w:rsidRPr="008413FF">
        <w:rPr>
          <w:color w:val="333333"/>
          <w:sz w:val="22"/>
          <w:szCs w:val="22"/>
        </w:rPr>
        <w:t>of</w:t>
      </w:r>
      <w:r w:rsidRPr="008413FF">
        <w:rPr>
          <w:color w:val="333333"/>
          <w:spacing w:val="9"/>
          <w:sz w:val="22"/>
          <w:szCs w:val="22"/>
        </w:rPr>
        <w:t xml:space="preserve"> </w:t>
      </w:r>
      <w:r w:rsidRPr="008413FF">
        <w:rPr>
          <w:color w:val="333333"/>
          <w:sz w:val="22"/>
          <w:szCs w:val="22"/>
        </w:rPr>
        <w:t>Purchaser’s</w:t>
      </w:r>
      <w:r w:rsidRPr="008413FF">
        <w:rPr>
          <w:color w:val="333333"/>
          <w:spacing w:val="9"/>
          <w:sz w:val="22"/>
          <w:szCs w:val="22"/>
        </w:rPr>
        <w:t xml:space="preserve"> </w:t>
      </w:r>
      <w:r w:rsidRPr="008413FF">
        <w:rPr>
          <w:color w:val="333333"/>
          <w:sz w:val="22"/>
          <w:szCs w:val="22"/>
        </w:rPr>
        <w:t>inspector</w:t>
      </w:r>
      <w:r w:rsidRPr="008413FF">
        <w:rPr>
          <w:color w:val="333333"/>
          <w:spacing w:val="9"/>
          <w:sz w:val="22"/>
          <w:szCs w:val="22"/>
        </w:rPr>
        <w:t xml:space="preserve"> </w:t>
      </w:r>
      <w:r w:rsidRPr="008413FF">
        <w:rPr>
          <w:color w:val="333333"/>
          <w:sz w:val="22"/>
          <w:szCs w:val="22"/>
        </w:rPr>
        <w:t>shall</w:t>
      </w:r>
      <w:r w:rsidRPr="008413FF">
        <w:rPr>
          <w:color w:val="333333"/>
          <w:spacing w:val="9"/>
          <w:sz w:val="22"/>
          <w:szCs w:val="22"/>
        </w:rPr>
        <w:t xml:space="preserve"> </w:t>
      </w:r>
      <w:r w:rsidRPr="008413FF">
        <w:rPr>
          <w:color w:val="333333"/>
          <w:sz w:val="22"/>
          <w:szCs w:val="22"/>
        </w:rPr>
        <w:t>be</w:t>
      </w:r>
      <w:r w:rsidRPr="008413FF">
        <w:rPr>
          <w:color w:val="333333"/>
          <w:spacing w:val="9"/>
          <w:sz w:val="22"/>
          <w:szCs w:val="22"/>
        </w:rPr>
        <w:t xml:space="preserve"> </w:t>
      </w:r>
      <w:r w:rsidRPr="008413FF">
        <w:rPr>
          <w:color w:val="333333"/>
          <w:sz w:val="22"/>
          <w:szCs w:val="22"/>
        </w:rPr>
        <w:t>required</w:t>
      </w:r>
      <w:r w:rsidRPr="008413FF">
        <w:rPr>
          <w:color w:val="333333"/>
          <w:spacing w:val="9"/>
          <w:sz w:val="22"/>
          <w:szCs w:val="22"/>
        </w:rPr>
        <w:t xml:space="preserve"> </w:t>
      </w:r>
      <w:r w:rsidRPr="008413FF">
        <w:rPr>
          <w:color w:val="333333"/>
          <w:sz w:val="22"/>
          <w:szCs w:val="22"/>
        </w:rPr>
        <w:t>in</w:t>
      </w:r>
      <w:r w:rsidRPr="008413FF">
        <w:rPr>
          <w:color w:val="333333"/>
          <w:spacing w:val="9"/>
          <w:sz w:val="22"/>
          <w:szCs w:val="22"/>
        </w:rPr>
        <w:t xml:space="preserve"> </w:t>
      </w:r>
      <w:r w:rsidRPr="008413FF">
        <w:rPr>
          <w:color w:val="333333"/>
          <w:sz w:val="22"/>
          <w:szCs w:val="22"/>
        </w:rPr>
        <w:t>the</w:t>
      </w:r>
      <w:r w:rsidRPr="008413FF">
        <w:rPr>
          <w:color w:val="333333"/>
          <w:spacing w:val="9"/>
          <w:sz w:val="22"/>
          <w:szCs w:val="22"/>
        </w:rPr>
        <w:t xml:space="preserve"> </w:t>
      </w:r>
      <w:r w:rsidRPr="008413FF">
        <w:rPr>
          <w:color w:val="333333"/>
          <w:sz w:val="22"/>
          <w:szCs w:val="22"/>
        </w:rPr>
        <w:t>interpretation</w:t>
      </w:r>
      <w:r w:rsidRPr="008413FF">
        <w:rPr>
          <w:color w:val="333333"/>
          <w:spacing w:val="9"/>
          <w:sz w:val="22"/>
          <w:szCs w:val="22"/>
        </w:rPr>
        <w:t xml:space="preserve"> </w:t>
      </w:r>
      <w:r w:rsidRPr="008413FF">
        <w:rPr>
          <w:color w:val="333333"/>
          <w:sz w:val="22"/>
          <w:szCs w:val="22"/>
        </w:rPr>
        <w:t>of</w:t>
      </w:r>
      <w:r w:rsidRPr="008413FF">
        <w:rPr>
          <w:color w:val="333333"/>
          <w:spacing w:val="9"/>
          <w:sz w:val="22"/>
          <w:szCs w:val="22"/>
        </w:rPr>
        <w:t xml:space="preserve"> </w:t>
      </w:r>
      <w:r w:rsidRPr="008413FF">
        <w:rPr>
          <w:color w:val="333333"/>
          <w:spacing w:val="-2"/>
          <w:sz w:val="22"/>
          <w:szCs w:val="22"/>
        </w:rPr>
        <w:t>radiographs.</w:t>
      </w:r>
    </w:p>
    <w:p w14:paraId="15E61BF0" w14:textId="77777777" w:rsidR="00345D83" w:rsidRPr="008413FF" w:rsidRDefault="00345D83" w:rsidP="003623F1">
      <w:pPr>
        <w:pStyle w:val="ListParagraph"/>
        <w:numPr>
          <w:ilvl w:val="2"/>
          <w:numId w:val="67"/>
        </w:numPr>
        <w:spacing w:before="240" w:after="240"/>
        <w:ind w:left="1134" w:hanging="567"/>
        <w:rPr>
          <w:rFonts w:ascii="Arial" w:hAnsi="Arial" w:cs="Arial"/>
          <w:b/>
        </w:rPr>
      </w:pPr>
      <w:bookmarkStart w:id="724" w:name="23.3.3___Technique"/>
      <w:bookmarkStart w:id="725" w:name="_bookmark76"/>
      <w:bookmarkEnd w:id="724"/>
      <w:bookmarkEnd w:id="725"/>
      <w:r w:rsidRPr="008413FF">
        <w:rPr>
          <w:rFonts w:ascii="Arial" w:hAnsi="Arial" w:cs="Arial"/>
          <w:b/>
          <w:spacing w:val="-2"/>
        </w:rPr>
        <w:t>Technique</w:t>
      </w:r>
    </w:p>
    <w:p w14:paraId="312657A0" w14:textId="5DC7BE93" w:rsidR="00345D83" w:rsidRPr="008413FF" w:rsidRDefault="00345D83" w:rsidP="008413FF">
      <w:pPr>
        <w:pStyle w:val="BodyText"/>
        <w:spacing w:before="120" w:after="120"/>
        <w:ind w:left="1134" w:hanging="425"/>
        <w:rPr>
          <w:sz w:val="22"/>
          <w:szCs w:val="22"/>
        </w:rPr>
      </w:pPr>
      <w:r w:rsidRPr="008413FF">
        <w:rPr>
          <w:b/>
          <w:sz w:val="22"/>
          <w:szCs w:val="22"/>
        </w:rPr>
        <w:t>23.3.3-1</w:t>
      </w:r>
      <w:r w:rsidRPr="008413FF">
        <w:rPr>
          <w:b/>
          <w:spacing w:val="2"/>
          <w:sz w:val="22"/>
          <w:szCs w:val="22"/>
        </w:rPr>
        <w:t xml:space="preserve"> </w:t>
      </w:r>
      <w:r w:rsidRPr="008413FF">
        <w:rPr>
          <w:b/>
          <w:sz w:val="22"/>
          <w:szCs w:val="22"/>
        </w:rPr>
        <w:t xml:space="preserve">- </w:t>
      </w:r>
      <w:r w:rsidRPr="008413FF">
        <w:rPr>
          <w:color w:val="333333"/>
          <w:sz w:val="22"/>
          <w:szCs w:val="22"/>
        </w:rPr>
        <w:t>Fluorescent</w:t>
      </w:r>
      <w:r w:rsidRPr="008413FF">
        <w:rPr>
          <w:color w:val="333333"/>
          <w:spacing w:val="8"/>
          <w:sz w:val="22"/>
          <w:szCs w:val="22"/>
        </w:rPr>
        <w:t xml:space="preserve"> </w:t>
      </w:r>
      <w:r w:rsidRPr="008413FF">
        <w:rPr>
          <w:color w:val="333333"/>
          <w:sz w:val="22"/>
          <w:szCs w:val="22"/>
        </w:rPr>
        <w:t>intensifying</w:t>
      </w:r>
      <w:r w:rsidRPr="008413FF">
        <w:rPr>
          <w:color w:val="333333"/>
          <w:spacing w:val="8"/>
          <w:sz w:val="22"/>
          <w:szCs w:val="22"/>
        </w:rPr>
        <w:t xml:space="preserve"> </w:t>
      </w:r>
      <w:r w:rsidRPr="008413FF">
        <w:rPr>
          <w:color w:val="333333"/>
          <w:sz w:val="22"/>
          <w:szCs w:val="22"/>
        </w:rPr>
        <w:t>screens</w:t>
      </w:r>
      <w:r w:rsidRPr="008413FF">
        <w:rPr>
          <w:color w:val="333333"/>
          <w:spacing w:val="9"/>
          <w:sz w:val="22"/>
          <w:szCs w:val="22"/>
        </w:rPr>
        <w:t xml:space="preserve"> </w:t>
      </w:r>
      <w:r w:rsidRPr="008413FF">
        <w:rPr>
          <w:color w:val="333333"/>
          <w:sz w:val="22"/>
          <w:szCs w:val="22"/>
        </w:rPr>
        <w:t>shall</w:t>
      </w:r>
      <w:r w:rsidRPr="008413FF">
        <w:rPr>
          <w:color w:val="333333"/>
          <w:spacing w:val="8"/>
          <w:sz w:val="22"/>
          <w:szCs w:val="22"/>
        </w:rPr>
        <w:t xml:space="preserve"> </w:t>
      </w:r>
      <w:r w:rsidRPr="008413FF">
        <w:rPr>
          <w:color w:val="333333"/>
          <w:sz w:val="22"/>
          <w:szCs w:val="22"/>
        </w:rPr>
        <w:t>not</w:t>
      </w:r>
      <w:r w:rsidRPr="008413FF">
        <w:rPr>
          <w:color w:val="333333"/>
          <w:spacing w:val="8"/>
          <w:sz w:val="22"/>
          <w:szCs w:val="22"/>
        </w:rPr>
        <w:t xml:space="preserve"> </w:t>
      </w:r>
      <w:r w:rsidRPr="008413FF">
        <w:rPr>
          <w:color w:val="333333"/>
          <w:sz w:val="22"/>
          <w:szCs w:val="22"/>
        </w:rPr>
        <w:t>be</w:t>
      </w:r>
      <w:r w:rsidRPr="008413FF">
        <w:rPr>
          <w:color w:val="333333"/>
          <w:spacing w:val="8"/>
          <w:sz w:val="22"/>
          <w:szCs w:val="22"/>
        </w:rPr>
        <w:t xml:space="preserve"> </w:t>
      </w:r>
      <w:r w:rsidRPr="008413FF">
        <w:rPr>
          <w:color w:val="333333"/>
          <w:spacing w:val="-2"/>
          <w:sz w:val="22"/>
          <w:szCs w:val="22"/>
        </w:rPr>
        <w:t>used.</w:t>
      </w:r>
    </w:p>
    <w:p w14:paraId="26FC6813" w14:textId="77777777" w:rsidR="00345D83" w:rsidRPr="008413FF" w:rsidRDefault="00345D83" w:rsidP="003623F1">
      <w:pPr>
        <w:pStyle w:val="ListParagraph"/>
        <w:numPr>
          <w:ilvl w:val="2"/>
          <w:numId w:val="67"/>
        </w:numPr>
        <w:spacing w:before="240" w:after="240"/>
        <w:ind w:left="1134" w:hanging="567"/>
        <w:rPr>
          <w:rFonts w:ascii="Arial" w:hAnsi="Arial" w:cs="Arial"/>
          <w:b/>
        </w:rPr>
      </w:pPr>
      <w:bookmarkStart w:id="726" w:name="23.3.4___Progressive_Examination"/>
      <w:bookmarkStart w:id="727" w:name="_bookmark77"/>
      <w:bookmarkEnd w:id="726"/>
      <w:bookmarkEnd w:id="727"/>
      <w:r w:rsidRPr="008413FF">
        <w:rPr>
          <w:rFonts w:ascii="Arial" w:hAnsi="Arial" w:cs="Arial"/>
          <w:b/>
        </w:rPr>
        <w:t>Progressive</w:t>
      </w:r>
      <w:r w:rsidRPr="008413FF">
        <w:rPr>
          <w:rFonts w:ascii="Arial" w:hAnsi="Arial" w:cs="Arial"/>
          <w:b/>
          <w:spacing w:val="15"/>
        </w:rPr>
        <w:t xml:space="preserve"> </w:t>
      </w:r>
      <w:r w:rsidRPr="008413FF">
        <w:rPr>
          <w:rFonts w:ascii="Arial" w:hAnsi="Arial" w:cs="Arial"/>
          <w:b/>
          <w:spacing w:val="-2"/>
        </w:rPr>
        <w:t>Examination</w:t>
      </w:r>
    </w:p>
    <w:p w14:paraId="4BEEF9DE" w14:textId="6DB3C9EC" w:rsidR="00345D83" w:rsidRPr="008413FF" w:rsidRDefault="00345D83" w:rsidP="008413FF">
      <w:pPr>
        <w:pStyle w:val="BodyText"/>
        <w:spacing w:before="120" w:after="120"/>
        <w:ind w:left="1134" w:hanging="425"/>
        <w:rPr>
          <w:sz w:val="22"/>
          <w:szCs w:val="22"/>
        </w:rPr>
      </w:pPr>
      <w:r w:rsidRPr="008413FF">
        <w:rPr>
          <w:b/>
          <w:sz w:val="22"/>
          <w:szCs w:val="22"/>
        </w:rPr>
        <w:t>23.3.4-1</w:t>
      </w:r>
      <w:r w:rsidRPr="008413FF">
        <w:rPr>
          <w:b/>
          <w:spacing w:val="2"/>
          <w:sz w:val="22"/>
          <w:szCs w:val="22"/>
        </w:rPr>
        <w:t xml:space="preserve"> </w:t>
      </w:r>
      <w:r w:rsidRPr="008413FF">
        <w:rPr>
          <w:b/>
          <w:sz w:val="22"/>
          <w:szCs w:val="22"/>
        </w:rPr>
        <w:t>-</w:t>
      </w:r>
      <w:r w:rsidRPr="008413FF">
        <w:rPr>
          <w:b/>
          <w:spacing w:val="1"/>
          <w:sz w:val="22"/>
          <w:szCs w:val="22"/>
        </w:rPr>
        <w:t xml:space="preserve"> </w:t>
      </w:r>
      <w:r w:rsidRPr="008413FF">
        <w:rPr>
          <w:color w:val="333333"/>
          <w:sz w:val="22"/>
          <w:szCs w:val="22"/>
        </w:rPr>
        <w:t>Progressive</w:t>
      </w:r>
      <w:r w:rsidRPr="008413FF">
        <w:rPr>
          <w:color w:val="333333"/>
          <w:spacing w:val="9"/>
          <w:sz w:val="22"/>
          <w:szCs w:val="22"/>
        </w:rPr>
        <w:t xml:space="preserve"> </w:t>
      </w:r>
      <w:r w:rsidRPr="008413FF">
        <w:rPr>
          <w:color w:val="333333"/>
          <w:sz w:val="22"/>
          <w:szCs w:val="22"/>
        </w:rPr>
        <w:t>examination</w:t>
      </w:r>
      <w:r w:rsidRPr="008413FF">
        <w:rPr>
          <w:color w:val="333333"/>
          <w:spacing w:val="8"/>
          <w:sz w:val="22"/>
          <w:szCs w:val="22"/>
        </w:rPr>
        <w:t xml:space="preserve"> </w:t>
      </w:r>
      <w:r w:rsidRPr="008413FF">
        <w:rPr>
          <w:color w:val="333333"/>
          <w:sz w:val="22"/>
          <w:szCs w:val="22"/>
        </w:rPr>
        <w:t>shall</w:t>
      </w:r>
      <w:r w:rsidRPr="008413FF">
        <w:rPr>
          <w:color w:val="333333"/>
          <w:spacing w:val="9"/>
          <w:sz w:val="22"/>
          <w:szCs w:val="22"/>
        </w:rPr>
        <w:t xml:space="preserve"> </w:t>
      </w:r>
      <w:r w:rsidRPr="008413FF">
        <w:rPr>
          <w:color w:val="333333"/>
          <w:sz w:val="22"/>
          <w:szCs w:val="22"/>
        </w:rPr>
        <w:t>be</w:t>
      </w:r>
      <w:r w:rsidRPr="008413FF">
        <w:rPr>
          <w:color w:val="333333"/>
          <w:spacing w:val="8"/>
          <w:sz w:val="22"/>
          <w:szCs w:val="22"/>
        </w:rPr>
        <w:t xml:space="preserve"> </w:t>
      </w:r>
      <w:r w:rsidRPr="008413FF">
        <w:rPr>
          <w:color w:val="333333"/>
          <w:sz w:val="22"/>
          <w:szCs w:val="22"/>
        </w:rPr>
        <w:t>in</w:t>
      </w:r>
      <w:r w:rsidRPr="008413FF">
        <w:rPr>
          <w:color w:val="333333"/>
          <w:spacing w:val="9"/>
          <w:sz w:val="22"/>
          <w:szCs w:val="22"/>
        </w:rPr>
        <w:t xml:space="preserve"> </w:t>
      </w:r>
      <w:r w:rsidRPr="008413FF">
        <w:rPr>
          <w:color w:val="333333"/>
          <w:sz w:val="22"/>
          <w:szCs w:val="22"/>
        </w:rPr>
        <w:t>accordance</w:t>
      </w:r>
      <w:r w:rsidRPr="008413FF">
        <w:rPr>
          <w:color w:val="333333"/>
          <w:spacing w:val="8"/>
          <w:sz w:val="22"/>
          <w:szCs w:val="22"/>
        </w:rPr>
        <w:t xml:space="preserve"> </w:t>
      </w:r>
      <w:r w:rsidRPr="008413FF">
        <w:rPr>
          <w:color w:val="333333"/>
          <w:sz w:val="22"/>
          <w:szCs w:val="22"/>
        </w:rPr>
        <w:t>with</w:t>
      </w:r>
      <w:r w:rsidRPr="008413FF">
        <w:rPr>
          <w:color w:val="333333"/>
          <w:spacing w:val="9"/>
          <w:sz w:val="22"/>
          <w:szCs w:val="22"/>
        </w:rPr>
        <w:t xml:space="preserve"> </w:t>
      </w:r>
      <w:r w:rsidRPr="008413FF">
        <w:rPr>
          <w:color w:val="333333"/>
          <w:sz w:val="22"/>
          <w:szCs w:val="22"/>
        </w:rPr>
        <w:t>ASME</w:t>
      </w:r>
      <w:r w:rsidRPr="008413FF">
        <w:rPr>
          <w:color w:val="333333"/>
          <w:spacing w:val="8"/>
          <w:sz w:val="22"/>
          <w:szCs w:val="22"/>
        </w:rPr>
        <w:t xml:space="preserve"> </w:t>
      </w:r>
      <w:r w:rsidRPr="008413FF">
        <w:rPr>
          <w:color w:val="333333"/>
          <w:sz w:val="22"/>
          <w:szCs w:val="22"/>
        </w:rPr>
        <w:t>B31.3</w:t>
      </w:r>
      <w:r w:rsidRPr="008413FF">
        <w:rPr>
          <w:color w:val="333333"/>
          <w:spacing w:val="9"/>
          <w:sz w:val="22"/>
          <w:szCs w:val="22"/>
        </w:rPr>
        <w:t xml:space="preserve"> </w:t>
      </w:r>
      <w:r w:rsidRPr="008413FF">
        <w:rPr>
          <w:color w:val="333333"/>
          <w:sz w:val="22"/>
          <w:szCs w:val="22"/>
        </w:rPr>
        <w:t>or</w:t>
      </w:r>
      <w:r w:rsidRPr="008413FF">
        <w:rPr>
          <w:color w:val="333333"/>
          <w:spacing w:val="8"/>
          <w:sz w:val="22"/>
          <w:szCs w:val="22"/>
        </w:rPr>
        <w:t xml:space="preserve"> </w:t>
      </w:r>
      <w:r w:rsidRPr="008413FF">
        <w:rPr>
          <w:color w:val="333333"/>
          <w:sz w:val="22"/>
          <w:szCs w:val="22"/>
        </w:rPr>
        <w:t>ASME</w:t>
      </w:r>
      <w:r w:rsidRPr="008413FF">
        <w:rPr>
          <w:color w:val="333333"/>
          <w:spacing w:val="9"/>
          <w:sz w:val="22"/>
          <w:szCs w:val="22"/>
        </w:rPr>
        <w:t xml:space="preserve"> </w:t>
      </w:r>
      <w:r w:rsidRPr="008413FF">
        <w:rPr>
          <w:color w:val="333333"/>
          <w:sz w:val="22"/>
          <w:szCs w:val="22"/>
        </w:rPr>
        <w:t>B31.1,</w:t>
      </w:r>
      <w:r w:rsidRPr="008413FF">
        <w:rPr>
          <w:color w:val="333333"/>
          <w:spacing w:val="8"/>
          <w:sz w:val="22"/>
          <w:szCs w:val="22"/>
        </w:rPr>
        <w:t xml:space="preserve"> </w:t>
      </w:r>
      <w:r w:rsidRPr="008413FF">
        <w:rPr>
          <w:color w:val="333333"/>
          <w:sz w:val="22"/>
          <w:szCs w:val="22"/>
        </w:rPr>
        <w:t>as</w:t>
      </w:r>
      <w:r w:rsidRPr="008413FF">
        <w:rPr>
          <w:color w:val="333333"/>
          <w:spacing w:val="9"/>
          <w:sz w:val="22"/>
          <w:szCs w:val="22"/>
        </w:rPr>
        <w:t xml:space="preserve"> </w:t>
      </w:r>
      <w:r w:rsidRPr="008413FF">
        <w:rPr>
          <w:color w:val="333333"/>
          <w:spacing w:val="-2"/>
          <w:sz w:val="22"/>
          <w:szCs w:val="22"/>
        </w:rPr>
        <w:t>applicable.</w:t>
      </w:r>
    </w:p>
    <w:p w14:paraId="45887D29" w14:textId="0EDBA4EB" w:rsidR="008B3C95" w:rsidRDefault="00345D83" w:rsidP="008B3C95">
      <w:pPr>
        <w:pStyle w:val="BodyText"/>
        <w:spacing w:before="120" w:after="120"/>
        <w:ind w:left="1134" w:hanging="425"/>
        <w:rPr>
          <w:color w:val="333333"/>
          <w:sz w:val="22"/>
          <w:szCs w:val="22"/>
        </w:rPr>
      </w:pPr>
      <w:r w:rsidRPr="008413FF">
        <w:rPr>
          <w:b/>
          <w:sz w:val="22"/>
          <w:szCs w:val="22"/>
        </w:rPr>
        <w:t xml:space="preserve">23.3.4-2 - </w:t>
      </w:r>
      <w:r w:rsidRPr="008413FF">
        <w:rPr>
          <w:color w:val="333333"/>
          <w:sz w:val="22"/>
          <w:szCs w:val="22"/>
        </w:rPr>
        <w:t>Additional radiography resulting from rejected welds shall be at Supplier’s expense and shall not be included</w:t>
      </w:r>
      <w:r w:rsidRPr="008413FF">
        <w:rPr>
          <w:color w:val="333333"/>
          <w:spacing w:val="80"/>
          <w:sz w:val="22"/>
          <w:szCs w:val="22"/>
        </w:rPr>
        <w:t xml:space="preserve"> </w:t>
      </w:r>
      <w:r w:rsidRPr="008413FF">
        <w:rPr>
          <w:color w:val="333333"/>
          <w:sz w:val="22"/>
          <w:szCs w:val="22"/>
        </w:rPr>
        <w:t>in the five percent (or other specified percentage) required by the code or piping material classes.</w:t>
      </w:r>
    </w:p>
    <w:p w14:paraId="1092EFD8" w14:textId="53A1C5B5" w:rsidR="008B3C95" w:rsidRPr="008413FF" w:rsidRDefault="008B3C95" w:rsidP="003623F1">
      <w:pPr>
        <w:pStyle w:val="Heading2"/>
        <w:numPr>
          <w:ilvl w:val="1"/>
          <w:numId w:val="67"/>
        </w:numPr>
        <w:spacing w:before="240" w:after="240"/>
        <w:ind w:left="851" w:hanging="707"/>
        <w:rPr>
          <w:sz w:val="22"/>
          <w:szCs w:val="22"/>
        </w:rPr>
      </w:pPr>
      <w:bookmarkStart w:id="728" w:name="_Toc205628100"/>
      <w:bookmarkStart w:id="729" w:name="_Hlk189812413"/>
      <w:r w:rsidRPr="008B3C95">
        <w:rPr>
          <w:spacing w:val="-2"/>
          <w:sz w:val="22"/>
          <w:szCs w:val="22"/>
        </w:rPr>
        <w:t>Ultrasonic Examination</w:t>
      </w:r>
      <w:bookmarkEnd w:id="728"/>
    </w:p>
    <w:p w14:paraId="2B5502F1" w14:textId="7AE337F1" w:rsidR="00150DB0" w:rsidRPr="00526685" w:rsidRDefault="00150DB0" w:rsidP="003623F1">
      <w:pPr>
        <w:pStyle w:val="ListParagraph"/>
        <w:numPr>
          <w:ilvl w:val="2"/>
          <w:numId w:val="67"/>
        </w:numPr>
        <w:spacing w:before="240" w:after="240"/>
        <w:ind w:left="1134" w:hanging="567"/>
        <w:rPr>
          <w:rFonts w:ascii="Arial" w:hAnsi="Arial" w:cs="Arial"/>
          <w:b/>
        </w:rPr>
      </w:pPr>
      <w:r w:rsidRPr="0060234D">
        <w:rPr>
          <w:rFonts w:ascii="Arial" w:hAnsi="Arial" w:cs="Arial"/>
          <w:b/>
        </w:rPr>
        <w:t>General</w:t>
      </w:r>
      <w:r w:rsidRPr="0060234D">
        <w:rPr>
          <w:rFonts w:ascii="Arial" w:hAnsi="Arial" w:cs="Arial"/>
          <w:b/>
          <w:spacing w:val="10"/>
        </w:rPr>
        <w:t xml:space="preserve"> </w:t>
      </w:r>
      <w:r w:rsidRPr="0060234D">
        <w:rPr>
          <w:rFonts w:ascii="Arial" w:hAnsi="Arial" w:cs="Arial"/>
          <w:b/>
          <w:spacing w:val="-2"/>
        </w:rPr>
        <w:t>Requirements</w:t>
      </w:r>
    </w:p>
    <w:p w14:paraId="77CFD573" w14:textId="6F83E5DA" w:rsidR="00526685" w:rsidRPr="0060234D" w:rsidRDefault="00526685" w:rsidP="00526685">
      <w:pPr>
        <w:pStyle w:val="BodyText"/>
        <w:spacing w:before="120" w:after="120"/>
        <w:ind w:left="1134" w:hanging="425"/>
        <w:rPr>
          <w:color w:val="333333"/>
          <w:sz w:val="22"/>
          <w:szCs w:val="22"/>
        </w:rPr>
      </w:pPr>
      <w:r w:rsidRPr="0060234D">
        <w:rPr>
          <w:b/>
          <w:sz w:val="22"/>
          <w:szCs w:val="22"/>
        </w:rPr>
        <w:t>23.</w:t>
      </w:r>
      <w:r>
        <w:rPr>
          <w:b/>
          <w:sz w:val="22"/>
          <w:szCs w:val="22"/>
        </w:rPr>
        <w:t>4</w:t>
      </w:r>
      <w:r w:rsidRPr="0060234D">
        <w:rPr>
          <w:b/>
          <w:sz w:val="22"/>
          <w:szCs w:val="22"/>
        </w:rPr>
        <w:t xml:space="preserve">.1-1 - </w:t>
      </w:r>
      <w:r w:rsidRPr="00526685">
        <w:rPr>
          <w:color w:val="333333"/>
          <w:sz w:val="22"/>
          <w:szCs w:val="22"/>
        </w:rPr>
        <w:t>Ultrasonic testing shall be performed in accordance with either ASME section V and the requirements of the piping material classes.</w:t>
      </w:r>
    </w:p>
    <w:p w14:paraId="7B3C94E2" w14:textId="15A5354A" w:rsidR="00526685" w:rsidRPr="0060234D" w:rsidRDefault="00526685" w:rsidP="00526685">
      <w:pPr>
        <w:pStyle w:val="BodyText"/>
        <w:spacing w:before="120" w:after="120"/>
        <w:ind w:left="1134" w:hanging="425"/>
        <w:rPr>
          <w:color w:val="333333"/>
          <w:spacing w:val="-2"/>
          <w:sz w:val="22"/>
          <w:szCs w:val="22"/>
        </w:rPr>
      </w:pPr>
      <w:r w:rsidRPr="0060234D">
        <w:rPr>
          <w:b/>
          <w:sz w:val="22"/>
          <w:szCs w:val="22"/>
        </w:rPr>
        <w:t>23.</w:t>
      </w:r>
      <w:r>
        <w:rPr>
          <w:b/>
          <w:sz w:val="22"/>
          <w:szCs w:val="22"/>
        </w:rPr>
        <w:t>4</w:t>
      </w:r>
      <w:r w:rsidRPr="0060234D">
        <w:rPr>
          <w:b/>
          <w:sz w:val="22"/>
          <w:szCs w:val="22"/>
        </w:rPr>
        <w:t>.1-2</w:t>
      </w:r>
      <w:r w:rsidRPr="0060234D">
        <w:rPr>
          <w:b/>
          <w:spacing w:val="2"/>
          <w:sz w:val="22"/>
          <w:szCs w:val="22"/>
        </w:rPr>
        <w:t xml:space="preserve"> </w:t>
      </w:r>
      <w:r w:rsidRPr="0060234D">
        <w:rPr>
          <w:b/>
          <w:sz w:val="22"/>
          <w:szCs w:val="22"/>
        </w:rPr>
        <w:t>-</w:t>
      </w:r>
      <w:r w:rsidRPr="0060234D">
        <w:rPr>
          <w:b/>
          <w:spacing w:val="2"/>
          <w:sz w:val="22"/>
          <w:szCs w:val="22"/>
        </w:rPr>
        <w:t xml:space="preserve"> </w:t>
      </w:r>
      <w:r w:rsidRPr="00526685">
        <w:rPr>
          <w:color w:val="333333"/>
          <w:spacing w:val="-2"/>
          <w:sz w:val="22"/>
          <w:szCs w:val="22"/>
        </w:rPr>
        <w:t>Final ultrasonic testing for acceptance shall be performed following PWHT.</w:t>
      </w:r>
    </w:p>
    <w:p w14:paraId="63956DE0" w14:textId="5E4A0F14" w:rsidR="00526685" w:rsidRPr="00526685" w:rsidRDefault="00526685" w:rsidP="00526685">
      <w:pPr>
        <w:pStyle w:val="BodyText"/>
        <w:spacing w:before="120" w:after="120"/>
        <w:ind w:left="1134" w:hanging="425"/>
        <w:rPr>
          <w:color w:val="333333"/>
          <w:spacing w:val="-2"/>
          <w:sz w:val="22"/>
          <w:szCs w:val="22"/>
        </w:rPr>
      </w:pPr>
      <w:r w:rsidRPr="0060234D">
        <w:rPr>
          <w:b/>
          <w:sz w:val="22"/>
          <w:szCs w:val="22"/>
        </w:rPr>
        <w:t>23.</w:t>
      </w:r>
      <w:r>
        <w:rPr>
          <w:b/>
          <w:sz w:val="22"/>
          <w:szCs w:val="22"/>
        </w:rPr>
        <w:t>4</w:t>
      </w:r>
      <w:r w:rsidRPr="0060234D">
        <w:rPr>
          <w:b/>
          <w:sz w:val="22"/>
          <w:szCs w:val="22"/>
        </w:rPr>
        <w:t>.1-3</w:t>
      </w:r>
      <w:r w:rsidRPr="0060234D">
        <w:rPr>
          <w:b/>
          <w:spacing w:val="3"/>
          <w:sz w:val="22"/>
          <w:szCs w:val="22"/>
        </w:rPr>
        <w:t xml:space="preserve"> </w:t>
      </w:r>
      <w:r w:rsidRPr="0060234D">
        <w:rPr>
          <w:b/>
          <w:sz w:val="22"/>
          <w:szCs w:val="22"/>
        </w:rPr>
        <w:t>-</w:t>
      </w:r>
      <w:r w:rsidRPr="0060234D">
        <w:rPr>
          <w:b/>
          <w:spacing w:val="3"/>
          <w:sz w:val="22"/>
          <w:szCs w:val="22"/>
        </w:rPr>
        <w:t xml:space="preserve"> </w:t>
      </w:r>
      <w:r w:rsidRPr="00526685">
        <w:rPr>
          <w:color w:val="333333"/>
          <w:spacing w:val="-2"/>
          <w:sz w:val="22"/>
          <w:szCs w:val="22"/>
        </w:rPr>
        <w:t>Ultrasonic inspection shall be performed by a qualified third-party Sub-Supplier. Self-inspection by Supplier shall not be acceptable</w:t>
      </w:r>
      <w:r>
        <w:rPr>
          <w:color w:val="333333"/>
          <w:spacing w:val="-2"/>
          <w:sz w:val="22"/>
          <w:szCs w:val="22"/>
        </w:rPr>
        <w:t>.</w:t>
      </w:r>
    </w:p>
    <w:p w14:paraId="76A520FC" w14:textId="21DD284D" w:rsidR="00526685" w:rsidRPr="0060234D" w:rsidRDefault="00526685" w:rsidP="00526685">
      <w:pPr>
        <w:pStyle w:val="BodyText"/>
        <w:spacing w:before="120" w:after="120"/>
        <w:ind w:left="1418" w:hanging="284"/>
        <w:rPr>
          <w:sz w:val="22"/>
          <w:szCs w:val="22"/>
        </w:rPr>
      </w:pPr>
      <w:r w:rsidRPr="0060234D">
        <w:rPr>
          <w:b/>
          <w:sz w:val="22"/>
          <w:szCs w:val="22"/>
        </w:rPr>
        <w:t>23.</w:t>
      </w:r>
      <w:r>
        <w:rPr>
          <w:b/>
          <w:sz w:val="22"/>
          <w:szCs w:val="22"/>
        </w:rPr>
        <w:t>4</w:t>
      </w:r>
      <w:r w:rsidRPr="0060234D">
        <w:rPr>
          <w:b/>
          <w:sz w:val="22"/>
          <w:szCs w:val="22"/>
        </w:rPr>
        <w:t>.1-</w:t>
      </w:r>
      <w:r>
        <w:rPr>
          <w:b/>
          <w:sz w:val="22"/>
          <w:szCs w:val="22"/>
        </w:rPr>
        <w:t>3</w:t>
      </w:r>
      <w:r w:rsidRPr="0060234D">
        <w:rPr>
          <w:b/>
          <w:sz w:val="22"/>
          <w:szCs w:val="22"/>
        </w:rPr>
        <w:t>.1</w:t>
      </w:r>
      <w:r w:rsidRPr="0060234D">
        <w:rPr>
          <w:b/>
          <w:spacing w:val="9"/>
          <w:sz w:val="22"/>
          <w:szCs w:val="22"/>
        </w:rPr>
        <w:t xml:space="preserve"> </w:t>
      </w:r>
      <w:r w:rsidRPr="0060234D">
        <w:rPr>
          <w:b/>
          <w:sz w:val="22"/>
          <w:szCs w:val="22"/>
        </w:rPr>
        <w:t>-</w:t>
      </w:r>
      <w:r w:rsidRPr="0060234D">
        <w:rPr>
          <w:b/>
          <w:spacing w:val="2"/>
          <w:sz w:val="22"/>
          <w:szCs w:val="22"/>
        </w:rPr>
        <w:t xml:space="preserve"> </w:t>
      </w:r>
      <w:r w:rsidRPr="0060234D">
        <w:rPr>
          <w:color w:val="333333"/>
          <w:sz w:val="22"/>
          <w:szCs w:val="22"/>
        </w:rPr>
        <w:t>Inspectors</w:t>
      </w:r>
      <w:r w:rsidRPr="0060234D">
        <w:rPr>
          <w:color w:val="333333"/>
          <w:spacing w:val="10"/>
          <w:sz w:val="22"/>
          <w:szCs w:val="22"/>
        </w:rPr>
        <w:t xml:space="preserve"> </w:t>
      </w:r>
      <w:r w:rsidRPr="0060234D">
        <w:rPr>
          <w:color w:val="333333"/>
          <w:sz w:val="22"/>
          <w:szCs w:val="22"/>
        </w:rPr>
        <w:t>shall</w:t>
      </w:r>
      <w:r w:rsidRPr="0060234D">
        <w:rPr>
          <w:color w:val="333333"/>
          <w:spacing w:val="9"/>
          <w:sz w:val="22"/>
          <w:szCs w:val="22"/>
        </w:rPr>
        <w:t xml:space="preserve"> </w:t>
      </w:r>
      <w:r w:rsidRPr="0060234D">
        <w:rPr>
          <w:color w:val="333333"/>
          <w:sz w:val="22"/>
          <w:szCs w:val="22"/>
        </w:rPr>
        <w:t>be</w:t>
      </w:r>
      <w:r w:rsidRPr="0060234D">
        <w:rPr>
          <w:color w:val="333333"/>
          <w:spacing w:val="10"/>
          <w:sz w:val="22"/>
          <w:szCs w:val="22"/>
        </w:rPr>
        <w:t xml:space="preserve"> </w:t>
      </w:r>
      <w:r w:rsidRPr="0060234D">
        <w:rPr>
          <w:color w:val="333333"/>
          <w:sz w:val="22"/>
          <w:szCs w:val="22"/>
        </w:rPr>
        <w:t>qualified</w:t>
      </w:r>
      <w:r w:rsidRPr="0060234D">
        <w:rPr>
          <w:color w:val="333333"/>
          <w:spacing w:val="9"/>
          <w:sz w:val="22"/>
          <w:szCs w:val="22"/>
        </w:rPr>
        <w:t xml:space="preserve"> </w:t>
      </w:r>
      <w:r w:rsidRPr="0060234D">
        <w:rPr>
          <w:color w:val="333333"/>
          <w:sz w:val="22"/>
          <w:szCs w:val="22"/>
        </w:rPr>
        <w:t>in</w:t>
      </w:r>
      <w:r w:rsidRPr="0060234D">
        <w:rPr>
          <w:color w:val="333333"/>
          <w:spacing w:val="10"/>
          <w:sz w:val="22"/>
          <w:szCs w:val="22"/>
        </w:rPr>
        <w:t xml:space="preserve"> </w:t>
      </w:r>
      <w:r w:rsidRPr="0060234D">
        <w:rPr>
          <w:color w:val="333333"/>
          <w:sz w:val="22"/>
          <w:szCs w:val="22"/>
        </w:rPr>
        <w:t>accordance</w:t>
      </w:r>
      <w:r w:rsidRPr="0060234D">
        <w:rPr>
          <w:color w:val="333333"/>
          <w:spacing w:val="9"/>
          <w:sz w:val="22"/>
          <w:szCs w:val="22"/>
        </w:rPr>
        <w:t xml:space="preserve"> </w:t>
      </w:r>
      <w:r w:rsidRPr="0060234D">
        <w:rPr>
          <w:color w:val="333333"/>
          <w:sz w:val="22"/>
          <w:szCs w:val="22"/>
        </w:rPr>
        <w:t>with</w:t>
      </w:r>
      <w:r w:rsidRPr="0060234D">
        <w:rPr>
          <w:color w:val="333333"/>
          <w:spacing w:val="10"/>
          <w:sz w:val="22"/>
          <w:szCs w:val="22"/>
        </w:rPr>
        <w:t xml:space="preserve"> </w:t>
      </w:r>
      <w:r w:rsidRPr="0060234D">
        <w:rPr>
          <w:color w:val="333333"/>
          <w:sz w:val="22"/>
          <w:szCs w:val="22"/>
        </w:rPr>
        <w:t>ISO 9712 or ASNT SNT-TC-1A</w:t>
      </w:r>
      <w:r w:rsidRPr="0060234D">
        <w:rPr>
          <w:color w:val="333333"/>
          <w:spacing w:val="-5"/>
          <w:sz w:val="22"/>
          <w:szCs w:val="22"/>
        </w:rPr>
        <w:t>.</w:t>
      </w:r>
    </w:p>
    <w:p w14:paraId="37EF51FE" w14:textId="46362D0C" w:rsidR="00526685" w:rsidRPr="0060234D" w:rsidRDefault="00526685" w:rsidP="00526685">
      <w:pPr>
        <w:pStyle w:val="BodyText"/>
        <w:spacing w:before="120" w:after="120"/>
        <w:ind w:left="1418" w:hanging="284"/>
        <w:rPr>
          <w:sz w:val="22"/>
          <w:szCs w:val="22"/>
        </w:rPr>
      </w:pPr>
      <w:r w:rsidRPr="0060234D">
        <w:rPr>
          <w:b/>
          <w:sz w:val="22"/>
          <w:szCs w:val="22"/>
        </w:rPr>
        <w:t>23.</w:t>
      </w:r>
      <w:r>
        <w:rPr>
          <w:b/>
          <w:sz w:val="22"/>
          <w:szCs w:val="22"/>
        </w:rPr>
        <w:t>4</w:t>
      </w:r>
      <w:r w:rsidRPr="0060234D">
        <w:rPr>
          <w:b/>
          <w:sz w:val="22"/>
          <w:szCs w:val="22"/>
        </w:rPr>
        <w:t>.1-</w:t>
      </w:r>
      <w:r>
        <w:rPr>
          <w:b/>
          <w:sz w:val="22"/>
          <w:szCs w:val="22"/>
        </w:rPr>
        <w:t>3</w:t>
      </w:r>
      <w:r w:rsidRPr="0060234D">
        <w:rPr>
          <w:b/>
          <w:sz w:val="22"/>
          <w:szCs w:val="22"/>
        </w:rPr>
        <w:t xml:space="preserve">.2 - </w:t>
      </w:r>
      <w:r w:rsidRPr="0060234D">
        <w:rPr>
          <w:color w:val="333333"/>
          <w:sz w:val="22"/>
          <w:szCs w:val="22"/>
        </w:rPr>
        <w:t xml:space="preserve">As a minimum, inspectors responsible for grading and interpretation of </w:t>
      </w:r>
      <w:r w:rsidR="002F0D88" w:rsidRPr="002F0D88">
        <w:rPr>
          <w:color w:val="333333"/>
          <w:sz w:val="22"/>
          <w:szCs w:val="22"/>
        </w:rPr>
        <w:t>ultrasonic testing signals</w:t>
      </w:r>
      <w:r w:rsidRPr="0060234D">
        <w:rPr>
          <w:color w:val="333333"/>
          <w:sz w:val="22"/>
          <w:szCs w:val="22"/>
        </w:rPr>
        <w:t xml:space="preserve"> shall be Technician Level II and certified by ISO 9712 or ASNT SNT-TC-1A.</w:t>
      </w:r>
    </w:p>
    <w:p w14:paraId="73294D38" w14:textId="663B0AE6" w:rsidR="00526685" w:rsidRPr="0060234D" w:rsidRDefault="00526685" w:rsidP="00526685">
      <w:pPr>
        <w:pStyle w:val="BodyText"/>
        <w:spacing w:before="120" w:after="120"/>
        <w:ind w:left="1418" w:hanging="284"/>
        <w:rPr>
          <w:sz w:val="22"/>
          <w:szCs w:val="22"/>
        </w:rPr>
      </w:pPr>
      <w:r w:rsidRPr="0060234D">
        <w:rPr>
          <w:b/>
          <w:sz w:val="22"/>
          <w:szCs w:val="22"/>
        </w:rPr>
        <w:lastRenderedPageBreak/>
        <w:t>23.</w:t>
      </w:r>
      <w:r>
        <w:rPr>
          <w:b/>
          <w:sz w:val="22"/>
          <w:szCs w:val="22"/>
        </w:rPr>
        <w:t>4</w:t>
      </w:r>
      <w:r w:rsidRPr="0060234D">
        <w:rPr>
          <w:b/>
          <w:sz w:val="22"/>
          <w:szCs w:val="22"/>
        </w:rPr>
        <w:t>.1-</w:t>
      </w:r>
      <w:r>
        <w:rPr>
          <w:b/>
          <w:sz w:val="22"/>
          <w:szCs w:val="22"/>
        </w:rPr>
        <w:t>3</w:t>
      </w:r>
      <w:r w:rsidRPr="0060234D">
        <w:rPr>
          <w:b/>
          <w:sz w:val="22"/>
          <w:szCs w:val="22"/>
        </w:rPr>
        <w:t>.3</w:t>
      </w:r>
      <w:r w:rsidRPr="0060234D">
        <w:rPr>
          <w:b/>
          <w:spacing w:val="9"/>
          <w:sz w:val="22"/>
          <w:szCs w:val="22"/>
        </w:rPr>
        <w:t xml:space="preserve"> </w:t>
      </w:r>
      <w:r w:rsidRPr="0060234D">
        <w:rPr>
          <w:b/>
          <w:sz w:val="22"/>
          <w:szCs w:val="22"/>
        </w:rPr>
        <w:t>-</w:t>
      </w:r>
      <w:r w:rsidRPr="0060234D">
        <w:rPr>
          <w:b/>
          <w:spacing w:val="2"/>
          <w:sz w:val="22"/>
          <w:szCs w:val="22"/>
        </w:rPr>
        <w:t xml:space="preserve"> </w:t>
      </w:r>
      <w:r w:rsidRPr="0060234D">
        <w:rPr>
          <w:color w:val="333333"/>
          <w:sz w:val="22"/>
          <w:szCs w:val="22"/>
        </w:rPr>
        <w:t>As</w:t>
      </w:r>
      <w:r w:rsidRPr="0060234D">
        <w:rPr>
          <w:color w:val="333333"/>
          <w:spacing w:val="10"/>
          <w:sz w:val="22"/>
          <w:szCs w:val="22"/>
        </w:rPr>
        <w:t xml:space="preserve"> </w:t>
      </w:r>
      <w:r w:rsidRPr="0060234D">
        <w:rPr>
          <w:color w:val="333333"/>
          <w:sz w:val="22"/>
          <w:szCs w:val="22"/>
        </w:rPr>
        <w:t>a</w:t>
      </w:r>
      <w:r w:rsidRPr="0060234D">
        <w:rPr>
          <w:color w:val="333333"/>
          <w:spacing w:val="9"/>
          <w:sz w:val="22"/>
          <w:szCs w:val="22"/>
        </w:rPr>
        <w:t xml:space="preserve"> </w:t>
      </w:r>
      <w:r w:rsidRPr="0060234D">
        <w:rPr>
          <w:color w:val="333333"/>
          <w:sz w:val="22"/>
          <w:szCs w:val="22"/>
        </w:rPr>
        <w:t>minimum,</w:t>
      </w:r>
      <w:r w:rsidRPr="0060234D">
        <w:rPr>
          <w:color w:val="333333"/>
          <w:spacing w:val="10"/>
          <w:sz w:val="22"/>
          <w:szCs w:val="22"/>
        </w:rPr>
        <w:t xml:space="preserve"> </w:t>
      </w:r>
      <w:r w:rsidRPr="0060234D">
        <w:rPr>
          <w:color w:val="333333"/>
          <w:sz w:val="22"/>
          <w:szCs w:val="22"/>
        </w:rPr>
        <w:t>inspector</w:t>
      </w:r>
      <w:r w:rsidRPr="0060234D">
        <w:rPr>
          <w:color w:val="333333"/>
          <w:spacing w:val="9"/>
          <w:sz w:val="22"/>
          <w:szCs w:val="22"/>
        </w:rPr>
        <w:t xml:space="preserve"> </w:t>
      </w:r>
      <w:r w:rsidRPr="0060234D">
        <w:rPr>
          <w:color w:val="333333"/>
          <w:sz w:val="22"/>
          <w:szCs w:val="22"/>
        </w:rPr>
        <w:t>helpers</w:t>
      </w:r>
      <w:r w:rsidRPr="0060234D">
        <w:rPr>
          <w:color w:val="333333"/>
          <w:spacing w:val="10"/>
          <w:sz w:val="22"/>
          <w:szCs w:val="22"/>
        </w:rPr>
        <w:t xml:space="preserve"> </w:t>
      </w:r>
      <w:r w:rsidRPr="0060234D">
        <w:rPr>
          <w:color w:val="333333"/>
          <w:sz w:val="22"/>
          <w:szCs w:val="22"/>
        </w:rPr>
        <w:t>shall</w:t>
      </w:r>
      <w:r w:rsidRPr="0060234D">
        <w:rPr>
          <w:color w:val="333333"/>
          <w:spacing w:val="9"/>
          <w:sz w:val="22"/>
          <w:szCs w:val="22"/>
        </w:rPr>
        <w:t xml:space="preserve"> </w:t>
      </w:r>
      <w:r w:rsidRPr="0060234D">
        <w:rPr>
          <w:color w:val="333333"/>
          <w:sz w:val="22"/>
          <w:szCs w:val="22"/>
        </w:rPr>
        <w:t>be</w:t>
      </w:r>
      <w:r w:rsidRPr="0060234D">
        <w:rPr>
          <w:color w:val="333333"/>
          <w:spacing w:val="10"/>
          <w:sz w:val="22"/>
          <w:szCs w:val="22"/>
        </w:rPr>
        <w:t xml:space="preserve"> </w:t>
      </w:r>
      <w:r w:rsidRPr="0060234D">
        <w:rPr>
          <w:color w:val="333333"/>
          <w:sz w:val="22"/>
          <w:szCs w:val="22"/>
        </w:rPr>
        <w:t>Technician</w:t>
      </w:r>
      <w:r w:rsidRPr="0060234D">
        <w:rPr>
          <w:color w:val="333333"/>
          <w:spacing w:val="9"/>
          <w:sz w:val="22"/>
          <w:szCs w:val="22"/>
        </w:rPr>
        <w:t xml:space="preserve"> </w:t>
      </w:r>
      <w:r w:rsidRPr="0060234D">
        <w:rPr>
          <w:color w:val="333333"/>
          <w:sz w:val="22"/>
          <w:szCs w:val="22"/>
        </w:rPr>
        <w:t>Level</w:t>
      </w:r>
      <w:r w:rsidRPr="0060234D">
        <w:rPr>
          <w:color w:val="333333"/>
          <w:spacing w:val="10"/>
          <w:sz w:val="22"/>
          <w:szCs w:val="22"/>
        </w:rPr>
        <w:t xml:space="preserve"> </w:t>
      </w:r>
      <w:r w:rsidRPr="0060234D">
        <w:rPr>
          <w:color w:val="333333"/>
          <w:sz w:val="22"/>
          <w:szCs w:val="22"/>
        </w:rPr>
        <w:t>I</w:t>
      </w:r>
      <w:r w:rsidRPr="0060234D">
        <w:rPr>
          <w:color w:val="333333"/>
          <w:spacing w:val="9"/>
          <w:sz w:val="22"/>
          <w:szCs w:val="22"/>
        </w:rPr>
        <w:t xml:space="preserve"> </w:t>
      </w:r>
      <w:r w:rsidRPr="0060234D">
        <w:rPr>
          <w:color w:val="333333"/>
          <w:sz w:val="22"/>
          <w:szCs w:val="22"/>
        </w:rPr>
        <w:t>and</w:t>
      </w:r>
      <w:r w:rsidRPr="0060234D">
        <w:rPr>
          <w:color w:val="333333"/>
          <w:spacing w:val="10"/>
          <w:sz w:val="22"/>
          <w:szCs w:val="22"/>
        </w:rPr>
        <w:t xml:space="preserve"> </w:t>
      </w:r>
      <w:r w:rsidRPr="0060234D">
        <w:rPr>
          <w:color w:val="333333"/>
          <w:sz w:val="22"/>
          <w:szCs w:val="22"/>
        </w:rPr>
        <w:t>certified</w:t>
      </w:r>
      <w:r w:rsidRPr="0060234D">
        <w:rPr>
          <w:color w:val="333333"/>
          <w:spacing w:val="9"/>
          <w:sz w:val="22"/>
          <w:szCs w:val="22"/>
        </w:rPr>
        <w:t xml:space="preserve"> </w:t>
      </w:r>
      <w:r w:rsidRPr="0060234D">
        <w:rPr>
          <w:color w:val="333333"/>
          <w:sz w:val="22"/>
          <w:szCs w:val="22"/>
        </w:rPr>
        <w:t>by</w:t>
      </w:r>
      <w:r w:rsidRPr="0060234D">
        <w:rPr>
          <w:color w:val="333333"/>
          <w:spacing w:val="10"/>
          <w:sz w:val="22"/>
          <w:szCs w:val="22"/>
        </w:rPr>
        <w:t xml:space="preserve"> </w:t>
      </w:r>
      <w:r w:rsidRPr="0060234D">
        <w:rPr>
          <w:color w:val="333333"/>
          <w:sz w:val="22"/>
          <w:szCs w:val="22"/>
        </w:rPr>
        <w:t>ISO 9712 or ASNT SNT-TC-1A</w:t>
      </w:r>
      <w:r w:rsidRPr="0060234D">
        <w:rPr>
          <w:color w:val="333333"/>
          <w:spacing w:val="-5"/>
          <w:sz w:val="22"/>
          <w:szCs w:val="22"/>
        </w:rPr>
        <w:t>.</w:t>
      </w:r>
    </w:p>
    <w:p w14:paraId="12845648" w14:textId="6339B018" w:rsidR="00526685" w:rsidRPr="0060234D" w:rsidRDefault="00526685" w:rsidP="00526685">
      <w:pPr>
        <w:pStyle w:val="BodyText"/>
        <w:spacing w:before="120" w:after="120"/>
        <w:ind w:left="1134" w:hanging="425"/>
        <w:rPr>
          <w:sz w:val="22"/>
          <w:szCs w:val="22"/>
        </w:rPr>
      </w:pPr>
      <w:r w:rsidRPr="0060234D">
        <w:rPr>
          <w:b/>
          <w:sz w:val="22"/>
          <w:szCs w:val="22"/>
        </w:rPr>
        <w:t>23.</w:t>
      </w:r>
      <w:r w:rsidR="006635D7" w:rsidRPr="006635D7">
        <w:rPr>
          <w:b/>
          <w:sz w:val="22"/>
          <w:szCs w:val="22"/>
        </w:rPr>
        <w:t>4</w:t>
      </w:r>
      <w:r w:rsidRPr="0060234D">
        <w:rPr>
          <w:b/>
          <w:sz w:val="22"/>
          <w:szCs w:val="22"/>
        </w:rPr>
        <w:t>.1-</w:t>
      </w:r>
      <w:r w:rsidR="006635D7" w:rsidRPr="006635D7">
        <w:rPr>
          <w:b/>
          <w:sz w:val="22"/>
          <w:szCs w:val="22"/>
        </w:rPr>
        <w:t>4</w:t>
      </w:r>
      <w:r w:rsidRPr="0060234D">
        <w:rPr>
          <w:b/>
          <w:sz w:val="22"/>
          <w:szCs w:val="22"/>
        </w:rPr>
        <w:t xml:space="preserve"> - </w:t>
      </w:r>
      <w:r w:rsidRPr="0060234D">
        <w:rPr>
          <w:color w:val="333333"/>
          <w:sz w:val="22"/>
          <w:szCs w:val="22"/>
        </w:rPr>
        <w:t>For each procedure change requiring a separate welder qualification, the first two welds for each welder shall</w:t>
      </w:r>
      <w:r w:rsidRPr="0060234D">
        <w:rPr>
          <w:color w:val="333333"/>
          <w:spacing w:val="22"/>
          <w:sz w:val="22"/>
          <w:szCs w:val="22"/>
        </w:rPr>
        <w:t xml:space="preserve"> </w:t>
      </w:r>
      <w:r w:rsidRPr="0060234D">
        <w:rPr>
          <w:color w:val="333333"/>
          <w:sz w:val="22"/>
          <w:szCs w:val="22"/>
        </w:rPr>
        <w:t>be</w:t>
      </w:r>
      <w:r w:rsidRPr="0060234D">
        <w:rPr>
          <w:color w:val="333333"/>
          <w:spacing w:val="22"/>
          <w:sz w:val="22"/>
          <w:szCs w:val="22"/>
        </w:rPr>
        <w:t xml:space="preserve"> </w:t>
      </w:r>
      <w:r w:rsidRPr="0060234D">
        <w:rPr>
          <w:color w:val="333333"/>
          <w:sz w:val="22"/>
          <w:szCs w:val="22"/>
        </w:rPr>
        <w:t>100</w:t>
      </w:r>
      <w:r w:rsidRPr="0060234D">
        <w:rPr>
          <w:color w:val="333333"/>
          <w:spacing w:val="22"/>
          <w:sz w:val="22"/>
          <w:szCs w:val="22"/>
        </w:rPr>
        <w:t xml:space="preserve"> </w:t>
      </w:r>
      <w:r w:rsidRPr="0060234D">
        <w:rPr>
          <w:color w:val="333333"/>
          <w:sz w:val="22"/>
          <w:szCs w:val="22"/>
        </w:rPr>
        <w:t>percent</w:t>
      </w:r>
      <w:r w:rsidRPr="0060234D">
        <w:rPr>
          <w:color w:val="333333"/>
          <w:spacing w:val="22"/>
          <w:sz w:val="22"/>
          <w:szCs w:val="22"/>
        </w:rPr>
        <w:t xml:space="preserve"> </w:t>
      </w:r>
      <w:r w:rsidR="006635D7" w:rsidRPr="006635D7">
        <w:rPr>
          <w:color w:val="333333"/>
          <w:sz w:val="22"/>
          <w:szCs w:val="22"/>
        </w:rPr>
        <w:t>ultrasound scanned</w:t>
      </w:r>
      <w:r w:rsidR="006635D7" w:rsidRPr="006635D7">
        <w:t xml:space="preserve"> </w:t>
      </w:r>
      <w:r w:rsidRPr="0060234D">
        <w:rPr>
          <w:color w:val="333333"/>
          <w:sz w:val="22"/>
          <w:szCs w:val="22"/>
        </w:rPr>
        <w:t>in</w:t>
      </w:r>
      <w:r w:rsidRPr="0060234D">
        <w:rPr>
          <w:color w:val="333333"/>
          <w:spacing w:val="22"/>
          <w:sz w:val="22"/>
          <w:szCs w:val="22"/>
        </w:rPr>
        <w:t xml:space="preserve"> </w:t>
      </w:r>
      <w:r w:rsidRPr="0060234D">
        <w:rPr>
          <w:color w:val="333333"/>
          <w:sz w:val="22"/>
          <w:szCs w:val="22"/>
        </w:rPr>
        <w:t>addition</w:t>
      </w:r>
      <w:r w:rsidRPr="0060234D">
        <w:rPr>
          <w:color w:val="333333"/>
          <w:spacing w:val="22"/>
          <w:sz w:val="22"/>
          <w:szCs w:val="22"/>
        </w:rPr>
        <w:t xml:space="preserve"> </w:t>
      </w:r>
      <w:r w:rsidRPr="0060234D">
        <w:rPr>
          <w:color w:val="333333"/>
          <w:sz w:val="22"/>
          <w:szCs w:val="22"/>
        </w:rPr>
        <w:t>to</w:t>
      </w:r>
      <w:r w:rsidRPr="0060234D">
        <w:rPr>
          <w:color w:val="333333"/>
          <w:spacing w:val="22"/>
          <w:sz w:val="22"/>
          <w:szCs w:val="22"/>
        </w:rPr>
        <w:t xml:space="preserve"> </w:t>
      </w:r>
      <w:r w:rsidRPr="0060234D">
        <w:rPr>
          <w:color w:val="333333"/>
          <w:sz w:val="22"/>
          <w:szCs w:val="22"/>
        </w:rPr>
        <w:t>five</w:t>
      </w:r>
      <w:r w:rsidRPr="0060234D">
        <w:rPr>
          <w:color w:val="333333"/>
          <w:spacing w:val="22"/>
          <w:sz w:val="22"/>
          <w:szCs w:val="22"/>
        </w:rPr>
        <w:t xml:space="preserve"> </w:t>
      </w:r>
      <w:r w:rsidRPr="0060234D">
        <w:rPr>
          <w:color w:val="333333"/>
          <w:sz w:val="22"/>
          <w:szCs w:val="22"/>
        </w:rPr>
        <w:t>percent</w:t>
      </w:r>
      <w:r w:rsidRPr="0060234D">
        <w:rPr>
          <w:color w:val="333333"/>
          <w:spacing w:val="22"/>
          <w:sz w:val="22"/>
          <w:szCs w:val="22"/>
        </w:rPr>
        <w:t xml:space="preserve"> </w:t>
      </w:r>
      <w:r w:rsidRPr="0060234D">
        <w:rPr>
          <w:color w:val="333333"/>
          <w:sz w:val="22"/>
          <w:szCs w:val="22"/>
        </w:rPr>
        <w:t>of</w:t>
      </w:r>
      <w:r w:rsidRPr="0060234D">
        <w:rPr>
          <w:color w:val="333333"/>
          <w:spacing w:val="22"/>
          <w:sz w:val="22"/>
          <w:szCs w:val="22"/>
        </w:rPr>
        <w:t xml:space="preserve"> </w:t>
      </w:r>
      <w:r w:rsidRPr="0060234D">
        <w:rPr>
          <w:color w:val="333333"/>
          <w:sz w:val="22"/>
          <w:szCs w:val="22"/>
        </w:rPr>
        <w:t>the</w:t>
      </w:r>
      <w:r w:rsidRPr="0060234D">
        <w:rPr>
          <w:color w:val="333333"/>
          <w:spacing w:val="22"/>
          <w:sz w:val="22"/>
          <w:szCs w:val="22"/>
        </w:rPr>
        <w:t xml:space="preserve"> </w:t>
      </w:r>
      <w:r w:rsidRPr="0060234D">
        <w:rPr>
          <w:color w:val="333333"/>
          <w:sz w:val="22"/>
          <w:szCs w:val="22"/>
        </w:rPr>
        <w:t>order</w:t>
      </w:r>
      <w:r w:rsidRPr="0060234D">
        <w:rPr>
          <w:color w:val="333333"/>
          <w:spacing w:val="22"/>
          <w:sz w:val="22"/>
          <w:szCs w:val="22"/>
        </w:rPr>
        <w:t xml:space="preserve"> </w:t>
      </w:r>
      <w:r w:rsidRPr="0060234D">
        <w:rPr>
          <w:color w:val="333333"/>
          <w:sz w:val="22"/>
          <w:szCs w:val="22"/>
        </w:rPr>
        <w:t>(or</w:t>
      </w:r>
      <w:r w:rsidRPr="0060234D">
        <w:rPr>
          <w:color w:val="333333"/>
          <w:spacing w:val="22"/>
          <w:sz w:val="22"/>
          <w:szCs w:val="22"/>
        </w:rPr>
        <w:t xml:space="preserve"> </w:t>
      </w:r>
      <w:r w:rsidRPr="0060234D">
        <w:rPr>
          <w:color w:val="333333"/>
          <w:sz w:val="22"/>
          <w:szCs w:val="22"/>
        </w:rPr>
        <w:t>other</w:t>
      </w:r>
      <w:r w:rsidRPr="0060234D">
        <w:rPr>
          <w:color w:val="333333"/>
          <w:spacing w:val="22"/>
          <w:sz w:val="22"/>
          <w:szCs w:val="22"/>
        </w:rPr>
        <w:t xml:space="preserve"> </w:t>
      </w:r>
      <w:r w:rsidRPr="0060234D">
        <w:rPr>
          <w:color w:val="333333"/>
          <w:sz w:val="22"/>
          <w:szCs w:val="22"/>
        </w:rPr>
        <w:t>specified</w:t>
      </w:r>
      <w:r w:rsidRPr="0060234D">
        <w:rPr>
          <w:color w:val="333333"/>
          <w:spacing w:val="22"/>
          <w:sz w:val="22"/>
          <w:szCs w:val="22"/>
        </w:rPr>
        <w:t xml:space="preserve"> </w:t>
      </w:r>
      <w:r w:rsidRPr="0060234D">
        <w:rPr>
          <w:color w:val="333333"/>
          <w:sz w:val="22"/>
          <w:szCs w:val="22"/>
        </w:rPr>
        <w:t>percentage).</w:t>
      </w:r>
    </w:p>
    <w:p w14:paraId="79EEC239" w14:textId="300C8A27" w:rsidR="00526685" w:rsidRPr="0060234D" w:rsidRDefault="00526685" w:rsidP="00526685">
      <w:pPr>
        <w:pStyle w:val="BodyText"/>
        <w:spacing w:before="120" w:after="120"/>
        <w:ind w:left="1134" w:hanging="425"/>
        <w:rPr>
          <w:sz w:val="22"/>
          <w:szCs w:val="22"/>
        </w:rPr>
      </w:pPr>
      <w:r w:rsidRPr="0060234D">
        <w:rPr>
          <w:b/>
          <w:sz w:val="22"/>
          <w:szCs w:val="22"/>
        </w:rPr>
        <w:t>23.</w:t>
      </w:r>
      <w:r w:rsidR="006635D7" w:rsidRPr="006635D7">
        <w:rPr>
          <w:b/>
          <w:sz w:val="22"/>
          <w:szCs w:val="22"/>
        </w:rPr>
        <w:t>4</w:t>
      </w:r>
      <w:r w:rsidRPr="0060234D">
        <w:rPr>
          <w:b/>
          <w:sz w:val="22"/>
          <w:szCs w:val="22"/>
        </w:rPr>
        <w:t>.1-</w:t>
      </w:r>
      <w:r w:rsidR="006635D7" w:rsidRPr="006635D7">
        <w:rPr>
          <w:b/>
          <w:sz w:val="22"/>
          <w:szCs w:val="22"/>
        </w:rPr>
        <w:t>5</w:t>
      </w:r>
      <w:r w:rsidRPr="0060234D">
        <w:rPr>
          <w:b/>
          <w:sz w:val="22"/>
          <w:szCs w:val="22"/>
        </w:rPr>
        <w:t xml:space="preserve"> - </w:t>
      </w:r>
      <w:r w:rsidR="006635D7" w:rsidRPr="006635D7">
        <w:rPr>
          <w:color w:val="333333"/>
          <w:sz w:val="22"/>
          <w:szCs w:val="22"/>
        </w:rPr>
        <w:t>If ultrasonic testing is specified to be less than 100 percent, the ultrasonic testing shall be a “random examination” as opposed to a “spot examination” as defined in ASME B31.3.</w:t>
      </w:r>
    </w:p>
    <w:p w14:paraId="579DFC24" w14:textId="2557EC6E" w:rsidR="00526685" w:rsidRPr="0060234D" w:rsidRDefault="00526685" w:rsidP="00526685">
      <w:pPr>
        <w:pStyle w:val="BodyText"/>
        <w:spacing w:before="120" w:after="120"/>
        <w:ind w:left="1134" w:hanging="425"/>
        <w:rPr>
          <w:sz w:val="22"/>
          <w:szCs w:val="22"/>
        </w:rPr>
      </w:pPr>
      <w:r w:rsidRPr="0060234D">
        <w:rPr>
          <w:b/>
          <w:sz w:val="22"/>
          <w:szCs w:val="22"/>
        </w:rPr>
        <w:t>23.</w:t>
      </w:r>
      <w:r w:rsidR="006635D7" w:rsidRPr="006635D7">
        <w:rPr>
          <w:b/>
          <w:sz w:val="22"/>
          <w:szCs w:val="22"/>
        </w:rPr>
        <w:t>4</w:t>
      </w:r>
      <w:r w:rsidRPr="0060234D">
        <w:rPr>
          <w:b/>
          <w:sz w:val="22"/>
          <w:szCs w:val="22"/>
        </w:rPr>
        <w:t>.1-</w:t>
      </w:r>
      <w:r w:rsidR="006635D7" w:rsidRPr="006635D7">
        <w:rPr>
          <w:b/>
          <w:sz w:val="22"/>
          <w:szCs w:val="22"/>
        </w:rPr>
        <w:t>6</w:t>
      </w:r>
      <w:r w:rsidRPr="0060234D">
        <w:rPr>
          <w:b/>
          <w:spacing w:val="2"/>
          <w:sz w:val="22"/>
          <w:szCs w:val="22"/>
        </w:rPr>
        <w:t xml:space="preserve"> </w:t>
      </w:r>
      <w:r w:rsidRPr="0060234D">
        <w:rPr>
          <w:b/>
          <w:sz w:val="22"/>
          <w:szCs w:val="22"/>
        </w:rPr>
        <w:t>-</w:t>
      </w:r>
      <w:r w:rsidRPr="0060234D">
        <w:rPr>
          <w:b/>
          <w:spacing w:val="1"/>
          <w:sz w:val="22"/>
          <w:szCs w:val="22"/>
        </w:rPr>
        <w:t xml:space="preserve"> </w:t>
      </w:r>
      <w:r w:rsidRPr="0060234D">
        <w:rPr>
          <w:color w:val="333333"/>
          <w:sz w:val="22"/>
          <w:szCs w:val="22"/>
        </w:rPr>
        <w:t>Welds</w:t>
      </w:r>
      <w:r w:rsidRPr="0060234D">
        <w:rPr>
          <w:color w:val="333333"/>
          <w:spacing w:val="8"/>
          <w:sz w:val="22"/>
          <w:szCs w:val="22"/>
        </w:rPr>
        <w:t xml:space="preserve"> </w:t>
      </w:r>
      <w:r w:rsidRPr="0060234D">
        <w:rPr>
          <w:color w:val="333333"/>
          <w:sz w:val="22"/>
          <w:szCs w:val="22"/>
        </w:rPr>
        <w:t>selected</w:t>
      </w:r>
      <w:r w:rsidRPr="0060234D">
        <w:rPr>
          <w:color w:val="333333"/>
          <w:spacing w:val="8"/>
          <w:sz w:val="22"/>
          <w:szCs w:val="22"/>
        </w:rPr>
        <w:t xml:space="preserve"> </w:t>
      </w:r>
      <w:r w:rsidRPr="0060234D">
        <w:rPr>
          <w:color w:val="333333"/>
          <w:sz w:val="22"/>
          <w:szCs w:val="22"/>
        </w:rPr>
        <w:t>to</w:t>
      </w:r>
      <w:r w:rsidRPr="0060234D">
        <w:rPr>
          <w:color w:val="333333"/>
          <w:spacing w:val="9"/>
          <w:sz w:val="22"/>
          <w:szCs w:val="22"/>
        </w:rPr>
        <w:t xml:space="preserve"> </w:t>
      </w:r>
      <w:r w:rsidRPr="0060234D">
        <w:rPr>
          <w:color w:val="333333"/>
          <w:sz w:val="22"/>
          <w:szCs w:val="22"/>
        </w:rPr>
        <w:t>be</w:t>
      </w:r>
      <w:r w:rsidRPr="0060234D">
        <w:rPr>
          <w:color w:val="333333"/>
          <w:spacing w:val="8"/>
          <w:sz w:val="22"/>
          <w:szCs w:val="22"/>
        </w:rPr>
        <w:t xml:space="preserve"> </w:t>
      </w:r>
      <w:r w:rsidRPr="0060234D">
        <w:rPr>
          <w:color w:val="333333"/>
          <w:sz w:val="22"/>
          <w:szCs w:val="22"/>
        </w:rPr>
        <w:t>examined</w:t>
      </w:r>
      <w:r w:rsidRPr="0060234D">
        <w:rPr>
          <w:color w:val="333333"/>
          <w:spacing w:val="8"/>
          <w:sz w:val="22"/>
          <w:szCs w:val="22"/>
        </w:rPr>
        <w:t xml:space="preserve"> </w:t>
      </w:r>
      <w:r w:rsidRPr="0060234D">
        <w:rPr>
          <w:color w:val="333333"/>
          <w:sz w:val="22"/>
          <w:szCs w:val="22"/>
        </w:rPr>
        <w:t>shall</w:t>
      </w:r>
      <w:r w:rsidRPr="0060234D">
        <w:rPr>
          <w:color w:val="333333"/>
          <w:spacing w:val="8"/>
          <w:sz w:val="22"/>
          <w:szCs w:val="22"/>
        </w:rPr>
        <w:t xml:space="preserve"> </w:t>
      </w:r>
      <w:r w:rsidRPr="0060234D">
        <w:rPr>
          <w:color w:val="333333"/>
          <w:sz w:val="22"/>
          <w:szCs w:val="22"/>
        </w:rPr>
        <w:t>be</w:t>
      </w:r>
      <w:r w:rsidRPr="0060234D">
        <w:rPr>
          <w:color w:val="333333"/>
          <w:spacing w:val="9"/>
          <w:sz w:val="22"/>
          <w:szCs w:val="22"/>
        </w:rPr>
        <w:t xml:space="preserve"> </w:t>
      </w:r>
      <w:r w:rsidRPr="0060234D">
        <w:rPr>
          <w:color w:val="333333"/>
          <w:sz w:val="22"/>
          <w:szCs w:val="22"/>
        </w:rPr>
        <w:t>as</w:t>
      </w:r>
      <w:r w:rsidRPr="0060234D">
        <w:rPr>
          <w:color w:val="333333"/>
          <w:spacing w:val="8"/>
          <w:sz w:val="22"/>
          <w:szCs w:val="22"/>
        </w:rPr>
        <w:t xml:space="preserve"> </w:t>
      </w:r>
      <w:r w:rsidRPr="0060234D">
        <w:rPr>
          <w:color w:val="333333"/>
          <w:sz w:val="22"/>
          <w:szCs w:val="22"/>
        </w:rPr>
        <w:t>evenly</w:t>
      </w:r>
      <w:r w:rsidRPr="0060234D">
        <w:rPr>
          <w:color w:val="333333"/>
          <w:spacing w:val="8"/>
          <w:sz w:val="22"/>
          <w:szCs w:val="22"/>
        </w:rPr>
        <w:t xml:space="preserve"> </w:t>
      </w:r>
      <w:r w:rsidRPr="0060234D">
        <w:rPr>
          <w:color w:val="333333"/>
          <w:sz w:val="22"/>
          <w:szCs w:val="22"/>
        </w:rPr>
        <w:t>distributed</w:t>
      </w:r>
      <w:r w:rsidRPr="0060234D">
        <w:rPr>
          <w:color w:val="333333"/>
          <w:spacing w:val="8"/>
          <w:sz w:val="22"/>
          <w:szCs w:val="22"/>
        </w:rPr>
        <w:t xml:space="preserve"> </w:t>
      </w:r>
      <w:r w:rsidRPr="0060234D">
        <w:rPr>
          <w:color w:val="333333"/>
          <w:sz w:val="22"/>
          <w:szCs w:val="22"/>
        </w:rPr>
        <w:t>as</w:t>
      </w:r>
      <w:r w:rsidRPr="0060234D">
        <w:rPr>
          <w:color w:val="333333"/>
          <w:spacing w:val="9"/>
          <w:sz w:val="22"/>
          <w:szCs w:val="22"/>
        </w:rPr>
        <w:t xml:space="preserve"> </w:t>
      </w:r>
      <w:r w:rsidRPr="0060234D">
        <w:rPr>
          <w:color w:val="333333"/>
          <w:sz w:val="22"/>
          <w:szCs w:val="22"/>
        </w:rPr>
        <w:t>possible</w:t>
      </w:r>
      <w:r w:rsidRPr="0060234D">
        <w:rPr>
          <w:color w:val="333333"/>
          <w:spacing w:val="8"/>
          <w:sz w:val="22"/>
          <w:szCs w:val="22"/>
        </w:rPr>
        <w:t xml:space="preserve"> </w:t>
      </w:r>
      <w:r w:rsidRPr="0060234D">
        <w:rPr>
          <w:color w:val="333333"/>
          <w:sz w:val="22"/>
          <w:szCs w:val="22"/>
        </w:rPr>
        <w:t>between</w:t>
      </w:r>
      <w:r w:rsidRPr="0060234D">
        <w:rPr>
          <w:color w:val="333333"/>
          <w:spacing w:val="8"/>
          <w:sz w:val="22"/>
          <w:szCs w:val="22"/>
        </w:rPr>
        <w:t xml:space="preserve"> </w:t>
      </w:r>
      <w:r w:rsidRPr="0060234D">
        <w:rPr>
          <w:color w:val="333333"/>
          <w:sz w:val="22"/>
          <w:szCs w:val="22"/>
        </w:rPr>
        <w:t>pipe</w:t>
      </w:r>
      <w:r w:rsidRPr="0060234D">
        <w:rPr>
          <w:color w:val="333333"/>
          <w:spacing w:val="8"/>
          <w:sz w:val="22"/>
          <w:szCs w:val="22"/>
        </w:rPr>
        <w:t xml:space="preserve"> </w:t>
      </w:r>
      <w:r w:rsidRPr="0060234D">
        <w:rPr>
          <w:color w:val="333333"/>
          <w:sz w:val="22"/>
          <w:szCs w:val="22"/>
        </w:rPr>
        <w:t>spools</w:t>
      </w:r>
      <w:r w:rsidRPr="0060234D">
        <w:rPr>
          <w:color w:val="333333"/>
          <w:spacing w:val="9"/>
          <w:sz w:val="22"/>
          <w:szCs w:val="22"/>
        </w:rPr>
        <w:t xml:space="preserve"> </w:t>
      </w:r>
      <w:r w:rsidRPr="0060234D">
        <w:rPr>
          <w:color w:val="333333"/>
          <w:sz w:val="22"/>
          <w:szCs w:val="22"/>
        </w:rPr>
        <w:t>and</w:t>
      </w:r>
      <w:r w:rsidRPr="0060234D">
        <w:rPr>
          <w:color w:val="333333"/>
          <w:spacing w:val="8"/>
          <w:sz w:val="22"/>
          <w:szCs w:val="22"/>
        </w:rPr>
        <w:t xml:space="preserve"> </w:t>
      </w:r>
      <w:r w:rsidRPr="0060234D">
        <w:rPr>
          <w:color w:val="333333"/>
          <w:spacing w:val="-2"/>
          <w:sz w:val="22"/>
          <w:szCs w:val="22"/>
        </w:rPr>
        <w:t>welders.</w:t>
      </w:r>
    </w:p>
    <w:p w14:paraId="38FAAC4E" w14:textId="54931277" w:rsidR="006635D7" w:rsidRPr="0060234D" w:rsidRDefault="006635D7" w:rsidP="006635D7">
      <w:pPr>
        <w:pStyle w:val="BodyText"/>
        <w:spacing w:before="120" w:after="120"/>
        <w:ind w:left="1134" w:hanging="425"/>
        <w:rPr>
          <w:sz w:val="22"/>
          <w:szCs w:val="22"/>
        </w:rPr>
      </w:pPr>
      <w:r w:rsidRPr="0060234D">
        <w:rPr>
          <w:b/>
          <w:sz w:val="22"/>
          <w:szCs w:val="22"/>
        </w:rPr>
        <w:t>23.</w:t>
      </w:r>
      <w:r w:rsidRPr="006635D7">
        <w:rPr>
          <w:b/>
          <w:sz w:val="22"/>
          <w:szCs w:val="22"/>
        </w:rPr>
        <w:t>4</w:t>
      </w:r>
      <w:r w:rsidRPr="0060234D">
        <w:rPr>
          <w:b/>
          <w:sz w:val="22"/>
          <w:szCs w:val="22"/>
        </w:rPr>
        <w:t>.1-</w:t>
      </w:r>
      <w:r w:rsidRPr="006635D7">
        <w:rPr>
          <w:b/>
          <w:sz w:val="22"/>
          <w:szCs w:val="22"/>
        </w:rPr>
        <w:t>7</w:t>
      </w:r>
      <w:r w:rsidRPr="0060234D">
        <w:rPr>
          <w:b/>
          <w:sz w:val="22"/>
          <w:szCs w:val="22"/>
        </w:rPr>
        <w:t xml:space="preserve"> - </w:t>
      </w:r>
      <w:r w:rsidRPr="0060234D">
        <w:rPr>
          <w:color w:val="333333"/>
          <w:sz w:val="22"/>
          <w:szCs w:val="22"/>
        </w:rPr>
        <w:t xml:space="preserve">Concurrence of Purchaser and Owner’s inspectors shall be obtained on the selection of welds to be </w:t>
      </w:r>
      <w:r w:rsidRPr="0060234D">
        <w:rPr>
          <w:color w:val="333333"/>
          <w:spacing w:val="-2"/>
          <w:sz w:val="22"/>
          <w:szCs w:val="22"/>
        </w:rPr>
        <w:t>examined.</w:t>
      </w:r>
    </w:p>
    <w:p w14:paraId="03B0EFDA" w14:textId="68F2AF41" w:rsidR="006635D7" w:rsidRPr="0060234D" w:rsidRDefault="006635D7" w:rsidP="006635D7">
      <w:pPr>
        <w:pStyle w:val="BodyText"/>
        <w:spacing w:before="120" w:after="120"/>
        <w:ind w:left="1134" w:hanging="425"/>
        <w:rPr>
          <w:sz w:val="22"/>
          <w:szCs w:val="22"/>
        </w:rPr>
      </w:pPr>
      <w:r w:rsidRPr="0060234D">
        <w:rPr>
          <w:b/>
          <w:sz w:val="22"/>
          <w:szCs w:val="22"/>
        </w:rPr>
        <w:t>23.</w:t>
      </w:r>
      <w:r w:rsidRPr="006635D7">
        <w:rPr>
          <w:b/>
          <w:sz w:val="22"/>
          <w:szCs w:val="22"/>
        </w:rPr>
        <w:t>4</w:t>
      </w:r>
      <w:r w:rsidRPr="0060234D">
        <w:rPr>
          <w:b/>
          <w:sz w:val="22"/>
          <w:szCs w:val="22"/>
        </w:rPr>
        <w:t>.1-</w:t>
      </w:r>
      <w:r w:rsidRPr="006635D7">
        <w:rPr>
          <w:b/>
          <w:sz w:val="22"/>
          <w:szCs w:val="22"/>
        </w:rPr>
        <w:t>8</w:t>
      </w:r>
      <w:r w:rsidRPr="0060234D">
        <w:rPr>
          <w:b/>
          <w:spacing w:val="1"/>
          <w:sz w:val="22"/>
          <w:szCs w:val="22"/>
        </w:rPr>
        <w:t xml:space="preserve"> </w:t>
      </w:r>
      <w:r w:rsidRPr="0060234D">
        <w:rPr>
          <w:b/>
          <w:sz w:val="22"/>
          <w:szCs w:val="22"/>
        </w:rPr>
        <w:t xml:space="preserve">- </w:t>
      </w:r>
      <w:r w:rsidRPr="0060234D">
        <w:rPr>
          <w:color w:val="333333"/>
          <w:sz w:val="22"/>
          <w:szCs w:val="22"/>
        </w:rPr>
        <w:t>Purchaser</w:t>
      </w:r>
      <w:r w:rsidRPr="0060234D">
        <w:rPr>
          <w:color w:val="333333"/>
          <w:spacing w:val="8"/>
          <w:sz w:val="22"/>
          <w:szCs w:val="22"/>
        </w:rPr>
        <w:t xml:space="preserve"> </w:t>
      </w:r>
      <w:r w:rsidRPr="0060234D">
        <w:rPr>
          <w:color w:val="333333"/>
          <w:sz w:val="22"/>
          <w:szCs w:val="22"/>
        </w:rPr>
        <w:t>and</w:t>
      </w:r>
      <w:r w:rsidRPr="0060234D">
        <w:rPr>
          <w:color w:val="333333"/>
          <w:spacing w:val="7"/>
          <w:sz w:val="22"/>
          <w:szCs w:val="22"/>
        </w:rPr>
        <w:t xml:space="preserve"> </w:t>
      </w:r>
      <w:r w:rsidRPr="0060234D">
        <w:rPr>
          <w:color w:val="333333"/>
          <w:sz w:val="22"/>
          <w:szCs w:val="22"/>
        </w:rPr>
        <w:t>Owner</w:t>
      </w:r>
      <w:r w:rsidRPr="0060234D">
        <w:rPr>
          <w:color w:val="333333"/>
          <w:spacing w:val="8"/>
          <w:sz w:val="22"/>
          <w:szCs w:val="22"/>
        </w:rPr>
        <w:t xml:space="preserve"> </w:t>
      </w:r>
      <w:r w:rsidRPr="0060234D">
        <w:rPr>
          <w:color w:val="333333"/>
          <w:sz w:val="22"/>
          <w:szCs w:val="22"/>
        </w:rPr>
        <w:t>shall</w:t>
      </w:r>
      <w:r w:rsidRPr="0060234D">
        <w:rPr>
          <w:color w:val="333333"/>
          <w:spacing w:val="7"/>
          <w:sz w:val="22"/>
          <w:szCs w:val="22"/>
        </w:rPr>
        <w:t xml:space="preserve"> </w:t>
      </w:r>
      <w:r w:rsidRPr="0060234D">
        <w:rPr>
          <w:color w:val="333333"/>
          <w:sz w:val="22"/>
          <w:szCs w:val="22"/>
        </w:rPr>
        <w:t>reserve</w:t>
      </w:r>
      <w:r w:rsidRPr="0060234D">
        <w:rPr>
          <w:color w:val="333333"/>
          <w:spacing w:val="8"/>
          <w:sz w:val="22"/>
          <w:szCs w:val="22"/>
        </w:rPr>
        <w:t xml:space="preserve"> </w:t>
      </w:r>
      <w:r w:rsidRPr="0060234D">
        <w:rPr>
          <w:color w:val="333333"/>
          <w:sz w:val="22"/>
          <w:szCs w:val="22"/>
        </w:rPr>
        <w:t>the</w:t>
      </w:r>
      <w:r w:rsidRPr="0060234D">
        <w:rPr>
          <w:color w:val="333333"/>
          <w:spacing w:val="7"/>
          <w:sz w:val="22"/>
          <w:szCs w:val="22"/>
        </w:rPr>
        <w:t xml:space="preserve"> </w:t>
      </w:r>
      <w:r w:rsidRPr="0060234D">
        <w:rPr>
          <w:color w:val="333333"/>
          <w:sz w:val="22"/>
          <w:szCs w:val="22"/>
        </w:rPr>
        <w:t>right</w:t>
      </w:r>
      <w:r w:rsidRPr="0060234D">
        <w:rPr>
          <w:color w:val="333333"/>
          <w:spacing w:val="8"/>
          <w:sz w:val="22"/>
          <w:szCs w:val="22"/>
        </w:rPr>
        <w:t xml:space="preserve"> </w:t>
      </w:r>
      <w:r w:rsidRPr="0060234D">
        <w:rPr>
          <w:color w:val="333333"/>
          <w:sz w:val="22"/>
          <w:szCs w:val="22"/>
        </w:rPr>
        <w:t>to</w:t>
      </w:r>
      <w:r w:rsidRPr="0060234D">
        <w:rPr>
          <w:color w:val="333333"/>
          <w:spacing w:val="7"/>
          <w:sz w:val="22"/>
          <w:szCs w:val="22"/>
        </w:rPr>
        <w:t xml:space="preserve"> </w:t>
      </w:r>
      <w:r w:rsidRPr="0060234D">
        <w:rPr>
          <w:color w:val="333333"/>
          <w:sz w:val="22"/>
          <w:szCs w:val="22"/>
        </w:rPr>
        <w:t>require</w:t>
      </w:r>
      <w:r w:rsidRPr="0060234D">
        <w:rPr>
          <w:color w:val="333333"/>
          <w:spacing w:val="8"/>
          <w:sz w:val="22"/>
          <w:szCs w:val="22"/>
        </w:rPr>
        <w:t xml:space="preserve"> </w:t>
      </w:r>
      <w:r w:rsidRPr="0060234D">
        <w:rPr>
          <w:color w:val="333333"/>
          <w:sz w:val="22"/>
          <w:szCs w:val="22"/>
        </w:rPr>
        <w:t>additional</w:t>
      </w:r>
      <w:r w:rsidRPr="0060234D">
        <w:rPr>
          <w:color w:val="333333"/>
          <w:spacing w:val="7"/>
          <w:sz w:val="22"/>
          <w:szCs w:val="22"/>
        </w:rPr>
        <w:t xml:space="preserve"> </w:t>
      </w:r>
      <w:r w:rsidR="003E35D8" w:rsidRPr="003E35D8">
        <w:rPr>
          <w:color w:val="333333"/>
          <w:spacing w:val="-2"/>
          <w:sz w:val="22"/>
          <w:szCs w:val="22"/>
        </w:rPr>
        <w:t>ultrasonic testing</w:t>
      </w:r>
      <w:r w:rsidRPr="0060234D">
        <w:rPr>
          <w:color w:val="333333"/>
          <w:spacing w:val="-2"/>
          <w:sz w:val="22"/>
          <w:szCs w:val="22"/>
        </w:rPr>
        <w:t>.</w:t>
      </w:r>
    </w:p>
    <w:p w14:paraId="62CFDFF2" w14:textId="4D3A86A5" w:rsidR="00D1384E" w:rsidRPr="008413FF" w:rsidRDefault="00D1384E" w:rsidP="003623F1">
      <w:pPr>
        <w:pStyle w:val="ListParagraph"/>
        <w:numPr>
          <w:ilvl w:val="2"/>
          <w:numId w:val="67"/>
        </w:numPr>
        <w:spacing w:before="240" w:after="240"/>
        <w:ind w:left="1134" w:hanging="567"/>
        <w:rPr>
          <w:rFonts w:ascii="Arial" w:hAnsi="Arial" w:cs="Arial"/>
          <w:b/>
        </w:rPr>
      </w:pPr>
      <w:r w:rsidRPr="008413FF">
        <w:rPr>
          <w:rFonts w:ascii="Arial" w:hAnsi="Arial" w:cs="Arial"/>
          <w:b/>
        </w:rPr>
        <w:t>Acceptance</w:t>
      </w:r>
      <w:r w:rsidRPr="008413FF">
        <w:rPr>
          <w:rFonts w:ascii="Arial" w:hAnsi="Arial" w:cs="Arial"/>
          <w:b/>
          <w:spacing w:val="15"/>
        </w:rPr>
        <w:t xml:space="preserve"> </w:t>
      </w:r>
      <w:r w:rsidRPr="008413FF">
        <w:rPr>
          <w:rFonts w:ascii="Arial" w:hAnsi="Arial" w:cs="Arial"/>
          <w:b/>
          <w:spacing w:val="-2"/>
        </w:rPr>
        <w:t>Criteria</w:t>
      </w:r>
    </w:p>
    <w:p w14:paraId="469F9F17" w14:textId="1DC25ABB" w:rsidR="008B3C95" w:rsidRPr="007345EB" w:rsidRDefault="00D1384E" w:rsidP="00D1384E">
      <w:pPr>
        <w:pStyle w:val="BodyText"/>
        <w:spacing w:before="120" w:after="120"/>
        <w:ind w:left="1134" w:hanging="425"/>
        <w:rPr>
          <w:color w:val="333333"/>
          <w:sz w:val="22"/>
          <w:szCs w:val="22"/>
        </w:rPr>
      </w:pPr>
      <w:bookmarkStart w:id="730" w:name="_Hlk190956732"/>
      <w:r w:rsidRPr="008413FF">
        <w:rPr>
          <w:b/>
          <w:sz w:val="22"/>
          <w:szCs w:val="22"/>
        </w:rPr>
        <w:t>23.</w:t>
      </w:r>
      <w:r w:rsidRPr="00D1384E">
        <w:rPr>
          <w:b/>
          <w:sz w:val="22"/>
          <w:szCs w:val="22"/>
        </w:rPr>
        <w:t>4</w:t>
      </w:r>
      <w:r w:rsidRPr="008413FF">
        <w:rPr>
          <w:b/>
          <w:sz w:val="22"/>
          <w:szCs w:val="22"/>
        </w:rPr>
        <w:t xml:space="preserve">.2-1 - </w:t>
      </w:r>
      <w:bookmarkEnd w:id="730"/>
      <w:r w:rsidR="006D0CEE" w:rsidRPr="006D0CEE">
        <w:rPr>
          <w:color w:val="333333"/>
          <w:sz w:val="22"/>
          <w:szCs w:val="22"/>
        </w:rPr>
        <w:t>All indications exceeding 20% of the reference level must be reviewed by the operator to determine the shape, nature, and location of the defect and assessed according to the following acceptance standards:</w:t>
      </w:r>
    </w:p>
    <w:p w14:paraId="05262449" w14:textId="4772B9DE" w:rsidR="006D0CEE" w:rsidRPr="000825B1" w:rsidRDefault="006D0CEE" w:rsidP="00C07103">
      <w:pPr>
        <w:pStyle w:val="BodyText"/>
        <w:numPr>
          <w:ilvl w:val="0"/>
          <w:numId w:val="90"/>
        </w:numPr>
        <w:spacing w:before="120" w:after="120"/>
        <w:ind w:left="1494"/>
        <w:rPr>
          <w:color w:val="333333"/>
          <w:spacing w:val="-2"/>
          <w:sz w:val="22"/>
          <w:szCs w:val="22"/>
        </w:rPr>
      </w:pPr>
      <w:r w:rsidRPr="006D0CEE">
        <w:rPr>
          <w:color w:val="333333"/>
          <w:spacing w:val="-2"/>
          <w:sz w:val="22"/>
          <w:szCs w:val="22"/>
        </w:rPr>
        <w:t xml:space="preserve">Indications characterized as cracks, lack of fusion at the edge or root, as well as </w:t>
      </w:r>
      <w:r w:rsidR="000825B1" w:rsidRPr="006D0CEE">
        <w:rPr>
          <w:color w:val="333333"/>
          <w:spacing w:val="-2"/>
          <w:sz w:val="22"/>
          <w:szCs w:val="22"/>
        </w:rPr>
        <w:t>delamination</w:t>
      </w:r>
      <w:r w:rsidRPr="006D0CEE">
        <w:rPr>
          <w:color w:val="333333"/>
          <w:spacing w:val="-2"/>
          <w:sz w:val="22"/>
          <w:szCs w:val="22"/>
        </w:rPr>
        <w:t xml:space="preserve"> in the base metal, are unacceptable regardless of their length</w:t>
      </w:r>
      <w:r w:rsidR="000825B1" w:rsidRPr="000825B1">
        <w:rPr>
          <w:color w:val="333333"/>
          <w:spacing w:val="-2"/>
          <w:sz w:val="22"/>
          <w:szCs w:val="22"/>
        </w:rPr>
        <w:t>.</w:t>
      </w:r>
    </w:p>
    <w:p w14:paraId="4111A690" w14:textId="321D35A5" w:rsidR="000825B1" w:rsidRDefault="000825B1" w:rsidP="00C07103">
      <w:pPr>
        <w:pStyle w:val="BodyText"/>
        <w:numPr>
          <w:ilvl w:val="0"/>
          <w:numId w:val="90"/>
        </w:numPr>
        <w:spacing w:before="120" w:after="120"/>
        <w:ind w:left="1494"/>
        <w:rPr>
          <w:color w:val="333333"/>
          <w:spacing w:val="-2"/>
          <w:sz w:val="22"/>
          <w:szCs w:val="22"/>
        </w:rPr>
      </w:pPr>
      <w:r w:rsidRPr="000825B1">
        <w:rPr>
          <w:color w:val="333333"/>
          <w:spacing w:val="-2"/>
          <w:sz w:val="22"/>
          <w:szCs w:val="22"/>
        </w:rPr>
        <w:t xml:space="preserve">Defects are considered unacceptable if their amplitude exceeds the rejection level and their size surpasses the values indicated in </w:t>
      </w:r>
      <w:r w:rsidR="006503BB" w:rsidRPr="000825B1">
        <w:rPr>
          <w:color w:val="333333"/>
          <w:spacing w:val="-2"/>
          <w:sz w:val="22"/>
          <w:szCs w:val="22"/>
        </w:rPr>
        <w:t>table</w:t>
      </w:r>
      <w:r w:rsidRPr="000825B1">
        <w:rPr>
          <w:color w:val="333333"/>
          <w:spacing w:val="-2"/>
          <w:sz w:val="22"/>
          <w:szCs w:val="22"/>
        </w:rPr>
        <w:t xml:space="preserve"> </w:t>
      </w:r>
      <w:r w:rsidR="004939FE">
        <w:rPr>
          <w:color w:val="333333"/>
          <w:spacing w:val="-2"/>
          <w:sz w:val="22"/>
          <w:szCs w:val="22"/>
        </w:rPr>
        <w:t>14</w:t>
      </w:r>
      <w:r w:rsidR="005B25A0">
        <w:rPr>
          <w:color w:val="333333"/>
          <w:spacing w:val="-2"/>
          <w:sz w:val="22"/>
          <w:szCs w:val="22"/>
        </w:rPr>
        <w:t>.</w:t>
      </w:r>
    </w:p>
    <w:p w14:paraId="7B0E8416" w14:textId="614714A3" w:rsidR="004939FE" w:rsidRPr="004939FE" w:rsidRDefault="004939FE" w:rsidP="004939FE">
      <w:pPr>
        <w:spacing w:before="120" w:after="240"/>
        <w:ind w:left="709"/>
        <w:rPr>
          <w:b/>
        </w:rPr>
      </w:pPr>
      <w:r w:rsidRPr="0083722C">
        <w:rPr>
          <w:b/>
          <w:color w:val="333333"/>
        </w:rPr>
        <w:t>Table</w:t>
      </w:r>
      <w:r w:rsidRPr="0083722C">
        <w:rPr>
          <w:b/>
          <w:color w:val="333333"/>
          <w:spacing w:val="15"/>
        </w:rPr>
        <w:t xml:space="preserve"> </w:t>
      </w:r>
      <w:r w:rsidRPr="0083722C">
        <w:rPr>
          <w:b/>
          <w:iCs/>
          <w:color w:val="333333"/>
        </w:rPr>
        <w:t>1</w:t>
      </w:r>
      <w:r>
        <w:rPr>
          <w:b/>
          <w:iCs/>
          <w:color w:val="333333"/>
        </w:rPr>
        <w:t>4</w:t>
      </w:r>
      <w:r w:rsidRPr="0083722C">
        <w:rPr>
          <w:b/>
          <w:iCs/>
          <w:color w:val="333333"/>
        </w:rPr>
        <w:t>:</w:t>
      </w:r>
      <w:r w:rsidRPr="0083722C">
        <w:rPr>
          <w:b/>
          <w:color w:val="333333"/>
          <w:spacing w:val="4"/>
        </w:rPr>
        <w:t xml:space="preserve"> </w:t>
      </w:r>
      <w:r w:rsidR="00121AE9">
        <w:rPr>
          <w:b/>
          <w:color w:val="333333"/>
          <w:spacing w:val="-2"/>
        </w:rPr>
        <w:t>Si</w:t>
      </w:r>
      <w:r w:rsidR="00443CC2">
        <w:rPr>
          <w:b/>
          <w:color w:val="333333"/>
          <w:spacing w:val="-2"/>
        </w:rPr>
        <w:t>ze of</w:t>
      </w:r>
      <w:r w:rsidR="000C2B1C" w:rsidRPr="000C2B1C">
        <w:t xml:space="preserve"> </w:t>
      </w:r>
      <w:r w:rsidR="000C2B1C" w:rsidRPr="000C2B1C">
        <w:rPr>
          <w:b/>
          <w:color w:val="333333"/>
          <w:spacing w:val="-2"/>
        </w:rPr>
        <w:t>unacceptable</w:t>
      </w:r>
      <w:r w:rsidR="00443CC2">
        <w:rPr>
          <w:b/>
          <w:color w:val="333333"/>
          <w:spacing w:val="-2"/>
        </w:rPr>
        <w:t xml:space="preserve"> Defects</w:t>
      </w:r>
      <w:r w:rsidRPr="0083722C">
        <w:rPr>
          <w:b/>
          <w:color w:val="333333"/>
          <w:spacing w:val="-2"/>
        </w:rPr>
        <w:t>.</w:t>
      </w:r>
    </w:p>
    <w:tbl>
      <w:tblPr>
        <w:tblStyle w:val="TableGrid"/>
        <w:tblW w:w="10065" w:type="dxa"/>
        <w:tblInd w:w="675" w:type="dxa"/>
        <w:tblLook w:val="04A0" w:firstRow="1" w:lastRow="0" w:firstColumn="1" w:lastColumn="0" w:noHBand="0" w:noVBand="1"/>
      </w:tblPr>
      <w:tblGrid>
        <w:gridCol w:w="2410"/>
        <w:gridCol w:w="2410"/>
        <w:gridCol w:w="2126"/>
        <w:gridCol w:w="3119"/>
      </w:tblGrid>
      <w:tr w:rsidR="000825B1" w14:paraId="3FCA69C8" w14:textId="77777777" w:rsidTr="000A307F">
        <w:tc>
          <w:tcPr>
            <w:tcW w:w="2410" w:type="dxa"/>
            <w:shd w:val="pct10" w:color="auto" w:fill="auto"/>
            <w:vAlign w:val="center"/>
          </w:tcPr>
          <w:p w14:paraId="7756F960" w14:textId="7AF1370F" w:rsidR="000825B1" w:rsidRPr="003B4BEC" w:rsidRDefault="000825B1" w:rsidP="000A307F">
            <w:pPr>
              <w:pStyle w:val="BodyText"/>
              <w:jc w:val="center"/>
              <w:rPr>
                <w:b/>
                <w:bCs/>
                <w:color w:val="333333"/>
                <w:spacing w:val="-2"/>
                <w:sz w:val="22"/>
                <w:szCs w:val="22"/>
              </w:rPr>
            </w:pPr>
            <w:r w:rsidRPr="003B4BEC">
              <w:rPr>
                <w:b/>
                <w:bCs/>
                <w:color w:val="333333"/>
                <w:spacing w:val="-2"/>
                <w:sz w:val="22"/>
                <w:szCs w:val="22"/>
              </w:rPr>
              <w:t>Defect type</w:t>
            </w:r>
          </w:p>
        </w:tc>
        <w:tc>
          <w:tcPr>
            <w:tcW w:w="2410" w:type="dxa"/>
            <w:shd w:val="pct10" w:color="auto" w:fill="auto"/>
            <w:vAlign w:val="center"/>
          </w:tcPr>
          <w:p w14:paraId="5EA9E138" w14:textId="730E4C72" w:rsidR="000825B1" w:rsidRPr="003B4BEC" w:rsidRDefault="000825B1" w:rsidP="000A307F">
            <w:pPr>
              <w:pStyle w:val="BodyText"/>
              <w:jc w:val="center"/>
              <w:rPr>
                <w:b/>
                <w:bCs/>
                <w:color w:val="333333"/>
                <w:spacing w:val="-2"/>
                <w:sz w:val="22"/>
                <w:szCs w:val="22"/>
              </w:rPr>
            </w:pPr>
            <w:r w:rsidRPr="003B4BEC">
              <w:rPr>
                <w:b/>
                <w:bCs/>
                <w:color w:val="333333"/>
                <w:spacing w:val="-2"/>
                <w:sz w:val="22"/>
                <w:szCs w:val="22"/>
              </w:rPr>
              <w:t>Category D</w:t>
            </w:r>
          </w:p>
        </w:tc>
        <w:tc>
          <w:tcPr>
            <w:tcW w:w="2126" w:type="dxa"/>
            <w:shd w:val="pct10" w:color="auto" w:fill="auto"/>
            <w:vAlign w:val="center"/>
          </w:tcPr>
          <w:p w14:paraId="363204C6" w14:textId="6F3057C2" w:rsidR="000825B1" w:rsidRPr="003B4BEC" w:rsidRDefault="000825B1" w:rsidP="000A307F">
            <w:pPr>
              <w:pStyle w:val="BodyText"/>
              <w:jc w:val="center"/>
              <w:rPr>
                <w:b/>
                <w:bCs/>
                <w:color w:val="333333"/>
                <w:spacing w:val="-2"/>
                <w:sz w:val="22"/>
                <w:szCs w:val="22"/>
              </w:rPr>
            </w:pPr>
            <w:r w:rsidRPr="003B4BEC">
              <w:rPr>
                <w:b/>
                <w:bCs/>
                <w:color w:val="333333"/>
                <w:spacing w:val="-2"/>
                <w:sz w:val="22"/>
                <w:szCs w:val="22"/>
              </w:rPr>
              <w:t>Normal Service</w:t>
            </w:r>
          </w:p>
        </w:tc>
        <w:tc>
          <w:tcPr>
            <w:tcW w:w="3119" w:type="dxa"/>
            <w:shd w:val="pct10" w:color="auto" w:fill="auto"/>
            <w:vAlign w:val="center"/>
          </w:tcPr>
          <w:p w14:paraId="37EDFB31" w14:textId="7C902FA7" w:rsidR="000825B1" w:rsidRPr="003B4BEC" w:rsidRDefault="000825B1" w:rsidP="000A307F">
            <w:pPr>
              <w:pStyle w:val="BodyText"/>
              <w:jc w:val="center"/>
              <w:rPr>
                <w:b/>
                <w:bCs/>
                <w:color w:val="333333"/>
                <w:spacing w:val="-2"/>
                <w:sz w:val="22"/>
                <w:szCs w:val="22"/>
              </w:rPr>
            </w:pPr>
            <w:r w:rsidRPr="003B4BEC">
              <w:rPr>
                <w:b/>
                <w:bCs/>
                <w:color w:val="333333"/>
                <w:spacing w:val="-2"/>
                <w:sz w:val="22"/>
                <w:szCs w:val="22"/>
              </w:rPr>
              <w:t>Severe Cyclic Conditions</w:t>
            </w:r>
          </w:p>
        </w:tc>
      </w:tr>
      <w:tr w:rsidR="00D15335" w14:paraId="5EE3BF6B" w14:textId="77777777" w:rsidTr="000A307F">
        <w:tc>
          <w:tcPr>
            <w:tcW w:w="2410" w:type="dxa"/>
            <w:vAlign w:val="center"/>
          </w:tcPr>
          <w:p w14:paraId="5348F579" w14:textId="49BBA462" w:rsidR="00D15335" w:rsidRPr="003B4BEC" w:rsidRDefault="00D15335" w:rsidP="000A307F">
            <w:pPr>
              <w:pStyle w:val="BodyText"/>
              <w:jc w:val="center"/>
              <w:rPr>
                <w:color w:val="333333"/>
                <w:spacing w:val="-2"/>
                <w:sz w:val="22"/>
                <w:szCs w:val="22"/>
              </w:rPr>
            </w:pPr>
            <w:r w:rsidRPr="003B4BEC">
              <w:rPr>
                <w:color w:val="333333"/>
                <w:spacing w:val="-2"/>
                <w:sz w:val="22"/>
                <w:szCs w:val="22"/>
              </w:rPr>
              <w:t>Slag and inclusions</w:t>
            </w:r>
          </w:p>
        </w:tc>
        <w:tc>
          <w:tcPr>
            <w:tcW w:w="2410" w:type="dxa"/>
            <w:vAlign w:val="center"/>
          </w:tcPr>
          <w:p w14:paraId="30FDF84D" w14:textId="71E437BB" w:rsidR="00D15335" w:rsidRPr="003B4BEC" w:rsidRDefault="00D15335" w:rsidP="000A307F">
            <w:pPr>
              <w:pStyle w:val="BodyText"/>
              <w:jc w:val="center"/>
              <w:rPr>
                <w:color w:val="333333"/>
                <w:spacing w:val="-2"/>
                <w:sz w:val="22"/>
                <w:szCs w:val="22"/>
              </w:rPr>
            </w:pPr>
            <w:r w:rsidRPr="003B4BEC">
              <w:rPr>
                <w:sz w:val="22"/>
                <w:szCs w:val="22"/>
              </w:rPr>
              <w:t>≤ 6 mm</w:t>
            </w:r>
          </w:p>
        </w:tc>
        <w:tc>
          <w:tcPr>
            <w:tcW w:w="2126" w:type="dxa"/>
            <w:vAlign w:val="center"/>
          </w:tcPr>
          <w:p w14:paraId="1A2B778B" w14:textId="01D56B66" w:rsidR="00D15335" w:rsidRPr="003B4BEC" w:rsidRDefault="00D15335" w:rsidP="000A307F">
            <w:pPr>
              <w:pStyle w:val="BodyText"/>
              <w:jc w:val="center"/>
              <w:rPr>
                <w:color w:val="333333"/>
                <w:spacing w:val="-2"/>
                <w:sz w:val="22"/>
                <w:szCs w:val="22"/>
              </w:rPr>
            </w:pPr>
            <w:r w:rsidRPr="003B4BEC">
              <w:rPr>
                <w:sz w:val="22"/>
                <w:szCs w:val="22"/>
              </w:rPr>
              <w:t>≤ 4 mm</w:t>
            </w:r>
          </w:p>
        </w:tc>
        <w:tc>
          <w:tcPr>
            <w:tcW w:w="3119" w:type="dxa"/>
            <w:vAlign w:val="center"/>
          </w:tcPr>
          <w:p w14:paraId="1095D39C" w14:textId="5DC20FF6" w:rsidR="00D15335" w:rsidRPr="003B4BEC" w:rsidRDefault="00D15335" w:rsidP="000A307F">
            <w:pPr>
              <w:pStyle w:val="BodyText"/>
              <w:jc w:val="center"/>
              <w:rPr>
                <w:color w:val="333333"/>
                <w:spacing w:val="-2"/>
                <w:sz w:val="22"/>
                <w:szCs w:val="22"/>
              </w:rPr>
            </w:pPr>
            <w:r w:rsidRPr="003B4BEC">
              <w:rPr>
                <w:sz w:val="22"/>
                <w:szCs w:val="22"/>
              </w:rPr>
              <w:t>≤ 2 mm</w:t>
            </w:r>
          </w:p>
        </w:tc>
      </w:tr>
      <w:tr w:rsidR="00D15335" w14:paraId="6C3904D9" w14:textId="77777777" w:rsidTr="000A307F">
        <w:tc>
          <w:tcPr>
            <w:tcW w:w="2410" w:type="dxa"/>
            <w:vAlign w:val="center"/>
          </w:tcPr>
          <w:p w14:paraId="62334B1A" w14:textId="2528EECB" w:rsidR="00D15335" w:rsidRPr="003B4BEC" w:rsidRDefault="00D15335" w:rsidP="000A307F">
            <w:pPr>
              <w:pStyle w:val="BodyText"/>
              <w:jc w:val="center"/>
              <w:rPr>
                <w:color w:val="333333"/>
                <w:spacing w:val="-2"/>
                <w:sz w:val="22"/>
                <w:szCs w:val="22"/>
              </w:rPr>
            </w:pPr>
            <w:r w:rsidRPr="003B4BEC">
              <w:rPr>
                <w:color w:val="333333"/>
                <w:spacing w:val="-2"/>
                <w:sz w:val="22"/>
                <w:szCs w:val="22"/>
              </w:rPr>
              <w:t>Porosity</w:t>
            </w:r>
          </w:p>
        </w:tc>
        <w:tc>
          <w:tcPr>
            <w:tcW w:w="2410" w:type="dxa"/>
            <w:vAlign w:val="center"/>
          </w:tcPr>
          <w:p w14:paraId="64D51F7A" w14:textId="0629B0A5" w:rsidR="00D15335" w:rsidRPr="003B4BEC" w:rsidRDefault="00D15335" w:rsidP="000A307F">
            <w:pPr>
              <w:pStyle w:val="BodyText"/>
              <w:jc w:val="center"/>
              <w:rPr>
                <w:color w:val="333333"/>
                <w:spacing w:val="-2"/>
                <w:sz w:val="22"/>
                <w:szCs w:val="22"/>
              </w:rPr>
            </w:pPr>
            <w:r w:rsidRPr="003B4BEC">
              <w:rPr>
                <w:sz w:val="22"/>
                <w:szCs w:val="22"/>
              </w:rPr>
              <w:t>Diameter ≤ 4 mm, no more than 2 pore per 10 mm of weld</w:t>
            </w:r>
          </w:p>
        </w:tc>
        <w:tc>
          <w:tcPr>
            <w:tcW w:w="2126" w:type="dxa"/>
            <w:vAlign w:val="center"/>
          </w:tcPr>
          <w:p w14:paraId="5F256EE6" w14:textId="40A76904" w:rsidR="00D15335" w:rsidRPr="003B4BEC" w:rsidRDefault="00D15335" w:rsidP="000A307F">
            <w:pPr>
              <w:pStyle w:val="BodyText"/>
              <w:jc w:val="center"/>
              <w:rPr>
                <w:color w:val="333333"/>
                <w:spacing w:val="-2"/>
                <w:sz w:val="22"/>
                <w:szCs w:val="22"/>
              </w:rPr>
            </w:pPr>
            <w:r w:rsidRPr="003B4BEC">
              <w:rPr>
                <w:sz w:val="22"/>
                <w:szCs w:val="22"/>
              </w:rPr>
              <w:t>Diameter ≤ 3 mm, no more than 1 pore per 10 mm of weld</w:t>
            </w:r>
          </w:p>
        </w:tc>
        <w:tc>
          <w:tcPr>
            <w:tcW w:w="3119" w:type="dxa"/>
            <w:vAlign w:val="center"/>
          </w:tcPr>
          <w:p w14:paraId="3A1C56C1" w14:textId="3A427D68" w:rsidR="00D15335" w:rsidRPr="003B4BEC" w:rsidRDefault="00D15335" w:rsidP="000A307F">
            <w:pPr>
              <w:pStyle w:val="BodyText"/>
              <w:jc w:val="center"/>
              <w:rPr>
                <w:color w:val="333333"/>
                <w:spacing w:val="-2"/>
                <w:sz w:val="22"/>
                <w:szCs w:val="22"/>
              </w:rPr>
            </w:pPr>
            <w:r w:rsidRPr="003B4BEC">
              <w:rPr>
                <w:sz w:val="22"/>
                <w:szCs w:val="22"/>
              </w:rPr>
              <w:t>Diameter ≤ 2 mm, no more than 1 pore per 10 mm of weld</w:t>
            </w:r>
          </w:p>
        </w:tc>
      </w:tr>
      <w:tr w:rsidR="00D15335" w14:paraId="7C47912D" w14:textId="77777777" w:rsidTr="000A307F">
        <w:tc>
          <w:tcPr>
            <w:tcW w:w="2410" w:type="dxa"/>
            <w:vAlign w:val="center"/>
          </w:tcPr>
          <w:p w14:paraId="627BF7C2" w14:textId="48F75FB8" w:rsidR="00D15335" w:rsidRPr="003B4BEC" w:rsidRDefault="00D15335" w:rsidP="000A307F">
            <w:pPr>
              <w:pStyle w:val="BodyText"/>
              <w:jc w:val="center"/>
              <w:rPr>
                <w:color w:val="333333"/>
                <w:spacing w:val="-2"/>
                <w:sz w:val="22"/>
                <w:szCs w:val="22"/>
              </w:rPr>
            </w:pPr>
            <w:r w:rsidRPr="003B4BEC">
              <w:rPr>
                <w:color w:val="333333"/>
                <w:spacing w:val="-2"/>
                <w:sz w:val="22"/>
                <w:szCs w:val="22"/>
              </w:rPr>
              <w:t>Cluster of pores</w:t>
            </w:r>
          </w:p>
        </w:tc>
        <w:tc>
          <w:tcPr>
            <w:tcW w:w="2410" w:type="dxa"/>
            <w:vAlign w:val="center"/>
          </w:tcPr>
          <w:p w14:paraId="48DCC24A" w14:textId="343B82F2" w:rsidR="00D15335" w:rsidRPr="003B4BEC" w:rsidRDefault="00D15335" w:rsidP="000A307F">
            <w:pPr>
              <w:pStyle w:val="BodyText"/>
              <w:jc w:val="center"/>
              <w:rPr>
                <w:color w:val="333333"/>
                <w:spacing w:val="-2"/>
                <w:sz w:val="22"/>
                <w:szCs w:val="22"/>
              </w:rPr>
            </w:pPr>
            <w:r w:rsidRPr="003B4BEC">
              <w:rPr>
                <w:color w:val="333333"/>
                <w:spacing w:val="-2"/>
                <w:sz w:val="22"/>
                <w:szCs w:val="22"/>
              </w:rPr>
              <w:t>Distance between pores ≥ 2d</w:t>
            </w:r>
          </w:p>
        </w:tc>
        <w:tc>
          <w:tcPr>
            <w:tcW w:w="2126" w:type="dxa"/>
            <w:vAlign w:val="center"/>
          </w:tcPr>
          <w:p w14:paraId="5816718A" w14:textId="37F2A71F" w:rsidR="00D15335" w:rsidRPr="003B4BEC" w:rsidRDefault="00D15335" w:rsidP="000A307F">
            <w:pPr>
              <w:pStyle w:val="BodyText"/>
              <w:jc w:val="center"/>
              <w:rPr>
                <w:color w:val="333333"/>
                <w:spacing w:val="-2"/>
                <w:sz w:val="22"/>
                <w:szCs w:val="22"/>
              </w:rPr>
            </w:pPr>
            <w:r w:rsidRPr="003B4BEC">
              <w:rPr>
                <w:color w:val="333333"/>
                <w:spacing w:val="-2"/>
                <w:sz w:val="22"/>
                <w:szCs w:val="22"/>
              </w:rPr>
              <w:t>Distance between pores ≥ 3d</w:t>
            </w:r>
          </w:p>
        </w:tc>
        <w:tc>
          <w:tcPr>
            <w:tcW w:w="3119" w:type="dxa"/>
            <w:vAlign w:val="center"/>
          </w:tcPr>
          <w:p w14:paraId="700EA11C" w14:textId="222AB81A" w:rsidR="00D15335" w:rsidRPr="003B4BEC" w:rsidRDefault="00D15335" w:rsidP="000A307F">
            <w:pPr>
              <w:pStyle w:val="BodyText"/>
              <w:jc w:val="center"/>
              <w:rPr>
                <w:color w:val="333333"/>
                <w:spacing w:val="-2"/>
                <w:sz w:val="22"/>
                <w:szCs w:val="22"/>
              </w:rPr>
            </w:pPr>
            <w:r w:rsidRPr="003B4BEC">
              <w:rPr>
                <w:color w:val="333333"/>
                <w:spacing w:val="-2"/>
                <w:sz w:val="22"/>
                <w:szCs w:val="22"/>
              </w:rPr>
              <w:t>Distance between pores ≥ 4d</w:t>
            </w:r>
          </w:p>
        </w:tc>
      </w:tr>
      <w:tr w:rsidR="000825B1" w14:paraId="2E1A8D88" w14:textId="77777777" w:rsidTr="000A307F">
        <w:tc>
          <w:tcPr>
            <w:tcW w:w="2410" w:type="dxa"/>
            <w:vAlign w:val="center"/>
          </w:tcPr>
          <w:p w14:paraId="60995BAA" w14:textId="6375DB99" w:rsidR="000825B1" w:rsidRPr="003B4BEC" w:rsidRDefault="000825B1" w:rsidP="000A307F">
            <w:pPr>
              <w:pStyle w:val="BodyText"/>
              <w:jc w:val="center"/>
              <w:rPr>
                <w:color w:val="333333"/>
                <w:spacing w:val="-2"/>
                <w:sz w:val="22"/>
                <w:szCs w:val="22"/>
              </w:rPr>
            </w:pPr>
            <w:r w:rsidRPr="003B4BEC">
              <w:rPr>
                <w:color w:val="333333"/>
                <w:spacing w:val="-2"/>
                <w:sz w:val="22"/>
                <w:szCs w:val="22"/>
              </w:rPr>
              <w:t>Undercuts</w:t>
            </w:r>
          </w:p>
        </w:tc>
        <w:tc>
          <w:tcPr>
            <w:tcW w:w="2410" w:type="dxa"/>
            <w:vAlign w:val="center"/>
          </w:tcPr>
          <w:p w14:paraId="765E6D62" w14:textId="22C4B091" w:rsidR="000825B1" w:rsidRPr="003B4BEC" w:rsidRDefault="000825B1" w:rsidP="000A307F">
            <w:pPr>
              <w:pStyle w:val="BodyText"/>
              <w:jc w:val="center"/>
              <w:rPr>
                <w:color w:val="333333"/>
                <w:spacing w:val="-2"/>
                <w:sz w:val="22"/>
                <w:szCs w:val="22"/>
              </w:rPr>
            </w:pPr>
            <w:r w:rsidRPr="003B4BEC">
              <w:rPr>
                <w:color w:val="333333"/>
                <w:spacing w:val="-2"/>
                <w:sz w:val="22"/>
                <w:szCs w:val="22"/>
              </w:rPr>
              <w:t>Depth ≤ 0.5 mm</w:t>
            </w:r>
          </w:p>
        </w:tc>
        <w:tc>
          <w:tcPr>
            <w:tcW w:w="2126" w:type="dxa"/>
            <w:vAlign w:val="center"/>
          </w:tcPr>
          <w:p w14:paraId="1F9746A2" w14:textId="7548D086" w:rsidR="000825B1" w:rsidRPr="003B4BEC" w:rsidRDefault="000825B1" w:rsidP="000A307F">
            <w:pPr>
              <w:pStyle w:val="BodyText"/>
              <w:jc w:val="center"/>
              <w:rPr>
                <w:color w:val="333333"/>
                <w:spacing w:val="-2"/>
                <w:sz w:val="22"/>
                <w:szCs w:val="22"/>
              </w:rPr>
            </w:pPr>
            <w:r w:rsidRPr="003B4BEC">
              <w:rPr>
                <w:color w:val="333333"/>
                <w:spacing w:val="-2"/>
                <w:sz w:val="22"/>
                <w:szCs w:val="22"/>
              </w:rPr>
              <w:t>Depth ≤ 0.3 mm</w:t>
            </w:r>
          </w:p>
        </w:tc>
        <w:tc>
          <w:tcPr>
            <w:tcW w:w="3119" w:type="dxa"/>
            <w:vAlign w:val="center"/>
          </w:tcPr>
          <w:p w14:paraId="097D7C69" w14:textId="06F5AF67" w:rsidR="000825B1" w:rsidRPr="003B4BEC" w:rsidRDefault="000825B1" w:rsidP="000A307F">
            <w:pPr>
              <w:pStyle w:val="BodyText"/>
              <w:jc w:val="center"/>
              <w:rPr>
                <w:color w:val="333333"/>
                <w:spacing w:val="-2"/>
                <w:sz w:val="22"/>
                <w:szCs w:val="22"/>
              </w:rPr>
            </w:pPr>
            <w:r w:rsidRPr="003B4BEC">
              <w:rPr>
                <w:color w:val="333333"/>
                <w:spacing w:val="-2"/>
                <w:sz w:val="22"/>
                <w:szCs w:val="22"/>
              </w:rPr>
              <w:t>Not allowed</w:t>
            </w:r>
          </w:p>
        </w:tc>
      </w:tr>
    </w:tbl>
    <w:p w14:paraId="087AB690" w14:textId="359A4CAD" w:rsidR="000825B1" w:rsidRPr="006D0CEE" w:rsidRDefault="00D15335" w:rsidP="00252DA5">
      <w:pPr>
        <w:pStyle w:val="BodyText"/>
        <w:numPr>
          <w:ilvl w:val="1"/>
          <w:numId w:val="91"/>
        </w:numPr>
        <w:spacing w:before="120" w:after="120"/>
        <w:ind w:left="1494"/>
        <w:rPr>
          <w:color w:val="333333"/>
          <w:spacing w:val="-2"/>
          <w:sz w:val="22"/>
          <w:szCs w:val="22"/>
        </w:rPr>
      </w:pPr>
      <w:r w:rsidRPr="00D15335">
        <w:rPr>
          <w:color w:val="333333"/>
          <w:spacing w:val="-2"/>
          <w:sz w:val="22"/>
          <w:szCs w:val="22"/>
        </w:rPr>
        <w:t>The total percentage of defects in the weld should not exceed 5% of the weld joint length.</w:t>
      </w:r>
    </w:p>
    <w:p w14:paraId="5E7927FB" w14:textId="6C51FF2A" w:rsidR="00A46D7B" w:rsidRPr="008413FF" w:rsidRDefault="000D30A5">
      <w:pPr>
        <w:pStyle w:val="Heading2"/>
        <w:numPr>
          <w:ilvl w:val="1"/>
          <w:numId w:val="67"/>
        </w:numPr>
        <w:spacing w:before="240" w:after="240"/>
        <w:ind w:left="851" w:hanging="709"/>
        <w:rPr>
          <w:sz w:val="22"/>
          <w:szCs w:val="22"/>
        </w:rPr>
      </w:pPr>
      <w:bookmarkStart w:id="731" w:name="_Toc205628101"/>
      <w:bookmarkStart w:id="732" w:name="_Hlk189808875"/>
      <w:bookmarkEnd w:id="729"/>
      <w:r w:rsidRPr="008413FF">
        <w:rPr>
          <w:spacing w:val="-2"/>
          <w:sz w:val="22"/>
          <w:szCs w:val="22"/>
        </w:rPr>
        <w:t>Hydrotesting</w:t>
      </w:r>
      <w:bookmarkEnd w:id="731"/>
    </w:p>
    <w:bookmarkEnd w:id="732"/>
    <w:p w14:paraId="346FF567" w14:textId="29CD2586" w:rsidR="00A46D7B" w:rsidRPr="008413FF" w:rsidRDefault="00A46D7B" w:rsidP="003B4BEC">
      <w:pPr>
        <w:pStyle w:val="BodyText"/>
        <w:spacing w:before="120" w:after="120"/>
        <w:ind w:left="1134" w:hanging="425"/>
        <w:rPr>
          <w:sz w:val="22"/>
          <w:szCs w:val="22"/>
        </w:rPr>
      </w:pPr>
      <w:r w:rsidRPr="008413FF">
        <w:rPr>
          <w:b/>
          <w:sz w:val="22"/>
          <w:szCs w:val="22"/>
        </w:rPr>
        <w:t>23.</w:t>
      </w:r>
      <w:r w:rsidR="00283ED0">
        <w:rPr>
          <w:b/>
          <w:sz w:val="22"/>
          <w:szCs w:val="22"/>
        </w:rPr>
        <w:t>5</w:t>
      </w:r>
      <w:r w:rsidRPr="008413FF">
        <w:rPr>
          <w:b/>
          <w:sz w:val="22"/>
          <w:szCs w:val="22"/>
        </w:rPr>
        <w:t>-1</w:t>
      </w:r>
      <w:r w:rsidRPr="008413FF">
        <w:rPr>
          <w:b/>
          <w:spacing w:val="19"/>
          <w:sz w:val="22"/>
          <w:szCs w:val="22"/>
        </w:rPr>
        <w:t xml:space="preserve"> </w:t>
      </w:r>
      <w:r w:rsidRPr="008413FF">
        <w:rPr>
          <w:b/>
          <w:sz w:val="22"/>
          <w:szCs w:val="22"/>
        </w:rPr>
        <w:t>-</w:t>
      </w:r>
      <w:r w:rsidRPr="008413FF">
        <w:rPr>
          <w:b/>
          <w:spacing w:val="6"/>
          <w:sz w:val="22"/>
          <w:szCs w:val="22"/>
        </w:rPr>
        <w:t xml:space="preserve"> </w:t>
      </w:r>
      <w:r w:rsidRPr="008413FF">
        <w:rPr>
          <w:color w:val="333333"/>
          <w:sz w:val="22"/>
          <w:szCs w:val="22"/>
        </w:rPr>
        <w:t>Hydrotesting</w:t>
      </w:r>
      <w:r w:rsidRPr="008413FF">
        <w:rPr>
          <w:color w:val="333333"/>
          <w:spacing w:val="12"/>
          <w:sz w:val="22"/>
          <w:szCs w:val="22"/>
        </w:rPr>
        <w:t xml:space="preserve"> </w:t>
      </w:r>
      <w:r w:rsidRPr="008413FF">
        <w:rPr>
          <w:color w:val="333333"/>
          <w:sz w:val="22"/>
          <w:szCs w:val="22"/>
        </w:rPr>
        <w:t>shall</w:t>
      </w:r>
      <w:r w:rsidRPr="008413FF">
        <w:rPr>
          <w:color w:val="333333"/>
          <w:spacing w:val="13"/>
          <w:sz w:val="22"/>
          <w:szCs w:val="22"/>
        </w:rPr>
        <w:t xml:space="preserve"> </w:t>
      </w:r>
      <w:r w:rsidRPr="008413FF">
        <w:rPr>
          <w:color w:val="333333"/>
          <w:sz w:val="22"/>
          <w:szCs w:val="22"/>
        </w:rPr>
        <w:t>comply</w:t>
      </w:r>
      <w:r w:rsidRPr="008413FF">
        <w:rPr>
          <w:color w:val="333333"/>
          <w:spacing w:val="12"/>
          <w:sz w:val="22"/>
          <w:szCs w:val="22"/>
        </w:rPr>
        <w:t xml:space="preserve"> </w:t>
      </w:r>
      <w:r w:rsidRPr="008413FF">
        <w:rPr>
          <w:color w:val="333333"/>
          <w:sz w:val="22"/>
          <w:szCs w:val="22"/>
        </w:rPr>
        <w:t>with</w:t>
      </w:r>
      <w:r w:rsidRPr="008413FF">
        <w:rPr>
          <w:color w:val="333333"/>
          <w:spacing w:val="5"/>
          <w:sz w:val="22"/>
          <w:szCs w:val="22"/>
        </w:rPr>
        <w:t xml:space="preserve"> </w:t>
      </w:r>
      <w:r w:rsidRPr="008413FF">
        <w:rPr>
          <w:color w:val="333333"/>
          <w:sz w:val="22"/>
          <w:szCs w:val="22"/>
        </w:rPr>
        <w:t>PIM-SU-</w:t>
      </w:r>
      <w:r w:rsidRPr="008413FF">
        <w:rPr>
          <w:color w:val="333333"/>
          <w:spacing w:val="-2"/>
          <w:sz w:val="22"/>
          <w:szCs w:val="22"/>
        </w:rPr>
        <w:t>3541</w:t>
      </w:r>
      <w:r w:rsidR="004704DE" w:rsidRPr="008413FF">
        <w:rPr>
          <w:color w:val="333333"/>
          <w:spacing w:val="-2"/>
          <w:sz w:val="22"/>
          <w:szCs w:val="22"/>
        </w:rPr>
        <w:t>-TCO</w:t>
      </w:r>
      <w:r w:rsidRPr="008413FF">
        <w:rPr>
          <w:color w:val="333333"/>
          <w:spacing w:val="-2"/>
          <w:sz w:val="22"/>
          <w:szCs w:val="22"/>
        </w:rPr>
        <w:t>.</w:t>
      </w:r>
    </w:p>
    <w:p w14:paraId="46263188" w14:textId="37EB843A" w:rsidR="00A46D7B" w:rsidRPr="008413FF" w:rsidRDefault="00A46D7B" w:rsidP="003B4BEC">
      <w:pPr>
        <w:pStyle w:val="BodyText"/>
        <w:spacing w:before="120" w:after="120"/>
        <w:ind w:left="1134" w:hanging="425"/>
        <w:rPr>
          <w:sz w:val="22"/>
          <w:szCs w:val="22"/>
        </w:rPr>
      </w:pPr>
      <w:r w:rsidRPr="008413FF">
        <w:rPr>
          <w:b/>
          <w:sz w:val="22"/>
          <w:szCs w:val="22"/>
        </w:rPr>
        <w:t>23.</w:t>
      </w:r>
      <w:r w:rsidR="00283ED0">
        <w:rPr>
          <w:b/>
          <w:sz w:val="22"/>
          <w:szCs w:val="22"/>
        </w:rPr>
        <w:t>5</w:t>
      </w:r>
      <w:r w:rsidRPr="008413FF">
        <w:rPr>
          <w:b/>
          <w:sz w:val="22"/>
          <w:szCs w:val="22"/>
        </w:rPr>
        <w:t xml:space="preserve">-2 - </w:t>
      </w:r>
      <w:r w:rsidRPr="008413FF">
        <w:rPr>
          <w:color w:val="333333"/>
          <w:sz w:val="22"/>
          <w:szCs w:val="22"/>
        </w:rPr>
        <w:t>For testing of equipment that is outside of the scope of PIM-SU-3541</w:t>
      </w:r>
      <w:r w:rsidR="004704DE" w:rsidRPr="008413FF">
        <w:rPr>
          <w:color w:val="333333"/>
          <w:sz w:val="22"/>
          <w:szCs w:val="22"/>
        </w:rPr>
        <w:t>-TCO</w:t>
      </w:r>
      <w:r w:rsidRPr="008413FF">
        <w:rPr>
          <w:color w:val="333333"/>
          <w:sz w:val="22"/>
          <w:szCs w:val="22"/>
        </w:rPr>
        <w:t>, Supplier shall submit testing procedures</w:t>
      </w:r>
      <w:r w:rsidRPr="008413FF">
        <w:rPr>
          <w:color w:val="333333"/>
          <w:spacing w:val="40"/>
          <w:sz w:val="22"/>
          <w:szCs w:val="22"/>
        </w:rPr>
        <w:t xml:space="preserve"> </w:t>
      </w:r>
      <w:r w:rsidRPr="008413FF">
        <w:rPr>
          <w:color w:val="333333"/>
          <w:sz w:val="22"/>
          <w:szCs w:val="22"/>
        </w:rPr>
        <w:t>for Owner review and acceptance.</w:t>
      </w:r>
    </w:p>
    <w:p w14:paraId="32FF1151" w14:textId="1975EE4A" w:rsidR="00402828" w:rsidRPr="008413FF" w:rsidRDefault="00402828">
      <w:pPr>
        <w:pStyle w:val="Heading2"/>
        <w:numPr>
          <w:ilvl w:val="1"/>
          <w:numId w:val="67"/>
        </w:numPr>
        <w:spacing w:before="240" w:after="240"/>
        <w:ind w:left="851" w:hanging="709"/>
        <w:rPr>
          <w:sz w:val="22"/>
          <w:szCs w:val="22"/>
        </w:rPr>
      </w:pPr>
      <w:bookmarkStart w:id="733" w:name="_Toc205628102"/>
      <w:r w:rsidRPr="008413FF">
        <w:rPr>
          <w:spacing w:val="-2"/>
          <w:sz w:val="22"/>
          <w:szCs w:val="22"/>
        </w:rPr>
        <w:t>Pne</w:t>
      </w:r>
      <w:r w:rsidR="00E075CC" w:rsidRPr="008413FF">
        <w:rPr>
          <w:spacing w:val="-2"/>
          <w:sz w:val="22"/>
          <w:szCs w:val="22"/>
        </w:rPr>
        <w:t>umatic Testing</w:t>
      </w:r>
      <w:bookmarkEnd w:id="733"/>
    </w:p>
    <w:p w14:paraId="4BDA0422" w14:textId="668A7D16" w:rsidR="00402828" w:rsidRPr="008413FF" w:rsidRDefault="00402828" w:rsidP="008413FF">
      <w:pPr>
        <w:pStyle w:val="BodyText"/>
        <w:spacing w:before="120" w:after="120"/>
        <w:ind w:left="1134" w:hanging="425"/>
        <w:rPr>
          <w:sz w:val="22"/>
          <w:szCs w:val="22"/>
        </w:rPr>
      </w:pPr>
      <w:r w:rsidRPr="008413FF">
        <w:rPr>
          <w:b/>
          <w:sz w:val="22"/>
          <w:szCs w:val="22"/>
        </w:rPr>
        <w:t>23.</w:t>
      </w:r>
      <w:r w:rsidR="00283ED0">
        <w:rPr>
          <w:b/>
          <w:sz w:val="22"/>
          <w:szCs w:val="22"/>
        </w:rPr>
        <w:t>6</w:t>
      </w:r>
      <w:r w:rsidRPr="008413FF">
        <w:rPr>
          <w:b/>
          <w:sz w:val="22"/>
          <w:szCs w:val="22"/>
        </w:rPr>
        <w:t>-1</w:t>
      </w:r>
      <w:r w:rsidRPr="008413FF">
        <w:rPr>
          <w:b/>
          <w:spacing w:val="17"/>
          <w:sz w:val="22"/>
          <w:szCs w:val="22"/>
        </w:rPr>
        <w:t xml:space="preserve"> </w:t>
      </w:r>
      <w:r w:rsidRPr="008413FF">
        <w:rPr>
          <w:b/>
          <w:sz w:val="22"/>
          <w:szCs w:val="22"/>
        </w:rPr>
        <w:t>-</w:t>
      </w:r>
      <w:r w:rsidRPr="008413FF">
        <w:rPr>
          <w:b/>
          <w:spacing w:val="3"/>
          <w:sz w:val="22"/>
          <w:szCs w:val="22"/>
        </w:rPr>
        <w:t xml:space="preserve"> </w:t>
      </w:r>
      <w:r w:rsidRPr="008413FF">
        <w:rPr>
          <w:color w:val="333333"/>
          <w:sz w:val="22"/>
          <w:szCs w:val="22"/>
        </w:rPr>
        <w:t>Pneumatic</w:t>
      </w:r>
      <w:r w:rsidRPr="008413FF">
        <w:rPr>
          <w:color w:val="333333"/>
          <w:spacing w:val="11"/>
          <w:sz w:val="22"/>
          <w:szCs w:val="22"/>
        </w:rPr>
        <w:t xml:space="preserve"> </w:t>
      </w:r>
      <w:r w:rsidRPr="008413FF">
        <w:rPr>
          <w:color w:val="333333"/>
          <w:sz w:val="22"/>
          <w:szCs w:val="22"/>
        </w:rPr>
        <w:t>testing</w:t>
      </w:r>
      <w:r w:rsidRPr="008413FF">
        <w:rPr>
          <w:color w:val="333333"/>
          <w:spacing w:val="11"/>
          <w:sz w:val="22"/>
          <w:szCs w:val="22"/>
        </w:rPr>
        <w:t xml:space="preserve"> </w:t>
      </w:r>
      <w:r w:rsidRPr="008413FF">
        <w:rPr>
          <w:color w:val="333333"/>
          <w:sz w:val="22"/>
          <w:szCs w:val="22"/>
        </w:rPr>
        <w:t>shall</w:t>
      </w:r>
      <w:r w:rsidRPr="008413FF">
        <w:rPr>
          <w:color w:val="333333"/>
          <w:spacing w:val="10"/>
          <w:sz w:val="22"/>
          <w:szCs w:val="22"/>
        </w:rPr>
        <w:t xml:space="preserve"> </w:t>
      </w:r>
      <w:r w:rsidRPr="008413FF">
        <w:rPr>
          <w:color w:val="333333"/>
          <w:sz w:val="22"/>
          <w:szCs w:val="22"/>
        </w:rPr>
        <w:t>comply</w:t>
      </w:r>
      <w:r w:rsidRPr="008413FF">
        <w:rPr>
          <w:color w:val="333333"/>
          <w:spacing w:val="11"/>
          <w:sz w:val="22"/>
          <w:szCs w:val="22"/>
        </w:rPr>
        <w:t xml:space="preserve"> </w:t>
      </w:r>
      <w:r w:rsidRPr="008413FF">
        <w:rPr>
          <w:color w:val="333333"/>
          <w:sz w:val="22"/>
          <w:szCs w:val="22"/>
        </w:rPr>
        <w:t>with</w:t>
      </w:r>
      <w:r w:rsidRPr="008413FF">
        <w:rPr>
          <w:color w:val="333333"/>
          <w:spacing w:val="9"/>
          <w:sz w:val="22"/>
          <w:szCs w:val="22"/>
        </w:rPr>
        <w:t xml:space="preserve"> </w:t>
      </w:r>
      <w:r w:rsidRPr="008413FF">
        <w:rPr>
          <w:color w:val="333333"/>
          <w:sz w:val="22"/>
          <w:szCs w:val="22"/>
        </w:rPr>
        <w:t>PIM-PU-</w:t>
      </w:r>
      <w:r w:rsidRPr="008413FF">
        <w:rPr>
          <w:color w:val="333333"/>
          <w:spacing w:val="-2"/>
          <w:sz w:val="22"/>
          <w:szCs w:val="22"/>
        </w:rPr>
        <w:t>5284</w:t>
      </w:r>
      <w:r w:rsidR="00CF4EBD" w:rsidRPr="008413FF">
        <w:rPr>
          <w:color w:val="333333"/>
          <w:spacing w:val="-2"/>
          <w:sz w:val="22"/>
          <w:szCs w:val="22"/>
        </w:rPr>
        <w:t>-TCO</w:t>
      </w:r>
      <w:r w:rsidRPr="008413FF">
        <w:rPr>
          <w:color w:val="333333"/>
          <w:spacing w:val="-2"/>
          <w:sz w:val="22"/>
          <w:szCs w:val="22"/>
        </w:rPr>
        <w:t>.</w:t>
      </w:r>
    </w:p>
    <w:p w14:paraId="05DD740E" w14:textId="0F1B1FF4" w:rsidR="00402828" w:rsidRPr="008413FF" w:rsidRDefault="00E075CC">
      <w:pPr>
        <w:pStyle w:val="Heading2"/>
        <w:numPr>
          <w:ilvl w:val="1"/>
          <w:numId w:val="67"/>
        </w:numPr>
        <w:spacing w:before="240" w:after="240"/>
        <w:ind w:left="851" w:hanging="709"/>
        <w:rPr>
          <w:sz w:val="22"/>
          <w:szCs w:val="22"/>
        </w:rPr>
      </w:pPr>
      <w:bookmarkStart w:id="734" w:name="23.6___Leak_Repair_and_Re-Testing"/>
      <w:bookmarkStart w:id="735" w:name="_bookmark80"/>
      <w:bookmarkStart w:id="736" w:name="_Toc205628103"/>
      <w:bookmarkEnd w:id="734"/>
      <w:bookmarkEnd w:id="735"/>
      <w:r w:rsidRPr="008413FF">
        <w:rPr>
          <w:spacing w:val="-2"/>
          <w:sz w:val="22"/>
          <w:szCs w:val="22"/>
        </w:rPr>
        <w:t>Le</w:t>
      </w:r>
      <w:r w:rsidR="00A1031D" w:rsidRPr="008413FF">
        <w:rPr>
          <w:spacing w:val="-2"/>
          <w:sz w:val="22"/>
          <w:szCs w:val="22"/>
        </w:rPr>
        <w:t>ak Repair and Re-Testing</w:t>
      </w:r>
      <w:bookmarkEnd w:id="736"/>
    </w:p>
    <w:p w14:paraId="498D7C1E" w14:textId="5AD7E42D" w:rsidR="00402828" w:rsidRPr="008413FF" w:rsidRDefault="00402828" w:rsidP="008413FF">
      <w:pPr>
        <w:pStyle w:val="BodyText"/>
        <w:spacing w:before="120" w:after="120"/>
        <w:ind w:left="1134" w:hanging="425"/>
        <w:rPr>
          <w:sz w:val="22"/>
          <w:szCs w:val="22"/>
        </w:rPr>
      </w:pPr>
      <w:r w:rsidRPr="008413FF">
        <w:rPr>
          <w:b/>
          <w:sz w:val="22"/>
          <w:szCs w:val="22"/>
        </w:rPr>
        <w:t>23.</w:t>
      </w:r>
      <w:r w:rsidR="00283ED0">
        <w:rPr>
          <w:b/>
          <w:sz w:val="22"/>
          <w:szCs w:val="22"/>
        </w:rPr>
        <w:t>7</w:t>
      </w:r>
      <w:r w:rsidRPr="008413FF">
        <w:rPr>
          <w:b/>
          <w:sz w:val="22"/>
          <w:szCs w:val="22"/>
        </w:rPr>
        <w:t>-1</w:t>
      </w:r>
      <w:r w:rsidRPr="008413FF">
        <w:rPr>
          <w:b/>
          <w:spacing w:val="13"/>
          <w:sz w:val="22"/>
          <w:szCs w:val="22"/>
        </w:rPr>
        <w:t xml:space="preserve"> </w:t>
      </w:r>
      <w:r w:rsidRPr="008413FF">
        <w:rPr>
          <w:b/>
          <w:sz w:val="22"/>
          <w:szCs w:val="22"/>
        </w:rPr>
        <w:t xml:space="preserve">- </w:t>
      </w:r>
      <w:r w:rsidRPr="008413FF">
        <w:rPr>
          <w:color w:val="333333"/>
          <w:sz w:val="22"/>
          <w:szCs w:val="22"/>
        </w:rPr>
        <w:t>Supplier</w:t>
      </w:r>
      <w:r w:rsidRPr="008413FF">
        <w:rPr>
          <w:color w:val="333333"/>
          <w:spacing w:val="7"/>
          <w:sz w:val="22"/>
          <w:szCs w:val="22"/>
        </w:rPr>
        <w:t xml:space="preserve"> </w:t>
      </w:r>
      <w:r w:rsidRPr="008413FF">
        <w:rPr>
          <w:color w:val="333333"/>
          <w:sz w:val="22"/>
          <w:szCs w:val="22"/>
        </w:rPr>
        <w:t>shall</w:t>
      </w:r>
      <w:r w:rsidRPr="008413FF">
        <w:rPr>
          <w:color w:val="333333"/>
          <w:spacing w:val="8"/>
          <w:sz w:val="22"/>
          <w:szCs w:val="22"/>
        </w:rPr>
        <w:t xml:space="preserve"> </w:t>
      </w:r>
      <w:r w:rsidRPr="008413FF">
        <w:rPr>
          <w:color w:val="333333"/>
          <w:sz w:val="22"/>
          <w:szCs w:val="22"/>
        </w:rPr>
        <w:t>advise</w:t>
      </w:r>
      <w:r w:rsidRPr="008413FF">
        <w:rPr>
          <w:color w:val="333333"/>
          <w:spacing w:val="7"/>
          <w:sz w:val="22"/>
          <w:szCs w:val="22"/>
        </w:rPr>
        <w:t xml:space="preserve"> </w:t>
      </w:r>
      <w:r w:rsidRPr="008413FF">
        <w:rPr>
          <w:color w:val="333333"/>
          <w:sz w:val="22"/>
          <w:szCs w:val="22"/>
        </w:rPr>
        <w:t>Purchaser</w:t>
      </w:r>
      <w:r w:rsidRPr="008413FF">
        <w:rPr>
          <w:color w:val="333333"/>
          <w:spacing w:val="7"/>
          <w:sz w:val="22"/>
          <w:szCs w:val="22"/>
        </w:rPr>
        <w:t xml:space="preserve"> </w:t>
      </w:r>
      <w:r w:rsidRPr="008413FF">
        <w:rPr>
          <w:color w:val="333333"/>
          <w:sz w:val="22"/>
          <w:szCs w:val="22"/>
        </w:rPr>
        <w:t>of</w:t>
      </w:r>
      <w:r w:rsidRPr="008413FF">
        <w:rPr>
          <w:color w:val="333333"/>
          <w:spacing w:val="7"/>
          <w:sz w:val="22"/>
          <w:szCs w:val="22"/>
        </w:rPr>
        <w:t xml:space="preserve"> </w:t>
      </w:r>
      <w:r w:rsidRPr="008413FF">
        <w:rPr>
          <w:color w:val="333333"/>
          <w:sz w:val="22"/>
          <w:szCs w:val="22"/>
        </w:rPr>
        <w:t>all</w:t>
      </w:r>
      <w:r w:rsidRPr="008413FF">
        <w:rPr>
          <w:color w:val="333333"/>
          <w:spacing w:val="8"/>
          <w:sz w:val="22"/>
          <w:szCs w:val="22"/>
        </w:rPr>
        <w:t xml:space="preserve"> </w:t>
      </w:r>
      <w:r w:rsidRPr="008413FF">
        <w:rPr>
          <w:color w:val="333333"/>
          <w:sz w:val="22"/>
          <w:szCs w:val="22"/>
        </w:rPr>
        <w:t>defects</w:t>
      </w:r>
      <w:r w:rsidRPr="008413FF">
        <w:rPr>
          <w:color w:val="333333"/>
          <w:spacing w:val="7"/>
          <w:sz w:val="22"/>
          <w:szCs w:val="22"/>
        </w:rPr>
        <w:t xml:space="preserve"> </w:t>
      </w:r>
      <w:r w:rsidRPr="008413FF">
        <w:rPr>
          <w:color w:val="333333"/>
          <w:sz w:val="22"/>
          <w:szCs w:val="22"/>
        </w:rPr>
        <w:t>in</w:t>
      </w:r>
      <w:r w:rsidRPr="008413FF">
        <w:rPr>
          <w:color w:val="333333"/>
          <w:spacing w:val="7"/>
          <w:sz w:val="22"/>
          <w:szCs w:val="22"/>
        </w:rPr>
        <w:t xml:space="preserve"> </w:t>
      </w:r>
      <w:r w:rsidRPr="008413FF">
        <w:rPr>
          <w:color w:val="333333"/>
          <w:spacing w:val="-2"/>
          <w:sz w:val="22"/>
          <w:szCs w:val="22"/>
        </w:rPr>
        <w:t>writing.</w:t>
      </w:r>
    </w:p>
    <w:p w14:paraId="53DF7811" w14:textId="303E7514" w:rsidR="00402828" w:rsidRPr="008413FF" w:rsidRDefault="00402828" w:rsidP="008413FF">
      <w:pPr>
        <w:pStyle w:val="BodyText"/>
        <w:spacing w:before="120" w:after="120"/>
        <w:ind w:left="1134" w:hanging="425"/>
        <w:rPr>
          <w:sz w:val="22"/>
          <w:szCs w:val="22"/>
        </w:rPr>
      </w:pPr>
      <w:r w:rsidRPr="008413FF">
        <w:rPr>
          <w:b/>
          <w:sz w:val="22"/>
          <w:szCs w:val="22"/>
        </w:rPr>
        <w:t>23.</w:t>
      </w:r>
      <w:r w:rsidR="00283ED0">
        <w:rPr>
          <w:b/>
          <w:sz w:val="22"/>
          <w:szCs w:val="22"/>
        </w:rPr>
        <w:t>7</w:t>
      </w:r>
      <w:r w:rsidRPr="008413FF">
        <w:rPr>
          <w:b/>
          <w:sz w:val="22"/>
          <w:szCs w:val="22"/>
        </w:rPr>
        <w:t xml:space="preserve">-2 - </w:t>
      </w:r>
      <w:r w:rsidRPr="008413FF">
        <w:rPr>
          <w:color w:val="333333"/>
          <w:sz w:val="22"/>
          <w:szCs w:val="22"/>
        </w:rPr>
        <w:t xml:space="preserve">Welds or portions of welds that leak during hydrostatic testing and that have not been radiographed </w:t>
      </w:r>
      <w:r w:rsidRPr="008413FF">
        <w:rPr>
          <w:color w:val="333333"/>
          <w:sz w:val="22"/>
          <w:szCs w:val="22"/>
        </w:rPr>
        <w:lastRenderedPageBreak/>
        <w:t>previously</w:t>
      </w:r>
      <w:r w:rsidRPr="008413FF">
        <w:rPr>
          <w:color w:val="333333"/>
          <w:spacing w:val="40"/>
          <w:sz w:val="22"/>
          <w:szCs w:val="22"/>
        </w:rPr>
        <w:t xml:space="preserve"> </w:t>
      </w:r>
      <w:r w:rsidRPr="008413FF">
        <w:rPr>
          <w:color w:val="333333"/>
          <w:sz w:val="22"/>
          <w:szCs w:val="22"/>
        </w:rPr>
        <w:t>shall be radiographed at the affected areas before being cut out and rewelded.</w:t>
      </w:r>
    </w:p>
    <w:p w14:paraId="3F0E16F7" w14:textId="12E3AA71" w:rsidR="00402828" w:rsidRPr="008413FF" w:rsidRDefault="00402828" w:rsidP="008413FF">
      <w:pPr>
        <w:pStyle w:val="BodyText"/>
        <w:spacing w:before="120" w:after="120"/>
        <w:ind w:left="1134" w:hanging="425"/>
        <w:rPr>
          <w:sz w:val="22"/>
          <w:szCs w:val="22"/>
        </w:rPr>
      </w:pPr>
      <w:r w:rsidRPr="008413FF">
        <w:rPr>
          <w:b/>
          <w:sz w:val="22"/>
          <w:szCs w:val="22"/>
        </w:rPr>
        <w:t>23.</w:t>
      </w:r>
      <w:r w:rsidR="00283ED0">
        <w:rPr>
          <w:b/>
          <w:sz w:val="22"/>
          <w:szCs w:val="22"/>
        </w:rPr>
        <w:t>7</w:t>
      </w:r>
      <w:r w:rsidRPr="008413FF">
        <w:rPr>
          <w:b/>
          <w:sz w:val="22"/>
          <w:szCs w:val="22"/>
        </w:rPr>
        <w:t xml:space="preserve">-3 - </w:t>
      </w:r>
      <w:r w:rsidRPr="008413FF">
        <w:rPr>
          <w:color w:val="333333"/>
          <w:sz w:val="22"/>
          <w:szCs w:val="22"/>
        </w:rPr>
        <w:t>After repair, the welds or portions of welds shall be radiographed again. The hydrostatic test shall be performed</w:t>
      </w:r>
      <w:r w:rsidRPr="008413FF">
        <w:rPr>
          <w:color w:val="333333"/>
          <w:spacing w:val="28"/>
          <w:sz w:val="22"/>
          <w:szCs w:val="22"/>
        </w:rPr>
        <w:t xml:space="preserve"> </w:t>
      </w:r>
      <w:r w:rsidRPr="008413FF">
        <w:rPr>
          <w:color w:val="333333"/>
          <w:sz w:val="22"/>
          <w:szCs w:val="22"/>
        </w:rPr>
        <w:t>again</w:t>
      </w:r>
      <w:r w:rsidRPr="008413FF">
        <w:rPr>
          <w:color w:val="333333"/>
          <w:spacing w:val="28"/>
          <w:sz w:val="22"/>
          <w:szCs w:val="22"/>
        </w:rPr>
        <w:t xml:space="preserve"> </w:t>
      </w:r>
      <w:r w:rsidRPr="008413FF">
        <w:rPr>
          <w:color w:val="333333"/>
          <w:sz w:val="22"/>
          <w:szCs w:val="22"/>
        </w:rPr>
        <w:t>to</w:t>
      </w:r>
      <w:r w:rsidRPr="008413FF">
        <w:rPr>
          <w:color w:val="333333"/>
          <w:spacing w:val="28"/>
          <w:sz w:val="22"/>
          <w:szCs w:val="22"/>
        </w:rPr>
        <w:t xml:space="preserve"> </w:t>
      </w:r>
      <w:r w:rsidRPr="008413FF">
        <w:rPr>
          <w:color w:val="333333"/>
          <w:sz w:val="22"/>
          <w:szCs w:val="22"/>
        </w:rPr>
        <w:t>verify</w:t>
      </w:r>
      <w:r w:rsidRPr="008413FF">
        <w:rPr>
          <w:color w:val="333333"/>
          <w:spacing w:val="28"/>
          <w:sz w:val="22"/>
          <w:szCs w:val="22"/>
        </w:rPr>
        <w:t xml:space="preserve"> </w:t>
      </w:r>
      <w:r w:rsidRPr="008413FF">
        <w:rPr>
          <w:color w:val="333333"/>
          <w:sz w:val="22"/>
          <w:szCs w:val="22"/>
        </w:rPr>
        <w:t>the</w:t>
      </w:r>
      <w:r w:rsidRPr="008413FF">
        <w:rPr>
          <w:color w:val="333333"/>
          <w:spacing w:val="28"/>
          <w:sz w:val="22"/>
          <w:szCs w:val="22"/>
        </w:rPr>
        <w:t xml:space="preserve"> </w:t>
      </w:r>
      <w:r w:rsidRPr="008413FF">
        <w:rPr>
          <w:color w:val="333333"/>
          <w:sz w:val="22"/>
          <w:szCs w:val="22"/>
        </w:rPr>
        <w:t>repairs,</w:t>
      </w:r>
      <w:r w:rsidRPr="008413FF">
        <w:rPr>
          <w:color w:val="333333"/>
          <w:spacing w:val="28"/>
          <w:sz w:val="22"/>
          <w:szCs w:val="22"/>
        </w:rPr>
        <w:t xml:space="preserve"> </w:t>
      </w:r>
      <w:r w:rsidRPr="008413FF">
        <w:rPr>
          <w:color w:val="333333"/>
          <w:sz w:val="22"/>
          <w:szCs w:val="22"/>
        </w:rPr>
        <w:t>unless</w:t>
      </w:r>
      <w:r w:rsidRPr="008413FF">
        <w:rPr>
          <w:color w:val="333333"/>
          <w:spacing w:val="28"/>
          <w:sz w:val="22"/>
          <w:szCs w:val="22"/>
        </w:rPr>
        <w:t xml:space="preserve"> </w:t>
      </w:r>
      <w:r w:rsidRPr="008413FF">
        <w:rPr>
          <w:color w:val="333333"/>
          <w:sz w:val="22"/>
          <w:szCs w:val="22"/>
        </w:rPr>
        <w:t>specifically</w:t>
      </w:r>
      <w:r w:rsidRPr="008413FF">
        <w:rPr>
          <w:color w:val="333333"/>
          <w:spacing w:val="28"/>
          <w:sz w:val="22"/>
          <w:szCs w:val="22"/>
        </w:rPr>
        <w:t xml:space="preserve"> </w:t>
      </w:r>
      <w:r w:rsidRPr="008413FF">
        <w:rPr>
          <w:color w:val="333333"/>
          <w:sz w:val="22"/>
          <w:szCs w:val="22"/>
        </w:rPr>
        <w:t>accepted</w:t>
      </w:r>
      <w:r w:rsidRPr="008413FF">
        <w:rPr>
          <w:color w:val="333333"/>
          <w:spacing w:val="28"/>
          <w:sz w:val="22"/>
          <w:szCs w:val="22"/>
        </w:rPr>
        <w:t xml:space="preserve"> </w:t>
      </w:r>
      <w:r w:rsidRPr="008413FF">
        <w:rPr>
          <w:color w:val="333333"/>
          <w:sz w:val="22"/>
          <w:szCs w:val="22"/>
        </w:rPr>
        <w:t>otherwise</w:t>
      </w:r>
      <w:r w:rsidRPr="008413FF">
        <w:rPr>
          <w:color w:val="333333"/>
          <w:spacing w:val="28"/>
          <w:sz w:val="22"/>
          <w:szCs w:val="22"/>
        </w:rPr>
        <w:t xml:space="preserve"> </w:t>
      </w:r>
      <w:r w:rsidRPr="008413FF">
        <w:rPr>
          <w:color w:val="333333"/>
          <w:sz w:val="22"/>
          <w:szCs w:val="22"/>
        </w:rPr>
        <w:t>in</w:t>
      </w:r>
      <w:r w:rsidRPr="008413FF">
        <w:rPr>
          <w:color w:val="333333"/>
          <w:spacing w:val="28"/>
          <w:sz w:val="22"/>
          <w:szCs w:val="22"/>
        </w:rPr>
        <w:t xml:space="preserve"> </w:t>
      </w:r>
      <w:r w:rsidRPr="008413FF">
        <w:rPr>
          <w:color w:val="333333"/>
          <w:sz w:val="22"/>
          <w:szCs w:val="22"/>
        </w:rPr>
        <w:t>writing</w:t>
      </w:r>
      <w:r w:rsidRPr="008413FF">
        <w:rPr>
          <w:color w:val="333333"/>
          <w:spacing w:val="28"/>
          <w:sz w:val="22"/>
          <w:szCs w:val="22"/>
        </w:rPr>
        <w:t xml:space="preserve"> </w:t>
      </w:r>
      <w:r w:rsidRPr="008413FF">
        <w:rPr>
          <w:color w:val="333333"/>
          <w:sz w:val="22"/>
          <w:szCs w:val="22"/>
        </w:rPr>
        <w:t>by</w:t>
      </w:r>
      <w:r w:rsidRPr="008413FF">
        <w:rPr>
          <w:color w:val="333333"/>
          <w:spacing w:val="28"/>
          <w:sz w:val="22"/>
          <w:szCs w:val="22"/>
        </w:rPr>
        <w:t xml:space="preserve"> </w:t>
      </w:r>
      <w:r w:rsidRPr="008413FF">
        <w:rPr>
          <w:color w:val="333333"/>
          <w:sz w:val="22"/>
          <w:szCs w:val="22"/>
        </w:rPr>
        <w:t>Purchaser.</w:t>
      </w:r>
    </w:p>
    <w:p w14:paraId="25D1C173" w14:textId="2D2EC76E" w:rsidR="00F4740B" w:rsidRPr="001F246A" w:rsidRDefault="00F4740B">
      <w:pPr>
        <w:pStyle w:val="Heading1"/>
        <w:numPr>
          <w:ilvl w:val="0"/>
          <w:numId w:val="67"/>
        </w:numPr>
        <w:spacing w:before="240" w:after="240"/>
        <w:ind w:left="709" w:hanging="709"/>
      </w:pPr>
      <w:bookmarkStart w:id="737" w:name="_Toc205628104"/>
      <w:bookmarkStart w:id="738" w:name="_Hlk166506491"/>
      <w:r>
        <w:t>P</w:t>
      </w:r>
      <w:r w:rsidR="00021732">
        <w:t>ositive Material Identification</w:t>
      </w:r>
      <w:bookmarkEnd w:id="737"/>
    </w:p>
    <w:bookmarkEnd w:id="738"/>
    <w:p w14:paraId="551EFC32" w14:textId="1E2A4D4C" w:rsidR="00F4740B" w:rsidRPr="00015FAD" w:rsidRDefault="00F4740B" w:rsidP="00015FAD">
      <w:pPr>
        <w:pStyle w:val="BodyText"/>
        <w:spacing w:before="120" w:after="120"/>
        <w:ind w:left="1134" w:hanging="425"/>
        <w:rPr>
          <w:sz w:val="22"/>
          <w:szCs w:val="22"/>
        </w:rPr>
      </w:pPr>
      <w:r w:rsidRPr="00015FAD">
        <w:rPr>
          <w:b/>
          <w:sz w:val="22"/>
          <w:szCs w:val="22"/>
        </w:rPr>
        <w:t xml:space="preserve">24-1 - </w:t>
      </w:r>
      <w:r w:rsidRPr="00015FAD">
        <w:rPr>
          <w:color w:val="333333"/>
          <w:sz w:val="22"/>
          <w:szCs w:val="22"/>
        </w:rPr>
        <w:t>Positive material identification (PMI) activities and individuals performing PMI shall comply with the requirements of CPM-PU-5074</w:t>
      </w:r>
      <w:r w:rsidR="00930C93" w:rsidRPr="00015FAD">
        <w:rPr>
          <w:color w:val="333333"/>
          <w:sz w:val="22"/>
          <w:szCs w:val="22"/>
        </w:rPr>
        <w:t>-TCO</w:t>
      </w:r>
      <w:r w:rsidRPr="00015FAD">
        <w:rPr>
          <w:color w:val="333333"/>
          <w:sz w:val="22"/>
          <w:szCs w:val="22"/>
        </w:rPr>
        <w:t>.</w:t>
      </w:r>
    </w:p>
    <w:p w14:paraId="7D06FBD0" w14:textId="5645D48C" w:rsidR="0043284D" w:rsidRPr="001F246A" w:rsidRDefault="0043284D">
      <w:pPr>
        <w:pStyle w:val="Heading1"/>
        <w:numPr>
          <w:ilvl w:val="0"/>
          <w:numId w:val="67"/>
        </w:numPr>
        <w:spacing w:before="240" w:after="240"/>
        <w:ind w:left="709" w:hanging="709"/>
      </w:pPr>
      <w:bookmarkStart w:id="739" w:name="_Toc205628105"/>
      <w:r>
        <w:t>Re</w:t>
      </w:r>
      <w:r w:rsidR="00683A8F">
        <w:t>pairs</w:t>
      </w:r>
      <w:bookmarkEnd w:id="739"/>
    </w:p>
    <w:p w14:paraId="04F1C383" w14:textId="7E264354" w:rsidR="0043284D" w:rsidRPr="00015FAD" w:rsidRDefault="0043284D" w:rsidP="00B36D66">
      <w:pPr>
        <w:pStyle w:val="ListParagraph"/>
        <w:numPr>
          <w:ilvl w:val="1"/>
          <w:numId w:val="4"/>
        </w:numPr>
        <w:spacing w:before="120" w:after="120"/>
        <w:ind w:left="1134" w:hanging="425"/>
      </w:pPr>
      <w:r w:rsidRPr="00015FAD">
        <w:rPr>
          <w:b/>
        </w:rPr>
        <w:t xml:space="preserve">- </w:t>
      </w:r>
      <w:r w:rsidRPr="00015FAD">
        <w:rPr>
          <w:color w:val="333333"/>
        </w:rPr>
        <w:t>Supplier shall advise Purchaser in writing of required repairs. Purchaser acceptance shall be obtained prior to the</w:t>
      </w:r>
      <w:r w:rsidRPr="00015FAD">
        <w:rPr>
          <w:color w:val="333333"/>
          <w:spacing w:val="40"/>
        </w:rPr>
        <w:t xml:space="preserve"> </w:t>
      </w:r>
      <w:r w:rsidRPr="00015FAD">
        <w:rPr>
          <w:color w:val="333333"/>
        </w:rPr>
        <w:t>start of repair work.</w:t>
      </w:r>
      <w:r w:rsidR="004364D4" w:rsidRPr="004364D4">
        <w:t xml:space="preserve"> </w:t>
      </w:r>
      <w:r w:rsidR="004364D4" w:rsidRPr="004364D4">
        <w:rPr>
          <w:color w:val="333333"/>
        </w:rPr>
        <w:t>All repair work shall be documented in accordance with the Purchaser's procedures and specifications.</w:t>
      </w:r>
    </w:p>
    <w:p w14:paraId="1B7DC4A5" w14:textId="7DF6C8BD" w:rsidR="0043284D" w:rsidRPr="00015FAD" w:rsidRDefault="0043284D" w:rsidP="00A423F3">
      <w:pPr>
        <w:pStyle w:val="ListParagraph"/>
        <w:numPr>
          <w:ilvl w:val="1"/>
          <w:numId w:val="4"/>
        </w:numPr>
        <w:spacing w:before="120" w:after="120"/>
        <w:ind w:left="1134" w:hanging="425"/>
      </w:pPr>
      <w:r w:rsidRPr="00015FAD">
        <w:rPr>
          <w:b/>
        </w:rPr>
        <w:t xml:space="preserve">- </w:t>
      </w:r>
      <w:r w:rsidRPr="00015FAD">
        <w:rPr>
          <w:color w:val="333333"/>
        </w:rPr>
        <w:t>Repair procedure documentation shall outline the steps necessary to make weld cap, through-wall, and partial penetration repairs.</w:t>
      </w:r>
    </w:p>
    <w:p w14:paraId="42EDA7DC" w14:textId="77777777" w:rsidR="0043284D" w:rsidRPr="00015FAD" w:rsidRDefault="0043284D" w:rsidP="00015FAD">
      <w:pPr>
        <w:pStyle w:val="ListParagraph"/>
        <w:numPr>
          <w:ilvl w:val="1"/>
          <w:numId w:val="4"/>
        </w:numPr>
        <w:spacing w:before="120" w:after="120"/>
        <w:ind w:left="1134" w:hanging="425"/>
      </w:pPr>
      <w:r w:rsidRPr="00015FAD">
        <w:rPr>
          <w:b/>
        </w:rPr>
        <w:t xml:space="preserve">- </w:t>
      </w:r>
      <w:r w:rsidRPr="00015FAD">
        <w:rPr>
          <w:color w:val="333333"/>
        </w:rPr>
        <w:t xml:space="preserve">Weld repair procedures shall be submitted to Purchaser for review and acceptance prior to start of the repair of </w:t>
      </w:r>
      <w:r w:rsidRPr="00015FAD">
        <w:rPr>
          <w:color w:val="333333"/>
          <w:spacing w:val="-2"/>
        </w:rPr>
        <w:t>work.</w:t>
      </w:r>
    </w:p>
    <w:p w14:paraId="6410DB7B" w14:textId="35EAF7CB" w:rsidR="0043284D" w:rsidRPr="00015FAD" w:rsidRDefault="0043284D" w:rsidP="00015FAD">
      <w:pPr>
        <w:pStyle w:val="ListParagraph"/>
        <w:numPr>
          <w:ilvl w:val="1"/>
          <w:numId w:val="4"/>
        </w:numPr>
        <w:spacing w:before="120" w:after="120"/>
        <w:ind w:left="1134" w:hanging="425"/>
      </w:pPr>
      <w:r w:rsidRPr="00015FAD">
        <w:rPr>
          <w:b/>
        </w:rPr>
        <w:t>-</w:t>
      </w:r>
      <w:r w:rsidRPr="00015FAD">
        <w:rPr>
          <w:b/>
          <w:spacing w:val="-1"/>
        </w:rPr>
        <w:t xml:space="preserve"> </w:t>
      </w:r>
      <w:r w:rsidRPr="00015FAD">
        <w:rPr>
          <w:color w:val="333333"/>
        </w:rPr>
        <w:t>Rejected</w:t>
      </w:r>
      <w:r w:rsidRPr="00015FAD">
        <w:rPr>
          <w:color w:val="333333"/>
          <w:spacing w:val="8"/>
        </w:rPr>
        <w:t xml:space="preserve"> </w:t>
      </w:r>
      <w:r w:rsidRPr="00015FAD">
        <w:rPr>
          <w:color w:val="333333"/>
        </w:rPr>
        <w:t>welds</w:t>
      </w:r>
      <w:r w:rsidRPr="00015FAD">
        <w:rPr>
          <w:color w:val="333333"/>
          <w:spacing w:val="7"/>
        </w:rPr>
        <w:t xml:space="preserve"> </w:t>
      </w:r>
      <w:r w:rsidRPr="00015FAD">
        <w:rPr>
          <w:color w:val="333333"/>
        </w:rPr>
        <w:t>shall</w:t>
      </w:r>
      <w:r w:rsidRPr="00015FAD">
        <w:rPr>
          <w:color w:val="333333"/>
          <w:spacing w:val="7"/>
        </w:rPr>
        <w:t xml:space="preserve"> </w:t>
      </w:r>
      <w:r w:rsidRPr="00015FAD">
        <w:rPr>
          <w:color w:val="333333"/>
        </w:rPr>
        <w:t>be</w:t>
      </w:r>
      <w:r w:rsidRPr="00015FAD">
        <w:rPr>
          <w:color w:val="333333"/>
          <w:spacing w:val="7"/>
        </w:rPr>
        <w:t xml:space="preserve"> </w:t>
      </w:r>
      <w:r w:rsidRPr="00015FAD">
        <w:rPr>
          <w:color w:val="333333"/>
        </w:rPr>
        <w:t>treated</w:t>
      </w:r>
      <w:r w:rsidRPr="00015FAD">
        <w:rPr>
          <w:color w:val="333333"/>
          <w:spacing w:val="7"/>
        </w:rPr>
        <w:t xml:space="preserve"> </w:t>
      </w:r>
      <w:r w:rsidRPr="00015FAD">
        <w:rPr>
          <w:color w:val="333333"/>
        </w:rPr>
        <w:t>as</w:t>
      </w:r>
      <w:r w:rsidRPr="00015FAD">
        <w:rPr>
          <w:color w:val="333333"/>
          <w:spacing w:val="7"/>
        </w:rPr>
        <w:t xml:space="preserve"> </w:t>
      </w:r>
      <w:r w:rsidRPr="00015FAD">
        <w:rPr>
          <w:color w:val="333333"/>
          <w:spacing w:val="-2"/>
        </w:rPr>
        <w:t>follows:</w:t>
      </w:r>
    </w:p>
    <w:p w14:paraId="052F7DCA" w14:textId="6F41C68D" w:rsidR="0043284D" w:rsidRPr="00015FAD" w:rsidRDefault="0043284D" w:rsidP="00015FAD">
      <w:pPr>
        <w:pStyle w:val="BodyText"/>
        <w:spacing w:before="120" w:after="120"/>
        <w:ind w:left="1418" w:hanging="284"/>
        <w:rPr>
          <w:sz w:val="22"/>
          <w:szCs w:val="22"/>
        </w:rPr>
      </w:pPr>
      <w:r w:rsidRPr="00015FAD">
        <w:rPr>
          <w:b/>
          <w:sz w:val="22"/>
          <w:szCs w:val="22"/>
        </w:rPr>
        <w:t>25-4.1</w:t>
      </w:r>
      <w:r w:rsidRPr="00015FAD">
        <w:rPr>
          <w:b/>
          <w:spacing w:val="16"/>
          <w:sz w:val="22"/>
          <w:szCs w:val="22"/>
        </w:rPr>
        <w:t xml:space="preserve"> </w:t>
      </w:r>
      <w:r w:rsidRPr="00015FAD">
        <w:rPr>
          <w:b/>
          <w:sz w:val="22"/>
          <w:szCs w:val="22"/>
        </w:rPr>
        <w:t>-</w:t>
      </w:r>
      <w:r w:rsidRPr="00015FAD">
        <w:rPr>
          <w:b/>
          <w:spacing w:val="2"/>
          <w:sz w:val="22"/>
          <w:szCs w:val="22"/>
        </w:rPr>
        <w:t xml:space="preserve"> </w:t>
      </w:r>
      <w:r w:rsidRPr="00015FAD">
        <w:rPr>
          <w:color w:val="333333"/>
          <w:sz w:val="22"/>
          <w:szCs w:val="22"/>
        </w:rPr>
        <w:t>Repair</w:t>
      </w:r>
      <w:r w:rsidRPr="00015FAD">
        <w:rPr>
          <w:color w:val="333333"/>
          <w:spacing w:val="10"/>
          <w:sz w:val="22"/>
          <w:szCs w:val="22"/>
        </w:rPr>
        <w:t xml:space="preserve"> </w:t>
      </w:r>
      <w:r w:rsidRPr="00015FAD">
        <w:rPr>
          <w:color w:val="333333"/>
          <w:sz w:val="22"/>
          <w:szCs w:val="22"/>
        </w:rPr>
        <w:t>shall</w:t>
      </w:r>
      <w:r w:rsidRPr="00015FAD">
        <w:rPr>
          <w:color w:val="333333"/>
          <w:spacing w:val="9"/>
          <w:sz w:val="22"/>
          <w:szCs w:val="22"/>
        </w:rPr>
        <w:t xml:space="preserve"> </w:t>
      </w:r>
      <w:r w:rsidRPr="00015FAD">
        <w:rPr>
          <w:color w:val="333333"/>
          <w:sz w:val="22"/>
          <w:szCs w:val="22"/>
        </w:rPr>
        <w:t>be</w:t>
      </w:r>
      <w:r w:rsidRPr="00015FAD">
        <w:rPr>
          <w:color w:val="333333"/>
          <w:spacing w:val="10"/>
          <w:sz w:val="22"/>
          <w:szCs w:val="22"/>
        </w:rPr>
        <w:t xml:space="preserve"> </w:t>
      </w:r>
      <w:r w:rsidRPr="00015FAD">
        <w:rPr>
          <w:color w:val="333333"/>
          <w:sz w:val="22"/>
          <w:szCs w:val="22"/>
        </w:rPr>
        <w:t>completed</w:t>
      </w:r>
      <w:r w:rsidRPr="00015FAD">
        <w:rPr>
          <w:color w:val="333333"/>
          <w:spacing w:val="10"/>
          <w:sz w:val="22"/>
          <w:szCs w:val="22"/>
        </w:rPr>
        <w:t xml:space="preserve"> </w:t>
      </w:r>
      <w:r w:rsidRPr="00015FAD">
        <w:rPr>
          <w:color w:val="333333"/>
          <w:sz w:val="22"/>
          <w:szCs w:val="22"/>
        </w:rPr>
        <w:t>promptly</w:t>
      </w:r>
      <w:r w:rsidRPr="00015FAD">
        <w:rPr>
          <w:color w:val="333333"/>
          <w:spacing w:val="9"/>
          <w:sz w:val="22"/>
          <w:szCs w:val="22"/>
        </w:rPr>
        <w:t xml:space="preserve"> </w:t>
      </w:r>
      <w:r w:rsidRPr="00015FAD">
        <w:rPr>
          <w:color w:val="333333"/>
          <w:sz w:val="22"/>
          <w:szCs w:val="22"/>
        </w:rPr>
        <w:t>and</w:t>
      </w:r>
      <w:r w:rsidRPr="00015FAD">
        <w:rPr>
          <w:color w:val="333333"/>
          <w:spacing w:val="10"/>
          <w:sz w:val="22"/>
          <w:szCs w:val="22"/>
        </w:rPr>
        <w:t xml:space="preserve"> </w:t>
      </w:r>
      <w:r w:rsidRPr="00015FAD">
        <w:rPr>
          <w:color w:val="333333"/>
          <w:sz w:val="22"/>
          <w:szCs w:val="22"/>
        </w:rPr>
        <w:t>re-inspected</w:t>
      </w:r>
      <w:r w:rsidRPr="00015FAD">
        <w:rPr>
          <w:color w:val="333333"/>
          <w:spacing w:val="9"/>
          <w:sz w:val="22"/>
          <w:szCs w:val="22"/>
        </w:rPr>
        <w:t xml:space="preserve"> </w:t>
      </w:r>
      <w:r w:rsidRPr="00015FAD">
        <w:rPr>
          <w:color w:val="333333"/>
          <w:sz w:val="22"/>
          <w:szCs w:val="22"/>
        </w:rPr>
        <w:t>at</w:t>
      </w:r>
      <w:r w:rsidRPr="00015FAD">
        <w:rPr>
          <w:color w:val="333333"/>
          <w:spacing w:val="10"/>
          <w:sz w:val="22"/>
          <w:szCs w:val="22"/>
        </w:rPr>
        <w:t xml:space="preserve"> </w:t>
      </w:r>
      <w:r w:rsidRPr="00015FAD">
        <w:rPr>
          <w:color w:val="333333"/>
          <w:sz w:val="22"/>
          <w:szCs w:val="22"/>
        </w:rPr>
        <w:t>Supplier’s</w:t>
      </w:r>
      <w:r w:rsidRPr="00015FAD">
        <w:rPr>
          <w:color w:val="333333"/>
          <w:spacing w:val="10"/>
          <w:sz w:val="22"/>
          <w:szCs w:val="22"/>
        </w:rPr>
        <w:t xml:space="preserve"> </w:t>
      </w:r>
      <w:r w:rsidRPr="00015FAD">
        <w:rPr>
          <w:color w:val="333333"/>
          <w:spacing w:val="-2"/>
          <w:sz w:val="22"/>
          <w:szCs w:val="22"/>
        </w:rPr>
        <w:t>expense.</w:t>
      </w:r>
    </w:p>
    <w:p w14:paraId="41C128D9" w14:textId="735122E4" w:rsidR="0043284D" w:rsidRPr="00015FAD" w:rsidRDefault="0043284D" w:rsidP="00015FAD">
      <w:pPr>
        <w:pStyle w:val="BodyText"/>
        <w:spacing w:before="120" w:after="120"/>
        <w:ind w:left="1418" w:hanging="284"/>
        <w:rPr>
          <w:sz w:val="22"/>
          <w:szCs w:val="22"/>
        </w:rPr>
      </w:pPr>
      <w:r w:rsidRPr="00015FAD">
        <w:rPr>
          <w:b/>
          <w:sz w:val="22"/>
          <w:szCs w:val="22"/>
        </w:rPr>
        <w:t>25-4.2</w:t>
      </w:r>
      <w:r w:rsidRPr="00015FAD">
        <w:rPr>
          <w:b/>
          <w:spacing w:val="14"/>
          <w:sz w:val="22"/>
          <w:szCs w:val="22"/>
        </w:rPr>
        <w:t xml:space="preserve"> </w:t>
      </w:r>
      <w:r w:rsidRPr="00015FAD">
        <w:rPr>
          <w:b/>
          <w:sz w:val="22"/>
          <w:szCs w:val="22"/>
        </w:rPr>
        <w:t xml:space="preserve">- </w:t>
      </w:r>
      <w:r w:rsidRPr="00015FAD">
        <w:rPr>
          <w:color w:val="333333"/>
          <w:sz w:val="22"/>
          <w:szCs w:val="22"/>
        </w:rPr>
        <w:t>Repair</w:t>
      </w:r>
      <w:r w:rsidRPr="00015FAD">
        <w:rPr>
          <w:color w:val="333333"/>
          <w:spacing w:val="8"/>
          <w:sz w:val="22"/>
          <w:szCs w:val="22"/>
        </w:rPr>
        <w:t xml:space="preserve"> </w:t>
      </w:r>
      <w:r w:rsidRPr="00015FAD">
        <w:rPr>
          <w:color w:val="333333"/>
          <w:sz w:val="22"/>
          <w:szCs w:val="22"/>
        </w:rPr>
        <w:t>welds</w:t>
      </w:r>
      <w:r w:rsidRPr="00015FAD">
        <w:rPr>
          <w:color w:val="333333"/>
          <w:spacing w:val="7"/>
          <w:sz w:val="22"/>
          <w:szCs w:val="22"/>
        </w:rPr>
        <w:t xml:space="preserve"> </w:t>
      </w:r>
      <w:r w:rsidRPr="00015FAD">
        <w:rPr>
          <w:color w:val="333333"/>
          <w:sz w:val="22"/>
          <w:szCs w:val="22"/>
        </w:rPr>
        <w:t>shall</w:t>
      </w:r>
      <w:r w:rsidRPr="00015FAD">
        <w:rPr>
          <w:color w:val="333333"/>
          <w:spacing w:val="8"/>
          <w:sz w:val="22"/>
          <w:szCs w:val="22"/>
        </w:rPr>
        <w:t xml:space="preserve"> </w:t>
      </w:r>
      <w:r w:rsidRPr="00015FAD">
        <w:rPr>
          <w:color w:val="333333"/>
          <w:sz w:val="22"/>
          <w:szCs w:val="22"/>
        </w:rPr>
        <w:t>be</w:t>
      </w:r>
      <w:r w:rsidRPr="00015FAD">
        <w:rPr>
          <w:color w:val="333333"/>
          <w:spacing w:val="8"/>
          <w:sz w:val="22"/>
          <w:szCs w:val="22"/>
        </w:rPr>
        <w:t xml:space="preserve"> </w:t>
      </w:r>
      <w:r w:rsidRPr="00015FAD">
        <w:rPr>
          <w:color w:val="333333"/>
          <w:sz w:val="22"/>
          <w:szCs w:val="22"/>
        </w:rPr>
        <w:t>retested</w:t>
      </w:r>
      <w:r w:rsidRPr="00015FAD">
        <w:rPr>
          <w:color w:val="333333"/>
          <w:spacing w:val="7"/>
          <w:sz w:val="22"/>
          <w:szCs w:val="22"/>
        </w:rPr>
        <w:t xml:space="preserve"> </w:t>
      </w:r>
      <w:r w:rsidRPr="00015FAD">
        <w:rPr>
          <w:color w:val="333333"/>
          <w:sz w:val="22"/>
          <w:szCs w:val="22"/>
        </w:rPr>
        <w:t>with</w:t>
      </w:r>
      <w:r w:rsidRPr="00015FAD">
        <w:rPr>
          <w:color w:val="333333"/>
          <w:spacing w:val="8"/>
          <w:sz w:val="22"/>
          <w:szCs w:val="22"/>
        </w:rPr>
        <w:t xml:space="preserve"> </w:t>
      </w:r>
      <w:r w:rsidRPr="00015FAD">
        <w:rPr>
          <w:color w:val="333333"/>
          <w:sz w:val="22"/>
          <w:szCs w:val="22"/>
        </w:rPr>
        <w:t>the</w:t>
      </w:r>
      <w:r w:rsidRPr="00015FAD">
        <w:rPr>
          <w:color w:val="333333"/>
          <w:spacing w:val="8"/>
          <w:sz w:val="22"/>
          <w:szCs w:val="22"/>
        </w:rPr>
        <w:t xml:space="preserve"> </w:t>
      </w:r>
      <w:r w:rsidRPr="00015FAD">
        <w:rPr>
          <w:color w:val="333333"/>
          <w:sz w:val="22"/>
          <w:szCs w:val="22"/>
        </w:rPr>
        <w:t>same</w:t>
      </w:r>
      <w:r w:rsidRPr="00015FAD">
        <w:rPr>
          <w:color w:val="333333"/>
          <w:spacing w:val="7"/>
          <w:sz w:val="22"/>
          <w:szCs w:val="22"/>
        </w:rPr>
        <w:t xml:space="preserve"> </w:t>
      </w:r>
      <w:r w:rsidRPr="00015FAD">
        <w:rPr>
          <w:color w:val="333333"/>
          <w:sz w:val="22"/>
          <w:szCs w:val="22"/>
        </w:rPr>
        <w:t>method</w:t>
      </w:r>
      <w:r w:rsidRPr="00015FAD">
        <w:rPr>
          <w:color w:val="333333"/>
          <w:spacing w:val="8"/>
          <w:sz w:val="22"/>
          <w:szCs w:val="22"/>
        </w:rPr>
        <w:t xml:space="preserve"> </w:t>
      </w:r>
      <w:r w:rsidRPr="00015FAD">
        <w:rPr>
          <w:color w:val="333333"/>
          <w:sz w:val="22"/>
          <w:szCs w:val="22"/>
        </w:rPr>
        <w:t>that</w:t>
      </w:r>
      <w:r w:rsidRPr="00015FAD">
        <w:rPr>
          <w:color w:val="333333"/>
          <w:spacing w:val="8"/>
          <w:sz w:val="22"/>
          <w:szCs w:val="22"/>
        </w:rPr>
        <w:t xml:space="preserve"> </w:t>
      </w:r>
      <w:r w:rsidRPr="00015FAD">
        <w:rPr>
          <w:color w:val="333333"/>
          <w:sz w:val="22"/>
          <w:szCs w:val="22"/>
        </w:rPr>
        <w:t>detected</w:t>
      </w:r>
      <w:r w:rsidRPr="00015FAD">
        <w:rPr>
          <w:color w:val="333333"/>
          <w:spacing w:val="7"/>
          <w:sz w:val="22"/>
          <w:szCs w:val="22"/>
        </w:rPr>
        <w:t xml:space="preserve"> </w:t>
      </w:r>
      <w:r w:rsidRPr="00015FAD">
        <w:rPr>
          <w:color w:val="333333"/>
          <w:sz w:val="22"/>
          <w:szCs w:val="22"/>
        </w:rPr>
        <w:t>the</w:t>
      </w:r>
      <w:r w:rsidRPr="00015FAD">
        <w:rPr>
          <w:color w:val="333333"/>
          <w:spacing w:val="8"/>
          <w:sz w:val="22"/>
          <w:szCs w:val="22"/>
        </w:rPr>
        <w:t xml:space="preserve"> </w:t>
      </w:r>
      <w:r w:rsidRPr="00015FAD">
        <w:rPr>
          <w:color w:val="333333"/>
          <w:spacing w:val="-2"/>
          <w:sz w:val="22"/>
          <w:szCs w:val="22"/>
        </w:rPr>
        <w:t>defect.</w:t>
      </w:r>
    </w:p>
    <w:p w14:paraId="2A48F176" w14:textId="2C45E370" w:rsidR="0043284D" w:rsidRPr="00015FAD" w:rsidRDefault="0043284D" w:rsidP="00015FAD">
      <w:pPr>
        <w:pStyle w:val="BodyText"/>
        <w:spacing w:before="120" w:after="120"/>
        <w:ind w:left="1418" w:hanging="284"/>
        <w:rPr>
          <w:sz w:val="22"/>
          <w:szCs w:val="22"/>
        </w:rPr>
      </w:pPr>
      <w:r w:rsidRPr="00015FAD">
        <w:rPr>
          <w:b/>
          <w:sz w:val="22"/>
          <w:szCs w:val="22"/>
        </w:rPr>
        <w:t xml:space="preserve">25-4.3 - </w:t>
      </w:r>
      <w:r w:rsidRPr="00015FAD">
        <w:rPr>
          <w:color w:val="333333"/>
          <w:sz w:val="22"/>
          <w:szCs w:val="22"/>
        </w:rPr>
        <w:t>Areas that have been gouged for removal of defects shall be ground smooth and inspected by magnetic particle (if material permits) or by liquid penetrant inspection to verify complete removal of defects.</w:t>
      </w:r>
    </w:p>
    <w:p w14:paraId="4B641388" w14:textId="22C781B0" w:rsidR="0043284D" w:rsidRPr="00015FAD" w:rsidRDefault="0043284D" w:rsidP="00AA40C3">
      <w:pPr>
        <w:pStyle w:val="ListParagraph"/>
        <w:numPr>
          <w:ilvl w:val="1"/>
          <w:numId w:val="4"/>
        </w:numPr>
        <w:spacing w:before="120" w:after="120"/>
        <w:ind w:left="1134" w:hanging="425"/>
      </w:pPr>
      <w:r w:rsidRPr="00015FAD">
        <w:rPr>
          <w:b/>
        </w:rPr>
        <w:t xml:space="preserve">- </w:t>
      </w:r>
      <w:r w:rsidRPr="00015FAD">
        <w:t>Documentation shall include a description of the location and nature of repairs made as a result of non- destructive examination (NDE) as well as testing results.</w:t>
      </w:r>
    </w:p>
    <w:p w14:paraId="594E362D" w14:textId="6A22AF1C" w:rsidR="0043284D" w:rsidRPr="002F6115" w:rsidRDefault="0043284D" w:rsidP="0001234A">
      <w:pPr>
        <w:pStyle w:val="ListParagraph"/>
        <w:numPr>
          <w:ilvl w:val="1"/>
          <w:numId w:val="4"/>
        </w:numPr>
        <w:spacing w:before="120" w:after="120"/>
        <w:ind w:left="1134" w:hanging="425"/>
        <w:rPr>
          <w:rPrChange w:id="740" w:author="Marchenko, Sergey [Tengizchevroil]" w:date="2025-08-07T15:27:00Z" w16du:dateUtc="2025-08-07T10:27:00Z">
            <w:rPr>
              <w:highlight w:val="yellow"/>
            </w:rPr>
          </w:rPrChange>
        </w:rPr>
      </w:pPr>
      <w:r w:rsidRPr="002F6115">
        <w:rPr>
          <w:b/>
          <w:rPrChange w:id="741" w:author="Marchenko, Sergey [Tengizchevroil]" w:date="2025-08-07T15:27:00Z" w16du:dateUtc="2025-08-07T10:27:00Z">
            <w:rPr>
              <w:b/>
              <w:highlight w:val="yellow"/>
            </w:rPr>
          </w:rPrChange>
        </w:rPr>
        <w:t xml:space="preserve">- </w:t>
      </w:r>
      <w:r w:rsidRPr="002F6115">
        <w:rPr>
          <w:rPrChange w:id="742" w:author="Marchenko, Sergey [Tengizchevroil]" w:date="2025-08-07T15:27:00Z" w16du:dateUtc="2025-08-07T10:27:00Z">
            <w:rPr>
              <w:highlight w:val="yellow"/>
            </w:rPr>
          </w:rPrChange>
        </w:rPr>
        <w:t xml:space="preserve">Unless otherwise accepted by Owner, repairs shall be limited to </w:t>
      </w:r>
      <w:r w:rsidR="00664085" w:rsidRPr="002F6115">
        <w:rPr>
          <w:rPrChange w:id="743" w:author="Marchenko, Sergey [Tengizchevroil]" w:date="2025-08-07T15:27:00Z" w16du:dateUtc="2025-08-07T10:27:00Z">
            <w:rPr>
              <w:highlight w:val="yellow"/>
            </w:rPr>
          </w:rPrChange>
        </w:rPr>
        <w:t>one</w:t>
      </w:r>
      <w:r w:rsidRPr="002F6115">
        <w:rPr>
          <w:rPrChange w:id="744" w:author="Marchenko, Sergey [Tengizchevroil]" w:date="2025-08-07T15:27:00Z" w16du:dateUtc="2025-08-07T10:27:00Z">
            <w:rPr>
              <w:highlight w:val="yellow"/>
            </w:rPr>
          </w:rPrChange>
        </w:rPr>
        <w:t xml:space="preserve"> attempted weld repairs and two PWHTs.</w:t>
      </w:r>
    </w:p>
    <w:p w14:paraId="28813A29" w14:textId="6317EC9E" w:rsidR="0043284D" w:rsidRPr="00015FAD" w:rsidRDefault="0043284D" w:rsidP="0059677E">
      <w:pPr>
        <w:pStyle w:val="ListParagraph"/>
        <w:numPr>
          <w:ilvl w:val="1"/>
          <w:numId w:val="4"/>
        </w:numPr>
        <w:spacing w:before="120" w:after="120"/>
        <w:ind w:left="1134" w:hanging="425"/>
      </w:pPr>
      <w:r w:rsidRPr="00015FAD">
        <w:rPr>
          <w:b/>
        </w:rPr>
        <w:t xml:space="preserve">- </w:t>
      </w:r>
      <w:r w:rsidRPr="00015FAD">
        <w:rPr>
          <w:color w:val="333333"/>
        </w:rPr>
        <w:t>Damaged</w:t>
      </w:r>
      <w:r w:rsidRPr="00015FAD">
        <w:rPr>
          <w:color w:val="333333"/>
          <w:spacing w:val="13"/>
        </w:rPr>
        <w:t xml:space="preserve"> </w:t>
      </w:r>
      <w:r w:rsidR="00B46364" w:rsidRPr="00015FAD">
        <w:rPr>
          <w:color w:val="333333"/>
        </w:rPr>
        <w:t>machine</w:t>
      </w:r>
      <w:r w:rsidRPr="00015FAD">
        <w:rPr>
          <w:color w:val="333333"/>
          <w:spacing w:val="13"/>
        </w:rPr>
        <w:t xml:space="preserve"> </w:t>
      </w:r>
      <w:r w:rsidRPr="00015FAD">
        <w:rPr>
          <w:color w:val="333333"/>
        </w:rPr>
        <w:t>surfaces</w:t>
      </w:r>
      <w:r w:rsidRPr="00015FAD">
        <w:rPr>
          <w:color w:val="333333"/>
          <w:spacing w:val="13"/>
        </w:rPr>
        <w:t xml:space="preserve"> </w:t>
      </w:r>
      <w:r w:rsidRPr="00015FAD">
        <w:rPr>
          <w:color w:val="333333"/>
        </w:rPr>
        <w:t>shall</w:t>
      </w:r>
      <w:r w:rsidRPr="00015FAD">
        <w:rPr>
          <w:color w:val="333333"/>
          <w:spacing w:val="13"/>
        </w:rPr>
        <w:t xml:space="preserve"> </w:t>
      </w:r>
      <w:r w:rsidRPr="00015FAD">
        <w:rPr>
          <w:color w:val="333333"/>
        </w:rPr>
        <w:t>be</w:t>
      </w:r>
      <w:r w:rsidRPr="00015FAD">
        <w:rPr>
          <w:color w:val="333333"/>
          <w:spacing w:val="13"/>
        </w:rPr>
        <w:t xml:space="preserve"> </w:t>
      </w:r>
      <w:r w:rsidRPr="00015FAD">
        <w:rPr>
          <w:color w:val="333333"/>
        </w:rPr>
        <w:t>repaired,</w:t>
      </w:r>
      <w:r w:rsidRPr="00015FAD">
        <w:rPr>
          <w:color w:val="333333"/>
          <w:spacing w:val="13"/>
        </w:rPr>
        <w:t xml:space="preserve"> </w:t>
      </w:r>
      <w:r w:rsidRPr="00015FAD">
        <w:rPr>
          <w:color w:val="333333"/>
        </w:rPr>
        <w:t>or</w:t>
      </w:r>
      <w:r w:rsidRPr="00015FAD">
        <w:rPr>
          <w:color w:val="333333"/>
          <w:spacing w:val="13"/>
        </w:rPr>
        <w:t xml:space="preserve"> </w:t>
      </w:r>
      <w:r w:rsidRPr="00015FAD">
        <w:rPr>
          <w:color w:val="333333"/>
        </w:rPr>
        <w:t>the</w:t>
      </w:r>
      <w:r w:rsidRPr="00015FAD">
        <w:rPr>
          <w:color w:val="333333"/>
          <w:spacing w:val="13"/>
        </w:rPr>
        <w:t xml:space="preserve"> </w:t>
      </w:r>
      <w:r w:rsidRPr="00015FAD">
        <w:rPr>
          <w:color w:val="333333"/>
        </w:rPr>
        <w:t>component</w:t>
      </w:r>
      <w:r w:rsidRPr="00015FAD">
        <w:rPr>
          <w:color w:val="333333"/>
          <w:spacing w:val="13"/>
        </w:rPr>
        <w:t xml:space="preserve"> </w:t>
      </w:r>
      <w:r w:rsidRPr="00015FAD">
        <w:rPr>
          <w:color w:val="333333"/>
        </w:rPr>
        <w:t>shall</w:t>
      </w:r>
      <w:r w:rsidRPr="00015FAD">
        <w:rPr>
          <w:color w:val="333333"/>
          <w:spacing w:val="13"/>
        </w:rPr>
        <w:t xml:space="preserve"> </w:t>
      </w:r>
      <w:r w:rsidRPr="00015FAD">
        <w:rPr>
          <w:color w:val="333333"/>
        </w:rPr>
        <w:t>be</w:t>
      </w:r>
      <w:r w:rsidRPr="00015FAD">
        <w:rPr>
          <w:color w:val="333333"/>
          <w:spacing w:val="13"/>
        </w:rPr>
        <w:t xml:space="preserve"> </w:t>
      </w:r>
      <w:r w:rsidRPr="00015FAD">
        <w:rPr>
          <w:color w:val="333333"/>
        </w:rPr>
        <w:t>replaced.</w:t>
      </w:r>
      <w:r w:rsidRPr="00015FAD">
        <w:rPr>
          <w:color w:val="333333"/>
          <w:spacing w:val="13"/>
        </w:rPr>
        <w:t xml:space="preserve"> </w:t>
      </w:r>
      <w:r w:rsidRPr="00015FAD">
        <w:rPr>
          <w:color w:val="333333"/>
        </w:rPr>
        <w:t>Repair</w:t>
      </w:r>
      <w:r w:rsidRPr="00015FAD">
        <w:rPr>
          <w:color w:val="333333"/>
          <w:spacing w:val="13"/>
        </w:rPr>
        <w:t xml:space="preserve"> </w:t>
      </w:r>
      <w:r w:rsidRPr="00015FAD">
        <w:rPr>
          <w:color w:val="333333"/>
        </w:rPr>
        <w:t>of</w:t>
      </w:r>
      <w:r w:rsidRPr="00015FAD">
        <w:rPr>
          <w:color w:val="333333"/>
          <w:spacing w:val="13"/>
        </w:rPr>
        <w:t xml:space="preserve"> </w:t>
      </w:r>
      <w:r w:rsidRPr="00015FAD">
        <w:rPr>
          <w:color w:val="333333"/>
        </w:rPr>
        <w:t>machined</w:t>
      </w:r>
      <w:r w:rsidRPr="00015FAD">
        <w:rPr>
          <w:color w:val="333333"/>
          <w:spacing w:val="13"/>
        </w:rPr>
        <w:t xml:space="preserve"> </w:t>
      </w:r>
      <w:r w:rsidRPr="00015FAD">
        <w:rPr>
          <w:color w:val="333333"/>
        </w:rPr>
        <w:t>surfaces is not permitted without Owner review and acceptance.</w:t>
      </w:r>
    </w:p>
    <w:p w14:paraId="00A0FA42" w14:textId="77777777" w:rsidR="0043284D" w:rsidRPr="00015FAD" w:rsidRDefault="0043284D" w:rsidP="00015FAD">
      <w:pPr>
        <w:pStyle w:val="ListParagraph"/>
        <w:numPr>
          <w:ilvl w:val="1"/>
          <w:numId w:val="4"/>
        </w:numPr>
        <w:spacing w:before="120" w:after="120"/>
        <w:ind w:left="1134" w:hanging="425"/>
      </w:pPr>
      <w:r w:rsidRPr="00015FAD">
        <w:rPr>
          <w:b/>
        </w:rPr>
        <w:t xml:space="preserve">- </w:t>
      </w:r>
      <w:r w:rsidRPr="00015FAD">
        <w:rPr>
          <w:color w:val="333333"/>
        </w:rPr>
        <w:t xml:space="preserve">External undercut at the weld cap shall be repaired by grinding off the weld cap at the undercut location and </w:t>
      </w:r>
      <w:r w:rsidRPr="00015FAD">
        <w:rPr>
          <w:color w:val="333333"/>
          <w:spacing w:val="-2"/>
        </w:rPr>
        <w:t>recapping.</w:t>
      </w:r>
    </w:p>
    <w:p w14:paraId="3AAD74C4" w14:textId="02B57B93" w:rsidR="0043284D" w:rsidRPr="00FC6E27" w:rsidRDefault="00A164C9" w:rsidP="003A0E52">
      <w:pPr>
        <w:pStyle w:val="ListParagraph"/>
        <w:numPr>
          <w:ilvl w:val="1"/>
          <w:numId w:val="4"/>
        </w:numPr>
        <w:tabs>
          <w:tab w:val="left" w:pos="540"/>
        </w:tabs>
        <w:spacing w:before="120" w:after="120"/>
        <w:ind w:left="1134" w:hanging="425"/>
      </w:pPr>
      <w:r w:rsidRPr="00015FAD">
        <w:rPr>
          <w:color w:val="333333"/>
        </w:rPr>
        <w:t xml:space="preserve"> - </w:t>
      </w:r>
      <w:r w:rsidR="0043284D" w:rsidRPr="00015FAD">
        <w:rPr>
          <w:color w:val="333333"/>
        </w:rPr>
        <w:t>Repairs to pipe and fitting surfaces shall not reduce the wall thickness below the minimum required by the piping</w:t>
      </w:r>
      <w:r w:rsidR="0043284D" w:rsidRPr="00015FAD">
        <w:rPr>
          <w:color w:val="333333"/>
          <w:spacing w:val="36"/>
        </w:rPr>
        <w:t xml:space="preserve"> </w:t>
      </w:r>
      <w:r w:rsidR="0043284D" w:rsidRPr="00015FAD">
        <w:rPr>
          <w:color w:val="333333"/>
        </w:rPr>
        <w:t>material</w:t>
      </w:r>
      <w:r w:rsidR="0043284D" w:rsidRPr="00015FAD">
        <w:rPr>
          <w:color w:val="333333"/>
          <w:spacing w:val="36"/>
        </w:rPr>
        <w:t xml:space="preserve"> </w:t>
      </w:r>
      <w:r w:rsidR="0043284D" w:rsidRPr="00015FAD">
        <w:rPr>
          <w:color w:val="333333"/>
        </w:rPr>
        <w:t>class</w:t>
      </w:r>
      <w:r w:rsidR="0043284D" w:rsidRPr="00015FAD">
        <w:rPr>
          <w:color w:val="333333"/>
          <w:spacing w:val="36"/>
        </w:rPr>
        <w:t xml:space="preserve"> </w:t>
      </w:r>
      <w:r w:rsidR="0043284D" w:rsidRPr="00015FAD">
        <w:rPr>
          <w:color w:val="333333"/>
        </w:rPr>
        <w:t>or</w:t>
      </w:r>
      <w:r w:rsidR="0043284D" w:rsidRPr="00015FAD">
        <w:rPr>
          <w:color w:val="333333"/>
          <w:spacing w:val="36"/>
        </w:rPr>
        <w:t xml:space="preserve"> </w:t>
      </w:r>
      <w:r w:rsidR="0043284D" w:rsidRPr="00015FAD">
        <w:rPr>
          <w:color w:val="333333"/>
        </w:rPr>
        <w:t>component</w:t>
      </w:r>
      <w:r w:rsidR="0043284D" w:rsidRPr="00015FAD">
        <w:rPr>
          <w:color w:val="333333"/>
          <w:spacing w:val="36"/>
        </w:rPr>
        <w:t xml:space="preserve"> </w:t>
      </w:r>
      <w:r w:rsidR="0043284D" w:rsidRPr="00015FAD">
        <w:rPr>
          <w:color w:val="333333"/>
        </w:rPr>
        <w:t>standard,</w:t>
      </w:r>
      <w:r w:rsidR="0043284D" w:rsidRPr="00015FAD">
        <w:rPr>
          <w:color w:val="333333"/>
          <w:spacing w:val="36"/>
        </w:rPr>
        <w:t xml:space="preserve"> </w:t>
      </w:r>
      <w:r w:rsidR="0043284D" w:rsidRPr="00015FAD">
        <w:rPr>
          <w:color w:val="333333"/>
        </w:rPr>
        <w:t>including</w:t>
      </w:r>
      <w:r w:rsidR="0043284D" w:rsidRPr="00015FAD">
        <w:rPr>
          <w:color w:val="333333"/>
          <w:spacing w:val="36"/>
        </w:rPr>
        <w:t xml:space="preserve"> </w:t>
      </w:r>
      <w:r w:rsidR="0043284D" w:rsidRPr="00015FAD">
        <w:rPr>
          <w:color w:val="333333"/>
        </w:rPr>
        <w:t>consideration</w:t>
      </w:r>
      <w:r w:rsidR="0043284D" w:rsidRPr="00015FAD">
        <w:rPr>
          <w:color w:val="333333"/>
          <w:spacing w:val="36"/>
        </w:rPr>
        <w:t xml:space="preserve"> </w:t>
      </w:r>
      <w:r w:rsidR="0043284D" w:rsidRPr="00015FAD">
        <w:rPr>
          <w:color w:val="333333"/>
        </w:rPr>
        <w:t>of</w:t>
      </w:r>
      <w:r w:rsidR="0043284D" w:rsidRPr="00015FAD">
        <w:rPr>
          <w:color w:val="333333"/>
          <w:spacing w:val="36"/>
        </w:rPr>
        <w:t xml:space="preserve"> </w:t>
      </w:r>
      <w:r w:rsidR="0043284D" w:rsidRPr="00015FAD">
        <w:rPr>
          <w:color w:val="333333"/>
        </w:rPr>
        <w:t>corrosion/erosion</w:t>
      </w:r>
      <w:r w:rsidR="0043284D" w:rsidRPr="00015FAD">
        <w:rPr>
          <w:color w:val="333333"/>
          <w:spacing w:val="36"/>
        </w:rPr>
        <w:t xml:space="preserve"> </w:t>
      </w:r>
      <w:r w:rsidR="0043284D" w:rsidRPr="00015FAD">
        <w:rPr>
          <w:color w:val="333333"/>
        </w:rPr>
        <w:t>allowance.</w:t>
      </w:r>
    </w:p>
    <w:p w14:paraId="2B656549" w14:textId="0C1B00E4" w:rsidR="0043284D" w:rsidRPr="00A148DF" w:rsidRDefault="0043284D" w:rsidP="006D15E3">
      <w:pPr>
        <w:pStyle w:val="ListParagraph"/>
        <w:numPr>
          <w:ilvl w:val="1"/>
          <w:numId w:val="4"/>
        </w:numPr>
        <w:tabs>
          <w:tab w:val="left" w:pos="540"/>
          <w:tab w:val="left" w:pos="709"/>
          <w:tab w:val="left" w:pos="1276"/>
        </w:tabs>
        <w:spacing w:before="120" w:after="120"/>
        <w:ind w:left="1134" w:hanging="425"/>
        <w:rPr>
          <w:rPrChange w:id="745" w:author="Marchenko, Sergey [Tengizchevroil]" w:date="2025-08-09T12:27:00Z" w16du:dateUtc="2025-08-09T07:27:00Z">
            <w:rPr>
              <w:highlight w:val="yellow"/>
            </w:rPr>
          </w:rPrChange>
        </w:rPr>
      </w:pPr>
      <w:r w:rsidRPr="00A148DF">
        <w:rPr>
          <w:b/>
          <w:rPrChange w:id="746" w:author="Marchenko, Sergey [Tengizchevroil]" w:date="2025-08-09T12:27:00Z" w16du:dateUtc="2025-08-09T07:27:00Z">
            <w:rPr>
              <w:b/>
              <w:highlight w:val="yellow"/>
            </w:rPr>
          </w:rPrChange>
        </w:rPr>
        <w:t>-</w:t>
      </w:r>
      <w:r w:rsidRPr="00A148DF">
        <w:rPr>
          <w:b/>
          <w:spacing w:val="-1"/>
          <w:rPrChange w:id="747" w:author="Marchenko, Sergey [Tengizchevroil]" w:date="2025-08-09T12:27:00Z" w16du:dateUtc="2025-08-09T07:27:00Z">
            <w:rPr>
              <w:b/>
              <w:spacing w:val="-1"/>
              <w:highlight w:val="yellow"/>
            </w:rPr>
          </w:rPrChange>
        </w:rPr>
        <w:t xml:space="preserve"> </w:t>
      </w:r>
      <w:r w:rsidRPr="00A148DF">
        <w:rPr>
          <w:color w:val="333333"/>
          <w:rPrChange w:id="748" w:author="Marchenko, Sergey [Tengizchevroil]" w:date="2025-08-09T12:27:00Z" w16du:dateUtc="2025-08-09T07:27:00Z">
            <w:rPr>
              <w:color w:val="333333"/>
              <w:highlight w:val="yellow"/>
            </w:rPr>
          </w:rPrChange>
        </w:rPr>
        <w:t>The</w:t>
      </w:r>
      <w:r w:rsidRPr="00A148DF">
        <w:rPr>
          <w:color w:val="333333"/>
          <w:spacing w:val="7"/>
          <w:rPrChange w:id="749" w:author="Marchenko, Sergey [Tengizchevroil]" w:date="2025-08-09T12:27:00Z" w16du:dateUtc="2025-08-09T07:27:00Z">
            <w:rPr>
              <w:color w:val="333333"/>
              <w:spacing w:val="7"/>
              <w:highlight w:val="yellow"/>
            </w:rPr>
          </w:rPrChange>
        </w:rPr>
        <w:t xml:space="preserve"> </w:t>
      </w:r>
      <w:r w:rsidRPr="00A148DF">
        <w:rPr>
          <w:color w:val="333333"/>
          <w:rPrChange w:id="750" w:author="Marchenko, Sergey [Tengizchevroil]" w:date="2025-08-09T12:27:00Z" w16du:dateUtc="2025-08-09T07:27:00Z">
            <w:rPr>
              <w:color w:val="333333"/>
              <w:highlight w:val="yellow"/>
            </w:rPr>
          </w:rPrChange>
        </w:rPr>
        <w:t>minimum</w:t>
      </w:r>
      <w:r w:rsidRPr="00A148DF">
        <w:rPr>
          <w:color w:val="333333"/>
          <w:spacing w:val="6"/>
          <w:rPrChange w:id="751" w:author="Marchenko, Sergey [Tengizchevroil]" w:date="2025-08-09T12:27:00Z" w16du:dateUtc="2025-08-09T07:27:00Z">
            <w:rPr>
              <w:color w:val="333333"/>
              <w:spacing w:val="6"/>
              <w:highlight w:val="yellow"/>
            </w:rPr>
          </w:rPrChange>
        </w:rPr>
        <w:t xml:space="preserve"> </w:t>
      </w:r>
      <w:r w:rsidRPr="00A148DF">
        <w:rPr>
          <w:color w:val="333333"/>
          <w:rPrChange w:id="752" w:author="Marchenko, Sergey [Tengizchevroil]" w:date="2025-08-09T12:27:00Z" w16du:dateUtc="2025-08-09T07:27:00Z">
            <w:rPr>
              <w:color w:val="333333"/>
              <w:highlight w:val="yellow"/>
            </w:rPr>
          </w:rPrChange>
        </w:rPr>
        <w:t>length</w:t>
      </w:r>
      <w:r w:rsidRPr="00A148DF">
        <w:rPr>
          <w:color w:val="333333"/>
          <w:spacing w:val="7"/>
          <w:rPrChange w:id="753" w:author="Marchenko, Sergey [Tengizchevroil]" w:date="2025-08-09T12:27:00Z" w16du:dateUtc="2025-08-09T07:27:00Z">
            <w:rPr>
              <w:color w:val="333333"/>
              <w:spacing w:val="7"/>
              <w:highlight w:val="yellow"/>
            </w:rPr>
          </w:rPrChange>
        </w:rPr>
        <w:t xml:space="preserve"> </w:t>
      </w:r>
      <w:r w:rsidRPr="00A148DF">
        <w:rPr>
          <w:color w:val="333333"/>
          <w:rPrChange w:id="754" w:author="Marchenko, Sergey [Tengizchevroil]" w:date="2025-08-09T12:27:00Z" w16du:dateUtc="2025-08-09T07:27:00Z">
            <w:rPr>
              <w:color w:val="333333"/>
              <w:highlight w:val="yellow"/>
            </w:rPr>
          </w:rPrChange>
        </w:rPr>
        <w:t>of</w:t>
      </w:r>
      <w:r w:rsidRPr="00A148DF">
        <w:rPr>
          <w:color w:val="333333"/>
          <w:spacing w:val="6"/>
          <w:rPrChange w:id="755" w:author="Marchenko, Sergey [Tengizchevroil]" w:date="2025-08-09T12:27:00Z" w16du:dateUtc="2025-08-09T07:27:00Z">
            <w:rPr>
              <w:color w:val="333333"/>
              <w:spacing w:val="6"/>
              <w:highlight w:val="yellow"/>
            </w:rPr>
          </w:rPrChange>
        </w:rPr>
        <w:t xml:space="preserve"> </w:t>
      </w:r>
      <w:r w:rsidRPr="00A148DF">
        <w:rPr>
          <w:color w:val="333333"/>
          <w:rPrChange w:id="756" w:author="Marchenko, Sergey [Tengizchevroil]" w:date="2025-08-09T12:27:00Z" w16du:dateUtc="2025-08-09T07:27:00Z">
            <w:rPr>
              <w:color w:val="333333"/>
              <w:highlight w:val="yellow"/>
            </w:rPr>
          </w:rPrChange>
        </w:rPr>
        <w:t>a</w:t>
      </w:r>
      <w:r w:rsidRPr="00A148DF">
        <w:rPr>
          <w:color w:val="333333"/>
          <w:spacing w:val="7"/>
          <w:rPrChange w:id="757" w:author="Marchenko, Sergey [Tengizchevroil]" w:date="2025-08-09T12:27:00Z" w16du:dateUtc="2025-08-09T07:27:00Z">
            <w:rPr>
              <w:color w:val="333333"/>
              <w:spacing w:val="7"/>
              <w:highlight w:val="yellow"/>
            </w:rPr>
          </w:rPrChange>
        </w:rPr>
        <w:t xml:space="preserve"> </w:t>
      </w:r>
      <w:r w:rsidRPr="00A148DF">
        <w:rPr>
          <w:color w:val="333333"/>
          <w:rPrChange w:id="758" w:author="Marchenko, Sergey [Tengizchevroil]" w:date="2025-08-09T12:27:00Z" w16du:dateUtc="2025-08-09T07:27:00Z">
            <w:rPr>
              <w:color w:val="333333"/>
              <w:highlight w:val="yellow"/>
            </w:rPr>
          </w:rPrChange>
        </w:rPr>
        <w:t>repair</w:t>
      </w:r>
      <w:r w:rsidRPr="00A148DF">
        <w:rPr>
          <w:color w:val="333333"/>
          <w:spacing w:val="7"/>
          <w:rPrChange w:id="759" w:author="Marchenko, Sergey [Tengizchevroil]" w:date="2025-08-09T12:27:00Z" w16du:dateUtc="2025-08-09T07:27:00Z">
            <w:rPr>
              <w:color w:val="333333"/>
              <w:spacing w:val="7"/>
              <w:highlight w:val="yellow"/>
            </w:rPr>
          </w:rPrChange>
        </w:rPr>
        <w:t xml:space="preserve"> </w:t>
      </w:r>
      <w:r w:rsidRPr="00A148DF">
        <w:rPr>
          <w:color w:val="333333"/>
          <w:rPrChange w:id="760" w:author="Marchenko, Sergey [Tengizchevroil]" w:date="2025-08-09T12:27:00Z" w16du:dateUtc="2025-08-09T07:27:00Z">
            <w:rPr>
              <w:color w:val="333333"/>
              <w:highlight w:val="yellow"/>
            </w:rPr>
          </w:rPrChange>
        </w:rPr>
        <w:t>weld</w:t>
      </w:r>
      <w:r w:rsidRPr="00A148DF">
        <w:rPr>
          <w:color w:val="333333"/>
          <w:spacing w:val="6"/>
          <w:rPrChange w:id="761" w:author="Marchenko, Sergey [Tengizchevroil]" w:date="2025-08-09T12:27:00Z" w16du:dateUtc="2025-08-09T07:27:00Z">
            <w:rPr>
              <w:color w:val="333333"/>
              <w:spacing w:val="6"/>
              <w:highlight w:val="yellow"/>
            </w:rPr>
          </w:rPrChange>
        </w:rPr>
        <w:t xml:space="preserve"> </w:t>
      </w:r>
      <w:r w:rsidRPr="00A148DF">
        <w:rPr>
          <w:color w:val="333333"/>
          <w:rPrChange w:id="762" w:author="Marchenko, Sergey [Tengizchevroil]" w:date="2025-08-09T12:27:00Z" w16du:dateUtc="2025-08-09T07:27:00Z">
            <w:rPr>
              <w:color w:val="333333"/>
              <w:highlight w:val="yellow"/>
            </w:rPr>
          </w:rPrChange>
        </w:rPr>
        <w:t>bead</w:t>
      </w:r>
      <w:r w:rsidRPr="00A148DF">
        <w:rPr>
          <w:color w:val="333333"/>
          <w:spacing w:val="7"/>
          <w:rPrChange w:id="763" w:author="Marchenko, Sergey [Tengizchevroil]" w:date="2025-08-09T12:27:00Z" w16du:dateUtc="2025-08-09T07:27:00Z">
            <w:rPr>
              <w:color w:val="333333"/>
              <w:spacing w:val="7"/>
              <w:highlight w:val="yellow"/>
            </w:rPr>
          </w:rPrChange>
        </w:rPr>
        <w:t xml:space="preserve"> </w:t>
      </w:r>
      <w:r w:rsidRPr="00A148DF">
        <w:rPr>
          <w:color w:val="333333"/>
          <w:rPrChange w:id="764" w:author="Marchenko, Sergey [Tengizchevroil]" w:date="2025-08-09T12:27:00Z" w16du:dateUtc="2025-08-09T07:27:00Z">
            <w:rPr>
              <w:color w:val="333333"/>
              <w:highlight w:val="yellow"/>
            </w:rPr>
          </w:rPrChange>
        </w:rPr>
        <w:t>shall</w:t>
      </w:r>
      <w:r w:rsidRPr="00A148DF">
        <w:rPr>
          <w:color w:val="333333"/>
          <w:spacing w:val="6"/>
          <w:rPrChange w:id="765" w:author="Marchenko, Sergey [Tengizchevroil]" w:date="2025-08-09T12:27:00Z" w16du:dateUtc="2025-08-09T07:27:00Z">
            <w:rPr>
              <w:color w:val="333333"/>
              <w:spacing w:val="6"/>
              <w:highlight w:val="yellow"/>
            </w:rPr>
          </w:rPrChange>
        </w:rPr>
        <w:t xml:space="preserve"> </w:t>
      </w:r>
      <w:r w:rsidRPr="00A148DF">
        <w:rPr>
          <w:color w:val="333333"/>
          <w:rPrChange w:id="766" w:author="Marchenko, Sergey [Tengizchevroil]" w:date="2025-08-09T12:27:00Z" w16du:dateUtc="2025-08-09T07:27:00Z">
            <w:rPr>
              <w:color w:val="333333"/>
              <w:highlight w:val="yellow"/>
            </w:rPr>
          </w:rPrChange>
        </w:rPr>
        <w:t>be</w:t>
      </w:r>
      <w:r w:rsidRPr="00A148DF">
        <w:rPr>
          <w:color w:val="333333"/>
          <w:spacing w:val="7"/>
          <w:rPrChange w:id="767" w:author="Marchenko, Sergey [Tengizchevroil]" w:date="2025-08-09T12:27:00Z" w16du:dateUtc="2025-08-09T07:27:00Z">
            <w:rPr>
              <w:color w:val="333333"/>
              <w:spacing w:val="7"/>
              <w:highlight w:val="yellow"/>
            </w:rPr>
          </w:rPrChange>
        </w:rPr>
        <w:t xml:space="preserve"> </w:t>
      </w:r>
      <w:r w:rsidRPr="00A148DF">
        <w:rPr>
          <w:color w:val="333333"/>
          <w:rPrChange w:id="768" w:author="Marchenko, Sergey [Tengizchevroil]" w:date="2025-08-09T12:27:00Z" w16du:dateUtc="2025-08-09T07:27:00Z">
            <w:rPr>
              <w:color w:val="333333"/>
              <w:highlight w:val="yellow"/>
            </w:rPr>
          </w:rPrChange>
        </w:rPr>
        <w:t>2</w:t>
      </w:r>
      <w:r w:rsidRPr="00A148DF">
        <w:rPr>
          <w:color w:val="333333"/>
          <w:spacing w:val="7"/>
          <w:rPrChange w:id="769" w:author="Marchenko, Sergey [Tengizchevroil]" w:date="2025-08-09T12:27:00Z" w16du:dateUtc="2025-08-09T07:27:00Z">
            <w:rPr>
              <w:color w:val="333333"/>
              <w:spacing w:val="7"/>
              <w:highlight w:val="yellow"/>
            </w:rPr>
          </w:rPrChange>
        </w:rPr>
        <w:t xml:space="preserve"> </w:t>
      </w:r>
      <w:r w:rsidRPr="00A148DF">
        <w:rPr>
          <w:color w:val="333333"/>
          <w:rPrChange w:id="770" w:author="Marchenko, Sergey [Tengizchevroil]" w:date="2025-08-09T12:27:00Z" w16du:dateUtc="2025-08-09T07:27:00Z">
            <w:rPr>
              <w:color w:val="333333"/>
              <w:highlight w:val="yellow"/>
            </w:rPr>
          </w:rPrChange>
        </w:rPr>
        <w:t>inches</w:t>
      </w:r>
      <w:r w:rsidRPr="00A148DF">
        <w:rPr>
          <w:color w:val="333333"/>
          <w:spacing w:val="6"/>
          <w:rPrChange w:id="771" w:author="Marchenko, Sergey [Tengizchevroil]" w:date="2025-08-09T12:27:00Z" w16du:dateUtc="2025-08-09T07:27:00Z">
            <w:rPr>
              <w:color w:val="333333"/>
              <w:spacing w:val="6"/>
              <w:highlight w:val="yellow"/>
            </w:rPr>
          </w:rPrChange>
        </w:rPr>
        <w:t xml:space="preserve"> </w:t>
      </w:r>
      <w:r w:rsidRPr="00A148DF">
        <w:rPr>
          <w:color w:val="333333"/>
          <w:rPrChange w:id="772" w:author="Marchenko, Sergey [Tengizchevroil]" w:date="2025-08-09T12:27:00Z" w16du:dateUtc="2025-08-09T07:27:00Z">
            <w:rPr>
              <w:color w:val="333333"/>
              <w:highlight w:val="yellow"/>
            </w:rPr>
          </w:rPrChange>
        </w:rPr>
        <w:t>(50</w:t>
      </w:r>
      <w:r w:rsidRPr="00A148DF">
        <w:rPr>
          <w:color w:val="333333"/>
          <w:spacing w:val="7"/>
          <w:rPrChange w:id="773" w:author="Marchenko, Sergey [Tengizchevroil]" w:date="2025-08-09T12:27:00Z" w16du:dateUtc="2025-08-09T07:27:00Z">
            <w:rPr>
              <w:color w:val="333333"/>
              <w:spacing w:val="7"/>
              <w:highlight w:val="yellow"/>
            </w:rPr>
          </w:rPrChange>
        </w:rPr>
        <w:t xml:space="preserve"> </w:t>
      </w:r>
      <w:r w:rsidRPr="00A148DF">
        <w:rPr>
          <w:color w:val="333333"/>
          <w:spacing w:val="-4"/>
          <w:rPrChange w:id="774" w:author="Marchenko, Sergey [Tengizchevroil]" w:date="2025-08-09T12:27:00Z" w16du:dateUtc="2025-08-09T07:27:00Z">
            <w:rPr>
              <w:color w:val="333333"/>
              <w:spacing w:val="-4"/>
              <w:highlight w:val="yellow"/>
            </w:rPr>
          </w:rPrChange>
        </w:rPr>
        <w:t>mm).</w:t>
      </w:r>
      <w:r w:rsidR="00862033" w:rsidRPr="00A148DF">
        <w:rPr>
          <w:color w:val="333333"/>
          <w:spacing w:val="-4"/>
          <w:rPrChange w:id="775" w:author="Marchenko, Sergey [Tengizchevroil]" w:date="2025-08-09T12:27:00Z" w16du:dateUtc="2025-08-09T07:27:00Z">
            <w:rPr>
              <w:color w:val="333333"/>
              <w:spacing w:val="-4"/>
              <w:highlight w:val="yellow"/>
            </w:rPr>
          </w:rPrChange>
        </w:rPr>
        <w:t xml:space="preserve"> The maximum length of a repair weld bead shall be </w:t>
      </w:r>
      <w:r w:rsidR="004E731D" w:rsidRPr="00A148DF">
        <w:rPr>
          <w:color w:val="333333"/>
          <w:spacing w:val="-4"/>
          <w:rPrChange w:id="776" w:author="Marchenko, Sergey [Tengizchevroil]" w:date="2025-08-09T12:27:00Z" w16du:dateUtc="2025-08-09T07:27:00Z">
            <w:rPr>
              <w:color w:val="333333"/>
              <w:spacing w:val="-4"/>
              <w:highlight w:val="yellow"/>
            </w:rPr>
          </w:rPrChange>
        </w:rPr>
        <w:t>in accordance with SP RK 3.05-103-2014 (paragra</w:t>
      </w:r>
      <w:r w:rsidR="00FC6E27" w:rsidRPr="00A148DF">
        <w:rPr>
          <w:color w:val="333333"/>
          <w:spacing w:val="-4"/>
          <w:rPrChange w:id="777" w:author="Marchenko, Sergey [Tengizchevroil]" w:date="2025-08-09T12:27:00Z" w16du:dateUtc="2025-08-09T07:27:00Z">
            <w:rPr>
              <w:color w:val="333333"/>
              <w:spacing w:val="-4"/>
              <w:highlight w:val="yellow"/>
            </w:rPr>
          </w:rPrChange>
        </w:rPr>
        <w:t>ph</w:t>
      </w:r>
      <w:r w:rsidR="004E731D" w:rsidRPr="00A148DF">
        <w:rPr>
          <w:color w:val="333333"/>
          <w:spacing w:val="-4"/>
          <w:rPrChange w:id="778" w:author="Marchenko, Sergey [Tengizchevroil]" w:date="2025-08-09T12:27:00Z" w16du:dateUtc="2025-08-09T07:27:00Z">
            <w:rPr>
              <w:color w:val="333333"/>
              <w:spacing w:val="-4"/>
              <w:highlight w:val="yellow"/>
            </w:rPr>
          </w:rPrChange>
        </w:rPr>
        <w:t xml:space="preserve"> 7.2.12)</w:t>
      </w:r>
      <w:r w:rsidR="006D15E3" w:rsidRPr="00A148DF">
        <w:rPr>
          <w:color w:val="333333"/>
          <w:spacing w:val="-4"/>
          <w:rPrChange w:id="779" w:author="Marchenko, Sergey [Tengizchevroil]" w:date="2025-08-09T12:27:00Z" w16du:dateUtc="2025-08-09T07:27:00Z">
            <w:rPr>
              <w:color w:val="333333"/>
              <w:spacing w:val="-4"/>
              <w:highlight w:val="yellow"/>
            </w:rPr>
          </w:rPrChange>
        </w:rPr>
        <w:t>.</w:t>
      </w:r>
    </w:p>
    <w:p w14:paraId="24257840" w14:textId="6FAE958E" w:rsidR="00126915" w:rsidRPr="00015FAD" w:rsidRDefault="002005DF" w:rsidP="007962B0">
      <w:pPr>
        <w:pStyle w:val="ListParagraph"/>
        <w:numPr>
          <w:ilvl w:val="1"/>
          <w:numId w:val="4"/>
        </w:numPr>
        <w:tabs>
          <w:tab w:val="left" w:pos="720"/>
        </w:tabs>
        <w:spacing w:before="120" w:after="120"/>
        <w:ind w:left="1134" w:hanging="425"/>
      </w:pPr>
      <w:bookmarkStart w:id="780" w:name="_Hlk179786279"/>
      <w:r w:rsidRPr="00015FAD">
        <w:t>- When a repair procedure is required</w:t>
      </w:r>
      <w:r w:rsidR="00EC09E2" w:rsidRPr="00015FAD">
        <w:t xml:space="preserve"> for carbon steel</w:t>
      </w:r>
      <w:r w:rsidRPr="00015FAD">
        <w:t>, the procedure shall be established and qualified to demonstrate that a repair weld with suitable mechanical properties and soundness can be produced. The repair weld shall meet the minimum requirements of the production weld or as otherwise specified by the company.</w:t>
      </w:r>
    </w:p>
    <w:bookmarkEnd w:id="780"/>
    <w:p w14:paraId="4234E756" w14:textId="0BB7A83A" w:rsidR="00770F42" w:rsidRPr="00015FAD" w:rsidRDefault="008677A8" w:rsidP="003D69F7">
      <w:pPr>
        <w:pStyle w:val="ListParagraph"/>
        <w:numPr>
          <w:ilvl w:val="1"/>
          <w:numId w:val="4"/>
        </w:numPr>
        <w:tabs>
          <w:tab w:val="left" w:pos="720"/>
        </w:tabs>
        <w:spacing w:before="120" w:after="120"/>
        <w:ind w:left="1134" w:hanging="425"/>
      </w:pPr>
      <w:r w:rsidRPr="00015FAD">
        <w:t>- When post weld heat treatment (PWHT) is required for service, or required by Project Specification, then welds of repair welding procedure qualification shall be as well subjected to PWHT time-at-temperature shall be at least the equivalent of one (1) PWHT cycle. PWHT shall be conducted in accordance with Section 22 and PCR-PU-6239-TCO (Section 4).</w:t>
      </w:r>
    </w:p>
    <w:p w14:paraId="74C4C3B4" w14:textId="24B4A260" w:rsidR="00B840C7" w:rsidRPr="00015FAD" w:rsidRDefault="00D80699" w:rsidP="00015FAD">
      <w:pPr>
        <w:pStyle w:val="ListParagraph"/>
        <w:numPr>
          <w:ilvl w:val="1"/>
          <w:numId w:val="4"/>
        </w:numPr>
        <w:tabs>
          <w:tab w:val="left" w:pos="720"/>
        </w:tabs>
        <w:spacing w:before="120" w:after="120"/>
        <w:ind w:left="1134" w:hanging="425"/>
      </w:pPr>
      <w:r w:rsidRPr="00015FAD">
        <w:lastRenderedPageBreak/>
        <w:t xml:space="preserve">- </w:t>
      </w:r>
      <w:r w:rsidR="00331A0E" w:rsidRPr="00015FAD">
        <w:t xml:space="preserve">Full-thickness Repair (through-wall) performed during qualification of welding procedure </w:t>
      </w:r>
      <w:r w:rsidR="00F13BAD" w:rsidRPr="00015FAD">
        <w:t xml:space="preserve">cover other types of </w:t>
      </w:r>
      <w:r w:rsidR="00B840C7" w:rsidRPr="00015FAD">
        <w:t>repairs</w:t>
      </w:r>
      <w:r w:rsidR="00F13BAD" w:rsidRPr="00015FAD">
        <w:t>.</w:t>
      </w:r>
    </w:p>
    <w:p w14:paraId="226BC671" w14:textId="2ABF873B" w:rsidR="00103C53" w:rsidRPr="00015FAD" w:rsidRDefault="00720BDF" w:rsidP="000D5D1C">
      <w:pPr>
        <w:pStyle w:val="ListParagraph"/>
        <w:numPr>
          <w:ilvl w:val="1"/>
          <w:numId w:val="4"/>
        </w:numPr>
        <w:tabs>
          <w:tab w:val="left" w:pos="720"/>
        </w:tabs>
        <w:spacing w:before="120" w:after="120"/>
        <w:ind w:left="1134" w:hanging="425"/>
      </w:pPr>
      <w:bookmarkStart w:id="781" w:name="_Hlk179802325"/>
      <w:r w:rsidRPr="00015FAD">
        <w:t>- Repair types are independent of joint type (i.e., butt weld repair qualifications can be applied to fillet and branch joint designs); all tests shall be carried out on butt welds.</w:t>
      </w:r>
    </w:p>
    <w:bookmarkEnd w:id="781"/>
    <w:p w14:paraId="47F42359" w14:textId="5D4248E9" w:rsidR="00720BDF" w:rsidRPr="00015FAD" w:rsidRDefault="00720BDF" w:rsidP="002D4F1F">
      <w:pPr>
        <w:pStyle w:val="ListParagraph"/>
        <w:numPr>
          <w:ilvl w:val="1"/>
          <w:numId w:val="4"/>
        </w:numPr>
        <w:tabs>
          <w:tab w:val="left" w:pos="720"/>
        </w:tabs>
        <w:spacing w:before="120" w:after="120"/>
        <w:ind w:left="1134" w:hanging="425"/>
      </w:pPr>
      <w:r w:rsidRPr="00015FAD">
        <w:t xml:space="preserve">- </w:t>
      </w:r>
      <w:r w:rsidR="006F3C1E" w:rsidRPr="00015FAD">
        <w:t>Repair weld procedures shall be revised to show any changes and shall include the following of detail information specify as per ASME IX and ASME B31.3</w:t>
      </w:r>
      <w:r w:rsidR="00B5525F" w:rsidRPr="00015FAD">
        <w:t>.</w:t>
      </w:r>
    </w:p>
    <w:p w14:paraId="34E3B27B" w14:textId="01A930CB" w:rsidR="00B5525F" w:rsidRPr="00015FAD" w:rsidRDefault="00B5525F" w:rsidP="00B564A3">
      <w:pPr>
        <w:pStyle w:val="ListParagraph"/>
        <w:numPr>
          <w:ilvl w:val="1"/>
          <w:numId w:val="4"/>
        </w:numPr>
        <w:tabs>
          <w:tab w:val="left" w:pos="720"/>
        </w:tabs>
        <w:spacing w:before="120" w:after="120"/>
        <w:ind w:left="1134" w:hanging="425"/>
      </w:pPr>
      <w:r w:rsidRPr="00015FAD">
        <w:t xml:space="preserve">- </w:t>
      </w:r>
      <w:r w:rsidR="00856A2A" w:rsidRPr="00015FAD">
        <w:t>A repair procedure shall be reestablished as a new repair procedure and shall be requalified when any of the essential variables listed in Tables (ASME IX and ASME B31.3) are changed.</w:t>
      </w:r>
    </w:p>
    <w:p w14:paraId="616F01C1" w14:textId="3D7A61BD" w:rsidR="00B72B42" w:rsidRPr="00015FAD" w:rsidRDefault="00F757BA" w:rsidP="004F73F2">
      <w:pPr>
        <w:pStyle w:val="ListParagraph"/>
        <w:numPr>
          <w:ilvl w:val="1"/>
          <w:numId w:val="4"/>
        </w:numPr>
        <w:tabs>
          <w:tab w:val="left" w:pos="720"/>
        </w:tabs>
        <w:spacing w:before="120" w:after="120"/>
        <w:ind w:left="1134" w:hanging="425"/>
      </w:pPr>
      <w:r w:rsidRPr="00015FAD">
        <w:t xml:space="preserve">- </w:t>
      </w:r>
      <w:r w:rsidR="00B72B42" w:rsidRPr="00015FAD">
        <w:t>Repair procedures shall be qualified on a test weld completed following the details of a production welding procedure specification.</w:t>
      </w:r>
      <w:r w:rsidR="00141ECF" w:rsidRPr="00015FAD">
        <w:rPr>
          <w:sz w:val="24"/>
          <w:szCs w:val="24"/>
        </w:rPr>
        <w:t xml:space="preserve"> </w:t>
      </w:r>
      <w:r w:rsidR="00141ECF" w:rsidRPr="00015FAD">
        <w:t xml:space="preserve">A full circumferential butt weld shall be used to qualify a repair procedure. Details for repair procedure shall be recorded with the complete results in the procedure qualification record. Welding parameters of the repair procedure </w:t>
      </w:r>
      <w:r w:rsidR="009F4B3B" w:rsidRPr="00015FAD">
        <w:t xml:space="preserve">shall be </w:t>
      </w:r>
      <w:r w:rsidR="00141ECF" w:rsidRPr="00015FAD">
        <w:t>according to the welding parameters of the main procedure.</w:t>
      </w:r>
      <w:r w:rsidR="00DA04E1" w:rsidRPr="00015FAD">
        <w:rPr>
          <w:sz w:val="24"/>
          <w:szCs w:val="24"/>
        </w:rPr>
        <w:t xml:space="preserve"> </w:t>
      </w:r>
      <w:r w:rsidR="00DA04E1" w:rsidRPr="00015FAD">
        <w:t>Perform a separate test coupon (qualification pup piece) for type of repair and record the welding parameters in different positions of the welding process</w:t>
      </w:r>
      <w:r w:rsidR="008B4F88" w:rsidRPr="00015FAD">
        <w:t>.</w:t>
      </w:r>
      <w:r w:rsidR="00C53B63" w:rsidRPr="00015FAD">
        <w:rPr>
          <w:sz w:val="24"/>
          <w:szCs w:val="24"/>
        </w:rPr>
        <w:t xml:space="preserve"> </w:t>
      </w:r>
      <w:r w:rsidR="00C53B63" w:rsidRPr="00015FAD">
        <w:t xml:space="preserve">The same welding process, </w:t>
      </w:r>
      <w:r w:rsidR="001341F9" w:rsidRPr="00015FAD">
        <w:t>C</w:t>
      </w:r>
      <w:r w:rsidR="00C53B63" w:rsidRPr="00015FAD">
        <w:t>onsumables and size shall be used for the repairs as are qualified and accepted by Company.</w:t>
      </w:r>
    </w:p>
    <w:p w14:paraId="2E209C2A" w14:textId="27E8A83C" w:rsidR="00B72B42" w:rsidRPr="00015FAD" w:rsidRDefault="00F757BA" w:rsidP="00151A41">
      <w:pPr>
        <w:pStyle w:val="ListParagraph"/>
        <w:numPr>
          <w:ilvl w:val="1"/>
          <w:numId w:val="4"/>
        </w:numPr>
        <w:tabs>
          <w:tab w:val="left" w:pos="720"/>
        </w:tabs>
        <w:spacing w:before="120" w:after="120"/>
        <w:ind w:left="1134" w:hanging="425"/>
      </w:pPr>
      <w:r w:rsidRPr="00015FAD">
        <w:t>-</w:t>
      </w:r>
      <w:r w:rsidR="00860D0C" w:rsidRPr="00015FAD">
        <w:t xml:space="preserve"> </w:t>
      </w:r>
      <w:r w:rsidR="00A841D3" w:rsidRPr="00015FAD">
        <w:t>When the production weld that is to be repaired ha</w:t>
      </w:r>
      <w:r w:rsidR="0032067F" w:rsidRPr="00015FAD">
        <w:t>ve</w:t>
      </w:r>
      <w:r w:rsidR="00A841D3" w:rsidRPr="00015FAD">
        <w:t xml:space="preserve"> toughness</w:t>
      </w:r>
      <w:r w:rsidR="00F93780" w:rsidRPr="00015FAD">
        <w:t xml:space="preserve"> and hardness</w:t>
      </w:r>
      <w:r w:rsidR="00A841D3" w:rsidRPr="00015FAD">
        <w:t xml:space="preserve"> requirements, the repair procedure shall demonstrate the ability to meet those same requirements. This may be demonstrated through Charpy impact testing </w:t>
      </w:r>
      <w:r w:rsidR="004718D3" w:rsidRPr="00015FAD">
        <w:t>and</w:t>
      </w:r>
      <w:r w:rsidR="009B3C3F" w:rsidRPr="00015FAD">
        <w:t xml:space="preserve"> Hardness test </w:t>
      </w:r>
      <w:r w:rsidR="00A841D3" w:rsidRPr="00015FAD">
        <w:t xml:space="preserve">as specified by the company. </w:t>
      </w:r>
      <w:r w:rsidRPr="00015FAD">
        <w:t xml:space="preserve"> The minimum total number of specimens and the types of destructive tests to which repair procedure shall be submitted are shown in Table 1</w:t>
      </w:r>
      <w:r w:rsidR="00A83FBE">
        <w:t>5</w:t>
      </w:r>
      <w:r w:rsidRPr="00015FAD">
        <w:t>. At the discretion of the company, additional types and number of tests may be required.</w:t>
      </w:r>
    </w:p>
    <w:p w14:paraId="4423A39D" w14:textId="2BAE67C5" w:rsidR="00683E0E" w:rsidRPr="0083722C" w:rsidRDefault="00683E0E" w:rsidP="0083722C">
      <w:pPr>
        <w:spacing w:before="120" w:after="240"/>
        <w:ind w:left="709"/>
        <w:rPr>
          <w:b/>
        </w:rPr>
      </w:pPr>
      <w:bookmarkStart w:id="782" w:name="_Hlk194590239"/>
      <w:r w:rsidRPr="0083722C">
        <w:rPr>
          <w:b/>
          <w:color w:val="333333"/>
        </w:rPr>
        <w:t>Table</w:t>
      </w:r>
      <w:r w:rsidRPr="0083722C">
        <w:rPr>
          <w:b/>
          <w:color w:val="333333"/>
          <w:spacing w:val="15"/>
        </w:rPr>
        <w:t xml:space="preserve"> </w:t>
      </w:r>
      <w:r w:rsidRPr="0083722C">
        <w:rPr>
          <w:b/>
          <w:iCs/>
          <w:color w:val="333333"/>
        </w:rPr>
        <w:t>1</w:t>
      </w:r>
      <w:r w:rsidR="00A83FBE">
        <w:rPr>
          <w:b/>
          <w:iCs/>
          <w:color w:val="333333"/>
        </w:rPr>
        <w:t>5</w:t>
      </w:r>
      <w:r w:rsidRPr="0083722C">
        <w:rPr>
          <w:b/>
          <w:iCs/>
          <w:color w:val="333333"/>
        </w:rPr>
        <w:t>:</w:t>
      </w:r>
      <w:r w:rsidRPr="0083722C">
        <w:rPr>
          <w:b/>
          <w:color w:val="333333"/>
          <w:spacing w:val="4"/>
        </w:rPr>
        <w:t xml:space="preserve"> </w:t>
      </w:r>
      <w:r w:rsidR="00F22A20" w:rsidRPr="0083722C">
        <w:rPr>
          <w:b/>
          <w:color w:val="333333"/>
          <w:spacing w:val="-2"/>
        </w:rPr>
        <w:t>Number of Test Specimens of Repair Procedure Qualification.</w:t>
      </w:r>
    </w:p>
    <w:tbl>
      <w:tblPr>
        <w:tblW w:w="10107" w:type="dxa"/>
        <w:tblInd w:w="54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0" w:type="dxa"/>
          <w:right w:w="0" w:type="dxa"/>
        </w:tblCellMar>
        <w:tblLook w:val="0000" w:firstRow="0" w:lastRow="0" w:firstColumn="0" w:lastColumn="0" w:noHBand="0" w:noVBand="0"/>
      </w:tblPr>
      <w:tblGrid>
        <w:gridCol w:w="1586"/>
        <w:gridCol w:w="2865"/>
        <w:gridCol w:w="5656"/>
      </w:tblGrid>
      <w:tr w:rsidR="00DF46E2" w:rsidRPr="00A02DB4" w14:paraId="3459E44E" w14:textId="77777777" w:rsidTr="00C46D2E">
        <w:trPr>
          <w:trHeight w:val="669"/>
        </w:trPr>
        <w:tc>
          <w:tcPr>
            <w:tcW w:w="1586" w:type="dxa"/>
            <w:shd w:val="pct5" w:color="auto" w:fill="auto"/>
            <w:vAlign w:val="center"/>
          </w:tcPr>
          <w:bookmarkEnd w:id="782"/>
          <w:p w14:paraId="507FBF41" w14:textId="77777777" w:rsidR="00DF46E2" w:rsidRPr="00A974CD" w:rsidRDefault="00DF46E2" w:rsidP="00BF4A7C">
            <w:pPr>
              <w:widowControl/>
              <w:kinsoku w:val="0"/>
              <w:overflowPunct w:val="0"/>
              <w:adjustRightInd w:val="0"/>
              <w:jc w:val="center"/>
              <w:rPr>
                <w:lang w:val="en-GB"/>
              </w:rPr>
            </w:pPr>
            <w:r w:rsidRPr="00A974CD">
              <w:rPr>
                <w:b/>
                <w:bCs/>
                <w:spacing w:val="-2"/>
                <w:lang w:val="en-GB"/>
              </w:rPr>
              <w:t>Repair</w:t>
            </w:r>
            <w:r w:rsidRPr="00A974CD">
              <w:rPr>
                <w:b/>
                <w:bCs/>
                <w:spacing w:val="-8"/>
                <w:lang w:val="en-GB"/>
              </w:rPr>
              <w:t xml:space="preserve"> </w:t>
            </w:r>
            <w:r w:rsidRPr="00A974CD">
              <w:rPr>
                <w:b/>
                <w:bCs/>
                <w:spacing w:val="-7"/>
                <w:lang w:val="en-GB"/>
              </w:rPr>
              <w:t>T</w:t>
            </w:r>
            <w:r w:rsidRPr="00A974CD">
              <w:rPr>
                <w:b/>
                <w:bCs/>
                <w:spacing w:val="-6"/>
                <w:lang w:val="en-GB"/>
              </w:rPr>
              <w:t>y</w:t>
            </w:r>
            <w:r w:rsidRPr="00A974CD">
              <w:rPr>
                <w:b/>
                <w:bCs/>
                <w:spacing w:val="-7"/>
                <w:lang w:val="en-GB"/>
              </w:rPr>
              <w:t>pe</w:t>
            </w:r>
          </w:p>
        </w:tc>
        <w:tc>
          <w:tcPr>
            <w:tcW w:w="2865" w:type="dxa"/>
            <w:shd w:val="pct5" w:color="auto" w:fill="auto"/>
            <w:vAlign w:val="center"/>
          </w:tcPr>
          <w:p w14:paraId="05BD7A62" w14:textId="77777777" w:rsidR="00DF46E2" w:rsidRPr="00A974CD" w:rsidRDefault="00D011DD" w:rsidP="00BF4A7C">
            <w:pPr>
              <w:widowControl/>
              <w:kinsoku w:val="0"/>
              <w:overflowPunct w:val="0"/>
              <w:adjustRightInd w:val="0"/>
              <w:jc w:val="center"/>
              <w:rPr>
                <w:b/>
                <w:bCs/>
                <w:spacing w:val="-2"/>
                <w:lang w:val="en-GB"/>
              </w:rPr>
            </w:pPr>
            <w:r w:rsidRPr="00A974CD">
              <w:rPr>
                <w:b/>
                <w:bCs/>
                <w:spacing w:val="-2"/>
                <w:lang w:val="en-GB"/>
              </w:rPr>
              <w:t>Macro Hardness</w:t>
            </w:r>
          </w:p>
          <w:p w14:paraId="64A9BFDE" w14:textId="3CB46237" w:rsidR="00D011DD" w:rsidRPr="00A974CD" w:rsidRDefault="00D011DD" w:rsidP="00BF4A7C">
            <w:pPr>
              <w:widowControl/>
              <w:kinsoku w:val="0"/>
              <w:overflowPunct w:val="0"/>
              <w:adjustRightInd w:val="0"/>
              <w:jc w:val="center"/>
              <w:rPr>
                <w:lang w:val="en-GB"/>
              </w:rPr>
            </w:pPr>
            <w:r w:rsidRPr="00A974CD">
              <w:rPr>
                <w:spacing w:val="-2"/>
                <w:lang w:val="en-GB"/>
              </w:rPr>
              <w:t>The hardness survey is made on the macro section test specimen.</w:t>
            </w:r>
          </w:p>
        </w:tc>
        <w:tc>
          <w:tcPr>
            <w:tcW w:w="5656" w:type="dxa"/>
            <w:shd w:val="pct5" w:color="auto" w:fill="auto"/>
            <w:vAlign w:val="center"/>
          </w:tcPr>
          <w:p w14:paraId="538B4AAB" w14:textId="77777777" w:rsidR="00DF46E2" w:rsidRPr="00A974CD" w:rsidRDefault="00DF46E2" w:rsidP="00BF4A7C">
            <w:pPr>
              <w:widowControl/>
              <w:kinsoku w:val="0"/>
              <w:overflowPunct w:val="0"/>
              <w:adjustRightInd w:val="0"/>
              <w:jc w:val="center"/>
              <w:rPr>
                <w:b/>
                <w:bCs/>
                <w:spacing w:val="-2"/>
                <w:lang w:val="en-GB"/>
              </w:rPr>
            </w:pPr>
            <w:r w:rsidRPr="00A974CD">
              <w:rPr>
                <w:b/>
                <w:bCs/>
                <w:spacing w:val="-3"/>
                <w:lang w:val="en-GB"/>
              </w:rPr>
              <w:t>Charpy</w:t>
            </w:r>
            <w:r w:rsidRPr="00A974CD">
              <w:rPr>
                <w:b/>
                <w:bCs/>
                <w:spacing w:val="20"/>
                <w:w w:val="99"/>
                <w:lang w:val="en-GB"/>
              </w:rPr>
              <w:t xml:space="preserve"> </w:t>
            </w:r>
            <w:r w:rsidRPr="00A974CD">
              <w:rPr>
                <w:b/>
                <w:bCs/>
                <w:spacing w:val="-2"/>
                <w:lang w:val="en-GB"/>
              </w:rPr>
              <w:t>Impact</w:t>
            </w:r>
          </w:p>
          <w:p w14:paraId="69EFECBC" w14:textId="6564E553" w:rsidR="00A02DB4" w:rsidRPr="00A974CD" w:rsidRDefault="00A02DB4" w:rsidP="00BF4A7C">
            <w:pPr>
              <w:widowControl/>
              <w:kinsoku w:val="0"/>
              <w:overflowPunct w:val="0"/>
              <w:adjustRightInd w:val="0"/>
              <w:jc w:val="center"/>
              <w:rPr>
                <w:lang w:val="en-GB"/>
              </w:rPr>
            </w:pPr>
            <w:r w:rsidRPr="00A974CD">
              <w:rPr>
                <w:spacing w:val="-2"/>
                <w:lang w:val="en-GB"/>
              </w:rPr>
              <w:t>CVN test of WM, FL, FL+2mm (1 test per location consist of 3 test samples each).</w:t>
            </w:r>
          </w:p>
        </w:tc>
      </w:tr>
      <w:tr w:rsidR="00A02DB4" w:rsidRPr="00BF4A7C" w14:paraId="035B78DA" w14:textId="77777777" w:rsidTr="00C46D2E">
        <w:trPr>
          <w:trHeight w:val="385"/>
        </w:trPr>
        <w:tc>
          <w:tcPr>
            <w:tcW w:w="1586" w:type="dxa"/>
            <w:vAlign w:val="center"/>
          </w:tcPr>
          <w:p w14:paraId="77984F69" w14:textId="77777777" w:rsidR="00A02DB4" w:rsidRPr="00A974CD" w:rsidRDefault="00A02DB4" w:rsidP="006C2372">
            <w:pPr>
              <w:widowControl/>
              <w:kinsoku w:val="0"/>
              <w:overflowPunct w:val="0"/>
              <w:adjustRightInd w:val="0"/>
              <w:jc w:val="center"/>
              <w:rPr>
                <w:lang w:val="en-GB"/>
              </w:rPr>
            </w:pPr>
            <w:r w:rsidRPr="00A974CD">
              <w:rPr>
                <w:spacing w:val="-2"/>
                <w:lang w:val="en-GB"/>
              </w:rPr>
              <w:t>Full</w:t>
            </w:r>
            <w:r w:rsidRPr="00A974CD">
              <w:rPr>
                <w:spacing w:val="-7"/>
                <w:lang w:val="en-GB"/>
              </w:rPr>
              <w:t xml:space="preserve"> </w:t>
            </w:r>
            <w:r w:rsidRPr="00A974CD">
              <w:rPr>
                <w:spacing w:val="-3"/>
                <w:lang w:val="en-GB"/>
              </w:rPr>
              <w:t>thickness</w:t>
            </w:r>
          </w:p>
        </w:tc>
        <w:tc>
          <w:tcPr>
            <w:tcW w:w="2865" w:type="dxa"/>
            <w:vAlign w:val="center"/>
          </w:tcPr>
          <w:p w14:paraId="671A6267" w14:textId="11006329" w:rsidR="00A02DB4" w:rsidRPr="00A974CD" w:rsidRDefault="00A02DB4" w:rsidP="00A02DB4">
            <w:pPr>
              <w:widowControl/>
              <w:kinsoku w:val="0"/>
              <w:overflowPunct w:val="0"/>
              <w:adjustRightInd w:val="0"/>
              <w:jc w:val="center"/>
              <w:rPr>
                <w:lang w:val="en-GB"/>
              </w:rPr>
            </w:pPr>
            <w:r w:rsidRPr="00A974CD">
              <w:rPr>
                <w:lang w:val="en-GB"/>
              </w:rPr>
              <w:t>1</w:t>
            </w:r>
          </w:p>
        </w:tc>
        <w:tc>
          <w:tcPr>
            <w:tcW w:w="5656" w:type="dxa"/>
            <w:vAlign w:val="center"/>
          </w:tcPr>
          <w:p w14:paraId="3DC9D775" w14:textId="7FE7A663" w:rsidR="00A02DB4" w:rsidRPr="00A974CD" w:rsidRDefault="00A02DB4" w:rsidP="00A02DB4">
            <w:pPr>
              <w:widowControl/>
              <w:kinsoku w:val="0"/>
              <w:overflowPunct w:val="0"/>
              <w:adjustRightInd w:val="0"/>
              <w:jc w:val="center"/>
              <w:rPr>
                <w:lang w:val="en-GB"/>
              </w:rPr>
            </w:pPr>
            <w:r w:rsidRPr="00A974CD">
              <w:rPr>
                <w:lang w:val="en-GB"/>
              </w:rPr>
              <w:t xml:space="preserve">3 </w:t>
            </w:r>
          </w:p>
        </w:tc>
      </w:tr>
    </w:tbl>
    <w:p w14:paraId="132552AB" w14:textId="52745A16" w:rsidR="00DC112F" w:rsidRPr="0083722C" w:rsidRDefault="002F4AD0" w:rsidP="00EE7D83">
      <w:pPr>
        <w:pStyle w:val="ListParagraph"/>
        <w:numPr>
          <w:ilvl w:val="1"/>
          <w:numId w:val="4"/>
        </w:numPr>
        <w:spacing w:before="120" w:after="120"/>
        <w:ind w:left="1134" w:hanging="425"/>
      </w:pPr>
      <w:r w:rsidRPr="0083722C">
        <w:t xml:space="preserve">- </w:t>
      </w:r>
      <w:r w:rsidR="004F0C2A" w:rsidRPr="0083722C">
        <w:t>If two different material is used during of welding qualification (different types of products, different steel brand, etc.) then toughness test shall be performed for two different materials (the fusion line and the fusion line +2 mm).</w:t>
      </w:r>
      <w:r w:rsidR="0042220C" w:rsidRPr="0083722C">
        <w:t xml:space="preserve"> </w:t>
      </w:r>
    </w:p>
    <w:p w14:paraId="30BAB47D" w14:textId="3BBEF708" w:rsidR="003D4B36" w:rsidRPr="0083722C" w:rsidRDefault="00F44AF4" w:rsidP="0083722C">
      <w:pPr>
        <w:pStyle w:val="ListParagraph"/>
        <w:numPr>
          <w:ilvl w:val="1"/>
          <w:numId w:val="4"/>
        </w:numPr>
        <w:spacing w:before="120" w:after="120"/>
        <w:ind w:left="1134" w:hanging="425"/>
      </w:pPr>
      <w:r w:rsidRPr="0083722C">
        <w:t xml:space="preserve">- </w:t>
      </w:r>
      <w:r w:rsidR="00E750D6" w:rsidRPr="0083722C">
        <w:t>The repair procedure shall be verified by non-destructive testing.</w:t>
      </w:r>
    </w:p>
    <w:p w14:paraId="7C35E7ED" w14:textId="6FECDD9C" w:rsidR="00467900" w:rsidRPr="0083722C" w:rsidRDefault="00597EB4" w:rsidP="00B37383">
      <w:pPr>
        <w:pStyle w:val="ListParagraph"/>
        <w:numPr>
          <w:ilvl w:val="1"/>
          <w:numId w:val="4"/>
        </w:numPr>
        <w:spacing w:before="120" w:after="120"/>
        <w:ind w:left="1134" w:hanging="425"/>
      </w:pPr>
      <w:r w:rsidRPr="0083722C">
        <w:t xml:space="preserve">- </w:t>
      </w:r>
      <w:r w:rsidR="00CE4805" w:rsidRPr="0083722C">
        <w:t>Specimen</w:t>
      </w:r>
      <w:r w:rsidR="00455D6E" w:rsidRPr="0083722C">
        <w:t>s</w:t>
      </w:r>
      <w:r w:rsidR="00E759F6" w:rsidRPr="0083722C">
        <w:t xml:space="preserve">, if required at the request of the company, for carrying out mechanical tests described in the standards ASME IX and ASME B31.3, </w:t>
      </w:r>
      <w:r w:rsidR="004C5B48" w:rsidRPr="0083722C">
        <w:t>shall</w:t>
      </w:r>
      <w:r w:rsidR="00E759F6" w:rsidRPr="0083722C">
        <w:t xml:space="preserve"> be taken from location </w:t>
      </w:r>
      <w:r w:rsidR="00E1659C" w:rsidRPr="0083722C">
        <w:t>in accordance with the requirements of these standards</w:t>
      </w:r>
      <w:r w:rsidR="00E759F6" w:rsidRPr="0083722C">
        <w:t xml:space="preserve">. Test coupons </w:t>
      </w:r>
      <w:r w:rsidR="00F430F2" w:rsidRPr="0083722C">
        <w:t>for</w:t>
      </w:r>
      <w:r w:rsidR="00E759F6" w:rsidRPr="0083722C">
        <w:t xml:space="preserve"> hardness tests shall be taken from a location about 6 </w:t>
      </w:r>
      <w:r w:rsidR="00F430F2" w:rsidRPr="0083722C">
        <w:t>o</w:t>
      </w:r>
      <w:r w:rsidR="00E759F6" w:rsidRPr="0083722C">
        <w:t>'</w:t>
      </w:r>
      <w:r w:rsidR="00762DDA" w:rsidRPr="0083722C">
        <w:t>c</w:t>
      </w:r>
      <w:r w:rsidR="00E759F6" w:rsidRPr="0083722C">
        <w:t>lock. Test coupons to determine the toughness test shall be taken according to the applied scheme (ASME IX Figure QW-463.1(f))</w:t>
      </w:r>
    </w:p>
    <w:p w14:paraId="0EF0A868" w14:textId="7AF7D993" w:rsidR="00320F55" w:rsidRPr="006B3E9F" w:rsidRDefault="003C63EA">
      <w:pPr>
        <w:pStyle w:val="Heading1"/>
        <w:numPr>
          <w:ilvl w:val="0"/>
          <w:numId w:val="67"/>
        </w:numPr>
        <w:spacing w:before="240" w:after="240"/>
        <w:ind w:left="709" w:hanging="709"/>
      </w:pPr>
      <w:bookmarkStart w:id="783" w:name="_Toc205628106"/>
      <w:r>
        <w:t>Identification and Marking</w:t>
      </w:r>
      <w:r w:rsidR="006B3E9F">
        <w:t>s</w:t>
      </w:r>
      <w:bookmarkEnd w:id="783"/>
    </w:p>
    <w:p w14:paraId="67853342" w14:textId="6773AE11" w:rsidR="00320F55" w:rsidRPr="0083722C" w:rsidRDefault="00320F55" w:rsidP="0083722C">
      <w:pPr>
        <w:pStyle w:val="ListParagraph"/>
        <w:numPr>
          <w:ilvl w:val="1"/>
          <w:numId w:val="3"/>
        </w:numPr>
        <w:spacing w:before="120" w:after="120"/>
        <w:ind w:left="1134" w:hanging="425"/>
      </w:pPr>
      <w:r w:rsidRPr="0083722C">
        <w:rPr>
          <w:b/>
        </w:rPr>
        <w:t>-</w:t>
      </w:r>
      <w:r w:rsidRPr="0083722C">
        <w:rPr>
          <w:b/>
          <w:spacing w:val="2"/>
        </w:rPr>
        <w:t xml:space="preserve"> </w:t>
      </w:r>
      <w:r w:rsidRPr="0083722C">
        <w:rPr>
          <w:color w:val="333333"/>
        </w:rPr>
        <w:t>Piping</w:t>
      </w:r>
      <w:r w:rsidRPr="0083722C">
        <w:rPr>
          <w:color w:val="333333"/>
          <w:spacing w:val="9"/>
        </w:rPr>
        <w:t xml:space="preserve"> </w:t>
      </w:r>
      <w:r w:rsidRPr="0083722C">
        <w:rPr>
          <w:color w:val="333333"/>
        </w:rPr>
        <w:t>systems</w:t>
      </w:r>
      <w:r w:rsidRPr="0083722C">
        <w:rPr>
          <w:color w:val="333333"/>
          <w:spacing w:val="9"/>
        </w:rPr>
        <w:t xml:space="preserve"> </w:t>
      </w:r>
      <w:r w:rsidRPr="0083722C">
        <w:rPr>
          <w:color w:val="333333"/>
        </w:rPr>
        <w:t>shall</w:t>
      </w:r>
      <w:r w:rsidRPr="0083722C">
        <w:rPr>
          <w:color w:val="333333"/>
          <w:spacing w:val="9"/>
        </w:rPr>
        <w:t xml:space="preserve"> </w:t>
      </w:r>
      <w:r w:rsidRPr="0083722C">
        <w:rPr>
          <w:color w:val="333333"/>
        </w:rPr>
        <w:t>be</w:t>
      </w:r>
      <w:r w:rsidRPr="0083722C">
        <w:rPr>
          <w:color w:val="333333"/>
          <w:spacing w:val="10"/>
        </w:rPr>
        <w:t xml:space="preserve"> </w:t>
      </w:r>
      <w:r w:rsidRPr="0083722C">
        <w:rPr>
          <w:color w:val="333333"/>
        </w:rPr>
        <w:t>color</w:t>
      </w:r>
      <w:r w:rsidRPr="0083722C">
        <w:rPr>
          <w:color w:val="333333"/>
          <w:spacing w:val="9"/>
        </w:rPr>
        <w:t xml:space="preserve"> </w:t>
      </w:r>
      <w:r w:rsidRPr="0083722C">
        <w:rPr>
          <w:color w:val="333333"/>
        </w:rPr>
        <w:t>coded</w:t>
      </w:r>
      <w:r w:rsidRPr="0083722C">
        <w:rPr>
          <w:color w:val="333333"/>
          <w:spacing w:val="9"/>
        </w:rPr>
        <w:t xml:space="preserve"> </w:t>
      </w:r>
      <w:r w:rsidRPr="0083722C">
        <w:rPr>
          <w:color w:val="333333"/>
        </w:rPr>
        <w:t>and</w:t>
      </w:r>
      <w:r w:rsidRPr="0083722C">
        <w:rPr>
          <w:color w:val="333333"/>
          <w:spacing w:val="9"/>
        </w:rPr>
        <w:t xml:space="preserve"> </w:t>
      </w:r>
      <w:r w:rsidRPr="0083722C">
        <w:rPr>
          <w:color w:val="333333"/>
        </w:rPr>
        <w:t>labeled</w:t>
      </w:r>
      <w:r w:rsidRPr="0083722C">
        <w:rPr>
          <w:color w:val="333333"/>
          <w:spacing w:val="10"/>
        </w:rPr>
        <w:t xml:space="preserve"> </w:t>
      </w:r>
      <w:r w:rsidRPr="0083722C">
        <w:rPr>
          <w:color w:val="333333"/>
        </w:rPr>
        <w:t>in</w:t>
      </w:r>
      <w:r w:rsidRPr="0083722C">
        <w:rPr>
          <w:color w:val="333333"/>
          <w:spacing w:val="9"/>
        </w:rPr>
        <w:t xml:space="preserve"> </w:t>
      </w:r>
      <w:r w:rsidRPr="0083722C">
        <w:rPr>
          <w:color w:val="333333"/>
        </w:rPr>
        <w:t>accordance</w:t>
      </w:r>
      <w:r w:rsidRPr="0083722C">
        <w:rPr>
          <w:color w:val="333333"/>
          <w:spacing w:val="9"/>
        </w:rPr>
        <w:t xml:space="preserve"> </w:t>
      </w:r>
      <w:r w:rsidRPr="0083722C">
        <w:rPr>
          <w:color w:val="333333"/>
        </w:rPr>
        <w:t>with</w:t>
      </w:r>
      <w:r w:rsidRPr="0083722C">
        <w:rPr>
          <w:color w:val="333333"/>
          <w:spacing w:val="9"/>
        </w:rPr>
        <w:t xml:space="preserve"> </w:t>
      </w:r>
      <w:r w:rsidRPr="0083722C">
        <w:rPr>
          <w:color w:val="333333"/>
        </w:rPr>
        <w:t>SID-SU-</w:t>
      </w:r>
      <w:r w:rsidRPr="0083722C">
        <w:rPr>
          <w:color w:val="333333"/>
          <w:spacing w:val="-2"/>
        </w:rPr>
        <w:t>5106</w:t>
      </w:r>
      <w:r w:rsidR="00D642B1" w:rsidRPr="0083722C">
        <w:rPr>
          <w:color w:val="333333"/>
          <w:spacing w:val="-2"/>
        </w:rPr>
        <w:t>-TCO</w:t>
      </w:r>
      <w:r w:rsidRPr="0083722C">
        <w:rPr>
          <w:color w:val="333333"/>
          <w:spacing w:val="-2"/>
        </w:rPr>
        <w:t>.</w:t>
      </w:r>
    </w:p>
    <w:p w14:paraId="7EE6AA04" w14:textId="2439EA29" w:rsidR="00320F55" w:rsidRPr="0083722C" w:rsidRDefault="00320F55" w:rsidP="0083722C">
      <w:pPr>
        <w:pStyle w:val="ListParagraph"/>
        <w:numPr>
          <w:ilvl w:val="1"/>
          <w:numId w:val="3"/>
        </w:numPr>
        <w:spacing w:before="120" w:after="120"/>
        <w:ind w:left="1134" w:hanging="425"/>
      </w:pPr>
      <w:r w:rsidRPr="0083722C">
        <w:rPr>
          <w:b/>
        </w:rPr>
        <w:t>-</w:t>
      </w:r>
      <w:r w:rsidRPr="0083722C">
        <w:rPr>
          <w:b/>
          <w:spacing w:val="1"/>
        </w:rPr>
        <w:t xml:space="preserve"> </w:t>
      </w:r>
      <w:r w:rsidRPr="0083722C">
        <w:rPr>
          <w:color w:val="333333"/>
        </w:rPr>
        <w:t>Spacing</w:t>
      </w:r>
      <w:r w:rsidRPr="0083722C">
        <w:rPr>
          <w:color w:val="333333"/>
          <w:spacing w:val="8"/>
        </w:rPr>
        <w:t xml:space="preserve"> </w:t>
      </w:r>
      <w:r w:rsidRPr="0083722C">
        <w:rPr>
          <w:color w:val="333333"/>
        </w:rPr>
        <w:t>of</w:t>
      </w:r>
      <w:r w:rsidRPr="0083722C">
        <w:rPr>
          <w:color w:val="333333"/>
          <w:spacing w:val="9"/>
        </w:rPr>
        <w:t xml:space="preserve"> </w:t>
      </w:r>
      <w:r w:rsidRPr="0083722C">
        <w:rPr>
          <w:color w:val="333333"/>
        </w:rPr>
        <w:t>identification</w:t>
      </w:r>
      <w:r w:rsidRPr="0083722C">
        <w:rPr>
          <w:color w:val="333333"/>
          <w:spacing w:val="8"/>
        </w:rPr>
        <w:t xml:space="preserve"> </w:t>
      </w:r>
      <w:r w:rsidRPr="0083722C">
        <w:rPr>
          <w:color w:val="333333"/>
        </w:rPr>
        <w:t>markings</w:t>
      </w:r>
      <w:r w:rsidRPr="0083722C">
        <w:rPr>
          <w:color w:val="333333"/>
          <w:spacing w:val="8"/>
        </w:rPr>
        <w:t xml:space="preserve"> </w:t>
      </w:r>
      <w:r w:rsidRPr="0083722C">
        <w:rPr>
          <w:color w:val="333333"/>
        </w:rPr>
        <w:t>shall</w:t>
      </w:r>
      <w:r w:rsidRPr="0083722C">
        <w:rPr>
          <w:color w:val="333333"/>
          <w:spacing w:val="9"/>
        </w:rPr>
        <w:t xml:space="preserve"> </w:t>
      </w:r>
      <w:r w:rsidRPr="0083722C">
        <w:rPr>
          <w:color w:val="333333"/>
        </w:rPr>
        <w:t>not</w:t>
      </w:r>
      <w:r w:rsidRPr="0083722C">
        <w:rPr>
          <w:color w:val="333333"/>
          <w:spacing w:val="8"/>
        </w:rPr>
        <w:t xml:space="preserve"> </w:t>
      </w:r>
      <w:r w:rsidRPr="0083722C">
        <w:rPr>
          <w:color w:val="333333"/>
        </w:rPr>
        <w:t>exceed</w:t>
      </w:r>
      <w:r w:rsidRPr="0083722C">
        <w:rPr>
          <w:color w:val="333333"/>
          <w:spacing w:val="9"/>
        </w:rPr>
        <w:t xml:space="preserve"> </w:t>
      </w:r>
      <w:r w:rsidRPr="0083722C">
        <w:rPr>
          <w:color w:val="333333"/>
        </w:rPr>
        <w:t>40</w:t>
      </w:r>
      <w:r w:rsidRPr="0083722C">
        <w:rPr>
          <w:color w:val="333333"/>
          <w:spacing w:val="8"/>
        </w:rPr>
        <w:t xml:space="preserve"> </w:t>
      </w:r>
      <w:r w:rsidRPr="0083722C">
        <w:rPr>
          <w:color w:val="333333"/>
        </w:rPr>
        <w:t>feet</w:t>
      </w:r>
      <w:r w:rsidRPr="0083722C">
        <w:rPr>
          <w:color w:val="333333"/>
          <w:spacing w:val="9"/>
        </w:rPr>
        <w:t xml:space="preserve"> </w:t>
      </w:r>
      <w:r w:rsidRPr="0083722C">
        <w:rPr>
          <w:color w:val="333333"/>
        </w:rPr>
        <w:t>(12</w:t>
      </w:r>
      <w:r w:rsidRPr="0083722C">
        <w:rPr>
          <w:color w:val="333333"/>
          <w:spacing w:val="8"/>
        </w:rPr>
        <w:t xml:space="preserve"> </w:t>
      </w:r>
      <w:r w:rsidRPr="0083722C">
        <w:rPr>
          <w:color w:val="333333"/>
          <w:spacing w:val="-5"/>
        </w:rPr>
        <w:t>m).</w:t>
      </w:r>
    </w:p>
    <w:p w14:paraId="72155090" w14:textId="77777777" w:rsidR="00320F55" w:rsidRPr="0083722C" w:rsidRDefault="00320F55" w:rsidP="0083722C">
      <w:pPr>
        <w:pStyle w:val="ListParagraph"/>
        <w:numPr>
          <w:ilvl w:val="1"/>
          <w:numId w:val="3"/>
        </w:numPr>
        <w:spacing w:before="120" w:after="120"/>
        <w:ind w:left="1134" w:hanging="425"/>
      </w:pPr>
      <w:r w:rsidRPr="0083722C">
        <w:rPr>
          <w:b/>
        </w:rPr>
        <w:t>-</w:t>
      </w:r>
      <w:r w:rsidRPr="0083722C">
        <w:rPr>
          <w:b/>
          <w:spacing w:val="1"/>
        </w:rPr>
        <w:t xml:space="preserve"> </w:t>
      </w:r>
      <w:r w:rsidRPr="0083722C">
        <w:rPr>
          <w:color w:val="333333"/>
        </w:rPr>
        <w:t>Flow</w:t>
      </w:r>
      <w:r w:rsidRPr="0083722C">
        <w:rPr>
          <w:color w:val="333333"/>
          <w:spacing w:val="8"/>
        </w:rPr>
        <w:t xml:space="preserve"> </w:t>
      </w:r>
      <w:r w:rsidRPr="0083722C">
        <w:rPr>
          <w:color w:val="333333"/>
        </w:rPr>
        <w:t>direction</w:t>
      </w:r>
      <w:r w:rsidRPr="0083722C">
        <w:rPr>
          <w:color w:val="333333"/>
          <w:spacing w:val="8"/>
        </w:rPr>
        <w:t xml:space="preserve"> </w:t>
      </w:r>
      <w:r w:rsidRPr="0083722C">
        <w:rPr>
          <w:color w:val="333333"/>
        </w:rPr>
        <w:t>arrows</w:t>
      </w:r>
      <w:r w:rsidRPr="0083722C">
        <w:rPr>
          <w:color w:val="333333"/>
          <w:spacing w:val="8"/>
        </w:rPr>
        <w:t xml:space="preserve"> </w:t>
      </w:r>
      <w:r w:rsidRPr="0083722C">
        <w:rPr>
          <w:color w:val="333333"/>
        </w:rPr>
        <w:t>shall</w:t>
      </w:r>
      <w:r w:rsidRPr="0083722C">
        <w:rPr>
          <w:color w:val="333333"/>
          <w:spacing w:val="9"/>
        </w:rPr>
        <w:t xml:space="preserve"> </w:t>
      </w:r>
      <w:r w:rsidRPr="0083722C">
        <w:rPr>
          <w:color w:val="333333"/>
        </w:rPr>
        <w:t>be</w:t>
      </w:r>
      <w:r w:rsidRPr="0083722C">
        <w:rPr>
          <w:color w:val="333333"/>
          <w:spacing w:val="8"/>
        </w:rPr>
        <w:t xml:space="preserve"> </w:t>
      </w:r>
      <w:r w:rsidRPr="0083722C">
        <w:rPr>
          <w:color w:val="333333"/>
        </w:rPr>
        <w:t>provided</w:t>
      </w:r>
      <w:r w:rsidRPr="0083722C">
        <w:rPr>
          <w:color w:val="333333"/>
          <w:spacing w:val="8"/>
        </w:rPr>
        <w:t xml:space="preserve"> </w:t>
      </w:r>
      <w:r w:rsidRPr="0083722C">
        <w:rPr>
          <w:color w:val="333333"/>
        </w:rPr>
        <w:t>with</w:t>
      </w:r>
      <w:r w:rsidRPr="0083722C">
        <w:rPr>
          <w:color w:val="333333"/>
          <w:spacing w:val="8"/>
        </w:rPr>
        <w:t xml:space="preserve"> </w:t>
      </w:r>
      <w:r w:rsidRPr="0083722C">
        <w:rPr>
          <w:color w:val="333333"/>
          <w:spacing w:val="-2"/>
        </w:rPr>
        <w:t>labels.</w:t>
      </w:r>
    </w:p>
    <w:p w14:paraId="52B1528D" w14:textId="2073DA8D" w:rsidR="00B03509" w:rsidRPr="006B3E9F" w:rsidRDefault="00B03509">
      <w:pPr>
        <w:pStyle w:val="Heading1"/>
        <w:numPr>
          <w:ilvl w:val="0"/>
          <w:numId w:val="67"/>
        </w:numPr>
        <w:spacing w:before="240" w:after="240"/>
        <w:ind w:left="709" w:hanging="709"/>
      </w:pPr>
      <w:bookmarkStart w:id="784" w:name="_Toc205628107"/>
      <w:r>
        <w:t>Do</w:t>
      </w:r>
      <w:r w:rsidR="00E6525B">
        <w:t>cumentation</w:t>
      </w:r>
      <w:bookmarkEnd w:id="784"/>
    </w:p>
    <w:p w14:paraId="7D8BFD88" w14:textId="59618FBB" w:rsidR="00B03509" w:rsidRPr="0083722C" w:rsidRDefault="00B03509" w:rsidP="0083722C">
      <w:pPr>
        <w:pStyle w:val="ListParagraph"/>
        <w:numPr>
          <w:ilvl w:val="1"/>
          <w:numId w:val="2"/>
        </w:numPr>
        <w:spacing w:before="120" w:after="120"/>
        <w:ind w:left="1134" w:hanging="425"/>
      </w:pPr>
      <w:r w:rsidRPr="0083722C">
        <w:rPr>
          <w:b/>
        </w:rPr>
        <w:t xml:space="preserve">- </w:t>
      </w:r>
      <w:r w:rsidRPr="0083722C">
        <w:rPr>
          <w:color w:val="333333"/>
        </w:rPr>
        <w:t>Copies of certifications and records required by ASME B31.3, ASME B31.1, or ASME BPVC Section I, as applicable, shall be furnished to Purchaser’s inspector.</w:t>
      </w:r>
    </w:p>
    <w:p w14:paraId="7E8A4702" w14:textId="67F9BC2A" w:rsidR="00B03509" w:rsidRPr="0083722C" w:rsidRDefault="00B03509" w:rsidP="0083722C">
      <w:pPr>
        <w:pStyle w:val="ListParagraph"/>
        <w:numPr>
          <w:ilvl w:val="1"/>
          <w:numId w:val="2"/>
        </w:numPr>
        <w:spacing w:before="120" w:after="120"/>
        <w:ind w:left="1134" w:hanging="425"/>
      </w:pPr>
      <w:bookmarkStart w:id="785" w:name="_bookmark85"/>
      <w:bookmarkEnd w:id="785"/>
      <w:r w:rsidRPr="0083722C">
        <w:rPr>
          <w:b/>
        </w:rPr>
        <w:lastRenderedPageBreak/>
        <w:t xml:space="preserve">- </w:t>
      </w:r>
      <w:r w:rsidRPr="0083722C">
        <w:rPr>
          <w:color w:val="333333"/>
        </w:rPr>
        <w:t>During the course of fabrication, Supplier shall maintain the following documentation and make it available to Purchaser for review:</w:t>
      </w:r>
    </w:p>
    <w:p w14:paraId="492DDE80" w14:textId="77777777" w:rsidR="00C85C49" w:rsidRPr="0083722C" w:rsidRDefault="00C85C49" w:rsidP="0083722C">
      <w:pPr>
        <w:pStyle w:val="ListParagraph"/>
        <w:numPr>
          <w:ilvl w:val="2"/>
          <w:numId w:val="2"/>
        </w:numPr>
        <w:tabs>
          <w:tab w:val="left" w:pos="717"/>
        </w:tabs>
        <w:spacing w:before="120" w:after="120"/>
        <w:ind w:left="1418" w:hanging="284"/>
        <w:jc w:val="left"/>
      </w:pPr>
      <w:r w:rsidRPr="0083722C">
        <w:rPr>
          <w:color w:val="333333"/>
          <w:position w:val="2"/>
        </w:rPr>
        <w:t>“As-built”</w:t>
      </w:r>
      <w:r w:rsidRPr="0083722C">
        <w:rPr>
          <w:color w:val="333333"/>
          <w:spacing w:val="8"/>
          <w:position w:val="2"/>
        </w:rPr>
        <w:t xml:space="preserve"> </w:t>
      </w:r>
      <w:r w:rsidRPr="0083722C">
        <w:rPr>
          <w:color w:val="333333"/>
          <w:position w:val="2"/>
        </w:rPr>
        <w:t>dimensional</w:t>
      </w:r>
      <w:r w:rsidRPr="0083722C">
        <w:rPr>
          <w:color w:val="333333"/>
          <w:spacing w:val="8"/>
          <w:position w:val="2"/>
        </w:rPr>
        <w:t xml:space="preserve"> </w:t>
      </w:r>
      <w:r w:rsidRPr="0083722C">
        <w:rPr>
          <w:color w:val="333333"/>
          <w:position w:val="2"/>
        </w:rPr>
        <w:t>data</w:t>
      </w:r>
      <w:r w:rsidRPr="0083722C">
        <w:rPr>
          <w:color w:val="333333"/>
          <w:spacing w:val="8"/>
          <w:position w:val="2"/>
        </w:rPr>
        <w:t xml:space="preserve"> </w:t>
      </w:r>
      <w:r w:rsidRPr="0083722C">
        <w:rPr>
          <w:color w:val="333333"/>
          <w:position w:val="2"/>
        </w:rPr>
        <w:t>and</w:t>
      </w:r>
      <w:r w:rsidRPr="0083722C">
        <w:rPr>
          <w:color w:val="333333"/>
          <w:spacing w:val="8"/>
          <w:position w:val="2"/>
        </w:rPr>
        <w:t xml:space="preserve"> </w:t>
      </w:r>
      <w:r w:rsidRPr="0083722C">
        <w:rPr>
          <w:color w:val="333333"/>
          <w:position w:val="2"/>
        </w:rPr>
        <w:t>material</w:t>
      </w:r>
      <w:r w:rsidRPr="0083722C">
        <w:rPr>
          <w:color w:val="333333"/>
          <w:spacing w:val="8"/>
          <w:position w:val="2"/>
        </w:rPr>
        <w:t xml:space="preserve"> </w:t>
      </w:r>
      <w:r w:rsidRPr="0083722C">
        <w:rPr>
          <w:color w:val="333333"/>
          <w:position w:val="2"/>
        </w:rPr>
        <w:t>substitutions</w:t>
      </w:r>
      <w:r w:rsidRPr="0083722C">
        <w:rPr>
          <w:color w:val="333333"/>
          <w:spacing w:val="8"/>
          <w:position w:val="2"/>
        </w:rPr>
        <w:t xml:space="preserve"> </w:t>
      </w:r>
      <w:r w:rsidRPr="0083722C">
        <w:rPr>
          <w:color w:val="333333"/>
          <w:position w:val="2"/>
        </w:rPr>
        <w:t>on</w:t>
      </w:r>
      <w:r w:rsidRPr="0083722C">
        <w:rPr>
          <w:color w:val="333333"/>
          <w:spacing w:val="8"/>
          <w:position w:val="2"/>
        </w:rPr>
        <w:t xml:space="preserve"> </w:t>
      </w:r>
      <w:r w:rsidRPr="0083722C">
        <w:rPr>
          <w:color w:val="333333"/>
          <w:spacing w:val="-2"/>
          <w:position w:val="2"/>
        </w:rPr>
        <w:t>piping.</w:t>
      </w:r>
    </w:p>
    <w:p w14:paraId="3315FD8C" w14:textId="39C67D71" w:rsidR="00912109" w:rsidRPr="0083722C" w:rsidRDefault="00C85C49" w:rsidP="0083722C">
      <w:pPr>
        <w:pStyle w:val="ListParagraph"/>
        <w:numPr>
          <w:ilvl w:val="2"/>
          <w:numId w:val="2"/>
        </w:numPr>
        <w:tabs>
          <w:tab w:val="left" w:pos="717"/>
          <w:tab w:val="left" w:pos="719"/>
        </w:tabs>
        <w:spacing w:before="120" w:after="120"/>
        <w:ind w:left="1418" w:hanging="284"/>
        <w:jc w:val="left"/>
        <w:rPr>
          <w:color w:val="333333"/>
          <w:position w:val="2"/>
        </w:rPr>
      </w:pPr>
      <w:r w:rsidRPr="0083722C">
        <w:rPr>
          <w:color w:val="333333"/>
          <w:position w:val="2"/>
        </w:rPr>
        <w:t>Mill test reports and other similar certifications for materials of construction provided and maintained in</w:t>
      </w:r>
      <w:r w:rsidR="00912109" w:rsidRPr="0083722C">
        <w:t xml:space="preserve"> </w:t>
      </w:r>
      <w:r w:rsidR="00912109" w:rsidRPr="0083722C">
        <w:rPr>
          <w:color w:val="333333"/>
          <w:position w:val="2"/>
        </w:rPr>
        <w:t>accordance with the requirements of L-ST-2006, L-ST-2009, L-ST-2033.</w:t>
      </w:r>
    </w:p>
    <w:p w14:paraId="2D6B3389" w14:textId="732BFBB1" w:rsidR="00C85C49" w:rsidRPr="0083722C" w:rsidRDefault="00C85C49" w:rsidP="0083722C">
      <w:pPr>
        <w:pStyle w:val="ListParagraph"/>
        <w:numPr>
          <w:ilvl w:val="2"/>
          <w:numId w:val="2"/>
        </w:numPr>
        <w:tabs>
          <w:tab w:val="left" w:pos="717"/>
          <w:tab w:val="left" w:pos="719"/>
        </w:tabs>
        <w:spacing w:before="120" w:after="120"/>
        <w:ind w:left="1418" w:hanging="284"/>
        <w:jc w:val="left"/>
        <w:rPr>
          <w:color w:val="333333"/>
          <w:position w:val="2"/>
        </w:rPr>
      </w:pPr>
      <w:r w:rsidRPr="0083722C">
        <w:rPr>
          <w:color w:val="333333"/>
          <w:position w:val="2"/>
        </w:rPr>
        <w:t>Spool drawings documenting heat numbers and other similar component identification numbers compliant with</w:t>
      </w:r>
      <w:r w:rsidR="00052672" w:rsidRPr="0083722C">
        <w:t xml:space="preserve"> </w:t>
      </w:r>
      <w:r w:rsidR="00052672" w:rsidRPr="0083722C">
        <w:rPr>
          <w:color w:val="333333"/>
          <w:position w:val="2"/>
        </w:rPr>
        <w:t>the traceability requirements of L-ST-2006, L-ST-2009, L-ST-2033.</w:t>
      </w:r>
      <w:r w:rsidRPr="0083722C">
        <w:rPr>
          <w:color w:val="333333"/>
          <w:position w:val="2"/>
        </w:rPr>
        <w:t xml:space="preserve"> </w:t>
      </w:r>
    </w:p>
    <w:p w14:paraId="04A4CD0A" w14:textId="0F4C85B2" w:rsidR="00C85C49" w:rsidRPr="0083722C" w:rsidRDefault="00C85C49" w:rsidP="0083722C">
      <w:pPr>
        <w:pStyle w:val="ListParagraph"/>
        <w:numPr>
          <w:ilvl w:val="2"/>
          <w:numId w:val="2"/>
        </w:numPr>
        <w:tabs>
          <w:tab w:val="left" w:pos="717"/>
          <w:tab w:val="left" w:pos="719"/>
        </w:tabs>
        <w:spacing w:before="120" w:after="120"/>
        <w:ind w:left="1418" w:hanging="284"/>
        <w:jc w:val="left"/>
      </w:pPr>
      <w:r w:rsidRPr="0083722C">
        <w:rPr>
          <w:color w:val="333333"/>
          <w:position w:val="2"/>
        </w:rPr>
        <w:t xml:space="preserve">Welding procedure specification (WPS), procedure qualification record (PQR), and welder performance </w:t>
      </w:r>
      <w:r w:rsidRPr="0083722C">
        <w:rPr>
          <w:color w:val="333333"/>
        </w:rPr>
        <w:t>qualification (WPQ)documents.</w:t>
      </w:r>
    </w:p>
    <w:p w14:paraId="415AA9F0" w14:textId="77777777" w:rsidR="00C85C49" w:rsidRPr="0083722C" w:rsidRDefault="00C85C49" w:rsidP="0083722C">
      <w:pPr>
        <w:pStyle w:val="ListParagraph"/>
        <w:numPr>
          <w:ilvl w:val="2"/>
          <w:numId w:val="2"/>
        </w:numPr>
        <w:tabs>
          <w:tab w:val="left" w:pos="717"/>
        </w:tabs>
        <w:spacing w:before="120" w:after="120"/>
        <w:ind w:left="1418" w:hanging="284"/>
        <w:jc w:val="left"/>
      </w:pPr>
      <w:r w:rsidRPr="0083722C">
        <w:rPr>
          <w:color w:val="333333"/>
          <w:position w:val="2"/>
        </w:rPr>
        <w:t>Weld</w:t>
      </w:r>
      <w:r w:rsidRPr="0083722C">
        <w:rPr>
          <w:color w:val="333333"/>
          <w:spacing w:val="9"/>
          <w:position w:val="2"/>
        </w:rPr>
        <w:t xml:space="preserve"> </w:t>
      </w:r>
      <w:r w:rsidRPr="0083722C">
        <w:rPr>
          <w:color w:val="333333"/>
          <w:position w:val="2"/>
        </w:rPr>
        <w:t>records</w:t>
      </w:r>
      <w:r w:rsidRPr="0083722C">
        <w:rPr>
          <w:color w:val="333333"/>
          <w:spacing w:val="10"/>
          <w:position w:val="2"/>
        </w:rPr>
        <w:t xml:space="preserve"> </w:t>
      </w:r>
      <w:r w:rsidRPr="0083722C">
        <w:rPr>
          <w:color w:val="333333"/>
          <w:position w:val="2"/>
        </w:rPr>
        <w:t>coded</w:t>
      </w:r>
      <w:r w:rsidRPr="0083722C">
        <w:rPr>
          <w:color w:val="333333"/>
          <w:spacing w:val="9"/>
          <w:position w:val="2"/>
        </w:rPr>
        <w:t xml:space="preserve"> </w:t>
      </w:r>
      <w:r w:rsidRPr="0083722C">
        <w:rPr>
          <w:color w:val="333333"/>
          <w:position w:val="2"/>
        </w:rPr>
        <w:t>to</w:t>
      </w:r>
      <w:r w:rsidRPr="0083722C">
        <w:rPr>
          <w:color w:val="333333"/>
          <w:spacing w:val="10"/>
          <w:position w:val="2"/>
        </w:rPr>
        <w:t xml:space="preserve"> </w:t>
      </w:r>
      <w:r w:rsidRPr="0083722C">
        <w:rPr>
          <w:color w:val="333333"/>
          <w:position w:val="2"/>
        </w:rPr>
        <w:t>correspond</w:t>
      </w:r>
      <w:r w:rsidRPr="0083722C">
        <w:rPr>
          <w:color w:val="333333"/>
          <w:spacing w:val="10"/>
          <w:position w:val="2"/>
        </w:rPr>
        <w:t xml:space="preserve"> </w:t>
      </w:r>
      <w:r w:rsidRPr="0083722C">
        <w:rPr>
          <w:color w:val="333333"/>
          <w:position w:val="2"/>
        </w:rPr>
        <w:t>with</w:t>
      </w:r>
      <w:r w:rsidRPr="0083722C">
        <w:rPr>
          <w:color w:val="333333"/>
          <w:spacing w:val="9"/>
          <w:position w:val="2"/>
        </w:rPr>
        <w:t xml:space="preserve"> </w:t>
      </w:r>
      <w:r w:rsidRPr="0083722C">
        <w:rPr>
          <w:color w:val="333333"/>
          <w:position w:val="2"/>
        </w:rPr>
        <w:t>spool</w:t>
      </w:r>
      <w:r w:rsidRPr="0083722C">
        <w:rPr>
          <w:color w:val="333333"/>
          <w:spacing w:val="10"/>
          <w:position w:val="2"/>
        </w:rPr>
        <w:t xml:space="preserve"> </w:t>
      </w:r>
      <w:r w:rsidRPr="0083722C">
        <w:rPr>
          <w:color w:val="333333"/>
          <w:position w:val="2"/>
        </w:rPr>
        <w:t>drawings,</w:t>
      </w:r>
      <w:r w:rsidRPr="0083722C">
        <w:rPr>
          <w:color w:val="333333"/>
          <w:spacing w:val="9"/>
          <w:position w:val="2"/>
        </w:rPr>
        <w:t xml:space="preserve"> </w:t>
      </w:r>
      <w:r w:rsidRPr="0083722C">
        <w:rPr>
          <w:color w:val="333333"/>
          <w:position w:val="2"/>
        </w:rPr>
        <w:t>to</w:t>
      </w:r>
      <w:r w:rsidRPr="0083722C">
        <w:rPr>
          <w:color w:val="333333"/>
          <w:spacing w:val="10"/>
          <w:position w:val="2"/>
        </w:rPr>
        <w:t xml:space="preserve"> </w:t>
      </w:r>
      <w:r w:rsidRPr="0083722C">
        <w:rPr>
          <w:color w:val="333333"/>
          <w:position w:val="2"/>
        </w:rPr>
        <w:t>identify</w:t>
      </w:r>
      <w:r w:rsidRPr="0083722C">
        <w:rPr>
          <w:color w:val="333333"/>
          <w:spacing w:val="10"/>
          <w:position w:val="2"/>
        </w:rPr>
        <w:t xml:space="preserve"> </w:t>
      </w:r>
      <w:r w:rsidRPr="0083722C">
        <w:rPr>
          <w:color w:val="333333"/>
          <w:position w:val="2"/>
        </w:rPr>
        <w:t>the</w:t>
      </w:r>
      <w:r w:rsidRPr="0083722C">
        <w:rPr>
          <w:color w:val="333333"/>
          <w:spacing w:val="9"/>
          <w:position w:val="2"/>
        </w:rPr>
        <w:t xml:space="preserve"> </w:t>
      </w:r>
      <w:r w:rsidRPr="0083722C">
        <w:rPr>
          <w:color w:val="333333"/>
          <w:position w:val="2"/>
        </w:rPr>
        <w:t>location</w:t>
      </w:r>
      <w:r w:rsidRPr="0083722C">
        <w:rPr>
          <w:color w:val="333333"/>
          <w:spacing w:val="10"/>
          <w:position w:val="2"/>
        </w:rPr>
        <w:t xml:space="preserve"> </w:t>
      </w:r>
      <w:r w:rsidRPr="0083722C">
        <w:rPr>
          <w:color w:val="333333"/>
          <w:position w:val="2"/>
        </w:rPr>
        <w:t>of</w:t>
      </w:r>
      <w:r w:rsidRPr="0083722C">
        <w:rPr>
          <w:color w:val="333333"/>
          <w:spacing w:val="10"/>
          <w:position w:val="2"/>
        </w:rPr>
        <w:t xml:space="preserve"> </w:t>
      </w:r>
      <w:r w:rsidRPr="0083722C">
        <w:rPr>
          <w:color w:val="333333"/>
          <w:position w:val="2"/>
        </w:rPr>
        <w:t>each</w:t>
      </w:r>
      <w:r w:rsidRPr="0083722C">
        <w:rPr>
          <w:color w:val="333333"/>
          <w:spacing w:val="9"/>
          <w:position w:val="2"/>
        </w:rPr>
        <w:t xml:space="preserve"> </w:t>
      </w:r>
      <w:r w:rsidRPr="0083722C">
        <w:rPr>
          <w:color w:val="333333"/>
          <w:spacing w:val="-2"/>
          <w:position w:val="2"/>
        </w:rPr>
        <w:t>weld.</w:t>
      </w:r>
    </w:p>
    <w:p w14:paraId="4E362398" w14:textId="7F988F14" w:rsidR="00C85C49" w:rsidRPr="0083722C" w:rsidRDefault="00C85C49" w:rsidP="0083722C">
      <w:pPr>
        <w:pStyle w:val="ListParagraph"/>
        <w:numPr>
          <w:ilvl w:val="2"/>
          <w:numId w:val="2"/>
        </w:numPr>
        <w:tabs>
          <w:tab w:val="left" w:pos="717"/>
          <w:tab w:val="left" w:pos="719"/>
        </w:tabs>
        <w:spacing w:before="120" w:after="120"/>
        <w:ind w:left="1418" w:hanging="284"/>
        <w:jc w:val="left"/>
      </w:pPr>
      <w:r w:rsidRPr="0083722C">
        <w:rPr>
          <w:color w:val="333333"/>
          <w:position w:val="2"/>
        </w:rPr>
        <w:t xml:space="preserve">Examiner certifications, non-destructive examination (NDE), PWHT data from furnace recorder, and other </w:t>
      </w:r>
      <w:r w:rsidRPr="0083722C">
        <w:rPr>
          <w:color w:val="333333"/>
        </w:rPr>
        <w:t>inspection records and charts.</w:t>
      </w:r>
    </w:p>
    <w:p w14:paraId="0E005C08" w14:textId="77777777" w:rsidR="00C85C49" w:rsidRPr="0083722C" w:rsidRDefault="00C85C49" w:rsidP="0083722C">
      <w:pPr>
        <w:pStyle w:val="ListParagraph"/>
        <w:numPr>
          <w:ilvl w:val="2"/>
          <w:numId w:val="2"/>
        </w:numPr>
        <w:tabs>
          <w:tab w:val="left" w:pos="717"/>
        </w:tabs>
        <w:spacing w:before="120" w:after="120"/>
        <w:ind w:left="1418" w:hanging="284"/>
        <w:jc w:val="left"/>
      </w:pPr>
      <w:r w:rsidRPr="0083722C">
        <w:rPr>
          <w:color w:val="333333"/>
          <w:position w:val="2"/>
        </w:rPr>
        <w:t>Pressure</w:t>
      </w:r>
      <w:r w:rsidRPr="0083722C">
        <w:rPr>
          <w:color w:val="333333"/>
          <w:spacing w:val="11"/>
          <w:position w:val="2"/>
        </w:rPr>
        <w:t xml:space="preserve"> </w:t>
      </w:r>
      <w:r w:rsidRPr="0083722C">
        <w:rPr>
          <w:color w:val="333333"/>
          <w:position w:val="2"/>
        </w:rPr>
        <w:t>test</w:t>
      </w:r>
      <w:r w:rsidRPr="0083722C">
        <w:rPr>
          <w:color w:val="333333"/>
          <w:spacing w:val="11"/>
          <w:position w:val="2"/>
        </w:rPr>
        <w:t xml:space="preserve"> </w:t>
      </w:r>
      <w:r w:rsidRPr="0083722C">
        <w:rPr>
          <w:color w:val="333333"/>
          <w:position w:val="2"/>
        </w:rPr>
        <w:t>procedures,</w:t>
      </w:r>
      <w:r w:rsidRPr="0083722C">
        <w:rPr>
          <w:color w:val="333333"/>
          <w:spacing w:val="11"/>
          <w:position w:val="2"/>
        </w:rPr>
        <w:t xml:space="preserve"> </w:t>
      </w:r>
      <w:r w:rsidRPr="0083722C">
        <w:rPr>
          <w:color w:val="333333"/>
          <w:position w:val="2"/>
        </w:rPr>
        <w:t>reports,</w:t>
      </w:r>
      <w:r w:rsidRPr="0083722C">
        <w:rPr>
          <w:color w:val="333333"/>
          <w:spacing w:val="11"/>
          <w:position w:val="2"/>
        </w:rPr>
        <w:t xml:space="preserve"> </w:t>
      </w:r>
      <w:r w:rsidRPr="0083722C">
        <w:rPr>
          <w:color w:val="333333"/>
          <w:position w:val="2"/>
        </w:rPr>
        <w:t>test</w:t>
      </w:r>
      <w:r w:rsidRPr="0083722C">
        <w:rPr>
          <w:color w:val="333333"/>
          <w:spacing w:val="11"/>
          <w:position w:val="2"/>
        </w:rPr>
        <w:t xml:space="preserve"> </w:t>
      </w:r>
      <w:r w:rsidRPr="0083722C">
        <w:rPr>
          <w:color w:val="333333"/>
          <w:position w:val="2"/>
        </w:rPr>
        <w:t>certificates,</w:t>
      </w:r>
      <w:r w:rsidRPr="0083722C">
        <w:rPr>
          <w:color w:val="333333"/>
          <w:spacing w:val="11"/>
          <w:position w:val="2"/>
        </w:rPr>
        <w:t xml:space="preserve"> </w:t>
      </w:r>
      <w:r w:rsidRPr="0083722C">
        <w:rPr>
          <w:color w:val="333333"/>
          <w:position w:val="2"/>
        </w:rPr>
        <w:t>and</w:t>
      </w:r>
      <w:r w:rsidRPr="0083722C">
        <w:rPr>
          <w:color w:val="333333"/>
          <w:spacing w:val="11"/>
          <w:position w:val="2"/>
        </w:rPr>
        <w:t xml:space="preserve"> </w:t>
      </w:r>
      <w:r w:rsidRPr="0083722C">
        <w:rPr>
          <w:color w:val="333333"/>
          <w:spacing w:val="-2"/>
          <w:position w:val="2"/>
        </w:rPr>
        <w:t>results.</w:t>
      </w:r>
    </w:p>
    <w:p w14:paraId="3ED76244" w14:textId="77777777" w:rsidR="00C85C49" w:rsidRPr="0083722C" w:rsidRDefault="00C85C49" w:rsidP="0083722C">
      <w:pPr>
        <w:pStyle w:val="ListParagraph"/>
        <w:numPr>
          <w:ilvl w:val="2"/>
          <w:numId w:val="2"/>
        </w:numPr>
        <w:tabs>
          <w:tab w:val="left" w:pos="717"/>
        </w:tabs>
        <w:spacing w:before="120" w:after="120"/>
        <w:ind w:left="1418" w:hanging="284"/>
        <w:jc w:val="left"/>
      </w:pPr>
      <w:r w:rsidRPr="0083722C">
        <w:rPr>
          <w:color w:val="333333"/>
          <w:position w:val="2"/>
        </w:rPr>
        <w:t>Hardness</w:t>
      </w:r>
      <w:r w:rsidRPr="0083722C">
        <w:rPr>
          <w:color w:val="333333"/>
          <w:spacing w:val="6"/>
          <w:position w:val="2"/>
        </w:rPr>
        <w:t xml:space="preserve"> </w:t>
      </w:r>
      <w:r w:rsidRPr="0083722C">
        <w:rPr>
          <w:color w:val="333333"/>
          <w:position w:val="2"/>
        </w:rPr>
        <w:t>test</w:t>
      </w:r>
      <w:r w:rsidRPr="0083722C">
        <w:rPr>
          <w:color w:val="333333"/>
          <w:spacing w:val="7"/>
          <w:position w:val="2"/>
        </w:rPr>
        <w:t xml:space="preserve"> </w:t>
      </w:r>
      <w:r w:rsidRPr="0083722C">
        <w:rPr>
          <w:color w:val="333333"/>
          <w:spacing w:val="-2"/>
          <w:position w:val="2"/>
        </w:rPr>
        <w:t>results.</w:t>
      </w:r>
    </w:p>
    <w:p w14:paraId="67E1AFDB" w14:textId="77777777" w:rsidR="00C85C49" w:rsidRPr="0083722C" w:rsidRDefault="00C85C49" w:rsidP="0083722C">
      <w:pPr>
        <w:pStyle w:val="ListParagraph"/>
        <w:numPr>
          <w:ilvl w:val="2"/>
          <w:numId w:val="2"/>
        </w:numPr>
        <w:tabs>
          <w:tab w:val="left" w:pos="717"/>
        </w:tabs>
        <w:spacing w:before="120" w:after="120"/>
        <w:ind w:left="1418" w:hanging="284"/>
        <w:jc w:val="left"/>
      </w:pPr>
      <w:r w:rsidRPr="0083722C">
        <w:rPr>
          <w:color w:val="333333"/>
          <w:position w:val="2"/>
        </w:rPr>
        <w:t>Other</w:t>
      </w:r>
      <w:r w:rsidRPr="0083722C">
        <w:rPr>
          <w:color w:val="333333"/>
          <w:spacing w:val="12"/>
          <w:position w:val="2"/>
        </w:rPr>
        <w:t xml:space="preserve"> </w:t>
      </w:r>
      <w:r w:rsidRPr="0083722C">
        <w:rPr>
          <w:color w:val="333333"/>
          <w:position w:val="2"/>
        </w:rPr>
        <w:t>documentation</w:t>
      </w:r>
      <w:r w:rsidRPr="0083722C">
        <w:rPr>
          <w:color w:val="333333"/>
          <w:spacing w:val="13"/>
          <w:position w:val="2"/>
        </w:rPr>
        <w:t xml:space="preserve"> </w:t>
      </w:r>
      <w:r w:rsidRPr="0083722C">
        <w:rPr>
          <w:color w:val="333333"/>
          <w:position w:val="2"/>
        </w:rPr>
        <w:t>required</w:t>
      </w:r>
      <w:r w:rsidRPr="0083722C">
        <w:rPr>
          <w:color w:val="333333"/>
          <w:spacing w:val="13"/>
          <w:position w:val="2"/>
        </w:rPr>
        <w:t xml:space="preserve"> </w:t>
      </w:r>
      <w:r w:rsidRPr="0083722C">
        <w:rPr>
          <w:color w:val="333333"/>
          <w:position w:val="2"/>
        </w:rPr>
        <w:t>by</w:t>
      </w:r>
      <w:r w:rsidRPr="0083722C">
        <w:rPr>
          <w:color w:val="333333"/>
          <w:spacing w:val="12"/>
          <w:position w:val="2"/>
        </w:rPr>
        <w:t xml:space="preserve"> </w:t>
      </w:r>
      <w:r w:rsidRPr="0083722C">
        <w:rPr>
          <w:color w:val="333333"/>
          <w:position w:val="2"/>
        </w:rPr>
        <w:t>project</w:t>
      </w:r>
      <w:r w:rsidRPr="0083722C">
        <w:rPr>
          <w:color w:val="333333"/>
          <w:spacing w:val="13"/>
          <w:position w:val="2"/>
        </w:rPr>
        <w:t xml:space="preserve"> </w:t>
      </w:r>
      <w:r w:rsidRPr="0083722C">
        <w:rPr>
          <w:color w:val="333333"/>
          <w:spacing w:val="-2"/>
          <w:position w:val="2"/>
        </w:rPr>
        <w:t>specifications.</w:t>
      </w:r>
    </w:p>
    <w:p w14:paraId="02B6D281" w14:textId="0496B461" w:rsidR="00C85C49" w:rsidRPr="0083722C" w:rsidRDefault="00C85C49" w:rsidP="0083722C">
      <w:pPr>
        <w:pStyle w:val="ListParagraph"/>
        <w:numPr>
          <w:ilvl w:val="2"/>
          <w:numId w:val="2"/>
        </w:numPr>
        <w:tabs>
          <w:tab w:val="left" w:pos="719"/>
        </w:tabs>
        <w:spacing w:before="120" w:after="120"/>
        <w:ind w:left="1418" w:hanging="284"/>
        <w:jc w:val="left"/>
      </w:pPr>
      <w:r w:rsidRPr="0083722C">
        <w:rPr>
          <w:color w:val="333333"/>
          <w:position w:val="2"/>
        </w:rPr>
        <w:t xml:space="preserve">Other documentation required to satisfy ASME B31.1 and ASME BPVC Section I requirements for boiler </w:t>
      </w:r>
      <w:r w:rsidRPr="0083722C">
        <w:rPr>
          <w:color w:val="333333"/>
        </w:rPr>
        <w:t>external piping (BEP).</w:t>
      </w:r>
    </w:p>
    <w:p w14:paraId="3AB658EF" w14:textId="0135649C" w:rsidR="00C85C49" w:rsidRPr="0083722C" w:rsidRDefault="00C85C49" w:rsidP="0083722C">
      <w:pPr>
        <w:pStyle w:val="ListParagraph"/>
        <w:numPr>
          <w:ilvl w:val="1"/>
          <w:numId w:val="2"/>
        </w:numPr>
        <w:spacing w:before="120" w:after="120"/>
        <w:ind w:left="1134" w:hanging="425"/>
      </w:pPr>
      <w:r w:rsidRPr="0083722C">
        <w:rPr>
          <w:b/>
        </w:rPr>
        <w:t xml:space="preserve">- </w:t>
      </w:r>
      <w:r w:rsidRPr="0083722C">
        <w:rPr>
          <w:color w:val="333333"/>
        </w:rPr>
        <w:t>Upon</w:t>
      </w:r>
      <w:r w:rsidRPr="0083722C">
        <w:rPr>
          <w:color w:val="333333"/>
          <w:spacing w:val="12"/>
        </w:rPr>
        <w:t xml:space="preserve"> </w:t>
      </w:r>
      <w:r w:rsidRPr="0083722C">
        <w:rPr>
          <w:color w:val="333333"/>
        </w:rPr>
        <w:t>completion</w:t>
      </w:r>
      <w:r w:rsidRPr="0083722C">
        <w:rPr>
          <w:color w:val="333333"/>
          <w:spacing w:val="12"/>
        </w:rPr>
        <w:t xml:space="preserve"> </w:t>
      </w:r>
      <w:r w:rsidRPr="0083722C">
        <w:rPr>
          <w:color w:val="333333"/>
        </w:rPr>
        <w:t>of</w:t>
      </w:r>
      <w:r w:rsidRPr="0083722C">
        <w:rPr>
          <w:color w:val="333333"/>
          <w:spacing w:val="12"/>
        </w:rPr>
        <w:t xml:space="preserve"> </w:t>
      </w:r>
      <w:r w:rsidRPr="0083722C">
        <w:rPr>
          <w:color w:val="333333"/>
        </w:rPr>
        <w:t>testing,</w:t>
      </w:r>
      <w:r w:rsidRPr="0083722C">
        <w:rPr>
          <w:color w:val="333333"/>
          <w:spacing w:val="12"/>
        </w:rPr>
        <w:t xml:space="preserve"> </w:t>
      </w:r>
      <w:r w:rsidRPr="0083722C">
        <w:rPr>
          <w:color w:val="333333"/>
        </w:rPr>
        <w:t>and</w:t>
      </w:r>
      <w:r w:rsidRPr="0083722C">
        <w:rPr>
          <w:color w:val="333333"/>
          <w:spacing w:val="12"/>
        </w:rPr>
        <w:t xml:space="preserve"> </w:t>
      </w:r>
      <w:r w:rsidRPr="0083722C">
        <w:rPr>
          <w:color w:val="333333"/>
        </w:rPr>
        <w:t>prior</w:t>
      </w:r>
      <w:r w:rsidRPr="0083722C">
        <w:rPr>
          <w:color w:val="333333"/>
          <w:spacing w:val="12"/>
        </w:rPr>
        <w:t xml:space="preserve"> </w:t>
      </w:r>
      <w:r w:rsidRPr="0083722C">
        <w:rPr>
          <w:color w:val="333333"/>
        </w:rPr>
        <w:t>to</w:t>
      </w:r>
      <w:r w:rsidRPr="0083722C">
        <w:rPr>
          <w:color w:val="333333"/>
          <w:spacing w:val="12"/>
        </w:rPr>
        <w:t xml:space="preserve"> </w:t>
      </w:r>
      <w:r w:rsidRPr="0083722C">
        <w:rPr>
          <w:color w:val="333333"/>
        </w:rPr>
        <w:t>shipment</w:t>
      </w:r>
      <w:r w:rsidRPr="0083722C">
        <w:rPr>
          <w:color w:val="333333"/>
          <w:spacing w:val="12"/>
        </w:rPr>
        <w:t xml:space="preserve"> </w:t>
      </w:r>
      <w:r w:rsidRPr="0083722C">
        <w:rPr>
          <w:color w:val="333333"/>
        </w:rPr>
        <w:t>of</w:t>
      </w:r>
      <w:r w:rsidRPr="0083722C">
        <w:rPr>
          <w:color w:val="333333"/>
          <w:spacing w:val="12"/>
        </w:rPr>
        <w:t xml:space="preserve"> </w:t>
      </w:r>
      <w:r w:rsidRPr="0083722C">
        <w:rPr>
          <w:color w:val="333333"/>
        </w:rPr>
        <w:t>the</w:t>
      </w:r>
      <w:r w:rsidRPr="0083722C">
        <w:rPr>
          <w:color w:val="333333"/>
          <w:spacing w:val="12"/>
        </w:rPr>
        <w:t xml:space="preserve"> </w:t>
      </w:r>
      <w:r w:rsidRPr="0083722C">
        <w:rPr>
          <w:color w:val="333333"/>
        </w:rPr>
        <w:t>applicable</w:t>
      </w:r>
      <w:r w:rsidRPr="0083722C">
        <w:rPr>
          <w:color w:val="333333"/>
          <w:spacing w:val="12"/>
        </w:rPr>
        <w:t xml:space="preserve"> </w:t>
      </w:r>
      <w:r w:rsidRPr="0083722C">
        <w:rPr>
          <w:color w:val="333333"/>
        </w:rPr>
        <w:t>piping,</w:t>
      </w:r>
      <w:r w:rsidRPr="0083722C">
        <w:rPr>
          <w:color w:val="333333"/>
          <w:spacing w:val="12"/>
        </w:rPr>
        <w:t xml:space="preserve"> </w:t>
      </w:r>
      <w:r w:rsidRPr="0083722C">
        <w:rPr>
          <w:color w:val="333333"/>
        </w:rPr>
        <w:t>Supplier</w:t>
      </w:r>
      <w:r w:rsidRPr="0083722C">
        <w:rPr>
          <w:color w:val="333333"/>
          <w:spacing w:val="12"/>
        </w:rPr>
        <w:t xml:space="preserve"> </w:t>
      </w:r>
      <w:r w:rsidRPr="0083722C">
        <w:rPr>
          <w:color w:val="333333"/>
        </w:rPr>
        <w:t>shall</w:t>
      </w:r>
      <w:r w:rsidRPr="0083722C">
        <w:rPr>
          <w:color w:val="333333"/>
          <w:spacing w:val="12"/>
        </w:rPr>
        <w:t xml:space="preserve"> </w:t>
      </w:r>
      <w:r w:rsidRPr="0083722C">
        <w:rPr>
          <w:color w:val="333333"/>
        </w:rPr>
        <w:t>provide</w:t>
      </w:r>
      <w:r w:rsidRPr="0083722C">
        <w:rPr>
          <w:color w:val="333333"/>
          <w:spacing w:val="12"/>
        </w:rPr>
        <w:t xml:space="preserve"> </w:t>
      </w:r>
      <w:r w:rsidRPr="0083722C">
        <w:rPr>
          <w:color w:val="333333"/>
        </w:rPr>
        <w:t>Purchaser</w:t>
      </w:r>
      <w:r w:rsidRPr="0083722C">
        <w:rPr>
          <w:color w:val="333333"/>
          <w:spacing w:val="12"/>
        </w:rPr>
        <w:t xml:space="preserve"> </w:t>
      </w:r>
      <w:r w:rsidRPr="0083722C">
        <w:rPr>
          <w:color w:val="333333"/>
        </w:rPr>
        <w:t>with a</w:t>
      </w:r>
      <w:r w:rsidRPr="0083722C">
        <w:rPr>
          <w:color w:val="333333"/>
          <w:spacing w:val="19"/>
        </w:rPr>
        <w:t xml:space="preserve"> </w:t>
      </w:r>
      <w:r w:rsidRPr="0083722C">
        <w:rPr>
          <w:color w:val="333333"/>
        </w:rPr>
        <w:t>complete</w:t>
      </w:r>
      <w:r w:rsidRPr="0083722C">
        <w:rPr>
          <w:color w:val="333333"/>
          <w:spacing w:val="19"/>
        </w:rPr>
        <w:t xml:space="preserve"> </w:t>
      </w:r>
      <w:r w:rsidRPr="0083722C">
        <w:rPr>
          <w:color w:val="333333"/>
        </w:rPr>
        <w:t>quality</w:t>
      </w:r>
      <w:r w:rsidRPr="0083722C">
        <w:rPr>
          <w:color w:val="333333"/>
          <w:spacing w:val="19"/>
        </w:rPr>
        <w:t xml:space="preserve"> </w:t>
      </w:r>
      <w:r w:rsidRPr="0083722C">
        <w:rPr>
          <w:color w:val="333333"/>
        </w:rPr>
        <w:t>control</w:t>
      </w:r>
      <w:r w:rsidRPr="0083722C">
        <w:rPr>
          <w:color w:val="333333"/>
          <w:spacing w:val="19"/>
        </w:rPr>
        <w:t xml:space="preserve"> </w:t>
      </w:r>
      <w:r w:rsidRPr="0083722C">
        <w:rPr>
          <w:color w:val="333333"/>
        </w:rPr>
        <w:t>package</w:t>
      </w:r>
      <w:r w:rsidRPr="0083722C">
        <w:rPr>
          <w:color w:val="333333"/>
          <w:spacing w:val="19"/>
        </w:rPr>
        <w:t xml:space="preserve"> </w:t>
      </w:r>
      <w:r w:rsidRPr="0083722C">
        <w:rPr>
          <w:color w:val="333333"/>
        </w:rPr>
        <w:t>for</w:t>
      </w:r>
      <w:r w:rsidRPr="0083722C">
        <w:rPr>
          <w:color w:val="333333"/>
          <w:spacing w:val="19"/>
        </w:rPr>
        <w:t xml:space="preserve"> </w:t>
      </w:r>
      <w:r w:rsidRPr="0083722C">
        <w:rPr>
          <w:color w:val="333333"/>
        </w:rPr>
        <w:t>the</w:t>
      </w:r>
      <w:r w:rsidRPr="0083722C">
        <w:rPr>
          <w:color w:val="333333"/>
          <w:spacing w:val="19"/>
        </w:rPr>
        <w:t xml:space="preserve"> </w:t>
      </w:r>
      <w:r w:rsidRPr="0083722C">
        <w:rPr>
          <w:color w:val="333333"/>
        </w:rPr>
        <w:t>piping,</w:t>
      </w:r>
      <w:r w:rsidRPr="0083722C">
        <w:rPr>
          <w:color w:val="333333"/>
          <w:spacing w:val="19"/>
        </w:rPr>
        <w:t xml:space="preserve"> </w:t>
      </w:r>
      <w:r w:rsidRPr="0083722C">
        <w:rPr>
          <w:color w:val="333333"/>
        </w:rPr>
        <w:t>including</w:t>
      </w:r>
      <w:r w:rsidRPr="0083722C">
        <w:rPr>
          <w:color w:val="333333"/>
          <w:spacing w:val="19"/>
        </w:rPr>
        <w:t xml:space="preserve"> </w:t>
      </w:r>
      <w:r w:rsidRPr="0083722C">
        <w:rPr>
          <w:color w:val="333333"/>
        </w:rPr>
        <w:t>both</w:t>
      </w:r>
      <w:r w:rsidRPr="0083722C">
        <w:rPr>
          <w:color w:val="333333"/>
          <w:spacing w:val="19"/>
        </w:rPr>
        <w:t xml:space="preserve"> </w:t>
      </w:r>
      <w:r w:rsidRPr="0083722C">
        <w:rPr>
          <w:color w:val="333333"/>
        </w:rPr>
        <w:t>a</w:t>
      </w:r>
      <w:r w:rsidRPr="0083722C">
        <w:rPr>
          <w:color w:val="333333"/>
          <w:spacing w:val="19"/>
        </w:rPr>
        <w:t xml:space="preserve"> </w:t>
      </w:r>
      <w:r w:rsidRPr="0083722C">
        <w:rPr>
          <w:color w:val="333333"/>
        </w:rPr>
        <w:t>hard</w:t>
      </w:r>
      <w:r w:rsidRPr="0083722C">
        <w:rPr>
          <w:color w:val="333333"/>
          <w:spacing w:val="19"/>
        </w:rPr>
        <w:t xml:space="preserve"> </w:t>
      </w:r>
      <w:r w:rsidRPr="0083722C">
        <w:rPr>
          <w:color w:val="333333"/>
        </w:rPr>
        <w:t>copy</w:t>
      </w:r>
      <w:r w:rsidRPr="0083722C">
        <w:rPr>
          <w:color w:val="333333"/>
          <w:spacing w:val="19"/>
        </w:rPr>
        <w:t xml:space="preserve"> </w:t>
      </w:r>
      <w:r w:rsidRPr="0083722C">
        <w:rPr>
          <w:color w:val="333333"/>
        </w:rPr>
        <w:t>and</w:t>
      </w:r>
      <w:r w:rsidRPr="0083722C">
        <w:rPr>
          <w:color w:val="333333"/>
          <w:spacing w:val="19"/>
        </w:rPr>
        <w:t xml:space="preserve"> </w:t>
      </w:r>
      <w:r w:rsidRPr="0083722C">
        <w:rPr>
          <w:color w:val="333333"/>
        </w:rPr>
        <w:t>an</w:t>
      </w:r>
      <w:r w:rsidRPr="0083722C">
        <w:rPr>
          <w:color w:val="333333"/>
          <w:spacing w:val="19"/>
        </w:rPr>
        <w:t xml:space="preserve"> </w:t>
      </w:r>
      <w:r w:rsidRPr="0083722C">
        <w:rPr>
          <w:color w:val="333333"/>
        </w:rPr>
        <w:t>electronic</w:t>
      </w:r>
      <w:r w:rsidRPr="0083722C">
        <w:rPr>
          <w:color w:val="333333"/>
          <w:spacing w:val="19"/>
        </w:rPr>
        <w:t xml:space="preserve"> </w:t>
      </w:r>
      <w:r w:rsidRPr="0083722C">
        <w:rPr>
          <w:color w:val="333333"/>
        </w:rPr>
        <w:t>copy</w:t>
      </w:r>
      <w:r w:rsidRPr="0083722C">
        <w:rPr>
          <w:color w:val="333333"/>
          <w:spacing w:val="19"/>
        </w:rPr>
        <w:t xml:space="preserve"> </w:t>
      </w:r>
      <w:r w:rsidRPr="0083722C">
        <w:rPr>
          <w:color w:val="333333"/>
        </w:rPr>
        <w:t>of</w:t>
      </w:r>
      <w:r w:rsidRPr="0083722C">
        <w:rPr>
          <w:color w:val="333333"/>
          <w:spacing w:val="19"/>
        </w:rPr>
        <w:t xml:space="preserve"> </w:t>
      </w:r>
      <w:r w:rsidRPr="0083722C">
        <w:rPr>
          <w:color w:val="333333"/>
        </w:rPr>
        <w:t xml:space="preserve">the documentation listed in item </w:t>
      </w:r>
      <w:hyperlink w:anchor="_bookmark85" w:history="1">
        <w:r w:rsidRPr="0083722C">
          <w:rPr>
            <w:u w:val="single"/>
          </w:rPr>
          <w:t>27-2</w:t>
        </w:r>
      </w:hyperlink>
      <w:r w:rsidRPr="0083722C">
        <w:rPr>
          <w:color w:val="333333"/>
        </w:rPr>
        <w:t>.</w:t>
      </w:r>
    </w:p>
    <w:p w14:paraId="2EB5DF1A" w14:textId="35B6641B" w:rsidR="000B2ED4" w:rsidRPr="00444C41" w:rsidRDefault="00444C41">
      <w:pPr>
        <w:pStyle w:val="Heading1"/>
        <w:numPr>
          <w:ilvl w:val="0"/>
          <w:numId w:val="67"/>
        </w:numPr>
        <w:spacing w:before="240" w:after="240"/>
        <w:ind w:left="709" w:hanging="709"/>
      </w:pPr>
      <w:bookmarkStart w:id="786" w:name="_Toc205628108"/>
      <w:r>
        <w:t>Packing for Shipment</w:t>
      </w:r>
      <w:bookmarkEnd w:id="786"/>
    </w:p>
    <w:p w14:paraId="123CA836" w14:textId="77777777" w:rsidR="000B2ED4" w:rsidRPr="0083722C" w:rsidRDefault="000B2ED4" w:rsidP="0083722C">
      <w:pPr>
        <w:pStyle w:val="ListParagraph"/>
        <w:numPr>
          <w:ilvl w:val="1"/>
          <w:numId w:val="1"/>
        </w:numPr>
        <w:spacing w:before="120" w:after="120"/>
        <w:ind w:left="1134" w:hanging="425"/>
      </w:pPr>
      <w:r w:rsidRPr="0083722C">
        <w:rPr>
          <w:b/>
        </w:rPr>
        <w:t xml:space="preserve">- </w:t>
      </w:r>
      <w:r w:rsidRPr="0083722C">
        <w:rPr>
          <w:color w:val="333333"/>
        </w:rPr>
        <w:t>Shipping shall conform to the requirements of CPM-SU-5244 and additional requirements specified in the purchase order.</w:t>
      </w:r>
    </w:p>
    <w:p w14:paraId="7CB80B3C" w14:textId="7298DE98" w:rsidR="000B2ED4" w:rsidRPr="0083722C" w:rsidRDefault="000B2ED4" w:rsidP="0083722C">
      <w:pPr>
        <w:pStyle w:val="ListParagraph"/>
        <w:numPr>
          <w:ilvl w:val="1"/>
          <w:numId w:val="1"/>
        </w:numPr>
        <w:spacing w:before="120" w:after="120"/>
        <w:ind w:left="1134" w:hanging="425"/>
      </w:pPr>
      <w:r w:rsidRPr="0083722C">
        <w:rPr>
          <w:b/>
        </w:rPr>
        <w:t>-</w:t>
      </w:r>
      <w:r w:rsidRPr="0083722C">
        <w:rPr>
          <w:b/>
          <w:spacing w:val="1"/>
        </w:rPr>
        <w:t xml:space="preserve"> </w:t>
      </w:r>
      <w:r w:rsidRPr="0083722C">
        <w:rPr>
          <w:color w:val="333333"/>
        </w:rPr>
        <w:t>All</w:t>
      </w:r>
      <w:r w:rsidRPr="0083722C">
        <w:rPr>
          <w:color w:val="333333"/>
          <w:spacing w:val="9"/>
        </w:rPr>
        <w:t xml:space="preserve"> </w:t>
      </w:r>
      <w:r w:rsidRPr="0083722C">
        <w:rPr>
          <w:color w:val="333333"/>
        </w:rPr>
        <w:t>fabricated</w:t>
      </w:r>
      <w:r w:rsidRPr="0083722C">
        <w:rPr>
          <w:color w:val="333333"/>
          <w:spacing w:val="8"/>
        </w:rPr>
        <w:t xml:space="preserve"> </w:t>
      </w:r>
      <w:r w:rsidRPr="0083722C">
        <w:rPr>
          <w:color w:val="333333"/>
        </w:rPr>
        <w:t>pipe</w:t>
      </w:r>
      <w:r w:rsidRPr="0083722C">
        <w:rPr>
          <w:color w:val="333333"/>
          <w:spacing w:val="9"/>
        </w:rPr>
        <w:t xml:space="preserve"> </w:t>
      </w:r>
      <w:r w:rsidRPr="0083722C">
        <w:rPr>
          <w:color w:val="333333"/>
        </w:rPr>
        <w:t>spools</w:t>
      </w:r>
      <w:r w:rsidRPr="0083722C">
        <w:rPr>
          <w:color w:val="333333"/>
          <w:spacing w:val="9"/>
        </w:rPr>
        <w:t xml:space="preserve"> </w:t>
      </w:r>
      <w:r w:rsidRPr="0083722C">
        <w:rPr>
          <w:color w:val="333333"/>
        </w:rPr>
        <w:t>shall</w:t>
      </w:r>
      <w:r w:rsidRPr="0083722C">
        <w:rPr>
          <w:color w:val="333333"/>
          <w:spacing w:val="8"/>
        </w:rPr>
        <w:t xml:space="preserve"> </w:t>
      </w:r>
      <w:r w:rsidRPr="0083722C">
        <w:rPr>
          <w:color w:val="333333"/>
        </w:rPr>
        <w:t>be</w:t>
      </w:r>
      <w:r w:rsidRPr="0083722C">
        <w:rPr>
          <w:color w:val="333333"/>
          <w:spacing w:val="9"/>
        </w:rPr>
        <w:t xml:space="preserve"> </w:t>
      </w:r>
      <w:r w:rsidRPr="0083722C">
        <w:rPr>
          <w:color w:val="333333"/>
        </w:rPr>
        <w:t>cleaned</w:t>
      </w:r>
      <w:r w:rsidRPr="0083722C">
        <w:rPr>
          <w:color w:val="333333"/>
          <w:spacing w:val="9"/>
        </w:rPr>
        <w:t xml:space="preserve"> </w:t>
      </w:r>
      <w:r w:rsidRPr="0083722C">
        <w:rPr>
          <w:color w:val="333333"/>
        </w:rPr>
        <w:t>in</w:t>
      </w:r>
      <w:r w:rsidRPr="0083722C">
        <w:rPr>
          <w:color w:val="333333"/>
          <w:spacing w:val="8"/>
        </w:rPr>
        <w:t xml:space="preserve"> </w:t>
      </w:r>
      <w:r w:rsidRPr="0083722C">
        <w:rPr>
          <w:color w:val="333333"/>
        </w:rPr>
        <w:t>accordance</w:t>
      </w:r>
      <w:r w:rsidRPr="0083722C">
        <w:rPr>
          <w:color w:val="333333"/>
          <w:spacing w:val="9"/>
        </w:rPr>
        <w:t xml:space="preserve"> </w:t>
      </w:r>
      <w:r w:rsidRPr="0083722C">
        <w:rPr>
          <w:color w:val="333333"/>
        </w:rPr>
        <w:t>with</w:t>
      </w:r>
      <w:r w:rsidRPr="0083722C">
        <w:rPr>
          <w:color w:val="333333"/>
          <w:spacing w:val="9"/>
        </w:rPr>
        <w:t xml:space="preserve"> </w:t>
      </w:r>
      <w:r w:rsidRPr="0083722C">
        <w:rPr>
          <w:color w:val="333333"/>
        </w:rPr>
        <w:t>PFI</w:t>
      </w:r>
      <w:r w:rsidRPr="0083722C">
        <w:rPr>
          <w:color w:val="333333"/>
          <w:spacing w:val="8"/>
        </w:rPr>
        <w:t xml:space="preserve"> </w:t>
      </w:r>
      <w:r w:rsidRPr="0083722C">
        <w:rPr>
          <w:color w:val="333333"/>
        </w:rPr>
        <w:t>ES-5</w:t>
      </w:r>
      <w:r w:rsidRPr="0083722C">
        <w:rPr>
          <w:color w:val="333333"/>
          <w:spacing w:val="9"/>
        </w:rPr>
        <w:t xml:space="preserve"> </w:t>
      </w:r>
      <w:r w:rsidRPr="0083722C">
        <w:rPr>
          <w:color w:val="333333"/>
        </w:rPr>
        <w:t>standard</w:t>
      </w:r>
      <w:r w:rsidRPr="0083722C">
        <w:rPr>
          <w:color w:val="333333"/>
          <w:spacing w:val="9"/>
        </w:rPr>
        <w:t xml:space="preserve"> </w:t>
      </w:r>
      <w:r w:rsidRPr="0083722C">
        <w:rPr>
          <w:color w:val="333333"/>
        </w:rPr>
        <w:t>cleaning</w:t>
      </w:r>
      <w:r w:rsidRPr="0083722C">
        <w:rPr>
          <w:color w:val="333333"/>
          <w:spacing w:val="8"/>
        </w:rPr>
        <w:t xml:space="preserve"> </w:t>
      </w:r>
      <w:r w:rsidRPr="0083722C">
        <w:rPr>
          <w:color w:val="333333"/>
          <w:spacing w:val="-2"/>
        </w:rPr>
        <w:t>requirements</w:t>
      </w:r>
    </w:p>
    <w:p w14:paraId="3B940877" w14:textId="3113F594" w:rsidR="000B2ED4" w:rsidRPr="0083722C" w:rsidRDefault="000B2ED4" w:rsidP="0083722C">
      <w:pPr>
        <w:pStyle w:val="ListParagraph"/>
        <w:numPr>
          <w:ilvl w:val="1"/>
          <w:numId w:val="1"/>
        </w:numPr>
        <w:spacing w:before="120" w:after="120"/>
        <w:ind w:left="1134" w:hanging="425"/>
      </w:pPr>
      <w:r w:rsidRPr="0083722C">
        <w:rPr>
          <w:b/>
        </w:rPr>
        <w:t xml:space="preserve">- </w:t>
      </w:r>
      <w:r w:rsidRPr="0083722C">
        <w:rPr>
          <w:color w:val="333333"/>
        </w:rPr>
        <w:t>Shipping documentation required by CPM-SU-5244 shall be furnished to the Purchaser for review and acceptance in advance of shipment of materials and within the time frame specified in</w:t>
      </w:r>
      <w:r w:rsidRPr="0083722C">
        <w:rPr>
          <w:color w:val="333333"/>
          <w:spacing w:val="31"/>
        </w:rPr>
        <w:t xml:space="preserve"> </w:t>
      </w:r>
      <w:r w:rsidRPr="0083722C">
        <w:rPr>
          <w:color w:val="333333"/>
        </w:rPr>
        <w:t>CPM-SU-5244.</w:t>
      </w:r>
    </w:p>
    <w:p w14:paraId="09E47B26" w14:textId="233A6EF5" w:rsidR="000B2ED4" w:rsidRPr="0083722C" w:rsidRDefault="000B2ED4" w:rsidP="0083722C">
      <w:pPr>
        <w:pStyle w:val="ListParagraph"/>
        <w:numPr>
          <w:ilvl w:val="1"/>
          <w:numId w:val="1"/>
        </w:numPr>
        <w:spacing w:before="120" w:after="120"/>
        <w:ind w:left="1134" w:hanging="425"/>
      </w:pPr>
      <w:r w:rsidRPr="0083722C">
        <w:rPr>
          <w:b/>
        </w:rPr>
        <w:t>-</w:t>
      </w:r>
      <w:r w:rsidRPr="0083722C">
        <w:rPr>
          <w:b/>
          <w:spacing w:val="1"/>
        </w:rPr>
        <w:t xml:space="preserve"> </w:t>
      </w:r>
      <w:r w:rsidRPr="0083722C">
        <w:rPr>
          <w:color w:val="333333"/>
        </w:rPr>
        <w:t>Each</w:t>
      </w:r>
      <w:r w:rsidRPr="0083722C">
        <w:rPr>
          <w:color w:val="333333"/>
          <w:spacing w:val="9"/>
        </w:rPr>
        <w:t xml:space="preserve"> </w:t>
      </w:r>
      <w:r w:rsidRPr="0083722C">
        <w:rPr>
          <w:color w:val="333333"/>
        </w:rPr>
        <w:t>section</w:t>
      </w:r>
      <w:r w:rsidRPr="0083722C">
        <w:rPr>
          <w:color w:val="333333"/>
          <w:spacing w:val="8"/>
        </w:rPr>
        <w:t xml:space="preserve"> </w:t>
      </w:r>
      <w:r w:rsidRPr="0083722C">
        <w:rPr>
          <w:color w:val="333333"/>
        </w:rPr>
        <w:t>of</w:t>
      </w:r>
      <w:r w:rsidRPr="0083722C">
        <w:rPr>
          <w:color w:val="333333"/>
          <w:spacing w:val="9"/>
        </w:rPr>
        <w:t xml:space="preserve"> </w:t>
      </w:r>
      <w:r w:rsidRPr="0083722C">
        <w:rPr>
          <w:color w:val="333333"/>
        </w:rPr>
        <w:t>fabricated</w:t>
      </w:r>
      <w:r w:rsidRPr="0083722C">
        <w:rPr>
          <w:color w:val="333333"/>
          <w:spacing w:val="9"/>
        </w:rPr>
        <w:t xml:space="preserve"> </w:t>
      </w:r>
      <w:r w:rsidRPr="0083722C">
        <w:rPr>
          <w:color w:val="333333"/>
        </w:rPr>
        <w:t>piping</w:t>
      </w:r>
      <w:r w:rsidRPr="0083722C">
        <w:rPr>
          <w:color w:val="333333"/>
          <w:spacing w:val="8"/>
        </w:rPr>
        <w:t xml:space="preserve"> </w:t>
      </w:r>
      <w:r w:rsidRPr="0083722C">
        <w:rPr>
          <w:color w:val="333333"/>
        </w:rPr>
        <w:t>shall</w:t>
      </w:r>
      <w:r w:rsidRPr="0083722C">
        <w:rPr>
          <w:color w:val="333333"/>
          <w:spacing w:val="9"/>
        </w:rPr>
        <w:t xml:space="preserve"> </w:t>
      </w:r>
      <w:r w:rsidRPr="0083722C">
        <w:rPr>
          <w:color w:val="333333"/>
        </w:rPr>
        <w:t>be</w:t>
      </w:r>
      <w:r w:rsidRPr="0083722C">
        <w:rPr>
          <w:color w:val="333333"/>
          <w:spacing w:val="8"/>
        </w:rPr>
        <w:t xml:space="preserve"> </w:t>
      </w:r>
      <w:r w:rsidRPr="0083722C">
        <w:rPr>
          <w:color w:val="333333"/>
        </w:rPr>
        <w:t>plainly</w:t>
      </w:r>
      <w:r w:rsidRPr="0083722C">
        <w:rPr>
          <w:color w:val="333333"/>
          <w:spacing w:val="9"/>
        </w:rPr>
        <w:t xml:space="preserve"> </w:t>
      </w:r>
      <w:r w:rsidRPr="0083722C">
        <w:rPr>
          <w:color w:val="333333"/>
        </w:rPr>
        <w:t>marked</w:t>
      </w:r>
      <w:r w:rsidRPr="0083722C">
        <w:rPr>
          <w:color w:val="333333"/>
          <w:spacing w:val="9"/>
        </w:rPr>
        <w:t xml:space="preserve"> </w:t>
      </w:r>
      <w:r w:rsidRPr="0083722C">
        <w:rPr>
          <w:color w:val="333333"/>
        </w:rPr>
        <w:t>with</w:t>
      </w:r>
      <w:r w:rsidRPr="0083722C">
        <w:rPr>
          <w:color w:val="333333"/>
          <w:spacing w:val="8"/>
        </w:rPr>
        <w:t xml:space="preserve"> </w:t>
      </w:r>
      <w:r w:rsidRPr="0083722C">
        <w:rPr>
          <w:color w:val="333333"/>
        </w:rPr>
        <w:t>the</w:t>
      </w:r>
      <w:r w:rsidRPr="0083722C">
        <w:rPr>
          <w:color w:val="333333"/>
          <w:spacing w:val="9"/>
        </w:rPr>
        <w:t xml:space="preserve"> </w:t>
      </w:r>
      <w:r w:rsidRPr="0083722C">
        <w:rPr>
          <w:color w:val="333333"/>
        </w:rPr>
        <w:t>order</w:t>
      </w:r>
      <w:r w:rsidRPr="0083722C">
        <w:rPr>
          <w:color w:val="333333"/>
          <w:spacing w:val="9"/>
        </w:rPr>
        <w:t xml:space="preserve"> </w:t>
      </w:r>
      <w:r w:rsidRPr="0083722C">
        <w:rPr>
          <w:color w:val="333333"/>
        </w:rPr>
        <w:t>and</w:t>
      </w:r>
      <w:r w:rsidRPr="0083722C">
        <w:rPr>
          <w:color w:val="333333"/>
          <w:spacing w:val="8"/>
        </w:rPr>
        <w:t xml:space="preserve"> </w:t>
      </w:r>
      <w:r w:rsidRPr="0083722C">
        <w:rPr>
          <w:color w:val="333333"/>
        </w:rPr>
        <w:t>spool</w:t>
      </w:r>
      <w:r w:rsidRPr="0083722C">
        <w:rPr>
          <w:color w:val="333333"/>
          <w:spacing w:val="9"/>
        </w:rPr>
        <w:t xml:space="preserve"> </w:t>
      </w:r>
      <w:r w:rsidRPr="0083722C">
        <w:rPr>
          <w:color w:val="333333"/>
          <w:spacing w:val="-2"/>
        </w:rPr>
        <w:t>number.</w:t>
      </w:r>
    </w:p>
    <w:p w14:paraId="65119327" w14:textId="0F231D84" w:rsidR="000B2ED4" w:rsidRPr="0083722C" w:rsidRDefault="000B2ED4" w:rsidP="0083722C">
      <w:pPr>
        <w:pStyle w:val="BodyText"/>
        <w:spacing w:before="120" w:after="120"/>
        <w:ind w:left="1418" w:hanging="284"/>
        <w:rPr>
          <w:sz w:val="22"/>
          <w:szCs w:val="22"/>
        </w:rPr>
      </w:pPr>
      <w:r w:rsidRPr="0083722C">
        <w:rPr>
          <w:b/>
          <w:sz w:val="22"/>
          <w:szCs w:val="22"/>
        </w:rPr>
        <w:t>28-4.1</w:t>
      </w:r>
      <w:r w:rsidRPr="0083722C">
        <w:rPr>
          <w:b/>
          <w:spacing w:val="14"/>
          <w:sz w:val="22"/>
          <w:szCs w:val="22"/>
        </w:rPr>
        <w:t xml:space="preserve"> </w:t>
      </w:r>
      <w:r w:rsidRPr="0083722C">
        <w:rPr>
          <w:b/>
          <w:sz w:val="22"/>
          <w:szCs w:val="22"/>
        </w:rPr>
        <w:t>-</w:t>
      </w:r>
      <w:r w:rsidRPr="0083722C">
        <w:rPr>
          <w:b/>
          <w:spacing w:val="2"/>
          <w:sz w:val="22"/>
          <w:szCs w:val="22"/>
        </w:rPr>
        <w:t xml:space="preserve"> </w:t>
      </w:r>
      <w:r w:rsidRPr="0083722C">
        <w:rPr>
          <w:color w:val="333333"/>
          <w:sz w:val="22"/>
          <w:szCs w:val="22"/>
        </w:rPr>
        <w:t>Marking</w:t>
      </w:r>
      <w:r w:rsidRPr="0083722C">
        <w:rPr>
          <w:color w:val="333333"/>
          <w:spacing w:val="8"/>
          <w:sz w:val="22"/>
          <w:szCs w:val="22"/>
        </w:rPr>
        <w:t xml:space="preserve"> </w:t>
      </w:r>
      <w:r w:rsidRPr="0083722C">
        <w:rPr>
          <w:color w:val="333333"/>
          <w:sz w:val="22"/>
          <w:szCs w:val="22"/>
        </w:rPr>
        <w:t>shall</w:t>
      </w:r>
      <w:r w:rsidRPr="0083722C">
        <w:rPr>
          <w:color w:val="333333"/>
          <w:spacing w:val="9"/>
          <w:sz w:val="22"/>
          <w:szCs w:val="22"/>
        </w:rPr>
        <w:t xml:space="preserve"> </w:t>
      </w:r>
      <w:r w:rsidRPr="0083722C">
        <w:rPr>
          <w:color w:val="333333"/>
          <w:sz w:val="22"/>
          <w:szCs w:val="22"/>
        </w:rPr>
        <w:t>be</w:t>
      </w:r>
      <w:r w:rsidRPr="0083722C">
        <w:rPr>
          <w:color w:val="333333"/>
          <w:spacing w:val="8"/>
          <w:sz w:val="22"/>
          <w:szCs w:val="22"/>
        </w:rPr>
        <w:t xml:space="preserve"> </w:t>
      </w:r>
      <w:r w:rsidRPr="0083722C">
        <w:rPr>
          <w:color w:val="333333"/>
          <w:sz w:val="22"/>
          <w:szCs w:val="22"/>
        </w:rPr>
        <w:t>waterproof</w:t>
      </w:r>
      <w:r w:rsidRPr="0083722C">
        <w:rPr>
          <w:color w:val="333333"/>
          <w:spacing w:val="9"/>
          <w:sz w:val="22"/>
          <w:szCs w:val="22"/>
        </w:rPr>
        <w:t xml:space="preserve"> </w:t>
      </w:r>
      <w:r w:rsidRPr="0083722C">
        <w:rPr>
          <w:color w:val="333333"/>
          <w:sz w:val="22"/>
          <w:szCs w:val="22"/>
        </w:rPr>
        <w:t>and</w:t>
      </w:r>
      <w:r w:rsidRPr="0083722C">
        <w:rPr>
          <w:color w:val="333333"/>
          <w:spacing w:val="8"/>
          <w:sz w:val="22"/>
          <w:szCs w:val="22"/>
        </w:rPr>
        <w:t xml:space="preserve"> </w:t>
      </w:r>
      <w:r w:rsidRPr="0083722C">
        <w:rPr>
          <w:color w:val="333333"/>
          <w:sz w:val="22"/>
          <w:szCs w:val="22"/>
        </w:rPr>
        <w:t>clearly</w:t>
      </w:r>
      <w:r w:rsidRPr="0083722C">
        <w:rPr>
          <w:color w:val="333333"/>
          <w:spacing w:val="9"/>
          <w:sz w:val="22"/>
          <w:szCs w:val="22"/>
        </w:rPr>
        <w:t xml:space="preserve"> </w:t>
      </w:r>
      <w:r w:rsidRPr="0083722C">
        <w:rPr>
          <w:color w:val="333333"/>
          <w:sz w:val="22"/>
          <w:szCs w:val="22"/>
        </w:rPr>
        <w:t>readable,</w:t>
      </w:r>
      <w:r w:rsidRPr="0083722C">
        <w:rPr>
          <w:color w:val="333333"/>
          <w:spacing w:val="8"/>
          <w:sz w:val="22"/>
          <w:szCs w:val="22"/>
        </w:rPr>
        <w:t xml:space="preserve"> </w:t>
      </w:r>
      <w:r w:rsidRPr="0083722C">
        <w:rPr>
          <w:color w:val="333333"/>
          <w:sz w:val="22"/>
          <w:szCs w:val="22"/>
        </w:rPr>
        <w:t>with</w:t>
      </w:r>
      <w:r w:rsidRPr="0083722C">
        <w:rPr>
          <w:color w:val="333333"/>
          <w:spacing w:val="8"/>
          <w:sz w:val="22"/>
          <w:szCs w:val="22"/>
        </w:rPr>
        <w:t xml:space="preserve"> </w:t>
      </w:r>
      <w:r w:rsidRPr="0083722C">
        <w:rPr>
          <w:color w:val="333333"/>
          <w:sz w:val="22"/>
          <w:szCs w:val="22"/>
        </w:rPr>
        <w:t>characters</w:t>
      </w:r>
      <w:r w:rsidRPr="0083722C">
        <w:rPr>
          <w:color w:val="333333"/>
          <w:spacing w:val="9"/>
          <w:sz w:val="22"/>
          <w:szCs w:val="22"/>
        </w:rPr>
        <w:t xml:space="preserve"> </w:t>
      </w:r>
      <w:r w:rsidRPr="0083722C">
        <w:rPr>
          <w:color w:val="333333"/>
          <w:sz w:val="22"/>
          <w:szCs w:val="22"/>
        </w:rPr>
        <w:t>at</w:t>
      </w:r>
      <w:r w:rsidRPr="0083722C">
        <w:rPr>
          <w:color w:val="333333"/>
          <w:spacing w:val="8"/>
          <w:sz w:val="22"/>
          <w:szCs w:val="22"/>
        </w:rPr>
        <w:t xml:space="preserve"> </w:t>
      </w:r>
      <w:r w:rsidRPr="0083722C">
        <w:rPr>
          <w:color w:val="333333"/>
          <w:sz w:val="22"/>
          <w:szCs w:val="22"/>
        </w:rPr>
        <w:t>least</w:t>
      </w:r>
      <w:r w:rsidRPr="0083722C">
        <w:rPr>
          <w:color w:val="333333"/>
          <w:spacing w:val="9"/>
          <w:sz w:val="22"/>
          <w:szCs w:val="22"/>
        </w:rPr>
        <w:t xml:space="preserve"> </w:t>
      </w:r>
      <w:r w:rsidRPr="0083722C">
        <w:rPr>
          <w:color w:val="333333"/>
          <w:sz w:val="22"/>
          <w:szCs w:val="22"/>
        </w:rPr>
        <w:t>1/2</w:t>
      </w:r>
      <w:r w:rsidRPr="0083722C">
        <w:rPr>
          <w:color w:val="333333"/>
          <w:spacing w:val="8"/>
          <w:sz w:val="22"/>
          <w:szCs w:val="22"/>
        </w:rPr>
        <w:t xml:space="preserve"> </w:t>
      </w:r>
      <w:r w:rsidRPr="0083722C">
        <w:rPr>
          <w:color w:val="333333"/>
          <w:sz w:val="22"/>
          <w:szCs w:val="22"/>
        </w:rPr>
        <w:t>inch</w:t>
      </w:r>
      <w:r w:rsidRPr="0083722C">
        <w:rPr>
          <w:color w:val="333333"/>
          <w:spacing w:val="9"/>
          <w:sz w:val="22"/>
          <w:szCs w:val="22"/>
        </w:rPr>
        <w:t xml:space="preserve"> </w:t>
      </w:r>
      <w:r w:rsidRPr="0083722C">
        <w:rPr>
          <w:color w:val="333333"/>
          <w:sz w:val="22"/>
          <w:szCs w:val="22"/>
        </w:rPr>
        <w:t>(13</w:t>
      </w:r>
      <w:r w:rsidRPr="0083722C">
        <w:rPr>
          <w:color w:val="333333"/>
          <w:spacing w:val="8"/>
          <w:sz w:val="22"/>
          <w:szCs w:val="22"/>
        </w:rPr>
        <w:t xml:space="preserve"> </w:t>
      </w:r>
      <w:r w:rsidRPr="0083722C">
        <w:rPr>
          <w:color w:val="333333"/>
          <w:sz w:val="22"/>
          <w:szCs w:val="22"/>
        </w:rPr>
        <w:t>mm)</w:t>
      </w:r>
      <w:r w:rsidRPr="0083722C">
        <w:rPr>
          <w:color w:val="333333"/>
          <w:spacing w:val="9"/>
          <w:sz w:val="22"/>
          <w:szCs w:val="22"/>
        </w:rPr>
        <w:t xml:space="preserve"> </w:t>
      </w:r>
      <w:r w:rsidRPr="0083722C">
        <w:rPr>
          <w:color w:val="333333"/>
          <w:spacing w:val="-2"/>
          <w:sz w:val="22"/>
          <w:szCs w:val="22"/>
        </w:rPr>
        <w:t>tall.</w:t>
      </w:r>
    </w:p>
    <w:p w14:paraId="3B3D94E1" w14:textId="3B2A056C" w:rsidR="000B2ED4" w:rsidRPr="0083722C" w:rsidRDefault="000B2ED4" w:rsidP="0083722C">
      <w:pPr>
        <w:pStyle w:val="BodyText"/>
        <w:spacing w:before="120" w:after="120"/>
        <w:ind w:left="1418" w:hanging="284"/>
        <w:rPr>
          <w:sz w:val="22"/>
          <w:szCs w:val="22"/>
        </w:rPr>
      </w:pPr>
      <w:r w:rsidRPr="0083722C">
        <w:rPr>
          <w:b/>
          <w:sz w:val="22"/>
          <w:szCs w:val="22"/>
        </w:rPr>
        <w:t>28-4.2</w:t>
      </w:r>
      <w:r w:rsidRPr="0083722C">
        <w:rPr>
          <w:b/>
          <w:spacing w:val="15"/>
          <w:sz w:val="22"/>
          <w:szCs w:val="22"/>
        </w:rPr>
        <w:t xml:space="preserve"> </w:t>
      </w:r>
      <w:r w:rsidRPr="0083722C">
        <w:rPr>
          <w:b/>
          <w:sz w:val="22"/>
          <w:szCs w:val="22"/>
        </w:rPr>
        <w:t>-</w:t>
      </w:r>
      <w:r w:rsidRPr="0083722C">
        <w:rPr>
          <w:b/>
          <w:spacing w:val="2"/>
          <w:sz w:val="22"/>
          <w:szCs w:val="22"/>
        </w:rPr>
        <w:t xml:space="preserve"> </w:t>
      </w:r>
      <w:r w:rsidRPr="0083722C">
        <w:rPr>
          <w:color w:val="333333"/>
          <w:sz w:val="22"/>
          <w:szCs w:val="22"/>
        </w:rPr>
        <w:t>Paint,</w:t>
      </w:r>
      <w:r w:rsidRPr="0083722C">
        <w:rPr>
          <w:color w:val="333333"/>
          <w:spacing w:val="8"/>
          <w:sz w:val="22"/>
          <w:szCs w:val="22"/>
        </w:rPr>
        <w:t xml:space="preserve"> </w:t>
      </w:r>
      <w:r w:rsidRPr="0083722C">
        <w:rPr>
          <w:color w:val="333333"/>
          <w:sz w:val="22"/>
          <w:szCs w:val="22"/>
        </w:rPr>
        <w:t>ink,</w:t>
      </w:r>
      <w:r w:rsidRPr="0083722C">
        <w:rPr>
          <w:color w:val="333333"/>
          <w:spacing w:val="9"/>
          <w:sz w:val="22"/>
          <w:szCs w:val="22"/>
        </w:rPr>
        <w:t xml:space="preserve"> </w:t>
      </w:r>
      <w:r w:rsidRPr="0083722C">
        <w:rPr>
          <w:color w:val="333333"/>
          <w:sz w:val="22"/>
          <w:szCs w:val="22"/>
        </w:rPr>
        <w:t>and</w:t>
      </w:r>
      <w:r w:rsidRPr="0083722C">
        <w:rPr>
          <w:color w:val="333333"/>
          <w:spacing w:val="9"/>
          <w:sz w:val="22"/>
          <w:szCs w:val="22"/>
        </w:rPr>
        <w:t xml:space="preserve"> </w:t>
      </w:r>
      <w:r w:rsidRPr="0083722C">
        <w:rPr>
          <w:color w:val="333333"/>
          <w:sz w:val="22"/>
          <w:szCs w:val="22"/>
        </w:rPr>
        <w:t>marking</w:t>
      </w:r>
      <w:r w:rsidRPr="0083722C">
        <w:rPr>
          <w:color w:val="333333"/>
          <w:spacing w:val="9"/>
          <w:sz w:val="22"/>
          <w:szCs w:val="22"/>
        </w:rPr>
        <w:t xml:space="preserve"> </w:t>
      </w:r>
      <w:r w:rsidRPr="0083722C">
        <w:rPr>
          <w:color w:val="333333"/>
          <w:sz w:val="22"/>
          <w:szCs w:val="22"/>
        </w:rPr>
        <w:t>material</w:t>
      </w:r>
      <w:r w:rsidRPr="0083722C">
        <w:rPr>
          <w:color w:val="333333"/>
          <w:spacing w:val="8"/>
          <w:sz w:val="22"/>
          <w:szCs w:val="22"/>
        </w:rPr>
        <w:t xml:space="preserve"> </w:t>
      </w:r>
      <w:r w:rsidRPr="0083722C">
        <w:rPr>
          <w:color w:val="333333"/>
          <w:sz w:val="22"/>
          <w:szCs w:val="22"/>
        </w:rPr>
        <w:t>shall</w:t>
      </w:r>
      <w:r w:rsidRPr="0083722C">
        <w:rPr>
          <w:color w:val="333333"/>
          <w:spacing w:val="9"/>
          <w:sz w:val="22"/>
          <w:szCs w:val="22"/>
        </w:rPr>
        <w:t xml:space="preserve"> </w:t>
      </w:r>
      <w:r w:rsidRPr="0083722C">
        <w:rPr>
          <w:color w:val="333333"/>
          <w:sz w:val="22"/>
          <w:szCs w:val="22"/>
        </w:rPr>
        <w:t>not</w:t>
      </w:r>
      <w:r w:rsidRPr="0083722C">
        <w:rPr>
          <w:color w:val="333333"/>
          <w:spacing w:val="9"/>
          <w:sz w:val="22"/>
          <w:szCs w:val="22"/>
        </w:rPr>
        <w:t xml:space="preserve"> </w:t>
      </w:r>
      <w:r w:rsidRPr="0083722C">
        <w:rPr>
          <w:color w:val="333333"/>
          <w:sz w:val="22"/>
          <w:szCs w:val="22"/>
        </w:rPr>
        <w:t>contain</w:t>
      </w:r>
      <w:r w:rsidRPr="0083722C">
        <w:rPr>
          <w:color w:val="333333"/>
          <w:spacing w:val="9"/>
          <w:sz w:val="22"/>
          <w:szCs w:val="22"/>
        </w:rPr>
        <w:t xml:space="preserve"> </w:t>
      </w:r>
      <w:r w:rsidRPr="0083722C">
        <w:rPr>
          <w:color w:val="333333"/>
          <w:sz w:val="22"/>
          <w:szCs w:val="22"/>
        </w:rPr>
        <w:t>chlorides,</w:t>
      </w:r>
      <w:r w:rsidRPr="0083722C">
        <w:rPr>
          <w:color w:val="333333"/>
          <w:spacing w:val="9"/>
          <w:sz w:val="22"/>
          <w:szCs w:val="22"/>
        </w:rPr>
        <w:t xml:space="preserve"> </w:t>
      </w:r>
      <w:r w:rsidRPr="0083722C">
        <w:rPr>
          <w:color w:val="333333"/>
          <w:sz w:val="22"/>
          <w:szCs w:val="22"/>
        </w:rPr>
        <w:t>sulfur,</w:t>
      </w:r>
      <w:r w:rsidRPr="0083722C">
        <w:rPr>
          <w:color w:val="333333"/>
          <w:spacing w:val="8"/>
          <w:sz w:val="22"/>
          <w:szCs w:val="22"/>
        </w:rPr>
        <w:t xml:space="preserve"> </w:t>
      </w:r>
      <w:r w:rsidRPr="0083722C">
        <w:rPr>
          <w:color w:val="333333"/>
          <w:sz w:val="22"/>
          <w:szCs w:val="22"/>
        </w:rPr>
        <w:t>lead,</w:t>
      </w:r>
      <w:r w:rsidRPr="0083722C">
        <w:rPr>
          <w:color w:val="333333"/>
          <w:spacing w:val="9"/>
          <w:sz w:val="22"/>
          <w:szCs w:val="22"/>
        </w:rPr>
        <w:t xml:space="preserve"> </w:t>
      </w:r>
      <w:r w:rsidRPr="0083722C">
        <w:rPr>
          <w:color w:val="333333"/>
          <w:sz w:val="22"/>
          <w:szCs w:val="22"/>
        </w:rPr>
        <w:t>or</w:t>
      </w:r>
      <w:r w:rsidRPr="0083722C">
        <w:rPr>
          <w:color w:val="333333"/>
          <w:spacing w:val="9"/>
          <w:sz w:val="22"/>
          <w:szCs w:val="22"/>
        </w:rPr>
        <w:t xml:space="preserve"> </w:t>
      </w:r>
      <w:r w:rsidRPr="0083722C">
        <w:rPr>
          <w:color w:val="333333"/>
          <w:sz w:val="22"/>
          <w:szCs w:val="22"/>
        </w:rPr>
        <w:t>other</w:t>
      </w:r>
      <w:r w:rsidRPr="0083722C">
        <w:rPr>
          <w:color w:val="333333"/>
          <w:spacing w:val="9"/>
          <w:sz w:val="22"/>
          <w:szCs w:val="22"/>
        </w:rPr>
        <w:t xml:space="preserve"> </w:t>
      </w:r>
      <w:r w:rsidRPr="0083722C">
        <w:rPr>
          <w:color w:val="333333"/>
          <w:spacing w:val="-2"/>
          <w:sz w:val="22"/>
          <w:szCs w:val="22"/>
        </w:rPr>
        <w:t>metals.</w:t>
      </w:r>
    </w:p>
    <w:p w14:paraId="481FF83C" w14:textId="5FB628B0" w:rsidR="000B2ED4" w:rsidRPr="0083722C" w:rsidRDefault="000B2ED4" w:rsidP="0083722C">
      <w:pPr>
        <w:pStyle w:val="BodyText"/>
        <w:spacing w:before="120" w:after="120"/>
        <w:ind w:left="1418" w:hanging="284"/>
        <w:rPr>
          <w:sz w:val="22"/>
          <w:szCs w:val="22"/>
        </w:rPr>
      </w:pPr>
      <w:r w:rsidRPr="0083722C">
        <w:rPr>
          <w:b/>
          <w:sz w:val="22"/>
          <w:szCs w:val="22"/>
        </w:rPr>
        <w:t>28-4.3</w:t>
      </w:r>
      <w:r w:rsidRPr="0083722C">
        <w:rPr>
          <w:b/>
          <w:spacing w:val="12"/>
          <w:sz w:val="22"/>
          <w:szCs w:val="22"/>
        </w:rPr>
        <w:t xml:space="preserve"> </w:t>
      </w:r>
      <w:r w:rsidRPr="0083722C">
        <w:rPr>
          <w:b/>
          <w:sz w:val="22"/>
          <w:szCs w:val="22"/>
        </w:rPr>
        <w:t>-</w:t>
      </w:r>
      <w:r w:rsidRPr="0083722C">
        <w:rPr>
          <w:b/>
          <w:spacing w:val="-1"/>
          <w:sz w:val="22"/>
          <w:szCs w:val="22"/>
        </w:rPr>
        <w:t xml:space="preserve"> </w:t>
      </w:r>
      <w:r w:rsidRPr="0083722C">
        <w:rPr>
          <w:color w:val="333333"/>
          <w:sz w:val="22"/>
          <w:szCs w:val="22"/>
        </w:rPr>
        <w:t>Markings</w:t>
      </w:r>
      <w:r w:rsidRPr="0083722C">
        <w:rPr>
          <w:color w:val="333333"/>
          <w:spacing w:val="7"/>
          <w:sz w:val="22"/>
          <w:szCs w:val="22"/>
        </w:rPr>
        <w:t xml:space="preserve"> </w:t>
      </w:r>
      <w:r w:rsidRPr="0083722C">
        <w:rPr>
          <w:color w:val="333333"/>
          <w:sz w:val="22"/>
          <w:szCs w:val="22"/>
        </w:rPr>
        <w:t>shall</w:t>
      </w:r>
      <w:r w:rsidRPr="0083722C">
        <w:rPr>
          <w:color w:val="333333"/>
          <w:spacing w:val="6"/>
          <w:sz w:val="22"/>
          <w:szCs w:val="22"/>
        </w:rPr>
        <w:t xml:space="preserve"> </w:t>
      </w:r>
      <w:r w:rsidRPr="0083722C">
        <w:rPr>
          <w:color w:val="333333"/>
          <w:sz w:val="22"/>
          <w:szCs w:val="22"/>
        </w:rPr>
        <w:t>be</w:t>
      </w:r>
      <w:r w:rsidRPr="0083722C">
        <w:rPr>
          <w:color w:val="333333"/>
          <w:spacing w:val="6"/>
          <w:sz w:val="22"/>
          <w:szCs w:val="22"/>
        </w:rPr>
        <w:t xml:space="preserve"> </w:t>
      </w:r>
      <w:r w:rsidRPr="0083722C">
        <w:rPr>
          <w:color w:val="333333"/>
          <w:sz w:val="22"/>
          <w:szCs w:val="22"/>
        </w:rPr>
        <w:t>made</w:t>
      </w:r>
      <w:r w:rsidRPr="0083722C">
        <w:rPr>
          <w:color w:val="333333"/>
          <w:spacing w:val="7"/>
          <w:sz w:val="22"/>
          <w:szCs w:val="22"/>
        </w:rPr>
        <w:t xml:space="preserve"> </w:t>
      </w:r>
      <w:r w:rsidRPr="0083722C">
        <w:rPr>
          <w:color w:val="333333"/>
          <w:sz w:val="22"/>
          <w:szCs w:val="22"/>
        </w:rPr>
        <w:t>once</w:t>
      </w:r>
      <w:r w:rsidRPr="0083722C">
        <w:rPr>
          <w:color w:val="333333"/>
          <w:spacing w:val="6"/>
          <w:sz w:val="22"/>
          <w:szCs w:val="22"/>
        </w:rPr>
        <w:t xml:space="preserve"> </w:t>
      </w:r>
      <w:r w:rsidRPr="0083722C">
        <w:rPr>
          <w:color w:val="333333"/>
          <w:sz w:val="22"/>
          <w:szCs w:val="22"/>
        </w:rPr>
        <w:t>on</w:t>
      </w:r>
      <w:r w:rsidRPr="0083722C">
        <w:rPr>
          <w:color w:val="333333"/>
          <w:spacing w:val="6"/>
          <w:sz w:val="22"/>
          <w:szCs w:val="22"/>
        </w:rPr>
        <w:t xml:space="preserve"> </w:t>
      </w:r>
      <w:r w:rsidRPr="0083722C">
        <w:rPr>
          <w:color w:val="333333"/>
          <w:sz w:val="22"/>
          <w:szCs w:val="22"/>
        </w:rPr>
        <w:t>each</w:t>
      </w:r>
      <w:r w:rsidRPr="0083722C">
        <w:rPr>
          <w:color w:val="333333"/>
          <w:spacing w:val="7"/>
          <w:sz w:val="22"/>
          <w:szCs w:val="22"/>
        </w:rPr>
        <w:t xml:space="preserve"> </w:t>
      </w:r>
      <w:r w:rsidRPr="0083722C">
        <w:rPr>
          <w:color w:val="333333"/>
          <w:sz w:val="22"/>
          <w:szCs w:val="22"/>
        </w:rPr>
        <w:t>end</w:t>
      </w:r>
      <w:r w:rsidRPr="0083722C">
        <w:rPr>
          <w:color w:val="333333"/>
          <w:spacing w:val="6"/>
          <w:sz w:val="22"/>
          <w:szCs w:val="22"/>
        </w:rPr>
        <w:t xml:space="preserve"> </w:t>
      </w:r>
      <w:r w:rsidRPr="0083722C">
        <w:rPr>
          <w:color w:val="333333"/>
          <w:sz w:val="22"/>
          <w:szCs w:val="22"/>
        </w:rPr>
        <w:t>of</w:t>
      </w:r>
      <w:r w:rsidRPr="0083722C">
        <w:rPr>
          <w:color w:val="333333"/>
          <w:spacing w:val="7"/>
          <w:sz w:val="22"/>
          <w:szCs w:val="22"/>
        </w:rPr>
        <w:t xml:space="preserve"> </w:t>
      </w:r>
      <w:r w:rsidRPr="0083722C">
        <w:rPr>
          <w:color w:val="333333"/>
          <w:sz w:val="22"/>
          <w:szCs w:val="22"/>
        </w:rPr>
        <w:t>the</w:t>
      </w:r>
      <w:r w:rsidRPr="0083722C">
        <w:rPr>
          <w:color w:val="333333"/>
          <w:spacing w:val="6"/>
          <w:sz w:val="22"/>
          <w:szCs w:val="22"/>
        </w:rPr>
        <w:t xml:space="preserve"> </w:t>
      </w:r>
      <w:r w:rsidRPr="0083722C">
        <w:rPr>
          <w:color w:val="333333"/>
          <w:sz w:val="22"/>
          <w:szCs w:val="22"/>
        </w:rPr>
        <w:t>spool,</w:t>
      </w:r>
      <w:r w:rsidRPr="0083722C">
        <w:rPr>
          <w:color w:val="333333"/>
          <w:spacing w:val="6"/>
          <w:sz w:val="22"/>
          <w:szCs w:val="22"/>
        </w:rPr>
        <w:t xml:space="preserve"> </w:t>
      </w:r>
      <w:r w:rsidRPr="0083722C">
        <w:rPr>
          <w:color w:val="333333"/>
          <w:sz w:val="22"/>
          <w:szCs w:val="22"/>
        </w:rPr>
        <w:t>on</w:t>
      </w:r>
      <w:r w:rsidRPr="0083722C">
        <w:rPr>
          <w:color w:val="333333"/>
          <w:spacing w:val="7"/>
          <w:sz w:val="22"/>
          <w:szCs w:val="22"/>
        </w:rPr>
        <w:t xml:space="preserve"> </w:t>
      </w:r>
      <w:r w:rsidRPr="0083722C">
        <w:rPr>
          <w:color w:val="333333"/>
          <w:sz w:val="22"/>
          <w:szCs w:val="22"/>
        </w:rPr>
        <w:t>opposite</w:t>
      </w:r>
      <w:r w:rsidRPr="0083722C">
        <w:rPr>
          <w:color w:val="333333"/>
          <w:spacing w:val="6"/>
          <w:sz w:val="22"/>
          <w:szCs w:val="22"/>
        </w:rPr>
        <w:t xml:space="preserve"> </w:t>
      </w:r>
      <w:r w:rsidRPr="0083722C">
        <w:rPr>
          <w:color w:val="333333"/>
          <w:spacing w:val="-2"/>
          <w:sz w:val="22"/>
          <w:szCs w:val="22"/>
        </w:rPr>
        <w:t>sides.</w:t>
      </w:r>
    </w:p>
    <w:p w14:paraId="71C5E22E" w14:textId="2410574F" w:rsidR="000B2ED4" w:rsidRPr="0083722C" w:rsidRDefault="000B2ED4" w:rsidP="0083722C">
      <w:pPr>
        <w:pStyle w:val="BodyText"/>
        <w:spacing w:before="120" w:after="120"/>
        <w:ind w:left="1418" w:hanging="284"/>
        <w:rPr>
          <w:sz w:val="22"/>
          <w:szCs w:val="22"/>
        </w:rPr>
      </w:pPr>
      <w:r w:rsidRPr="0083722C">
        <w:rPr>
          <w:b/>
          <w:sz w:val="22"/>
          <w:szCs w:val="22"/>
        </w:rPr>
        <w:t>28-4.4</w:t>
      </w:r>
      <w:r w:rsidRPr="0083722C">
        <w:rPr>
          <w:b/>
          <w:spacing w:val="14"/>
          <w:sz w:val="22"/>
          <w:szCs w:val="22"/>
        </w:rPr>
        <w:t xml:space="preserve"> </w:t>
      </w:r>
      <w:r w:rsidRPr="0083722C">
        <w:rPr>
          <w:b/>
          <w:sz w:val="22"/>
          <w:szCs w:val="22"/>
        </w:rPr>
        <w:t xml:space="preserve">- </w:t>
      </w:r>
      <w:r w:rsidRPr="0083722C">
        <w:rPr>
          <w:color w:val="333333"/>
          <w:sz w:val="22"/>
          <w:szCs w:val="22"/>
        </w:rPr>
        <w:t>Proposals</w:t>
      </w:r>
      <w:r w:rsidRPr="0083722C">
        <w:rPr>
          <w:color w:val="333333"/>
          <w:spacing w:val="8"/>
          <w:sz w:val="22"/>
          <w:szCs w:val="22"/>
        </w:rPr>
        <w:t xml:space="preserve"> </w:t>
      </w:r>
      <w:r w:rsidRPr="0083722C">
        <w:rPr>
          <w:color w:val="333333"/>
          <w:sz w:val="22"/>
          <w:szCs w:val="22"/>
        </w:rPr>
        <w:t>to</w:t>
      </w:r>
      <w:r w:rsidRPr="0083722C">
        <w:rPr>
          <w:color w:val="333333"/>
          <w:spacing w:val="7"/>
          <w:sz w:val="22"/>
          <w:szCs w:val="22"/>
        </w:rPr>
        <w:t xml:space="preserve"> </w:t>
      </w:r>
      <w:r w:rsidRPr="0083722C">
        <w:rPr>
          <w:color w:val="333333"/>
          <w:sz w:val="22"/>
          <w:szCs w:val="22"/>
        </w:rPr>
        <w:t>use</w:t>
      </w:r>
      <w:r w:rsidRPr="0083722C">
        <w:rPr>
          <w:color w:val="333333"/>
          <w:spacing w:val="8"/>
          <w:sz w:val="22"/>
          <w:szCs w:val="22"/>
        </w:rPr>
        <w:t xml:space="preserve"> </w:t>
      </w:r>
      <w:r w:rsidRPr="0083722C">
        <w:rPr>
          <w:color w:val="333333"/>
          <w:sz w:val="22"/>
          <w:szCs w:val="22"/>
        </w:rPr>
        <w:t>bar</w:t>
      </w:r>
      <w:r w:rsidRPr="0083722C">
        <w:rPr>
          <w:color w:val="333333"/>
          <w:spacing w:val="8"/>
          <w:sz w:val="22"/>
          <w:szCs w:val="22"/>
        </w:rPr>
        <w:t xml:space="preserve"> </w:t>
      </w:r>
      <w:r w:rsidRPr="0083722C">
        <w:rPr>
          <w:color w:val="333333"/>
          <w:sz w:val="22"/>
          <w:szCs w:val="22"/>
        </w:rPr>
        <w:t>coding</w:t>
      </w:r>
      <w:r w:rsidRPr="0083722C">
        <w:rPr>
          <w:color w:val="333333"/>
          <w:spacing w:val="7"/>
          <w:sz w:val="22"/>
          <w:szCs w:val="22"/>
        </w:rPr>
        <w:t xml:space="preserve"> </w:t>
      </w:r>
      <w:r w:rsidRPr="0083722C">
        <w:rPr>
          <w:color w:val="333333"/>
          <w:sz w:val="22"/>
          <w:szCs w:val="22"/>
        </w:rPr>
        <w:t>shall</w:t>
      </w:r>
      <w:r w:rsidRPr="0083722C">
        <w:rPr>
          <w:color w:val="333333"/>
          <w:spacing w:val="8"/>
          <w:sz w:val="22"/>
          <w:szCs w:val="22"/>
        </w:rPr>
        <w:t xml:space="preserve"> </w:t>
      </w:r>
      <w:r w:rsidRPr="0083722C">
        <w:rPr>
          <w:color w:val="333333"/>
          <w:sz w:val="22"/>
          <w:szCs w:val="22"/>
        </w:rPr>
        <w:t>be</w:t>
      </w:r>
      <w:r w:rsidRPr="0083722C">
        <w:rPr>
          <w:color w:val="333333"/>
          <w:spacing w:val="8"/>
          <w:sz w:val="22"/>
          <w:szCs w:val="22"/>
        </w:rPr>
        <w:t xml:space="preserve"> </w:t>
      </w:r>
      <w:r w:rsidRPr="0083722C">
        <w:rPr>
          <w:color w:val="333333"/>
          <w:sz w:val="22"/>
          <w:szCs w:val="22"/>
        </w:rPr>
        <w:t>submitted</w:t>
      </w:r>
      <w:r w:rsidRPr="0083722C">
        <w:rPr>
          <w:color w:val="333333"/>
          <w:spacing w:val="7"/>
          <w:sz w:val="22"/>
          <w:szCs w:val="22"/>
        </w:rPr>
        <w:t xml:space="preserve"> </w:t>
      </w:r>
      <w:r w:rsidRPr="0083722C">
        <w:rPr>
          <w:color w:val="333333"/>
          <w:sz w:val="22"/>
          <w:szCs w:val="22"/>
        </w:rPr>
        <w:t>to</w:t>
      </w:r>
      <w:r w:rsidRPr="0083722C">
        <w:rPr>
          <w:color w:val="333333"/>
          <w:spacing w:val="8"/>
          <w:sz w:val="22"/>
          <w:szCs w:val="22"/>
        </w:rPr>
        <w:t xml:space="preserve"> </w:t>
      </w:r>
      <w:r w:rsidRPr="0083722C">
        <w:rPr>
          <w:color w:val="333333"/>
          <w:sz w:val="22"/>
          <w:szCs w:val="22"/>
        </w:rPr>
        <w:t>Purchaser</w:t>
      </w:r>
      <w:r w:rsidRPr="0083722C">
        <w:rPr>
          <w:color w:val="333333"/>
          <w:spacing w:val="8"/>
          <w:sz w:val="22"/>
          <w:szCs w:val="22"/>
        </w:rPr>
        <w:t xml:space="preserve"> </w:t>
      </w:r>
      <w:r w:rsidRPr="0083722C">
        <w:rPr>
          <w:color w:val="333333"/>
          <w:sz w:val="22"/>
          <w:szCs w:val="22"/>
        </w:rPr>
        <w:t>for</w:t>
      </w:r>
      <w:r w:rsidRPr="0083722C">
        <w:rPr>
          <w:color w:val="333333"/>
          <w:spacing w:val="7"/>
          <w:sz w:val="22"/>
          <w:szCs w:val="22"/>
        </w:rPr>
        <w:t xml:space="preserve"> </w:t>
      </w:r>
      <w:r w:rsidRPr="0083722C">
        <w:rPr>
          <w:color w:val="333333"/>
          <w:sz w:val="22"/>
          <w:szCs w:val="22"/>
        </w:rPr>
        <w:t>review</w:t>
      </w:r>
      <w:r w:rsidRPr="0083722C">
        <w:rPr>
          <w:color w:val="333333"/>
          <w:spacing w:val="8"/>
          <w:sz w:val="22"/>
          <w:szCs w:val="22"/>
        </w:rPr>
        <w:t xml:space="preserve"> </w:t>
      </w:r>
      <w:r w:rsidRPr="0083722C">
        <w:rPr>
          <w:color w:val="333333"/>
          <w:sz w:val="22"/>
          <w:szCs w:val="22"/>
        </w:rPr>
        <w:t>and</w:t>
      </w:r>
      <w:r w:rsidRPr="0083722C">
        <w:rPr>
          <w:color w:val="333333"/>
          <w:spacing w:val="7"/>
          <w:sz w:val="22"/>
          <w:szCs w:val="22"/>
        </w:rPr>
        <w:t xml:space="preserve"> </w:t>
      </w:r>
      <w:r w:rsidRPr="0083722C">
        <w:rPr>
          <w:color w:val="333333"/>
          <w:spacing w:val="-2"/>
          <w:sz w:val="22"/>
          <w:szCs w:val="22"/>
        </w:rPr>
        <w:t>acceptance.</w:t>
      </w:r>
    </w:p>
    <w:p w14:paraId="6CBCC84F" w14:textId="14A9441C" w:rsidR="000B2ED4" w:rsidRPr="0083722C" w:rsidRDefault="000B2ED4" w:rsidP="0083722C">
      <w:pPr>
        <w:pStyle w:val="BodyText"/>
        <w:spacing w:before="120" w:after="120"/>
        <w:ind w:left="1418" w:hanging="284"/>
        <w:rPr>
          <w:sz w:val="22"/>
          <w:szCs w:val="22"/>
        </w:rPr>
      </w:pPr>
      <w:r w:rsidRPr="0083722C">
        <w:rPr>
          <w:b/>
          <w:sz w:val="22"/>
          <w:szCs w:val="22"/>
        </w:rPr>
        <w:t>28-4.5</w:t>
      </w:r>
      <w:r w:rsidRPr="0083722C">
        <w:rPr>
          <w:b/>
          <w:spacing w:val="12"/>
          <w:sz w:val="22"/>
          <w:szCs w:val="22"/>
        </w:rPr>
        <w:t xml:space="preserve"> </w:t>
      </w:r>
      <w:r w:rsidRPr="0083722C">
        <w:rPr>
          <w:b/>
          <w:sz w:val="22"/>
          <w:szCs w:val="22"/>
        </w:rPr>
        <w:t xml:space="preserve">- </w:t>
      </w:r>
      <w:r w:rsidRPr="0083722C">
        <w:rPr>
          <w:color w:val="333333"/>
          <w:sz w:val="22"/>
          <w:szCs w:val="22"/>
        </w:rPr>
        <w:t>Detrimental</w:t>
      </w:r>
      <w:r w:rsidRPr="0083722C">
        <w:rPr>
          <w:color w:val="333333"/>
          <w:spacing w:val="7"/>
          <w:sz w:val="22"/>
          <w:szCs w:val="22"/>
        </w:rPr>
        <w:t xml:space="preserve"> </w:t>
      </w:r>
      <w:r w:rsidRPr="0083722C">
        <w:rPr>
          <w:color w:val="333333"/>
          <w:sz w:val="22"/>
          <w:szCs w:val="22"/>
        </w:rPr>
        <w:t>surface</w:t>
      </w:r>
      <w:r w:rsidRPr="0083722C">
        <w:rPr>
          <w:color w:val="333333"/>
          <w:spacing w:val="6"/>
          <w:sz w:val="22"/>
          <w:szCs w:val="22"/>
        </w:rPr>
        <w:t xml:space="preserve"> </w:t>
      </w:r>
      <w:r w:rsidRPr="0083722C">
        <w:rPr>
          <w:color w:val="333333"/>
          <w:sz w:val="22"/>
          <w:szCs w:val="22"/>
        </w:rPr>
        <w:t>contaminant</w:t>
      </w:r>
      <w:r w:rsidRPr="0083722C">
        <w:rPr>
          <w:color w:val="333333"/>
          <w:spacing w:val="7"/>
          <w:sz w:val="22"/>
          <w:szCs w:val="22"/>
        </w:rPr>
        <w:t xml:space="preserve"> </w:t>
      </w:r>
      <w:r w:rsidRPr="0083722C">
        <w:rPr>
          <w:color w:val="333333"/>
          <w:sz w:val="22"/>
          <w:szCs w:val="22"/>
        </w:rPr>
        <w:t>material</w:t>
      </w:r>
      <w:r w:rsidRPr="0083722C">
        <w:rPr>
          <w:color w:val="333333"/>
          <w:spacing w:val="7"/>
          <w:sz w:val="22"/>
          <w:szCs w:val="22"/>
        </w:rPr>
        <w:t xml:space="preserve"> </w:t>
      </w:r>
      <w:r w:rsidRPr="0083722C">
        <w:rPr>
          <w:color w:val="333333"/>
          <w:sz w:val="22"/>
          <w:szCs w:val="22"/>
        </w:rPr>
        <w:t>shall</w:t>
      </w:r>
      <w:r w:rsidRPr="0083722C">
        <w:rPr>
          <w:color w:val="333333"/>
          <w:spacing w:val="6"/>
          <w:sz w:val="22"/>
          <w:szCs w:val="22"/>
        </w:rPr>
        <w:t xml:space="preserve"> </w:t>
      </w:r>
      <w:r w:rsidRPr="0083722C">
        <w:rPr>
          <w:color w:val="333333"/>
          <w:sz w:val="22"/>
          <w:szCs w:val="22"/>
        </w:rPr>
        <w:t>not</w:t>
      </w:r>
      <w:r w:rsidRPr="0083722C">
        <w:rPr>
          <w:color w:val="333333"/>
          <w:spacing w:val="7"/>
          <w:sz w:val="22"/>
          <w:szCs w:val="22"/>
        </w:rPr>
        <w:t xml:space="preserve"> </w:t>
      </w:r>
      <w:r w:rsidRPr="0083722C">
        <w:rPr>
          <w:color w:val="333333"/>
          <w:sz w:val="22"/>
          <w:szCs w:val="22"/>
        </w:rPr>
        <w:t>be</w:t>
      </w:r>
      <w:r w:rsidRPr="0083722C">
        <w:rPr>
          <w:color w:val="333333"/>
          <w:spacing w:val="7"/>
          <w:sz w:val="22"/>
          <w:szCs w:val="22"/>
        </w:rPr>
        <w:t xml:space="preserve"> </w:t>
      </w:r>
      <w:r w:rsidRPr="0083722C">
        <w:rPr>
          <w:color w:val="333333"/>
          <w:spacing w:val="-2"/>
          <w:sz w:val="22"/>
          <w:szCs w:val="22"/>
        </w:rPr>
        <w:t>used.</w:t>
      </w:r>
    </w:p>
    <w:p w14:paraId="215D6727" w14:textId="7A4EC10F" w:rsidR="000B2ED4" w:rsidRPr="0083722C" w:rsidRDefault="000B2ED4" w:rsidP="0083722C">
      <w:pPr>
        <w:pStyle w:val="ListParagraph"/>
        <w:numPr>
          <w:ilvl w:val="1"/>
          <w:numId w:val="1"/>
        </w:numPr>
        <w:spacing w:before="120" w:after="120"/>
        <w:ind w:left="1134" w:hanging="425"/>
      </w:pPr>
      <w:r w:rsidRPr="0083722C">
        <w:rPr>
          <w:b/>
        </w:rPr>
        <w:t xml:space="preserve">- </w:t>
      </w:r>
      <w:r w:rsidRPr="0083722C">
        <w:rPr>
          <w:color w:val="333333"/>
        </w:rPr>
        <w:t>Exposed flange faces shall be protected against corrosion and damage in accordance with the requirements specified in CPM-SU-5244</w:t>
      </w:r>
      <w:r w:rsidR="004557C2" w:rsidRPr="0083722C">
        <w:rPr>
          <w:color w:val="333333"/>
        </w:rPr>
        <w:t>-TCO</w:t>
      </w:r>
      <w:r w:rsidRPr="0083722C">
        <w:rPr>
          <w:color w:val="333333"/>
        </w:rPr>
        <w:t>.</w:t>
      </w:r>
    </w:p>
    <w:p w14:paraId="20573AD3" w14:textId="77777777" w:rsidR="004557C2" w:rsidRPr="0083722C" w:rsidRDefault="000B2ED4" w:rsidP="0083722C">
      <w:pPr>
        <w:pStyle w:val="ListParagraph"/>
        <w:numPr>
          <w:ilvl w:val="1"/>
          <w:numId w:val="1"/>
        </w:numPr>
        <w:spacing w:before="120" w:after="120"/>
        <w:ind w:left="1134" w:hanging="425"/>
      </w:pPr>
      <w:r w:rsidRPr="0083722C">
        <w:rPr>
          <w:b/>
        </w:rPr>
        <w:t xml:space="preserve">- </w:t>
      </w:r>
      <w:r w:rsidRPr="0083722C">
        <w:rPr>
          <w:color w:val="333333"/>
        </w:rPr>
        <w:t xml:space="preserve">Plastic snap-in end covers shall be acceptable for pipe flanges. </w:t>
      </w:r>
    </w:p>
    <w:p w14:paraId="3E0CF077" w14:textId="77777777" w:rsidR="004557C2" w:rsidRPr="0083722C" w:rsidRDefault="000B2ED4" w:rsidP="0083722C">
      <w:pPr>
        <w:pStyle w:val="ListParagraph"/>
        <w:numPr>
          <w:ilvl w:val="1"/>
          <w:numId w:val="1"/>
        </w:numPr>
        <w:tabs>
          <w:tab w:val="left" w:pos="540"/>
        </w:tabs>
        <w:spacing w:before="120" w:after="120"/>
        <w:ind w:left="1134" w:hanging="425"/>
      </w:pPr>
      <w:r w:rsidRPr="0083722C">
        <w:rPr>
          <w:b/>
        </w:rPr>
        <w:t xml:space="preserve"> - </w:t>
      </w:r>
      <w:r w:rsidRPr="0083722C">
        <w:rPr>
          <w:color w:val="333333"/>
        </w:rPr>
        <w:t xml:space="preserve">Threaded connections shall be protected by thread protectors. </w:t>
      </w:r>
    </w:p>
    <w:p w14:paraId="174AFEBD" w14:textId="64B3E7C3" w:rsidR="000B2ED4" w:rsidRPr="0083722C" w:rsidRDefault="000B2ED4" w:rsidP="0083722C">
      <w:pPr>
        <w:pStyle w:val="ListParagraph"/>
        <w:numPr>
          <w:ilvl w:val="1"/>
          <w:numId w:val="1"/>
        </w:numPr>
        <w:tabs>
          <w:tab w:val="left" w:pos="540"/>
        </w:tabs>
        <w:spacing w:before="120" w:after="120"/>
        <w:ind w:left="1134" w:hanging="425"/>
      </w:pPr>
      <w:r w:rsidRPr="0083722C">
        <w:rPr>
          <w:b/>
        </w:rPr>
        <w:t xml:space="preserve"> - </w:t>
      </w:r>
      <w:r w:rsidRPr="0083722C">
        <w:rPr>
          <w:color w:val="333333"/>
        </w:rPr>
        <w:t>Beveled ends shall be protected by snug-fitting end protectors.</w:t>
      </w:r>
    </w:p>
    <w:p w14:paraId="482E51A8" w14:textId="77777777" w:rsidR="003623F1" w:rsidRPr="00073744" w:rsidRDefault="003623F1" w:rsidP="00F84705">
      <w:pPr>
        <w:tabs>
          <w:tab w:val="left" w:pos="540"/>
        </w:tabs>
        <w:spacing w:before="120" w:after="120"/>
        <w:rPr>
          <w:sz w:val="20"/>
          <w:szCs w:val="20"/>
        </w:rPr>
      </w:pPr>
    </w:p>
    <w:p w14:paraId="76049335" w14:textId="70249516" w:rsidR="00EC7A40" w:rsidRPr="009F609C" w:rsidRDefault="006322BB" w:rsidP="00CE15B4">
      <w:pPr>
        <w:pStyle w:val="Heading1"/>
        <w:numPr>
          <w:ilvl w:val="0"/>
          <w:numId w:val="35"/>
        </w:numPr>
        <w:spacing w:before="240" w:after="240"/>
        <w:ind w:left="709" w:hanging="709"/>
      </w:pPr>
      <w:bookmarkStart w:id="787" w:name="_Toc205628109"/>
      <w:r>
        <w:rPr>
          <w:lang w:val="ru-RU"/>
        </w:rPr>
        <w:lastRenderedPageBreak/>
        <w:t>Область применения</w:t>
      </w:r>
      <w:bookmarkEnd w:id="787"/>
    </w:p>
    <w:p w14:paraId="28903EE8" w14:textId="56ADDF32" w:rsidR="00EC7A40" w:rsidRPr="00F77A80" w:rsidRDefault="00764A11" w:rsidP="001205B5">
      <w:pPr>
        <w:pStyle w:val="Heading2"/>
        <w:numPr>
          <w:ilvl w:val="1"/>
          <w:numId w:val="35"/>
        </w:numPr>
        <w:spacing w:before="240" w:after="240"/>
        <w:ind w:left="851" w:hanging="707"/>
      </w:pPr>
      <w:bookmarkStart w:id="788" w:name="_Toc205628110"/>
      <w:r w:rsidRPr="00F77A80">
        <w:rPr>
          <w:sz w:val="22"/>
          <w:szCs w:val="22"/>
          <w:lang w:val="ru-RU"/>
        </w:rPr>
        <w:t>О</w:t>
      </w:r>
      <w:r w:rsidR="00C875AA" w:rsidRPr="00F77A80">
        <w:rPr>
          <w:sz w:val="22"/>
          <w:szCs w:val="22"/>
          <w:lang w:val="ru-RU"/>
        </w:rPr>
        <w:t>бласть применения</w:t>
      </w:r>
      <w:bookmarkEnd w:id="788"/>
    </w:p>
    <w:p w14:paraId="7B6B8EED" w14:textId="08E506C1" w:rsidR="00B779EA" w:rsidRPr="00621D4F" w:rsidRDefault="00B779EA" w:rsidP="001205B5">
      <w:pPr>
        <w:pStyle w:val="ListParagraph"/>
        <w:numPr>
          <w:ilvl w:val="0"/>
          <w:numId w:val="36"/>
        </w:numPr>
        <w:spacing w:before="120" w:after="120"/>
        <w:ind w:left="1134" w:hanging="425"/>
        <w:rPr>
          <w:lang w:val="ru-RU"/>
        </w:rPr>
      </w:pPr>
      <w:r w:rsidRPr="00944783">
        <w:rPr>
          <w:spacing w:val="-2"/>
          <w:position w:val="2"/>
          <w:lang w:val="ru-RU"/>
        </w:rPr>
        <w:t>Данная спецификация дополняет требования к изготовлению</w:t>
      </w:r>
      <w:r w:rsidR="00D8278F" w:rsidRPr="00944783">
        <w:rPr>
          <w:spacing w:val="-2"/>
          <w:position w:val="2"/>
          <w:lang w:val="ru-RU"/>
        </w:rPr>
        <w:t xml:space="preserve"> </w:t>
      </w:r>
      <w:r w:rsidRPr="00944783">
        <w:rPr>
          <w:spacing w:val="-2"/>
          <w:position w:val="2"/>
          <w:lang w:val="ru-RU"/>
        </w:rPr>
        <w:t>трубопроводов</w:t>
      </w:r>
      <w:r w:rsidR="00727F78" w:rsidRPr="00944783">
        <w:rPr>
          <w:spacing w:val="-2"/>
          <w:position w:val="2"/>
          <w:lang w:val="ru-RU"/>
        </w:rPr>
        <w:t xml:space="preserve"> </w:t>
      </w:r>
      <w:r w:rsidR="003E3D26" w:rsidRPr="00944783">
        <w:rPr>
          <w:spacing w:val="-2"/>
          <w:position w:val="2"/>
          <w:lang w:val="ru-RU"/>
        </w:rPr>
        <w:t>согласно кодам</w:t>
      </w:r>
      <w:r w:rsidR="00A8267F" w:rsidRPr="00944783">
        <w:rPr>
          <w:spacing w:val="-2"/>
          <w:position w:val="2"/>
          <w:lang w:val="ru-RU"/>
        </w:rPr>
        <w:t xml:space="preserve"> </w:t>
      </w:r>
      <w:r w:rsidRPr="00944783">
        <w:rPr>
          <w:spacing w:val="-2"/>
          <w:position w:val="2"/>
        </w:rPr>
        <w:t>ASME</w:t>
      </w:r>
      <w:r w:rsidRPr="00944783">
        <w:rPr>
          <w:spacing w:val="-2"/>
          <w:position w:val="2"/>
          <w:lang w:val="ru-RU"/>
        </w:rPr>
        <w:t xml:space="preserve"> </w:t>
      </w:r>
      <w:r w:rsidRPr="00944783">
        <w:rPr>
          <w:spacing w:val="-2"/>
          <w:position w:val="2"/>
        </w:rPr>
        <w:t>B</w:t>
      </w:r>
      <w:r w:rsidRPr="00944783">
        <w:rPr>
          <w:spacing w:val="-2"/>
          <w:position w:val="2"/>
          <w:lang w:val="ru-RU"/>
        </w:rPr>
        <w:t xml:space="preserve">31.1 и </w:t>
      </w:r>
      <w:r w:rsidRPr="00944783">
        <w:rPr>
          <w:spacing w:val="-2"/>
          <w:position w:val="2"/>
        </w:rPr>
        <w:t>ASME</w:t>
      </w:r>
      <w:r w:rsidRPr="00944783">
        <w:rPr>
          <w:spacing w:val="-2"/>
          <w:position w:val="2"/>
          <w:lang w:val="ru-RU"/>
        </w:rPr>
        <w:t xml:space="preserve"> </w:t>
      </w:r>
      <w:r w:rsidRPr="00621D4F">
        <w:rPr>
          <w:spacing w:val="-2"/>
          <w:position w:val="2"/>
        </w:rPr>
        <w:t>B</w:t>
      </w:r>
      <w:r w:rsidRPr="00621D4F">
        <w:rPr>
          <w:spacing w:val="-2"/>
          <w:position w:val="2"/>
          <w:lang w:val="ru-RU"/>
        </w:rPr>
        <w:t>31.3.</w:t>
      </w:r>
    </w:p>
    <w:p w14:paraId="24FE14C4" w14:textId="6B48C86B" w:rsidR="00EC7A40" w:rsidRPr="00621D4F" w:rsidRDefault="000F0F97" w:rsidP="001205B5">
      <w:pPr>
        <w:pStyle w:val="ListParagraph"/>
        <w:numPr>
          <w:ilvl w:val="0"/>
          <w:numId w:val="36"/>
        </w:numPr>
        <w:spacing w:before="120" w:after="120"/>
        <w:ind w:left="1134" w:hanging="425"/>
        <w:rPr>
          <w:lang w:val="ru-RU"/>
        </w:rPr>
      </w:pPr>
      <w:r w:rsidRPr="00944783">
        <w:rPr>
          <w:lang w:val="ru-RU"/>
        </w:rPr>
        <w:t>Данная спецификация включает</w:t>
      </w:r>
      <w:r w:rsidR="00AF68B1" w:rsidRPr="00944783">
        <w:rPr>
          <w:lang w:val="ru-RU"/>
        </w:rPr>
        <w:t xml:space="preserve"> в себя требования к </w:t>
      </w:r>
      <w:r w:rsidRPr="00944783">
        <w:rPr>
          <w:lang w:val="ru-RU"/>
        </w:rPr>
        <w:t>изготовлени</w:t>
      </w:r>
      <w:r w:rsidR="00AF68B1" w:rsidRPr="00944783">
        <w:rPr>
          <w:lang w:val="ru-RU"/>
        </w:rPr>
        <w:t>ю</w:t>
      </w:r>
      <w:r w:rsidRPr="00944783">
        <w:rPr>
          <w:lang w:val="ru-RU"/>
        </w:rPr>
        <w:t xml:space="preserve"> и </w:t>
      </w:r>
      <w:r w:rsidR="00260990" w:rsidRPr="00944783">
        <w:rPr>
          <w:lang w:val="ru-RU"/>
        </w:rPr>
        <w:t>освидетельствовани</w:t>
      </w:r>
      <w:r w:rsidR="00AF68B1" w:rsidRPr="00944783">
        <w:rPr>
          <w:lang w:val="ru-RU"/>
        </w:rPr>
        <w:t>ю</w:t>
      </w:r>
      <w:r w:rsidRPr="00944783">
        <w:rPr>
          <w:lang w:val="ru-RU"/>
        </w:rPr>
        <w:t xml:space="preserve"> труб</w:t>
      </w:r>
      <w:r w:rsidR="00260990" w:rsidRPr="00944783">
        <w:rPr>
          <w:lang w:val="ru-RU"/>
        </w:rPr>
        <w:t>опроводов</w:t>
      </w:r>
      <w:r w:rsidR="003C17D5" w:rsidRPr="00944783">
        <w:rPr>
          <w:lang w:val="ru-RU"/>
        </w:rPr>
        <w:t xml:space="preserve"> из </w:t>
      </w:r>
      <w:r w:rsidR="003C17D5" w:rsidRPr="00621D4F">
        <w:rPr>
          <w:lang w:val="ru-RU"/>
        </w:rPr>
        <w:t>углеродистой стали, низколегированной стали, аустенитной нержавеющей стали, дуплексной и супердуплексной нержавеющей стали, никелевых сплавов, титана и медно-никелевых</w:t>
      </w:r>
      <w:r w:rsidR="00F6385F" w:rsidRPr="00621D4F">
        <w:rPr>
          <w:lang w:val="ru-RU"/>
        </w:rPr>
        <w:t xml:space="preserve"> сплавов</w:t>
      </w:r>
    </w:p>
    <w:p w14:paraId="426F5C86" w14:textId="4BB47B21" w:rsidR="00EC7A40" w:rsidRPr="00944783" w:rsidRDefault="00866108" w:rsidP="001205B5">
      <w:pPr>
        <w:pStyle w:val="ListParagraph"/>
        <w:numPr>
          <w:ilvl w:val="0"/>
          <w:numId w:val="36"/>
        </w:numPr>
        <w:tabs>
          <w:tab w:val="left" w:pos="717"/>
        </w:tabs>
        <w:spacing w:before="120" w:after="120"/>
        <w:ind w:left="1134" w:hanging="425"/>
        <w:rPr>
          <w:lang w:val="ru-RU"/>
        </w:rPr>
      </w:pPr>
      <w:r w:rsidRPr="00944783">
        <w:rPr>
          <w:spacing w:val="-2"/>
          <w:position w:val="2"/>
          <w:lang w:val="ru-RU"/>
        </w:rPr>
        <w:t>Данная спецификация не рассматривает следующее:</w:t>
      </w:r>
    </w:p>
    <w:p w14:paraId="453D58CC" w14:textId="18D1285A" w:rsidR="00EC7A40" w:rsidRPr="00944783" w:rsidRDefault="00B632F4" w:rsidP="001205B5">
      <w:pPr>
        <w:pStyle w:val="ListParagraph"/>
        <w:numPr>
          <w:ilvl w:val="1"/>
          <w:numId w:val="36"/>
        </w:numPr>
        <w:spacing w:before="120"/>
        <w:ind w:left="1418" w:hanging="292"/>
      </w:pPr>
      <w:r w:rsidRPr="00944783">
        <w:rPr>
          <w:spacing w:val="-2"/>
          <w:position w:val="2"/>
        </w:rPr>
        <w:t>Требования к горяч</w:t>
      </w:r>
      <w:r w:rsidRPr="00944783">
        <w:rPr>
          <w:spacing w:val="-2"/>
          <w:position w:val="2"/>
          <w:lang w:val="ru-RU"/>
        </w:rPr>
        <w:t>им</w:t>
      </w:r>
      <w:r w:rsidR="007F7666" w:rsidRPr="00944783">
        <w:rPr>
          <w:spacing w:val="-2"/>
          <w:position w:val="2"/>
          <w:lang w:val="ru-RU"/>
        </w:rPr>
        <w:t xml:space="preserve"> врезкам</w:t>
      </w:r>
      <w:r w:rsidR="00EC7A40" w:rsidRPr="00944783">
        <w:rPr>
          <w:spacing w:val="-2"/>
          <w:position w:val="2"/>
        </w:rPr>
        <w:t>.</w:t>
      </w:r>
    </w:p>
    <w:p w14:paraId="5D8454F6" w14:textId="2164413D" w:rsidR="00EC7A40" w:rsidRPr="00944783" w:rsidRDefault="00F04D91" w:rsidP="001205B5">
      <w:pPr>
        <w:pStyle w:val="ListParagraph"/>
        <w:numPr>
          <w:ilvl w:val="1"/>
          <w:numId w:val="36"/>
        </w:numPr>
        <w:spacing w:before="120"/>
        <w:ind w:left="1418" w:hanging="292"/>
        <w:rPr>
          <w:lang w:val="ru-RU"/>
        </w:rPr>
      </w:pPr>
      <w:r w:rsidRPr="00944783">
        <w:rPr>
          <w:spacing w:val="-2"/>
          <w:position w:val="2"/>
          <w:lang w:val="ru-RU"/>
        </w:rPr>
        <w:t>Металлические трубопроводы, футерованные неметаллическими материалами.</w:t>
      </w:r>
    </w:p>
    <w:p w14:paraId="38BC4CD1" w14:textId="45959BE6" w:rsidR="00EC7A40" w:rsidRPr="00944783" w:rsidRDefault="00287602" w:rsidP="001205B5">
      <w:pPr>
        <w:pStyle w:val="ListParagraph"/>
        <w:numPr>
          <w:ilvl w:val="1"/>
          <w:numId w:val="36"/>
        </w:numPr>
        <w:spacing w:before="120"/>
        <w:ind w:left="1418" w:hanging="292"/>
        <w:rPr>
          <w:lang w:val="ru-RU"/>
        </w:rPr>
      </w:pPr>
      <w:r w:rsidRPr="00944783">
        <w:rPr>
          <w:spacing w:val="-2"/>
          <w:position w:val="2"/>
          <w:lang w:val="ru-RU"/>
        </w:rPr>
        <w:t>Особые требования к изготовлению, применимые к другим типам материалов</w:t>
      </w:r>
    </w:p>
    <w:p w14:paraId="2ADBB389" w14:textId="794D221B" w:rsidR="00EC7A40" w:rsidRPr="00944783" w:rsidRDefault="00DF5E93" w:rsidP="001205B5">
      <w:pPr>
        <w:spacing w:before="120"/>
        <w:ind w:left="1134"/>
        <w:rPr>
          <w:i/>
          <w:lang w:val="ru-RU"/>
        </w:rPr>
      </w:pPr>
      <w:r w:rsidRPr="00944783">
        <w:rPr>
          <w:b/>
          <w:bCs/>
          <w:i/>
          <w:spacing w:val="-2"/>
          <w:lang w:val="ru-RU"/>
        </w:rPr>
        <w:t>Примечание:</w:t>
      </w:r>
      <w:r w:rsidRPr="00944783">
        <w:rPr>
          <w:i/>
          <w:spacing w:val="-2"/>
          <w:lang w:val="ru-RU"/>
        </w:rPr>
        <w:t xml:space="preserve"> Проконсультируйтесь с </w:t>
      </w:r>
      <w:r w:rsidR="00746063" w:rsidRPr="00944783">
        <w:rPr>
          <w:i/>
          <w:spacing w:val="-2"/>
          <w:lang w:val="ru-RU"/>
        </w:rPr>
        <w:t>заказчиком</w:t>
      </w:r>
      <w:r w:rsidRPr="00944783">
        <w:rPr>
          <w:i/>
          <w:spacing w:val="-2"/>
          <w:lang w:val="ru-RU"/>
        </w:rPr>
        <w:t xml:space="preserve"> по поводу особых требований, касающихся других металлургических производств.</w:t>
      </w:r>
    </w:p>
    <w:p w14:paraId="49835ECB" w14:textId="6AD1EEBA" w:rsidR="00EC7A40" w:rsidRPr="00944783" w:rsidRDefault="00994A57" w:rsidP="001205B5">
      <w:pPr>
        <w:pStyle w:val="ListParagraph"/>
        <w:numPr>
          <w:ilvl w:val="0"/>
          <w:numId w:val="36"/>
        </w:numPr>
        <w:spacing w:before="120"/>
        <w:ind w:left="1134" w:hanging="425"/>
        <w:rPr>
          <w:lang w:val="ru-RU"/>
        </w:rPr>
      </w:pPr>
      <w:r w:rsidRPr="00944783">
        <w:rPr>
          <w:spacing w:val="-2"/>
          <w:position w:val="2"/>
          <w:lang w:val="ru-RU"/>
        </w:rPr>
        <w:t>Трубопроводы специально исключены из области применения настоящей спецификации.</w:t>
      </w:r>
    </w:p>
    <w:p w14:paraId="4FD86B49" w14:textId="77777777" w:rsidR="00EC7A40" w:rsidRPr="00481676" w:rsidRDefault="00EC7A40" w:rsidP="00EC7A40">
      <w:pPr>
        <w:pStyle w:val="ListParagraph"/>
        <w:tabs>
          <w:tab w:val="left" w:pos="717"/>
        </w:tabs>
        <w:spacing w:before="60"/>
        <w:ind w:left="717" w:firstLine="0"/>
        <w:rPr>
          <w:sz w:val="20"/>
          <w:szCs w:val="20"/>
          <w:lang w:val="ru-RU"/>
        </w:rPr>
      </w:pPr>
    </w:p>
    <w:p w14:paraId="3C98ABAF" w14:textId="19BB07A4" w:rsidR="00EC7A40" w:rsidRPr="00F77A80" w:rsidRDefault="001D7753" w:rsidP="001205B5">
      <w:pPr>
        <w:pStyle w:val="Heading2"/>
        <w:numPr>
          <w:ilvl w:val="1"/>
          <w:numId w:val="35"/>
        </w:numPr>
        <w:spacing w:after="240"/>
        <w:ind w:left="851" w:hanging="707"/>
      </w:pPr>
      <w:bookmarkStart w:id="789" w:name="_Toc205628111"/>
      <w:r w:rsidRPr="00F77A80">
        <w:rPr>
          <w:sz w:val="22"/>
          <w:szCs w:val="22"/>
          <w:lang w:val="ru-RU"/>
        </w:rPr>
        <w:t>Разрешение конфликтов</w:t>
      </w:r>
      <w:bookmarkEnd w:id="789"/>
    </w:p>
    <w:p w14:paraId="47FF1C16" w14:textId="01661B64" w:rsidR="00EC7A40" w:rsidRPr="00621D4F" w:rsidRDefault="00615549" w:rsidP="001205B5">
      <w:pPr>
        <w:pStyle w:val="ListParagraph"/>
        <w:numPr>
          <w:ilvl w:val="0"/>
          <w:numId w:val="37"/>
        </w:numPr>
        <w:ind w:left="1134" w:hanging="425"/>
        <w:rPr>
          <w:lang w:val="ru-RU"/>
        </w:rPr>
      </w:pPr>
      <w:r w:rsidRPr="00621D4F">
        <w:rPr>
          <w:color w:val="333333"/>
          <w:lang w:val="ru-RU"/>
        </w:rPr>
        <w:t xml:space="preserve">В случае противоречия между применимыми </w:t>
      </w:r>
      <w:r w:rsidR="003C76D6" w:rsidRPr="00621D4F">
        <w:rPr>
          <w:color w:val="333333"/>
          <w:lang w:val="ru-RU"/>
        </w:rPr>
        <w:t>кодом</w:t>
      </w:r>
      <w:r w:rsidRPr="00621D4F">
        <w:rPr>
          <w:color w:val="333333"/>
          <w:lang w:val="ru-RU"/>
        </w:rPr>
        <w:t xml:space="preserve"> </w:t>
      </w:r>
      <w:r w:rsidRPr="00621D4F">
        <w:rPr>
          <w:color w:val="333333"/>
        </w:rPr>
        <w:t>ASME</w:t>
      </w:r>
      <w:r w:rsidRPr="00621D4F">
        <w:rPr>
          <w:color w:val="333333"/>
          <w:lang w:val="ru-RU"/>
        </w:rPr>
        <w:t xml:space="preserve"> и настоящей спецификацией применяется более</w:t>
      </w:r>
      <w:r w:rsidR="004B6009" w:rsidRPr="00621D4F">
        <w:rPr>
          <w:color w:val="333333"/>
          <w:lang w:val="ru-RU"/>
        </w:rPr>
        <w:t xml:space="preserve"> </w:t>
      </w:r>
      <w:r w:rsidRPr="00621D4F">
        <w:rPr>
          <w:color w:val="333333"/>
          <w:lang w:val="ru-RU"/>
        </w:rPr>
        <w:t xml:space="preserve">строгий документ. </w:t>
      </w:r>
      <w:r w:rsidR="00E77697" w:rsidRPr="00621D4F">
        <w:rPr>
          <w:color w:val="333333"/>
          <w:lang w:val="ru-RU"/>
        </w:rPr>
        <w:t>Заказчик</w:t>
      </w:r>
      <w:r w:rsidR="00C457E3" w:rsidRPr="00621D4F">
        <w:rPr>
          <w:color w:val="333333"/>
          <w:lang w:val="ru-RU"/>
        </w:rPr>
        <w:t xml:space="preserve"> (ТШО)</w:t>
      </w:r>
      <w:r w:rsidRPr="00621D4F">
        <w:rPr>
          <w:color w:val="333333"/>
          <w:lang w:val="ru-RU"/>
        </w:rPr>
        <w:t xml:space="preserve"> должен быть уведомлен о таких конфликтах.</w:t>
      </w:r>
    </w:p>
    <w:p w14:paraId="20E544B9" w14:textId="0C26405C" w:rsidR="00EC7A40" w:rsidRPr="00621D4F" w:rsidRDefault="006E49E7" w:rsidP="001205B5">
      <w:pPr>
        <w:pStyle w:val="ListParagraph"/>
        <w:numPr>
          <w:ilvl w:val="0"/>
          <w:numId w:val="37"/>
        </w:numPr>
        <w:spacing w:before="120"/>
        <w:ind w:left="1134" w:hanging="425"/>
        <w:rPr>
          <w:lang w:val="ru-RU"/>
        </w:rPr>
      </w:pPr>
      <w:r w:rsidRPr="00621D4F">
        <w:rPr>
          <w:color w:val="333333"/>
          <w:lang w:val="ru-RU"/>
        </w:rPr>
        <w:t>Все предлагаемые исключения из требований настоящей спецификации и запросы на разрешение конфликтов</w:t>
      </w:r>
      <w:r w:rsidR="00621D4F">
        <w:rPr>
          <w:color w:val="333333"/>
          <w:lang w:val="ru-RU"/>
        </w:rPr>
        <w:t xml:space="preserve"> </w:t>
      </w:r>
      <w:r w:rsidRPr="00621D4F">
        <w:rPr>
          <w:color w:val="333333"/>
          <w:lang w:val="ru-RU"/>
        </w:rPr>
        <w:t xml:space="preserve">требований должны быть представлены в письменной форме </w:t>
      </w:r>
      <w:r w:rsidR="000A30E4" w:rsidRPr="00621D4F">
        <w:rPr>
          <w:color w:val="333333"/>
          <w:lang w:val="ru-RU"/>
        </w:rPr>
        <w:t>заказчику</w:t>
      </w:r>
      <w:r w:rsidR="00C457E3" w:rsidRPr="00621D4F">
        <w:rPr>
          <w:color w:val="333333"/>
          <w:lang w:val="ru-RU"/>
        </w:rPr>
        <w:t xml:space="preserve"> (ТШО)</w:t>
      </w:r>
      <w:r w:rsidRPr="00621D4F">
        <w:rPr>
          <w:color w:val="333333"/>
          <w:lang w:val="ru-RU"/>
        </w:rPr>
        <w:t xml:space="preserve"> как указано в настоящем</w:t>
      </w:r>
      <w:r w:rsidR="004B6009" w:rsidRPr="00621D4F">
        <w:rPr>
          <w:color w:val="333333"/>
          <w:lang w:val="ru-RU"/>
        </w:rPr>
        <w:t xml:space="preserve"> </w:t>
      </w:r>
      <w:r w:rsidRPr="00621D4F">
        <w:rPr>
          <w:color w:val="333333"/>
          <w:lang w:val="ru-RU"/>
        </w:rPr>
        <w:t>документе.</w:t>
      </w:r>
    </w:p>
    <w:p w14:paraId="168A20B0" w14:textId="3BB90C0C" w:rsidR="00EC7A40" w:rsidRPr="00621D4F" w:rsidRDefault="008A3156" w:rsidP="001205B5">
      <w:pPr>
        <w:pStyle w:val="ListParagraph"/>
        <w:numPr>
          <w:ilvl w:val="0"/>
          <w:numId w:val="37"/>
        </w:numPr>
        <w:spacing w:before="120" w:after="60"/>
        <w:ind w:left="1134" w:hanging="425"/>
        <w:rPr>
          <w:lang w:val="ru-RU"/>
        </w:rPr>
      </w:pPr>
      <w:r w:rsidRPr="00621D4F">
        <w:rPr>
          <w:color w:val="333333"/>
          <w:spacing w:val="-2"/>
          <w:position w:val="2"/>
          <w:lang w:val="ru-RU"/>
        </w:rPr>
        <w:t>Все содержащиеся в настоящем документе заявления, требующие рассмотрения или принятия заказчиком</w:t>
      </w:r>
      <w:r w:rsidR="00002174" w:rsidRPr="00621D4F">
        <w:rPr>
          <w:color w:val="333333"/>
          <w:spacing w:val="-2"/>
          <w:position w:val="2"/>
          <w:lang w:val="ru-RU"/>
        </w:rPr>
        <w:t xml:space="preserve"> (</w:t>
      </w:r>
      <w:r w:rsidR="00BF1F9C" w:rsidRPr="00621D4F">
        <w:rPr>
          <w:color w:val="333333"/>
          <w:spacing w:val="-2"/>
          <w:position w:val="2"/>
          <w:lang w:val="ru-RU"/>
        </w:rPr>
        <w:t>ТШО)</w:t>
      </w:r>
      <w:r w:rsidRPr="00621D4F">
        <w:rPr>
          <w:color w:val="333333"/>
          <w:spacing w:val="-2"/>
          <w:position w:val="2"/>
          <w:lang w:val="ru-RU"/>
        </w:rPr>
        <w:t>, означают письменное принятие.</w:t>
      </w:r>
    </w:p>
    <w:p w14:paraId="31557D11" w14:textId="055926F6" w:rsidR="009956D3" w:rsidRPr="00651F62" w:rsidRDefault="009956D3" w:rsidP="001205B5">
      <w:pPr>
        <w:pStyle w:val="ListParagraph"/>
        <w:numPr>
          <w:ilvl w:val="0"/>
          <w:numId w:val="37"/>
        </w:numPr>
        <w:spacing w:before="120"/>
        <w:ind w:left="1134" w:hanging="425"/>
        <w:rPr>
          <w:lang w:val="ru-RU"/>
        </w:rPr>
      </w:pPr>
      <w:r w:rsidRPr="00621D4F">
        <w:rPr>
          <w:lang w:val="ru-RU"/>
        </w:rPr>
        <w:t xml:space="preserve">Поставщик (деловой партнер) должен предоставить любые противоречия между документами запроса в </w:t>
      </w:r>
      <w:r w:rsidRPr="00651F62">
        <w:rPr>
          <w:lang w:val="ru-RU"/>
        </w:rPr>
        <w:t>письменной форме</w:t>
      </w:r>
      <w:r w:rsidR="00002174" w:rsidRPr="00651F62">
        <w:rPr>
          <w:lang w:val="ru-RU"/>
        </w:rPr>
        <w:t xml:space="preserve"> заказчику</w:t>
      </w:r>
      <w:r w:rsidRPr="00651F62">
        <w:rPr>
          <w:lang w:val="ru-RU"/>
        </w:rPr>
        <w:t xml:space="preserve"> (</w:t>
      </w:r>
      <w:r w:rsidRPr="00621D4F">
        <w:t>T</w:t>
      </w:r>
      <w:r w:rsidR="00BF1F9C" w:rsidRPr="00651F62">
        <w:rPr>
          <w:lang w:val="ru-RU"/>
        </w:rPr>
        <w:t>Ш</w:t>
      </w:r>
      <w:r w:rsidRPr="00621D4F">
        <w:t>O</w:t>
      </w:r>
      <w:r w:rsidRPr="00651F62">
        <w:rPr>
          <w:lang w:val="ru-RU"/>
        </w:rPr>
        <w:t>) для разрешения.</w:t>
      </w:r>
    </w:p>
    <w:p w14:paraId="4FFA6947" w14:textId="4A3E01C4" w:rsidR="00EC7A40" w:rsidRPr="001B5E05" w:rsidRDefault="00E53A32" w:rsidP="008C4D3E">
      <w:pPr>
        <w:pStyle w:val="Heading1"/>
        <w:numPr>
          <w:ilvl w:val="0"/>
          <w:numId w:val="35"/>
        </w:numPr>
        <w:spacing w:before="240" w:after="240"/>
        <w:ind w:left="709" w:hanging="709"/>
      </w:pPr>
      <w:bookmarkStart w:id="790" w:name="_Toc205628112"/>
      <w:r>
        <w:rPr>
          <w:lang w:val="ru-RU"/>
        </w:rPr>
        <w:t>Ссылки</w:t>
      </w:r>
      <w:bookmarkEnd w:id="790"/>
    </w:p>
    <w:p w14:paraId="54A59704" w14:textId="352B7363" w:rsidR="00EC7A40" w:rsidRPr="00D977C4" w:rsidRDefault="00ED5D57" w:rsidP="001205B5">
      <w:pPr>
        <w:pStyle w:val="Heading2"/>
        <w:numPr>
          <w:ilvl w:val="1"/>
          <w:numId w:val="35"/>
        </w:numPr>
        <w:spacing w:before="240" w:after="240"/>
        <w:ind w:left="851" w:hanging="707"/>
      </w:pPr>
      <w:bookmarkStart w:id="791" w:name="_Toc205628113"/>
      <w:r w:rsidRPr="00D977C4">
        <w:rPr>
          <w:spacing w:val="-2"/>
          <w:sz w:val="22"/>
          <w:szCs w:val="22"/>
          <w:lang w:val="ru-RU"/>
        </w:rPr>
        <w:t xml:space="preserve">Документы </w:t>
      </w:r>
      <w:r w:rsidR="004646B5" w:rsidRPr="00D977C4">
        <w:rPr>
          <w:spacing w:val="-2"/>
          <w:sz w:val="22"/>
          <w:szCs w:val="22"/>
          <w:lang w:val="ru-RU"/>
        </w:rPr>
        <w:t>заказчика</w:t>
      </w:r>
      <w:bookmarkEnd w:id="791"/>
    </w:p>
    <w:p w14:paraId="6F9F6691" w14:textId="212497B0" w:rsidR="00EC7A40" w:rsidRPr="00651F62" w:rsidRDefault="00B91E5A" w:rsidP="001205B5">
      <w:pPr>
        <w:pStyle w:val="BodyText"/>
        <w:tabs>
          <w:tab w:val="left" w:pos="3828"/>
        </w:tabs>
        <w:spacing w:before="240" w:after="120"/>
        <w:ind w:left="709"/>
        <w:rPr>
          <w:sz w:val="22"/>
          <w:szCs w:val="22"/>
          <w:lang w:val="ru-RU"/>
        </w:rPr>
      </w:pPr>
      <w:r w:rsidRPr="00651F62">
        <w:rPr>
          <w:sz w:val="22"/>
          <w:szCs w:val="22"/>
        </w:rPr>
        <w:t>L</w:t>
      </w:r>
      <w:r w:rsidRPr="00651F62">
        <w:rPr>
          <w:sz w:val="22"/>
          <w:szCs w:val="22"/>
          <w:lang w:val="ru-RU"/>
        </w:rPr>
        <w:t>-</w:t>
      </w:r>
      <w:r w:rsidRPr="00651F62">
        <w:rPr>
          <w:sz w:val="22"/>
          <w:szCs w:val="22"/>
        </w:rPr>
        <w:t>ST</w:t>
      </w:r>
      <w:r w:rsidRPr="00651F62">
        <w:rPr>
          <w:sz w:val="22"/>
          <w:szCs w:val="22"/>
          <w:lang w:val="ru-RU"/>
        </w:rPr>
        <w:t>-2023</w:t>
      </w:r>
      <w:r w:rsidR="00EC7A40" w:rsidRPr="00651F62">
        <w:rPr>
          <w:sz w:val="22"/>
          <w:szCs w:val="22"/>
          <w:lang w:val="ru-RU"/>
        </w:rPr>
        <w:tab/>
      </w:r>
      <w:r w:rsidR="00755781" w:rsidRPr="00651F62">
        <w:rPr>
          <w:spacing w:val="-2"/>
          <w:sz w:val="22"/>
          <w:szCs w:val="22"/>
          <w:lang w:val="ru-RU"/>
        </w:rPr>
        <w:t>Ц</w:t>
      </w:r>
      <w:r w:rsidR="00A578B5" w:rsidRPr="00651F62">
        <w:rPr>
          <w:spacing w:val="-2"/>
          <w:sz w:val="22"/>
          <w:szCs w:val="22"/>
          <w:lang w:val="ru-RU"/>
        </w:rPr>
        <w:t>инкование</w:t>
      </w:r>
      <w:r w:rsidR="00755781" w:rsidRPr="00651F62">
        <w:rPr>
          <w:spacing w:val="-2"/>
          <w:sz w:val="22"/>
          <w:szCs w:val="22"/>
          <w:lang w:val="ru-RU"/>
        </w:rPr>
        <w:t xml:space="preserve"> трубных узлов</w:t>
      </w:r>
    </w:p>
    <w:p w14:paraId="512EBB04" w14:textId="57853F31" w:rsidR="00EC7A40" w:rsidRPr="00651F62" w:rsidRDefault="00EC7A40" w:rsidP="001205B5">
      <w:pPr>
        <w:pStyle w:val="BodyText"/>
        <w:tabs>
          <w:tab w:val="left" w:pos="3828"/>
        </w:tabs>
        <w:spacing w:before="120" w:after="120"/>
        <w:ind w:left="3828" w:hanging="3119"/>
        <w:rPr>
          <w:sz w:val="22"/>
          <w:szCs w:val="22"/>
          <w:lang w:val="ru-RU"/>
        </w:rPr>
      </w:pPr>
      <w:r w:rsidRPr="00651F62">
        <w:rPr>
          <w:spacing w:val="-2"/>
          <w:sz w:val="22"/>
          <w:szCs w:val="22"/>
        </w:rPr>
        <w:t>CPM</w:t>
      </w:r>
      <w:r w:rsidRPr="00651F62">
        <w:rPr>
          <w:spacing w:val="-2"/>
          <w:sz w:val="22"/>
          <w:szCs w:val="22"/>
          <w:lang w:val="ru-RU"/>
        </w:rPr>
        <w:t>-</w:t>
      </w:r>
      <w:r w:rsidRPr="00651F62">
        <w:rPr>
          <w:spacing w:val="-2"/>
          <w:sz w:val="22"/>
          <w:szCs w:val="22"/>
        </w:rPr>
        <w:t>SU</w:t>
      </w:r>
      <w:r w:rsidRPr="00651F62">
        <w:rPr>
          <w:spacing w:val="-2"/>
          <w:sz w:val="22"/>
          <w:szCs w:val="22"/>
          <w:lang w:val="ru-RU"/>
        </w:rPr>
        <w:t>-5011-</w:t>
      </w:r>
      <w:r w:rsidRPr="00651F62">
        <w:rPr>
          <w:spacing w:val="-2"/>
          <w:sz w:val="22"/>
          <w:szCs w:val="22"/>
        </w:rPr>
        <w:t>TCO</w:t>
      </w:r>
      <w:r w:rsidRPr="00651F62">
        <w:rPr>
          <w:sz w:val="22"/>
          <w:szCs w:val="22"/>
          <w:lang w:val="ru-RU"/>
        </w:rPr>
        <w:tab/>
      </w:r>
      <w:r w:rsidR="00026B84" w:rsidRPr="00651F62">
        <w:rPr>
          <w:sz w:val="22"/>
          <w:szCs w:val="22"/>
          <w:lang w:val="ru-RU"/>
        </w:rPr>
        <w:t xml:space="preserve">Требования к материалам и изготовлению </w:t>
      </w:r>
      <w:r w:rsidR="00C1322D" w:rsidRPr="00651F62">
        <w:rPr>
          <w:sz w:val="22"/>
          <w:szCs w:val="22"/>
          <w:lang w:val="ru-RU"/>
        </w:rPr>
        <w:t>для</w:t>
      </w:r>
      <w:r w:rsidR="00E307CE" w:rsidRPr="00651F62">
        <w:rPr>
          <w:sz w:val="22"/>
          <w:szCs w:val="22"/>
          <w:lang w:val="ru-RU"/>
        </w:rPr>
        <w:t xml:space="preserve"> </w:t>
      </w:r>
      <w:r w:rsidR="008B4A6E" w:rsidRPr="00651F62">
        <w:rPr>
          <w:sz w:val="22"/>
          <w:szCs w:val="22"/>
          <w:lang w:val="ru-RU"/>
        </w:rPr>
        <w:t>дуплексной</w:t>
      </w:r>
      <w:r w:rsidR="001205B5">
        <w:rPr>
          <w:sz w:val="22"/>
          <w:szCs w:val="22"/>
          <w:lang w:val="ru-RU"/>
        </w:rPr>
        <w:t xml:space="preserve"> </w:t>
      </w:r>
      <w:r w:rsidR="008B4A6E" w:rsidRPr="00651F62">
        <w:rPr>
          <w:sz w:val="22"/>
          <w:szCs w:val="22"/>
          <w:lang w:val="ru-RU"/>
        </w:rPr>
        <w:t>нержавеющей</w:t>
      </w:r>
      <w:r w:rsidR="00026B84" w:rsidRPr="00651F62">
        <w:rPr>
          <w:sz w:val="22"/>
          <w:szCs w:val="22"/>
          <w:lang w:val="ru-RU"/>
        </w:rPr>
        <w:t xml:space="preserve"> </w:t>
      </w:r>
      <w:r w:rsidR="00651F62">
        <w:rPr>
          <w:sz w:val="22"/>
          <w:szCs w:val="22"/>
          <w:lang w:val="ru-RU"/>
        </w:rPr>
        <w:t xml:space="preserve"> </w:t>
      </w:r>
      <w:r w:rsidR="00026B84" w:rsidRPr="00651F62">
        <w:rPr>
          <w:sz w:val="22"/>
          <w:szCs w:val="22"/>
          <w:lang w:val="ru-RU"/>
        </w:rPr>
        <w:t>стали</w:t>
      </w:r>
    </w:p>
    <w:p w14:paraId="08C9697D" w14:textId="7AB45394" w:rsidR="00EC7A40" w:rsidRPr="001205B5" w:rsidRDefault="00EC7A40" w:rsidP="001205B5">
      <w:pPr>
        <w:pStyle w:val="BodyText"/>
        <w:tabs>
          <w:tab w:val="left" w:pos="3828"/>
        </w:tabs>
        <w:spacing w:before="120" w:after="120"/>
        <w:ind w:left="3828" w:hanging="3119"/>
        <w:rPr>
          <w:color w:val="333333"/>
          <w:sz w:val="22"/>
          <w:szCs w:val="22"/>
          <w:lang w:val="ru-RU"/>
        </w:rPr>
      </w:pPr>
      <w:r w:rsidRPr="00651F62">
        <w:rPr>
          <w:color w:val="333333"/>
          <w:spacing w:val="-2"/>
          <w:sz w:val="22"/>
          <w:szCs w:val="22"/>
        </w:rPr>
        <w:t>CPM</w:t>
      </w:r>
      <w:r w:rsidRPr="00651F62">
        <w:rPr>
          <w:color w:val="333333"/>
          <w:spacing w:val="-2"/>
          <w:sz w:val="22"/>
          <w:szCs w:val="22"/>
          <w:lang w:val="ru-RU"/>
        </w:rPr>
        <w:t>-</w:t>
      </w:r>
      <w:r w:rsidRPr="00651F62">
        <w:rPr>
          <w:color w:val="333333"/>
          <w:spacing w:val="-2"/>
          <w:sz w:val="22"/>
          <w:szCs w:val="22"/>
        </w:rPr>
        <w:t>SU</w:t>
      </w:r>
      <w:r w:rsidRPr="00651F62">
        <w:rPr>
          <w:color w:val="333333"/>
          <w:spacing w:val="-2"/>
          <w:sz w:val="22"/>
          <w:szCs w:val="22"/>
          <w:lang w:val="ru-RU"/>
        </w:rPr>
        <w:t>-5013-</w:t>
      </w:r>
      <w:r w:rsidRPr="00651F62">
        <w:rPr>
          <w:color w:val="333333"/>
          <w:spacing w:val="-2"/>
          <w:sz w:val="22"/>
          <w:szCs w:val="22"/>
        </w:rPr>
        <w:t>TCO</w:t>
      </w:r>
      <w:r w:rsidRPr="00651F62">
        <w:rPr>
          <w:color w:val="333333"/>
          <w:sz w:val="22"/>
          <w:szCs w:val="22"/>
          <w:lang w:val="ru-RU"/>
        </w:rPr>
        <w:tab/>
      </w:r>
      <w:r w:rsidR="00917CB3" w:rsidRPr="00651F62">
        <w:rPr>
          <w:color w:val="333333"/>
          <w:sz w:val="22"/>
          <w:szCs w:val="22"/>
          <w:lang w:val="ru-RU"/>
        </w:rPr>
        <w:t>Изготовление системы трубопроводов и оборудования из никелевых</w:t>
      </w:r>
      <w:r w:rsidR="001205B5">
        <w:rPr>
          <w:color w:val="333333"/>
          <w:sz w:val="22"/>
          <w:szCs w:val="22"/>
          <w:lang w:val="ru-RU"/>
        </w:rPr>
        <w:t xml:space="preserve"> </w:t>
      </w:r>
      <w:r w:rsidR="00917CB3" w:rsidRPr="00651F62">
        <w:rPr>
          <w:color w:val="333333"/>
          <w:sz w:val="22"/>
          <w:szCs w:val="22"/>
          <w:lang w:val="ru-RU"/>
        </w:rPr>
        <w:t>сплавов</w:t>
      </w:r>
    </w:p>
    <w:p w14:paraId="31E09C81" w14:textId="17D202E5" w:rsidR="00EC7A40" w:rsidRPr="00651F62" w:rsidRDefault="00EC7A40" w:rsidP="001205B5">
      <w:pPr>
        <w:pStyle w:val="BodyText"/>
        <w:tabs>
          <w:tab w:val="left" w:pos="3828"/>
        </w:tabs>
        <w:spacing w:before="120" w:after="120"/>
        <w:ind w:left="3828" w:hanging="3119"/>
        <w:rPr>
          <w:color w:val="333333"/>
          <w:sz w:val="22"/>
          <w:szCs w:val="22"/>
          <w:lang w:val="ru-RU"/>
        </w:rPr>
      </w:pPr>
      <w:r w:rsidRPr="00651F62">
        <w:rPr>
          <w:color w:val="333333"/>
          <w:spacing w:val="-2"/>
          <w:sz w:val="22"/>
          <w:szCs w:val="22"/>
        </w:rPr>
        <w:t>CPM</w:t>
      </w:r>
      <w:r w:rsidRPr="00651F62">
        <w:rPr>
          <w:color w:val="333333"/>
          <w:spacing w:val="-2"/>
          <w:sz w:val="22"/>
          <w:szCs w:val="22"/>
          <w:lang w:val="ru-RU"/>
        </w:rPr>
        <w:t>-</w:t>
      </w:r>
      <w:r w:rsidRPr="00651F62">
        <w:rPr>
          <w:color w:val="333333"/>
          <w:spacing w:val="-2"/>
          <w:sz w:val="22"/>
          <w:szCs w:val="22"/>
        </w:rPr>
        <w:t>PU</w:t>
      </w:r>
      <w:r w:rsidRPr="00651F62">
        <w:rPr>
          <w:color w:val="333333"/>
          <w:spacing w:val="-2"/>
          <w:sz w:val="22"/>
          <w:szCs w:val="22"/>
          <w:lang w:val="ru-RU"/>
        </w:rPr>
        <w:t>-5074-</w:t>
      </w:r>
      <w:r w:rsidRPr="00651F62">
        <w:rPr>
          <w:color w:val="333333"/>
          <w:spacing w:val="-2"/>
          <w:sz w:val="22"/>
          <w:szCs w:val="22"/>
        </w:rPr>
        <w:t>TCO</w:t>
      </w:r>
      <w:r w:rsidRPr="00651F62">
        <w:rPr>
          <w:color w:val="333333"/>
          <w:sz w:val="22"/>
          <w:szCs w:val="22"/>
          <w:lang w:val="ru-RU"/>
        </w:rPr>
        <w:tab/>
      </w:r>
      <w:r w:rsidRPr="00651F62">
        <w:rPr>
          <w:color w:val="333333"/>
          <w:spacing w:val="-42"/>
          <w:sz w:val="22"/>
          <w:szCs w:val="22"/>
          <w:lang w:val="ru-RU"/>
        </w:rPr>
        <w:t xml:space="preserve"> </w:t>
      </w:r>
      <w:r w:rsidR="00A011DD" w:rsidRPr="00651F62">
        <w:rPr>
          <w:color w:val="333333"/>
          <w:sz w:val="22"/>
          <w:szCs w:val="22"/>
          <w:lang w:val="ru-RU"/>
        </w:rPr>
        <w:t xml:space="preserve">Программа </w:t>
      </w:r>
      <w:r w:rsidR="009C6437" w:rsidRPr="00651F62">
        <w:rPr>
          <w:color w:val="333333"/>
          <w:sz w:val="22"/>
          <w:szCs w:val="22"/>
          <w:lang w:val="ru-RU"/>
        </w:rPr>
        <w:t>контроля</w:t>
      </w:r>
      <w:r w:rsidR="00420430" w:rsidRPr="00651F62">
        <w:rPr>
          <w:color w:val="333333"/>
          <w:sz w:val="22"/>
          <w:szCs w:val="22"/>
          <w:lang w:val="ru-RU"/>
        </w:rPr>
        <w:t xml:space="preserve"> химического состава сплавов первичных материалов</w:t>
      </w:r>
      <w:r w:rsidR="00091E92" w:rsidRPr="00651F62">
        <w:rPr>
          <w:color w:val="333333"/>
          <w:sz w:val="22"/>
          <w:szCs w:val="22"/>
          <w:lang w:val="ru-RU"/>
        </w:rPr>
        <w:t xml:space="preserve"> (</w:t>
      </w:r>
      <w:r w:rsidR="00091E92" w:rsidRPr="00651F62">
        <w:rPr>
          <w:color w:val="333333"/>
          <w:sz w:val="22"/>
          <w:szCs w:val="22"/>
        </w:rPr>
        <w:t>PMI</w:t>
      </w:r>
      <w:r w:rsidR="00091E92" w:rsidRPr="00651F62">
        <w:rPr>
          <w:color w:val="333333"/>
          <w:sz w:val="22"/>
          <w:szCs w:val="22"/>
          <w:lang w:val="ru-RU"/>
        </w:rPr>
        <w:t>)</w:t>
      </w:r>
      <w:r w:rsidRPr="00651F62">
        <w:rPr>
          <w:color w:val="333333"/>
          <w:sz w:val="22"/>
          <w:szCs w:val="22"/>
          <w:lang w:val="ru-RU"/>
        </w:rPr>
        <w:t xml:space="preserve"> </w:t>
      </w:r>
    </w:p>
    <w:p w14:paraId="10E0CE44" w14:textId="24031458" w:rsidR="00EC7A40" w:rsidRPr="00651F62" w:rsidRDefault="00EC7A40" w:rsidP="001205B5">
      <w:pPr>
        <w:pStyle w:val="BodyText"/>
        <w:tabs>
          <w:tab w:val="left" w:pos="3828"/>
        </w:tabs>
        <w:spacing w:before="120" w:after="120"/>
        <w:ind w:left="3828" w:hanging="3119"/>
        <w:rPr>
          <w:sz w:val="22"/>
          <w:szCs w:val="22"/>
          <w:lang w:val="ru-RU"/>
        </w:rPr>
      </w:pPr>
      <w:r w:rsidRPr="00651F62">
        <w:rPr>
          <w:color w:val="333333"/>
          <w:spacing w:val="-2"/>
          <w:sz w:val="22"/>
          <w:szCs w:val="22"/>
        </w:rPr>
        <w:t>CPM</w:t>
      </w:r>
      <w:r w:rsidRPr="00651F62">
        <w:rPr>
          <w:color w:val="333333"/>
          <w:spacing w:val="-2"/>
          <w:sz w:val="22"/>
          <w:szCs w:val="22"/>
          <w:lang w:val="ru-RU"/>
        </w:rPr>
        <w:t>-</w:t>
      </w:r>
      <w:r w:rsidRPr="00651F62">
        <w:rPr>
          <w:color w:val="333333"/>
          <w:spacing w:val="-2"/>
          <w:sz w:val="22"/>
          <w:szCs w:val="22"/>
        </w:rPr>
        <w:t>SU</w:t>
      </w:r>
      <w:r w:rsidRPr="00651F62">
        <w:rPr>
          <w:color w:val="333333"/>
          <w:spacing w:val="-2"/>
          <w:sz w:val="22"/>
          <w:szCs w:val="22"/>
          <w:lang w:val="ru-RU"/>
        </w:rPr>
        <w:t>-5244-</w:t>
      </w:r>
      <w:r w:rsidRPr="00651F62">
        <w:rPr>
          <w:color w:val="333333"/>
          <w:spacing w:val="-2"/>
          <w:sz w:val="22"/>
          <w:szCs w:val="22"/>
        </w:rPr>
        <w:t>TCO</w:t>
      </w:r>
      <w:r w:rsidRPr="00651F62">
        <w:rPr>
          <w:color w:val="333333"/>
          <w:sz w:val="22"/>
          <w:szCs w:val="22"/>
          <w:lang w:val="ru-RU"/>
        </w:rPr>
        <w:tab/>
      </w:r>
      <w:r w:rsidR="003F1904" w:rsidRPr="00651F62">
        <w:rPr>
          <w:color w:val="333333"/>
          <w:sz w:val="22"/>
          <w:szCs w:val="22"/>
          <w:lang w:val="ru-RU"/>
        </w:rPr>
        <w:t>Консервация нового оборудования</w:t>
      </w:r>
      <w:r w:rsidR="00D405A0" w:rsidRPr="00651F62">
        <w:rPr>
          <w:color w:val="333333"/>
          <w:sz w:val="22"/>
          <w:szCs w:val="22"/>
          <w:lang w:val="ru-RU"/>
        </w:rPr>
        <w:t xml:space="preserve"> во время транспортировки </w:t>
      </w:r>
      <w:r w:rsidR="00E22499" w:rsidRPr="00651F62">
        <w:rPr>
          <w:color w:val="333333"/>
          <w:sz w:val="22"/>
          <w:szCs w:val="22"/>
          <w:lang w:val="ru-RU"/>
        </w:rPr>
        <w:t>и хранения</w:t>
      </w:r>
    </w:p>
    <w:p w14:paraId="1B55D288" w14:textId="2DC177DF" w:rsidR="00EC7A40" w:rsidRPr="00651F62" w:rsidRDefault="00EC7A40" w:rsidP="00EE3539">
      <w:pPr>
        <w:pStyle w:val="BodyText"/>
        <w:tabs>
          <w:tab w:val="left" w:pos="3828"/>
        </w:tabs>
        <w:spacing w:before="120" w:after="120"/>
        <w:ind w:left="3828" w:hanging="3119"/>
        <w:rPr>
          <w:sz w:val="22"/>
          <w:szCs w:val="22"/>
          <w:lang w:val="ru-RU"/>
        </w:rPr>
      </w:pPr>
      <w:r w:rsidRPr="00651F62">
        <w:rPr>
          <w:sz w:val="22"/>
          <w:szCs w:val="22"/>
        </w:rPr>
        <w:t>ICM</w:t>
      </w:r>
      <w:r w:rsidRPr="00651F62">
        <w:rPr>
          <w:sz w:val="22"/>
          <w:szCs w:val="22"/>
          <w:lang w:val="ru-RU"/>
        </w:rPr>
        <w:t>-</w:t>
      </w:r>
      <w:r w:rsidRPr="00651F62">
        <w:rPr>
          <w:sz w:val="22"/>
          <w:szCs w:val="22"/>
        </w:rPr>
        <w:t>SU</w:t>
      </w:r>
      <w:r w:rsidRPr="00651F62">
        <w:rPr>
          <w:sz w:val="22"/>
          <w:szCs w:val="22"/>
          <w:lang w:val="ru-RU"/>
        </w:rPr>
        <w:t>-</w:t>
      </w:r>
      <w:r w:rsidRPr="00651F62">
        <w:rPr>
          <w:spacing w:val="-4"/>
          <w:sz w:val="22"/>
          <w:szCs w:val="22"/>
          <w:lang w:val="ru-RU"/>
        </w:rPr>
        <w:t>5139-</w:t>
      </w:r>
      <w:r w:rsidRPr="00651F62">
        <w:rPr>
          <w:spacing w:val="-4"/>
          <w:sz w:val="22"/>
          <w:szCs w:val="22"/>
        </w:rPr>
        <w:t>TCO</w:t>
      </w:r>
      <w:r w:rsidRPr="00651F62">
        <w:rPr>
          <w:sz w:val="22"/>
          <w:szCs w:val="22"/>
          <w:lang w:val="ru-RU"/>
        </w:rPr>
        <w:tab/>
      </w:r>
      <w:r w:rsidR="001A74DD" w:rsidRPr="00651F62">
        <w:rPr>
          <w:sz w:val="22"/>
          <w:szCs w:val="22"/>
          <w:lang w:val="ru-RU"/>
        </w:rPr>
        <w:t>Мо</w:t>
      </w:r>
      <w:r w:rsidR="0094530B" w:rsidRPr="00651F62">
        <w:rPr>
          <w:sz w:val="22"/>
          <w:szCs w:val="22"/>
          <w:lang w:val="ru-RU"/>
        </w:rPr>
        <w:t>нтаж, проверка, испытание</w:t>
      </w:r>
      <w:r w:rsidR="00135317" w:rsidRPr="00651F62">
        <w:rPr>
          <w:sz w:val="22"/>
          <w:szCs w:val="22"/>
          <w:lang w:val="ru-RU"/>
        </w:rPr>
        <w:t xml:space="preserve"> и ввод в эксплуатацию контрольно</w:t>
      </w:r>
      <w:r w:rsidR="00FC5FF5" w:rsidRPr="00651F62">
        <w:rPr>
          <w:sz w:val="22"/>
          <w:szCs w:val="22"/>
          <w:lang w:val="ru-RU"/>
        </w:rPr>
        <w:t>-</w:t>
      </w:r>
      <w:r w:rsidR="005343AD">
        <w:rPr>
          <w:sz w:val="22"/>
          <w:szCs w:val="22"/>
          <w:lang w:val="ru-RU"/>
        </w:rPr>
        <w:t xml:space="preserve">  </w:t>
      </w:r>
      <w:r w:rsidR="00FC5FF5" w:rsidRPr="00651F62">
        <w:rPr>
          <w:sz w:val="22"/>
          <w:szCs w:val="22"/>
          <w:lang w:val="ru-RU"/>
        </w:rPr>
        <w:t>измерительных приборов</w:t>
      </w:r>
    </w:p>
    <w:p w14:paraId="467A7E5A" w14:textId="244440B9" w:rsidR="00EC7A40" w:rsidRPr="00651F62" w:rsidRDefault="00EC7A40" w:rsidP="001205B5">
      <w:pPr>
        <w:pStyle w:val="BodyText"/>
        <w:tabs>
          <w:tab w:val="left" w:pos="3828"/>
        </w:tabs>
        <w:spacing w:before="120" w:after="120"/>
        <w:ind w:left="709"/>
        <w:rPr>
          <w:sz w:val="22"/>
          <w:szCs w:val="22"/>
          <w:lang w:val="ru-RU"/>
        </w:rPr>
      </w:pPr>
      <w:r w:rsidRPr="00651F62">
        <w:rPr>
          <w:sz w:val="22"/>
          <w:szCs w:val="22"/>
        </w:rPr>
        <w:lastRenderedPageBreak/>
        <w:t>PCR</w:t>
      </w:r>
      <w:r w:rsidRPr="00651F62">
        <w:rPr>
          <w:sz w:val="22"/>
          <w:szCs w:val="22"/>
          <w:lang w:val="ru-RU"/>
        </w:rPr>
        <w:t>-</w:t>
      </w:r>
      <w:r w:rsidRPr="00651F62">
        <w:rPr>
          <w:sz w:val="22"/>
          <w:szCs w:val="22"/>
        </w:rPr>
        <w:t>PU</w:t>
      </w:r>
      <w:r w:rsidRPr="00651F62">
        <w:rPr>
          <w:sz w:val="22"/>
          <w:szCs w:val="22"/>
          <w:lang w:val="ru-RU"/>
        </w:rPr>
        <w:t>-</w:t>
      </w:r>
      <w:r w:rsidRPr="00651F62">
        <w:rPr>
          <w:spacing w:val="-4"/>
          <w:sz w:val="22"/>
          <w:szCs w:val="22"/>
          <w:lang w:val="ru-RU"/>
        </w:rPr>
        <w:t>6239-</w:t>
      </w:r>
      <w:r w:rsidRPr="00651F62">
        <w:rPr>
          <w:spacing w:val="-4"/>
          <w:sz w:val="22"/>
          <w:szCs w:val="22"/>
        </w:rPr>
        <w:t>TCO</w:t>
      </w:r>
      <w:r w:rsidRPr="00651F62">
        <w:rPr>
          <w:sz w:val="22"/>
          <w:szCs w:val="22"/>
          <w:lang w:val="ru-RU"/>
        </w:rPr>
        <w:tab/>
      </w:r>
      <w:r w:rsidR="00F55BF9" w:rsidRPr="00651F62">
        <w:rPr>
          <w:spacing w:val="-2"/>
          <w:sz w:val="22"/>
          <w:szCs w:val="22"/>
          <w:lang w:val="ru-RU"/>
        </w:rPr>
        <w:t>Термическая обработка после сварки в полевых условиях</w:t>
      </w:r>
    </w:p>
    <w:p w14:paraId="644E1F74" w14:textId="768415B6" w:rsidR="00EC7A40" w:rsidRPr="00651F62" w:rsidRDefault="00EC7A40" w:rsidP="001205B5">
      <w:pPr>
        <w:pStyle w:val="BodyText"/>
        <w:tabs>
          <w:tab w:val="left" w:pos="3828"/>
        </w:tabs>
        <w:spacing w:before="120" w:after="120"/>
        <w:ind w:left="709"/>
        <w:rPr>
          <w:sz w:val="22"/>
          <w:szCs w:val="22"/>
          <w:lang w:val="ru-RU"/>
        </w:rPr>
      </w:pPr>
      <w:r w:rsidRPr="00651F62">
        <w:rPr>
          <w:spacing w:val="-2"/>
          <w:sz w:val="22"/>
          <w:szCs w:val="22"/>
        </w:rPr>
        <w:t>PIM</w:t>
      </w:r>
      <w:r w:rsidRPr="00651F62">
        <w:rPr>
          <w:spacing w:val="-2"/>
          <w:sz w:val="22"/>
          <w:szCs w:val="22"/>
          <w:lang w:val="ru-RU"/>
        </w:rPr>
        <w:t>-</w:t>
      </w:r>
      <w:r w:rsidRPr="00651F62">
        <w:rPr>
          <w:spacing w:val="-2"/>
          <w:sz w:val="22"/>
          <w:szCs w:val="22"/>
        </w:rPr>
        <w:t>SU</w:t>
      </w:r>
      <w:r w:rsidRPr="00651F62">
        <w:rPr>
          <w:spacing w:val="-2"/>
          <w:sz w:val="22"/>
          <w:szCs w:val="22"/>
          <w:lang w:val="ru-RU"/>
        </w:rPr>
        <w:t>-3541-</w:t>
      </w:r>
      <w:r w:rsidRPr="00651F62">
        <w:rPr>
          <w:spacing w:val="-2"/>
          <w:sz w:val="22"/>
          <w:szCs w:val="22"/>
        </w:rPr>
        <w:t>TCO</w:t>
      </w:r>
      <w:r w:rsidRPr="00651F62">
        <w:rPr>
          <w:sz w:val="22"/>
          <w:szCs w:val="22"/>
          <w:lang w:val="ru-RU"/>
        </w:rPr>
        <w:tab/>
      </w:r>
      <w:r w:rsidR="008F5CDA" w:rsidRPr="00651F62">
        <w:rPr>
          <w:sz w:val="22"/>
          <w:szCs w:val="22"/>
          <w:lang w:val="ru-RU"/>
        </w:rPr>
        <w:t xml:space="preserve">Гидравлическое </w:t>
      </w:r>
      <w:r w:rsidR="00244CF5" w:rsidRPr="00651F62">
        <w:rPr>
          <w:sz w:val="22"/>
          <w:szCs w:val="22"/>
          <w:lang w:val="ru-RU"/>
        </w:rPr>
        <w:t>испытание наземных трубопроводных систем</w:t>
      </w:r>
      <w:r w:rsidRPr="00651F62">
        <w:rPr>
          <w:sz w:val="22"/>
          <w:szCs w:val="22"/>
          <w:lang w:val="ru-RU"/>
        </w:rPr>
        <w:t xml:space="preserve"> </w:t>
      </w:r>
    </w:p>
    <w:p w14:paraId="062B3B2E" w14:textId="16C9E180" w:rsidR="00EC7A40" w:rsidRPr="00651F62" w:rsidRDefault="00EC7A40" w:rsidP="001205B5">
      <w:pPr>
        <w:pStyle w:val="BodyText"/>
        <w:tabs>
          <w:tab w:val="left" w:pos="3828"/>
        </w:tabs>
        <w:spacing w:before="120" w:after="120"/>
        <w:ind w:left="709"/>
        <w:rPr>
          <w:sz w:val="22"/>
          <w:szCs w:val="22"/>
          <w:lang w:val="ru-RU"/>
        </w:rPr>
      </w:pPr>
      <w:r w:rsidRPr="00651F62">
        <w:rPr>
          <w:spacing w:val="-2"/>
          <w:sz w:val="22"/>
          <w:szCs w:val="22"/>
        </w:rPr>
        <w:t>PIM</w:t>
      </w:r>
      <w:r w:rsidRPr="00651F62">
        <w:rPr>
          <w:spacing w:val="-2"/>
          <w:sz w:val="22"/>
          <w:szCs w:val="22"/>
          <w:lang w:val="ru-RU"/>
        </w:rPr>
        <w:t>-</w:t>
      </w:r>
      <w:r w:rsidRPr="00651F62">
        <w:rPr>
          <w:spacing w:val="-2"/>
          <w:sz w:val="22"/>
          <w:szCs w:val="22"/>
        </w:rPr>
        <w:t>SU</w:t>
      </w:r>
      <w:r w:rsidRPr="00651F62">
        <w:rPr>
          <w:spacing w:val="-2"/>
          <w:sz w:val="22"/>
          <w:szCs w:val="22"/>
          <w:lang w:val="ru-RU"/>
        </w:rPr>
        <w:t>-5104-</w:t>
      </w:r>
      <w:r w:rsidRPr="00651F62">
        <w:rPr>
          <w:spacing w:val="-2"/>
          <w:sz w:val="22"/>
          <w:szCs w:val="22"/>
        </w:rPr>
        <w:t>TCO</w:t>
      </w:r>
      <w:r w:rsidRPr="00651F62">
        <w:rPr>
          <w:sz w:val="22"/>
          <w:szCs w:val="22"/>
          <w:lang w:val="ru-RU"/>
        </w:rPr>
        <w:tab/>
      </w:r>
      <w:r w:rsidR="00A9131E" w:rsidRPr="00651F62">
        <w:rPr>
          <w:sz w:val="22"/>
          <w:szCs w:val="22"/>
          <w:lang w:val="ru-RU"/>
        </w:rPr>
        <w:t xml:space="preserve">Закупка </w:t>
      </w:r>
      <w:r w:rsidR="006F5461" w:rsidRPr="00651F62">
        <w:rPr>
          <w:sz w:val="22"/>
          <w:szCs w:val="22"/>
          <w:lang w:val="ru-RU"/>
        </w:rPr>
        <w:t>клапанов</w:t>
      </w:r>
    </w:p>
    <w:p w14:paraId="21B588F0" w14:textId="672AD510" w:rsidR="00EC7A40" w:rsidRPr="00651F62" w:rsidRDefault="00EC7A40" w:rsidP="001205B5">
      <w:pPr>
        <w:pStyle w:val="BodyText"/>
        <w:tabs>
          <w:tab w:val="left" w:pos="3828"/>
        </w:tabs>
        <w:spacing w:before="120" w:after="120"/>
        <w:ind w:left="709"/>
        <w:rPr>
          <w:sz w:val="22"/>
          <w:szCs w:val="22"/>
          <w:lang w:val="ru-RU"/>
        </w:rPr>
      </w:pPr>
      <w:r w:rsidRPr="00651F62">
        <w:rPr>
          <w:sz w:val="22"/>
          <w:szCs w:val="22"/>
        </w:rPr>
        <w:t>PIM</w:t>
      </w:r>
      <w:r w:rsidRPr="00651F62">
        <w:rPr>
          <w:sz w:val="22"/>
          <w:szCs w:val="22"/>
          <w:lang w:val="ru-RU"/>
        </w:rPr>
        <w:t>-</w:t>
      </w:r>
      <w:r w:rsidRPr="00651F62">
        <w:rPr>
          <w:sz w:val="22"/>
          <w:szCs w:val="22"/>
        </w:rPr>
        <w:t>SU</w:t>
      </w:r>
      <w:r w:rsidRPr="00651F62">
        <w:rPr>
          <w:sz w:val="22"/>
          <w:szCs w:val="22"/>
          <w:lang w:val="ru-RU"/>
        </w:rPr>
        <w:t>-</w:t>
      </w:r>
      <w:r w:rsidRPr="00651F62">
        <w:rPr>
          <w:spacing w:val="-4"/>
          <w:sz w:val="22"/>
          <w:szCs w:val="22"/>
          <w:lang w:val="ru-RU"/>
        </w:rPr>
        <w:t>5112-</w:t>
      </w:r>
      <w:r w:rsidRPr="00651F62">
        <w:rPr>
          <w:spacing w:val="-4"/>
          <w:sz w:val="22"/>
          <w:szCs w:val="22"/>
        </w:rPr>
        <w:t>TCO</w:t>
      </w:r>
      <w:r w:rsidRPr="00651F62">
        <w:rPr>
          <w:sz w:val="22"/>
          <w:szCs w:val="22"/>
          <w:lang w:val="ru-RU"/>
        </w:rPr>
        <w:tab/>
      </w:r>
      <w:bookmarkStart w:id="792" w:name="_Hlk166929167"/>
      <w:r w:rsidR="00EB5A65" w:rsidRPr="00651F62">
        <w:rPr>
          <w:spacing w:val="-2"/>
          <w:sz w:val="22"/>
          <w:szCs w:val="22"/>
          <w:lang w:val="ru-RU"/>
        </w:rPr>
        <w:t>Классы материалов трубопроводов</w:t>
      </w:r>
      <w:bookmarkEnd w:id="792"/>
    </w:p>
    <w:p w14:paraId="4C532D30" w14:textId="25DE092D" w:rsidR="00EC7A40" w:rsidRPr="00651F62" w:rsidRDefault="00EC7A40" w:rsidP="001205B5">
      <w:pPr>
        <w:pStyle w:val="BodyText"/>
        <w:tabs>
          <w:tab w:val="left" w:pos="3828"/>
        </w:tabs>
        <w:spacing w:before="120" w:after="120"/>
        <w:ind w:left="709"/>
        <w:rPr>
          <w:sz w:val="22"/>
          <w:szCs w:val="22"/>
          <w:lang w:val="ru-RU"/>
        </w:rPr>
      </w:pPr>
      <w:r w:rsidRPr="00651F62">
        <w:rPr>
          <w:color w:val="333333"/>
          <w:spacing w:val="-2"/>
          <w:sz w:val="22"/>
          <w:szCs w:val="22"/>
        </w:rPr>
        <w:t>PIM</w:t>
      </w:r>
      <w:r w:rsidRPr="00651F62">
        <w:rPr>
          <w:color w:val="333333"/>
          <w:spacing w:val="-2"/>
          <w:sz w:val="22"/>
          <w:szCs w:val="22"/>
          <w:lang w:val="ru-RU"/>
        </w:rPr>
        <w:t>-</w:t>
      </w:r>
      <w:r w:rsidRPr="00651F62">
        <w:rPr>
          <w:color w:val="333333"/>
          <w:spacing w:val="-2"/>
          <w:sz w:val="22"/>
          <w:szCs w:val="22"/>
        </w:rPr>
        <w:t>DU</w:t>
      </w:r>
      <w:r w:rsidRPr="00651F62">
        <w:rPr>
          <w:color w:val="333333"/>
          <w:spacing w:val="-2"/>
          <w:sz w:val="22"/>
          <w:szCs w:val="22"/>
          <w:lang w:val="ru-RU"/>
        </w:rPr>
        <w:t>-5138-</w:t>
      </w:r>
      <w:r w:rsidRPr="00651F62">
        <w:rPr>
          <w:color w:val="333333"/>
          <w:spacing w:val="-2"/>
          <w:sz w:val="22"/>
          <w:szCs w:val="22"/>
        </w:rPr>
        <w:t>TCO</w:t>
      </w:r>
      <w:r w:rsidRPr="00651F62">
        <w:rPr>
          <w:color w:val="333333"/>
          <w:sz w:val="22"/>
          <w:szCs w:val="22"/>
          <w:lang w:val="ru-RU"/>
        </w:rPr>
        <w:tab/>
      </w:r>
      <w:r w:rsidR="00AB075D" w:rsidRPr="00651F62">
        <w:rPr>
          <w:color w:val="333333"/>
          <w:sz w:val="22"/>
          <w:szCs w:val="22"/>
          <w:lang w:val="ru-RU"/>
        </w:rPr>
        <w:t>Проектирование труб</w:t>
      </w:r>
      <w:r w:rsidR="00D4487F" w:rsidRPr="00651F62">
        <w:rPr>
          <w:color w:val="333333"/>
          <w:sz w:val="22"/>
          <w:szCs w:val="22"/>
          <w:lang w:val="ru-RU"/>
        </w:rPr>
        <w:t>ной обвязки</w:t>
      </w:r>
    </w:p>
    <w:p w14:paraId="540A23A5" w14:textId="1C82B122" w:rsidR="00EC7A40" w:rsidRPr="00651F62" w:rsidRDefault="00EC7A40" w:rsidP="001205B5">
      <w:pPr>
        <w:pStyle w:val="BodyText"/>
        <w:tabs>
          <w:tab w:val="left" w:pos="3828"/>
        </w:tabs>
        <w:spacing w:before="120" w:after="120"/>
        <w:ind w:left="709"/>
        <w:rPr>
          <w:sz w:val="22"/>
          <w:szCs w:val="22"/>
          <w:lang w:val="ru-RU"/>
        </w:rPr>
      </w:pPr>
      <w:r w:rsidRPr="00651F62">
        <w:rPr>
          <w:sz w:val="22"/>
          <w:szCs w:val="22"/>
        </w:rPr>
        <w:t>PIM</w:t>
      </w:r>
      <w:r w:rsidRPr="00651F62">
        <w:rPr>
          <w:sz w:val="22"/>
          <w:szCs w:val="22"/>
          <w:lang w:val="ru-RU"/>
        </w:rPr>
        <w:t>-</w:t>
      </w:r>
      <w:r w:rsidRPr="00651F62">
        <w:rPr>
          <w:sz w:val="22"/>
          <w:szCs w:val="22"/>
        </w:rPr>
        <w:t>PU</w:t>
      </w:r>
      <w:r w:rsidRPr="00651F62">
        <w:rPr>
          <w:sz w:val="22"/>
          <w:szCs w:val="22"/>
          <w:lang w:val="ru-RU"/>
        </w:rPr>
        <w:t>-</w:t>
      </w:r>
      <w:r w:rsidRPr="00651F62">
        <w:rPr>
          <w:spacing w:val="-4"/>
          <w:sz w:val="22"/>
          <w:szCs w:val="22"/>
          <w:lang w:val="ru-RU"/>
        </w:rPr>
        <w:t>5284-</w:t>
      </w:r>
      <w:r w:rsidRPr="00651F62">
        <w:rPr>
          <w:spacing w:val="-4"/>
          <w:sz w:val="22"/>
          <w:szCs w:val="22"/>
        </w:rPr>
        <w:t>TCO</w:t>
      </w:r>
      <w:r w:rsidRPr="00651F62">
        <w:rPr>
          <w:sz w:val="22"/>
          <w:szCs w:val="22"/>
          <w:lang w:val="ru-RU"/>
        </w:rPr>
        <w:tab/>
      </w:r>
      <w:r w:rsidR="00E10FA6" w:rsidRPr="00651F62">
        <w:rPr>
          <w:spacing w:val="-2"/>
          <w:sz w:val="22"/>
          <w:szCs w:val="22"/>
          <w:lang w:val="ru-RU"/>
        </w:rPr>
        <w:t xml:space="preserve">Пневматические испытания трубопроводных систем </w:t>
      </w:r>
      <w:r w:rsidR="002035A7" w:rsidRPr="00651F62">
        <w:rPr>
          <w:spacing w:val="-2"/>
          <w:sz w:val="22"/>
          <w:szCs w:val="22"/>
          <w:lang w:val="ru-RU"/>
        </w:rPr>
        <w:t>в полевых условиях</w:t>
      </w:r>
    </w:p>
    <w:p w14:paraId="240650B4" w14:textId="27297CAA" w:rsidR="00EC7A40" w:rsidRPr="00651F62" w:rsidRDefault="00EC7A40" w:rsidP="001205B5">
      <w:pPr>
        <w:pStyle w:val="BodyText"/>
        <w:tabs>
          <w:tab w:val="left" w:pos="3828"/>
        </w:tabs>
        <w:spacing w:before="120" w:after="120"/>
        <w:ind w:left="709"/>
        <w:rPr>
          <w:sz w:val="22"/>
          <w:szCs w:val="22"/>
          <w:lang w:val="ru-RU"/>
        </w:rPr>
      </w:pPr>
      <w:r w:rsidRPr="00651F62">
        <w:rPr>
          <w:spacing w:val="-2"/>
          <w:sz w:val="22"/>
          <w:szCs w:val="22"/>
        </w:rPr>
        <w:t>PIM</w:t>
      </w:r>
      <w:r w:rsidRPr="00651F62">
        <w:rPr>
          <w:spacing w:val="-2"/>
          <w:sz w:val="22"/>
          <w:szCs w:val="22"/>
          <w:lang w:val="ru-RU"/>
        </w:rPr>
        <w:t>-</w:t>
      </w:r>
      <w:r w:rsidRPr="00651F62">
        <w:rPr>
          <w:spacing w:val="-2"/>
          <w:sz w:val="22"/>
          <w:szCs w:val="22"/>
        </w:rPr>
        <w:t>SU</w:t>
      </w:r>
      <w:r w:rsidRPr="00651F62">
        <w:rPr>
          <w:spacing w:val="-2"/>
          <w:sz w:val="22"/>
          <w:szCs w:val="22"/>
          <w:lang w:val="ru-RU"/>
        </w:rPr>
        <w:t>-6098-</w:t>
      </w:r>
      <w:r w:rsidRPr="00651F62">
        <w:rPr>
          <w:spacing w:val="-2"/>
          <w:sz w:val="22"/>
          <w:szCs w:val="22"/>
        </w:rPr>
        <w:t>TCO</w:t>
      </w:r>
      <w:r w:rsidRPr="00651F62">
        <w:rPr>
          <w:sz w:val="22"/>
          <w:szCs w:val="22"/>
          <w:lang w:val="ru-RU"/>
        </w:rPr>
        <w:tab/>
      </w:r>
      <w:r w:rsidRPr="00651F62">
        <w:rPr>
          <w:spacing w:val="-50"/>
          <w:sz w:val="22"/>
          <w:szCs w:val="22"/>
          <w:lang w:val="ru-RU"/>
        </w:rPr>
        <w:t xml:space="preserve"> </w:t>
      </w:r>
      <w:r w:rsidR="009E60A2" w:rsidRPr="00651F62">
        <w:rPr>
          <w:sz w:val="22"/>
          <w:szCs w:val="22"/>
          <w:lang w:val="ru-RU"/>
        </w:rPr>
        <w:t>Изготовление и монтаж</w:t>
      </w:r>
      <w:r w:rsidR="00205D90" w:rsidRPr="00651F62">
        <w:rPr>
          <w:sz w:val="22"/>
          <w:szCs w:val="22"/>
          <w:lang w:val="ru-RU"/>
        </w:rPr>
        <w:t xml:space="preserve"> системы</w:t>
      </w:r>
      <w:r w:rsidR="009E60A2" w:rsidRPr="00651F62">
        <w:rPr>
          <w:sz w:val="22"/>
          <w:szCs w:val="22"/>
          <w:lang w:val="ru-RU"/>
        </w:rPr>
        <w:t xml:space="preserve"> плакированно</w:t>
      </w:r>
      <w:r w:rsidR="00205D90" w:rsidRPr="00651F62">
        <w:rPr>
          <w:sz w:val="22"/>
          <w:szCs w:val="22"/>
          <w:lang w:val="ru-RU"/>
        </w:rPr>
        <w:t>го</w:t>
      </w:r>
      <w:r w:rsidR="009E60A2" w:rsidRPr="00651F62">
        <w:rPr>
          <w:sz w:val="22"/>
          <w:szCs w:val="22"/>
          <w:lang w:val="ru-RU"/>
        </w:rPr>
        <w:t xml:space="preserve"> трубопровод</w:t>
      </w:r>
      <w:r w:rsidR="00205D90" w:rsidRPr="00651F62">
        <w:rPr>
          <w:sz w:val="22"/>
          <w:szCs w:val="22"/>
          <w:lang w:val="ru-RU"/>
        </w:rPr>
        <w:t>а</w:t>
      </w:r>
    </w:p>
    <w:p w14:paraId="1A304A35" w14:textId="42176D11" w:rsidR="00EC7A40" w:rsidRPr="00651F62" w:rsidRDefault="006040F5" w:rsidP="00EE3539">
      <w:pPr>
        <w:pStyle w:val="BodyText"/>
        <w:tabs>
          <w:tab w:val="left" w:pos="3828"/>
        </w:tabs>
        <w:spacing w:before="120" w:after="120"/>
        <w:ind w:left="709"/>
        <w:rPr>
          <w:color w:val="333333"/>
          <w:sz w:val="22"/>
          <w:szCs w:val="22"/>
          <w:highlight w:val="cyan"/>
          <w:lang w:val="ru-RU"/>
        </w:rPr>
      </w:pPr>
      <w:r w:rsidRPr="00651F62">
        <w:rPr>
          <w:color w:val="333333"/>
          <w:spacing w:val="-2"/>
          <w:sz w:val="22"/>
          <w:szCs w:val="22"/>
          <w:lang w:val="ru-RU"/>
        </w:rPr>
        <w:t>015-0000-</w:t>
      </w:r>
      <w:r w:rsidRPr="00651F62">
        <w:rPr>
          <w:color w:val="333333"/>
          <w:spacing w:val="-2"/>
          <w:sz w:val="22"/>
          <w:szCs w:val="22"/>
        </w:rPr>
        <w:t>WWW</w:t>
      </w:r>
      <w:r w:rsidRPr="00651F62">
        <w:rPr>
          <w:color w:val="333333"/>
          <w:spacing w:val="-2"/>
          <w:sz w:val="22"/>
          <w:szCs w:val="22"/>
          <w:lang w:val="ru-RU"/>
        </w:rPr>
        <w:t>-</w:t>
      </w:r>
      <w:r w:rsidRPr="00651F62">
        <w:rPr>
          <w:color w:val="333333"/>
          <w:spacing w:val="-2"/>
          <w:sz w:val="22"/>
          <w:szCs w:val="22"/>
        </w:rPr>
        <w:t>STD</w:t>
      </w:r>
      <w:r w:rsidRPr="00651F62">
        <w:rPr>
          <w:color w:val="333333"/>
          <w:spacing w:val="-2"/>
          <w:sz w:val="22"/>
          <w:szCs w:val="22"/>
          <w:lang w:val="ru-RU"/>
        </w:rPr>
        <w:t>-20001-01</w:t>
      </w:r>
      <w:r w:rsidR="00EC7A40" w:rsidRPr="00651F62">
        <w:rPr>
          <w:color w:val="333333"/>
          <w:sz w:val="22"/>
          <w:szCs w:val="22"/>
          <w:lang w:val="ru-RU"/>
        </w:rPr>
        <w:tab/>
      </w:r>
      <w:r w:rsidR="00272020" w:rsidRPr="00651F62">
        <w:rPr>
          <w:color w:val="333333"/>
          <w:sz w:val="22"/>
          <w:szCs w:val="22"/>
          <w:lang w:val="ru-RU"/>
        </w:rPr>
        <w:t>Подробности сварки трубопроводов</w:t>
      </w:r>
    </w:p>
    <w:p w14:paraId="70CB6BBD" w14:textId="42F72D8B" w:rsidR="00EC7A40" w:rsidRPr="00651F62" w:rsidRDefault="00EC7A40" w:rsidP="001205B5">
      <w:pPr>
        <w:pStyle w:val="BodyText"/>
        <w:tabs>
          <w:tab w:val="left" w:pos="3828"/>
        </w:tabs>
        <w:spacing w:before="120" w:after="120"/>
        <w:ind w:left="709"/>
        <w:rPr>
          <w:sz w:val="22"/>
          <w:szCs w:val="22"/>
          <w:lang w:val="ru-RU"/>
        </w:rPr>
      </w:pPr>
      <w:r w:rsidRPr="00651F62">
        <w:rPr>
          <w:spacing w:val="-2"/>
          <w:sz w:val="22"/>
          <w:szCs w:val="22"/>
        </w:rPr>
        <w:t>PPL</w:t>
      </w:r>
      <w:r w:rsidRPr="00651F62">
        <w:rPr>
          <w:spacing w:val="-2"/>
          <w:sz w:val="22"/>
          <w:szCs w:val="22"/>
          <w:lang w:val="ru-RU"/>
        </w:rPr>
        <w:t>-</w:t>
      </w:r>
      <w:r w:rsidRPr="00651F62">
        <w:rPr>
          <w:spacing w:val="-2"/>
          <w:sz w:val="22"/>
          <w:szCs w:val="22"/>
        </w:rPr>
        <w:t>SU</w:t>
      </w:r>
      <w:r w:rsidRPr="00651F62">
        <w:rPr>
          <w:spacing w:val="-2"/>
          <w:sz w:val="22"/>
          <w:szCs w:val="22"/>
          <w:lang w:val="ru-RU"/>
        </w:rPr>
        <w:t>-4737-</w:t>
      </w:r>
      <w:r w:rsidRPr="00651F62">
        <w:rPr>
          <w:spacing w:val="-2"/>
          <w:sz w:val="22"/>
          <w:szCs w:val="22"/>
        </w:rPr>
        <w:t>TCO</w:t>
      </w:r>
      <w:r w:rsidRPr="00651F62">
        <w:rPr>
          <w:sz w:val="22"/>
          <w:szCs w:val="22"/>
          <w:lang w:val="ru-RU"/>
        </w:rPr>
        <w:tab/>
      </w:r>
      <w:r w:rsidR="0060788B" w:rsidRPr="00651F62">
        <w:rPr>
          <w:sz w:val="22"/>
          <w:szCs w:val="22"/>
          <w:lang w:val="ru-RU"/>
        </w:rPr>
        <w:t>Гибка труб методом индукционного нагрева и в холодном состоянии</w:t>
      </w:r>
    </w:p>
    <w:p w14:paraId="2B389DE2" w14:textId="357D6D3D" w:rsidR="00EC7A40" w:rsidRPr="00651F62" w:rsidRDefault="00EC7A40" w:rsidP="001205B5">
      <w:pPr>
        <w:pStyle w:val="BodyText"/>
        <w:tabs>
          <w:tab w:val="left" w:pos="3828"/>
        </w:tabs>
        <w:spacing w:before="120" w:after="120"/>
        <w:ind w:left="709"/>
        <w:rPr>
          <w:sz w:val="22"/>
          <w:szCs w:val="22"/>
          <w:lang w:val="ru-RU"/>
        </w:rPr>
      </w:pPr>
      <w:r w:rsidRPr="00651F62">
        <w:rPr>
          <w:sz w:val="22"/>
          <w:szCs w:val="22"/>
        </w:rPr>
        <w:t>SID</w:t>
      </w:r>
      <w:r w:rsidRPr="00651F62">
        <w:rPr>
          <w:sz w:val="22"/>
          <w:szCs w:val="22"/>
          <w:lang w:val="ru-RU"/>
        </w:rPr>
        <w:t>-</w:t>
      </w:r>
      <w:r w:rsidRPr="00651F62">
        <w:rPr>
          <w:sz w:val="22"/>
          <w:szCs w:val="22"/>
        </w:rPr>
        <w:t>SU</w:t>
      </w:r>
      <w:r w:rsidRPr="00651F62">
        <w:rPr>
          <w:sz w:val="22"/>
          <w:szCs w:val="22"/>
          <w:lang w:val="ru-RU"/>
        </w:rPr>
        <w:t>-</w:t>
      </w:r>
      <w:r w:rsidRPr="00651F62">
        <w:rPr>
          <w:spacing w:val="-4"/>
          <w:sz w:val="22"/>
          <w:szCs w:val="22"/>
          <w:lang w:val="ru-RU"/>
        </w:rPr>
        <w:t>5106-</w:t>
      </w:r>
      <w:r w:rsidRPr="00651F62">
        <w:rPr>
          <w:spacing w:val="-4"/>
          <w:sz w:val="22"/>
          <w:szCs w:val="22"/>
        </w:rPr>
        <w:t>TCO</w:t>
      </w:r>
      <w:r w:rsidRPr="00651F62">
        <w:rPr>
          <w:sz w:val="22"/>
          <w:szCs w:val="22"/>
          <w:lang w:val="ru-RU"/>
        </w:rPr>
        <w:tab/>
      </w:r>
      <w:r w:rsidR="00E05B93" w:rsidRPr="00651F62">
        <w:rPr>
          <w:spacing w:val="-2"/>
          <w:sz w:val="22"/>
          <w:szCs w:val="22"/>
          <w:lang w:val="ru-RU"/>
        </w:rPr>
        <w:t>Руководство</w:t>
      </w:r>
      <w:r w:rsidR="00D02965" w:rsidRPr="00651F62">
        <w:rPr>
          <w:spacing w:val="-2"/>
          <w:sz w:val="22"/>
          <w:szCs w:val="22"/>
          <w:lang w:val="ru-RU"/>
        </w:rPr>
        <w:t xml:space="preserve"> по технике безопасности при проектировании</w:t>
      </w:r>
    </w:p>
    <w:p w14:paraId="360DAC09" w14:textId="626CB4B2" w:rsidR="00EC7A40" w:rsidRPr="00651F62" w:rsidRDefault="00EC7A40" w:rsidP="001205B5">
      <w:pPr>
        <w:pStyle w:val="BodyText"/>
        <w:tabs>
          <w:tab w:val="left" w:pos="3828"/>
        </w:tabs>
        <w:spacing w:before="120" w:after="120"/>
        <w:ind w:left="709"/>
        <w:rPr>
          <w:spacing w:val="-2"/>
          <w:sz w:val="22"/>
          <w:szCs w:val="22"/>
          <w:lang w:val="ru-RU"/>
        </w:rPr>
      </w:pPr>
      <w:r w:rsidRPr="00651F62">
        <w:rPr>
          <w:sz w:val="22"/>
          <w:szCs w:val="22"/>
        </w:rPr>
        <w:t>WEM</w:t>
      </w:r>
      <w:r w:rsidRPr="00651F62">
        <w:rPr>
          <w:sz w:val="22"/>
          <w:szCs w:val="22"/>
          <w:lang w:val="ru-RU"/>
        </w:rPr>
        <w:t>-</w:t>
      </w:r>
      <w:r w:rsidRPr="00651F62">
        <w:rPr>
          <w:sz w:val="22"/>
          <w:szCs w:val="22"/>
        </w:rPr>
        <w:t>SU</w:t>
      </w:r>
      <w:r w:rsidRPr="00651F62">
        <w:rPr>
          <w:sz w:val="22"/>
          <w:szCs w:val="22"/>
          <w:lang w:val="ru-RU"/>
        </w:rPr>
        <w:t>-</w:t>
      </w:r>
      <w:r w:rsidRPr="00651F62">
        <w:rPr>
          <w:spacing w:val="-4"/>
          <w:sz w:val="22"/>
          <w:szCs w:val="22"/>
          <w:lang w:val="ru-RU"/>
        </w:rPr>
        <w:t>5246-</w:t>
      </w:r>
      <w:r w:rsidRPr="00651F62">
        <w:rPr>
          <w:spacing w:val="-4"/>
          <w:sz w:val="22"/>
          <w:szCs w:val="22"/>
        </w:rPr>
        <w:t>TCO</w:t>
      </w:r>
      <w:r w:rsidRPr="00651F62">
        <w:rPr>
          <w:sz w:val="22"/>
          <w:szCs w:val="22"/>
          <w:lang w:val="ru-RU"/>
        </w:rPr>
        <w:tab/>
      </w:r>
      <w:r w:rsidR="00B07D0F" w:rsidRPr="00651F62">
        <w:rPr>
          <w:spacing w:val="-2"/>
          <w:sz w:val="22"/>
          <w:szCs w:val="22"/>
          <w:lang w:val="ru-RU"/>
        </w:rPr>
        <w:t xml:space="preserve">Использование </w:t>
      </w:r>
      <w:r w:rsidR="00CB3CA1" w:rsidRPr="00651F62">
        <w:rPr>
          <w:spacing w:val="-2"/>
          <w:sz w:val="22"/>
          <w:szCs w:val="22"/>
          <w:lang w:val="ru-RU"/>
        </w:rPr>
        <w:t>г</w:t>
      </w:r>
      <w:r w:rsidR="007D2112" w:rsidRPr="00651F62">
        <w:rPr>
          <w:spacing w:val="-2"/>
          <w:sz w:val="22"/>
          <w:szCs w:val="22"/>
          <w:lang w:val="ru-RU"/>
        </w:rPr>
        <w:t>арантийных</w:t>
      </w:r>
      <w:r w:rsidR="00B07D0F" w:rsidRPr="00651F62">
        <w:rPr>
          <w:spacing w:val="-2"/>
          <w:sz w:val="22"/>
          <w:szCs w:val="22"/>
          <w:lang w:val="ru-RU"/>
        </w:rPr>
        <w:t xml:space="preserve"> швов, не </w:t>
      </w:r>
      <w:r w:rsidR="007D2112" w:rsidRPr="00651F62">
        <w:rPr>
          <w:spacing w:val="-2"/>
          <w:sz w:val="22"/>
          <w:szCs w:val="22"/>
          <w:lang w:val="ru-RU"/>
        </w:rPr>
        <w:t>испытываемых</w:t>
      </w:r>
      <w:r w:rsidR="00B07D0F" w:rsidRPr="00651F62">
        <w:rPr>
          <w:spacing w:val="-2"/>
          <w:sz w:val="22"/>
          <w:szCs w:val="22"/>
          <w:lang w:val="ru-RU"/>
        </w:rPr>
        <w:t xml:space="preserve"> давлением</w:t>
      </w:r>
    </w:p>
    <w:p w14:paraId="306626A9" w14:textId="5FC50B78" w:rsidR="00B10A10" w:rsidRPr="0061352F" w:rsidRDefault="00B10A10" w:rsidP="001205B5">
      <w:pPr>
        <w:pStyle w:val="BodyText"/>
        <w:tabs>
          <w:tab w:val="left" w:pos="3828"/>
        </w:tabs>
        <w:spacing w:before="120" w:after="120"/>
        <w:ind w:left="709"/>
        <w:rPr>
          <w:sz w:val="22"/>
          <w:szCs w:val="22"/>
          <w:lang w:val="ru-RU"/>
        </w:rPr>
      </w:pPr>
      <w:r w:rsidRPr="00651F62">
        <w:rPr>
          <w:sz w:val="22"/>
          <w:szCs w:val="22"/>
        </w:rPr>
        <w:t>WEM</w:t>
      </w:r>
      <w:r w:rsidRPr="0061352F">
        <w:rPr>
          <w:sz w:val="22"/>
          <w:szCs w:val="22"/>
          <w:lang w:val="ru-RU"/>
        </w:rPr>
        <w:t>-</w:t>
      </w:r>
      <w:r w:rsidRPr="00651F62">
        <w:rPr>
          <w:sz w:val="22"/>
          <w:szCs w:val="22"/>
        </w:rPr>
        <w:t>PU</w:t>
      </w:r>
      <w:r w:rsidRPr="0061352F">
        <w:rPr>
          <w:sz w:val="22"/>
          <w:szCs w:val="22"/>
          <w:lang w:val="ru-RU"/>
        </w:rPr>
        <w:t xml:space="preserve"> 6251-</w:t>
      </w:r>
      <w:r w:rsidRPr="00651F62">
        <w:rPr>
          <w:sz w:val="22"/>
          <w:szCs w:val="22"/>
        </w:rPr>
        <w:t>TCO</w:t>
      </w:r>
      <w:r w:rsidRPr="0061352F">
        <w:rPr>
          <w:sz w:val="22"/>
          <w:szCs w:val="22"/>
          <w:lang w:val="ru-RU"/>
        </w:rPr>
        <w:t xml:space="preserve">                  </w:t>
      </w:r>
      <w:r w:rsidR="00EE3539">
        <w:rPr>
          <w:sz w:val="22"/>
          <w:szCs w:val="22"/>
          <w:lang w:val="ru-RU"/>
        </w:rPr>
        <w:tab/>
      </w:r>
      <w:r w:rsidR="0061352F">
        <w:rPr>
          <w:sz w:val="22"/>
          <w:szCs w:val="22"/>
          <w:lang w:val="ru-RU"/>
        </w:rPr>
        <w:t>Д</w:t>
      </w:r>
      <w:r w:rsidR="0061352F" w:rsidRPr="0061352F">
        <w:rPr>
          <w:sz w:val="22"/>
          <w:szCs w:val="22"/>
          <w:lang w:val="ru-RU"/>
        </w:rPr>
        <w:t>угов</w:t>
      </w:r>
      <w:r w:rsidR="0061352F">
        <w:rPr>
          <w:sz w:val="22"/>
          <w:szCs w:val="22"/>
          <w:lang w:val="ru-RU"/>
        </w:rPr>
        <w:t>ая</w:t>
      </w:r>
      <w:r w:rsidR="0061352F" w:rsidRPr="0061352F">
        <w:rPr>
          <w:sz w:val="22"/>
          <w:szCs w:val="22"/>
          <w:lang w:val="ru-RU"/>
        </w:rPr>
        <w:t xml:space="preserve"> сварк</w:t>
      </w:r>
      <w:r w:rsidR="0061352F">
        <w:rPr>
          <w:sz w:val="22"/>
          <w:szCs w:val="22"/>
          <w:lang w:val="ru-RU"/>
        </w:rPr>
        <w:t>а</w:t>
      </w:r>
      <w:r w:rsidR="0061352F" w:rsidRPr="0061352F">
        <w:rPr>
          <w:sz w:val="22"/>
          <w:szCs w:val="22"/>
          <w:lang w:val="ru-RU"/>
        </w:rPr>
        <w:t xml:space="preserve"> с компьютерным управлением (</w:t>
      </w:r>
      <w:r w:rsidR="0061352F" w:rsidRPr="0061352F">
        <w:rPr>
          <w:sz w:val="22"/>
          <w:szCs w:val="22"/>
        </w:rPr>
        <w:t>CCDA</w:t>
      </w:r>
      <w:r w:rsidR="0061352F" w:rsidRPr="0061352F">
        <w:rPr>
          <w:sz w:val="22"/>
          <w:szCs w:val="22"/>
          <w:lang w:val="ru-RU"/>
        </w:rPr>
        <w:t>)</w:t>
      </w:r>
    </w:p>
    <w:p w14:paraId="1403EBC9" w14:textId="2555ED63" w:rsidR="0058377F" w:rsidRPr="00651F62" w:rsidRDefault="0004659F" w:rsidP="001205B5">
      <w:pPr>
        <w:pStyle w:val="BodyText"/>
        <w:tabs>
          <w:tab w:val="left" w:pos="2880"/>
          <w:tab w:val="left" w:pos="3828"/>
        </w:tabs>
        <w:spacing w:before="120" w:after="120"/>
        <w:ind w:left="709"/>
        <w:rPr>
          <w:sz w:val="22"/>
          <w:szCs w:val="22"/>
          <w:lang w:val="ru-RU"/>
        </w:rPr>
      </w:pPr>
      <w:bookmarkStart w:id="793" w:name="_Hlk175540428"/>
      <w:r w:rsidRPr="00651F62">
        <w:rPr>
          <w:sz w:val="22"/>
          <w:szCs w:val="22"/>
        </w:rPr>
        <w:t>L</w:t>
      </w:r>
      <w:r w:rsidRPr="00651F62">
        <w:rPr>
          <w:sz w:val="22"/>
          <w:szCs w:val="22"/>
          <w:lang w:val="ru-RU"/>
        </w:rPr>
        <w:t>-</w:t>
      </w:r>
      <w:r w:rsidRPr="00651F62">
        <w:rPr>
          <w:sz w:val="22"/>
          <w:szCs w:val="22"/>
        </w:rPr>
        <w:t>ST</w:t>
      </w:r>
      <w:r w:rsidRPr="00651F62">
        <w:rPr>
          <w:sz w:val="22"/>
          <w:szCs w:val="22"/>
          <w:lang w:val="ru-RU"/>
        </w:rPr>
        <w:t>-6077</w:t>
      </w:r>
      <w:r w:rsidRPr="00651F62">
        <w:rPr>
          <w:sz w:val="22"/>
          <w:szCs w:val="22"/>
          <w:lang w:val="ru-RU"/>
        </w:rPr>
        <w:tab/>
      </w:r>
      <w:r w:rsidR="0061352F">
        <w:rPr>
          <w:sz w:val="22"/>
          <w:szCs w:val="22"/>
          <w:lang w:val="ru-RU"/>
        </w:rPr>
        <w:t xml:space="preserve">             </w:t>
      </w:r>
      <w:r w:rsidR="00EE3539">
        <w:rPr>
          <w:sz w:val="22"/>
          <w:szCs w:val="22"/>
          <w:lang w:val="ru-RU"/>
        </w:rPr>
        <w:tab/>
      </w:r>
      <w:r w:rsidRPr="00651F62">
        <w:rPr>
          <w:sz w:val="22"/>
          <w:szCs w:val="22"/>
          <w:lang w:val="ru-RU"/>
        </w:rPr>
        <w:t>Таблица</w:t>
      </w:r>
      <w:r w:rsidR="007C2C34" w:rsidRPr="00651F62">
        <w:rPr>
          <w:sz w:val="22"/>
          <w:szCs w:val="22"/>
          <w:lang w:val="ru-RU"/>
        </w:rPr>
        <w:t xml:space="preserve"> выбора опор трубопроводов</w:t>
      </w:r>
    </w:p>
    <w:p w14:paraId="06EF2C8D" w14:textId="34926D71" w:rsidR="00552E3A" w:rsidRPr="00651F62" w:rsidRDefault="00552E3A" w:rsidP="001205B5">
      <w:pPr>
        <w:pStyle w:val="BodyText"/>
        <w:tabs>
          <w:tab w:val="left" w:pos="3828"/>
        </w:tabs>
        <w:spacing w:before="120" w:after="120"/>
        <w:ind w:left="709"/>
        <w:rPr>
          <w:sz w:val="22"/>
          <w:szCs w:val="22"/>
          <w:lang w:val="ru-RU"/>
        </w:rPr>
      </w:pPr>
      <w:r w:rsidRPr="00651F62">
        <w:rPr>
          <w:sz w:val="22"/>
          <w:szCs w:val="22"/>
          <w:lang w:val="ru-RU"/>
        </w:rPr>
        <w:t>015-0000-</w:t>
      </w:r>
      <w:r w:rsidRPr="00651F62">
        <w:rPr>
          <w:sz w:val="22"/>
          <w:szCs w:val="22"/>
        </w:rPr>
        <w:t>QAC</w:t>
      </w:r>
      <w:r w:rsidRPr="00651F62">
        <w:rPr>
          <w:sz w:val="22"/>
          <w:szCs w:val="22"/>
          <w:lang w:val="ru-RU"/>
        </w:rPr>
        <w:t>-</w:t>
      </w:r>
      <w:r w:rsidRPr="00651F62">
        <w:rPr>
          <w:sz w:val="22"/>
          <w:szCs w:val="22"/>
        </w:rPr>
        <w:t>PRO</w:t>
      </w:r>
      <w:r w:rsidRPr="00651F62">
        <w:rPr>
          <w:sz w:val="22"/>
          <w:szCs w:val="22"/>
          <w:lang w:val="ru-RU"/>
        </w:rPr>
        <w:t xml:space="preserve">-20121-01   </w:t>
      </w:r>
      <w:r w:rsidR="001459CA" w:rsidRPr="00651F62">
        <w:rPr>
          <w:sz w:val="22"/>
          <w:szCs w:val="22"/>
          <w:lang w:val="ru-RU"/>
        </w:rPr>
        <w:t xml:space="preserve"> </w:t>
      </w:r>
      <w:r w:rsidR="0061352F">
        <w:rPr>
          <w:sz w:val="22"/>
          <w:szCs w:val="22"/>
          <w:lang w:val="ru-RU"/>
        </w:rPr>
        <w:t xml:space="preserve">  </w:t>
      </w:r>
      <w:r w:rsidR="008A2399" w:rsidRPr="00651F62">
        <w:rPr>
          <w:sz w:val="22"/>
          <w:szCs w:val="22"/>
          <w:lang w:val="ru-RU"/>
        </w:rPr>
        <w:t>Процедура обеспечения качества поставщика ТШО</w:t>
      </w:r>
    </w:p>
    <w:p w14:paraId="7A6013EA" w14:textId="707D4BEF" w:rsidR="00552E3A" w:rsidRPr="00651F62" w:rsidRDefault="00537B27" w:rsidP="001205B5">
      <w:pPr>
        <w:pStyle w:val="BodyText"/>
        <w:tabs>
          <w:tab w:val="left" w:pos="3828"/>
        </w:tabs>
        <w:spacing w:before="120" w:after="120"/>
        <w:ind w:left="709"/>
        <w:rPr>
          <w:sz w:val="22"/>
          <w:szCs w:val="22"/>
          <w:lang w:val="ru-RU"/>
        </w:rPr>
      </w:pPr>
      <w:r w:rsidRPr="00651F62">
        <w:rPr>
          <w:sz w:val="22"/>
          <w:szCs w:val="22"/>
        </w:rPr>
        <w:t>W</w:t>
      </w:r>
      <w:r w:rsidR="00A8488F" w:rsidRPr="00651F62">
        <w:rPr>
          <w:sz w:val="22"/>
          <w:szCs w:val="22"/>
          <w:lang w:val="ru-RU"/>
        </w:rPr>
        <w:t>-</w:t>
      </w:r>
      <w:r w:rsidR="00A8488F" w:rsidRPr="00651F62">
        <w:rPr>
          <w:sz w:val="22"/>
          <w:szCs w:val="22"/>
        </w:rPr>
        <w:t>ST</w:t>
      </w:r>
      <w:r w:rsidR="00A8488F" w:rsidRPr="00651F62">
        <w:rPr>
          <w:sz w:val="22"/>
          <w:szCs w:val="22"/>
          <w:lang w:val="ru-RU"/>
        </w:rPr>
        <w:t xml:space="preserve">-2004                                   </w:t>
      </w:r>
      <w:r w:rsidR="0061352F">
        <w:rPr>
          <w:sz w:val="22"/>
          <w:szCs w:val="22"/>
          <w:lang w:val="ru-RU"/>
        </w:rPr>
        <w:t xml:space="preserve">   </w:t>
      </w:r>
      <w:r w:rsidR="00A8488F" w:rsidRPr="00651F62">
        <w:rPr>
          <w:sz w:val="22"/>
          <w:szCs w:val="22"/>
          <w:lang w:val="ru-RU"/>
        </w:rPr>
        <w:t>Материалы, применяемые во влажной сероводородной среде</w:t>
      </w:r>
    </w:p>
    <w:p w14:paraId="31B4268C" w14:textId="11D6FF65" w:rsidR="0061352F" w:rsidRDefault="008F3C41" w:rsidP="001205B5">
      <w:pPr>
        <w:pStyle w:val="BodyText"/>
        <w:tabs>
          <w:tab w:val="left" w:pos="3828"/>
        </w:tabs>
        <w:spacing w:before="120" w:after="120"/>
        <w:ind w:left="709"/>
        <w:rPr>
          <w:sz w:val="22"/>
          <w:szCs w:val="22"/>
          <w:lang w:val="ru-RU"/>
        </w:rPr>
      </w:pPr>
      <w:bookmarkStart w:id="794" w:name="_Hlk175694762"/>
      <w:r w:rsidRPr="00651F62">
        <w:rPr>
          <w:sz w:val="22"/>
          <w:szCs w:val="22"/>
          <w:lang w:val="ru-RU"/>
        </w:rPr>
        <w:t>L-ST-2006</w:t>
      </w:r>
      <w:r w:rsidR="005C757D" w:rsidRPr="00651F62">
        <w:rPr>
          <w:sz w:val="22"/>
          <w:szCs w:val="22"/>
          <w:lang w:val="ru-RU"/>
        </w:rPr>
        <w:t xml:space="preserve"> </w:t>
      </w:r>
      <w:r w:rsidR="00582723" w:rsidRPr="00651F62">
        <w:rPr>
          <w:sz w:val="22"/>
          <w:szCs w:val="22"/>
          <w:lang w:val="ru-RU"/>
        </w:rPr>
        <w:t xml:space="preserve">                                    </w:t>
      </w:r>
      <w:r w:rsidR="0061352F">
        <w:rPr>
          <w:sz w:val="22"/>
          <w:szCs w:val="22"/>
          <w:lang w:val="ru-RU"/>
        </w:rPr>
        <w:t xml:space="preserve">  </w:t>
      </w:r>
      <w:r w:rsidR="005C757D" w:rsidRPr="00651F62">
        <w:rPr>
          <w:sz w:val="22"/>
          <w:szCs w:val="22"/>
          <w:lang w:val="ru-RU"/>
        </w:rPr>
        <w:t>Цветовая</w:t>
      </w:r>
      <w:r w:rsidR="00FA1B24" w:rsidRPr="00651F62">
        <w:rPr>
          <w:sz w:val="22"/>
          <w:szCs w:val="22"/>
          <w:lang w:val="ru-RU"/>
        </w:rPr>
        <w:t xml:space="preserve"> кодировка элементов трубной обвязки</w:t>
      </w:r>
      <w:r w:rsidR="00230665" w:rsidRPr="00651F62">
        <w:rPr>
          <w:sz w:val="22"/>
          <w:szCs w:val="22"/>
          <w:lang w:val="ru-RU"/>
        </w:rPr>
        <w:t xml:space="preserve"> и отслеживание </w:t>
      </w:r>
      <w:r w:rsidR="0061352F">
        <w:rPr>
          <w:sz w:val="22"/>
          <w:szCs w:val="22"/>
          <w:lang w:val="ru-RU"/>
        </w:rPr>
        <w:t xml:space="preserve">   </w:t>
      </w:r>
    </w:p>
    <w:p w14:paraId="261326CC" w14:textId="00108B01" w:rsidR="00203981" w:rsidRPr="00651F62" w:rsidRDefault="0061352F" w:rsidP="001205B5">
      <w:pPr>
        <w:pStyle w:val="BodyText"/>
        <w:tabs>
          <w:tab w:val="left" w:pos="3828"/>
        </w:tabs>
        <w:spacing w:before="120" w:after="120"/>
        <w:ind w:left="709"/>
        <w:rPr>
          <w:sz w:val="22"/>
          <w:szCs w:val="22"/>
          <w:lang w:val="ru-RU"/>
        </w:rPr>
      </w:pPr>
      <w:r>
        <w:rPr>
          <w:sz w:val="22"/>
          <w:szCs w:val="22"/>
          <w:lang w:val="ru-RU"/>
        </w:rPr>
        <w:t xml:space="preserve">                                                         </w:t>
      </w:r>
      <w:r w:rsidR="00230665" w:rsidRPr="00651F62">
        <w:rPr>
          <w:sz w:val="22"/>
          <w:szCs w:val="22"/>
          <w:lang w:val="ru-RU"/>
        </w:rPr>
        <w:t>трубопроводных материалов</w:t>
      </w:r>
    </w:p>
    <w:bookmarkEnd w:id="794"/>
    <w:p w14:paraId="34314181" w14:textId="4FC3E09D" w:rsidR="00A67313" w:rsidRPr="00651F62" w:rsidRDefault="00A67313" w:rsidP="001205B5">
      <w:pPr>
        <w:pStyle w:val="BodyText"/>
        <w:tabs>
          <w:tab w:val="left" w:pos="3828"/>
        </w:tabs>
        <w:spacing w:before="120" w:after="120"/>
        <w:ind w:left="709"/>
        <w:rPr>
          <w:sz w:val="22"/>
          <w:szCs w:val="22"/>
          <w:lang w:val="ru-RU"/>
        </w:rPr>
      </w:pPr>
      <w:r w:rsidRPr="00651F62">
        <w:rPr>
          <w:sz w:val="22"/>
          <w:szCs w:val="22"/>
          <w:lang w:val="ru-RU"/>
        </w:rPr>
        <w:t>L-ST-2009</w:t>
      </w:r>
      <w:r w:rsidR="00E46866" w:rsidRPr="00651F62">
        <w:rPr>
          <w:sz w:val="22"/>
          <w:szCs w:val="22"/>
          <w:lang w:val="ru-RU"/>
        </w:rPr>
        <w:t xml:space="preserve">                                     </w:t>
      </w:r>
      <w:r w:rsidR="0061352F">
        <w:rPr>
          <w:sz w:val="22"/>
          <w:szCs w:val="22"/>
          <w:lang w:val="ru-RU"/>
        </w:rPr>
        <w:t xml:space="preserve">  </w:t>
      </w:r>
      <w:r w:rsidR="00BC2CAC" w:rsidRPr="00651F62">
        <w:rPr>
          <w:sz w:val="22"/>
          <w:szCs w:val="22"/>
          <w:lang w:val="ru-RU"/>
        </w:rPr>
        <w:t>Те</w:t>
      </w:r>
      <w:r w:rsidR="00A70D07" w:rsidRPr="00651F62">
        <w:rPr>
          <w:sz w:val="22"/>
          <w:szCs w:val="22"/>
          <w:lang w:val="ru-RU"/>
        </w:rPr>
        <w:t>хнические условия на поставляемые трубы</w:t>
      </w:r>
      <w:r w:rsidR="001E7F37" w:rsidRPr="00651F62">
        <w:rPr>
          <w:sz w:val="22"/>
          <w:szCs w:val="22"/>
          <w:lang w:val="ru-RU"/>
        </w:rPr>
        <w:t>, фитинги и флан</w:t>
      </w:r>
      <w:r w:rsidR="00E46866" w:rsidRPr="00651F62">
        <w:rPr>
          <w:sz w:val="22"/>
          <w:szCs w:val="22"/>
          <w:lang w:val="ru-RU"/>
        </w:rPr>
        <w:t>цы</w:t>
      </w:r>
    </w:p>
    <w:p w14:paraId="52971FC7" w14:textId="288CCF5B" w:rsidR="00F572A0" w:rsidRPr="00651F62" w:rsidRDefault="00F572A0" w:rsidP="001205B5">
      <w:pPr>
        <w:pStyle w:val="BodyText"/>
        <w:tabs>
          <w:tab w:val="left" w:pos="3828"/>
        </w:tabs>
        <w:spacing w:before="120" w:after="120"/>
        <w:ind w:left="709"/>
        <w:rPr>
          <w:sz w:val="22"/>
          <w:szCs w:val="22"/>
          <w:lang w:val="ru-RU"/>
        </w:rPr>
      </w:pPr>
      <w:r w:rsidRPr="00651F62">
        <w:rPr>
          <w:sz w:val="22"/>
          <w:szCs w:val="22"/>
          <w:lang w:val="ru-RU"/>
        </w:rPr>
        <w:t>L-ST-2033</w:t>
      </w:r>
      <w:r w:rsidR="00BE3343" w:rsidRPr="00651F62">
        <w:rPr>
          <w:sz w:val="22"/>
          <w:szCs w:val="22"/>
          <w:lang w:val="ru-RU"/>
        </w:rPr>
        <w:t xml:space="preserve">                                     </w:t>
      </w:r>
      <w:r w:rsidR="0061352F">
        <w:rPr>
          <w:sz w:val="22"/>
          <w:szCs w:val="22"/>
          <w:lang w:val="ru-RU"/>
        </w:rPr>
        <w:t xml:space="preserve">  </w:t>
      </w:r>
      <w:r w:rsidR="007F655D" w:rsidRPr="00651F62">
        <w:rPr>
          <w:sz w:val="22"/>
          <w:szCs w:val="22"/>
          <w:lang w:val="ru-RU"/>
        </w:rPr>
        <w:t>Отслеживание</w:t>
      </w:r>
      <w:r w:rsidR="004D1A51" w:rsidRPr="00651F62">
        <w:rPr>
          <w:sz w:val="22"/>
          <w:szCs w:val="22"/>
          <w:lang w:val="ru-RU"/>
        </w:rPr>
        <w:t xml:space="preserve"> материалов для трубной обвязки на площадке</w:t>
      </w:r>
    </w:p>
    <w:p w14:paraId="761FBAED" w14:textId="3CFBA209" w:rsidR="0047024D" w:rsidRPr="00651F62" w:rsidRDefault="00602653" w:rsidP="001205B5">
      <w:pPr>
        <w:pStyle w:val="BodyText"/>
        <w:tabs>
          <w:tab w:val="left" w:pos="3828"/>
        </w:tabs>
        <w:spacing w:before="120" w:after="120"/>
        <w:ind w:left="709"/>
        <w:rPr>
          <w:sz w:val="22"/>
          <w:szCs w:val="22"/>
          <w:lang w:val="ru-RU"/>
        </w:rPr>
      </w:pPr>
      <w:r w:rsidRPr="00651F62">
        <w:rPr>
          <w:sz w:val="22"/>
          <w:szCs w:val="22"/>
          <w:lang w:val="ru-RU"/>
        </w:rPr>
        <w:t xml:space="preserve">RE-QM-SWP-002.13                   </w:t>
      </w:r>
      <w:r w:rsidR="0061352F">
        <w:rPr>
          <w:sz w:val="22"/>
          <w:szCs w:val="22"/>
          <w:lang w:val="ru-RU"/>
        </w:rPr>
        <w:t xml:space="preserve">   </w:t>
      </w:r>
      <w:r w:rsidR="00502F50" w:rsidRPr="00651F62">
        <w:rPr>
          <w:sz w:val="22"/>
          <w:szCs w:val="22"/>
          <w:lang w:val="ru-RU"/>
        </w:rPr>
        <w:t>Аттестация сварочных процедур и сварщиков</w:t>
      </w:r>
    </w:p>
    <w:p w14:paraId="21C11B7A" w14:textId="1C841428" w:rsidR="0078085B" w:rsidRPr="00210C15" w:rsidRDefault="0078085B" w:rsidP="001205B5">
      <w:pPr>
        <w:pStyle w:val="BodyText"/>
        <w:tabs>
          <w:tab w:val="left" w:pos="3828"/>
        </w:tabs>
        <w:spacing w:before="120" w:after="120"/>
        <w:ind w:left="709"/>
        <w:rPr>
          <w:sz w:val="22"/>
          <w:szCs w:val="22"/>
          <w:lang w:val="ru-RU"/>
        </w:rPr>
      </w:pPr>
      <w:r w:rsidRPr="00651F62">
        <w:rPr>
          <w:sz w:val="22"/>
          <w:szCs w:val="22"/>
          <w:lang w:val="ru-RU"/>
        </w:rPr>
        <w:t>PPL-SU-1564-TCO</w:t>
      </w:r>
      <w:r w:rsidR="00336092" w:rsidRPr="00651F62">
        <w:rPr>
          <w:sz w:val="22"/>
          <w:szCs w:val="22"/>
          <w:lang w:val="ru-RU"/>
        </w:rPr>
        <w:t xml:space="preserve"> </w:t>
      </w:r>
      <w:r w:rsidR="00E55B9D" w:rsidRPr="00651F62">
        <w:rPr>
          <w:sz w:val="22"/>
          <w:szCs w:val="22"/>
          <w:lang w:val="ru-RU"/>
        </w:rPr>
        <w:t xml:space="preserve">                     </w:t>
      </w:r>
      <w:r w:rsidR="0061352F">
        <w:rPr>
          <w:sz w:val="22"/>
          <w:szCs w:val="22"/>
          <w:lang w:val="ru-RU"/>
        </w:rPr>
        <w:t xml:space="preserve">   </w:t>
      </w:r>
      <w:r w:rsidR="00E55B9D" w:rsidRPr="00651F62">
        <w:rPr>
          <w:sz w:val="22"/>
          <w:szCs w:val="22"/>
          <w:lang w:val="ru-RU"/>
        </w:rPr>
        <w:t>Радиографический контроль</w:t>
      </w:r>
    </w:p>
    <w:p w14:paraId="103992A8" w14:textId="1205F0B1" w:rsidR="000B3C0D" w:rsidRPr="000B3C0D" w:rsidRDefault="000B3C0D" w:rsidP="001205B5">
      <w:pPr>
        <w:tabs>
          <w:tab w:val="left" w:pos="3828"/>
        </w:tabs>
        <w:spacing w:before="120" w:after="120"/>
        <w:ind w:left="709"/>
        <w:rPr>
          <w:lang w:val="ru-RU"/>
        </w:rPr>
      </w:pPr>
      <w:bookmarkStart w:id="795" w:name="_Hlk189896132"/>
      <w:r w:rsidRPr="00611135">
        <w:t>L</w:t>
      </w:r>
      <w:r w:rsidRPr="00210C15">
        <w:rPr>
          <w:lang w:val="ru-RU"/>
        </w:rPr>
        <w:t>-</w:t>
      </w:r>
      <w:r w:rsidRPr="00611135">
        <w:t>ST</w:t>
      </w:r>
      <w:r w:rsidRPr="00210C15">
        <w:rPr>
          <w:lang w:val="ru-RU"/>
        </w:rPr>
        <w:t>-20</w:t>
      </w:r>
      <w:r w:rsidR="006E77CE" w:rsidRPr="006E77CE">
        <w:rPr>
          <w:lang w:val="ru-RU"/>
        </w:rPr>
        <w:t>56</w:t>
      </w:r>
      <w:r w:rsidRPr="00210C15">
        <w:rPr>
          <w:lang w:val="ru-RU"/>
        </w:rPr>
        <w:t xml:space="preserve">                                       </w:t>
      </w:r>
      <w:r w:rsidR="006E77CE">
        <w:rPr>
          <w:lang w:val="ru-RU"/>
        </w:rPr>
        <w:t>Детальная спецификация</w:t>
      </w:r>
      <w:r w:rsidR="00CB63E2">
        <w:rPr>
          <w:lang w:val="ru-RU"/>
        </w:rPr>
        <w:t xml:space="preserve"> трубопроводов по класс</w:t>
      </w:r>
      <w:r w:rsidR="004E5C5C">
        <w:rPr>
          <w:lang w:val="ru-RU"/>
        </w:rPr>
        <w:t>а</w:t>
      </w:r>
      <w:r w:rsidR="00CB63E2">
        <w:rPr>
          <w:lang w:val="ru-RU"/>
        </w:rPr>
        <w:t>м</w:t>
      </w:r>
    </w:p>
    <w:p w14:paraId="68248F99" w14:textId="133C0620" w:rsidR="00EC7A40" w:rsidRPr="00D977C4" w:rsidRDefault="00224C87" w:rsidP="00EE3539">
      <w:pPr>
        <w:pStyle w:val="Heading2"/>
        <w:numPr>
          <w:ilvl w:val="1"/>
          <w:numId w:val="35"/>
        </w:numPr>
        <w:spacing w:after="240"/>
        <w:ind w:left="851" w:hanging="709"/>
        <w:rPr>
          <w:sz w:val="22"/>
          <w:szCs w:val="22"/>
        </w:rPr>
      </w:pPr>
      <w:bookmarkStart w:id="796" w:name="_Toc205628114"/>
      <w:bookmarkStart w:id="797" w:name="_Hlk175539476"/>
      <w:bookmarkEnd w:id="793"/>
      <w:bookmarkEnd w:id="795"/>
      <w:r w:rsidRPr="00D977C4">
        <w:rPr>
          <w:spacing w:val="-2"/>
          <w:sz w:val="22"/>
          <w:szCs w:val="22"/>
        </w:rPr>
        <w:t>Отраслевые код</w:t>
      </w:r>
      <w:r w:rsidR="006223A1" w:rsidRPr="00D977C4">
        <w:rPr>
          <w:spacing w:val="-2"/>
          <w:sz w:val="22"/>
          <w:szCs w:val="22"/>
          <w:lang w:val="ru-RU"/>
        </w:rPr>
        <w:t>ы</w:t>
      </w:r>
      <w:r w:rsidRPr="00D977C4">
        <w:rPr>
          <w:spacing w:val="-2"/>
          <w:sz w:val="22"/>
          <w:szCs w:val="22"/>
        </w:rPr>
        <w:t xml:space="preserve"> и стандарты</w:t>
      </w:r>
      <w:bookmarkEnd w:id="796"/>
    </w:p>
    <w:bookmarkEnd w:id="797"/>
    <w:p w14:paraId="5DA5DFBC" w14:textId="5A4B78B8" w:rsidR="00EC7A40" w:rsidRPr="006D319B" w:rsidRDefault="00480DF1" w:rsidP="00EE3539">
      <w:pPr>
        <w:pStyle w:val="BodyText"/>
        <w:spacing w:before="120"/>
        <w:ind w:left="709"/>
        <w:rPr>
          <w:sz w:val="22"/>
          <w:szCs w:val="22"/>
          <w:lang w:val="ru-RU"/>
        </w:rPr>
      </w:pPr>
      <w:r w:rsidRPr="006D319B">
        <w:rPr>
          <w:spacing w:val="-2"/>
          <w:sz w:val="22"/>
          <w:szCs w:val="22"/>
          <w:lang w:val="ru-RU"/>
        </w:rPr>
        <w:t xml:space="preserve">Если иное не указано в настоящем документе, используйте последнее издание </w:t>
      </w:r>
      <w:r w:rsidR="007C0A5B" w:rsidRPr="006D319B">
        <w:rPr>
          <w:spacing w:val="-2"/>
          <w:sz w:val="22"/>
          <w:szCs w:val="22"/>
          <w:lang w:val="ru-RU"/>
        </w:rPr>
        <w:t>документов,</w:t>
      </w:r>
      <w:r w:rsidR="002160B0" w:rsidRPr="006D319B">
        <w:rPr>
          <w:spacing w:val="-2"/>
          <w:sz w:val="22"/>
          <w:szCs w:val="22"/>
          <w:lang w:val="ru-RU"/>
        </w:rPr>
        <w:t xml:space="preserve"> на которые имеются ссылки</w:t>
      </w:r>
      <w:r w:rsidRPr="006D319B">
        <w:rPr>
          <w:spacing w:val="-2"/>
          <w:sz w:val="22"/>
          <w:szCs w:val="22"/>
          <w:lang w:val="ru-RU"/>
        </w:rPr>
        <w:t>.</w:t>
      </w:r>
    </w:p>
    <w:p w14:paraId="3F851281" w14:textId="37A197E2" w:rsidR="00EC7A40" w:rsidRPr="00EE3539" w:rsidRDefault="00E1169E" w:rsidP="00EE3539">
      <w:pPr>
        <w:spacing w:before="240" w:after="240"/>
        <w:ind w:left="709"/>
        <w:rPr>
          <w:b/>
          <w:lang w:val="ru-RU"/>
        </w:rPr>
      </w:pPr>
      <w:r w:rsidRPr="00EE3539">
        <w:rPr>
          <w:b/>
          <w:color w:val="333333"/>
          <w:lang w:val="ru-RU"/>
        </w:rPr>
        <w:t>Американский</w:t>
      </w:r>
      <w:r w:rsidR="00DE6E19" w:rsidRPr="00EE3539">
        <w:rPr>
          <w:b/>
          <w:color w:val="333333"/>
          <w:lang w:val="ru-RU"/>
        </w:rPr>
        <w:t xml:space="preserve"> </w:t>
      </w:r>
      <w:r w:rsidR="00185919" w:rsidRPr="00EE3539">
        <w:rPr>
          <w:b/>
          <w:color w:val="333333"/>
          <w:lang w:val="ru-RU"/>
        </w:rPr>
        <w:t>нефтяной институт</w:t>
      </w:r>
      <w:r w:rsidR="00EC7A40" w:rsidRPr="00EE3539">
        <w:rPr>
          <w:b/>
          <w:color w:val="333333"/>
          <w:spacing w:val="-5"/>
          <w:lang w:val="ru-RU"/>
        </w:rPr>
        <w:t xml:space="preserve"> </w:t>
      </w:r>
      <w:r w:rsidR="00EC7A40" w:rsidRPr="00EE3539">
        <w:rPr>
          <w:b/>
          <w:color w:val="333333"/>
          <w:spacing w:val="-2"/>
          <w:lang w:val="ru-RU"/>
        </w:rPr>
        <w:t>(</w:t>
      </w:r>
      <w:r w:rsidR="00EC7A40" w:rsidRPr="00EE3539">
        <w:rPr>
          <w:b/>
          <w:color w:val="333333"/>
          <w:spacing w:val="-2"/>
        </w:rPr>
        <w:t>API</w:t>
      </w:r>
      <w:r w:rsidR="00EC7A40" w:rsidRPr="00EE3539">
        <w:rPr>
          <w:b/>
          <w:color w:val="333333"/>
          <w:spacing w:val="-2"/>
          <w:lang w:val="ru-RU"/>
        </w:rPr>
        <w:t>)</w:t>
      </w:r>
    </w:p>
    <w:p w14:paraId="6F23A538" w14:textId="7D1A8E7E" w:rsidR="00EC7A40" w:rsidRPr="006D319B" w:rsidRDefault="00EC7A40" w:rsidP="00EE3539">
      <w:pPr>
        <w:pStyle w:val="BodyText"/>
        <w:tabs>
          <w:tab w:val="left" w:pos="3600"/>
        </w:tabs>
        <w:spacing w:before="120"/>
        <w:ind w:left="709"/>
        <w:rPr>
          <w:sz w:val="22"/>
          <w:szCs w:val="22"/>
          <w:lang w:val="ru-RU"/>
        </w:rPr>
      </w:pPr>
      <w:r w:rsidRPr="006D319B">
        <w:rPr>
          <w:color w:val="333333"/>
          <w:sz w:val="22"/>
          <w:szCs w:val="22"/>
        </w:rPr>
        <w:t>API</w:t>
      </w:r>
      <w:r w:rsidRPr="006D319B">
        <w:rPr>
          <w:color w:val="333333"/>
          <w:spacing w:val="6"/>
          <w:sz w:val="22"/>
          <w:szCs w:val="22"/>
          <w:lang w:val="ru-RU"/>
        </w:rPr>
        <w:t xml:space="preserve"> </w:t>
      </w:r>
      <w:r w:rsidRPr="006D319B">
        <w:rPr>
          <w:color w:val="333333"/>
          <w:sz w:val="22"/>
          <w:szCs w:val="22"/>
        </w:rPr>
        <w:t>Spec</w:t>
      </w:r>
      <w:r w:rsidRPr="006D319B">
        <w:rPr>
          <w:color w:val="333333"/>
          <w:spacing w:val="7"/>
          <w:sz w:val="22"/>
          <w:szCs w:val="22"/>
          <w:lang w:val="ru-RU"/>
        </w:rPr>
        <w:t xml:space="preserve"> </w:t>
      </w:r>
      <w:r w:rsidRPr="006D319B">
        <w:rPr>
          <w:color w:val="333333"/>
          <w:spacing w:val="-5"/>
          <w:sz w:val="22"/>
          <w:szCs w:val="22"/>
          <w:lang w:val="ru-RU"/>
        </w:rPr>
        <w:t>5</w:t>
      </w:r>
      <w:r w:rsidRPr="006D319B">
        <w:rPr>
          <w:color w:val="333333"/>
          <w:spacing w:val="-5"/>
          <w:sz w:val="22"/>
          <w:szCs w:val="22"/>
        </w:rPr>
        <w:t>L</w:t>
      </w:r>
      <w:r w:rsidRPr="006D319B">
        <w:rPr>
          <w:color w:val="333333"/>
          <w:sz w:val="22"/>
          <w:szCs w:val="22"/>
          <w:lang w:val="ru-RU"/>
        </w:rPr>
        <w:tab/>
      </w:r>
      <w:r w:rsidR="00DF05A7" w:rsidRPr="006D319B">
        <w:rPr>
          <w:color w:val="333333"/>
          <w:spacing w:val="-4"/>
          <w:sz w:val="22"/>
          <w:szCs w:val="22"/>
          <w:lang w:val="ru-RU"/>
        </w:rPr>
        <w:t>Т</w:t>
      </w:r>
      <w:r w:rsidR="00955C12" w:rsidRPr="006D319B">
        <w:rPr>
          <w:color w:val="333333"/>
          <w:spacing w:val="-4"/>
          <w:sz w:val="22"/>
          <w:szCs w:val="22"/>
          <w:lang w:val="ru-RU"/>
        </w:rPr>
        <w:t>рубы</w:t>
      </w:r>
      <w:r w:rsidR="00DF05A7" w:rsidRPr="006D319B">
        <w:rPr>
          <w:color w:val="333333"/>
          <w:spacing w:val="-4"/>
          <w:sz w:val="22"/>
          <w:szCs w:val="22"/>
          <w:lang w:val="ru-RU"/>
        </w:rPr>
        <w:t xml:space="preserve"> для трубопроводов</w:t>
      </w:r>
    </w:p>
    <w:p w14:paraId="458644B0" w14:textId="594EEB02" w:rsidR="00EC7A40" w:rsidRPr="006D319B" w:rsidRDefault="00EC7A40" w:rsidP="00EE3539">
      <w:pPr>
        <w:pStyle w:val="BodyText"/>
        <w:tabs>
          <w:tab w:val="left" w:pos="3600"/>
        </w:tabs>
        <w:spacing w:before="120"/>
        <w:ind w:left="709"/>
        <w:rPr>
          <w:sz w:val="22"/>
          <w:szCs w:val="22"/>
          <w:lang w:val="ru-RU"/>
        </w:rPr>
      </w:pPr>
      <w:r w:rsidRPr="006D319B">
        <w:rPr>
          <w:color w:val="333333"/>
          <w:sz w:val="22"/>
          <w:szCs w:val="22"/>
        </w:rPr>
        <w:t>API</w:t>
      </w:r>
      <w:r w:rsidRPr="006D319B">
        <w:rPr>
          <w:color w:val="333333"/>
          <w:spacing w:val="6"/>
          <w:sz w:val="22"/>
          <w:szCs w:val="22"/>
          <w:lang w:val="ru-RU"/>
        </w:rPr>
        <w:t xml:space="preserve"> </w:t>
      </w:r>
      <w:r w:rsidRPr="006D319B">
        <w:rPr>
          <w:color w:val="333333"/>
          <w:sz w:val="22"/>
          <w:szCs w:val="22"/>
        </w:rPr>
        <w:t>Spec</w:t>
      </w:r>
      <w:r w:rsidRPr="006D319B">
        <w:rPr>
          <w:color w:val="333333"/>
          <w:spacing w:val="7"/>
          <w:sz w:val="22"/>
          <w:szCs w:val="22"/>
          <w:lang w:val="ru-RU"/>
        </w:rPr>
        <w:t xml:space="preserve"> </w:t>
      </w:r>
      <w:r w:rsidRPr="006D319B">
        <w:rPr>
          <w:color w:val="333333"/>
          <w:spacing w:val="-5"/>
          <w:sz w:val="22"/>
          <w:szCs w:val="22"/>
          <w:lang w:val="ru-RU"/>
        </w:rPr>
        <w:t>6</w:t>
      </w:r>
      <w:r w:rsidRPr="006D319B">
        <w:rPr>
          <w:color w:val="333333"/>
          <w:spacing w:val="-5"/>
          <w:sz w:val="22"/>
          <w:szCs w:val="22"/>
        </w:rPr>
        <w:t>A</w:t>
      </w:r>
      <w:r w:rsidRPr="006D319B">
        <w:rPr>
          <w:color w:val="333333"/>
          <w:sz w:val="22"/>
          <w:szCs w:val="22"/>
          <w:lang w:val="ru-RU"/>
        </w:rPr>
        <w:tab/>
      </w:r>
      <w:r w:rsidR="006F5B0E" w:rsidRPr="006D319B">
        <w:rPr>
          <w:color w:val="333333"/>
          <w:spacing w:val="-2"/>
          <w:sz w:val="22"/>
          <w:szCs w:val="22"/>
          <w:lang w:val="ru-RU"/>
        </w:rPr>
        <w:t>Спецификация для устьевого и фонтанного оборудования</w:t>
      </w:r>
    </w:p>
    <w:p w14:paraId="4B05EAC7" w14:textId="5948781E" w:rsidR="00EC7A40" w:rsidRPr="006D319B" w:rsidRDefault="00EC7A40" w:rsidP="00EE3539">
      <w:pPr>
        <w:pStyle w:val="BodyText"/>
        <w:tabs>
          <w:tab w:val="left" w:pos="3600"/>
        </w:tabs>
        <w:spacing w:before="120" w:after="120"/>
        <w:ind w:left="3600" w:hanging="2891"/>
        <w:rPr>
          <w:sz w:val="22"/>
          <w:szCs w:val="22"/>
          <w:lang w:val="ru-RU"/>
        </w:rPr>
      </w:pPr>
      <w:r w:rsidRPr="006D319B">
        <w:rPr>
          <w:color w:val="333333"/>
          <w:sz w:val="22"/>
          <w:szCs w:val="22"/>
        </w:rPr>
        <w:t>API</w:t>
      </w:r>
      <w:r w:rsidRPr="006D319B">
        <w:rPr>
          <w:color w:val="333333"/>
          <w:spacing w:val="6"/>
          <w:sz w:val="22"/>
          <w:szCs w:val="22"/>
          <w:lang w:val="ru-RU"/>
        </w:rPr>
        <w:t xml:space="preserve"> </w:t>
      </w:r>
      <w:r w:rsidRPr="006D319B">
        <w:rPr>
          <w:color w:val="333333"/>
          <w:sz w:val="22"/>
          <w:szCs w:val="22"/>
        </w:rPr>
        <w:t>RP</w:t>
      </w:r>
      <w:r w:rsidRPr="006D319B">
        <w:rPr>
          <w:color w:val="333333"/>
          <w:spacing w:val="6"/>
          <w:sz w:val="22"/>
          <w:szCs w:val="22"/>
          <w:lang w:val="ru-RU"/>
        </w:rPr>
        <w:t xml:space="preserve"> </w:t>
      </w:r>
      <w:r w:rsidRPr="006D319B">
        <w:rPr>
          <w:color w:val="333333"/>
          <w:spacing w:val="-5"/>
          <w:sz w:val="22"/>
          <w:szCs w:val="22"/>
          <w:lang w:val="ru-RU"/>
        </w:rPr>
        <w:t>14</w:t>
      </w:r>
      <w:r w:rsidRPr="006D319B">
        <w:rPr>
          <w:color w:val="333333"/>
          <w:spacing w:val="-5"/>
          <w:sz w:val="22"/>
          <w:szCs w:val="22"/>
        </w:rPr>
        <w:t>E</w:t>
      </w:r>
      <w:r w:rsidRPr="006D319B">
        <w:rPr>
          <w:color w:val="333333"/>
          <w:sz w:val="22"/>
          <w:szCs w:val="22"/>
          <w:lang w:val="ru-RU"/>
        </w:rPr>
        <w:tab/>
      </w:r>
      <w:r w:rsidR="009754E9" w:rsidRPr="006D319B">
        <w:rPr>
          <w:color w:val="333333"/>
          <w:spacing w:val="-2"/>
          <w:sz w:val="22"/>
          <w:szCs w:val="22"/>
          <w:lang w:val="ru-RU"/>
        </w:rPr>
        <w:t>Рекомендуемая практика для проектирования и монтажа трубопроводных систем морских добывающих платформ</w:t>
      </w:r>
    </w:p>
    <w:p w14:paraId="3D0CC223" w14:textId="5DFBC3BC" w:rsidR="00EC7A40" w:rsidRPr="00EE3539" w:rsidRDefault="0001262E" w:rsidP="00EE3539">
      <w:pPr>
        <w:spacing w:before="240" w:after="240"/>
        <w:ind w:left="709"/>
        <w:rPr>
          <w:b/>
          <w:lang w:val="ru-RU"/>
        </w:rPr>
      </w:pPr>
      <w:r w:rsidRPr="00EE3539">
        <w:rPr>
          <w:b/>
          <w:color w:val="333333"/>
          <w:lang w:val="ru-RU"/>
        </w:rPr>
        <w:t>М</w:t>
      </w:r>
      <w:r w:rsidR="00E1169E" w:rsidRPr="00EE3539">
        <w:rPr>
          <w:b/>
          <w:color w:val="333333"/>
          <w:lang w:val="ru-RU"/>
        </w:rPr>
        <w:t>еждународное А</w:t>
      </w:r>
      <w:r w:rsidR="00CA5C8E" w:rsidRPr="00EE3539">
        <w:rPr>
          <w:b/>
          <w:color w:val="333333"/>
          <w:lang w:val="ru-RU"/>
        </w:rPr>
        <w:t>О</w:t>
      </w:r>
      <w:r w:rsidR="00E1169E" w:rsidRPr="00EE3539">
        <w:rPr>
          <w:b/>
          <w:color w:val="333333"/>
          <w:lang w:val="ru-RU"/>
        </w:rPr>
        <w:t>ИМ</w:t>
      </w:r>
      <w:r w:rsidR="00EC7A40" w:rsidRPr="00EE3539">
        <w:rPr>
          <w:b/>
          <w:color w:val="333333"/>
          <w:spacing w:val="-7"/>
          <w:lang w:val="ru-RU"/>
        </w:rPr>
        <w:t xml:space="preserve"> </w:t>
      </w:r>
      <w:r w:rsidR="00EC7A40" w:rsidRPr="00EE3539">
        <w:rPr>
          <w:b/>
          <w:color w:val="333333"/>
          <w:spacing w:val="-2"/>
          <w:lang w:val="ru-RU"/>
        </w:rPr>
        <w:t>(</w:t>
      </w:r>
      <w:r w:rsidR="00EC7A40" w:rsidRPr="00EE3539">
        <w:rPr>
          <w:b/>
          <w:color w:val="333333"/>
          <w:spacing w:val="-2"/>
        </w:rPr>
        <w:t>ASME</w:t>
      </w:r>
      <w:r w:rsidR="00EC7A40" w:rsidRPr="00EE3539">
        <w:rPr>
          <w:b/>
          <w:color w:val="333333"/>
          <w:spacing w:val="-2"/>
          <w:lang w:val="ru-RU"/>
        </w:rPr>
        <w:t>)</w:t>
      </w:r>
    </w:p>
    <w:p w14:paraId="2D809D7F" w14:textId="467E139A" w:rsidR="00EC7A40" w:rsidRPr="006D319B" w:rsidRDefault="00EC7A40" w:rsidP="00EE3539">
      <w:pPr>
        <w:pStyle w:val="BodyText"/>
        <w:tabs>
          <w:tab w:val="left" w:pos="3600"/>
        </w:tabs>
        <w:spacing w:before="120"/>
        <w:ind w:left="709"/>
        <w:rPr>
          <w:color w:val="333333"/>
          <w:sz w:val="22"/>
          <w:szCs w:val="22"/>
          <w:lang w:val="ru-RU"/>
        </w:rPr>
      </w:pPr>
      <w:r w:rsidRPr="006D319B">
        <w:rPr>
          <w:color w:val="333333"/>
          <w:sz w:val="22"/>
          <w:szCs w:val="22"/>
        </w:rPr>
        <w:t>ASME</w:t>
      </w:r>
      <w:r w:rsidRPr="006D319B">
        <w:rPr>
          <w:color w:val="333333"/>
          <w:sz w:val="22"/>
          <w:szCs w:val="22"/>
          <w:lang w:val="ru-RU"/>
        </w:rPr>
        <w:t xml:space="preserve"> </w:t>
      </w:r>
      <w:r w:rsidRPr="006D319B">
        <w:rPr>
          <w:color w:val="333333"/>
          <w:sz w:val="22"/>
          <w:szCs w:val="22"/>
        </w:rPr>
        <w:t>B</w:t>
      </w:r>
      <w:r w:rsidRPr="006D319B">
        <w:rPr>
          <w:color w:val="333333"/>
          <w:sz w:val="22"/>
          <w:szCs w:val="22"/>
          <w:lang w:val="ru-RU"/>
        </w:rPr>
        <w:t>1.20.1</w:t>
      </w:r>
      <w:r w:rsidRPr="006D319B">
        <w:rPr>
          <w:color w:val="333333"/>
          <w:sz w:val="22"/>
          <w:szCs w:val="22"/>
          <w:lang w:val="ru-RU"/>
        </w:rPr>
        <w:tab/>
      </w:r>
      <w:r w:rsidR="00274607" w:rsidRPr="006D319B">
        <w:rPr>
          <w:color w:val="333333"/>
          <w:sz w:val="22"/>
          <w:szCs w:val="22"/>
          <w:lang w:val="ru-RU"/>
        </w:rPr>
        <w:t xml:space="preserve">Трубная резьба </w:t>
      </w:r>
      <w:r w:rsidR="00BD7AB6" w:rsidRPr="006D319B">
        <w:rPr>
          <w:color w:val="333333"/>
          <w:sz w:val="22"/>
          <w:szCs w:val="22"/>
          <w:lang w:val="ru-RU"/>
        </w:rPr>
        <w:t>о</w:t>
      </w:r>
      <w:r w:rsidR="00274607" w:rsidRPr="006D319B">
        <w:rPr>
          <w:color w:val="333333"/>
          <w:sz w:val="22"/>
          <w:szCs w:val="22"/>
          <w:lang w:val="ru-RU"/>
        </w:rPr>
        <w:t>бще</w:t>
      </w:r>
      <w:r w:rsidR="00BD7AB6" w:rsidRPr="006D319B">
        <w:rPr>
          <w:color w:val="333333"/>
          <w:sz w:val="22"/>
          <w:szCs w:val="22"/>
          <w:lang w:val="ru-RU"/>
        </w:rPr>
        <w:t>е</w:t>
      </w:r>
      <w:r w:rsidR="00274607" w:rsidRPr="006D319B">
        <w:rPr>
          <w:color w:val="333333"/>
          <w:sz w:val="22"/>
          <w:szCs w:val="22"/>
          <w:lang w:val="ru-RU"/>
        </w:rPr>
        <w:t xml:space="preserve"> назначени</w:t>
      </w:r>
      <w:r w:rsidR="00BD7AB6" w:rsidRPr="006D319B">
        <w:rPr>
          <w:color w:val="333333"/>
          <w:sz w:val="22"/>
          <w:szCs w:val="22"/>
          <w:lang w:val="ru-RU"/>
        </w:rPr>
        <w:t>е</w:t>
      </w:r>
      <w:r w:rsidR="00274607" w:rsidRPr="006D319B">
        <w:rPr>
          <w:color w:val="333333"/>
          <w:sz w:val="22"/>
          <w:szCs w:val="22"/>
          <w:lang w:val="ru-RU"/>
        </w:rPr>
        <w:t xml:space="preserve"> (дюймы)</w:t>
      </w:r>
    </w:p>
    <w:p w14:paraId="6B8E9EDB" w14:textId="77777777" w:rsidR="006D319B" w:rsidRDefault="00EC7A40" w:rsidP="00EE3539">
      <w:pPr>
        <w:pStyle w:val="BodyText"/>
        <w:tabs>
          <w:tab w:val="left" w:pos="3600"/>
        </w:tabs>
        <w:spacing w:before="120"/>
        <w:ind w:left="709"/>
        <w:rPr>
          <w:sz w:val="22"/>
          <w:szCs w:val="22"/>
          <w:lang w:val="ru-RU"/>
        </w:rPr>
      </w:pPr>
      <w:r w:rsidRPr="006D319B">
        <w:rPr>
          <w:color w:val="333333"/>
          <w:sz w:val="22"/>
          <w:szCs w:val="22"/>
        </w:rPr>
        <w:t>ASME</w:t>
      </w:r>
      <w:r w:rsidRPr="006D319B">
        <w:rPr>
          <w:color w:val="333333"/>
          <w:sz w:val="22"/>
          <w:szCs w:val="22"/>
          <w:lang w:val="ru-RU"/>
        </w:rPr>
        <w:t xml:space="preserve"> </w:t>
      </w:r>
      <w:r w:rsidRPr="006D319B">
        <w:rPr>
          <w:color w:val="333333"/>
          <w:sz w:val="22"/>
          <w:szCs w:val="22"/>
        </w:rPr>
        <w:t>B</w:t>
      </w:r>
      <w:r w:rsidRPr="006D319B">
        <w:rPr>
          <w:color w:val="333333"/>
          <w:sz w:val="22"/>
          <w:szCs w:val="22"/>
          <w:lang w:val="ru-RU"/>
        </w:rPr>
        <w:t>16.25</w:t>
      </w:r>
      <w:r w:rsidRPr="006D319B">
        <w:rPr>
          <w:color w:val="333333"/>
          <w:sz w:val="22"/>
          <w:szCs w:val="22"/>
          <w:lang w:val="ru-RU"/>
        </w:rPr>
        <w:tab/>
      </w:r>
      <w:r w:rsidR="00094D66" w:rsidRPr="006D319B">
        <w:rPr>
          <w:sz w:val="22"/>
          <w:szCs w:val="22"/>
          <w:lang w:val="ru-RU"/>
        </w:rPr>
        <w:t xml:space="preserve">Стандартные спецификации на концевые изделия трубопроводов со </w:t>
      </w:r>
    </w:p>
    <w:p w14:paraId="3A26D060" w14:textId="521F9DC9" w:rsidR="00EC7A40" w:rsidRPr="006D319B" w:rsidRDefault="006D319B" w:rsidP="00EE3539">
      <w:pPr>
        <w:pStyle w:val="BodyText"/>
        <w:tabs>
          <w:tab w:val="left" w:pos="3600"/>
        </w:tabs>
        <w:spacing w:before="120"/>
        <w:ind w:left="709"/>
        <w:rPr>
          <w:sz w:val="22"/>
          <w:szCs w:val="22"/>
          <w:lang w:val="ru-RU"/>
        </w:rPr>
      </w:pPr>
      <w:r>
        <w:rPr>
          <w:color w:val="333333"/>
          <w:sz w:val="22"/>
          <w:szCs w:val="22"/>
          <w:lang w:val="ru-RU"/>
        </w:rPr>
        <w:t xml:space="preserve">                                                     </w:t>
      </w:r>
      <w:r w:rsidR="00094D66" w:rsidRPr="006D319B">
        <w:rPr>
          <w:sz w:val="22"/>
          <w:szCs w:val="22"/>
          <w:lang w:val="ru-RU"/>
        </w:rPr>
        <w:t>стыковой сваркой</w:t>
      </w:r>
    </w:p>
    <w:p w14:paraId="7E14D866" w14:textId="37B953B0" w:rsidR="00EC7A40" w:rsidRPr="006D319B" w:rsidRDefault="00EC7A40" w:rsidP="00EE3539">
      <w:pPr>
        <w:pStyle w:val="BodyText"/>
        <w:tabs>
          <w:tab w:val="left" w:pos="3600"/>
        </w:tabs>
        <w:spacing w:before="120"/>
        <w:ind w:left="709"/>
        <w:rPr>
          <w:color w:val="333333"/>
          <w:sz w:val="22"/>
          <w:szCs w:val="22"/>
          <w:lang w:val="ru-RU"/>
        </w:rPr>
      </w:pPr>
      <w:r w:rsidRPr="006D319B">
        <w:rPr>
          <w:color w:val="333333"/>
          <w:sz w:val="22"/>
          <w:szCs w:val="22"/>
        </w:rPr>
        <w:lastRenderedPageBreak/>
        <w:t>ASME</w:t>
      </w:r>
      <w:r w:rsidRPr="006D319B">
        <w:rPr>
          <w:color w:val="333333"/>
          <w:sz w:val="22"/>
          <w:szCs w:val="22"/>
          <w:lang w:val="ru-RU"/>
        </w:rPr>
        <w:t xml:space="preserve"> </w:t>
      </w:r>
      <w:r w:rsidRPr="006D319B">
        <w:rPr>
          <w:color w:val="333333"/>
          <w:sz w:val="22"/>
          <w:szCs w:val="22"/>
        </w:rPr>
        <w:t>B</w:t>
      </w:r>
      <w:r w:rsidRPr="006D319B">
        <w:rPr>
          <w:color w:val="333333"/>
          <w:sz w:val="22"/>
          <w:szCs w:val="22"/>
          <w:lang w:val="ru-RU"/>
        </w:rPr>
        <w:t>31.1</w:t>
      </w:r>
      <w:r w:rsidRPr="006D319B">
        <w:rPr>
          <w:color w:val="333333"/>
          <w:sz w:val="22"/>
          <w:szCs w:val="22"/>
          <w:lang w:val="ru-RU"/>
        </w:rPr>
        <w:tab/>
      </w:r>
      <w:r w:rsidR="00201D43" w:rsidRPr="006D319B">
        <w:rPr>
          <w:color w:val="333333"/>
          <w:sz w:val="22"/>
          <w:szCs w:val="22"/>
          <w:lang w:val="ru-RU"/>
        </w:rPr>
        <w:t xml:space="preserve">Трубопроводы для </w:t>
      </w:r>
      <w:r w:rsidR="00825B4C" w:rsidRPr="006D319B">
        <w:rPr>
          <w:color w:val="333333"/>
          <w:sz w:val="22"/>
          <w:szCs w:val="22"/>
          <w:lang w:val="ru-RU"/>
        </w:rPr>
        <w:t>энергетики</w:t>
      </w:r>
      <w:r w:rsidRPr="006D319B">
        <w:rPr>
          <w:color w:val="333333"/>
          <w:sz w:val="22"/>
          <w:szCs w:val="22"/>
          <w:lang w:val="ru-RU"/>
        </w:rPr>
        <w:t xml:space="preserve"> </w:t>
      </w:r>
    </w:p>
    <w:p w14:paraId="00BEC5FB" w14:textId="63D87E6B" w:rsidR="00EC7A40" w:rsidRPr="006D319B" w:rsidRDefault="00EC7A40" w:rsidP="00EE3539">
      <w:pPr>
        <w:pStyle w:val="BodyText"/>
        <w:tabs>
          <w:tab w:val="left" w:pos="3600"/>
        </w:tabs>
        <w:spacing w:before="120"/>
        <w:ind w:left="709"/>
        <w:rPr>
          <w:color w:val="333333"/>
          <w:spacing w:val="9"/>
          <w:sz w:val="22"/>
          <w:szCs w:val="22"/>
          <w:lang w:val="ru-RU"/>
        </w:rPr>
      </w:pPr>
      <w:r w:rsidRPr="006D319B">
        <w:rPr>
          <w:color w:val="333333"/>
          <w:sz w:val="22"/>
          <w:szCs w:val="22"/>
        </w:rPr>
        <w:t>ASME</w:t>
      </w:r>
      <w:r w:rsidRPr="006D319B">
        <w:rPr>
          <w:color w:val="333333"/>
          <w:spacing w:val="9"/>
          <w:sz w:val="22"/>
          <w:szCs w:val="22"/>
          <w:lang w:val="ru-RU"/>
        </w:rPr>
        <w:t xml:space="preserve"> </w:t>
      </w:r>
      <w:r w:rsidRPr="006D319B">
        <w:rPr>
          <w:color w:val="333333"/>
          <w:spacing w:val="-2"/>
          <w:sz w:val="22"/>
          <w:szCs w:val="22"/>
        </w:rPr>
        <w:t>B</w:t>
      </w:r>
      <w:r w:rsidRPr="006D319B">
        <w:rPr>
          <w:color w:val="333333"/>
          <w:spacing w:val="-2"/>
          <w:sz w:val="22"/>
          <w:szCs w:val="22"/>
          <w:lang w:val="ru-RU"/>
        </w:rPr>
        <w:t>31.3</w:t>
      </w:r>
      <w:r w:rsidRPr="006D319B">
        <w:rPr>
          <w:color w:val="333333"/>
          <w:sz w:val="22"/>
          <w:szCs w:val="22"/>
          <w:lang w:val="ru-RU"/>
        </w:rPr>
        <w:tab/>
      </w:r>
      <w:r w:rsidR="00EF6E29" w:rsidRPr="006D319B">
        <w:rPr>
          <w:sz w:val="22"/>
          <w:szCs w:val="22"/>
          <w:lang w:val="ru-RU"/>
        </w:rPr>
        <w:t>Технологические трубопроводы</w:t>
      </w:r>
    </w:p>
    <w:p w14:paraId="31BDEAA7" w14:textId="4FA225CF" w:rsidR="00EC7A40" w:rsidRPr="006D319B" w:rsidRDefault="00EC7A40" w:rsidP="00EE3539">
      <w:pPr>
        <w:pStyle w:val="BodyText"/>
        <w:tabs>
          <w:tab w:val="left" w:pos="3600"/>
        </w:tabs>
        <w:spacing w:before="120"/>
        <w:ind w:left="709"/>
        <w:rPr>
          <w:sz w:val="22"/>
          <w:szCs w:val="22"/>
          <w:lang w:val="ru-RU"/>
        </w:rPr>
      </w:pPr>
      <w:r w:rsidRPr="006D319B">
        <w:rPr>
          <w:sz w:val="22"/>
          <w:szCs w:val="22"/>
        </w:rPr>
        <w:t>ASME</w:t>
      </w:r>
      <w:r w:rsidRPr="006D319B">
        <w:rPr>
          <w:spacing w:val="9"/>
          <w:sz w:val="22"/>
          <w:szCs w:val="22"/>
          <w:lang w:val="ru-RU"/>
        </w:rPr>
        <w:t xml:space="preserve"> </w:t>
      </w:r>
      <w:r w:rsidRPr="006D319B">
        <w:rPr>
          <w:spacing w:val="-5"/>
          <w:sz w:val="22"/>
          <w:szCs w:val="22"/>
          <w:lang w:val="ru-RU"/>
        </w:rPr>
        <w:t>31</w:t>
      </w:r>
      <w:r w:rsidRPr="006D319B">
        <w:rPr>
          <w:spacing w:val="-5"/>
          <w:sz w:val="22"/>
          <w:szCs w:val="22"/>
        </w:rPr>
        <w:t>P</w:t>
      </w:r>
      <w:r w:rsidRPr="006D319B">
        <w:rPr>
          <w:sz w:val="22"/>
          <w:szCs w:val="22"/>
          <w:lang w:val="ru-RU"/>
        </w:rPr>
        <w:tab/>
      </w:r>
      <w:r w:rsidR="00C012CC" w:rsidRPr="006D319B">
        <w:rPr>
          <w:color w:val="333333"/>
          <w:spacing w:val="-2"/>
          <w:sz w:val="22"/>
          <w:szCs w:val="22"/>
          <w:lang w:val="ru-RU"/>
        </w:rPr>
        <w:t>Стандартная термическая обработка трубопроводов</w:t>
      </w:r>
    </w:p>
    <w:p w14:paraId="5DDFD28C" w14:textId="51C53BB5" w:rsidR="00EC7A40" w:rsidRPr="006D319B" w:rsidRDefault="00A42C1D" w:rsidP="00EE3539">
      <w:pPr>
        <w:spacing w:before="120"/>
        <w:ind w:left="709"/>
        <w:rPr>
          <w:i/>
          <w:lang w:val="ru-RU"/>
        </w:rPr>
      </w:pPr>
      <w:r w:rsidRPr="006D319B">
        <w:rPr>
          <w:i/>
          <w:color w:val="333333"/>
          <w:spacing w:val="-2"/>
          <w:lang w:val="ru-RU"/>
        </w:rPr>
        <w:t>Нормы для котлов и сосудов, работающих под давлением</w:t>
      </w:r>
      <w:r w:rsidR="0017347C" w:rsidRPr="006D319B">
        <w:rPr>
          <w:i/>
          <w:color w:val="333333"/>
          <w:spacing w:val="-2"/>
          <w:lang w:val="ru-RU"/>
        </w:rPr>
        <w:t xml:space="preserve"> </w:t>
      </w:r>
      <w:r w:rsidR="0017347C" w:rsidRPr="006D319B">
        <w:rPr>
          <w:i/>
          <w:color w:val="333333"/>
          <w:lang w:val="ru-RU"/>
        </w:rPr>
        <w:t>(</w:t>
      </w:r>
      <w:r w:rsidR="0017347C" w:rsidRPr="006D319B">
        <w:rPr>
          <w:i/>
          <w:color w:val="333333"/>
        </w:rPr>
        <w:t>BPVC</w:t>
      </w:r>
      <w:r w:rsidR="0017347C" w:rsidRPr="006D319B">
        <w:rPr>
          <w:i/>
          <w:color w:val="333333"/>
          <w:lang w:val="ru-RU"/>
        </w:rPr>
        <w:t>)</w:t>
      </w:r>
      <w:r w:rsidR="00DD2BEF" w:rsidRPr="006D319B">
        <w:rPr>
          <w:i/>
          <w:color w:val="333333"/>
          <w:spacing w:val="-2"/>
          <w:lang w:val="ru-RU"/>
        </w:rPr>
        <w:t xml:space="preserve"> </w:t>
      </w:r>
      <w:r w:rsidR="00DD2BEF" w:rsidRPr="006D319B">
        <w:rPr>
          <w:i/>
          <w:color w:val="333333"/>
          <w:lang w:val="ru-RU"/>
        </w:rPr>
        <w:t>(</w:t>
      </w:r>
      <w:r w:rsidR="00DD2BEF" w:rsidRPr="006D319B">
        <w:rPr>
          <w:i/>
          <w:color w:val="333333"/>
        </w:rPr>
        <w:t>BPVC</w:t>
      </w:r>
      <w:r w:rsidR="00DD2BEF" w:rsidRPr="006D319B">
        <w:rPr>
          <w:i/>
          <w:color w:val="333333"/>
          <w:lang w:val="ru-RU"/>
        </w:rPr>
        <w:t>,</w:t>
      </w:r>
      <w:r w:rsidR="00DD2BEF" w:rsidRPr="006D319B">
        <w:rPr>
          <w:i/>
          <w:color w:val="333333"/>
          <w:spacing w:val="8"/>
          <w:lang w:val="ru-RU"/>
        </w:rPr>
        <w:t xml:space="preserve"> </w:t>
      </w:r>
      <w:r w:rsidR="007350A8" w:rsidRPr="006D319B">
        <w:rPr>
          <w:i/>
          <w:color w:val="333333"/>
          <w:spacing w:val="8"/>
          <w:lang w:val="ru-RU"/>
        </w:rPr>
        <w:t xml:space="preserve">также ссылается </w:t>
      </w:r>
      <w:r w:rsidR="00713639" w:rsidRPr="006D319B">
        <w:rPr>
          <w:i/>
          <w:color w:val="333333"/>
          <w:spacing w:val="8"/>
          <w:lang w:val="ru-RU"/>
        </w:rPr>
        <w:t>как</w:t>
      </w:r>
      <w:r w:rsidR="00DD2BEF" w:rsidRPr="006D319B">
        <w:rPr>
          <w:i/>
          <w:color w:val="333333"/>
          <w:lang w:val="ru-RU"/>
        </w:rPr>
        <w:t>‘</w:t>
      </w:r>
      <w:r w:rsidR="00DD2BEF" w:rsidRPr="006D319B">
        <w:rPr>
          <w:i/>
          <w:color w:val="333333"/>
        </w:rPr>
        <w:t>the</w:t>
      </w:r>
      <w:r w:rsidR="00DD2BEF" w:rsidRPr="006D319B">
        <w:rPr>
          <w:i/>
          <w:color w:val="333333"/>
          <w:spacing w:val="8"/>
          <w:lang w:val="ru-RU"/>
        </w:rPr>
        <w:t xml:space="preserve"> </w:t>
      </w:r>
      <w:r w:rsidR="00DD2BEF" w:rsidRPr="006D319B">
        <w:rPr>
          <w:i/>
          <w:color w:val="333333"/>
        </w:rPr>
        <w:t>ASME</w:t>
      </w:r>
      <w:r w:rsidR="00DD2BEF" w:rsidRPr="006D319B">
        <w:rPr>
          <w:i/>
          <w:color w:val="333333"/>
          <w:spacing w:val="8"/>
          <w:lang w:val="ru-RU"/>
        </w:rPr>
        <w:t xml:space="preserve"> </w:t>
      </w:r>
      <w:r w:rsidR="00DD2BEF" w:rsidRPr="006D319B">
        <w:rPr>
          <w:i/>
          <w:color w:val="333333"/>
          <w:spacing w:val="-2"/>
        </w:rPr>
        <w:t>Code</w:t>
      </w:r>
      <w:r w:rsidR="00DD2BEF" w:rsidRPr="006D319B">
        <w:rPr>
          <w:i/>
          <w:color w:val="333333"/>
          <w:spacing w:val="-2"/>
          <w:lang w:val="ru-RU"/>
        </w:rPr>
        <w:t>’)</w:t>
      </w:r>
    </w:p>
    <w:p w14:paraId="6E9D2DF2" w14:textId="325693DB" w:rsidR="00EC7A40" w:rsidRPr="006D319B" w:rsidRDefault="002A583B" w:rsidP="00EC7A40">
      <w:pPr>
        <w:pStyle w:val="BodyText"/>
        <w:spacing w:before="120"/>
        <w:ind w:left="1440"/>
        <w:rPr>
          <w:color w:val="333333"/>
          <w:sz w:val="22"/>
          <w:szCs w:val="22"/>
          <w:lang w:val="ru-RU"/>
        </w:rPr>
      </w:pPr>
      <w:r w:rsidRPr="006D319B">
        <w:rPr>
          <w:sz w:val="22"/>
          <w:szCs w:val="22"/>
          <w:lang w:val="ru-RU"/>
        </w:rPr>
        <w:t xml:space="preserve">Раздел </w:t>
      </w:r>
      <w:r w:rsidRPr="006D319B">
        <w:rPr>
          <w:sz w:val="22"/>
          <w:szCs w:val="22"/>
        </w:rPr>
        <w:t>I</w:t>
      </w:r>
      <w:r w:rsidRPr="006D319B">
        <w:rPr>
          <w:sz w:val="22"/>
          <w:szCs w:val="22"/>
          <w:lang w:val="ru-RU"/>
        </w:rPr>
        <w:t xml:space="preserve">, </w:t>
      </w:r>
      <w:r w:rsidR="00BB4969" w:rsidRPr="006D319B">
        <w:rPr>
          <w:sz w:val="22"/>
          <w:szCs w:val="22"/>
          <w:lang w:val="ru-RU"/>
        </w:rPr>
        <w:t>Правила для строительства</w:t>
      </w:r>
      <w:r w:rsidRPr="006D319B">
        <w:rPr>
          <w:sz w:val="22"/>
          <w:szCs w:val="22"/>
          <w:lang w:val="ru-RU"/>
        </w:rPr>
        <w:t xml:space="preserve"> котлов</w:t>
      </w:r>
      <w:r w:rsidR="001C58FB" w:rsidRPr="006D319B">
        <w:rPr>
          <w:color w:val="333333"/>
          <w:sz w:val="22"/>
          <w:szCs w:val="22"/>
          <w:lang w:val="ru-RU"/>
        </w:rPr>
        <w:t xml:space="preserve"> для энергетики</w:t>
      </w:r>
    </w:p>
    <w:p w14:paraId="2C2411F6" w14:textId="342FF8C3" w:rsidR="0080520F" w:rsidRPr="006D319B" w:rsidRDefault="00B2417D" w:rsidP="00EC7A40">
      <w:pPr>
        <w:pStyle w:val="BodyText"/>
        <w:spacing w:before="120"/>
        <w:ind w:left="1440"/>
        <w:rPr>
          <w:sz w:val="22"/>
          <w:szCs w:val="22"/>
          <w:lang w:val="ru-RU"/>
        </w:rPr>
      </w:pPr>
      <w:r w:rsidRPr="006D319B">
        <w:rPr>
          <w:sz w:val="22"/>
          <w:szCs w:val="22"/>
          <w:lang w:val="ru-RU"/>
        </w:rPr>
        <w:t xml:space="preserve">Раздел </w:t>
      </w:r>
      <w:r w:rsidRPr="006D319B">
        <w:rPr>
          <w:sz w:val="22"/>
          <w:szCs w:val="22"/>
        </w:rPr>
        <w:t>V</w:t>
      </w:r>
      <w:r w:rsidRPr="006D319B">
        <w:rPr>
          <w:sz w:val="22"/>
          <w:szCs w:val="22"/>
          <w:lang w:val="ru-RU"/>
        </w:rPr>
        <w:t>, Неразрушающий контроль</w:t>
      </w:r>
    </w:p>
    <w:p w14:paraId="3E636B1A" w14:textId="513A900A" w:rsidR="00EC7A40" w:rsidRPr="006D319B" w:rsidRDefault="00B4049F" w:rsidP="00EC7A40">
      <w:pPr>
        <w:pStyle w:val="BodyText"/>
        <w:tabs>
          <w:tab w:val="left" w:pos="1440"/>
        </w:tabs>
        <w:spacing w:before="120"/>
        <w:ind w:left="1440"/>
        <w:rPr>
          <w:color w:val="333333"/>
          <w:sz w:val="22"/>
          <w:szCs w:val="22"/>
          <w:lang w:val="ru-RU"/>
        </w:rPr>
      </w:pPr>
      <w:r w:rsidRPr="006D319B">
        <w:rPr>
          <w:color w:val="333333"/>
          <w:sz w:val="22"/>
          <w:szCs w:val="22"/>
          <w:lang w:val="ru-RU"/>
        </w:rPr>
        <w:t xml:space="preserve">Раздел </w:t>
      </w:r>
      <w:r w:rsidRPr="006D319B">
        <w:rPr>
          <w:color w:val="333333"/>
          <w:sz w:val="22"/>
          <w:szCs w:val="22"/>
        </w:rPr>
        <w:t>IX</w:t>
      </w:r>
      <w:r w:rsidRPr="006D319B">
        <w:rPr>
          <w:color w:val="333333"/>
          <w:sz w:val="22"/>
          <w:szCs w:val="22"/>
          <w:lang w:val="ru-RU"/>
        </w:rPr>
        <w:t>, Аттестация сварки, пайки и наплавки - «Стандарт аттестационных испытаний сварки, пайки и наплавки; сварщиков; паяльщиков; а также операторов сварки, пайки и наплавки»</w:t>
      </w:r>
    </w:p>
    <w:p w14:paraId="2302B0B7" w14:textId="44A73F5D" w:rsidR="00B2417D" w:rsidRPr="006D319B" w:rsidRDefault="008D1380" w:rsidP="00EC7A40">
      <w:pPr>
        <w:pStyle w:val="BodyText"/>
        <w:tabs>
          <w:tab w:val="left" w:pos="1440"/>
        </w:tabs>
        <w:spacing w:before="120"/>
        <w:ind w:left="1440"/>
        <w:rPr>
          <w:sz w:val="22"/>
          <w:szCs w:val="22"/>
          <w:lang w:val="ru-RU"/>
        </w:rPr>
      </w:pPr>
      <w:r w:rsidRPr="006D319B">
        <w:rPr>
          <w:sz w:val="22"/>
          <w:szCs w:val="22"/>
          <w:lang w:val="ru-RU"/>
        </w:rPr>
        <w:t xml:space="preserve">Раздел </w:t>
      </w:r>
      <w:r w:rsidRPr="006D319B">
        <w:rPr>
          <w:sz w:val="22"/>
          <w:szCs w:val="22"/>
        </w:rPr>
        <w:t>VIII</w:t>
      </w:r>
      <w:r w:rsidRPr="006D319B">
        <w:rPr>
          <w:sz w:val="22"/>
          <w:szCs w:val="22"/>
          <w:lang w:val="ru-RU"/>
        </w:rPr>
        <w:t>, Правила для строительства сосудов, работающих под давлением, Часть 1</w:t>
      </w:r>
    </w:p>
    <w:p w14:paraId="5101D6DB" w14:textId="0057E4C1" w:rsidR="008D1380" w:rsidRPr="006D319B" w:rsidRDefault="00992306" w:rsidP="00EC7A40">
      <w:pPr>
        <w:pStyle w:val="BodyText"/>
        <w:tabs>
          <w:tab w:val="left" w:pos="1440"/>
        </w:tabs>
        <w:spacing w:before="120"/>
        <w:ind w:left="1440"/>
        <w:rPr>
          <w:sz w:val="22"/>
          <w:szCs w:val="22"/>
          <w:lang w:val="ru-RU"/>
        </w:rPr>
      </w:pPr>
      <w:r w:rsidRPr="006D319B">
        <w:rPr>
          <w:sz w:val="22"/>
          <w:szCs w:val="22"/>
          <w:lang w:val="ru-RU"/>
        </w:rPr>
        <w:t xml:space="preserve">Раздел </w:t>
      </w:r>
      <w:r w:rsidRPr="006D319B">
        <w:rPr>
          <w:sz w:val="22"/>
          <w:szCs w:val="22"/>
        </w:rPr>
        <w:t>II</w:t>
      </w:r>
      <w:r w:rsidRPr="006D319B">
        <w:rPr>
          <w:sz w:val="22"/>
          <w:szCs w:val="22"/>
          <w:lang w:val="ru-RU"/>
        </w:rPr>
        <w:t>, Материалы, Часть С, Технические условия для сварочных стержней, электродов, а также присадочных металлов - следующие документы ТУ (</w:t>
      </w:r>
      <w:r w:rsidRPr="006D319B">
        <w:rPr>
          <w:sz w:val="22"/>
          <w:szCs w:val="22"/>
        </w:rPr>
        <w:t>SFA</w:t>
      </w:r>
      <w:r w:rsidRPr="006D319B">
        <w:rPr>
          <w:sz w:val="22"/>
          <w:szCs w:val="22"/>
          <w:lang w:val="ru-RU"/>
        </w:rPr>
        <w:t>):</w:t>
      </w:r>
    </w:p>
    <w:p w14:paraId="0710A34F" w14:textId="4A6CAD61" w:rsidR="00EC7A40" w:rsidRPr="006D319B" w:rsidRDefault="00EC7A40" w:rsidP="00EE3539">
      <w:pPr>
        <w:pStyle w:val="BodyText"/>
        <w:tabs>
          <w:tab w:val="left" w:pos="3600"/>
        </w:tabs>
        <w:spacing w:before="120"/>
        <w:ind w:left="3600" w:hanging="2891"/>
        <w:rPr>
          <w:color w:val="333333"/>
          <w:spacing w:val="-2"/>
          <w:sz w:val="22"/>
          <w:szCs w:val="22"/>
          <w:lang w:val="ru-RU"/>
        </w:rPr>
      </w:pPr>
      <w:r w:rsidRPr="006D319B">
        <w:rPr>
          <w:color w:val="333333"/>
          <w:sz w:val="22"/>
          <w:szCs w:val="22"/>
        </w:rPr>
        <w:t>ASME</w:t>
      </w:r>
      <w:r w:rsidRPr="006D319B">
        <w:rPr>
          <w:color w:val="333333"/>
          <w:spacing w:val="18"/>
          <w:sz w:val="22"/>
          <w:szCs w:val="22"/>
          <w:lang w:val="ru-RU"/>
        </w:rPr>
        <w:t xml:space="preserve"> </w:t>
      </w:r>
      <w:r w:rsidRPr="006D319B">
        <w:rPr>
          <w:color w:val="333333"/>
          <w:sz w:val="22"/>
          <w:szCs w:val="22"/>
        </w:rPr>
        <w:t>SFA</w:t>
      </w:r>
      <w:r w:rsidRPr="006D319B">
        <w:rPr>
          <w:color w:val="333333"/>
          <w:sz w:val="22"/>
          <w:szCs w:val="22"/>
          <w:lang w:val="ru-RU"/>
        </w:rPr>
        <w:t>-</w:t>
      </w:r>
      <w:r w:rsidRPr="006D319B">
        <w:rPr>
          <w:color w:val="333333"/>
          <w:spacing w:val="-5"/>
          <w:sz w:val="22"/>
          <w:szCs w:val="22"/>
          <w:lang w:val="ru-RU"/>
        </w:rPr>
        <w:t>5.1</w:t>
      </w:r>
      <w:r w:rsidRPr="006D319B">
        <w:rPr>
          <w:color w:val="333333"/>
          <w:sz w:val="22"/>
          <w:szCs w:val="22"/>
          <w:lang w:val="ru-RU"/>
        </w:rPr>
        <w:tab/>
      </w:r>
      <w:r w:rsidR="009206DE" w:rsidRPr="006D319B">
        <w:rPr>
          <w:color w:val="333333"/>
          <w:sz w:val="22"/>
          <w:szCs w:val="22"/>
          <w:lang w:val="ru-RU"/>
        </w:rPr>
        <w:t>Спецификация</w:t>
      </w:r>
      <w:r w:rsidR="009206DE" w:rsidRPr="006D319B">
        <w:rPr>
          <w:color w:val="333333"/>
          <w:spacing w:val="-2"/>
          <w:sz w:val="22"/>
          <w:szCs w:val="22"/>
          <w:lang w:val="ru-RU"/>
        </w:rPr>
        <w:t xml:space="preserve"> на электроды </w:t>
      </w:r>
      <w:r w:rsidR="002A17E2" w:rsidRPr="006D319B">
        <w:rPr>
          <w:color w:val="333333"/>
          <w:spacing w:val="-2"/>
          <w:sz w:val="22"/>
          <w:szCs w:val="22"/>
          <w:lang w:val="ru-RU"/>
        </w:rPr>
        <w:t>для</w:t>
      </w:r>
      <w:r w:rsidR="004776BE" w:rsidRPr="006D319B">
        <w:rPr>
          <w:color w:val="333333"/>
          <w:spacing w:val="-2"/>
          <w:sz w:val="22"/>
          <w:szCs w:val="22"/>
          <w:lang w:val="ru-RU"/>
        </w:rPr>
        <w:t xml:space="preserve"> </w:t>
      </w:r>
      <w:r w:rsidR="00DE3D0E" w:rsidRPr="006D319B">
        <w:rPr>
          <w:color w:val="333333"/>
          <w:spacing w:val="-2"/>
          <w:sz w:val="22"/>
          <w:szCs w:val="22"/>
          <w:lang w:val="ru-RU"/>
        </w:rPr>
        <w:t>углеродистой ста</w:t>
      </w:r>
      <w:r w:rsidR="00731F5B" w:rsidRPr="006D319B">
        <w:rPr>
          <w:color w:val="333333"/>
          <w:spacing w:val="-2"/>
          <w:sz w:val="22"/>
          <w:szCs w:val="22"/>
          <w:lang w:val="ru-RU"/>
        </w:rPr>
        <w:t>л</w:t>
      </w:r>
      <w:r w:rsidR="00DE3D0E" w:rsidRPr="006D319B">
        <w:rPr>
          <w:color w:val="333333"/>
          <w:spacing w:val="-2"/>
          <w:sz w:val="22"/>
          <w:szCs w:val="22"/>
          <w:lang w:val="ru-RU"/>
        </w:rPr>
        <w:t>и</w:t>
      </w:r>
      <w:r w:rsidR="00731F5B" w:rsidRPr="006D319B">
        <w:rPr>
          <w:color w:val="333333"/>
          <w:spacing w:val="-2"/>
          <w:sz w:val="22"/>
          <w:szCs w:val="22"/>
          <w:lang w:val="ru-RU"/>
        </w:rPr>
        <w:t xml:space="preserve"> </w:t>
      </w:r>
      <w:r w:rsidR="002A172A" w:rsidRPr="006D319B">
        <w:rPr>
          <w:color w:val="333333"/>
          <w:spacing w:val="-2"/>
          <w:sz w:val="22"/>
          <w:szCs w:val="22"/>
          <w:lang w:val="ru-RU"/>
        </w:rPr>
        <w:t>применя</w:t>
      </w:r>
      <w:r w:rsidR="006A5FD3" w:rsidRPr="006D319B">
        <w:rPr>
          <w:color w:val="333333"/>
          <w:spacing w:val="-2"/>
          <w:sz w:val="22"/>
          <w:szCs w:val="22"/>
          <w:lang w:val="ru-RU"/>
        </w:rPr>
        <w:t>е</w:t>
      </w:r>
      <w:r w:rsidR="002A172A" w:rsidRPr="006D319B">
        <w:rPr>
          <w:color w:val="333333"/>
          <w:spacing w:val="-2"/>
          <w:sz w:val="22"/>
          <w:szCs w:val="22"/>
          <w:lang w:val="ru-RU"/>
        </w:rPr>
        <w:t xml:space="preserve">мые </w:t>
      </w:r>
      <w:r w:rsidR="004776BE" w:rsidRPr="006D319B">
        <w:rPr>
          <w:color w:val="333333"/>
          <w:spacing w:val="-2"/>
          <w:sz w:val="22"/>
          <w:szCs w:val="22"/>
          <w:lang w:val="ru-RU"/>
        </w:rPr>
        <w:t xml:space="preserve">для дуговой сварки </w:t>
      </w:r>
      <w:r w:rsidR="00257C99" w:rsidRPr="006D319B">
        <w:rPr>
          <w:color w:val="333333"/>
          <w:spacing w:val="-2"/>
          <w:sz w:val="22"/>
          <w:szCs w:val="22"/>
          <w:lang w:val="ru-RU"/>
        </w:rPr>
        <w:t xml:space="preserve">  </w:t>
      </w:r>
      <w:r w:rsidR="006A5FD3" w:rsidRPr="006D319B">
        <w:rPr>
          <w:color w:val="333333"/>
          <w:spacing w:val="-2"/>
          <w:sz w:val="22"/>
          <w:szCs w:val="22"/>
          <w:lang w:val="ru-RU"/>
        </w:rPr>
        <w:t>покрытым электродом</w:t>
      </w:r>
    </w:p>
    <w:p w14:paraId="2455BF87" w14:textId="339B2AE2" w:rsidR="00EC7A40" w:rsidRPr="006D319B" w:rsidRDefault="00EC7A40" w:rsidP="00EE3539">
      <w:pPr>
        <w:pStyle w:val="BodyText"/>
        <w:tabs>
          <w:tab w:val="left" w:pos="3600"/>
        </w:tabs>
        <w:spacing w:before="120"/>
        <w:ind w:left="3600" w:hanging="2891"/>
        <w:rPr>
          <w:color w:val="333333"/>
          <w:spacing w:val="-2"/>
          <w:sz w:val="22"/>
          <w:szCs w:val="22"/>
          <w:lang w:val="ru-RU"/>
        </w:rPr>
      </w:pPr>
      <w:r w:rsidRPr="006D319B">
        <w:rPr>
          <w:color w:val="333333"/>
          <w:sz w:val="22"/>
          <w:szCs w:val="22"/>
        </w:rPr>
        <w:t>ASME</w:t>
      </w:r>
      <w:r w:rsidRPr="006D319B">
        <w:rPr>
          <w:color w:val="333333"/>
          <w:sz w:val="22"/>
          <w:szCs w:val="22"/>
          <w:lang w:val="ru-RU"/>
        </w:rPr>
        <w:t xml:space="preserve"> </w:t>
      </w:r>
      <w:r w:rsidRPr="006D319B">
        <w:rPr>
          <w:color w:val="333333"/>
          <w:sz w:val="22"/>
          <w:szCs w:val="22"/>
        </w:rPr>
        <w:t>SFA</w:t>
      </w:r>
      <w:r w:rsidRPr="006D319B">
        <w:rPr>
          <w:color w:val="333333"/>
          <w:sz w:val="22"/>
          <w:szCs w:val="22"/>
          <w:lang w:val="ru-RU"/>
        </w:rPr>
        <w:t>-5.4/</w:t>
      </w:r>
      <w:r w:rsidRPr="006D319B">
        <w:rPr>
          <w:color w:val="333333"/>
          <w:sz w:val="22"/>
          <w:szCs w:val="22"/>
        </w:rPr>
        <w:t>SFA</w:t>
      </w:r>
      <w:r w:rsidRPr="006D319B">
        <w:rPr>
          <w:color w:val="333333"/>
          <w:sz w:val="22"/>
          <w:szCs w:val="22"/>
          <w:lang w:val="ru-RU"/>
        </w:rPr>
        <w:t>-5.4</w:t>
      </w:r>
      <w:r w:rsidRPr="006D319B">
        <w:rPr>
          <w:color w:val="333333"/>
          <w:sz w:val="22"/>
          <w:szCs w:val="22"/>
        </w:rPr>
        <w:t>M</w:t>
      </w:r>
      <w:r w:rsidRPr="006D319B">
        <w:rPr>
          <w:color w:val="333333"/>
          <w:sz w:val="22"/>
          <w:szCs w:val="22"/>
          <w:lang w:val="ru-RU"/>
        </w:rPr>
        <w:tab/>
      </w:r>
      <w:r w:rsidR="00FF7E2F" w:rsidRPr="006D319B">
        <w:rPr>
          <w:color w:val="333333"/>
          <w:sz w:val="22"/>
          <w:szCs w:val="22"/>
          <w:lang w:val="ru-RU"/>
        </w:rPr>
        <w:t>Спецификация</w:t>
      </w:r>
      <w:r w:rsidR="00FF7E2F" w:rsidRPr="006D319B">
        <w:rPr>
          <w:color w:val="333333"/>
          <w:spacing w:val="-2"/>
          <w:sz w:val="22"/>
          <w:szCs w:val="22"/>
          <w:lang w:val="ru-RU"/>
        </w:rPr>
        <w:t xml:space="preserve"> </w:t>
      </w:r>
      <w:r w:rsidR="009206DE" w:rsidRPr="006D319B">
        <w:rPr>
          <w:color w:val="333333"/>
          <w:spacing w:val="-2"/>
          <w:sz w:val="22"/>
          <w:szCs w:val="22"/>
          <w:lang w:val="ru-RU"/>
        </w:rPr>
        <w:t>на</w:t>
      </w:r>
      <w:r w:rsidR="006C5C35" w:rsidRPr="006D319B">
        <w:rPr>
          <w:color w:val="333333"/>
          <w:spacing w:val="-2"/>
          <w:sz w:val="22"/>
          <w:szCs w:val="22"/>
          <w:lang w:val="ru-RU"/>
        </w:rPr>
        <w:t xml:space="preserve"> электрод</w:t>
      </w:r>
      <w:r w:rsidR="009206DE" w:rsidRPr="006D319B">
        <w:rPr>
          <w:color w:val="333333"/>
          <w:spacing w:val="-2"/>
          <w:sz w:val="22"/>
          <w:szCs w:val="22"/>
          <w:lang w:val="ru-RU"/>
        </w:rPr>
        <w:t>ы</w:t>
      </w:r>
      <w:r w:rsidR="006C5C35" w:rsidRPr="006D319B">
        <w:rPr>
          <w:color w:val="333333"/>
          <w:spacing w:val="-2"/>
          <w:sz w:val="22"/>
          <w:szCs w:val="22"/>
          <w:lang w:val="ru-RU"/>
        </w:rPr>
        <w:t xml:space="preserve"> </w:t>
      </w:r>
      <w:r w:rsidR="002A17E2" w:rsidRPr="006D319B">
        <w:rPr>
          <w:color w:val="333333"/>
          <w:spacing w:val="-2"/>
          <w:sz w:val="22"/>
          <w:szCs w:val="22"/>
          <w:lang w:val="ru-RU"/>
        </w:rPr>
        <w:t>для</w:t>
      </w:r>
      <w:r w:rsidR="006C5C35" w:rsidRPr="006D319B">
        <w:rPr>
          <w:color w:val="333333"/>
          <w:spacing w:val="-2"/>
          <w:sz w:val="22"/>
          <w:szCs w:val="22"/>
          <w:lang w:val="ru-RU"/>
        </w:rPr>
        <w:t xml:space="preserve"> нержавеющей стали </w:t>
      </w:r>
      <w:r w:rsidR="006A5FD3" w:rsidRPr="006D319B">
        <w:rPr>
          <w:color w:val="333333"/>
          <w:spacing w:val="-2"/>
          <w:sz w:val="22"/>
          <w:szCs w:val="22"/>
          <w:lang w:val="ru-RU"/>
        </w:rPr>
        <w:t xml:space="preserve">применяемые </w:t>
      </w:r>
      <w:r w:rsidR="006C5C35" w:rsidRPr="006D319B">
        <w:rPr>
          <w:color w:val="333333"/>
          <w:spacing w:val="-2"/>
          <w:sz w:val="22"/>
          <w:szCs w:val="22"/>
          <w:lang w:val="ru-RU"/>
        </w:rPr>
        <w:t xml:space="preserve">для дуговой сварки </w:t>
      </w:r>
      <w:r w:rsidR="006F0792" w:rsidRPr="006D319B">
        <w:rPr>
          <w:color w:val="333333"/>
          <w:spacing w:val="-2"/>
          <w:sz w:val="22"/>
          <w:szCs w:val="22"/>
          <w:lang w:val="ru-RU"/>
        </w:rPr>
        <w:t xml:space="preserve">  </w:t>
      </w:r>
      <w:r w:rsidR="006C5C35" w:rsidRPr="006D319B">
        <w:rPr>
          <w:color w:val="333333"/>
          <w:spacing w:val="-2"/>
          <w:sz w:val="22"/>
          <w:szCs w:val="22"/>
          <w:lang w:val="ru-RU"/>
        </w:rPr>
        <w:t>покрытым электродом</w:t>
      </w:r>
    </w:p>
    <w:p w14:paraId="08A16FDE" w14:textId="434AA3FD" w:rsidR="00EC7A40" w:rsidRPr="006D319B" w:rsidRDefault="00EC7A40" w:rsidP="00EE3539">
      <w:pPr>
        <w:pStyle w:val="BodyText"/>
        <w:tabs>
          <w:tab w:val="left" w:pos="3600"/>
        </w:tabs>
        <w:spacing w:before="120"/>
        <w:ind w:left="3600" w:hanging="2891"/>
        <w:rPr>
          <w:sz w:val="22"/>
          <w:szCs w:val="22"/>
          <w:lang w:val="ru-RU"/>
        </w:rPr>
      </w:pPr>
      <w:r w:rsidRPr="006D319B">
        <w:rPr>
          <w:color w:val="333333"/>
          <w:sz w:val="22"/>
          <w:szCs w:val="22"/>
        </w:rPr>
        <w:t>ASME</w:t>
      </w:r>
      <w:r w:rsidRPr="006D319B">
        <w:rPr>
          <w:color w:val="333333"/>
          <w:sz w:val="22"/>
          <w:szCs w:val="22"/>
          <w:lang w:val="ru-RU"/>
        </w:rPr>
        <w:t xml:space="preserve"> </w:t>
      </w:r>
      <w:r w:rsidRPr="006D319B">
        <w:rPr>
          <w:color w:val="333333"/>
          <w:sz w:val="22"/>
          <w:szCs w:val="22"/>
        </w:rPr>
        <w:t>SFA</w:t>
      </w:r>
      <w:r w:rsidRPr="006D319B">
        <w:rPr>
          <w:color w:val="333333"/>
          <w:sz w:val="22"/>
          <w:szCs w:val="22"/>
          <w:lang w:val="ru-RU"/>
        </w:rPr>
        <w:t>-5.6</w:t>
      </w:r>
      <w:r w:rsidRPr="006D319B">
        <w:rPr>
          <w:color w:val="333333"/>
          <w:sz w:val="22"/>
          <w:szCs w:val="22"/>
          <w:lang w:val="ru-RU"/>
        </w:rPr>
        <w:tab/>
      </w:r>
      <w:r w:rsidR="00737B4B" w:rsidRPr="006D319B">
        <w:rPr>
          <w:color w:val="333333"/>
          <w:sz w:val="22"/>
          <w:szCs w:val="22"/>
          <w:lang w:val="ru-RU"/>
        </w:rPr>
        <w:t>Покрытые электроды для дуговой сварки меди и медных сплавов</w:t>
      </w:r>
    </w:p>
    <w:p w14:paraId="344D589D" w14:textId="24D715C3" w:rsidR="00EC7A40" w:rsidRPr="006D319B" w:rsidRDefault="00EC7A40" w:rsidP="00EE3539">
      <w:pPr>
        <w:pStyle w:val="BodyText"/>
        <w:tabs>
          <w:tab w:val="left" w:pos="3600"/>
        </w:tabs>
        <w:spacing w:before="120"/>
        <w:ind w:left="3600" w:hanging="2891"/>
        <w:rPr>
          <w:color w:val="333333"/>
          <w:spacing w:val="80"/>
          <w:sz w:val="22"/>
          <w:szCs w:val="22"/>
          <w:lang w:val="ru-RU"/>
        </w:rPr>
      </w:pPr>
      <w:r w:rsidRPr="006D319B">
        <w:rPr>
          <w:color w:val="333333"/>
          <w:sz w:val="22"/>
          <w:szCs w:val="22"/>
        </w:rPr>
        <w:t>ASME</w:t>
      </w:r>
      <w:r w:rsidRPr="006D319B">
        <w:rPr>
          <w:color w:val="333333"/>
          <w:sz w:val="22"/>
          <w:szCs w:val="22"/>
          <w:lang w:val="ru-RU"/>
        </w:rPr>
        <w:t xml:space="preserve"> </w:t>
      </w:r>
      <w:r w:rsidRPr="006D319B">
        <w:rPr>
          <w:color w:val="333333"/>
          <w:sz w:val="22"/>
          <w:szCs w:val="22"/>
        </w:rPr>
        <w:t>SFA</w:t>
      </w:r>
      <w:r w:rsidRPr="006D319B">
        <w:rPr>
          <w:color w:val="333333"/>
          <w:sz w:val="22"/>
          <w:szCs w:val="22"/>
          <w:lang w:val="ru-RU"/>
        </w:rPr>
        <w:t>-5.7</w:t>
      </w:r>
      <w:r w:rsidR="00C341FA" w:rsidRPr="006D319B">
        <w:rPr>
          <w:color w:val="333333"/>
          <w:sz w:val="22"/>
          <w:szCs w:val="22"/>
          <w:lang w:val="ru-RU"/>
        </w:rPr>
        <w:t xml:space="preserve">                        </w:t>
      </w:r>
      <w:r w:rsidR="00C97AD2">
        <w:rPr>
          <w:color w:val="333333"/>
          <w:sz w:val="22"/>
          <w:szCs w:val="22"/>
          <w:lang w:val="ru-RU"/>
        </w:rPr>
        <w:t xml:space="preserve"> </w:t>
      </w:r>
      <w:r w:rsidR="00C341FA" w:rsidRPr="006D319B">
        <w:rPr>
          <w:color w:val="333333"/>
          <w:sz w:val="22"/>
          <w:szCs w:val="22"/>
          <w:lang w:val="ru-RU"/>
        </w:rPr>
        <w:t xml:space="preserve">  </w:t>
      </w:r>
      <w:r w:rsidR="0017328F" w:rsidRPr="006D319B">
        <w:rPr>
          <w:color w:val="333333"/>
          <w:sz w:val="22"/>
          <w:szCs w:val="22"/>
          <w:lang w:val="ru-RU"/>
        </w:rPr>
        <w:t>Сварочные стержни и электроды без покрытия</w:t>
      </w:r>
      <w:r w:rsidR="009C551B" w:rsidRPr="006D319B">
        <w:rPr>
          <w:color w:val="333333"/>
          <w:sz w:val="22"/>
          <w:szCs w:val="22"/>
          <w:lang w:val="ru-RU"/>
        </w:rPr>
        <w:t xml:space="preserve"> (прутки)</w:t>
      </w:r>
      <w:r w:rsidR="0017328F" w:rsidRPr="006D319B">
        <w:rPr>
          <w:color w:val="333333"/>
          <w:sz w:val="22"/>
          <w:szCs w:val="22"/>
          <w:lang w:val="ru-RU"/>
        </w:rPr>
        <w:t xml:space="preserve"> из меди и медных сплавов</w:t>
      </w:r>
      <w:r w:rsidRPr="006D319B">
        <w:rPr>
          <w:color w:val="333333"/>
          <w:spacing w:val="80"/>
          <w:sz w:val="22"/>
          <w:szCs w:val="22"/>
          <w:lang w:val="ru-RU"/>
        </w:rPr>
        <w:t xml:space="preserve"> </w:t>
      </w:r>
    </w:p>
    <w:p w14:paraId="164D4505" w14:textId="5998EE7E" w:rsidR="00EC7A40" w:rsidRPr="006D319B" w:rsidRDefault="00EC7A40" w:rsidP="00EE3539">
      <w:pPr>
        <w:pStyle w:val="BodyText"/>
        <w:tabs>
          <w:tab w:val="left" w:pos="3600"/>
        </w:tabs>
        <w:spacing w:before="120"/>
        <w:ind w:left="3600" w:hanging="2891"/>
        <w:rPr>
          <w:color w:val="333333"/>
          <w:sz w:val="22"/>
          <w:szCs w:val="22"/>
          <w:lang w:val="ru-RU"/>
        </w:rPr>
      </w:pPr>
      <w:r w:rsidRPr="006D319B">
        <w:rPr>
          <w:color w:val="333333"/>
          <w:sz w:val="22"/>
          <w:szCs w:val="22"/>
        </w:rPr>
        <w:t>ASME</w:t>
      </w:r>
      <w:r w:rsidRPr="006D319B">
        <w:rPr>
          <w:color w:val="333333"/>
          <w:sz w:val="22"/>
          <w:szCs w:val="22"/>
          <w:lang w:val="ru-RU"/>
        </w:rPr>
        <w:t xml:space="preserve"> </w:t>
      </w:r>
      <w:r w:rsidRPr="006D319B">
        <w:rPr>
          <w:color w:val="333333"/>
          <w:sz w:val="22"/>
          <w:szCs w:val="22"/>
        </w:rPr>
        <w:t>SFA</w:t>
      </w:r>
      <w:r w:rsidRPr="006D319B">
        <w:rPr>
          <w:color w:val="333333"/>
          <w:sz w:val="22"/>
          <w:szCs w:val="22"/>
          <w:lang w:val="ru-RU"/>
        </w:rPr>
        <w:t>-5.9</w:t>
      </w:r>
      <w:r w:rsidRPr="006D319B">
        <w:rPr>
          <w:color w:val="333333"/>
          <w:sz w:val="22"/>
          <w:szCs w:val="22"/>
          <w:lang w:val="ru-RU"/>
        </w:rPr>
        <w:tab/>
      </w:r>
      <w:r w:rsidR="00D76344" w:rsidRPr="006D319B">
        <w:rPr>
          <w:color w:val="333333"/>
          <w:sz w:val="22"/>
          <w:szCs w:val="22"/>
          <w:lang w:val="ru-RU"/>
        </w:rPr>
        <w:t>Спецификация на сварочные электроды</w:t>
      </w:r>
      <w:r w:rsidR="003352C5" w:rsidRPr="006D319B">
        <w:rPr>
          <w:color w:val="333333"/>
          <w:sz w:val="22"/>
          <w:szCs w:val="22"/>
          <w:lang w:val="ru-RU"/>
        </w:rPr>
        <w:t xml:space="preserve"> (прутки)</w:t>
      </w:r>
      <w:r w:rsidR="00D76344" w:rsidRPr="006D319B">
        <w:rPr>
          <w:color w:val="333333"/>
          <w:sz w:val="22"/>
          <w:szCs w:val="22"/>
          <w:lang w:val="ru-RU"/>
        </w:rPr>
        <w:t xml:space="preserve"> и стержни</w:t>
      </w:r>
      <w:r w:rsidR="00380A4C" w:rsidRPr="006D319B">
        <w:rPr>
          <w:color w:val="333333"/>
          <w:sz w:val="22"/>
          <w:szCs w:val="22"/>
          <w:lang w:val="ru-RU"/>
        </w:rPr>
        <w:t xml:space="preserve"> без покрытия</w:t>
      </w:r>
      <w:r w:rsidR="00D76344" w:rsidRPr="006D319B">
        <w:rPr>
          <w:color w:val="333333"/>
          <w:sz w:val="22"/>
          <w:szCs w:val="22"/>
          <w:lang w:val="ru-RU"/>
        </w:rPr>
        <w:t xml:space="preserve"> </w:t>
      </w:r>
      <w:r w:rsidR="00C95951" w:rsidRPr="006D319B">
        <w:rPr>
          <w:color w:val="333333"/>
          <w:sz w:val="22"/>
          <w:szCs w:val="22"/>
          <w:lang w:val="ru-RU"/>
        </w:rPr>
        <w:t>для нержавеющей</w:t>
      </w:r>
      <w:r w:rsidR="00D76344" w:rsidRPr="006D319B">
        <w:rPr>
          <w:color w:val="333333"/>
          <w:sz w:val="22"/>
          <w:szCs w:val="22"/>
          <w:lang w:val="ru-RU"/>
        </w:rPr>
        <w:t xml:space="preserve"> стали </w:t>
      </w:r>
    </w:p>
    <w:p w14:paraId="7B6917B8" w14:textId="5349D54A" w:rsidR="00EC7A40" w:rsidRPr="006D319B" w:rsidRDefault="00EC7A40" w:rsidP="00EE3539">
      <w:pPr>
        <w:pStyle w:val="BodyText"/>
        <w:tabs>
          <w:tab w:val="left" w:pos="3600"/>
        </w:tabs>
        <w:spacing w:before="120"/>
        <w:ind w:left="3600" w:hanging="2891"/>
        <w:rPr>
          <w:color w:val="333333"/>
          <w:spacing w:val="-2"/>
          <w:sz w:val="22"/>
          <w:szCs w:val="22"/>
          <w:lang w:val="ru-RU"/>
        </w:rPr>
      </w:pPr>
      <w:r w:rsidRPr="006D319B">
        <w:rPr>
          <w:color w:val="333333"/>
          <w:sz w:val="22"/>
          <w:szCs w:val="22"/>
        </w:rPr>
        <w:t>ASME</w:t>
      </w:r>
      <w:r w:rsidRPr="006D319B">
        <w:rPr>
          <w:color w:val="333333"/>
          <w:spacing w:val="18"/>
          <w:sz w:val="22"/>
          <w:szCs w:val="22"/>
          <w:lang w:val="ru-RU"/>
        </w:rPr>
        <w:t xml:space="preserve"> </w:t>
      </w:r>
      <w:r w:rsidRPr="006D319B">
        <w:rPr>
          <w:color w:val="333333"/>
          <w:sz w:val="22"/>
          <w:szCs w:val="22"/>
        </w:rPr>
        <w:t>SFA</w:t>
      </w:r>
      <w:r w:rsidRPr="006D319B">
        <w:rPr>
          <w:color w:val="333333"/>
          <w:sz w:val="22"/>
          <w:szCs w:val="22"/>
          <w:lang w:val="ru-RU"/>
        </w:rPr>
        <w:t>-</w:t>
      </w:r>
      <w:r w:rsidRPr="006D319B">
        <w:rPr>
          <w:color w:val="333333"/>
          <w:spacing w:val="-4"/>
          <w:sz w:val="22"/>
          <w:szCs w:val="22"/>
          <w:lang w:val="ru-RU"/>
        </w:rPr>
        <w:t>5.16</w:t>
      </w:r>
      <w:r w:rsidRPr="006D319B">
        <w:rPr>
          <w:color w:val="333333"/>
          <w:sz w:val="22"/>
          <w:szCs w:val="22"/>
          <w:lang w:val="ru-RU"/>
        </w:rPr>
        <w:tab/>
      </w:r>
      <w:r w:rsidR="00FF7E2F" w:rsidRPr="006D319B">
        <w:rPr>
          <w:color w:val="333333"/>
          <w:spacing w:val="-2"/>
          <w:sz w:val="22"/>
          <w:szCs w:val="22"/>
          <w:lang w:val="ru-RU"/>
        </w:rPr>
        <w:t>Технические характеристики сварочных стержней, электродов и присадочных металлов</w:t>
      </w:r>
      <w:r w:rsidR="00B4178E" w:rsidRPr="006D319B">
        <w:rPr>
          <w:color w:val="333333"/>
          <w:spacing w:val="-2"/>
          <w:sz w:val="22"/>
          <w:szCs w:val="22"/>
          <w:lang w:val="ru-RU"/>
        </w:rPr>
        <w:t xml:space="preserve"> </w:t>
      </w:r>
      <w:r w:rsidR="008840DC" w:rsidRPr="006D319B">
        <w:rPr>
          <w:color w:val="333333"/>
          <w:spacing w:val="-2"/>
          <w:sz w:val="22"/>
          <w:szCs w:val="22"/>
          <w:lang w:val="ru-RU"/>
        </w:rPr>
        <w:t>–</w:t>
      </w:r>
      <w:r w:rsidR="00B4178E" w:rsidRPr="006D319B">
        <w:rPr>
          <w:color w:val="333333"/>
          <w:spacing w:val="-2"/>
          <w:sz w:val="22"/>
          <w:szCs w:val="22"/>
          <w:lang w:val="ru-RU"/>
        </w:rPr>
        <w:t>м</w:t>
      </w:r>
      <w:r w:rsidR="00FF7E2F" w:rsidRPr="006D319B">
        <w:rPr>
          <w:color w:val="333333"/>
          <w:spacing w:val="-2"/>
          <w:sz w:val="22"/>
          <w:szCs w:val="22"/>
          <w:lang w:val="ru-RU"/>
        </w:rPr>
        <w:t>атериалы</w:t>
      </w:r>
    </w:p>
    <w:p w14:paraId="09BFF23F" w14:textId="508859CE" w:rsidR="00EC7A40" w:rsidRPr="006D319B" w:rsidRDefault="00EC7A40" w:rsidP="00EE3539">
      <w:pPr>
        <w:pStyle w:val="BodyText"/>
        <w:tabs>
          <w:tab w:val="left" w:pos="3600"/>
        </w:tabs>
        <w:spacing w:before="120"/>
        <w:ind w:left="3600" w:hanging="2891"/>
        <w:rPr>
          <w:color w:val="333333"/>
          <w:spacing w:val="-2"/>
          <w:sz w:val="22"/>
          <w:szCs w:val="22"/>
          <w:lang w:val="ru-RU"/>
        </w:rPr>
      </w:pPr>
      <w:r w:rsidRPr="006D319B">
        <w:rPr>
          <w:color w:val="333333"/>
          <w:spacing w:val="-2"/>
          <w:sz w:val="22"/>
          <w:szCs w:val="22"/>
        </w:rPr>
        <w:t>ASME</w:t>
      </w:r>
      <w:r w:rsidRPr="006D319B">
        <w:rPr>
          <w:color w:val="333333"/>
          <w:spacing w:val="-2"/>
          <w:sz w:val="22"/>
          <w:szCs w:val="22"/>
          <w:lang w:val="ru-RU"/>
        </w:rPr>
        <w:t xml:space="preserve"> </w:t>
      </w:r>
      <w:r w:rsidRPr="006D319B">
        <w:rPr>
          <w:color w:val="333333"/>
          <w:spacing w:val="-2"/>
          <w:sz w:val="22"/>
          <w:szCs w:val="22"/>
        </w:rPr>
        <w:t>SFA</w:t>
      </w:r>
      <w:r w:rsidRPr="006D319B">
        <w:rPr>
          <w:color w:val="333333"/>
          <w:spacing w:val="-2"/>
          <w:sz w:val="22"/>
          <w:szCs w:val="22"/>
          <w:lang w:val="ru-RU"/>
        </w:rPr>
        <w:t xml:space="preserve">-5.17                          </w:t>
      </w:r>
      <w:r w:rsidR="009057FA" w:rsidRPr="006D319B">
        <w:rPr>
          <w:color w:val="333333"/>
          <w:spacing w:val="-2"/>
          <w:sz w:val="22"/>
          <w:szCs w:val="22"/>
          <w:lang w:val="ru-RU"/>
        </w:rPr>
        <w:t>Спецификация на электроды</w:t>
      </w:r>
      <w:r w:rsidR="00C5268E" w:rsidRPr="006D319B">
        <w:rPr>
          <w:color w:val="333333"/>
          <w:spacing w:val="-2"/>
          <w:sz w:val="22"/>
          <w:szCs w:val="22"/>
          <w:lang w:val="ru-RU"/>
        </w:rPr>
        <w:t xml:space="preserve"> (проволока)</w:t>
      </w:r>
      <w:r w:rsidR="009057FA" w:rsidRPr="006D319B">
        <w:rPr>
          <w:color w:val="333333"/>
          <w:spacing w:val="-2"/>
          <w:sz w:val="22"/>
          <w:szCs w:val="22"/>
          <w:lang w:val="ru-RU"/>
        </w:rPr>
        <w:t xml:space="preserve"> и флюсы </w:t>
      </w:r>
      <w:r w:rsidR="00142142" w:rsidRPr="006D319B">
        <w:rPr>
          <w:color w:val="333333"/>
          <w:spacing w:val="-2"/>
          <w:sz w:val="22"/>
          <w:szCs w:val="22"/>
          <w:lang w:val="ru-RU"/>
        </w:rPr>
        <w:t>для</w:t>
      </w:r>
      <w:r w:rsidR="009057FA" w:rsidRPr="006D319B">
        <w:rPr>
          <w:color w:val="333333"/>
          <w:spacing w:val="-2"/>
          <w:sz w:val="22"/>
          <w:szCs w:val="22"/>
          <w:lang w:val="ru-RU"/>
        </w:rPr>
        <w:t xml:space="preserve"> углеродистой стали </w:t>
      </w:r>
      <w:r w:rsidR="008466D7" w:rsidRPr="006D319B">
        <w:rPr>
          <w:color w:val="333333"/>
          <w:spacing w:val="-2"/>
          <w:sz w:val="22"/>
          <w:szCs w:val="22"/>
          <w:lang w:val="ru-RU"/>
        </w:rPr>
        <w:t xml:space="preserve">применяемые </w:t>
      </w:r>
      <w:r w:rsidR="009057FA" w:rsidRPr="006D319B">
        <w:rPr>
          <w:color w:val="333333"/>
          <w:spacing w:val="-2"/>
          <w:sz w:val="22"/>
          <w:szCs w:val="22"/>
          <w:lang w:val="ru-RU"/>
        </w:rPr>
        <w:t>для дуговой сварки под</w:t>
      </w:r>
      <w:r w:rsidR="00D245E4" w:rsidRPr="006D319B">
        <w:rPr>
          <w:color w:val="333333"/>
          <w:spacing w:val="-2"/>
          <w:sz w:val="22"/>
          <w:szCs w:val="22"/>
          <w:lang w:val="ru-RU"/>
        </w:rPr>
        <w:t xml:space="preserve"> слоем</w:t>
      </w:r>
      <w:r w:rsidR="00DF4BBB" w:rsidRPr="006D319B">
        <w:rPr>
          <w:color w:val="333333"/>
          <w:spacing w:val="-2"/>
          <w:sz w:val="22"/>
          <w:szCs w:val="22"/>
          <w:lang w:val="ru-RU"/>
        </w:rPr>
        <w:t xml:space="preserve"> </w:t>
      </w:r>
      <w:r w:rsidR="009057FA" w:rsidRPr="006D319B">
        <w:rPr>
          <w:color w:val="333333"/>
          <w:spacing w:val="-2"/>
          <w:sz w:val="22"/>
          <w:szCs w:val="22"/>
          <w:lang w:val="ru-RU"/>
        </w:rPr>
        <w:t>флюс</w:t>
      </w:r>
      <w:r w:rsidR="00DF4BBB" w:rsidRPr="006D319B">
        <w:rPr>
          <w:color w:val="333333"/>
          <w:spacing w:val="-2"/>
          <w:sz w:val="22"/>
          <w:szCs w:val="22"/>
          <w:lang w:val="ru-RU"/>
        </w:rPr>
        <w:t>а</w:t>
      </w:r>
      <w:r w:rsidRPr="006D319B">
        <w:rPr>
          <w:color w:val="333333"/>
          <w:spacing w:val="-2"/>
          <w:sz w:val="22"/>
          <w:szCs w:val="22"/>
          <w:lang w:val="ru-RU"/>
        </w:rPr>
        <w:t xml:space="preserve"> </w:t>
      </w:r>
    </w:p>
    <w:p w14:paraId="23BD0CDE" w14:textId="19EA24E8" w:rsidR="00EC7A40" w:rsidRPr="006D319B" w:rsidRDefault="00EC7A40" w:rsidP="00EE3539">
      <w:pPr>
        <w:pStyle w:val="BodyText"/>
        <w:tabs>
          <w:tab w:val="left" w:pos="3600"/>
        </w:tabs>
        <w:spacing w:before="120"/>
        <w:ind w:left="3600" w:hanging="2891"/>
        <w:rPr>
          <w:color w:val="333333"/>
          <w:spacing w:val="-2"/>
          <w:sz w:val="22"/>
          <w:szCs w:val="22"/>
          <w:lang w:val="ru-RU"/>
        </w:rPr>
      </w:pPr>
      <w:r w:rsidRPr="006D319B">
        <w:rPr>
          <w:color w:val="333333"/>
          <w:spacing w:val="-2"/>
          <w:sz w:val="22"/>
          <w:szCs w:val="22"/>
        </w:rPr>
        <w:t>ASME</w:t>
      </w:r>
      <w:r w:rsidRPr="006D319B">
        <w:rPr>
          <w:color w:val="333333"/>
          <w:spacing w:val="-2"/>
          <w:sz w:val="22"/>
          <w:szCs w:val="22"/>
          <w:lang w:val="ru-RU"/>
        </w:rPr>
        <w:t xml:space="preserve"> </w:t>
      </w:r>
      <w:r w:rsidRPr="006D319B">
        <w:rPr>
          <w:color w:val="333333"/>
          <w:spacing w:val="-2"/>
          <w:sz w:val="22"/>
          <w:szCs w:val="22"/>
        </w:rPr>
        <w:t>SFA</w:t>
      </w:r>
      <w:r w:rsidRPr="006D319B">
        <w:rPr>
          <w:color w:val="333333"/>
          <w:spacing w:val="-2"/>
          <w:sz w:val="22"/>
          <w:szCs w:val="22"/>
          <w:lang w:val="ru-RU"/>
        </w:rPr>
        <w:t xml:space="preserve">-5.18                          </w:t>
      </w:r>
      <w:r w:rsidR="00715E15" w:rsidRPr="006D319B">
        <w:rPr>
          <w:color w:val="333333"/>
          <w:spacing w:val="-2"/>
          <w:sz w:val="22"/>
          <w:szCs w:val="22"/>
          <w:lang w:val="ru-RU"/>
        </w:rPr>
        <w:t>Спецификация на электроды</w:t>
      </w:r>
      <w:r w:rsidR="00333628" w:rsidRPr="006D319B">
        <w:rPr>
          <w:color w:val="333333"/>
          <w:spacing w:val="-2"/>
          <w:sz w:val="22"/>
          <w:szCs w:val="22"/>
          <w:lang w:val="ru-RU"/>
        </w:rPr>
        <w:t xml:space="preserve"> (проволока)</w:t>
      </w:r>
      <w:r w:rsidR="00715E15" w:rsidRPr="006D319B">
        <w:rPr>
          <w:color w:val="333333"/>
          <w:spacing w:val="-2"/>
          <w:sz w:val="22"/>
          <w:szCs w:val="22"/>
          <w:lang w:val="ru-RU"/>
        </w:rPr>
        <w:t xml:space="preserve"> и стержни </w:t>
      </w:r>
      <w:r w:rsidR="008466D7" w:rsidRPr="006D319B">
        <w:rPr>
          <w:color w:val="333333"/>
          <w:spacing w:val="-2"/>
          <w:sz w:val="22"/>
          <w:szCs w:val="22"/>
          <w:lang w:val="ru-RU"/>
        </w:rPr>
        <w:t>для</w:t>
      </w:r>
      <w:r w:rsidR="00715E15" w:rsidRPr="006D319B">
        <w:rPr>
          <w:color w:val="333333"/>
          <w:spacing w:val="-2"/>
          <w:sz w:val="22"/>
          <w:szCs w:val="22"/>
          <w:lang w:val="ru-RU"/>
        </w:rPr>
        <w:t xml:space="preserve"> углеродистой стали </w:t>
      </w:r>
      <w:r w:rsidR="008466D7" w:rsidRPr="006D319B">
        <w:rPr>
          <w:color w:val="333333"/>
          <w:spacing w:val="-2"/>
          <w:sz w:val="22"/>
          <w:szCs w:val="22"/>
          <w:lang w:val="ru-RU"/>
        </w:rPr>
        <w:t xml:space="preserve">применяемые </w:t>
      </w:r>
      <w:r w:rsidR="00715E15" w:rsidRPr="006D319B">
        <w:rPr>
          <w:color w:val="333333"/>
          <w:spacing w:val="-2"/>
          <w:sz w:val="22"/>
          <w:szCs w:val="22"/>
          <w:lang w:val="ru-RU"/>
        </w:rPr>
        <w:t>для дуговой сварки в</w:t>
      </w:r>
      <w:r w:rsidR="002F7360" w:rsidRPr="006D319B">
        <w:rPr>
          <w:color w:val="333333"/>
          <w:spacing w:val="-2"/>
          <w:sz w:val="22"/>
          <w:szCs w:val="22"/>
          <w:lang w:val="ru-RU"/>
        </w:rPr>
        <w:t xml:space="preserve"> </w:t>
      </w:r>
      <w:r w:rsidR="00715E15" w:rsidRPr="006D319B">
        <w:rPr>
          <w:color w:val="333333"/>
          <w:spacing w:val="-2"/>
          <w:sz w:val="22"/>
          <w:szCs w:val="22"/>
          <w:lang w:val="ru-RU"/>
        </w:rPr>
        <w:t>защитных газах</w:t>
      </w:r>
    </w:p>
    <w:p w14:paraId="26A35A0C" w14:textId="19093CD0" w:rsidR="00EC7A40" w:rsidRPr="006D319B" w:rsidRDefault="00EC7A40" w:rsidP="00EE3539">
      <w:pPr>
        <w:pStyle w:val="BodyText"/>
        <w:tabs>
          <w:tab w:val="left" w:pos="3600"/>
        </w:tabs>
        <w:spacing w:before="120"/>
        <w:ind w:left="3600" w:hanging="2891"/>
        <w:rPr>
          <w:color w:val="333333"/>
          <w:spacing w:val="-2"/>
          <w:sz w:val="22"/>
          <w:szCs w:val="22"/>
          <w:lang w:val="ru-RU"/>
        </w:rPr>
      </w:pPr>
      <w:r w:rsidRPr="006D319B">
        <w:rPr>
          <w:color w:val="333333"/>
          <w:spacing w:val="-2"/>
          <w:sz w:val="22"/>
          <w:szCs w:val="22"/>
        </w:rPr>
        <w:t>ASME</w:t>
      </w:r>
      <w:r w:rsidRPr="006D319B">
        <w:rPr>
          <w:color w:val="333333"/>
          <w:spacing w:val="-2"/>
          <w:sz w:val="22"/>
          <w:szCs w:val="22"/>
          <w:lang w:val="ru-RU"/>
        </w:rPr>
        <w:t xml:space="preserve"> </w:t>
      </w:r>
      <w:r w:rsidRPr="006D319B">
        <w:rPr>
          <w:color w:val="333333"/>
          <w:spacing w:val="-2"/>
          <w:sz w:val="22"/>
          <w:szCs w:val="22"/>
        </w:rPr>
        <w:t>SFA</w:t>
      </w:r>
      <w:r w:rsidRPr="006D319B">
        <w:rPr>
          <w:color w:val="333333"/>
          <w:spacing w:val="-2"/>
          <w:sz w:val="22"/>
          <w:szCs w:val="22"/>
          <w:lang w:val="ru-RU"/>
        </w:rPr>
        <w:t xml:space="preserve">-5.20                          </w:t>
      </w:r>
      <w:r w:rsidR="000D1B3C" w:rsidRPr="006D319B">
        <w:rPr>
          <w:color w:val="333333"/>
          <w:spacing w:val="-2"/>
          <w:sz w:val="22"/>
          <w:szCs w:val="22"/>
          <w:lang w:val="ru-RU"/>
        </w:rPr>
        <w:t xml:space="preserve">Спецификация на электроды </w:t>
      </w:r>
      <w:r w:rsidR="0051257A" w:rsidRPr="006D319B">
        <w:rPr>
          <w:color w:val="333333"/>
          <w:spacing w:val="-2"/>
          <w:sz w:val="22"/>
          <w:szCs w:val="22"/>
          <w:lang w:val="ru-RU"/>
        </w:rPr>
        <w:t>для</w:t>
      </w:r>
      <w:r w:rsidR="000D1B3C" w:rsidRPr="006D319B">
        <w:rPr>
          <w:color w:val="333333"/>
          <w:spacing w:val="-2"/>
          <w:sz w:val="22"/>
          <w:szCs w:val="22"/>
          <w:lang w:val="ru-RU"/>
        </w:rPr>
        <w:t xml:space="preserve"> углеродистой стали </w:t>
      </w:r>
      <w:r w:rsidR="00212748" w:rsidRPr="006D319B">
        <w:rPr>
          <w:color w:val="333333"/>
          <w:spacing w:val="-2"/>
          <w:sz w:val="22"/>
          <w:szCs w:val="22"/>
          <w:lang w:val="ru-RU"/>
        </w:rPr>
        <w:t xml:space="preserve">применяемые </w:t>
      </w:r>
      <w:r w:rsidR="000D1B3C" w:rsidRPr="006D319B">
        <w:rPr>
          <w:color w:val="333333"/>
          <w:spacing w:val="-2"/>
          <w:sz w:val="22"/>
          <w:szCs w:val="22"/>
          <w:lang w:val="ru-RU"/>
        </w:rPr>
        <w:t>для дуговой сварки порошковой проволокой</w:t>
      </w:r>
    </w:p>
    <w:p w14:paraId="2CC7E75D" w14:textId="2180AF2A" w:rsidR="00EC7A40" w:rsidRPr="006D319B" w:rsidRDefault="00EC7A40" w:rsidP="00EE3539">
      <w:pPr>
        <w:pStyle w:val="BodyText"/>
        <w:tabs>
          <w:tab w:val="left" w:pos="3600"/>
        </w:tabs>
        <w:spacing w:before="120"/>
        <w:ind w:left="3600" w:hanging="2891"/>
        <w:rPr>
          <w:color w:val="333333"/>
          <w:spacing w:val="-2"/>
          <w:sz w:val="22"/>
          <w:szCs w:val="22"/>
          <w:lang w:val="ru-RU"/>
        </w:rPr>
      </w:pPr>
      <w:r w:rsidRPr="006D319B">
        <w:rPr>
          <w:color w:val="333333"/>
          <w:spacing w:val="-2"/>
          <w:sz w:val="22"/>
          <w:szCs w:val="22"/>
        </w:rPr>
        <w:t>ASME</w:t>
      </w:r>
      <w:r w:rsidRPr="006D319B">
        <w:rPr>
          <w:color w:val="333333"/>
          <w:spacing w:val="-2"/>
          <w:sz w:val="22"/>
          <w:szCs w:val="22"/>
          <w:lang w:val="ru-RU"/>
        </w:rPr>
        <w:t xml:space="preserve"> </w:t>
      </w:r>
      <w:r w:rsidRPr="006D319B">
        <w:rPr>
          <w:color w:val="333333"/>
          <w:spacing w:val="-2"/>
          <w:sz w:val="22"/>
          <w:szCs w:val="22"/>
        </w:rPr>
        <w:t>SFA</w:t>
      </w:r>
      <w:r w:rsidRPr="006D319B">
        <w:rPr>
          <w:color w:val="333333"/>
          <w:spacing w:val="-2"/>
          <w:sz w:val="22"/>
          <w:szCs w:val="22"/>
          <w:lang w:val="ru-RU"/>
        </w:rPr>
        <w:t xml:space="preserve">-5.22                          </w:t>
      </w:r>
      <w:r w:rsidR="00363C42" w:rsidRPr="006D319B">
        <w:rPr>
          <w:color w:val="333333"/>
          <w:spacing w:val="-2"/>
          <w:sz w:val="22"/>
          <w:szCs w:val="22"/>
          <w:lang w:val="ru-RU"/>
        </w:rPr>
        <w:t xml:space="preserve">Спецификация на электроды </w:t>
      </w:r>
      <w:r w:rsidR="00CA2DD8" w:rsidRPr="006D319B">
        <w:rPr>
          <w:color w:val="333333"/>
          <w:spacing w:val="-2"/>
          <w:sz w:val="22"/>
          <w:szCs w:val="22"/>
          <w:lang w:val="ru-RU"/>
        </w:rPr>
        <w:t>для</w:t>
      </w:r>
      <w:r w:rsidR="00363C42" w:rsidRPr="006D319B">
        <w:rPr>
          <w:color w:val="333333"/>
          <w:spacing w:val="-2"/>
          <w:sz w:val="22"/>
          <w:szCs w:val="22"/>
          <w:lang w:val="ru-RU"/>
        </w:rPr>
        <w:t xml:space="preserve"> нержавеющей стали </w:t>
      </w:r>
      <w:r w:rsidR="00CA2DD8" w:rsidRPr="006D319B">
        <w:rPr>
          <w:color w:val="333333"/>
          <w:spacing w:val="-2"/>
          <w:sz w:val="22"/>
          <w:szCs w:val="22"/>
          <w:lang w:val="ru-RU"/>
        </w:rPr>
        <w:t xml:space="preserve">применяемые </w:t>
      </w:r>
      <w:r w:rsidR="00363C42" w:rsidRPr="006D319B">
        <w:rPr>
          <w:color w:val="333333"/>
          <w:spacing w:val="-2"/>
          <w:sz w:val="22"/>
          <w:szCs w:val="22"/>
          <w:lang w:val="ru-RU"/>
        </w:rPr>
        <w:t xml:space="preserve">для дуговой </w:t>
      </w:r>
      <w:r w:rsidR="005B4751" w:rsidRPr="006D319B">
        <w:rPr>
          <w:color w:val="333333"/>
          <w:spacing w:val="-2"/>
          <w:sz w:val="22"/>
          <w:szCs w:val="22"/>
          <w:lang w:val="ru-RU"/>
        </w:rPr>
        <w:t>сварки порошковой</w:t>
      </w:r>
      <w:r w:rsidR="00363C42" w:rsidRPr="006D319B">
        <w:rPr>
          <w:color w:val="333333"/>
          <w:spacing w:val="-2"/>
          <w:sz w:val="22"/>
          <w:szCs w:val="22"/>
          <w:lang w:val="ru-RU"/>
        </w:rPr>
        <w:t xml:space="preserve"> проволокой</w:t>
      </w:r>
      <w:r w:rsidR="00FD3E40" w:rsidRPr="006D319B">
        <w:rPr>
          <w:color w:val="333333"/>
          <w:spacing w:val="-2"/>
          <w:sz w:val="22"/>
          <w:szCs w:val="22"/>
          <w:lang w:val="ru-RU"/>
        </w:rPr>
        <w:t xml:space="preserve"> (</w:t>
      </w:r>
      <w:r w:rsidR="00FD3E40" w:rsidRPr="006D319B">
        <w:rPr>
          <w:color w:val="333333"/>
          <w:spacing w:val="-2"/>
          <w:sz w:val="22"/>
          <w:szCs w:val="22"/>
        </w:rPr>
        <w:t>FCAW</w:t>
      </w:r>
      <w:r w:rsidR="00FD3E40" w:rsidRPr="006D319B">
        <w:rPr>
          <w:color w:val="333333"/>
          <w:spacing w:val="-2"/>
          <w:sz w:val="22"/>
          <w:szCs w:val="22"/>
          <w:lang w:val="ru-RU"/>
        </w:rPr>
        <w:t>)</w:t>
      </w:r>
      <w:r w:rsidR="00363C42" w:rsidRPr="006D319B">
        <w:rPr>
          <w:color w:val="333333"/>
          <w:spacing w:val="-2"/>
          <w:sz w:val="22"/>
          <w:szCs w:val="22"/>
          <w:lang w:val="ru-RU"/>
        </w:rPr>
        <w:t xml:space="preserve"> и порошковые стержни </w:t>
      </w:r>
      <w:r w:rsidR="003E3693" w:rsidRPr="006D319B">
        <w:rPr>
          <w:color w:val="333333"/>
          <w:spacing w:val="-2"/>
          <w:sz w:val="22"/>
          <w:szCs w:val="22"/>
          <w:lang w:val="ru-RU"/>
        </w:rPr>
        <w:t>для</w:t>
      </w:r>
      <w:r w:rsidR="00363C42" w:rsidRPr="006D319B">
        <w:rPr>
          <w:color w:val="333333"/>
          <w:spacing w:val="-2"/>
          <w:sz w:val="22"/>
          <w:szCs w:val="22"/>
          <w:lang w:val="ru-RU"/>
        </w:rPr>
        <w:t xml:space="preserve"> нержавеющей стали </w:t>
      </w:r>
      <w:r w:rsidR="003E3693" w:rsidRPr="006D319B">
        <w:rPr>
          <w:color w:val="333333"/>
          <w:spacing w:val="-2"/>
          <w:sz w:val="22"/>
          <w:szCs w:val="22"/>
          <w:lang w:val="ru-RU"/>
        </w:rPr>
        <w:t xml:space="preserve">применяемые </w:t>
      </w:r>
      <w:r w:rsidR="00363C42" w:rsidRPr="006D319B">
        <w:rPr>
          <w:color w:val="333333"/>
          <w:spacing w:val="-2"/>
          <w:sz w:val="22"/>
          <w:szCs w:val="22"/>
          <w:lang w:val="ru-RU"/>
        </w:rPr>
        <w:t xml:space="preserve">для </w:t>
      </w:r>
      <w:r w:rsidR="00497387" w:rsidRPr="006D319B">
        <w:rPr>
          <w:color w:val="333333"/>
          <w:spacing w:val="-2"/>
          <w:sz w:val="22"/>
          <w:szCs w:val="22"/>
          <w:lang w:val="ru-RU"/>
        </w:rPr>
        <w:t xml:space="preserve">газовой </w:t>
      </w:r>
      <w:r w:rsidR="00363C42" w:rsidRPr="006D319B">
        <w:rPr>
          <w:color w:val="333333"/>
          <w:spacing w:val="-2"/>
          <w:sz w:val="22"/>
          <w:szCs w:val="22"/>
          <w:lang w:val="ru-RU"/>
        </w:rPr>
        <w:t>дуговой сварки вольфрамо</w:t>
      </w:r>
      <w:r w:rsidR="00023F7F" w:rsidRPr="006D319B">
        <w:rPr>
          <w:color w:val="333333"/>
          <w:spacing w:val="-2"/>
          <w:sz w:val="22"/>
          <w:szCs w:val="22"/>
          <w:lang w:val="ru-RU"/>
        </w:rPr>
        <w:t>вым электродом</w:t>
      </w:r>
      <w:r w:rsidR="00996769" w:rsidRPr="006D319B">
        <w:rPr>
          <w:color w:val="333333"/>
          <w:spacing w:val="-2"/>
          <w:sz w:val="22"/>
          <w:szCs w:val="22"/>
          <w:lang w:val="ru-RU"/>
        </w:rPr>
        <w:t xml:space="preserve"> (</w:t>
      </w:r>
      <w:r w:rsidR="00996769" w:rsidRPr="006D319B">
        <w:rPr>
          <w:color w:val="333333"/>
          <w:spacing w:val="-2"/>
          <w:sz w:val="22"/>
          <w:szCs w:val="22"/>
        </w:rPr>
        <w:t>GTAW</w:t>
      </w:r>
      <w:r w:rsidR="00996769" w:rsidRPr="006D319B">
        <w:rPr>
          <w:color w:val="333333"/>
          <w:spacing w:val="-2"/>
          <w:sz w:val="22"/>
          <w:szCs w:val="22"/>
          <w:lang w:val="ru-RU"/>
        </w:rPr>
        <w:t>)</w:t>
      </w:r>
      <w:r w:rsidR="00363C42" w:rsidRPr="006D319B">
        <w:rPr>
          <w:color w:val="333333"/>
          <w:spacing w:val="-2"/>
          <w:sz w:val="22"/>
          <w:szCs w:val="22"/>
          <w:lang w:val="ru-RU"/>
        </w:rPr>
        <w:t>.</w:t>
      </w:r>
    </w:p>
    <w:p w14:paraId="0C03A03F" w14:textId="60CC9E05" w:rsidR="00EC7A40" w:rsidRPr="006D319B" w:rsidRDefault="00EC7A40" w:rsidP="00EE3539">
      <w:pPr>
        <w:pStyle w:val="BodyText"/>
        <w:tabs>
          <w:tab w:val="left" w:pos="3600"/>
        </w:tabs>
        <w:spacing w:before="120"/>
        <w:ind w:left="3600" w:hanging="2891"/>
        <w:rPr>
          <w:color w:val="333333"/>
          <w:spacing w:val="-2"/>
          <w:sz w:val="22"/>
          <w:szCs w:val="22"/>
          <w:lang w:val="ru-RU"/>
        </w:rPr>
      </w:pPr>
      <w:r w:rsidRPr="006D319B">
        <w:rPr>
          <w:color w:val="333333"/>
          <w:spacing w:val="-2"/>
          <w:sz w:val="22"/>
          <w:szCs w:val="22"/>
        </w:rPr>
        <w:t>ASME</w:t>
      </w:r>
      <w:r w:rsidRPr="006D319B">
        <w:rPr>
          <w:color w:val="333333"/>
          <w:spacing w:val="-2"/>
          <w:sz w:val="22"/>
          <w:szCs w:val="22"/>
          <w:lang w:val="ru-RU"/>
        </w:rPr>
        <w:t xml:space="preserve"> </w:t>
      </w:r>
      <w:r w:rsidRPr="006D319B">
        <w:rPr>
          <w:color w:val="333333"/>
          <w:spacing w:val="-2"/>
          <w:sz w:val="22"/>
          <w:szCs w:val="22"/>
        </w:rPr>
        <w:t>SFA</w:t>
      </w:r>
      <w:r w:rsidRPr="006D319B">
        <w:rPr>
          <w:color w:val="333333"/>
          <w:spacing w:val="-2"/>
          <w:sz w:val="22"/>
          <w:szCs w:val="22"/>
          <w:lang w:val="ru-RU"/>
        </w:rPr>
        <w:t xml:space="preserve">-5.30                          </w:t>
      </w:r>
      <w:r w:rsidR="00B8059A" w:rsidRPr="006D319B">
        <w:rPr>
          <w:color w:val="333333"/>
          <w:spacing w:val="-2"/>
          <w:sz w:val="22"/>
          <w:szCs w:val="22"/>
          <w:lang w:val="ru-RU"/>
        </w:rPr>
        <w:t>Спецификация расходных вставок</w:t>
      </w:r>
    </w:p>
    <w:p w14:paraId="022752FA" w14:textId="2F2C9AE5" w:rsidR="00EC7A40" w:rsidRPr="00C97AD2" w:rsidRDefault="00BC556E" w:rsidP="00C97AD2">
      <w:pPr>
        <w:pStyle w:val="BodyText"/>
        <w:tabs>
          <w:tab w:val="left" w:pos="2880"/>
        </w:tabs>
        <w:spacing w:before="240" w:after="240"/>
        <w:ind w:left="709"/>
        <w:rPr>
          <w:b/>
          <w:color w:val="333333"/>
          <w:spacing w:val="-2"/>
          <w:sz w:val="22"/>
          <w:szCs w:val="22"/>
          <w:lang w:val="ru-RU"/>
        </w:rPr>
      </w:pPr>
      <w:r w:rsidRPr="00C97AD2">
        <w:rPr>
          <w:b/>
          <w:color w:val="333333"/>
          <w:spacing w:val="-2"/>
          <w:sz w:val="22"/>
          <w:szCs w:val="22"/>
          <w:lang w:val="ru-RU"/>
        </w:rPr>
        <w:t>Американск</w:t>
      </w:r>
      <w:r w:rsidR="00A00534" w:rsidRPr="00C97AD2">
        <w:rPr>
          <w:b/>
          <w:color w:val="333333"/>
          <w:spacing w:val="-2"/>
          <w:sz w:val="22"/>
          <w:szCs w:val="22"/>
          <w:lang w:val="ru-RU"/>
        </w:rPr>
        <w:t>ое</w:t>
      </w:r>
      <w:r w:rsidRPr="00C97AD2">
        <w:rPr>
          <w:b/>
          <w:color w:val="333333"/>
          <w:spacing w:val="-2"/>
          <w:sz w:val="22"/>
          <w:szCs w:val="22"/>
          <w:lang w:val="ru-RU"/>
        </w:rPr>
        <w:t xml:space="preserve"> </w:t>
      </w:r>
      <w:r w:rsidR="00A00534" w:rsidRPr="00C97AD2">
        <w:rPr>
          <w:b/>
          <w:color w:val="333333"/>
          <w:spacing w:val="-2"/>
          <w:sz w:val="22"/>
          <w:szCs w:val="22"/>
          <w:lang w:val="ru-RU"/>
        </w:rPr>
        <w:t>общество</w:t>
      </w:r>
      <w:r w:rsidR="00716D9C" w:rsidRPr="00C97AD2">
        <w:rPr>
          <w:b/>
          <w:color w:val="333333"/>
          <w:spacing w:val="-2"/>
          <w:sz w:val="22"/>
          <w:szCs w:val="22"/>
          <w:lang w:val="ru-RU"/>
        </w:rPr>
        <w:t xml:space="preserve"> по неразрушающему контролю</w:t>
      </w:r>
      <w:r w:rsidR="00547579" w:rsidRPr="00C97AD2">
        <w:rPr>
          <w:b/>
          <w:color w:val="333333"/>
          <w:spacing w:val="-2"/>
          <w:sz w:val="22"/>
          <w:szCs w:val="22"/>
          <w:lang w:val="ru-RU"/>
        </w:rPr>
        <w:t xml:space="preserve"> </w:t>
      </w:r>
      <w:r w:rsidR="00EC7A40" w:rsidRPr="00C97AD2">
        <w:rPr>
          <w:b/>
          <w:color w:val="333333"/>
          <w:spacing w:val="-2"/>
          <w:sz w:val="22"/>
          <w:szCs w:val="22"/>
          <w:lang w:val="ru-RU"/>
        </w:rPr>
        <w:t>(</w:t>
      </w:r>
      <w:r w:rsidR="00EC7A40" w:rsidRPr="00C97AD2">
        <w:rPr>
          <w:b/>
          <w:color w:val="333333"/>
          <w:spacing w:val="-2"/>
          <w:sz w:val="22"/>
          <w:szCs w:val="22"/>
        </w:rPr>
        <w:t>ASNT</w:t>
      </w:r>
      <w:r w:rsidR="00EC7A40" w:rsidRPr="00C97AD2">
        <w:rPr>
          <w:b/>
          <w:color w:val="333333"/>
          <w:spacing w:val="-2"/>
          <w:sz w:val="22"/>
          <w:szCs w:val="22"/>
          <w:lang w:val="ru-RU"/>
        </w:rPr>
        <w:t>)</w:t>
      </w:r>
    </w:p>
    <w:p w14:paraId="39A6FC3D" w14:textId="6A6A9B8D" w:rsidR="00EC7A40" w:rsidRPr="008906FA" w:rsidRDefault="00EC7A40" w:rsidP="00C97AD2">
      <w:pPr>
        <w:pStyle w:val="BodyText"/>
        <w:tabs>
          <w:tab w:val="left" w:pos="3600"/>
        </w:tabs>
        <w:spacing w:before="240" w:after="240"/>
        <w:ind w:left="3544" w:hanging="2824"/>
        <w:rPr>
          <w:bCs/>
          <w:color w:val="333333"/>
          <w:spacing w:val="-2"/>
          <w:sz w:val="22"/>
          <w:szCs w:val="22"/>
          <w:lang w:val="ru-RU"/>
        </w:rPr>
      </w:pPr>
      <w:r w:rsidRPr="008906FA">
        <w:rPr>
          <w:bCs/>
          <w:color w:val="333333"/>
          <w:spacing w:val="-2"/>
          <w:sz w:val="22"/>
          <w:szCs w:val="22"/>
        </w:rPr>
        <w:t>ASNT</w:t>
      </w:r>
      <w:r w:rsidRPr="008906FA">
        <w:rPr>
          <w:bCs/>
          <w:color w:val="333333"/>
          <w:spacing w:val="-2"/>
          <w:sz w:val="22"/>
          <w:szCs w:val="22"/>
          <w:lang w:val="ru-RU"/>
        </w:rPr>
        <w:t xml:space="preserve"> </w:t>
      </w:r>
      <w:r w:rsidRPr="008906FA">
        <w:rPr>
          <w:bCs/>
          <w:color w:val="333333"/>
          <w:spacing w:val="-2"/>
          <w:sz w:val="22"/>
          <w:szCs w:val="22"/>
        </w:rPr>
        <w:t>SNT</w:t>
      </w:r>
      <w:r w:rsidRPr="008906FA">
        <w:rPr>
          <w:bCs/>
          <w:color w:val="333333"/>
          <w:spacing w:val="-2"/>
          <w:sz w:val="22"/>
          <w:szCs w:val="22"/>
          <w:lang w:val="ru-RU"/>
        </w:rPr>
        <w:t>-</w:t>
      </w:r>
      <w:r w:rsidRPr="008906FA">
        <w:rPr>
          <w:bCs/>
          <w:color w:val="333333"/>
          <w:spacing w:val="-2"/>
          <w:sz w:val="22"/>
          <w:szCs w:val="22"/>
        </w:rPr>
        <w:t>TC</w:t>
      </w:r>
      <w:r w:rsidRPr="008906FA">
        <w:rPr>
          <w:bCs/>
          <w:color w:val="333333"/>
          <w:spacing w:val="-2"/>
          <w:sz w:val="22"/>
          <w:szCs w:val="22"/>
          <w:lang w:val="ru-RU"/>
        </w:rPr>
        <w:t>-1</w:t>
      </w:r>
      <w:r w:rsidRPr="008906FA">
        <w:rPr>
          <w:bCs/>
          <w:color w:val="333333"/>
          <w:spacing w:val="-2"/>
          <w:sz w:val="22"/>
          <w:szCs w:val="22"/>
        </w:rPr>
        <w:t>A</w:t>
      </w:r>
      <w:r w:rsidRPr="008906FA">
        <w:rPr>
          <w:bCs/>
          <w:color w:val="333333"/>
          <w:spacing w:val="-2"/>
          <w:sz w:val="22"/>
          <w:szCs w:val="22"/>
          <w:lang w:val="ru-RU"/>
        </w:rPr>
        <w:t xml:space="preserve">                     </w:t>
      </w:r>
      <w:r w:rsidR="00976BE7" w:rsidRPr="008906FA">
        <w:rPr>
          <w:bCs/>
          <w:color w:val="333333"/>
          <w:spacing w:val="-2"/>
          <w:sz w:val="22"/>
          <w:szCs w:val="22"/>
          <w:lang w:val="ru-RU"/>
        </w:rPr>
        <w:t>Аттестация и сертификация персонала по неразрушающему контролю</w:t>
      </w:r>
    </w:p>
    <w:p w14:paraId="56278B93" w14:textId="5C68491E" w:rsidR="00EC7A40" w:rsidRPr="00C97AD2" w:rsidRDefault="00570F10" w:rsidP="00C97AD2">
      <w:pPr>
        <w:pStyle w:val="BodyText"/>
        <w:tabs>
          <w:tab w:val="left" w:pos="2880"/>
        </w:tabs>
        <w:spacing w:before="240" w:after="240"/>
        <w:ind w:left="709"/>
        <w:rPr>
          <w:b/>
          <w:color w:val="333333"/>
          <w:spacing w:val="-2"/>
          <w:sz w:val="22"/>
          <w:szCs w:val="22"/>
          <w:lang w:val="ru-RU"/>
        </w:rPr>
      </w:pPr>
      <w:r w:rsidRPr="00C97AD2">
        <w:rPr>
          <w:b/>
          <w:color w:val="333333"/>
          <w:spacing w:val="-2"/>
          <w:sz w:val="22"/>
          <w:szCs w:val="22"/>
          <w:lang w:val="ru-RU"/>
        </w:rPr>
        <w:t>Международная А</w:t>
      </w:r>
      <w:r w:rsidR="00943CB2" w:rsidRPr="00C97AD2">
        <w:rPr>
          <w:b/>
          <w:color w:val="333333"/>
          <w:spacing w:val="-2"/>
          <w:sz w:val="22"/>
          <w:szCs w:val="22"/>
          <w:lang w:val="ru-RU"/>
        </w:rPr>
        <w:t>О</w:t>
      </w:r>
      <w:r w:rsidR="00A137EC" w:rsidRPr="00C97AD2">
        <w:rPr>
          <w:b/>
          <w:color w:val="333333"/>
          <w:spacing w:val="-2"/>
          <w:sz w:val="22"/>
          <w:szCs w:val="22"/>
          <w:lang w:val="ru-RU"/>
        </w:rPr>
        <w:t>ИМ</w:t>
      </w:r>
      <w:r w:rsidR="00EC7A40" w:rsidRPr="00C97AD2">
        <w:rPr>
          <w:b/>
          <w:color w:val="333333"/>
          <w:spacing w:val="-2"/>
          <w:sz w:val="22"/>
          <w:szCs w:val="22"/>
          <w:lang w:val="ru-RU"/>
        </w:rPr>
        <w:t xml:space="preserve"> (</w:t>
      </w:r>
      <w:r w:rsidR="00EC7A40" w:rsidRPr="00C97AD2">
        <w:rPr>
          <w:b/>
          <w:color w:val="333333"/>
          <w:spacing w:val="-2"/>
          <w:sz w:val="22"/>
          <w:szCs w:val="22"/>
        </w:rPr>
        <w:t>ASTM</w:t>
      </w:r>
      <w:r w:rsidR="00EC7A40" w:rsidRPr="00C97AD2">
        <w:rPr>
          <w:b/>
          <w:color w:val="333333"/>
          <w:spacing w:val="-2"/>
          <w:sz w:val="22"/>
          <w:szCs w:val="22"/>
          <w:lang w:val="ru-RU"/>
        </w:rPr>
        <w:t>)</w:t>
      </w:r>
    </w:p>
    <w:p w14:paraId="462267F5" w14:textId="2B928A3C" w:rsidR="00EC7A40" w:rsidRPr="008906FA" w:rsidRDefault="00EC7A40" w:rsidP="00C97AD2">
      <w:pPr>
        <w:pStyle w:val="BodyText"/>
        <w:tabs>
          <w:tab w:val="left" w:pos="3600"/>
        </w:tabs>
        <w:spacing w:before="240"/>
        <w:ind w:left="3600" w:hanging="2891"/>
        <w:rPr>
          <w:bCs/>
          <w:color w:val="333333"/>
          <w:spacing w:val="-2"/>
          <w:sz w:val="22"/>
          <w:szCs w:val="22"/>
          <w:lang w:val="ru-RU"/>
        </w:rPr>
      </w:pPr>
      <w:r w:rsidRPr="008906FA">
        <w:rPr>
          <w:bCs/>
          <w:color w:val="333333"/>
          <w:spacing w:val="-2"/>
          <w:sz w:val="22"/>
          <w:szCs w:val="22"/>
        </w:rPr>
        <w:t>ASTM</w:t>
      </w:r>
      <w:r w:rsidRPr="008906FA">
        <w:rPr>
          <w:bCs/>
          <w:color w:val="333333"/>
          <w:spacing w:val="-2"/>
          <w:sz w:val="22"/>
          <w:szCs w:val="22"/>
          <w:lang w:val="ru-RU"/>
        </w:rPr>
        <w:t xml:space="preserve"> </w:t>
      </w:r>
      <w:r w:rsidRPr="008906FA">
        <w:rPr>
          <w:bCs/>
          <w:color w:val="333333"/>
          <w:spacing w:val="-2"/>
          <w:sz w:val="22"/>
          <w:szCs w:val="22"/>
        </w:rPr>
        <w:t>A</w:t>
      </w:r>
      <w:r w:rsidRPr="008906FA">
        <w:rPr>
          <w:bCs/>
          <w:color w:val="333333"/>
          <w:spacing w:val="-2"/>
          <w:sz w:val="22"/>
          <w:szCs w:val="22"/>
          <w:lang w:val="ru-RU"/>
        </w:rPr>
        <w:t>370</w:t>
      </w:r>
      <w:r w:rsidRPr="008906FA">
        <w:rPr>
          <w:bCs/>
          <w:color w:val="333333"/>
          <w:spacing w:val="-2"/>
          <w:sz w:val="22"/>
          <w:szCs w:val="22"/>
          <w:lang w:val="ru-RU"/>
        </w:rPr>
        <w:tab/>
      </w:r>
      <w:r w:rsidR="0087106C" w:rsidRPr="008906FA">
        <w:rPr>
          <w:bCs/>
          <w:color w:val="333333"/>
          <w:spacing w:val="-2"/>
          <w:sz w:val="22"/>
          <w:szCs w:val="22"/>
          <w:lang w:val="ru-RU"/>
        </w:rPr>
        <w:t xml:space="preserve">Стандартные методы испытаний и определения механических испытаний </w:t>
      </w:r>
      <w:r w:rsidR="005B4751" w:rsidRPr="008906FA">
        <w:rPr>
          <w:bCs/>
          <w:color w:val="333333"/>
          <w:spacing w:val="-2"/>
          <w:sz w:val="22"/>
          <w:szCs w:val="22"/>
          <w:lang w:val="ru-RU"/>
        </w:rPr>
        <w:t>стальных изделий</w:t>
      </w:r>
    </w:p>
    <w:p w14:paraId="2A767E4B" w14:textId="342BD950" w:rsidR="00EC7A40" w:rsidRPr="008906FA" w:rsidRDefault="00EC7A40" w:rsidP="00C97AD2">
      <w:pPr>
        <w:pStyle w:val="BodyText"/>
        <w:tabs>
          <w:tab w:val="left" w:pos="3600"/>
        </w:tabs>
        <w:spacing w:before="120" w:after="120"/>
        <w:ind w:left="3600" w:hanging="2891"/>
        <w:rPr>
          <w:bCs/>
          <w:color w:val="333333"/>
          <w:spacing w:val="-2"/>
          <w:sz w:val="22"/>
          <w:szCs w:val="22"/>
          <w:lang w:val="ru-RU"/>
        </w:rPr>
      </w:pPr>
      <w:r w:rsidRPr="008906FA">
        <w:rPr>
          <w:bCs/>
          <w:color w:val="333333"/>
          <w:spacing w:val="-2"/>
          <w:sz w:val="22"/>
          <w:szCs w:val="22"/>
        </w:rPr>
        <w:lastRenderedPageBreak/>
        <w:t>ASTM</w:t>
      </w:r>
      <w:r w:rsidRPr="008906FA">
        <w:rPr>
          <w:bCs/>
          <w:color w:val="333333"/>
          <w:spacing w:val="-2"/>
          <w:sz w:val="22"/>
          <w:szCs w:val="22"/>
          <w:lang w:val="ru-RU"/>
        </w:rPr>
        <w:t xml:space="preserve"> </w:t>
      </w:r>
      <w:r w:rsidRPr="008906FA">
        <w:rPr>
          <w:bCs/>
          <w:color w:val="333333"/>
          <w:spacing w:val="-2"/>
          <w:sz w:val="22"/>
          <w:szCs w:val="22"/>
        </w:rPr>
        <w:t>A</w:t>
      </w:r>
      <w:r w:rsidRPr="008906FA">
        <w:rPr>
          <w:bCs/>
          <w:color w:val="333333"/>
          <w:spacing w:val="-2"/>
          <w:sz w:val="22"/>
          <w:szCs w:val="22"/>
          <w:lang w:val="ru-RU"/>
        </w:rPr>
        <w:t>694/</w:t>
      </w:r>
      <w:r w:rsidRPr="008906FA">
        <w:rPr>
          <w:bCs/>
          <w:color w:val="333333"/>
          <w:spacing w:val="-2"/>
          <w:sz w:val="22"/>
          <w:szCs w:val="22"/>
        </w:rPr>
        <w:t>A</w:t>
      </w:r>
      <w:r w:rsidRPr="008906FA">
        <w:rPr>
          <w:bCs/>
          <w:color w:val="333333"/>
          <w:spacing w:val="-2"/>
          <w:sz w:val="22"/>
          <w:szCs w:val="22"/>
          <w:lang w:val="ru-RU"/>
        </w:rPr>
        <w:t>694</w:t>
      </w:r>
      <w:r w:rsidRPr="008906FA">
        <w:rPr>
          <w:bCs/>
          <w:color w:val="333333"/>
          <w:spacing w:val="-2"/>
          <w:sz w:val="22"/>
          <w:szCs w:val="22"/>
        </w:rPr>
        <w:t>M</w:t>
      </w:r>
      <w:r w:rsidRPr="008906FA">
        <w:rPr>
          <w:bCs/>
          <w:color w:val="333333"/>
          <w:spacing w:val="-2"/>
          <w:sz w:val="22"/>
          <w:szCs w:val="22"/>
          <w:lang w:val="ru-RU"/>
        </w:rPr>
        <w:tab/>
      </w:r>
      <w:r w:rsidR="004C3B2B" w:rsidRPr="008906FA">
        <w:rPr>
          <w:bCs/>
          <w:color w:val="333333"/>
          <w:spacing w:val="-2"/>
          <w:sz w:val="22"/>
          <w:szCs w:val="22"/>
          <w:lang w:val="ru-RU"/>
        </w:rPr>
        <w:t xml:space="preserve">Стандартная спецификация на поковки из углеродистой и легированной стали для </w:t>
      </w:r>
      <w:r w:rsidR="005B4751" w:rsidRPr="008906FA">
        <w:rPr>
          <w:bCs/>
          <w:color w:val="333333"/>
          <w:spacing w:val="-2"/>
          <w:sz w:val="22"/>
          <w:szCs w:val="22"/>
          <w:lang w:val="ru-RU"/>
        </w:rPr>
        <w:t>фланцев, труб</w:t>
      </w:r>
      <w:r w:rsidR="004C3B2B" w:rsidRPr="008906FA">
        <w:rPr>
          <w:bCs/>
          <w:color w:val="333333"/>
          <w:spacing w:val="-2"/>
          <w:sz w:val="22"/>
          <w:szCs w:val="22"/>
          <w:lang w:val="ru-RU"/>
        </w:rPr>
        <w:t>, фитингов, клапанов и деталей для</w:t>
      </w:r>
      <w:r w:rsidR="00934923" w:rsidRPr="008906FA">
        <w:rPr>
          <w:bCs/>
          <w:color w:val="333333"/>
          <w:spacing w:val="-2"/>
          <w:sz w:val="22"/>
          <w:szCs w:val="22"/>
          <w:lang w:val="ru-RU"/>
        </w:rPr>
        <w:t xml:space="preserve"> систем</w:t>
      </w:r>
      <w:r w:rsidR="004C3B2B" w:rsidRPr="008906FA">
        <w:rPr>
          <w:bCs/>
          <w:color w:val="333333"/>
          <w:spacing w:val="-2"/>
          <w:sz w:val="22"/>
          <w:szCs w:val="22"/>
          <w:lang w:val="ru-RU"/>
        </w:rPr>
        <w:t xml:space="preserve"> </w:t>
      </w:r>
      <w:r w:rsidR="00934923" w:rsidRPr="008906FA">
        <w:rPr>
          <w:bCs/>
          <w:color w:val="333333"/>
          <w:spacing w:val="-2"/>
          <w:sz w:val="22"/>
          <w:szCs w:val="22"/>
          <w:lang w:val="ru-RU"/>
        </w:rPr>
        <w:t>передачи</w:t>
      </w:r>
      <w:r w:rsidR="004C3B2B" w:rsidRPr="008906FA">
        <w:rPr>
          <w:bCs/>
          <w:color w:val="333333"/>
          <w:spacing w:val="-2"/>
          <w:sz w:val="22"/>
          <w:szCs w:val="22"/>
          <w:lang w:val="ru-RU"/>
        </w:rPr>
        <w:t xml:space="preserve"> высокого давления</w:t>
      </w:r>
    </w:p>
    <w:p w14:paraId="1ED7D1B3" w14:textId="5A9DF30A" w:rsidR="00EC7A40" w:rsidRPr="009702F3" w:rsidRDefault="00EC7A40" w:rsidP="00C97AD2">
      <w:pPr>
        <w:pStyle w:val="BodyText"/>
        <w:tabs>
          <w:tab w:val="left" w:pos="3600"/>
        </w:tabs>
        <w:spacing w:before="120" w:after="120"/>
        <w:ind w:left="3600" w:hanging="2891"/>
        <w:rPr>
          <w:bCs/>
          <w:color w:val="333333"/>
          <w:spacing w:val="-2"/>
          <w:sz w:val="22"/>
          <w:szCs w:val="22"/>
          <w:lang w:val="ru-RU"/>
        </w:rPr>
      </w:pPr>
      <w:r w:rsidRPr="008906FA">
        <w:rPr>
          <w:bCs/>
          <w:color w:val="333333"/>
          <w:spacing w:val="-2"/>
          <w:sz w:val="22"/>
          <w:szCs w:val="22"/>
        </w:rPr>
        <w:t>ASTM</w:t>
      </w:r>
      <w:r w:rsidRPr="008906FA">
        <w:rPr>
          <w:bCs/>
          <w:color w:val="333333"/>
          <w:spacing w:val="-2"/>
          <w:sz w:val="22"/>
          <w:szCs w:val="22"/>
          <w:lang w:val="ru-RU"/>
        </w:rPr>
        <w:t xml:space="preserve"> </w:t>
      </w:r>
      <w:r w:rsidRPr="008906FA">
        <w:rPr>
          <w:bCs/>
          <w:color w:val="333333"/>
          <w:spacing w:val="-2"/>
          <w:sz w:val="22"/>
          <w:szCs w:val="22"/>
        </w:rPr>
        <w:t>A</w:t>
      </w:r>
      <w:r w:rsidRPr="008906FA">
        <w:rPr>
          <w:bCs/>
          <w:color w:val="333333"/>
          <w:spacing w:val="-2"/>
          <w:sz w:val="22"/>
          <w:szCs w:val="22"/>
          <w:lang w:val="ru-RU"/>
        </w:rPr>
        <w:t>860/</w:t>
      </w:r>
      <w:r w:rsidRPr="008906FA">
        <w:rPr>
          <w:bCs/>
          <w:color w:val="333333"/>
          <w:spacing w:val="-2"/>
          <w:sz w:val="22"/>
          <w:szCs w:val="22"/>
        </w:rPr>
        <w:t>A</w:t>
      </w:r>
      <w:r w:rsidRPr="008906FA">
        <w:rPr>
          <w:bCs/>
          <w:color w:val="333333"/>
          <w:spacing w:val="-2"/>
          <w:sz w:val="22"/>
          <w:szCs w:val="22"/>
          <w:lang w:val="ru-RU"/>
        </w:rPr>
        <w:t>860</w:t>
      </w:r>
      <w:r w:rsidRPr="008906FA">
        <w:rPr>
          <w:bCs/>
          <w:color w:val="333333"/>
          <w:spacing w:val="-2"/>
          <w:sz w:val="22"/>
          <w:szCs w:val="22"/>
        </w:rPr>
        <w:t>M</w:t>
      </w:r>
      <w:r w:rsidRPr="008906FA">
        <w:rPr>
          <w:bCs/>
          <w:color w:val="333333"/>
          <w:spacing w:val="-2"/>
          <w:sz w:val="22"/>
          <w:szCs w:val="22"/>
          <w:lang w:val="ru-RU"/>
        </w:rPr>
        <w:tab/>
      </w:r>
      <w:r w:rsidR="006110A6" w:rsidRPr="008906FA">
        <w:rPr>
          <w:bCs/>
          <w:color w:val="333333"/>
          <w:spacing w:val="-2"/>
          <w:sz w:val="22"/>
          <w:szCs w:val="22"/>
          <w:lang w:val="ru-RU"/>
        </w:rPr>
        <w:t xml:space="preserve">Стандартная спецификация </w:t>
      </w:r>
      <w:r w:rsidR="003A54CA" w:rsidRPr="008906FA">
        <w:rPr>
          <w:bCs/>
          <w:color w:val="333333"/>
          <w:spacing w:val="-2"/>
          <w:sz w:val="22"/>
          <w:szCs w:val="22"/>
          <w:lang w:val="ru-RU"/>
        </w:rPr>
        <w:t>на</w:t>
      </w:r>
      <w:r w:rsidR="006110A6" w:rsidRPr="008906FA">
        <w:rPr>
          <w:bCs/>
          <w:color w:val="333333"/>
          <w:spacing w:val="-2"/>
          <w:sz w:val="22"/>
          <w:szCs w:val="22"/>
          <w:lang w:val="ru-RU"/>
        </w:rPr>
        <w:t xml:space="preserve"> фитинг</w:t>
      </w:r>
      <w:r w:rsidR="003A54CA" w:rsidRPr="008906FA">
        <w:rPr>
          <w:bCs/>
          <w:color w:val="333333"/>
          <w:spacing w:val="-2"/>
          <w:sz w:val="22"/>
          <w:szCs w:val="22"/>
          <w:lang w:val="ru-RU"/>
        </w:rPr>
        <w:t>и</w:t>
      </w:r>
      <w:r w:rsidR="006110A6" w:rsidRPr="008906FA">
        <w:rPr>
          <w:bCs/>
          <w:color w:val="333333"/>
          <w:spacing w:val="-2"/>
          <w:sz w:val="22"/>
          <w:szCs w:val="22"/>
          <w:lang w:val="ru-RU"/>
        </w:rPr>
        <w:t xml:space="preserve"> для стыковой сварки из деформируемой высокопрочной ферритной стали</w:t>
      </w:r>
    </w:p>
    <w:p w14:paraId="2CC09DA7" w14:textId="77777777" w:rsidR="004636B9" w:rsidRPr="00380FC5" w:rsidRDefault="004636B9" w:rsidP="0007717D">
      <w:pPr>
        <w:pStyle w:val="BodyText"/>
        <w:tabs>
          <w:tab w:val="left" w:pos="3600"/>
        </w:tabs>
        <w:ind w:left="3600" w:hanging="2891"/>
        <w:rPr>
          <w:bCs/>
          <w:color w:val="333333"/>
          <w:spacing w:val="-2"/>
          <w:lang w:val="ru-RU"/>
          <w:rPrChange w:id="798" w:author="Marchenko, Sergey [Tengizchevroil]" w:date="2025-08-07T15:28:00Z" w16du:dateUtc="2025-08-07T10:28:00Z">
            <w:rPr>
              <w:bCs/>
              <w:color w:val="333333"/>
              <w:spacing w:val="-2"/>
              <w:highlight w:val="yellow"/>
              <w:lang w:val="ru-RU"/>
            </w:rPr>
          </w:rPrChange>
        </w:rPr>
      </w:pPr>
      <w:r w:rsidRPr="00380FC5">
        <w:rPr>
          <w:bCs/>
          <w:color w:val="333333"/>
          <w:spacing w:val="-2"/>
          <w:rPrChange w:id="799" w:author="Marchenko, Sergey [Tengizchevroil]" w:date="2025-08-07T15:28:00Z" w16du:dateUtc="2025-08-07T10:28:00Z">
            <w:rPr>
              <w:bCs/>
              <w:color w:val="333333"/>
              <w:spacing w:val="-2"/>
              <w:highlight w:val="yellow"/>
            </w:rPr>
          </w:rPrChange>
        </w:rPr>
        <w:t>ASTM</w:t>
      </w:r>
      <w:r w:rsidRPr="00380FC5">
        <w:rPr>
          <w:bCs/>
          <w:color w:val="333333"/>
          <w:spacing w:val="-2"/>
          <w:lang w:val="ru-RU"/>
          <w:rPrChange w:id="800" w:author="Marchenko, Sergey [Tengizchevroil]" w:date="2025-08-07T15:28:00Z" w16du:dateUtc="2025-08-07T10:28:00Z">
            <w:rPr>
              <w:bCs/>
              <w:color w:val="333333"/>
              <w:spacing w:val="-2"/>
              <w:highlight w:val="yellow"/>
              <w:lang w:val="ru-RU"/>
            </w:rPr>
          </w:rPrChange>
        </w:rPr>
        <w:t xml:space="preserve"> </w:t>
      </w:r>
      <w:r w:rsidRPr="00380FC5">
        <w:rPr>
          <w:bCs/>
          <w:color w:val="333333"/>
          <w:spacing w:val="-2"/>
          <w:rPrChange w:id="801" w:author="Marchenko, Sergey [Tengizchevroil]" w:date="2025-08-07T15:28:00Z" w16du:dateUtc="2025-08-07T10:28:00Z">
            <w:rPr>
              <w:bCs/>
              <w:color w:val="333333"/>
              <w:spacing w:val="-2"/>
              <w:highlight w:val="yellow"/>
            </w:rPr>
          </w:rPrChange>
        </w:rPr>
        <w:t>E</w:t>
      </w:r>
      <w:r w:rsidRPr="00380FC5">
        <w:rPr>
          <w:bCs/>
          <w:color w:val="333333"/>
          <w:spacing w:val="-2"/>
          <w:lang w:val="ru-RU"/>
          <w:rPrChange w:id="802" w:author="Marchenko, Sergey [Tengizchevroil]" w:date="2025-08-07T15:28:00Z" w16du:dateUtc="2025-08-07T10:28:00Z">
            <w:rPr>
              <w:bCs/>
              <w:color w:val="333333"/>
              <w:spacing w:val="-2"/>
              <w:highlight w:val="yellow"/>
              <w:lang w:val="ru-RU"/>
            </w:rPr>
          </w:rPrChange>
        </w:rPr>
        <w:t>562</w:t>
      </w:r>
      <w:r w:rsidRPr="00380FC5">
        <w:rPr>
          <w:bCs/>
          <w:color w:val="333333"/>
          <w:spacing w:val="-2"/>
          <w:lang w:val="ru-RU"/>
          <w:rPrChange w:id="803" w:author="Marchenko, Sergey [Tengizchevroil]" w:date="2025-08-07T15:28:00Z" w16du:dateUtc="2025-08-07T10:28:00Z">
            <w:rPr>
              <w:bCs/>
              <w:color w:val="333333"/>
              <w:spacing w:val="-2"/>
              <w:highlight w:val="yellow"/>
              <w:lang w:val="ru-RU"/>
            </w:rPr>
          </w:rPrChange>
        </w:rPr>
        <w:tab/>
        <w:t xml:space="preserve">Стандартный метод определения объемной доли путем систематического             </w:t>
      </w:r>
    </w:p>
    <w:p w14:paraId="45122BC2" w14:textId="34641E5F" w:rsidR="004636B9" w:rsidRPr="009702F3" w:rsidRDefault="004636B9" w:rsidP="00521AB9">
      <w:pPr>
        <w:pStyle w:val="BodyText"/>
        <w:tabs>
          <w:tab w:val="left" w:pos="3600"/>
        </w:tabs>
        <w:spacing w:after="120"/>
        <w:ind w:left="3600" w:hanging="2891"/>
        <w:rPr>
          <w:bCs/>
          <w:color w:val="333333"/>
          <w:spacing w:val="-2"/>
          <w:lang w:val="ru-RU"/>
        </w:rPr>
      </w:pPr>
      <w:r w:rsidRPr="00380FC5">
        <w:rPr>
          <w:bCs/>
          <w:color w:val="333333"/>
          <w:spacing w:val="-2"/>
          <w:lang w:val="ru-RU"/>
          <w:rPrChange w:id="804" w:author="Marchenko, Sergey [Tengizchevroil]" w:date="2025-08-07T15:28:00Z" w16du:dateUtc="2025-08-07T10:28:00Z">
            <w:rPr>
              <w:bCs/>
              <w:color w:val="333333"/>
              <w:spacing w:val="-2"/>
              <w:highlight w:val="yellow"/>
              <w:lang w:val="ru-RU"/>
            </w:rPr>
          </w:rPrChange>
        </w:rPr>
        <w:t xml:space="preserve">                                                          ручного подсчета точек</w:t>
      </w:r>
    </w:p>
    <w:p w14:paraId="58947A52" w14:textId="55188AF6" w:rsidR="00EC7A40" w:rsidRPr="00C97AD2" w:rsidRDefault="002137C4" w:rsidP="00C97AD2">
      <w:pPr>
        <w:pStyle w:val="BodyText"/>
        <w:tabs>
          <w:tab w:val="left" w:pos="2880"/>
        </w:tabs>
        <w:spacing w:before="240" w:after="240"/>
        <w:ind w:left="709"/>
        <w:rPr>
          <w:b/>
          <w:bCs/>
          <w:color w:val="333333"/>
          <w:spacing w:val="-2"/>
          <w:sz w:val="22"/>
          <w:szCs w:val="22"/>
          <w:lang w:val="ru-RU"/>
        </w:rPr>
      </w:pPr>
      <w:r w:rsidRPr="00C97AD2">
        <w:rPr>
          <w:b/>
          <w:bCs/>
          <w:color w:val="333333"/>
          <w:spacing w:val="-2"/>
          <w:sz w:val="22"/>
          <w:szCs w:val="22"/>
          <w:lang w:val="ru-RU"/>
        </w:rPr>
        <w:t>Американское общество сварщиков</w:t>
      </w:r>
      <w:r w:rsidR="00EC7A40" w:rsidRPr="00C97AD2">
        <w:rPr>
          <w:b/>
          <w:bCs/>
          <w:color w:val="333333"/>
          <w:spacing w:val="-2"/>
          <w:sz w:val="22"/>
          <w:szCs w:val="22"/>
          <w:lang w:val="ru-RU"/>
        </w:rPr>
        <w:t xml:space="preserve"> (</w:t>
      </w:r>
      <w:r w:rsidR="00EC7A40" w:rsidRPr="00C97AD2">
        <w:rPr>
          <w:b/>
          <w:bCs/>
          <w:color w:val="333333"/>
          <w:spacing w:val="-2"/>
          <w:sz w:val="22"/>
          <w:szCs w:val="22"/>
        </w:rPr>
        <w:t>AWS</w:t>
      </w:r>
      <w:r w:rsidR="00EC7A40" w:rsidRPr="00C97AD2">
        <w:rPr>
          <w:b/>
          <w:bCs/>
          <w:color w:val="333333"/>
          <w:spacing w:val="-2"/>
          <w:sz w:val="22"/>
          <w:szCs w:val="22"/>
          <w:lang w:val="ru-RU"/>
        </w:rPr>
        <w:t>)</w:t>
      </w:r>
    </w:p>
    <w:p w14:paraId="60F01E35" w14:textId="6D4C8E3F" w:rsidR="00EC7A40" w:rsidRPr="00E761AB" w:rsidRDefault="00EC7A40" w:rsidP="00C97AD2">
      <w:pPr>
        <w:pStyle w:val="BodyText"/>
        <w:tabs>
          <w:tab w:val="left" w:pos="3600"/>
        </w:tabs>
        <w:spacing w:before="240" w:after="120"/>
        <w:ind w:left="3600" w:hanging="2891"/>
        <w:rPr>
          <w:color w:val="333333"/>
          <w:spacing w:val="-2"/>
          <w:sz w:val="22"/>
          <w:szCs w:val="22"/>
          <w:lang w:val="ru-RU"/>
        </w:rPr>
      </w:pPr>
      <w:r w:rsidRPr="00E761AB">
        <w:rPr>
          <w:color w:val="333333"/>
          <w:spacing w:val="-2"/>
          <w:sz w:val="22"/>
          <w:szCs w:val="22"/>
        </w:rPr>
        <w:t>AWS</w:t>
      </w:r>
      <w:r w:rsidRPr="00E761AB">
        <w:rPr>
          <w:color w:val="333333"/>
          <w:spacing w:val="-2"/>
          <w:sz w:val="22"/>
          <w:szCs w:val="22"/>
          <w:lang w:val="ru-RU"/>
        </w:rPr>
        <w:t xml:space="preserve"> </w:t>
      </w:r>
      <w:r w:rsidRPr="00E761AB">
        <w:rPr>
          <w:color w:val="333333"/>
          <w:spacing w:val="-2"/>
          <w:sz w:val="22"/>
          <w:szCs w:val="22"/>
        </w:rPr>
        <w:t>A</w:t>
      </w:r>
      <w:r w:rsidRPr="00E761AB">
        <w:rPr>
          <w:color w:val="333333"/>
          <w:spacing w:val="-2"/>
          <w:sz w:val="22"/>
          <w:szCs w:val="22"/>
          <w:lang w:val="ru-RU"/>
        </w:rPr>
        <w:t>4.2</w:t>
      </w:r>
      <w:r w:rsidRPr="00E761AB">
        <w:rPr>
          <w:color w:val="333333"/>
          <w:spacing w:val="-2"/>
          <w:sz w:val="22"/>
          <w:szCs w:val="22"/>
        </w:rPr>
        <w:t>M</w:t>
      </w:r>
      <w:r w:rsidRPr="00E761AB">
        <w:rPr>
          <w:color w:val="333333"/>
          <w:spacing w:val="-2"/>
          <w:sz w:val="22"/>
          <w:szCs w:val="22"/>
          <w:lang w:val="ru-RU"/>
        </w:rPr>
        <w:t>/</w:t>
      </w:r>
      <w:r w:rsidRPr="00E761AB">
        <w:rPr>
          <w:color w:val="333333"/>
          <w:spacing w:val="-2"/>
          <w:sz w:val="22"/>
          <w:szCs w:val="22"/>
        </w:rPr>
        <w:t>A</w:t>
      </w:r>
      <w:r w:rsidRPr="00E761AB">
        <w:rPr>
          <w:color w:val="333333"/>
          <w:spacing w:val="-2"/>
          <w:sz w:val="22"/>
          <w:szCs w:val="22"/>
          <w:lang w:val="ru-RU"/>
        </w:rPr>
        <w:t>4.2</w:t>
      </w:r>
      <w:r w:rsidRPr="00E761AB">
        <w:rPr>
          <w:color w:val="333333"/>
          <w:spacing w:val="-2"/>
          <w:sz w:val="22"/>
          <w:szCs w:val="22"/>
          <w:lang w:val="ru-RU"/>
        </w:rPr>
        <w:tab/>
      </w:r>
      <w:r w:rsidR="006A1E17" w:rsidRPr="00E761AB">
        <w:rPr>
          <w:color w:val="333333"/>
          <w:spacing w:val="-2"/>
          <w:sz w:val="22"/>
          <w:szCs w:val="22"/>
          <w:lang w:val="ru-RU"/>
        </w:rPr>
        <w:t>Стандартные процедуры калибровки магнитных приборов для измерения содержания дельта-феррита в наплавленном металле аустенитной и дуплексной ферритно-аустенитной нержавеющей стали</w:t>
      </w:r>
    </w:p>
    <w:p w14:paraId="4FCC1098" w14:textId="165E7957" w:rsidR="00EC7A40" w:rsidRPr="00E761AB" w:rsidRDefault="00EC7A40" w:rsidP="00C97AD2">
      <w:pPr>
        <w:pStyle w:val="BodyText"/>
        <w:tabs>
          <w:tab w:val="left" w:pos="3600"/>
        </w:tabs>
        <w:spacing w:before="120" w:after="120"/>
        <w:ind w:left="3600" w:hanging="2891"/>
        <w:rPr>
          <w:color w:val="333333"/>
          <w:spacing w:val="-2"/>
          <w:sz w:val="22"/>
          <w:szCs w:val="22"/>
          <w:lang w:val="ru-RU"/>
        </w:rPr>
      </w:pPr>
      <w:r w:rsidRPr="00E761AB">
        <w:rPr>
          <w:color w:val="333333"/>
          <w:spacing w:val="-2"/>
          <w:sz w:val="22"/>
          <w:szCs w:val="22"/>
        </w:rPr>
        <w:t>AWS</w:t>
      </w:r>
      <w:r w:rsidRPr="00E761AB">
        <w:rPr>
          <w:color w:val="333333"/>
          <w:spacing w:val="-2"/>
          <w:sz w:val="22"/>
          <w:szCs w:val="22"/>
          <w:lang w:val="ru-RU"/>
        </w:rPr>
        <w:t xml:space="preserve"> </w:t>
      </w:r>
      <w:r w:rsidRPr="00E761AB">
        <w:rPr>
          <w:color w:val="333333"/>
          <w:spacing w:val="-2"/>
          <w:sz w:val="22"/>
          <w:szCs w:val="22"/>
        </w:rPr>
        <w:t>A</w:t>
      </w:r>
      <w:r w:rsidRPr="00E761AB">
        <w:rPr>
          <w:color w:val="333333"/>
          <w:spacing w:val="-2"/>
          <w:sz w:val="22"/>
          <w:szCs w:val="22"/>
          <w:lang w:val="ru-RU"/>
        </w:rPr>
        <w:t>4.3</w:t>
      </w:r>
      <w:r w:rsidRPr="00E761AB">
        <w:rPr>
          <w:color w:val="333333"/>
          <w:spacing w:val="-2"/>
          <w:sz w:val="22"/>
          <w:szCs w:val="22"/>
          <w:lang w:val="ru-RU"/>
        </w:rPr>
        <w:tab/>
      </w:r>
      <w:r w:rsidR="0035165D" w:rsidRPr="00E761AB">
        <w:rPr>
          <w:color w:val="333333"/>
          <w:spacing w:val="-2"/>
          <w:sz w:val="22"/>
          <w:szCs w:val="22"/>
          <w:lang w:val="ru-RU"/>
        </w:rPr>
        <w:t>Стандартные методы определения содержания диффундирующего водорода в наплавленном металле мартенситных, бейнитных и ферритных сталей, полученных дуговой сваркой</w:t>
      </w:r>
    </w:p>
    <w:p w14:paraId="62A56811" w14:textId="1E067432" w:rsidR="00EC7A40" w:rsidRPr="00E761AB" w:rsidRDefault="00EC7A40" w:rsidP="00C97AD2">
      <w:pPr>
        <w:pStyle w:val="BodyText"/>
        <w:tabs>
          <w:tab w:val="left" w:pos="3600"/>
        </w:tabs>
        <w:spacing w:before="120"/>
        <w:ind w:left="3600" w:hanging="2891"/>
        <w:rPr>
          <w:color w:val="333333"/>
          <w:spacing w:val="-2"/>
          <w:sz w:val="22"/>
          <w:szCs w:val="22"/>
          <w:lang w:val="ru-RU"/>
        </w:rPr>
      </w:pPr>
      <w:r w:rsidRPr="00E761AB">
        <w:rPr>
          <w:color w:val="333333"/>
          <w:spacing w:val="-2"/>
          <w:sz w:val="22"/>
          <w:szCs w:val="22"/>
        </w:rPr>
        <w:t>AWS</w:t>
      </w:r>
      <w:r w:rsidRPr="00E761AB">
        <w:rPr>
          <w:color w:val="333333"/>
          <w:spacing w:val="-2"/>
          <w:sz w:val="22"/>
          <w:szCs w:val="22"/>
          <w:lang w:val="ru-RU"/>
        </w:rPr>
        <w:t xml:space="preserve"> </w:t>
      </w:r>
      <w:r w:rsidRPr="00E761AB">
        <w:rPr>
          <w:color w:val="333333"/>
          <w:spacing w:val="-2"/>
          <w:sz w:val="22"/>
          <w:szCs w:val="22"/>
        </w:rPr>
        <w:t>A</w:t>
      </w:r>
      <w:r w:rsidRPr="00E761AB">
        <w:rPr>
          <w:color w:val="333333"/>
          <w:spacing w:val="-2"/>
          <w:sz w:val="22"/>
          <w:szCs w:val="22"/>
          <w:lang w:val="ru-RU"/>
        </w:rPr>
        <w:t>5.5</w:t>
      </w:r>
      <w:r w:rsidRPr="00E761AB">
        <w:rPr>
          <w:color w:val="333333"/>
          <w:spacing w:val="-2"/>
          <w:sz w:val="22"/>
          <w:szCs w:val="22"/>
          <w:lang w:val="ru-RU"/>
        </w:rPr>
        <w:tab/>
      </w:r>
      <w:r w:rsidR="006331BA" w:rsidRPr="00E761AB">
        <w:rPr>
          <w:color w:val="333333"/>
          <w:spacing w:val="-2"/>
          <w:sz w:val="22"/>
          <w:szCs w:val="22"/>
          <w:lang w:val="ru-RU"/>
        </w:rPr>
        <w:t>Спецификация на электроды</w:t>
      </w:r>
      <w:r w:rsidR="002208A6" w:rsidRPr="00E761AB">
        <w:rPr>
          <w:color w:val="333333"/>
          <w:spacing w:val="-2"/>
          <w:sz w:val="22"/>
          <w:szCs w:val="22"/>
          <w:lang w:val="ru-RU"/>
        </w:rPr>
        <w:t xml:space="preserve"> для</w:t>
      </w:r>
      <w:r w:rsidR="006331BA" w:rsidRPr="00E761AB">
        <w:rPr>
          <w:color w:val="333333"/>
          <w:spacing w:val="-2"/>
          <w:sz w:val="22"/>
          <w:szCs w:val="22"/>
          <w:lang w:val="ru-RU"/>
        </w:rPr>
        <w:t xml:space="preserve"> низколегированной стали для </w:t>
      </w:r>
      <w:r w:rsidR="009E558A" w:rsidRPr="00E761AB">
        <w:rPr>
          <w:color w:val="333333"/>
          <w:spacing w:val="-2"/>
          <w:sz w:val="22"/>
          <w:szCs w:val="22"/>
          <w:lang w:val="ru-RU"/>
        </w:rPr>
        <w:t>дуговой сварки покрытым электродом</w:t>
      </w:r>
    </w:p>
    <w:p w14:paraId="7E962DA3" w14:textId="340E12E6" w:rsidR="00EC7A40" w:rsidRPr="00E761AB" w:rsidRDefault="00EC7A40" w:rsidP="00C97AD2">
      <w:pPr>
        <w:pStyle w:val="BodyText"/>
        <w:tabs>
          <w:tab w:val="left" w:pos="3600"/>
        </w:tabs>
        <w:spacing w:before="120" w:after="120"/>
        <w:ind w:left="3600" w:hanging="2891"/>
        <w:rPr>
          <w:color w:val="333333"/>
          <w:spacing w:val="-2"/>
          <w:sz w:val="22"/>
          <w:szCs w:val="22"/>
          <w:lang w:val="ru-RU"/>
        </w:rPr>
      </w:pPr>
      <w:r w:rsidRPr="00E761AB">
        <w:rPr>
          <w:color w:val="333333"/>
          <w:spacing w:val="-2"/>
          <w:sz w:val="22"/>
          <w:szCs w:val="22"/>
        </w:rPr>
        <w:t>AWS</w:t>
      </w:r>
      <w:r w:rsidRPr="00E761AB">
        <w:rPr>
          <w:color w:val="333333"/>
          <w:spacing w:val="-2"/>
          <w:sz w:val="22"/>
          <w:szCs w:val="22"/>
          <w:lang w:val="ru-RU"/>
        </w:rPr>
        <w:t xml:space="preserve"> </w:t>
      </w:r>
      <w:r w:rsidRPr="00E761AB">
        <w:rPr>
          <w:color w:val="333333"/>
          <w:spacing w:val="-2"/>
          <w:sz w:val="22"/>
          <w:szCs w:val="22"/>
        </w:rPr>
        <w:t>A</w:t>
      </w:r>
      <w:r w:rsidRPr="00E761AB">
        <w:rPr>
          <w:color w:val="333333"/>
          <w:spacing w:val="-2"/>
          <w:sz w:val="22"/>
          <w:szCs w:val="22"/>
          <w:lang w:val="ru-RU"/>
        </w:rPr>
        <w:t>5.23</w:t>
      </w:r>
      <w:r w:rsidRPr="00E761AB">
        <w:rPr>
          <w:color w:val="333333"/>
          <w:spacing w:val="-2"/>
          <w:sz w:val="22"/>
          <w:szCs w:val="22"/>
          <w:lang w:val="ru-RU"/>
        </w:rPr>
        <w:tab/>
      </w:r>
      <w:r w:rsidR="003B72E6" w:rsidRPr="00E761AB">
        <w:rPr>
          <w:color w:val="333333"/>
          <w:spacing w:val="-2"/>
          <w:sz w:val="22"/>
          <w:szCs w:val="22"/>
          <w:lang w:val="ru-RU"/>
        </w:rPr>
        <w:t xml:space="preserve">Спецификация на электроды и флюсы </w:t>
      </w:r>
      <w:r w:rsidR="00103D23" w:rsidRPr="00E761AB">
        <w:rPr>
          <w:color w:val="333333"/>
          <w:spacing w:val="-2"/>
          <w:sz w:val="22"/>
          <w:szCs w:val="22"/>
          <w:lang w:val="ru-RU"/>
        </w:rPr>
        <w:t>для</w:t>
      </w:r>
      <w:r w:rsidR="003B72E6" w:rsidRPr="00E761AB">
        <w:rPr>
          <w:color w:val="333333"/>
          <w:spacing w:val="-2"/>
          <w:sz w:val="22"/>
          <w:szCs w:val="22"/>
          <w:lang w:val="ru-RU"/>
        </w:rPr>
        <w:t xml:space="preserve"> низколегированной стали </w:t>
      </w:r>
      <w:r w:rsidR="006A455E" w:rsidRPr="00E761AB">
        <w:rPr>
          <w:color w:val="333333"/>
          <w:spacing w:val="-2"/>
          <w:sz w:val="22"/>
          <w:szCs w:val="22"/>
          <w:lang w:val="ru-RU"/>
        </w:rPr>
        <w:t xml:space="preserve">применяемые </w:t>
      </w:r>
      <w:r w:rsidR="003B72E6" w:rsidRPr="00E761AB">
        <w:rPr>
          <w:color w:val="333333"/>
          <w:spacing w:val="-2"/>
          <w:sz w:val="22"/>
          <w:szCs w:val="22"/>
          <w:lang w:val="ru-RU"/>
        </w:rPr>
        <w:t xml:space="preserve">для дуговой сварки под </w:t>
      </w:r>
      <w:r w:rsidR="006A455E" w:rsidRPr="00E761AB">
        <w:rPr>
          <w:color w:val="333333"/>
          <w:spacing w:val="-2"/>
          <w:sz w:val="22"/>
          <w:szCs w:val="22"/>
          <w:lang w:val="ru-RU"/>
        </w:rPr>
        <w:t xml:space="preserve">слоем </w:t>
      </w:r>
      <w:r w:rsidR="003B72E6" w:rsidRPr="00E761AB">
        <w:rPr>
          <w:color w:val="333333"/>
          <w:spacing w:val="-2"/>
          <w:sz w:val="22"/>
          <w:szCs w:val="22"/>
          <w:lang w:val="ru-RU"/>
        </w:rPr>
        <w:t>флюс</w:t>
      </w:r>
      <w:r w:rsidR="006A455E" w:rsidRPr="00E761AB">
        <w:rPr>
          <w:color w:val="333333"/>
          <w:spacing w:val="-2"/>
          <w:sz w:val="22"/>
          <w:szCs w:val="22"/>
          <w:lang w:val="ru-RU"/>
        </w:rPr>
        <w:t>а</w:t>
      </w:r>
    </w:p>
    <w:p w14:paraId="6261C1C5" w14:textId="35C1223E" w:rsidR="00EC7A40" w:rsidRPr="00E761AB" w:rsidRDefault="00EC7A40" w:rsidP="00C97AD2">
      <w:pPr>
        <w:pStyle w:val="BodyText"/>
        <w:tabs>
          <w:tab w:val="left" w:pos="3600"/>
        </w:tabs>
        <w:spacing w:before="120" w:after="120"/>
        <w:ind w:left="3600" w:hanging="2891"/>
        <w:rPr>
          <w:color w:val="333333"/>
          <w:spacing w:val="-2"/>
          <w:sz w:val="22"/>
          <w:szCs w:val="22"/>
          <w:lang w:val="ru-RU"/>
        </w:rPr>
      </w:pPr>
      <w:r w:rsidRPr="00E761AB">
        <w:rPr>
          <w:color w:val="333333"/>
          <w:spacing w:val="-2"/>
          <w:sz w:val="22"/>
          <w:szCs w:val="22"/>
        </w:rPr>
        <w:t>AWS</w:t>
      </w:r>
      <w:r w:rsidRPr="00E761AB">
        <w:rPr>
          <w:color w:val="333333"/>
          <w:spacing w:val="-2"/>
          <w:sz w:val="22"/>
          <w:szCs w:val="22"/>
          <w:lang w:val="ru-RU"/>
        </w:rPr>
        <w:t xml:space="preserve"> </w:t>
      </w:r>
      <w:r w:rsidRPr="00E761AB">
        <w:rPr>
          <w:color w:val="333333"/>
          <w:spacing w:val="-2"/>
          <w:sz w:val="22"/>
          <w:szCs w:val="22"/>
        </w:rPr>
        <w:t>A</w:t>
      </w:r>
      <w:r w:rsidRPr="00E761AB">
        <w:rPr>
          <w:color w:val="333333"/>
          <w:spacing w:val="-2"/>
          <w:sz w:val="22"/>
          <w:szCs w:val="22"/>
          <w:lang w:val="ru-RU"/>
        </w:rPr>
        <w:t>5.29/</w:t>
      </w:r>
      <w:r w:rsidRPr="00E761AB">
        <w:rPr>
          <w:color w:val="333333"/>
          <w:spacing w:val="-2"/>
          <w:sz w:val="22"/>
          <w:szCs w:val="22"/>
        </w:rPr>
        <w:t>A</w:t>
      </w:r>
      <w:r w:rsidRPr="00E761AB">
        <w:rPr>
          <w:color w:val="333333"/>
          <w:spacing w:val="-2"/>
          <w:sz w:val="22"/>
          <w:szCs w:val="22"/>
          <w:lang w:val="ru-RU"/>
        </w:rPr>
        <w:t>5.29</w:t>
      </w:r>
      <w:r w:rsidRPr="00E761AB">
        <w:rPr>
          <w:color w:val="333333"/>
          <w:spacing w:val="-2"/>
          <w:sz w:val="22"/>
          <w:szCs w:val="22"/>
        </w:rPr>
        <w:t>M</w:t>
      </w:r>
      <w:r w:rsidRPr="00E761AB">
        <w:rPr>
          <w:color w:val="333333"/>
          <w:spacing w:val="-2"/>
          <w:sz w:val="22"/>
          <w:szCs w:val="22"/>
          <w:lang w:val="ru-RU"/>
        </w:rPr>
        <w:tab/>
      </w:r>
      <w:r w:rsidR="00885E84" w:rsidRPr="00E761AB">
        <w:rPr>
          <w:color w:val="333333"/>
          <w:spacing w:val="-2"/>
          <w:sz w:val="22"/>
          <w:szCs w:val="22"/>
          <w:lang w:val="ru-RU"/>
        </w:rPr>
        <w:t>Спецификация на электроды для низколегированной стали применяемые для дуговой сварки порошковой проволокой</w:t>
      </w:r>
    </w:p>
    <w:p w14:paraId="5B5390A2" w14:textId="7710E66D" w:rsidR="00EC7A40" w:rsidRPr="00E761AB" w:rsidRDefault="00EC7A40" w:rsidP="00C97AD2">
      <w:pPr>
        <w:pStyle w:val="BodyText"/>
        <w:tabs>
          <w:tab w:val="left" w:pos="3600"/>
        </w:tabs>
        <w:spacing w:before="120" w:after="120"/>
        <w:ind w:left="3600" w:hanging="2891"/>
        <w:rPr>
          <w:color w:val="333333"/>
          <w:spacing w:val="-2"/>
          <w:sz w:val="22"/>
          <w:szCs w:val="22"/>
          <w:lang w:val="ru-RU"/>
        </w:rPr>
      </w:pPr>
      <w:r w:rsidRPr="00E761AB">
        <w:rPr>
          <w:color w:val="333333"/>
          <w:spacing w:val="-2"/>
          <w:sz w:val="22"/>
          <w:szCs w:val="22"/>
        </w:rPr>
        <w:t>AWS</w:t>
      </w:r>
      <w:r w:rsidRPr="00E761AB">
        <w:rPr>
          <w:color w:val="333333"/>
          <w:spacing w:val="-2"/>
          <w:sz w:val="22"/>
          <w:szCs w:val="22"/>
          <w:lang w:val="ru-RU"/>
        </w:rPr>
        <w:t xml:space="preserve"> </w:t>
      </w:r>
      <w:r w:rsidRPr="00E761AB">
        <w:rPr>
          <w:color w:val="333333"/>
          <w:spacing w:val="-2"/>
          <w:sz w:val="22"/>
          <w:szCs w:val="22"/>
        </w:rPr>
        <w:t>Z</w:t>
      </w:r>
      <w:r w:rsidRPr="00E761AB">
        <w:rPr>
          <w:color w:val="333333"/>
          <w:spacing w:val="-2"/>
          <w:sz w:val="22"/>
          <w:szCs w:val="22"/>
          <w:lang w:val="ru-RU"/>
        </w:rPr>
        <w:t>49.1</w:t>
      </w:r>
      <w:r w:rsidRPr="00E761AB">
        <w:rPr>
          <w:color w:val="333333"/>
          <w:spacing w:val="-2"/>
          <w:sz w:val="22"/>
          <w:szCs w:val="22"/>
          <w:lang w:val="ru-RU"/>
        </w:rPr>
        <w:tab/>
      </w:r>
      <w:r w:rsidR="00034612" w:rsidRPr="00E761AB">
        <w:rPr>
          <w:color w:val="333333"/>
          <w:spacing w:val="-2"/>
          <w:sz w:val="22"/>
          <w:szCs w:val="22"/>
          <w:lang w:val="ru-RU"/>
        </w:rPr>
        <w:t>Безопасность при сварке, резке и сопутствующих процессах</w:t>
      </w:r>
    </w:p>
    <w:p w14:paraId="1B12924C" w14:textId="6B852302" w:rsidR="000D7E68" w:rsidRPr="00E761AB" w:rsidRDefault="000D7E68" w:rsidP="00C97AD2">
      <w:pPr>
        <w:pStyle w:val="BodyText"/>
        <w:tabs>
          <w:tab w:val="left" w:pos="3600"/>
        </w:tabs>
        <w:spacing w:before="120" w:after="120"/>
        <w:ind w:left="3600" w:hanging="2891"/>
        <w:rPr>
          <w:color w:val="333333"/>
          <w:spacing w:val="-2"/>
          <w:sz w:val="22"/>
          <w:szCs w:val="22"/>
          <w:lang w:val="ru-RU"/>
        </w:rPr>
      </w:pPr>
      <w:r w:rsidRPr="00E761AB">
        <w:rPr>
          <w:color w:val="333333"/>
          <w:spacing w:val="-2"/>
          <w:sz w:val="22"/>
          <w:szCs w:val="22"/>
        </w:rPr>
        <w:t>AWS</w:t>
      </w:r>
      <w:r w:rsidRPr="00E761AB">
        <w:rPr>
          <w:color w:val="333333"/>
          <w:spacing w:val="-2"/>
          <w:sz w:val="22"/>
          <w:szCs w:val="22"/>
          <w:lang w:val="ru-RU"/>
        </w:rPr>
        <w:t xml:space="preserve"> </w:t>
      </w:r>
      <w:r w:rsidRPr="00E761AB">
        <w:rPr>
          <w:color w:val="333333"/>
          <w:spacing w:val="-2"/>
          <w:sz w:val="22"/>
          <w:szCs w:val="22"/>
        </w:rPr>
        <w:t>D</w:t>
      </w:r>
      <w:r w:rsidRPr="00E761AB">
        <w:rPr>
          <w:color w:val="333333"/>
          <w:spacing w:val="-2"/>
          <w:sz w:val="22"/>
          <w:szCs w:val="22"/>
          <w:lang w:val="ru-RU"/>
        </w:rPr>
        <w:t xml:space="preserve">10.10                                 Рекомендуемые методы локального нагрева сварных швов </w:t>
      </w:r>
      <w:r w:rsidR="00ED28D1" w:rsidRPr="00E761AB">
        <w:rPr>
          <w:color w:val="333333"/>
          <w:spacing w:val="-2"/>
          <w:sz w:val="22"/>
          <w:szCs w:val="22"/>
          <w:lang w:val="ru-RU"/>
        </w:rPr>
        <w:t>на</w:t>
      </w:r>
      <w:r w:rsidRPr="00E761AB">
        <w:rPr>
          <w:color w:val="333333"/>
          <w:spacing w:val="-2"/>
          <w:sz w:val="22"/>
          <w:szCs w:val="22"/>
          <w:lang w:val="ru-RU"/>
        </w:rPr>
        <w:t xml:space="preserve"> трубопроводах и труб</w:t>
      </w:r>
      <w:r w:rsidR="00ED28D1" w:rsidRPr="00E761AB">
        <w:rPr>
          <w:color w:val="333333"/>
          <w:spacing w:val="-2"/>
          <w:sz w:val="22"/>
          <w:szCs w:val="22"/>
          <w:lang w:val="ru-RU"/>
        </w:rPr>
        <w:t>ок</w:t>
      </w:r>
    </w:p>
    <w:p w14:paraId="10167307" w14:textId="49D2A43F" w:rsidR="000D7E68" w:rsidRPr="00E761AB" w:rsidRDefault="000D7E68" w:rsidP="00C97AD2">
      <w:pPr>
        <w:pStyle w:val="BodyText"/>
        <w:tabs>
          <w:tab w:val="left" w:pos="3600"/>
        </w:tabs>
        <w:spacing w:before="120" w:after="120"/>
        <w:ind w:left="3600" w:hanging="2891"/>
        <w:rPr>
          <w:color w:val="333333"/>
          <w:spacing w:val="-2"/>
          <w:sz w:val="22"/>
          <w:szCs w:val="22"/>
          <w:lang w:val="ru-RU"/>
        </w:rPr>
      </w:pPr>
      <w:r w:rsidRPr="00E761AB">
        <w:rPr>
          <w:color w:val="333333"/>
          <w:spacing w:val="-2"/>
          <w:sz w:val="22"/>
          <w:szCs w:val="22"/>
        </w:rPr>
        <w:t>AWS</w:t>
      </w:r>
      <w:r w:rsidRPr="00E761AB">
        <w:rPr>
          <w:color w:val="333333"/>
          <w:spacing w:val="-2"/>
          <w:sz w:val="22"/>
          <w:szCs w:val="22"/>
          <w:lang w:val="ru-RU"/>
        </w:rPr>
        <w:t xml:space="preserve"> </w:t>
      </w:r>
      <w:r w:rsidRPr="00E761AB">
        <w:rPr>
          <w:color w:val="333333"/>
          <w:spacing w:val="-2"/>
          <w:sz w:val="22"/>
          <w:szCs w:val="22"/>
        </w:rPr>
        <w:t>A</w:t>
      </w:r>
      <w:r w:rsidRPr="00E761AB">
        <w:rPr>
          <w:color w:val="333333"/>
          <w:spacing w:val="-2"/>
          <w:sz w:val="22"/>
          <w:szCs w:val="22"/>
          <w:lang w:val="ru-RU"/>
        </w:rPr>
        <w:t>3.0</w:t>
      </w:r>
      <w:r w:rsidRPr="00E761AB">
        <w:rPr>
          <w:color w:val="333333"/>
          <w:spacing w:val="-2"/>
          <w:sz w:val="22"/>
          <w:szCs w:val="22"/>
        </w:rPr>
        <w:t>M</w:t>
      </w:r>
      <w:r w:rsidRPr="00E761AB">
        <w:rPr>
          <w:color w:val="333333"/>
          <w:spacing w:val="-2"/>
          <w:sz w:val="22"/>
          <w:szCs w:val="22"/>
          <w:lang w:val="ru-RU"/>
        </w:rPr>
        <w:t>/</w:t>
      </w:r>
      <w:r w:rsidRPr="00E761AB">
        <w:rPr>
          <w:color w:val="333333"/>
          <w:spacing w:val="-2"/>
          <w:sz w:val="22"/>
          <w:szCs w:val="22"/>
        </w:rPr>
        <w:t>A</w:t>
      </w:r>
      <w:r w:rsidRPr="00E761AB">
        <w:rPr>
          <w:color w:val="333333"/>
          <w:spacing w:val="-2"/>
          <w:sz w:val="22"/>
          <w:szCs w:val="22"/>
          <w:lang w:val="ru-RU"/>
        </w:rPr>
        <w:t xml:space="preserve">3.0                        </w:t>
      </w:r>
      <w:r w:rsidR="00ED28D1" w:rsidRPr="00E761AB">
        <w:rPr>
          <w:color w:val="333333"/>
          <w:spacing w:val="-2"/>
          <w:sz w:val="22"/>
          <w:szCs w:val="22"/>
          <w:lang w:val="ru-RU"/>
        </w:rPr>
        <w:t xml:space="preserve">Стандартные </w:t>
      </w:r>
      <w:r w:rsidR="00866D5B" w:rsidRPr="00E761AB">
        <w:rPr>
          <w:color w:val="333333"/>
          <w:spacing w:val="-2"/>
          <w:sz w:val="22"/>
          <w:szCs w:val="22"/>
          <w:lang w:val="ru-RU"/>
        </w:rPr>
        <w:t xml:space="preserve">сварочные </w:t>
      </w:r>
      <w:r w:rsidR="00ED28D1" w:rsidRPr="00E761AB">
        <w:rPr>
          <w:color w:val="333333"/>
          <w:spacing w:val="-2"/>
          <w:sz w:val="22"/>
          <w:szCs w:val="22"/>
          <w:lang w:val="ru-RU"/>
        </w:rPr>
        <w:t>термин</w:t>
      </w:r>
      <w:r w:rsidR="00866D5B" w:rsidRPr="00E761AB">
        <w:rPr>
          <w:color w:val="333333"/>
          <w:spacing w:val="-2"/>
          <w:sz w:val="22"/>
          <w:szCs w:val="22"/>
          <w:lang w:val="ru-RU"/>
        </w:rPr>
        <w:t>ы</w:t>
      </w:r>
      <w:r w:rsidR="00ED28D1" w:rsidRPr="00E761AB">
        <w:rPr>
          <w:color w:val="333333"/>
          <w:spacing w:val="-2"/>
          <w:sz w:val="22"/>
          <w:szCs w:val="22"/>
          <w:lang w:val="ru-RU"/>
        </w:rPr>
        <w:t xml:space="preserve"> и определения</w:t>
      </w:r>
    </w:p>
    <w:p w14:paraId="2FE09089" w14:textId="42456421" w:rsidR="00EC7A40" w:rsidRPr="00C97AD2" w:rsidRDefault="00C912B3" w:rsidP="00C97AD2">
      <w:pPr>
        <w:pStyle w:val="BodyText"/>
        <w:tabs>
          <w:tab w:val="left" w:pos="2880"/>
        </w:tabs>
        <w:spacing w:before="240" w:after="240"/>
        <w:ind w:left="709"/>
        <w:rPr>
          <w:b/>
          <w:color w:val="333333"/>
          <w:spacing w:val="-2"/>
          <w:sz w:val="22"/>
          <w:szCs w:val="22"/>
          <w:lang w:val="ru-RU"/>
        </w:rPr>
      </w:pPr>
      <w:r w:rsidRPr="00C97AD2">
        <w:rPr>
          <w:b/>
          <w:color w:val="333333"/>
          <w:spacing w:val="-2"/>
          <w:sz w:val="22"/>
          <w:szCs w:val="22"/>
          <w:lang w:val="ru-RU"/>
        </w:rPr>
        <w:t>Общество</w:t>
      </w:r>
      <w:r w:rsidR="000A6446" w:rsidRPr="00C97AD2">
        <w:rPr>
          <w:b/>
          <w:color w:val="333333"/>
          <w:spacing w:val="-2"/>
          <w:sz w:val="22"/>
          <w:szCs w:val="22"/>
          <w:lang w:val="ru-RU"/>
        </w:rPr>
        <w:t xml:space="preserve"> по стандартизации производителей арматуры и фитингов</w:t>
      </w:r>
      <w:r w:rsidR="00EC7A40" w:rsidRPr="00C97AD2">
        <w:rPr>
          <w:b/>
          <w:color w:val="333333"/>
          <w:spacing w:val="-2"/>
          <w:sz w:val="22"/>
          <w:szCs w:val="22"/>
          <w:lang w:val="ru-RU"/>
        </w:rPr>
        <w:t xml:space="preserve"> (</w:t>
      </w:r>
      <w:r w:rsidR="00EC7A40" w:rsidRPr="00C97AD2">
        <w:rPr>
          <w:b/>
          <w:color w:val="333333"/>
          <w:spacing w:val="-2"/>
          <w:sz w:val="22"/>
          <w:szCs w:val="22"/>
        </w:rPr>
        <w:t>MSS</w:t>
      </w:r>
      <w:r w:rsidR="00EC7A40" w:rsidRPr="00C97AD2">
        <w:rPr>
          <w:b/>
          <w:color w:val="333333"/>
          <w:spacing w:val="-2"/>
          <w:sz w:val="22"/>
          <w:szCs w:val="22"/>
          <w:lang w:val="ru-RU"/>
        </w:rPr>
        <w:t>)</w:t>
      </w:r>
    </w:p>
    <w:p w14:paraId="5515B102" w14:textId="281C98AB" w:rsidR="00EC7A40" w:rsidRPr="00E761AB" w:rsidRDefault="00EC7A40" w:rsidP="00C97AD2">
      <w:pPr>
        <w:pStyle w:val="BodyText"/>
        <w:tabs>
          <w:tab w:val="left" w:pos="3600"/>
        </w:tabs>
        <w:spacing w:before="120" w:after="120"/>
        <w:ind w:left="709"/>
        <w:rPr>
          <w:color w:val="333333"/>
          <w:spacing w:val="-2"/>
          <w:sz w:val="22"/>
          <w:szCs w:val="22"/>
          <w:lang w:val="ru-RU"/>
        </w:rPr>
      </w:pPr>
      <w:r w:rsidRPr="00E761AB">
        <w:rPr>
          <w:color w:val="333333"/>
          <w:spacing w:val="-2"/>
          <w:sz w:val="22"/>
          <w:szCs w:val="22"/>
        </w:rPr>
        <w:t>MSS</w:t>
      </w:r>
      <w:r w:rsidRPr="00E761AB">
        <w:rPr>
          <w:color w:val="333333"/>
          <w:spacing w:val="-2"/>
          <w:sz w:val="22"/>
          <w:szCs w:val="22"/>
          <w:lang w:val="ru-RU"/>
        </w:rPr>
        <w:t xml:space="preserve"> </w:t>
      </w:r>
      <w:r w:rsidRPr="00E761AB">
        <w:rPr>
          <w:color w:val="333333"/>
          <w:spacing w:val="-2"/>
          <w:sz w:val="22"/>
          <w:szCs w:val="22"/>
        </w:rPr>
        <w:t>SP</w:t>
      </w:r>
      <w:r w:rsidRPr="00E761AB">
        <w:rPr>
          <w:color w:val="333333"/>
          <w:spacing w:val="-2"/>
          <w:sz w:val="22"/>
          <w:szCs w:val="22"/>
          <w:lang w:val="ru-RU"/>
        </w:rPr>
        <w:t>-44</w:t>
      </w:r>
      <w:r w:rsidRPr="00E761AB">
        <w:rPr>
          <w:color w:val="333333"/>
          <w:spacing w:val="-2"/>
          <w:sz w:val="22"/>
          <w:szCs w:val="22"/>
          <w:lang w:val="ru-RU"/>
        </w:rPr>
        <w:tab/>
      </w:r>
      <w:r w:rsidR="005F6151" w:rsidRPr="00E761AB">
        <w:rPr>
          <w:color w:val="333333"/>
          <w:spacing w:val="-2"/>
          <w:sz w:val="22"/>
          <w:szCs w:val="22"/>
          <w:lang w:val="ru-RU"/>
        </w:rPr>
        <w:t>Стальные трубопроводные фланцы</w:t>
      </w:r>
    </w:p>
    <w:p w14:paraId="3C348061" w14:textId="57A048B9" w:rsidR="00EC7A40" w:rsidRPr="00E761AB" w:rsidRDefault="00EC7A40" w:rsidP="00C97AD2">
      <w:pPr>
        <w:pStyle w:val="BodyText"/>
        <w:tabs>
          <w:tab w:val="left" w:pos="3600"/>
        </w:tabs>
        <w:spacing w:before="120" w:after="120"/>
        <w:ind w:left="709"/>
        <w:rPr>
          <w:color w:val="333333"/>
          <w:spacing w:val="-2"/>
          <w:sz w:val="22"/>
          <w:szCs w:val="22"/>
          <w:lang w:val="ru-RU"/>
        </w:rPr>
      </w:pPr>
      <w:r w:rsidRPr="00E761AB">
        <w:rPr>
          <w:color w:val="333333"/>
          <w:spacing w:val="-2"/>
          <w:sz w:val="22"/>
          <w:szCs w:val="22"/>
        </w:rPr>
        <w:t>MSS</w:t>
      </w:r>
      <w:r w:rsidRPr="00E761AB">
        <w:rPr>
          <w:color w:val="333333"/>
          <w:spacing w:val="-2"/>
          <w:sz w:val="22"/>
          <w:szCs w:val="22"/>
          <w:lang w:val="ru-RU"/>
        </w:rPr>
        <w:t xml:space="preserve"> </w:t>
      </w:r>
      <w:r w:rsidRPr="00E761AB">
        <w:rPr>
          <w:color w:val="333333"/>
          <w:spacing w:val="-2"/>
          <w:sz w:val="22"/>
          <w:szCs w:val="22"/>
        </w:rPr>
        <w:t>SP</w:t>
      </w:r>
      <w:r w:rsidRPr="00E761AB">
        <w:rPr>
          <w:color w:val="333333"/>
          <w:spacing w:val="-2"/>
          <w:sz w:val="22"/>
          <w:szCs w:val="22"/>
          <w:lang w:val="ru-RU"/>
        </w:rPr>
        <w:t>-75</w:t>
      </w:r>
      <w:r w:rsidRPr="00E761AB">
        <w:rPr>
          <w:color w:val="333333"/>
          <w:spacing w:val="-2"/>
          <w:sz w:val="22"/>
          <w:szCs w:val="22"/>
          <w:lang w:val="ru-RU"/>
        </w:rPr>
        <w:tab/>
      </w:r>
      <w:r w:rsidR="004B272F" w:rsidRPr="00E761AB">
        <w:rPr>
          <w:color w:val="333333"/>
          <w:spacing w:val="-2"/>
          <w:sz w:val="22"/>
          <w:szCs w:val="22"/>
          <w:lang w:val="ru-RU"/>
        </w:rPr>
        <w:t>Высокопрочные кованые фитинги для стыковой сварки</w:t>
      </w:r>
    </w:p>
    <w:p w14:paraId="452DDD3C" w14:textId="7841F083" w:rsidR="00EC7A40" w:rsidRPr="00C97AD2" w:rsidRDefault="0076019E" w:rsidP="00C97AD2">
      <w:pPr>
        <w:pStyle w:val="BodyText"/>
        <w:tabs>
          <w:tab w:val="left" w:pos="2880"/>
        </w:tabs>
        <w:spacing w:before="240" w:after="240"/>
        <w:ind w:left="709"/>
        <w:rPr>
          <w:b/>
          <w:color w:val="333333"/>
          <w:spacing w:val="-2"/>
          <w:sz w:val="22"/>
          <w:szCs w:val="22"/>
          <w:lang w:val="ru-RU"/>
        </w:rPr>
      </w:pPr>
      <w:r w:rsidRPr="00C97AD2">
        <w:rPr>
          <w:b/>
          <w:color w:val="333333"/>
          <w:spacing w:val="-2"/>
          <w:sz w:val="22"/>
          <w:szCs w:val="22"/>
          <w:lang w:val="ru-RU"/>
        </w:rPr>
        <w:t xml:space="preserve">Ассоциация по защите и </w:t>
      </w:r>
      <w:r w:rsidR="0040477E" w:rsidRPr="00C97AD2">
        <w:rPr>
          <w:b/>
          <w:color w:val="333333"/>
          <w:spacing w:val="-2"/>
          <w:sz w:val="22"/>
          <w:szCs w:val="22"/>
          <w:lang w:val="ru-RU"/>
        </w:rPr>
        <w:t>повышению</w:t>
      </w:r>
      <w:r w:rsidR="004B77AB" w:rsidRPr="00C97AD2">
        <w:rPr>
          <w:b/>
          <w:color w:val="333333"/>
          <w:spacing w:val="-2"/>
          <w:sz w:val="22"/>
          <w:szCs w:val="22"/>
          <w:lang w:val="ru-RU"/>
        </w:rPr>
        <w:t xml:space="preserve"> </w:t>
      </w:r>
      <w:r w:rsidRPr="00C97AD2">
        <w:rPr>
          <w:b/>
          <w:color w:val="333333"/>
          <w:spacing w:val="-2"/>
          <w:sz w:val="22"/>
          <w:szCs w:val="22"/>
          <w:lang w:val="ru-RU"/>
        </w:rPr>
        <w:t>производительности материалов (</w:t>
      </w:r>
      <w:r w:rsidRPr="00C97AD2">
        <w:rPr>
          <w:b/>
          <w:color w:val="333333"/>
          <w:spacing w:val="-2"/>
          <w:sz w:val="22"/>
          <w:szCs w:val="22"/>
        </w:rPr>
        <w:t>AMPP</w:t>
      </w:r>
      <w:r w:rsidRPr="00C97AD2">
        <w:rPr>
          <w:b/>
          <w:color w:val="333333"/>
          <w:spacing w:val="-2"/>
          <w:sz w:val="22"/>
          <w:szCs w:val="22"/>
          <w:lang w:val="ru-RU"/>
        </w:rPr>
        <w:t xml:space="preserve">) (ранее </w:t>
      </w:r>
      <w:r w:rsidRPr="00C97AD2">
        <w:rPr>
          <w:b/>
          <w:color w:val="333333"/>
          <w:spacing w:val="-2"/>
          <w:sz w:val="22"/>
          <w:szCs w:val="22"/>
        </w:rPr>
        <w:t>NACE</w:t>
      </w:r>
      <w:r w:rsidRPr="00C97AD2">
        <w:rPr>
          <w:b/>
          <w:color w:val="333333"/>
          <w:spacing w:val="-2"/>
          <w:sz w:val="22"/>
          <w:szCs w:val="22"/>
          <w:lang w:val="ru-RU"/>
        </w:rPr>
        <w:t xml:space="preserve"> </w:t>
      </w:r>
      <w:r w:rsidRPr="00C97AD2">
        <w:rPr>
          <w:b/>
          <w:color w:val="333333"/>
          <w:spacing w:val="-2"/>
          <w:sz w:val="22"/>
          <w:szCs w:val="22"/>
        </w:rPr>
        <w:t>International</w:t>
      </w:r>
      <w:r w:rsidRPr="00C97AD2">
        <w:rPr>
          <w:b/>
          <w:color w:val="333333"/>
          <w:spacing w:val="-2"/>
          <w:sz w:val="22"/>
          <w:szCs w:val="22"/>
          <w:lang w:val="ru-RU"/>
        </w:rPr>
        <w:t>)</w:t>
      </w:r>
      <w:r w:rsidR="00FD4134" w:rsidRPr="00C97AD2">
        <w:rPr>
          <w:b/>
          <w:color w:val="333333"/>
          <w:spacing w:val="-2"/>
          <w:sz w:val="22"/>
          <w:szCs w:val="22"/>
          <w:lang w:val="ru-RU"/>
        </w:rPr>
        <w:t xml:space="preserve"> </w:t>
      </w:r>
      <w:r w:rsidR="00D702FE" w:rsidRPr="00C97AD2">
        <w:rPr>
          <w:b/>
          <w:color w:val="333333"/>
          <w:spacing w:val="-2"/>
          <w:sz w:val="22"/>
          <w:szCs w:val="22"/>
          <w:lang w:val="ru-RU"/>
        </w:rPr>
        <w:t xml:space="preserve">и </w:t>
      </w:r>
      <w:r w:rsidR="00D702FE" w:rsidRPr="00C97AD2">
        <w:rPr>
          <w:b/>
          <w:color w:val="333333"/>
          <w:spacing w:val="-2"/>
          <w:sz w:val="22"/>
          <w:szCs w:val="22"/>
        </w:rPr>
        <w:t>ISO</w:t>
      </w:r>
    </w:p>
    <w:p w14:paraId="58A61F3E" w14:textId="1E7EB9D1" w:rsidR="00EC7A40" w:rsidRPr="00E761AB" w:rsidRDefault="00EC7A40" w:rsidP="00C97AD2">
      <w:pPr>
        <w:pStyle w:val="BodyText"/>
        <w:tabs>
          <w:tab w:val="left" w:pos="2970"/>
          <w:tab w:val="left" w:pos="3600"/>
        </w:tabs>
        <w:spacing w:before="120" w:after="120"/>
        <w:ind w:left="3600" w:hanging="2891"/>
        <w:rPr>
          <w:color w:val="333333"/>
          <w:spacing w:val="-2"/>
          <w:sz w:val="22"/>
          <w:szCs w:val="22"/>
          <w:lang w:val="ru-RU"/>
        </w:rPr>
      </w:pPr>
      <w:r w:rsidRPr="00E761AB">
        <w:rPr>
          <w:color w:val="333333"/>
          <w:spacing w:val="-2"/>
          <w:sz w:val="22"/>
          <w:szCs w:val="22"/>
        </w:rPr>
        <w:t>NACE</w:t>
      </w:r>
      <w:r w:rsidRPr="00E761AB">
        <w:rPr>
          <w:color w:val="333333"/>
          <w:spacing w:val="-2"/>
          <w:sz w:val="22"/>
          <w:szCs w:val="22"/>
          <w:lang w:val="ru-RU"/>
        </w:rPr>
        <w:t xml:space="preserve"> </w:t>
      </w:r>
      <w:r w:rsidRPr="00E761AB">
        <w:rPr>
          <w:color w:val="333333"/>
          <w:spacing w:val="-2"/>
          <w:sz w:val="22"/>
          <w:szCs w:val="22"/>
        </w:rPr>
        <w:t>MR</w:t>
      </w:r>
      <w:r w:rsidRPr="00E761AB">
        <w:rPr>
          <w:color w:val="333333"/>
          <w:spacing w:val="-2"/>
          <w:sz w:val="22"/>
          <w:szCs w:val="22"/>
          <w:lang w:val="ru-RU"/>
        </w:rPr>
        <w:t xml:space="preserve">0175 / </w:t>
      </w:r>
      <w:r w:rsidRPr="00E761AB">
        <w:rPr>
          <w:color w:val="333333"/>
          <w:spacing w:val="-2"/>
          <w:sz w:val="22"/>
          <w:szCs w:val="22"/>
        </w:rPr>
        <w:t>ISO</w:t>
      </w:r>
      <w:r w:rsidRPr="00E761AB">
        <w:rPr>
          <w:color w:val="333333"/>
          <w:spacing w:val="-2"/>
          <w:sz w:val="22"/>
          <w:szCs w:val="22"/>
          <w:lang w:val="ru-RU"/>
        </w:rPr>
        <w:t xml:space="preserve"> 15156</w:t>
      </w:r>
      <w:r w:rsidRPr="00E761AB">
        <w:rPr>
          <w:color w:val="333333"/>
          <w:spacing w:val="-2"/>
          <w:sz w:val="22"/>
          <w:szCs w:val="22"/>
          <w:lang w:val="ru-RU"/>
        </w:rPr>
        <w:tab/>
      </w:r>
      <w:r w:rsidR="00CC405C" w:rsidRPr="00E761AB">
        <w:rPr>
          <w:color w:val="333333"/>
          <w:spacing w:val="-2"/>
          <w:sz w:val="22"/>
          <w:szCs w:val="22"/>
          <w:lang w:val="ru-RU"/>
        </w:rPr>
        <w:t xml:space="preserve">Нефтяная и газовая промышленность - материалы для использования в </w:t>
      </w:r>
      <w:r w:rsidR="00CC405C" w:rsidRPr="00E761AB">
        <w:rPr>
          <w:color w:val="333333"/>
          <w:spacing w:val="-2"/>
          <w:sz w:val="22"/>
          <w:szCs w:val="22"/>
        </w:rPr>
        <w:t>H</w:t>
      </w:r>
      <w:r w:rsidR="00CC405C" w:rsidRPr="00E761AB">
        <w:rPr>
          <w:color w:val="333333"/>
          <w:spacing w:val="-2"/>
          <w:sz w:val="22"/>
          <w:szCs w:val="22"/>
          <w:lang w:val="ru-RU"/>
        </w:rPr>
        <w:t>2</w:t>
      </w:r>
      <w:r w:rsidR="00CC405C" w:rsidRPr="00E761AB">
        <w:rPr>
          <w:color w:val="333333"/>
          <w:spacing w:val="-2"/>
          <w:sz w:val="22"/>
          <w:szCs w:val="22"/>
        </w:rPr>
        <w:t>S</w:t>
      </w:r>
      <w:r w:rsidR="00CC405C" w:rsidRPr="00E761AB">
        <w:rPr>
          <w:color w:val="333333"/>
          <w:spacing w:val="-2"/>
          <w:sz w:val="22"/>
          <w:szCs w:val="22"/>
          <w:lang w:val="ru-RU"/>
        </w:rPr>
        <w:t xml:space="preserve">-содержащих </w:t>
      </w:r>
      <w:r w:rsidR="006E4228" w:rsidRPr="00E761AB">
        <w:rPr>
          <w:color w:val="333333"/>
          <w:spacing w:val="-2"/>
          <w:sz w:val="22"/>
          <w:szCs w:val="22"/>
          <w:lang w:val="ru-RU"/>
        </w:rPr>
        <w:t xml:space="preserve">  </w:t>
      </w:r>
      <w:r w:rsidR="00CC405C" w:rsidRPr="00E761AB">
        <w:rPr>
          <w:color w:val="333333"/>
          <w:spacing w:val="-2"/>
          <w:sz w:val="22"/>
          <w:szCs w:val="22"/>
          <w:lang w:val="ru-RU"/>
        </w:rPr>
        <w:t>средах при добыче нефти и газа.</w:t>
      </w:r>
    </w:p>
    <w:p w14:paraId="0F004A1F" w14:textId="2F2D64B2" w:rsidR="00EC7A40" w:rsidRPr="00E761AB" w:rsidRDefault="00EC7A40" w:rsidP="00C97AD2">
      <w:pPr>
        <w:pStyle w:val="BodyText"/>
        <w:tabs>
          <w:tab w:val="left" w:pos="3600"/>
        </w:tabs>
        <w:spacing w:before="120" w:after="120"/>
        <w:ind w:left="3600" w:hanging="2891"/>
        <w:rPr>
          <w:color w:val="333333"/>
          <w:spacing w:val="-2"/>
          <w:sz w:val="22"/>
          <w:szCs w:val="22"/>
          <w:lang w:val="ru-RU"/>
        </w:rPr>
      </w:pPr>
      <w:r w:rsidRPr="00E761AB">
        <w:rPr>
          <w:color w:val="333333"/>
          <w:spacing w:val="-2"/>
          <w:sz w:val="22"/>
          <w:szCs w:val="22"/>
        </w:rPr>
        <w:t>NACE</w:t>
      </w:r>
      <w:r w:rsidRPr="00E761AB">
        <w:rPr>
          <w:color w:val="333333"/>
          <w:spacing w:val="-2"/>
          <w:sz w:val="22"/>
          <w:szCs w:val="22"/>
          <w:lang w:val="ru-RU"/>
        </w:rPr>
        <w:t xml:space="preserve"> </w:t>
      </w:r>
      <w:r w:rsidRPr="00E761AB">
        <w:rPr>
          <w:color w:val="333333"/>
          <w:spacing w:val="-2"/>
          <w:sz w:val="22"/>
          <w:szCs w:val="22"/>
        </w:rPr>
        <w:t>SP</w:t>
      </w:r>
      <w:r w:rsidRPr="00E761AB">
        <w:rPr>
          <w:color w:val="333333"/>
          <w:spacing w:val="-2"/>
          <w:sz w:val="22"/>
          <w:szCs w:val="22"/>
          <w:lang w:val="ru-RU"/>
        </w:rPr>
        <w:t>0472</w:t>
      </w:r>
      <w:r w:rsidRPr="00E761AB">
        <w:rPr>
          <w:color w:val="333333"/>
          <w:spacing w:val="-2"/>
          <w:sz w:val="22"/>
          <w:szCs w:val="22"/>
          <w:lang w:val="ru-RU"/>
        </w:rPr>
        <w:tab/>
      </w:r>
      <w:r w:rsidR="002C1D58" w:rsidRPr="00E761AB">
        <w:rPr>
          <w:color w:val="333333"/>
          <w:spacing w:val="-2"/>
          <w:sz w:val="22"/>
          <w:szCs w:val="22"/>
          <w:lang w:val="ru-RU"/>
        </w:rPr>
        <w:t>Методы и меры предотвращения растрескивания сварных изделий из углеродистой стали в условиях эксплуатации в агрессивных средах нефтепереработки</w:t>
      </w:r>
    </w:p>
    <w:p w14:paraId="54B4AD50" w14:textId="361F99B1" w:rsidR="00FD4134" w:rsidRPr="00E761AB" w:rsidRDefault="00FD4134" w:rsidP="00161C2C">
      <w:pPr>
        <w:pStyle w:val="BodyText"/>
        <w:tabs>
          <w:tab w:val="left" w:pos="3600"/>
        </w:tabs>
        <w:spacing w:before="120" w:after="120"/>
        <w:ind w:left="3600" w:hanging="2891"/>
        <w:rPr>
          <w:color w:val="333333"/>
          <w:spacing w:val="-2"/>
          <w:sz w:val="22"/>
          <w:szCs w:val="22"/>
          <w:lang w:val="ru-RU"/>
        </w:rPr>
      </w:pPr>
      <w:r w:rsidRPr="00E761AB">
        <w:rPr>
          <w:color w:val="333333"/>
          <w:spacing w:val="-2"/>
          <w:sz w:val="22"/>
          <w:szCs w:val="22"/>
        </w:rPr>
        <w:t>ISO</w:t>
      </w:r>
      <w:r w:rsidRPr="00E761AB">
        <w:rPr>
          <w:color w:val="333333"/>
          <w:spacing w:val="-2"/>
          <w:sz w:val="22"/>
          <w:szCs w:val="22"/>
          <w:lang w:val="ru-RU"/>
        </w:rPr>
        <w:t xml:space="preserve"> 9712                                      </w:t>
      </w:r>
      <w:r w:rsidR="00E761AB">
        <w:rPr>
          <w:color w:val="333333"/>
          <w:spacing w:val="-2"/>
          <w:sz w:val="22"/>
          <w:szCs w:val="22"/>
          <w:lang w:val="ru-RU"/>
        </w:rPr>
        <w:t xml:space="preserve"> </w:t>
      </w:r>
      <w:r w:rsidR="00654C20" w:rsidRPr="00E761AB">
        <w:rPr>
          <w:color w:val="333333"/>
          <w:spacing w:val="-2"/>
          <w:sz w:val="22"/>
          <w:szCs w:val="22"/>
          <w:lang w:val="ru-RU"/>
        </w:rPr>
        <w:t>Неразрушающий контроль</w:t>
      </w:r>
      <w:r w:rsidR="006F3E93" w:rsidRPr="00E761AB">
        <w:rPr>
          <w:color w:val="333333"/>
          <w:spacing w:val="-2"/>
          <w:sz w:val="22"/>
          <w:szCs w:val="22"/>
          <w:lang w:val="ru-RU"/>
        </w:rPr>
        <w:t xml:space="preserve"> - </w:t>
      </w:r>
      <w:r w:rsidR="00654C20" w:rsidRPr="00E761AB">
        <w:rPr>
          <w:color w:val="333333"/>
          <w:spacing w:val="-2"/>
          <w:sz w:val="22"/>
          <w:szCs w:val="22"/>
          <w:lang w:val="ru-RU"/>
        </w:rPr>
        <w:t>Квалификация и сертификация персонала неразрушающего контроля</w:t>
      </w:r>
    </w:p>
    <w:p w14:paraId="19284FA5" w14:textId="68792504" w:rsidR="00EC7A40" w:rsidRPr="00C97AD2" w:rsidRDefault="00077075" w:rsidP="00C97AD2">
      <w:pPr>
        <w:pStyle w:val="BodyText"/>
        <w:tabs>
          <w:tab w:val="left" w:pos="2880"/>
        </w:tabs>
        <w:spacing w:before="240" w:after="240"/>
        <w:ind w:left="709"/>
        <w:rPr>
          <w:b/>
          <w:color w:val="333333"/>
          <w:spacing w:val="-2"/>
          <w:sz w:val="22"/>
          <w:szCs w:val="22"/>
          <w:lang w:val="ru-RU"/>
        </w:rPr>
      </w:pPr>
      <w:r w:rsidRPr="00C97AD2">
        <w:rPr>
          <w:b/>
          <w:color w:val="333333"/>
          <w:spacing w:val="-2"/>
          <w:sz w:val="22"/>
          <w:szCs w:val="22"/>
          <w:lang w:val="ru-RU"/>
        </w:rPr>
        <w:t>Институт изготовления труб</w:t>
      </w:r>
      <w:r w:rsidR="00EC7A40" w:rsidRPr="00C97AD2">
        <w:rPr>
          <w:b/>
          <w:color w:val="333333"/>
          <w:spacing w:val="-2"/>
          <w:sz w:val="22"/>
          <w:szCs w:val="22"/>
          <w:lang w:val="ru-RU"/>
        </w:rPr>
        <w:t xml:space="preserve"> (</w:t>
      </w:r>
      <w:r w:rsidR="00EC7A40" w:rsidRPr="00C97AD2">
        <w:rPr>
          <w:b/>
          <w:color w:val="333333"/>
          <w:spacing w:val="-2"/>
          <w:sz w:val="22"/>
          <w:szCs w:val="22"/>
        </w:rPr>
        <w:t>PFI</w:t>
      </w:r>
      <w:r w:rsidR="00EC7A40" w:rsidRPr="00C97AD2">
        <w:rPr>
          <w:b/>
          <w:color w:val="333333"/>
          <w:spacing w:val="-2"/>
          <w:sz w:val="22"/>
          <w:szCs w:val="22"/>
          <w:lang w:val="ru-RU"/>
        </w:rPr>
        <w:t>)</w:t>
      </w:r>
    </w:p>
    <w:p w14:paraId="3A843240" w14:textId="69DF31D5" w:rsidR="00EC7A40" w:rsidRPr="00E761AB" w:rsidRDefault="00EC7A40" w:rsidP="00C97AD2">
      <w:pPr>
        <w:pStyle w:val="BodyText"/>
        <w:tabs>
          <w:tab w:val="left" w:pos="3600"/>
        </w:tabs>
        <w:spacing w:before="120" w:after="120"/>
        <w:ind w:left="709"/>
        <w:rPr>
          <w:color w:val="333333"/>
          <w:spacing w:val="-2"/>
          <w:sz w:val="22"/>
          <w:szCs w:val="22"/>
          <w:lang w:val="ru-RU"/>
        </w:rPr>
      </w:pPr>
      <w:r w:rsidRPr="00E761AB">
        <w:rPr>
          <w:color w:val="333333"/>
          <w:spacing w:val="-2"/>
          <w:sz w:val="22"/>
          <w:szCs w:val="22"/>
        </w:rPr>
        <w:t>PFI</w:t>
      </w:r>
      <w:r w:rsidRPr="00E761AB">
        <w:rPr>
          <w:color w:val="333333"/>
          <w:spacing w:val="-2"/>
          <w:sz w:val="22"/>
          <w:szCs w:val="22"/>
          <w:lang w:val="ru-RU"/>
        </w:rPr>
        <w:t xml:space="preserve"> </w:t>
      </w:r>
      <w:r w:rsidRPr="00E761AB">
        <w:rPr>
          <w:color w:val="333333"/>
          <w:spacing w:val="-2"/>
          <w:sz w:val="22"/>
          <w:szCs w:val="22"/>
        </w:rPr>
        <w:t>ES</w:t>
      </w:r>
      <w:r w:rsidRPr="00E761AB">
        <w:rPr>
          <w:color w:val="333333"/>
          <w:spacing w:val="-2"/>
          <w:sz w:val="22"/>
          <w:szCs w:val="22"/>
          <w:lang w:val="ru-RU"/>
        </w:rPr>
        <w:t>-3</w:t>
      </w:r>
      <w:r w:rsidRPr="00E761AB">
        <w:rPr>
          <w:color w:val="333333"/>
          <w:spacing w:val="-2"/>
          <w:sz w:val="22"/>
          <w:szCs w:val="22"/>
          <w:lang w:val="ru-RU"/>
        </w:rPr>
        <w:tab/>
      </w:r>
      <w:r w:rsidR="00BF5D04" w:rsidRPr="00E761AB">
        <w:rPr>
          <w:color w:val="333333"/>
          <w:spacing w:val="-2"/>
          <w:sz w:val="22"/>
          <w:szCs w:val="22"/>
          <w:lang w:val="ru-RU"/>
        </w:rPr>
        <w:t>Допуски изготовления</w:t>
      </w:r>
    </w:p>
    <w:p w14:paraId="7C889BC3" w14:textId="357DFE9A" w:rsidR="00EC7A40" w:rsidRPr="00E761AB" w:rsidRDefault="00EC7A40" w:rsidP="00C97AD2">
      <w:pPr>
        <w:pStyle w:val="BodyText"/>
        <w:tabs>
          <w:tab w:val="left" w:pos="3600"/>
        </w:tabs>
        <w:spacing w:before="120" w:after="120"/>
        <w:ind w:left="709"/>
        <w:rPr>
          <w:color w:val="333333"/>
          <w:spacing w:val="-2"/>
          <w:sz w:val="22"/>
          <w:szCs w:val="22"/>
          <w:lang w:val="ru-RU"/>
        </w:rPr>
      </w:pPr>
      <w:r w:rsidRPr="00E761AB">
        <w:rPr>
          <w:color w:val="333333"/>
          <w:spacing w:val="-2"/>
          <w:sz w:val="22"/>
          <w:szCs w:val="22"/>
        </w:rPr>
        <w:lastRenderedPageBreak/>
        <w:t>PFI</w:t>
      </w:r>
      <w:r w:rsidRPr="00E761AB">
        <w:rPr>
          <w:color w:val="333333"/>
          <w:spacing w:val="-2"/>
          <w:sz w:val="22"/>
          <w:szCs w:val="22"/>
          <w:lang w:val="ru-RU"/>
        </w:rPr>
        <w:t xml:space="preserve"> </w:t>
      </w:r>
      <w:r w:rsidRPr="00E761AB">
        <w:rPr>
          <w:color w:val="333333"/>
          <w:spacing w:val="-2"/>
          <w:sz w:val="22"/>
          <w:szCs w:val="22"/>
        </w:rPr>
        <w:t>ES</w:t>
      </w:r>
      <w:r w:rsidRPr="00E761AB">
        <w:rPr>
          <w:color w:val="333333"/>
          <w:spacing w:val="-2"/>
          <w:sz w:val="22"/>
          <w:szCs w:val="22"/>
          <w:lang w:val="ru-RU"/>
        </w:rPr>
        <w:t>-5</w:t>
      </w:r>
      <w:r w:rsidRPr="00E761AB">
        <w:rPr>
          <w:color w:val="333333"/>
          <w:spacing w:val="-2"/>
          <w:sz w:val="22"/>
          <w:szCs w:val="22"/>
          <w:lang w:val="ru-RU"/>
        </w:rPr>
        <w:tab/>
      </w:r>
      <w:r w:rsidR="00E50CD3" w:rsidRPr="00E761AB">
        <w:rPr>
          <w:color w:val="333333"/>
          <w:spacing w:val="-2"/>
          <w:sz w:val="22"/>
          <w:szCs w:val="22"/>
          <w:lang w:val="ru-RU"/>
        </w:rPr>
        <w:t>Очистка изготовленных трубопроводов</w:t>
      </w:r>
    </w:p>
    <w:p w14:paraId="0723624A" w14:textId="77777777" w:rsidR="00E761AB" w:rsidRDefault="00EC7A40" w:rsidP="00C97AD2">
      <w:pPr>
        <w:pStyle w:val="BodyText"/>
        <w:tabs>
          <w:tab w:val="left" w:pos="3600"/>
        </w:tabs>
        <w:spacing w:before="120" w:after="120"/>
        <w:ind w:left="709"/>
        <w:rPr>
          <w:color w:val="333333"/>
          <w:spacing w:val="-2"/>
          <w:sz w:val="22"/>
          <w:szCs w:val="22"/>
          <w:lang w:val="ru-RU"/>
        </w:rPr>
      </w:pPr>
      <w:r w:rsidRPr="00E761AB">
        <w:rPr>
          <w:color w:val="333333"/>
          <w:spacing w:val="-2"/>
          <w:sz w:val="22"/>
          <w:szCs w:val="22"/>
        </w:rPr>
        <w:t>PFI</w:t>
      </w:r>
      <w:r w:rsidRPr="00E761AB">
        <w:rPr>
          <w:color w:val="333333"/>
          <w:spacing w:val="-2"/>
          <w:sz w:val="22"/>
          <w:szCs w:val="22"/>
          <w:lang w:val="ru-RU"/>
        </w:rPr>
        <w:t xml:space="preserve"> </w:t>
      </w:r>
      <w:r w:rsidRPr="00E761AB">
        <w:rPr>
          <w:color w:val="333333"/>
          <w:spacing w:val="-2"/>
          <w:sz w:val="22"/>
          <w:szCs w:val="22"/>
        </w:rPr>
        <w:t>ES</w:t>
      </w:r>
      <w:r w:rsidRPr="00E761AB">
        <w:rPr>
          <w:color w:val="333333"/>
          <w:spacing w:val="-2"/>
          <w:sz w:val="22"/>
          <w:szCs w:val="22"/>
          <w:lang w:val="ru-RU"/>
        </w:rPr>
        <w:t>-49</w:t>
      </w:r>
      <w:r w:rsidRPr="00E761AB">
        <w:rPr>
          <w:color w:val="333333"/>
          <w:spacing w:val="-2"/>
          <w:sz w:val="22"/>
          <w:szCs w:val="22"/>
          <w:lang w:val="ru-RU"/>
        </w:rPr>
        <w:tab/>
      </w:r>
      <w:r w:rsidR="00452DB1" w:rsidRPr="00E761AB">
        <w:rPr>
          <w:color w:val="333333"/>
          <w:spacing w:val="-2"/>
          <w:sz w:val="22"/>
          <w:szCs w:val="22"/>
          <w:lang w:val="ru-RU"/>
        </w:rPr>
        <w:t xml:space="preserve">Рекомендации по установке </w:t>
      </w:r>
      <w:r w:rsidR="00F139A4" w:rsidRPr="00E761AB">
        <w:rPr>
          <w:color w:val="333333"/>
          <w:spacing w:val="-2"/>
          <w:sz w:val="22"/>
          <w:szCs w:val="22"/>
          <w:lang w:val="ru-RU"/>
        </w:rPr>
        <w:t>усиленных</w:t>
      </w:r>
      <w:r w:rsidR="00452DB1" w:rsidRPr="00E761AB">
        <w:rPr>
          <w:color w:val="333333"/>
          <w:spacing w:val="-2"/>
          <w:sz w:val="22"/>
          <w:szCs w:val="22"/>
          <w:lang w:val="ru-RU"/>
        </w:rPr>
        <w:t xml:space="preserve"> соединительных фитингов для </w:t>
      </w:r>
    </w:p>
    <w:p w14:paraId="1FCC71DE" w14:textId="07CB4E90" w:rsidR="00EC7A40" w:rsidRPr="00E761AB" w:rsidRDefault="00E761AB" w:rsidP="00C97AD2">
      <w:pPr>
        <w:pStyle w:val="BodyText"/>
        <w:tabs>
          <w:tab w:val="left" w:pos="3600"/>
        </w:tabs>
        <w:spacing w:before="120" w:after="120"/>
        <w:ind w:left="709"/>
        <w:rPr>
          <w:color w:val="333333"/>
          <w:spacing w:val="-2"/>
          <w:sz w:val="22"/>
          <w:szCs w:val="22"/>
          <w:lang w:val="ru-RU"/>
        </w:rPr>
      </w:pPr>
      <w:r>
        <w:rPr>
          <w:color w:val="333333"/>
          <w:spacing w:val="-2"/>
          <w:sz w:val="22"/>
          <w:szCs w:val="22"/>
          <w:lang w:val="ru-RU"/>
        </w:rPr>
        <w:t xml:space="preserve">                                                      </w:t>
      </w:r>
      <w:r w:rsidR="00452DB1" w:rsidRPr="00E761AB">
        <w:rPr>
          <w:color w:val="333333"/>
          <w:spacing w:val="-2"/>
          <w:sz w:val="22"/>
          <w:szCs w:val="22"/>
          <w:lang w:val="ru-RU"/>
        </w:rPr>
        <w:t>ответвлений</w:t>
      </w:r>
    </w:p>
    <w:p w14:paraId="32D36AAD" w14:textId="7EC50737" w:rsidR="007D5817" w:rsidRPr="00C97AD2" w:rsidRDefault="007F2AE4" w:rsidP="00C97AD2">
      <w:pPr>
        <w:pStyle w:val="BodyText"/>
        <w:tabs>
          <w:tab w:val="left" w:pos="2880"/>
        </w:tabs>
        <w:spacing w:before="240" w:after="240"/>
        <w:ind w:left="709"/>
        <w:rPr>
          <w:b/>
          <w:color w:val="333333"/>
          <w:spacing w:val="-2"/>
          <w:sz w:val="22"/>
          <w:szCs w:val="22"/>
          <w:lang w:val="ru-RU"/>
        </w:rPr>
      </w:pPr>
      <w:r w:rsidRPr="00C97AD2">
        <w:rPr>
          <w:b/>
          <w:color w:val="333333"/>
          <w:spacing w:val="-2"/>
          <w:sz w:val="22"/>
          <w:szCs w:val="22"/>
          <w:lang w:val="ru-RU"/>
        </w:rPr>
        <w:t>Стандарты Республи</w:t>
      </w:r>
      <w:r w:rsidR="005F168D" w:rsidRPr="00C97AD2">
        <w:rPr>
          <w:b/>
          <w:color w:val="333333"/>
          <w:spacing w:val="-2"/>
          <w:sz w:val="22"/>
          <w:szCs w:val="22"/>
          <w:lang w:val="ru-RU"/>
        </w:rPr>
        <w:t>ки</w:t>
      </w:r>
      <w:r w:rsidRPr="00C97AD2">
        <w:rPr>
          <w:b/>
          <w:color w:val="333333"/>
          <w:spacing w:val="-2"/>
          <w:sz w:val="22"/>
          <w:szCs w:val="22"/>
          <w:lang w:val="ru-RU"/>
        </w:rPr>
        <w:t xml:space="preserve"> Казахстан</w:t>
      </w:r>
    </w:p>
    <w:p w14:paraId="73B042FD" w14:textId="44C55FFF" w:rsidR="007D5817" w:rsidRPr="00E761AB" w:rsidRDefault="007D5817" w:rsidP="00C97AD2">
      <w:pPr>
        <w:pStyle w:val="BodyText"/>
        <w:tabs>
          <w:tab w:val="left" w:pos="3600"/>
        </w:tabs>
        <w:spacing w:before="120" w:after="120"/>
        <w:ind w:left="3686" w:hanging="2977"/>
        <w:rPr>
          <w:color w:val="333333"/>
          <w:spacing w:val="-2"/>
          <w:sz w:val="22"/>
          <w:szCs w:val="22"/>
          <w:lang w:val="ru-RU"/>
        </w:rPr>
      </w:pPr>
      <w:r w:rsidRPr="00E761AB">
        <w:rPr>
          <w:color w:val="333333"/>
          <w:spacing w:val="-2"/>
          <w:sz w:val="22"/>
          <w:szCs w:val="22"/>
        </w:rPr>
        <w:t>SP</w:t>
      </w:r>
      <w:r w:rsidRPr="00E761AB">
        <w:rPr>
          <w:color w:val="333333"/>
          <w:spacing w:val="-2"/>
          <w:sz w:val="22"/>
          <w:szCs w:val="22"/>
          <w:lang w:val="ru-RU"/>
        </w:rPr>
        <w:t xml:space="preserve"> </w:t>
      </w:r>
      <w:r w:rsidRPr="00E761AB">
        <w:rPr>
          <w:color w:val="333333"/>
          <w:spacing w:val="-2"/>
          <w:sz w:val="22"/>
          <w:szCs w:val="22"/>
        </w:rPr>
        <w:t>RK</w:t>
      </w:r>
      <w:r w:rsidRPr="00E761AB">
        <w:rPr>
          <w:color w:val="333333"/>
          <w:spacing w:val="-2"/>
          <w:sz w:val="22"/>
          <w:szCs w:val="22"/>
          <w:lang w:val="ru-RU"/>
        </w:rPr>
        <w:t xml:space="preserve"> 3.05-103-2014</w:t>
      </w:r>
      <w:r w:rsidRPr="00E761AB">
        <w:rPr>
          <w:sz w:val="22"/>
          <w:szCs w:val="22"/>
          <w:lang w:val="ru-RU"/>
        </w:rPr>
        <w:t xml:space="preserve">                   </w:t>
      </w:r>
      <w:r w:rsidR="00E761AB">
        <w:rPr>
          <w:sz w:val="22"/>
          <w:szCs w:val="22"/>
          <w:lang w:val="ru-RU"/>
        </w:rPr>
        <w:t xml:space="preserve">        </w:t>
      </w:r>
      <w:r w:rsidR="00C513DE" w:rsidRPr="00E761AB">
        <w:rPr>
          <w:color w:val="333333"/>
          <w:spacing w:val="-2"/>
          <w:sz w:val="22"/>
          <w:szCs w:val="22"/>
          <w:lang w:val="ru-RU"/>
        </w:rPr>
        <w:t>Технологическое оборудование и технологические трубопроводы</w:t>
      </w:r>
    </w:p>
    <w:p w14:paraId="4C06E370" w14:textId="37CECA45" w:rsidR="007D5817" w:rsidRPr="00E761AB" w:rsidRDefault="007D5817" w:rsidP="00C97AD2">
      <w:pPr>
        <w:pStyle w:val="BodyText"/>
        <w:tabs>
          <w:tab w:val="left" w:pos="3600"/>
        </w:tabs>
        <w:spacing w:before="120" w:after="120"/>
        <w:ind w:left="3686" w:hanging="2977"/>
        <w:rPr>
          <w:color w:val="333333"/>
          <w:spacing w:val="-2"/>
          <w:sz w:val="22"/>
          <w:szCs w:val="22"/>
          <w:lang w:val="ru-RU"/>
        </w:rPr>
      </w:pPr>
      <w:r w:rsidRPr="00E761AB">
        <w:rPr>
          <w:color w:val="333333"/>
          <w:spacing w:val="-2"/>
          <w:sz w:val="22"/>
          <w:szCs w:val="22"/>
        </w:rPr>
        <w:t>The</w:t>
      </w:r>
      <w:r w:rsidRPr="00E761AB">
        <w:rPr>
          <w:color w:val="333333"/>
          <w:spacing w:val="-2"/>
          <w:sz w:val="22"/>
          <w:szCs w:val="22"/>
          <w:lang w:val="ru-RU"/>
        </w:rPr>
        <w:t xml:space="preserve"> </w:t>
      </w:r>
      <w:r w:rsidRPr="00E761AB">
        <w:rPr>
          <w:color w:val="333333"/>
          <w:spacing w:val="-2"/>
          <w:sz w:val="22"/>
          <w:szCs w:val="22"/>
        </w:rPr>
        <w:t>Order</w:t>
      </w:r>
      <w:r w:rsidRPr="00E761AB">
        <w:rPr>
          <w:color w:val="333333"/>
          <w:spacing w:val="-2"/>
          <w:sz w:val="22"/>
          <w:szCs w:val="22"/>
          <w:lang w:val="ru-RU"/>
        </w:rPr>
        <w:t xml:space="preserve"> № 468 </w:t>
      </w:r>
      <w:r w:rsidRPr="00E761AB">
        <w:rPr>
          <w:color w:val="333333"/>
          <w:spacing w:val="-2"/>
          <w:sz w:val="22"/>
          <w:szCs w:val="22"/>
        </w:rPr>
        <w:t>of</w:t>
      </w:r>
      <w:r w:rsidRPr="00E761AB">
        <w:rPr>
          <w:color w:val="333333"/>
          <w:spacing w:val="-2"/>
          <w:sz w:val="22"/>
          <w:szCs w:val="22"/>
          <w:lang w:val="ru-RU"/>
        </w:rPr>
        <w:t xml:space="preserve"> </w:t>
      </w:r>
      <w:r w:rsidRPr="00E761AB">
        <w:rPr>
          <w:color w:val="333333"/>
          <w:spacing w:val="-2"/>
          <w:sz w:val="22"/>
          <w:szCs w:val="22"/>
        </w:rPr>
        <w:t>RoK</w:t>
      </w:r>
      <w:r w:rsidRPr="00E761AB">
        <w:rPr>
          <w:color w:val="333333"/>
          <w:spacing w:val="-2"/>
          <w:sz w:val="22"/>
          <w:szCs w:val="22"/>
          <w:lang w:val="ru-RU"/>
        </w:rPr>
        <w:t xml:space="preserve">               </w:t>
      </w:r>
      <w:r w:rsidR="00E761AB">
        <w:rPr>
          <w:color w:val="333333"/>
          <w:spacing w:val="-2"/>
          <w:sz w:val="22"/>
          <w:szCs w:val="22"/>
          <w:lang w:val="ru-RU"/>
        </w:rPr>
        <w:t xml:space="preserve">       </w:t>
      </w:r>
      <w:r w:rsidR="00D84122" w:rsidRPr="00E761AB">
        <w:rPr>
          <w:color w:val="333333"/>
          <w:spacing w:val="-2"/>
          <w:sz w:val="22"/>
          <w:szCs w:val="22"/>
          <w:lang w:val="ru-RU"/>
        </w:rPr>
        <w:t>Аттестация сварщиков и специалистов сварочного производства</w:t>
      </w:r>
    </w:p>
    <w:p w14:paraId="2B929E22" w14:textId="77777777" w:rsidR="00E761AB" w:rsidRDefault="007D5817" w:rsidP="00C97AD2">
      <w:pPr>
        <w:pStyle w:val="BodyText"/>
        <w:tabs>
          <w:tab w:val="left" w:pos="3600"/>
        </w:tabs>
        <w:spacing w:before="120" w:after="120"/>
        <w:ind w:left="3686" w:hanging="2977"/>
        <w:rPr>
          <w:color w:val="333333"/>
          <w:spacing w:val="-2"/>
          <w:sz w:val="22"/>
          <w:szCs w:val="22"/>
          <w:lang w:val="ru-RU"/>
        </w:rPr>
      </w:pPr>
      <w:r w:rsidRPr="00E761AB">
        <w:rPr>
          <w:color w:val="333333"/>
          <w:spacing w:val="-2"/>
          <w:sz w:val="22"/>
          <w:szCs w:val="22"/>
        </w:rPr>
        <w:t>ST</w:t>
      </w:r>
      <w:r w:rsidRPr="00E761AB">
        <w:rPr>
          <w:color w:val="333333"/>
          <w:spacing w:val="-2"/>
          <w:sz w:val="22"/>
          <w:szCs w:val="22"/>
          <w:lang w:val="ru-RU"/>
        </w:rPr>
        <w:t xml:space="preserve"> </w:t>
      </w:r>
      <w:r w:rsidRPr="00E761AB">
        <w:rPr>
          <w:color w:val="333333"/>
          <w:spacing w:val="-2"/>
          <w:sz w:val="22"/>
          <w:szCs w:val="22"/>
        </w:rPr>
        <w:t>RK</w:t>
      </w:r>
      <w:r w:rsidRPr="00E761AB">
        <w:rPr>
          <w:color w:val="333333"/>
          <w:spacing w:val="-2"/>
          <w:sz w:val="22"/>
          <w:szCs w:val="22"/>
          <w:lang w:val="ru-RU"/>
        </w:rPr>
        <w:t xml:space="preserve"> </w:t>
      </w:r>
      <w:r w:rsidRPr="00E761AB">
        <w:rPr>
          <w:color w:val="333333"/>
          <w:spacing w:val="-2"/>
          <w:sz w:val="22"/>
          <w:szCs w:val="22"/>
        </w:rPr>
        <w:t>ASTM</w:t>
      </w:r>
      <w:r w:rsidRPr="00E761AB">
        <w:rPr>
          <w:color w:val="333333"/>
          <w:spacing w:val="-2"/>
          <w:sz w:val="22"/>
          <w:szCs w:val="22"/>
          <w:lang w:val="ru-RU"/>
        </w:rPr>
        <w:t xml:space="preserve"> </w:t>
      </w:r>
      <w:r w:rsidRPr="00E761AB">
        <w:rPr>
          <w:color w:val="333333"/>
          <w:spacing w:val="-2"/>
          <w:sz w:val="22"/>
          <w:szCs w:val="22"/>
        </w:rPr>
        <w:t>A</w:t>
      </w:r>
      <w:r w:rsidRPr="00E761AB">
        <w:rPr>
          <w:color w:val="333333"/>
          <w:spacing w:val="-2"/>
          <w:sz w:val="22"/>
          <w:szCs w:val="22"/>
          <w:lang w:val="ru-RU"/>
        </w:rPr>
        <w:t xml:space="preserve"> 370-2011           </w:t>
      </w:r>
      <w:r w:rsidR="00E761AB">
        <w:rPr>
          <w:color w:val="333333"/>
          <w:spacing w:val="-2"/>
          <w:sz w:val="22"/>
          <w:szCs w:val="22"/>
          <w:lang w:val="ru-RU"/>
        </w:rPr>
        <w:t xml:space="preserve">        </w:t>
      </w:r>
      <w:r w:rsidRPr="00E761AB">
        <w:rPr>
          <w:color w:val="333333"/>
          <w:spacing w:val="-2"/>
          <w:sz w:val="22"/>
          <w:szCs w:val="22"/>
          <w:lang w:val="ru-RU"/>
        </w:rPr>
        <w:t xml:space="preserve"> </w:t>
      </w:r>
      <w:r w:rsidR="00627B15" w:rsidRPr="00E761AB">
        <w:rPr>
          <w:color w:val="333333"/>
          <w:spacing w:val="-2"/>
          <w:sz w:val="22"/>
          <w:szCs w:val="22"/>
          <w:lang w:val="ru-RU"/>
        </w:rPr>
        <w:t xml:space="preserve">Техническое испытание стальных изделий. Стандартный метод и </w:t>
      </w:r>
    </w:p>
    <w:p w14:paraId="383D0E92" w14:textId="2E0C8107" w:rsidR="007D5817" w:rsidRPr="00E761AB" w:rsidRDefault="00E761AB" w:rsidP="00C97AD2">
      <w:pPr>
        <w:pStyle w:val="BodyText"/>
        <w:tabs>
          <w:tab w:val="left" w:pos="3600"/>
        </w:tabs>
        <w:spacing w:before="120" w:after="120"/>
        <w:ind w:left="3686" w:hanging="2977"/>
        <w:rPr>
          <w:color w:val="333333"/>
          <w:spacing w:val="-2"/>
          <w:sz w:val="22"/>
          <w:szCs w:val="22"/>
          <w:lang w:val="ru-RU"/>
        </w:rPr>
      </w:pPr>
      <w:r>
        <w:rPr>
          <w:color w:val="333333"/>
          <w:spacing w:val="-2"/>
          <w:sz w:val="22"/>
          <w:szCs w:val="22"/>
          <w:lang w:val="ru-RU"/>
        </w:rPr>
        <w:t xml:space="preserve">                                                                 </w:t>
      </w:r>
      <w:r w:rsidR="00627B15" w:rsidRPr="00E761AB">
        <w:rPr>
          <w:color w:val="333333"/>
          <w:spacing w:val="-2"/>
          <w:sz w:val="22"/>
          <w:szCs w:val="22"/>
          <w:lang w:val="ru-RU"/>
        </w:rPr>
        <w:t>определения</w:t>
      </w:r>
    </w:p>
    <w:p w14:paraId="01390607" w14:textId="3181773A" w:rsidR="00EC7A40" w:rsidRPr="00E45056" w:rsidRDefault="00F70478" w:rsidP="008C4D3E">
      <w:pPr>
        <w:pStyle w:val="Heading1"/>
        <w:numPr>
          <w:ilvl w:val="0"/>
          <w:numId w:val="35"/>
        </w:numPr>
        <w:spacing w:before="240" w:after="240"/>
        <w:ind w:left="709" w:hanging="709"/>
      </w:pPr>
      <w:bookmarkStart w:id="805" w:name="_Toc205628115"/>
      <w:r>
        <w:rPr>
          <w:lang w:val="ru-RU"/>
        </w:rPr>
        <w:t>Терминология</w:t>
      </w:r>
      <w:bookmarkEnd w:id="805"/>
    </w:p>
    <w:p w14:paraId="456BF6A7" w14:textId="54C62806" w:rsidR="00E45056" w:rsidRPr="00D977C4" w:rsidRDefault="007A6EE1" w:rsidP="00C97AD2">
      <w:pPr>
        <w:pStyle w:val="Heading2"/>
        <w:numPr>
          <w:ilvl w:val="1"/>
          <w:numId w:val="68"/>
        </w:numPr>
        <w:spacing w:before="240" w:after="240"/>
        <w:ind w:left="851" w:hanging="709"/>
        <w:rPr>
          <w:sz w:val="22"/>
          <w:szCs w:val="22"/>
        </w:rPr>
      </w:pPr>
      <w:bookmarkStart w:id="806" w:name="_Hlk175539547"/>
      <w:r>
        <w:rPr>
          <w:spacing w:val="-2"/>
          <w:sz w:val="22"/>
          <w:szCs w:val="22"/>
        </w:rPr>
        <w:t xml:space="preserve">  </w:t>
      </w:r>
      <w:bookmarkStart w:id="807" w:name="_Toc205628116"/>
      <w:r w:rsidR="00190701" w:rsidRPr="00D977C4">
        <w:rPr>
          <w:spacing w:val="-2"/>
          <w:sz w:val="22"/>
          <w:szCs w:val="22"/>
        </w:rPr>
        <w:t>Сокращения</w:t>
      </w:r>
      <w:bookmarkEnd w:id="807"/>
    </w:p>
    <w:p w14:paraId="03A8ECC0" w14:textId="0F2CB863" w:rsidR="00EC7A40" w:rsidRPr="00A40369" w:rsidRDefault="00EC7A40" w:rsidP="00C97AD2">
      <w:pPr>
        <w:pStyle w:val="BodyText"/>
        <w:tabs>
          <w:tab w:val="left" w:pos="3600"/>
        </w:tabs>
        <w:spacing w:before="120" w:after="120"/>
        <w:ind w:left="709"/>
        <w:rPr>
          <w:sz w:val="22"/>
          <w:szCs w:val="22"/>
          <w:lang w:val="ru-RU"/>
        </w:rPr>
      </w:pPr>
      <w:bookmarkStart w:id="808" w:name="_Hlk175539682"/>
      <w:bookmarkEnd w:id="806"/>
      <w:r w:rsidRPr="00A40369">
        <w:rPr>
          <w:spacing w:val="-4"/>
          <w:sz w:val="22"/>
          <w:szCs w:val="22"/>
        </w:rPr>
        <w:t>BEP</w:t>
      </w:r>
      <w:r w:rsidRPr="00A40369">
        <w:rPr>
          <w:sz w:val="22"/>
          <w:szCs w:val="22"/>
          <w:lang w:val="ru-RU"/>
        </w:rPr>
        <w:tab/>
      </w:r>
      <w:r w:rsidR="00F926C8" w:rsidRPr="00A40369">
        <w:rPr>
          <w:sz w:val="22"/>
          <w:szCs w:val="22"/>
          <w:lang w:val="ru-RU"/>
        </w:rPr>
        <w:t>Наружные</w:t>
      </w:r>
      <w:r w:rsidR="001F591D" w:rsidRPr="00A40369">
        <w:rPr>
          <w:sz w:val="22"/>
          <w:szCs w:val="22"/>
          <w:lang w:val="ru-RU"/>
        </w:rPr>
        <w:t xml:space="preserve"> </w:t>
      </w:r>
      <w:r w:rsidR="00F926C8" w:rsidRPr="00A40369">
        <w:rPr>
          <w:sz w:val="22"/>
          <w:szCs w:val="22"/>
          <w:lang w:val="ru-RU"/>
        </w:rPr>
        <w:t>трубопроводы котла</w:t>
      </w:r>
    </w:p>
    <w:p w14:paraId="028F29B1" w14:textId="4EE88498" w:rsidR="00EC7A40" w:rsidRPr="00A40369" w:rsidRDefault="00EC7A40" w:rsidP="00C97AD2">
      <w:pPr>
        <w:pStyle w:val="BodyText"/>
        <w:tabs>
          <w:tab w:val="left" w:pos="3600"/>
        </w:tabs>
        <w:ind w:left="709"/>
        <w:rPr>
          <w:sz w:val="22"/>
          <w:szCs w:val="22"/>
          <w:lang w:val="ru-RU"/>
        </w:rPr>
      </w:pPr>
      <w:r w:rsidRPr="00A40369">
        <w:rPr>
          <w:spacing w:val="-4"/>
          <w:sz w:val="22"/>
          <w:szCs w:val="22"/>
        </w:rPr>
        <w:t>BHN</w:t>
      </w:r>
      <w:r w:rsidRPr="00A40369">
        <w:rPr>
          <w:sz w:val="22"/>
          <w:szCs w:val="22"/>
          <w:lang w:val="ru-RU"/>
        </w:rPr>
        <w:tab/>
      </w:r>
      <w:r w:rsidR="00801197" w:rsidRPr="00A40369">
        <w:rPr>
          <w:sz w:val="22"/>
          <w:szCs w:val="22"/>
          <w:lang w:val="ru-RU"/>
        </w:rPr>
        <w:t>Твердость по Бринеллю</w:t>
      </w:r>
    </w:p>
    <w:p w14:paraId="493F2328" w14:textId="797A6786" w:rsidR="00EC7A40" w:rsidRPr="007060A8" w:rsidRDefault="00EC7A40" w:rsidP="00C97AD2">
      <w:pPr>
        <w:pStyle w:val="BodyText"/>
        <w:tabs>
          <w:tab w:val="left" w:pos="3600"/>
        </w:tabs>
        <w:spacing w:before="120" w:after="120"/>
        <w:ind w:left="709"/>
        <w:rPr>
          <w:sz w:val="22"/>
          <w:szCs w:val="22"/>
          <w:lang w:val="ru-RU"/>
          <w:rPrChange w:id="809" w:author="Marchenko, Sergey [Tengizchevroil]" w:date="2025-08-09T06:39:00Z" w16du:dateUtc="2025-08-09T01:39:00Z">
            <w:rPr>
              <w:sz w:val="22"/>
              <w:szCs w:val="22"/>
            </w:rPr>
          </w:rPrChange>
        </w:rPr>
      </w:pPr>
      <w:r w:rsidRPr="00A40369">
        <w:rPr>
          <w:spacing w:val="-4"/>
          <w:sz w:val="22"/>
          <w:szCs w:val="22"/>
        </w:rPr>
        <w:t>CCDA</w:t>
      </w:r>
      <w:r w:rsidRPr="00A40369">
        <w:rPr>
          <w:sz w:val="22"/>
          <w:szCs w:val="22"/>
          <w:lang w:val="ru-RU"/>
        </w:rPr>
        <w:tab/>
      </w:r>
      <w:r w:rsidR="003561EC" w:rsidRPr="00A40369">
        <w:rPr>
          <w:sz w:val="22"/>
          <w:szCs w:val="22"/>
          <w:lang w:val="ru-RU"/>
        </w:rPr>
        <w:t>Сварочная</w:t>
      </w:r>
      <w:r w:rsidR="00CD3F55" w:rsidRPr="00A40369">
        <w:rPr>
          <w:sz w:val="22"/>
          <w:szCs w:val="22"/>
          <w:lang w:val="ru-RU"/>
        </w:rPr>
        <w:t xml:space="preserve"> дуга (сварка) </w:t>
      </w:r>
      <w:r w:rsidR="004B6A20" w:rsidRPr="00A40369">
        <w:rPr>
          <w:sz w:val="22"/>
          <w:szCs w:val="22"/>
          <w:lang w:val="ru-RU"/>
        </w:rPr>
        <w:t xml:space="preserve">с </w:t>
      </w:r>
      <w:r w:rsidR="009D231A" w:rsidRPr="00A40369">
        <w:rPr>
          <w:sz w:val="22"/>
          <w:szCs w:val="22"/>
          <w:lang w:val="ru-RU"/>
        </w:rPr>
        <w:t>компьютерным</w:t>
      </w:r>
      <w:r w:rsidR="004B6A20" w:rsidRPr="00A40369">
        <w:rPr>
          <w:sz w:val="22"/>
          <w:szCs w:val="22"/>
          <w:lang w:val="ru-RU"/>
        </w:rPr>
        <w:t xml:space="preserve"> управлением </w:t>
      </w:r>
    </w:p>
    <w:p w14:paraId="01423880" w14:textId="6F92213E" w:rsidR="00611754" w:rsidRPr="007060A8" w:rsidRDefault="00611754" w:rsidP="00611754">
      <w:pPr>
        <w:pStyle w:val="BodyText"/>
        <w:tabs>
          <w:tab w:val="left" w:pos="3600"/>
        </w:tabs>
        <w:spacing w:before="120" w:after="120"/>
        <w:ind w:left="709"/>
        <w:rPr>
          <w:sz w:val="22"/>
          <w:szCs w:val="22"/>
          <w:lang w:val="ru-RU"/>
          <w:rPrChange w:id="810" w:author="Marchenko, Sergey [Tengizchevroil]" w:date="2025-08-09T06:39:00Z" w16du:dateUtc="2025-08-09T01:39:00Z">
            <w:rPr>
              <w:sz w:val="22"/>
              <w:szCs w:val="22"/>
            </w:rPr>
          </w:rPrChange>
        </w:rPr>
      </w:pPr>
      <w:r w:rsidRPr="00611754">
        <w:rPr>
          <w:sz w:val="22"/>
          <w:szCs w:val="22"/>
          <w:rPrChange w:id="811" w:author="Marchenko, Sergey [Tengizchevroil]" w:date="2025-08-07T15:29:00Z" w16du:dateUtc="2025-08-07T10:29:00Z">
            <w:rPr>
              <w:sz w:val="22"/>
              <w:szCs w:val="22"/>
              <w:highlight w:val="yellow"/>
            </w:rPr>
          </w:rPrChange>
        </w:rPr>
        <w:t>CVN</w:t>
      </w:r>
      <w:r w:rsidRPr="00611754">
        <w:rPr>
          <w:sz w:val="22"/>
          <w:szCs w:val="22"/>
          <w:lang w:val="ru-RU"/>
          <w:rPrChange w:id="812" w:author="Marchenko, Sergey [Tengizchevroil]" w:date="2025-08-07T15:29:00Z" w16du:dateUtc="2025-08-07T10:29:00Z">
            <w:rPr>
              <w:sz w:val="22"/>
              <w:szCs w:val="22"/>
              <w:highlight w:val="yellow"/>
              <w:lang w:val="ru-RU"/>
            </w:rPr>
          </w:rPrChange>
        </w:rPr>
        <w:t xml:space="preserve">                                            </w:t>
      </w:r>
      <w:r w:rsidRPr="00611754">
        <w:rPr>
          <w:sz w:val="22"/>
          <w:szCs w:val="22"/>
          <w:rPrChange w:id="813" w:author="Marchenko, Sergey [Tengizchevroil]" w:date="2025-08-07T15:29:00Z" w16du:dateUtc="2025-08-07T10:29:00Z">
            <w:rPr>
              <w:sz w:val="22"/>
              <w:szCs w:val="22"/>
              <w:highlight w:val="yellow"/>
            </w:rPr>
          </w:rPrChange>
        </w:rPr>
        <w:t>V</w:t>
      </w:r>
      <w:r w:rsidRPr="00611754">
        <w:rPr>
          <w:sz w:val="22"/>
          <w:szCs w:val="22"/>
          <w:lang w:val="ru-RU"/>
          <w:rPrChange w:id="814" w:author="Marchenko, Sergey [Tengizchevroil]" w:date="2025-08-07T15:29:00Z" w16du:dateUtc="2025-08-07T10:29:00Z">
            <w:rPr>
              <w:sz w:val="22"/>
              <w:szCs w:val="22"/>
              <w:highlight w:val="yellow"/>
              <w:lang w:val="ru-RU"/>
            </w:rPr>
          </w:rPrChange>
        </w:rPr>
        <w:t>-образный вырез по Шарпи</w:t>
      </w:r>
    </w:p>
    <w:p w14:paraId="1634846A" w14:textId="2E183565" w:rsidR="00EC7A40" w:rsidRPr="00A40369" w:rsidRDefault="00EC7A40" w:rsidP="00C97AD2">
      <w:pPr>
        <w:pStyle w:val="BodyText"/>
        <w:tabs>
          <w:tab w:val="left" w:pos="3600"/>
        </w:tabs>
        <w:spacing w:before="120" w:after="120"/>
        <w:ind w:left="709"/>
        <w:rPr>
          <w:sz w:val="22"/>
          <w:szCs w:val="22"/>
          <w:lang w:val="ru-RU"/>
        </w:rPr>
      </w:pPr>
      <w:r w:rsidRPr="00A40369">
        <w:rPr>
          <w:spacing w:val="-4"/>
          <w:sz w:val="22"/>
          <w:szCs w:val="22"/>
        </w:rPr>
        <w:t>DHT</w:t>
      </w:r>
      <w:r w:rsidRPr="00A40369">
        <w:rPr>
          <w:sz w:val="22"/>
          <w:szCs w:val="22"/>
          <w:lang w:val="ru-RU"/>
        </w:rPr>
        <w:tab/>
      </w:r>
      <w:r w:rsidR="00A941DB" w:rsidRPr="00A40369">
        <w:rPr>
          <w:sz w:val="22"/>
          <w:szCs w:val="22"/>
          <w:lang w:val="ru-RU"/>
        </w:rPr>
        <w:t>Дегидрогенизационная термообработка</w:t>
      </w:r>
    </w:p>
    <w:bookmarkEnd w:id="808"/>
    <w:p w14:paraId="77C8851C" w14:textId="06612631" w:rsidR="00EC7A40" w:rsidRPr="00A40369" w:rsidRDefault="00EC7A40" w:rsidP="00C97AD2">
      <w:pPr>
        <w:pStyle w:val="BodyText"/>
        <w:tabs>
          <w:tab w:val="left" w:pos="3600"/>
        </w:tabs>
        <w:spacing w:before="120" w:after="120"/>
        <w:ind w:left="709"/>
        <w:rPr>
          <w:sz w:val="22"/>
          <w:szCs w:val="22"/>
          <w:lang w:val="ru-RU"/>
        </w:rPr>
      </w:pPr>
      <w:r w:rsidRPr="00A40369">
        <w:rPr>
          <w:spacing w:val="-4"/>
          <w:sz w:val="22"/>
          <w:szCs w:val="22"/>
        </w:rPr>
        <w:t>DMT</w:t>
      </w:r>
      <w:r w:rsidRPr="00A40369">
        <w:rPr>
          <w:sz w:val="22"/>
          <w:szCs w:val="22"/>
          <w:lang w:val="ru-RU"/>
        </w:rPr>
        <w:tab/>
      </w:r>
      <w:r w:rsidR="00F90197" w:rsidRPr="00A40369">
        <w:rPr>
          <w:sz w:val="22"/>
          <w:szCs w:val="22"/>
          <w:lang w:val="ru-RU"/>
        </w:rPr>
        <w:t>Расчетная минимальная температура</w:t>
      </w:r>
      <w:r w:rsidRPr="00A40369">
        <w:rPr>
          <w:sz w:val="22"/>
          <w:szCs w:val="22"/>
          <w:lang w:val="ru-RU"/>
        </w:rPr>
        <w:t xml:space="preserve"> </w:t>
      </w:r>
    </w:p>
    <w:p w14:paraId="62A782A0" w14:textId="609D3981" w:rsidR="00EC7A40" w:rsidRPr="00A40369" w:rsidRDefault="00EC7A40" w:rsidP="00C97AD2">
      <w:pPr>
        <w:pStyle w:val="BodyText"/>
        <w:tabs>
          <w:tab w:val="left" w:pos="3600"/>
        </w:tabs>
        <w:ind w:left="709"/>
        <w:rPr>
          <w:sz w:val="22"/>
          <w:szCs w:val="22"/>
          <w:lang w:val="ru-RU"/>
        </w:rPr>
      </w:pPr>
      <w:r w:rsidRPr="00A40369">
        <w:rPr>
          <w:spacing w:val="-4"/>
          <w:sz w:val="22"/>
          <w:szCs w:val="22"/>
        </w:rPr>
        <w:t>ERW</w:t>
      </w:r>
      <w:r w:rsidRPr="00A40369">
        <w:rPr>
          <w:sz w:val="22"/>
          <w:szCs w:val="22"/>
          <w:lang w:val="ru-RU"/>
        </w:rPr>
        <w:tab/>
      </w:r>
      <w:r w:rsidR="000048F2" w:rsidRPr="00A40369">
        <w:rPr>
          <w:sz w:val="22"/>
          <w:szCs w:val="22"/>
          <w:lang w:val="ru-RU"/>
        </w:rPr>
        <w:t>Электрическая сварка сопротивлением</w:t>
      </w:r>
      <w:r w:rsidRPr="00A40369">
        <w:rPr>
          <w:sz w:val="22"/>
          <w:szCs w:val="22"/>
          <w:lang w:val="ru-RU"/>
        </w:rPr>
        <w:t xml:space="preserve"> </w:t>
      </w:r>
    </w:p>
    <w:p w14:paraId="4F4B0CEA" w14:textId="0C1D58E7" w:rsidR="00EC7A40" w:rsidRPr="00A40369" w:rsidRDefault="00EC7A40" w:rsidP="00C97AD2">
      <w:pPr>
        <w:pStyle w:val="BodyText"/>
        <w:tabs>
          <w:tab w:val="left" w:pos="3600"/>
        </w:tabs>
        <w:spacing w:before="120"/>
        <w:ind w:left="709"/>
        <w:rPr>
          <w:color w:val="333333"/>
          <w:spacing w:val="-2"/>
          <w:sz w:val="22"/>
          <w:szCs w:val="22"/>
          <w:lang w:val="ru-RU"/>
        </w:rPr>
      </w:pPr>
      <w:r w:rsidRPr="00A40369">
        <w:rPr>
          <w:spacing w:val="-4"/>
          <w:sz w:val="22"/>
          <w:szCs w:val="22"/>
        </w:rPr>
        <w:t>FCAW</w:t>
      </w:r>
      <w:r w:rsidRPr="00A40369">
        <w:rPr>
          <w:sz w:val="22"/>
          <w:szCs w:val="22"/>
          <w:lang w:val="ru-RU"/>
        </w:rPr>
        <w:tab/>
      </w:r>
      <w:bookmarkStart w:id="815" w:name="_Hlk166907513"/>
      <w:r w:rsidR="007412E7" w:rsidRPr="00A40369">
        <w:rPr>
          <w:color w:val="333333"/>
          <w:spacing w:val="-2"/>
          <w:sz w:val="22"/>
          <w:szCs w:val="22"/>
          <w:lang w:val="ru-RU"/>
        </w:rPr>
        <w:t>Дугов</w:t>
      </w:r>
      <w:r w:rsidR="00153DD7" w:rsidRPr="00A40369">
        <w:rPr>
          <w:color w:val="333333"/>
          <w:spacing w:val="-2"/>
          <w:sz w:val="22"/>
          <w:szCs w:val="22"/>
          <w:lang w:val="ru-RU"/>
        </w:rPr>
        <w:t>ая</w:t>
      </w:r>
      <w:r w:rsidR="007412E7" w:rsidRPr="00A40369">
        <w:rPr>
          <w:color w:val="333333"/>
          <w:spacing w:val="-2"/>
          <w:sz w:val="22"/>
          <w:szCs w:val="22"/>
          <w:lang w:val="ru-RU"/>
        </w:rPr>
        <w:t xml:space="preserve"> сварк</w:t>
      </w:r>
      <w:r w:rsidR="00153DD7" w:rsidRPr="00A40369">
        <w:rPr>
          <w:color w:val="333333"/>
          <w:spacing w:val="-2"/>
          <w:sz w:val="22"/>
          <w:szCs w:val="22"/>
          <w:lang w:val="ru-RU"/>
        </w:rPr>
        <w:t>а</w:t>
      </w:r>
      <w:r w:rsidR="008F5E46" w:rsidRPr="00A40369">
        <w:rPr>
          <w:color w:val="333333"/>
          <w:spacing w:val="-2"/>
          <w:sz w:val="22"/>
          <w:szCs w:val="22"/>
          <w:lang w:val="ru-RU"/>
        </w:rPr>
        <w:t xml:space="preserve"> </w:t>
      </w:r>
      <w:r w:rsidR="007412E7" w:rsidRPr="00A40369">
        <w:rPr>
          <w:color w:val="333333"/>
          <w:spacing w:val="-2"/>
          <w:sz w:val="22"/>
          <w:szCs w:val="22"/>
          <w:lang w:val="ru-RU"/>
        </w:rPr>
        <w:t>порошковой проволокой</w:t>
      </w:r>
      <w:bookmarkEnd w:id="815"/>
    </w:p>
    <w:p w14:paraId="0D3B5037" w14:textId="6DF751D1"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FCAW</w:t>
      </w:r>
      <w:r w:rsidRPr="00A40369">
        <w:rPr>
          <w:sz w:val="22"/>
          <w:szCs w:val="22"/>
          <w:lang w:val="ru-RU"/>
        </w:rPr>
        <w:t>-</w:t>
      </w:r>
      <w:r w:rsidRPr="00A40369">
        <w:rPr>
          <w:sz w:val="22"/>
          <w:szCs w:val="22"/>
        </w:rPr>
        <w:t>G</w:t>
      </w:r>
      <w:r w:rsidRPr="00A40369">
        <w:rPr>
          <w:sz w:val="22"/>
          <w:szCs w:val="22"/>
          <w:lang w:val="ru-RU"/>
        </w:rPr>
        <w:t xml:space="preserve">                                     </w:t>
      </w:r>
      <w:r w:rsidR="002607AB" w:rsidRPr="00A40369">
        <w:rPr>
          <w:color w:val="333333"/>
          <w:spacing w:val="-2"/>
          <w:sz w:val="22"/>
          <w:szCs w:val="22"/>
          <w:lang w:val="ru-RU"/>
        </w:rPr>
        <w:t>Дуговая сварка порошковой проволокой</w:t>
      </w:r>
      <w:r w:rsidR="0088343D" w:rsidRPr="00A40369">
        <w:rPr>
          <w:color w:val="333333"/>
          <w:spacing w:val="-2"/>
          <w:sz w:val="22"/>
          <w:szCs w:val="22"/>
          <w:lang w:val="ru-RU"/>
        </w:rPr>
        <w:t xml:space="preserve"> </w:t>
      </w:r>
      <w:r w:rsidR="00F26538" w:rsidRPr="00A40369">
        <w:rPr>
          <w:color w:val="333333"/>
          <w:spacing w:val="-2"/>
          <w:sz w:val="22"/>
          <w:szCs w:val="22"/>
          <w:lang w:val="ru-RU"/>
        </w:rPr>
        <w:t>в защитных газах</w:t>
      </w:r>
    </w:p>
    <w:p w14:paraId="37811457" w14:textId="440AC306"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FCAW</w:t>
      </w:r>
      <w:r w:rsidRPr="00A40369">
        <w:rPr>
          <w:sz w:val="22"/>
          <w:szCs w:val="22"/>
          <w:lang w:val="ru-RU"/>
        </w:rPr>
        <w:t>-</w:t>
      </w:r>
      <w:r w:rsidRPr="00A40369">
        <w:rPr>
          <w:sz w:val="22"/>
          <w:szCs w:val="22"/>
        </w:rPr>
        <w:t>S</w:t>
      </w:r>
      <w:r w:rsidRPr="00A40369">
        <w:rPr>
          <w:sz w:val="22"/>
          <w:szCs w:val="22"/>
          <w:lang w:val="ru-RU"/>
        </w:rPr>
        <w:t xml:space="preserve">                                      </w:t>
      </w:r>
      <w:r w:rsidR="0088343D" w:rsidRPr="00A40369">
        <w:rPr>
          <w:sz w:val="22"/>
          <w:szCs w:val="22"/>
          <w:lang w:val="ru-RU"/>
        </w:rPr>
        <w:t>Дуговая сварка</w:t>
      </w:r>
      <w:r w:rsidR="008F5E46" w:rsidRPr="00A40369">
        <w:rPr>
          <w:sz w:val="22"/>
          <w:szCs w:val="22"/>
          <w:lang w:val="ru-RU"/>
        </w:rPr>
        <w:t xml:space="preserve"> самозащитой </w:t>
      </w:r>
      <w:r w:rsidR="0088343D" w:rsidRPr="00A40369">
        <w:rPr>
          <w:sz w:val="22"/>
          <w:szCs w:val="22"/>
          <w:lang w:val="ru-RU"/>
        </w:rPr>
        <w:t>порошковой проволокой</w:t>
      </w:r>
    </w:p>
    <w:p w14:paraId="6DF61695" w14:textId="564F5CF8"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FL</w:t>
      </w:r>
      <w:r w:rsidRPr="00A40369">
        <w:rPr>
          <w:sz w:val="22"/>
          <w:szCs w:val="22"/>
          <w:lang w:val="ru-RU"/>
        </w:rPr>
        <w:t xml:space="preserve">                                                </w:t>
      </w:r>
      <w:r w:rsidR="000B475F" w:rsidRPr="00A40369">
        <w:rPr>
          <w:sz w:val="22"/>
          <w:szCs w:val="22"/>
          <w:lang w:val="ru-RU"/>
        </w:rPr>
        <w:t>Линия сплавления</w:t>
      </w:r>
    </w:p>
    <w:p w14:paraId="14CD4F30" w14:textId="183BE359"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FN</w:t>
      </w:r>
      <w:r w:rsidRPr="00A40369">
        <w:rPr>
          <w:sz w:val="22"/>
          <w:szCs w:val="22"/>
          <w:lang w:val="ru-RU"/>
        </w:rPr>
        <w:tab/>
      </w:r>
      <w:r w:rsidR="00A82FF0" w:rsidRPr="00A40369">
        <w:rPr>
          <w:sz w:val="22"/>
          <w:szCs w:val="22"/>
          <w:lang w:val="ru-RU"/>
        </w:rPr>
        <w:t xml:space="preserve">Ферритное число </w:t>
      </w:r>
    </w:p>
    <w:p w14:paraId="23639E0F" w14:textId="0FFC5CC5"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FRP</w:t>
      </w:r>
      <w:r w:rsidRPr="00A40369">
        <w:rPr>
          <w:sz w:val="22"/>
          <w:szCs w:val="22"/>
          <w:lang w:val="ru-RU"/>
        </w:rPr>
        <w:tab/>
      </w:r>
      <w:r w:rsidR="00B36B48" w:rsidRPr="00A40369">
        <w:rPr>
          <w:sz w:val="22"/>
          <w:szCs w:val="22"/>
          <w:lang w:val="ru-RU"/>
        </w:rPr>
        <w:t>Пластик, армированный стекловолокном</w:t>
      </w:r>
    </w:p>
    <w:p w14:paraId="3FB37313" w14:textId="38223502"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GMAW</w:t>
      </w:r>
      <w:r w:rsidRPr="00A40369">
        <w:rPr>
          <w:sz w:val="22"/>
          <w:szCs w:val="22"/>
          <w:lang w:val="ru-RU"/>
        </w:rPr>
        <w:tab/>
      </w:r>
      <w:r w:rsidR="004F1BDE" w:rsidRPr="00A40369">
        <w:rPr>
          <w:sz w:val="22"/>
          <w:szCs w:val="22"/>
          <w:lang w:val="ru-RU"/>
        </w:rPr>
        <w:t xml:space="preserve">Дуговая сварка </w:t>
      </w:r>
      <w:r w:rsidR="004D2DE9" w:rsidRPr="00A40369">
        <w:rPr>
          <w:sz w:val="22"/>
          <w:szCs w:val="22"/>
          <w:lang w:val="ru-RU"/>
        </w:rPr>
        <w:t>в среде защитных газов</w:t>
      </w:r>
    </w:p>
    <w:p w14:paraId="625280A2" w14:textId="3DD3574F"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GMAW</w:t>
      </w:r>
      <w:r w:rsidRPr="00A40369">
        <w:rPr>
          <w:sz w:val="22"/>
          <w:szCs w:val="22"/>
          <w:lang w:val="ru-RU"/>
        </w:rPr>
        <w:t>-</w:t>
      </w:r>
      <w:r w:rsidRPr="00A40369">
        <w:rPr>
          <w:sz w:val="22"/>
          <w:szCs w:val="22"/>
        </w:rPr>
        <w:t>P</w:t>
      </w:r>
      <w:r w:rsidRPr="00A40369">
        <w:rPr>
          <w:sz w:val="22"/>
          <w:szCs w:val="22"/>
          <w:lang w:val="ru-RU"/>
        </w:rPr>
        <w:tab/>
      </w:r>
      <w:r w:rsidR="008C7479" w:rsidRPr="00A40369">
        <w:rPr>
          <w:sz w:val="22"/>
          <w:szCs w:val="22"/>
          <w:lang w:val="ru-RU"/>
        </w:rPr>
        <w:t>Дуговая сварка в среде защитных газов с пу</w:t>
      </w:r>
      <w:r w:rsidR="000D5E71" w:rsidRPr="00A40369">
        <w:rPr>
          <w:sz w:val="22"/>
          <w:szCs w:val="22"/>
          <w:lang w:val="ru-RU"/>
        </w:rPr>
        <w:t>льсирующей дугой</w:t>
      </w:r>
    </w:p>
    <w:p w14:paraId="121DB3CD" w14:textId="6EAC0074"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GMAW</w:t>
      </w:r>
      <w:r w:rsidRPr="00A40369">
        <w:rPr>
          <w:sz w:val="22"/>
          <w:szCs w:val="22"/>
          <w:lang w:val="ru-RU"/>
        </w:rPr>
        <w:t>-</w:t>
      </w:r>
      <w:r w:rsidRPr="00A40369">
        <w:rPr>
          <w:sz w:val="22"/>
          <w:szCs w:val="22"/>
        </w:rPr>
        <w:t>S</w:t>
      </w:r>
      <w:r w:rsidRPr="00A40369">
        <w:rPr>
          <w:sz w:val="22"/>
          <w:szCs w:val="22"/>
          <w:lang w:val="ru-RU"/>
        </w:rPr>
        <w:tab/>
      </w:r>
      <w:r w:rsidR="004F6094" w:rsidRPr="00A40369">
        <w:rPr>
          <w:sz w:val="22"/>
          <w:szCs w:val="22"/>
          <w:lang w:val="ru-RU"/>
        </w:rPr>
        <w:t>Дуговая сварка в среде защитных газов с</w:t>
      </w:r>
      <w:r w:rsidR="00137B40" w:rsidRPr="00A40369">
        <w:rPr>
          <w:sz w:val="22"/>
          <w:szCs w:val="22"/>
          <w:lang w:val="ru-RU"/>
        </w:rPr>
        <w:t xml:space="preserve"> </w:t>
      </w:r>
      <w:r w:rsidR="004F6094" w:rsidRPr="00A40369">
        <w:rPr>
          <w:sz w:val="22"/>
          <w:szCs w:val="22"/>
          <w:lang w:val="ru-RU"/>
        </w:rPr>
        <w:t xml:space="preserve">коротким </w:t>
      </w:r>
      <w:r w:rsidR="00137B40" w:rsidRPr="00A40369">
        <w:rPr>
          <w:sz w:val="22"/>
          <w:szCs w:val="22"/>
          <w:lang w:val="ru-RU"/>
        </w:rPr>
        <w:t>замыканием</w:t>
      </w:r>
    </w:p>
    <w:p w14:paraId="188776FF" w14:textId="71FB81C9"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GTAW</w:t>
      </w:r>
      <w:r w:rsidRPr="00A40369">
        <w:rPr>
          <w:sz w:val="22"/>
          <w:szCs w:val="22"/>
          <w:lang w:val="ru-RU"/>
        </w:rPr>
        <w:tab/>
      </w:r>
      <w:r w:rsidR="003A6268" w:rsidRPr="00A40369">
        <w:rPr>
          <w:color w:val="333333"/>
          <w:spacing w:val="-2"/>
          <w:sz w:val="22"/>
          <w:szCs w:val="22"/>
          <w:lang w:val="ru-RU"/>
        </w:rPr>
        <w:t>Газовая дуговая сварка вольфрамовым электродом</w:t>
      </w:r>
    </w:p>
    <w:p w14:paraId="2494FB24" w14:textId="3643A3BF" w:rsidR="00C111AE" w:rsidRPr="00A40369" w:rsidRDefault="00EC7A40" w:rsidP="00C97AD2">
      <w:pPr>
        <w:pStyle w:val="BodyText"/>
        <w:tabs>
          <w:tab w:val="left" w:pos="3600"/>
        </w:tabs>
        <w:spacing w:before="120" w:after="120"/>
        <w:ind w:left="709"/>
        <w:rPr>
          <w:color w:val="333333"/>
          <w:spacing w:val="-2"/>
          <w:sz w:val="22"/>
          <w:szCs w:val="22"/>
          <w:lang w:val="ru-RU"/>
        </w:rPr>
      </w:pPr>
      <w:r w:rsidRPr="00A40369">
        <w:rPr>
          <w:sz w:val="22"/>
          <w:szCs w:val="22"/>
        </w:rPr>
        <w:t>GTAW</w:t>
      </w:r>
      <w:r w:rsidRPr="00A40369">
        <w:rPr>
          <w:sz w:val="22"/>
          <w:szCs w:val="22"/>
          <w:lang w:val="ru-RU"/>
        </w:rPr>
        <w:t>-</w:t>
      </w:r>
      <w:r w:rsidRPr="00A40369">
        <w:rPr>
          <w:sz w:val="22"/>
          <w:szCs w:val="22"/>
        </w:rPr>
        <w:t>P</w:t>
      </w:r>
      <w:r w:rsidRPr="00A40369">
        <w:rPr>
          <w:sz w:val="22"/>
          <w:szCs w:val="22"/>
          <w:lang w:val="ru-RU"/>
        </w:rPr>
        <w:tab/>
      </w:r>
      <w:r w:rsidR="00C111AE" w:rsidRPr="00A40369">
        <w:rPr>
          <w:color w:val="333333"/>
          <w:spacing w:val="-2"/>
          <w:sz w:val="22"/>
          <w:szCs w:val="22"/>
          <w:lang w:val="ru-RU"/>
        </w:rPr>
        <w:t>Газовая дуговая сварка вольфрамовым электродом с импульсным током</w:t>
      </w:r>
    </w:p>
    <w:p w14:paraId="5D328AC3" w14:textId="115C1373"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HAZ</w:t>
      </w:r>
      <w:r w:rsidRPr="00A40369">
        <w:rPr>
          <w:sz w:val="22"/>
          <w:szCs w:val="22"/>
          <w:lang w:val="ru-RU"/>
        </w:rPr>
        <w:tab/>
      </w:r>
      <w:r w:rsidR="00A9466A" w:rsidRPr="00A40369">
        <w:rPr>
          <w:sz w:val="22"/>
          <w:szCs w:val="22"/>
          <w:lang w:val="ru-RU"/>
        </w:rPr>
        <w:t>Зона термического влияния</w:t>
      </w:r>
    </w:p>
    <w:p w14:paraId="77023D4B" w14:textId="4976A024"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HV</w:t>
      </w:r>
      <w:r w:rsidRPr="00A40369">
        <w:rPr>
          <w:sz w:val="22"/>
          <w:szCs w:val="22"/>
          <w:lang w:val="ru-RU"/>
        </w:rPr>
        <w:t>10</w:t>
      </w:r>
      <w:r w:rsidRPr="00A40369">
        <w:rPr>
          <w:sz w:val="22"/>
          <w:szCs w:val="22"/>
          <w:lang w:val="ru-RU"/>
        </w:rPr>
        <w:tab/>
      </w:r>
      <w:r w:rsidR="00F60C2F" w:rsidRPr="00A40369">
        <w:rPr>
          <w:sz w:val="22"/>
          <w:szCs w:val="22"/>
          <w:lang w:val="ru-RU"/>
        </w:rPr>
        <w:t>Твердость по Виккерсу (испытательное усилие 10 кгс)</w:t>
      </w:r>
    </w:p>
    <w:p w14:paraId="2BF65A03" w14:textId="3919706F"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IIW</w:t>
      </w:r>
      <w:r w:rsidRPr="00A40369">
        <w:rPr>
          <w:sz w:val="22"/>
          <w:szCs w:val="22"/>
          <w:lang w:val="ru-RU"/>
        </w:rPr>
        <w:tab/>
      </w:r>
      <w:r w:rsidR="00A10EAE" w:rsidRPr="00A40369">
        <w:rPr>
          <w:sz w:val="22"/>
          <w:szCs w:val="22"/>
          <w:lang w:val="ru-RU"/>
        </w:rPr>
        <w:t>Международный институт сварки</w:t>
      </w:r>
    </w:p>
    <w:p w14:paraId="24E7F0FF" w14:textId="2248205F"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ISR</w:t>
      </w:r>
      <w:r w:rsidRPr="00A40369">
        <w:rPr>
          <w:sz w:val="22"/>
          <w:szCs w:val="22"/>
          <w:lang w:val="ru-RU"/>
        </w:rPr>
        <w:tab/>
      </w:r>
      <w:r w:rsidR="004A5140" w:rsidRPr="00A40369">
        <w:rPr>
          <w:sz w:val="22"/>
          <w:szCs w:val="22"/>
          <w:lang w:val="ru-RU"/>
        </w:rPr>
        <w:t xml:space="preserve">Промежуточное снятие </w:t>
      </w:r>
      <w:r w:rsidR="003F0A20" w:rsidRPr="00A40369">
        <w:rPr>
          <w:sz w:val="22"/>
          <w:szCs w:val="22"/>
          <w:lang w:val="ru-RU"/>
        </w:rPr>
        <w:t>напряжения</w:t>
      </w:r>
    </w:p>
    <w:p w14:paraId="71151A2F" w14:textId="79CF62C9"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NDE</w:t>
      </w:r>
      <w:r w:rsidRPr="00A40369">
        <w:rPr>
          <w:sz w:val="22"/>
          <w:szCs w:val="22"/>
          <w:lang w:val="ru-RU"/>
        </w:rPr>
        <w:t>/</w:t>
      </w:r>
      <w:r w:rsidRPr="00A40369">
        <w:rPr>
          <w:sz w:val="22"/>
          <w:szCs w:val="22"/>
        </w:rPr>
        <w:t>NDI</w:t>
      </w:r>
      <w:r w:rsidRPr="00A40369">
        <w:rPr>
          <w:sz w:val="22"/>
          <w:szCs w:val="22"/>
          <w:lang w:val="ru-RU"/>
        </w:rPr>
        <w:t>/</w:t>
      </w:r>
      <w:r w:rsidRPr="00A40369">
        <w:rPr>
          <w:sz w:val="22"/>
          <w:szCs w:val="22"/>
        </w:rPr>
        <w:t>NDT</w:t>
      </w:r>
      <w:r w:rsidRPr="00A40369">
        <w:rPr>
          <w:sz w:val="22"/>
          <w:szCs w:val="22"/>
          <w:lang w:val="ru-RU"/>
        </w:rPr>
        <w:tab/>
      </w:r>
      <w:r w:rsidR="00F915A4" w:rsidRPr="00A40369">
        <w:rPr>
          <w:sz w:val="22"/>
          <w:szCs w:val="22"/>
          <w:lang w:val="ru-RU"/>
        </w:rPr>
        <w:t>Неразрушающи</w:t>
      </w:r>
      <w:r w:rsidR="000438BE" w:rsidRPr="00A40369">
        <w:rPr>
          <w:sz w:val="22"/>
          <w:szCs w:val="22"/>
          <w:lang w:val="ru-RU"/>
        </w:rPr>
        <w:t>е</w:t>
      </w:r>
      <w:r w:rsidR="00F915A4" w:rsidRPr="00A40369">
        <w:rPr>
          <w:sz w:val="22"/>
          <w:szCs w:val="22"/>
          <w:lang w:val="ru-RU"/>
        </w:rPr>
        <w:t xml:space="preserve"> контроль/</w:t>
      </w:r>
      <w:r w:rsidR="00FC19EF" w:rsidRPr="00A40369">
        <w:rPr>
          <w:sz w:val="22"/>
          <w:szCs w:val="22"/>
          <w:lang w:val="ru-RU"/>
        </w:rPr>
        <w:t>инспекция</w:t>
      </w:r>
      <w:r w:rsidR="00F915A4" w:rsidRPr="00A40369">
        <w:rPr>
          <w:sz w:val="22"/>
          <w:szCs w:val="22"/>
          <w:lang w:val="ru-RU"/>
        </w:rPr>
        <w:t>/испытание</w:t>
      </w:r>
    </w:p>
    <w:p w14:paraId="519A7C14" w14:textId="106FCDAF"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PAUT</w:t>
      </w:r>
      <w:r w:rsidRPr="00A40369">
        <w:rPr>
          <w:sz w:val="22"/>
          <w:szCs w:val="22"/>
          <w:lang w:val="ru-RU"/>
        </w:rPr>
        <w:tab/>
      </w:r>
      <w:r w:rsidR="00BA134F" w:rsidRPr="00A40369">
        <w:rPr>
          <w:sz w:val="22"/>
          <w:szCs w:val="22"/>
          <w:lang w:val="ru-RU"/>
        </w:rPr>
        <w:t>Ультразвуковой контроль с фазированной решетк</w:t>
      </w:r>
      <w:r w:rsidR="006272B9" w:rsidRPr="00A40369">
        <w:rPr>
          <w:sz w:val="22"/>
          <w:szCs w:val="22"/>
          <w:lang w:val="ru-RU"/>
        </w:rPr>
        <w:t>ой</w:t>
      </w:r>
    </w:p>
    <w:p w14:paraId="2E96E09C" w14:textId="16D26177"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lastRenderedPageBreak/>
        <w:t>PMI</w:t>
      </w:r>
      <w:r w:rsidRPr="00A40369">
        <w:rPr>
          <w:sz w:val="22"/>
          <w:szCs w:val="22"/>
          <w:lang w:val="ru-RU"/>
        </w:rPr>
        <w:tab/>
      </w:r>
      <w:r w:rsidR="00CC6631" w:rsidRPr="00A40369">
        <w:rPr>
          <w:sz w:val="22"/>
          <w:szCs w:val="22"/>
          <w:lang w:val="ru-RU"/>
        </w:rPr>
        <w:t>Положительная идентификация материала</w:t>
      </w:r>
    </w:p>
    <w:p w14:paraId="6D33963D" w14:textId="1FF1DA8A"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PQR</w:t>
      </w:r>
      <w:r w:rsidRPr="00A40369">
        <w:rPr>
          <w:sz w:val="22"/>
          <w:szCs w:val="22"/>
          <w:lang w:val="ru-RU"/>
        </w:rPr>
        <w:tab/>
      </w:r>
      <w:r w:rsidR="00B8696E" w:rsidRPr="00A40369">
        <w:rPr>
          <w:sz w:val="22"/>
          <w:szCs w:val="22"/>
          <w:lang w:val="ru-RU"/>
        </w:rPr>
        <w:t>Протокол аттестации процедуры</w:t>
      </w:r>
    </w:p>
    <w:p w14:paraId="6F178CA1" w14:textId="01B0C039"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PT</w:t>
      </w:r>
      <w:r w:rsidRPr="00A40369">
        <w:rPr>
          <w:sz w:val="22"/>
          <w:szCs w:val="22"/>
          <w:lang w:val="ru-RU"/>
        </w:rPr>
        <w:tab/>
      </w:r>
      <w:r w:rsidR="00163086" w:rsidRPr="00A40369">
        <w:rPr>
          <w:sz w:val="22"/>
          <w:szCs w:val="22"/>
          <w:lang w:val="ru-RU"/>
        </w:rPr>
        <w:t>Цветная дефектоскопия</w:t>
      </w:r>
      <w:r w:rsidR="00BE21E4" w:rsidRPr="00A40369">
        <w:rPr>
          <w:sz w:val="22"/>
          <w:szCs w:val="22"/>
          <w:lang w:val="ru-RU"/>
        </w:rPr>
        <w:t xml:space="preserve"> </w:t>
      </w:r>
      <w:r w:rsidR="00FE4277" w:rsidRPr="00A40369">
        <w:rPr>
          <w:sz w:val="22"/>
          <w:szCs w:val="22"/>
          <w:lang w:val="ru-RU"/>
        </w:rPr>
        <w:t>(</w:t>
      </w:r>
      <w:r w:rsidR="00BE21E4" w:rsidRPr="00A40369">
        <w:rPr>
          <w:sz w:val="22"/>
          <w:szCs w:val="22"/>
          <w:lang w:val="ru-RU"/>
        </w:rPr>
        <w:t xml:space="preserve">или </w:t>
      </w:r>
      <w:r w:rsidR="00336DF7" w:rsidRPr="00A40369">
        <w:rPr>
          <w:sz w:val="22"/>
          <w:szCs w:val="22"/>
          <w:lang w:val="ru-RU"/>
        </w:rPr>
        <w:t>инспекция</w:t>
      </w:r>
      <w:r w:rsidR="00BE21E4" w:rsidRPr="00A40369">
        <w:rPr>
          <w:sz w:val="22"/>
          <w:szCs w:val="22"/>
          <w:lang w:val="ru-RU"/>
        </w:rPr>
        <w:t xml:space="preserve"> или испытание</w:t>
      </w:r>
      <w:r w:rsidR="00FE4277" w:rsidRPr="00A40369">
        <w:rPr>
          <w:sz w:val="22"/>
          <w:szCs w:val="22"/>
          <w:lang w:val="ru-RU"/>
        </w:rPr>
        <w:t>)</w:t>
      </w:r>
    </w:p>
    <w:p w14:paraId="757B0109" w14:textId="1E272696"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PTFE</w:t>
      </w:r>
      <w:r w:rsidRPr="00A40369">
        <w:rPr>
          <w:sz w:val="22"/>
          <w:szCs w:val="22"/>
          <w:lang w:val="ru-RU"/>
        </w:rPr>
        <w:tab/>
      </w:r>
      <w:r w:rsidR="00545D8F" w:rsidRPr="00A40369">
        <w:rPr>
          <w:sz w:val="22"/>
          <w:szCs w:val="22"/>
          <w:lang w:val="ru-RU"/>
        </w:rPr>
        <w:t>Политетрафторэтилен (Тефлон)</w:t>
      </w:r>
    </w:p>
    <w:p w14:paraId="0AE39C8D" w14:textId="7E57EE84"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PWHT</w:t>
      </w:r>
      <w:r w:rsidRPr="00A40369">
        <w:rPr>
          <w:sz w:val="22"/>
          <w:szCs w:val="22"/>
          <w:lang w:val="ru-RU"/>
        </w:rPr>
        <w:tab/>
      </w:r>
      <w:r w:rsidR="00545D8F" w:rsidRPr="00A40369">
        <w:rPr>
          <w:sz w:val="22"/>
          <w:szCs w:val="22"/>
          <w:lang w:val="ru-RU"/>
        </w:rPr>
        <w:t>После сварочная термообработка</w:t>
      </w:r>
    </w:p>
    <w:p w14:paraId="58F97E73" w14:textId="45FEA8B8"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RT</w:t>
      </w:r>
      <w:r w:rsidRPr="00A40369">
        <w:rPr>
          <w:sz w:val="22"/>
          <w:szCs w:val="22"/>
          <w:lang w:val="ru-RU"/>
        </w:rPr>
        <w:tab/>
      </w:r>
      <w:r w:rsidR="001B77EE" w:rsidRPr="00A40369">
        <w:rPr>
          <w:sz w:val="22"/>
          <w:szCs w:val="22"/>
          <w:lang w:val="ru-RU"/>
        </w:rPr>
        <w:t xml:space="preserve">Радиографический контроль (или </w:t>
      </w:r>
      <w:r w:rsidR="00942D3F" w:rsidRPr="00A40369">
        <w:rPr>
          <w:sz w:val="22"/>
          <w:szCs w:val="22"/>
          <w:lang w:val="ru-RU"/>
        </w:rPr>
        <w:t>инспекция</w:t>
      </w:r>
      <w:r w:rsidR="001B77EE" w:rsidRPr="00A40369">
        <w:rPr>
          <w:sz w:val="22"/>
          <w:szCs w:val="22"/>
          <w:lang w:val="ru-RU"/>
        </w:rPr>
        <w:t xml:space="preserve"> или испытание)</w:t>
      </w:r>
    </w:p>
    <w:p w14:paraId="7674E893" w14:textId="631D2E66"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SAW</w:t>
      </w:r>
      <w:r w:rsidRPr="00A40369">
        <w:rPr>
          <w:sz w:val="22"/>
          <w:szCs w:val="22"/>
          <w:lang w:val="ru-RU"/>
        </w:rPr>
        <w:tab/>
      </w:r>
      <w:r w:rsidR="006C0275" w:rsidRPr="00A40369">
        <w:rPr>
          <w:sz w:val="22"/>
          <w:szCs w:val="22"/>
          <w:lang w:val="ru-RU"/>
        </w:rPr>
        <w:t>Дуговая сварка под слоем флюса</w:t>
      </w:r>
    </w:p>
    <w:p w14:paraId="7E0B57B2" w14:textId="34DCE557" w:rsidR="00EC7A40" w:rsidRPr="00A40369" w:rsidRDefault="00EC7A40" w:rsidP="00C97AD2">
      <w:pPr>
        <w:pStyle w:val="BodyText"/>
        <w:tabs>
          <w:tab w:val="left" w:pos="3600"/>
        </w:tabs>
        <w:spacing w:before="120"/>
        <w:ind w:left="709"/>
        <w:rPr>
          <w:color w:val="333333"/>
          <w:spacing w:val="-2"/>
          <w:sz w:val="22"/>
          <w:szCs w:val="22"/>
          <w:lang w:val="ru-RU"/>
        </w:rPr>
      </w:pPr>
      <w:r w:rsidRPr="00A40369">
        <w:rPr>
          <w:sz w:val="22"/>
          <w:szCs w:val="22"/>
        </w:rPr>
        <w:t>SMAW</w:t>
      </w:r>
      <w:r w:rsidRPr="00A40369">
        <w:rPr>
          <w:sz w:val="22"/>
          <w:szCs w:val="22"/>
          <w:lang w:val="ru-RU"/>
        </w:rPr>
        <w:tab/>
      </w:r>
      <w:r w:rsidR="00EF17F7" w:rsidRPr="00A40369">
        <w:rPr>
          <w:color w:val="333333"/>
          <w:spacing w:val="-2"/>
          <w:sz w:val="22"/>
          <w:szCs w:val="22"/>
          <w:lang w:val="ru-RU"/>
        </w:rPr>
        <w:t>Дуговая сварка покрытым электродом</w:t>
      </w:r>
    </w:p>
    <w:p w14:paraId="52FC40D4" w14:textId="4DD689FD" w:rsidR="000E2F62" w:rsidRPr="00A40369" w:rsidRDefault="00EC7A40" w:rsidP="00C97AD2">
      <w:pPr>
        <w:pStyle w:val="BodyText"/>
        <w:tabs>
          <w:tab w:val="left" w:pos="3600"/>
        </w:tabs>
        <w:spacing w:before="120" w:after="120"/>
        <w:ind w:left="709"/>
        <w:rPr>
          <w:sz w:val="22"/>
          <w:szCs w:val="22"/>
          <w:lang w:val="ru-RU"/>
        </w:rPr>
      </w:pPr>
      <w:r w:rsidRPr="00A40369">
        <w:rPr>
          <w:sz w:val="22"/>
          <w:szCs w:val="22"/>
        </w:rPr>
        <w:t>SMTS</w:t>
      </w:r>
      <w:r w:rsidRPr="00A40369">
        <w:rPr>
          <w:sz w:val="22"/>
          <w:szCs w:val="22"/>
          <w:lang w:val="ru-RU"/>
        </w:rPr>
        <w:tab/>
      </w:r>
      <w:r w:rsidR="006514E3" w:rsidRPr="00A40369">
        <w:rPr>
          <w:sz w:val="22"/>
          <w:szCs w:val="22"/>
          <w:lang w:val="ru-RU"/>
        </w:rPr>
        <w:t>Заданная минимальная прочность на разрыв</w:t>
      </w:r>
    </w:p>
    <w:p w14:paraId="17D808B7" w14:textId="5168A860"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TMCP</w:t>
      </w:r>
      <w:r w:rsidRPr="00A40369">
        <w:rPr>
          <w:sz w:val="22"/>
          <w:szCs w:val="22"/>
          <w:lang w:val="ru-RU"/>
        </w:rPr>
        <w:tab/>
      </w:r>
      <w:r w:rsidR="00274AE4" w:rsidRPr="00A40369">
        <w:rPr>
          <w:sz w:val="22"/>
          <w:szCs w:val="22"/>
          <w:lang w:val="ru-RU"/>
        </w:rPr>
        <w:t>Термомеханическая контролируемая обработка</w:t>
      </w:r>
    </w:p>
    <w:p w14:paraId="55D30149" w14:textId="792E73D7" w:rsidR="00EC7A40" w:rsidRPr="007060A8" w:rsidRDefault="00EC7A40" w:rsidP="00C97AD2">
      <w:pPr>
        <w:pStyle w:val="BodyText"/>
        <w:tabs>
          <w:tab w:val="left" w:pos="3600"/>
        </w:tabs>
        <w:spacing w:before="120" w:after="120"/>
        <w:ind w:left="709"/>
        <w:rPr>
          <w:sz w:val="22"/>
          <w:szCs w:val="22"/>
          <w:lang w:val="ru-RU"/>
          <w:rPrChange w:id="816" w:author="Marchenko, Sergey [Tengizchevroil]" w:date="2025-08-09T06:39:00Z" w16du:dateUtc="2025-08-09T01:39:00Z">
            <w:rPr>
              <w:sz w:val="22"/>
              <w:szCs w:val="22"/>
            </w:rPr>
          </w:rPrChange>
        </w:rPr>
      </w:pPr>
      <w:r w:rsidRPr="00A40369">
        <w:rPr>
          <w:sz w:val="22"/>
          <w:szCs w:val="22"/>
        </w:rPr>
        <w:t>UNS</w:t>
      </w:r>
      <w:r w:rsidRPr="00A40369">
        <w:rPr>
          <w:sz w:val="22"/>
          <w:szCs w:val="22"/>
          <w:lang w:val="ru-RU"/>
        </w:rPr>
        <w:tab/>
      </w:r>
      <w:r w:rsidR="0067684C" w:rsidRPr="00A40369">
        <w:rPr>
          <w:sz w:val="22"/>
          <w:szCs w:val="22"/>
          <w:lang w:val="ru-RU"/>
        </w:rPr>
        <w:t>Единая система нумерации (система обозначения сплавов)</w:t>
      </w:r>
    </w:p>
    <w:p w14:paraId="22BD03DF" w14:textId="36AA4289" w:rsidR="00380FC5" w:rsidRPr="007060A8" w:rsidRDefault="00380FC5" w:rsidP="00611754">
      <w:pPr>
        <w:pStyle w:val="BodyText"/>
        <w:tabs>
          <w:tab w:val="left" w:pos="3600"/>
        </w:tabs>
        <w:spacing w:before="120" w:after="120"/>
        <w:ind w:left="709"/>
        <w:rPr>
          <w:sz w:val="22"/>
          <w:szCs w:val="22"/>
          <w:lang w:val="ru-RU"/>
          <w:rPrChange w:id="817" w:author="Marchenko, Sergey [Tengizchevroil]" w:date="2025-08-09T06:39:00Z" w16du:dateUtc="2025-08-09T01:39:00Z">
            <w:rPr>
              <w:sz w:val="22"/>
              <w:szCs w:val="22"/>
              <w:highlight w:val="yellow"/>
            </w:rPr>
          </w:rPrChange>
        </w:rPr>
      </w:pPr>
      <w:r w:rsidRPr="00F14827">
        <w:rPr>
          <w:sz w:val="22"/>
          <w:szCs w:val="22"/>
          <w:rPrChange w:id="818" w:author="Marchenko, Sergey [Tengizchevroil]" w:date="2025-08-07T15:29:00Z" w16du:dateUtc="2025-08-07T10:29:00Z">
            <w:rPr>
              <w:sz w:val="22"/>
              <w:szCs w:val="22"/>
              <w:highlight w:val="yellow"/>
            </w:rPr>
          </w:rPrChange>
        </w:rPr>
        <w:t>WM</w:t>
      </w:r>
      <w:r w:rsidRPr="00F14827">
        <w:rPr>
          <w:sz w:val="22"/>
          <w:szCs w:val="22"/>
          <w:lang w:val="ru-RU"/>
          <w:rPrChange w:id="819" w:author="Marchenko, Sergey [Tengizchevroil]" w:date="2025-08-07T15:29:00Z" w16du:dateUtc="2025-08-07T10:29:00Z">
            <w:rPr>
              <w:sz w:val="22"/>
              <w:szCs w:val="22"/>
              <w:highlight w:val="yellow"/>
              <w:lang w:val="ru-RU"/>
            </w:rPr>
          </w:rPrChange>
        </w:rPr>
        <w:t xml:space="preserve">                                             Металл шва</w:t>
      </w:r>
    </w:p>
    <w:p w14:paraId="1AE53F30" w14:textId="789AF5A5"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WPQ</w:t>
      </w:r>
      <w:r w:rsidRPr="00A40369">
        <w:rPr>
          <w:sz w:val="22"/>
          <w:szCs w:val="22"/>
          <w:lang w:val="ru-RU"/>
        </w:rPr>
        <w:tab/>
      </w:r>
      <w:r w:rsidR="002A581F" w:rsidRPr="00A40369">
        <w:rPr>
          <w:sz w:val="22"/>
          <w:szCs w:val="22"/>
          <w:lang w:val="ru-RU"/>
        </w:rPr>
        <w:t>Аттестация сварщика</w:t>
      </w:r>
    </w:p>
    <w:p w14:paraId="67B5DCF7" w14:textId="517CCF2D" w:rsidR="00EC7A40" w:rsidRPr="00A40369" w:rsidRDefault="00EC7A40" w:rsidP="00C97AD2">
      <w:pPr>
        <w:pStyle w:val="BodyText"/>
        <w:tabs>
          <w:tab w:val="left" w:pos="3600"/>
        </w:tabs>
        <w:spacing w:before="120" w:after="120"/>
        <w:ind w:left="709"/>
        <w:rPr>
          <w:sz w:val="22"/>
          <w:szCs w:val="22"/>
          <w:lang w:val="ru-RU"/>
        </w:rPr>
      </w:pPr>
      <w:r w:rsidRPr="00A40369">
        <w:rPr>
          <w:sz w:val="22"/>
          <w:szCs w:val="22"/>
        </w:rPr>
        <w:t>WPS</w:t>
      </w:r>
      <w:r w:rsidRPr="00A40369">
        <w:rPr>
          <w:sz w:val="22"/>
          <w:szCs w:val="22"/>
          <w:lang w:val="ru-RU"/>
        </w:rPr>
        <w:tab/>
      </w:r>
      <w:r w:rsidR="00065C38" w:rsidRPr="00A40369">
        <w:rPr>
          <w:sz w:val="22"/>
          <w:szCs w:val="22"/>
          <w:lang w:val="ru-RU"/>
        </w:rPr>
        <w:t>Спецификация сварочной процедуры</w:t>
      </w:r>
    </w:p>
    <w:p w14:paraId="46EAE957" w14:textId="4A325BB8" w:rsidR="00EC7A40" w:rsidRDefault="00EC7A40" w:rsidP="00C97AD2">
      <w:pPr>
        <w:pStyle w:val="BodyText"/>
        <w:tabs>
          <w:tab w:val="left" w:pos="3600"/>
        </w:tabs>
        <w:spacing w:before="120" w:after="120"/>
        <w:ind w:left="709"/>
        <w:rPr>
          <w:sz w:val="22"/>
          <w:szCs w:val="22"/>
          <w:lang w:val="ru-RU"/>
        </w:rPr>
      </w:pPr>
      <w:r w:rsidRPr="00A40369">
        <w:rPr>
          <w:sz w:val="22"/>
          <w:szCs w:val="22"/>
        </w:rPr>
        <w:t>WRC</w:t>
      </w:r>
      <w:r w:rsidRPr="00A40369">
        <w:rPr>
          <w:sz w:val="22"/>
          <w:szCs w:val="22"/>
          <w:lang w:val="ru-RU"/>
        </w:rPr>
        <w:tab/>
      </w:r>
      <w:r w:rsidR="004E16C4" w:rsidRPr="00A40369">
        <w:rPr>
          <w:sz w:val="22"/>
          <w:szCs w:val="22"/>
          <w:lang w:val="ru-RU"/>
        </w:rPr>
        <w:t>Совет по исследованиям в области сварки</w:t>
      </w:r>
    </w:p>
    <w:p w14:paraId="779EBA95" w14:textId="2CE8F6A5" w:rsidR="00E3653A" w:rsidRPr="00D977C4" w:rsidRDefault="007A6EE1" w:rsidP="00C97AD2">
      <w:pPr>
        <w:pStyle w:val="Heading2"/>
        <w:numPr>
          <w:ilvl w:val="1"/>
          <w:numId w:val="68"/>
        </w:numPr>
        <w:spacing w:before="240" w:after="240"/>
        <w:ind w:left="851" w:hanging="709"/>
        <w:rPr>
          <w:sz w:val="22"/>
          <w:szCs w:val="22"/>
        </w:rPr>
      </w:pPr>
      <w:r w:rsidRPr="00695561">
        <w:rPr>
          <w:spacing w:val="-2"/>
          <w:sz w:val="22"/>
          <w:szCs w:val="22"/>
          <w:lang w:val="ru-RU"/>
        </w:rPr>
        <w:t xml:space="preserve">  </w:t>
      </w:r>
      <w:bookmarkStart w:id="820" w:name="_Toc205628117"/>
      <w:r w:rsidR="005970DA" w:rsidRPr="00D977C4">
        <w:rPr>
          <w:spacing w:val="-2"/>
          <w:sz w:val="22"/>
          <w:szCs w:val="22"/>
        </w:rPr>
        <w:t>Определения</w:t>
      </w:r>
      <w:bookmarkEnd w:id="820"/>
    </w:p>
    <w:p w14:paraId="2A7683EF" w14:textId="15A67B79" w:rsidR="002F0947" w:rsidRPr="00F529D7" w:rsidRDefault="00AD7871" w:rsidP="00C97AD2">
      <w:pPr>
        <w:pStyle w:val="BodyText"/>
        <w:tabs>
          <w:tab w:val="left" w:pos="3600"/>
        </w:tabs>
        <w:spacing w:before="120" w:after="120"/>
        <w:ind w:left="709"/>
        <w:rPr>
          <w:sz w:val="22"/>
          <w:szCs w:val="22"/>
          <w:lang w:val="ru-RU"/>
        </w:rPr>
      </w:pPr>
      <w:r w:rsidRPr="00F529D7">
        <w:rPr>
          <w:spacing w:val="-4"/>
          <w:sz w:val="22"/>
          <w:szCs w:val="22"/>
          <w:lang w:val="ru-RU"/>
        </w:rPr>
        <w:t>Компания</w:t>
      </w:r>
      <w:r w:rsidR="00806196" w:rsidRPr="00F529D7">
        <w:rPr>
          <w:sz w:val="22"/>
          <w:szCs w:val="22"/>
          <w:lang w:val="ru-RU"/>
        </w:rPr>
        <w:tab/>
      </w:r>
      <w:bookmarkStart w:id="821" w:name="_Hlk175539771"/>
      <w:r w:rsidRPr="00F529D7">
        <w:rPr>
          <w:sz w:val="22"/>
          <w:szCs w:val="22"/>
          <w:lang w:val="ru-RU"/>
        </w:rPr>
        <w:t>Тенгизшевройл (ТШО)</w:t>
      </w:r>
      <w:bookmarkEnd w:id="821"/>
    </w:p>
    <w:p w14:paraId="747132DE" w14:textId="57153346" w:rsidR="00C142FE" w:rsidRPr="00F529D7" w:rsidRDefault="00256CC8" w:rsidP="00C97AD2">
      <w:pPr>
        <w:pStyle w:val="BodyText"/>
        <w:tabs>
          <w:tab w:val="left" w:pos="3600"/>
        </w:tabs>
        <w:spacing w:before="120" w:after="120"/>
        <w:ind w:left="709"/>
        <w:rPr>
          <w:spacing w:val="-4"/>
          <w:sz w:val="22"/>
          <w:szCs w:val="22"/>
          <w:lang w:val="ru-RU"/>
        </w:rPr>
      </w:pPr>
      <w:r w:rsidRPr="00F529D7">
        <w:rPr>
          <w:spacing w:val="-4"/>
          <w:sz w:val="22"/>
          <w:szCs w:val="22"/>
          <w:lang w:val="ru-RU"/>
        </w:rPr>
        <w:t xml:space="preserve">Владелец </w:t>
      </w:r>
      <w:r w:rsidR="00F80EF0" w:rsidRPr="00F529D7">
        <w:rPr>
          <w:spacing w:val="-4"/>
          <w:sz w:val="22"/>
          <w:szCs w:val="22"/>
          <w:lang w:val="ru-RU"/>
        </w:rPr>
        <w:t xml:space="preserve">                                       </w:t>
      </w:r>
      <w:r w:rsidRPr="00F529D7">
        <w:rPr>
          <w:spacing w:val="-4"/>
          <w:sz w:val="22"/>
          <w:szCs w:val="22"/>
          <w:lang w:val="ru-RU"/>
        </w:rPr>
        <w:t>Заказчик</w:t>
      </w:r>
      <w:r w:rsidR="00F80EF0" w:rsidRPr="00F529D7">
        <w:rPr>
          <w:spacing w:val="-4"/>
          <w:sz w:val="22"/>
          <w:szCs w:val="22"/>
          <w:lang w:val="ru-RU"/>
        </w:rPr>
        <w:t>.</w:t>
      </w:r>
      <w:r w:rsidR="00F80EF0" w:rsidRPr="00603316">
        <w:rPr>
          <w:sz w:val="22"/>
          <w:szCs w:val="22"/>
          <w:lang w:val="ru-RU"/>
        </w:rPr>
        <w:t xml:space="preserve"> </w:t>
      </w:r>
      <w:r w:rsidR="00F80EF0" w:rsidRPr="00F529D7">
        <w:rPr>
          <w:spacing w:val="-4"/>
          <w:sz w:val="22"/>
          <w:szCs w:val="22"/>
          <w:lang w:val="ru-RU"/>
        </w:rPr>
        <w:t>Тенгизшевройл (ТШО)</w:t>
      </w:r>
    </w:p>
    <w:p w14:paraId="00BDB878" w14:textId="77777777" w:rsidR="00F529D7" w:rsidRDefault="00082A71" w:rsidP="00C97AD2">
      <w:pPr>
        <w:pStyle w:val="BodyText"/>
        <w:tabs>
          <w:tab w:val="left" w:pos="3600"/>
        </w:tabs>
        <w:ind w:left="709"/>
        <w:rPr>
          <w:sz w:val="22"/>
          <w:szCs w:val="22"/>
          <w:lang w:val="ru-RU"/>
        </w:rPr>
      </w:pPr>
      <w:r w:rsidRPr="00F529D7">
        <w:rPr>
          <w:spacing w:val="-4"/>
          <w:sz w:val="22"/>
          <w:szCs w:val="22"/>
          <w:lang w:val="ru-RU"/>
        </w:rPr>
        <w:t>Заказчик</w:t>
      </w:r>
      <w:r w:rsidR="00806196" w:rsidRPr="00F529D7">
        <w:rPr>
          <w:sz w:val="22"/>
          <w:szCs w:val="22"/>
          <w:lang w:val="ru-RU"/>
        </w:rPr>
        <w:tab/>
      </w:r>
      <w:r w:rsidR="00AF72F7" w:rsidRPr="00F529D7">
        <w:rPr>
          <w:sz w:val="22"/>
          <w:szCs w:val="22"/>
          <w:lang w:val="ru-RU"/>
        </w:rPr>
        <w:t xml:space="preserve">Сторона, предоставляющая заказ на покупку или контракт. Покупателем </w:t>
      </w:r>
    </w:p>
    <w:p w14:paraId="448DADB2" w14:textId="635CF917" w:rsidR="00986EE7" w:rsidRDefault="00F529D7" w:rsidP="00C97AD2">
      <w:pPr>
        <w:pStyle w:val="BodyText"/>
        <w:tabs>
          <w:tab w:val="left" w:pos="3600"/>
        </w:tabs>
        <w:ind w:left="709"/>
        <w:rPr>
          <w:sz w:val="22"/>
          <w:szCs w:val="22"/>
          <w:lang w:val="ru-RU"/>
        </w:rPr>
      </w:pPr>
      <w:r>
        <w:rPr>
          <w:sz w:val="22"/>
          <w:szCs w:val="22"/>
          <w:lang w:val="ru-RU"/>
        </w:rPr>
        <w:t xml:space="preserve">                                                     </w:t>
      </w:r>
      <w:r w:rsidR="00AF72F7" w:rsidRPr="00F529D7">
        <w:rPr>
          <w:sz w:val="22"/>
          <w:szCs w:val="22"/>
          <w:lang w:val="ru-RU"/>
        </w:rPr>
        <w:t xml:space="preserve">может быть </w:t>
      </w:r>
      <w:bookmarkStart w:id="822" w:name="_Hlk175597632"/>
      <w:r w:rsidR="008131BD" w:rsidRPr="00F529D7">
        <w:rPr>
          <w:sz w:val="22"/>
          <w:szCs w:val="22"/>
          <w:lang w:val="ru-RU"/>
        </w:rPr>
        <w:t>к</w:t>
      </w:r>
      <w:r w:rsidR="00AF72F7" w:rsidRPr="00F529D7">
        <w:rPr>
          <w:sz w:val="22"/>
          <w:szCs w:val="22"/>
          <w:lang w:val="ru-RU"/>
        </w:rPr>
        <w:t xml:space="preserve">омпания или уполномоченный </w:t>
      </w:r>
      <w:bookmarkEnd w:id="822"/>
      <w:r w:rsidR="00AF72F7" w:rsidRPr="00F529D7">
        <w:rPr>
          <w:sz w:val="22"/>
          <w:szCs w:val="22"/>
          <w:lang w:val="ru-RU"/>
        </w:rPr>
        <w:t xml:space="preserve">агент </w:t>
      </w:r>
      <w:r w:rsidR="00986EE7">
        <w:rPr>
          <w:sz w:val="22"/>
          <w:szCs w:val="22"/>
          <w:lang w:val="ru-RU"/>
        </w:rPr>
        <w:t xml:space="preserve">          </w:t>
      </w:r>
    </w:p>
    <w:p w14:paraId="11F920FB" w14:textId="00CCE072" w:rsidR="00806196" w:rsidRPr="00F529D7" w:rsidRDefault="00986EE7" w:rsidP="00C97AD2">
      <w:pPr>
        <w:pStyle w:val="BodyText"/>
        <w:tabs>
          <w:tab w:val="left" w:pos="3600"/>
        </w:tabs>
        <w:ind w:left="709"/>
        <w:rPr>
          <w:sz w:val="22"/>
          <w:szCs w:val="22"/>
          <w:lang w:val="ru-RU"/>
        </w:rPr>
      </w:pPr>
      <w:r>
        <w:rPr>
          <w:sz w:val="22"/>
          <w:szCs w:val="22"/>
          <w:lang w:val="ru-RU"/>
        </w:rPr>
        <w:t xml:space="preserve">                                                     </w:t>
      </w:r>
      <w:r w:rsidR="00AF72F7" w:rsidRPr="00F529D7">
        <w:rPr>
          <w:sz w:val="22"/>
          <w:szCs w:val="22"/>
          <w:lang w:val="ru-RU"/>
        </w:rPr>
        <w:t>компании.</w:t>
      </w:r>
      <w:r w:rsidR="007F20D4">
        <w:rPr>
          <w:sz w:val="22"/>
          <w:szCs w:val="22"/>
          <w:lang w:val="ru-RU"/>
        </w:rPr>
        <w:t xml:space="preserve"> </w:t>
      </w:r>
      <w:r w:rsidR="00082A71" w:rsidRPr="00F529D7">
        <w:rPr>
          <w:sz w:val="22"/>
          <w:szCs w:val="22"/>
          <w:lang w:val="ru-RU"/>
        </w:rPr>
        <w:t>Тенгизшевройл (ТШО)</w:t>
      </w:r>
    </w:p>
    <w:p w14:paraId="0FA54814" w14:textId="2114BC0C" w:rsidR="00190701" w:rsidRPr="00F529D7" w:rsidRDefault="002F0947" w:rsidP="00C97AD2">
      <w:pPr>
        <w:pStyle w:val="BodyText"/>
        <w:tabs>
          <w:tab w:val="left" w:pos="3600"/>
        </w:tabs>
        <w:spacing w:before="120" w:after="120"/>
        <w:ind w:left="3544" w:hanging="2835"/>
        <w:rPr>
          <w:sz w:val="22"/>
          <w:szCs w:val="22"/>
          <w:lang w:val="ru-RU"/>
        </w:rPr>
      </w:pPr>
      <w:r w:rsidRPr="00F529D7">
        <w:rPr>
          <w:spacing w:val="-4"/>
          <w:sz w:val="22"/>
          <w:szCs w:val="22"/>
          <w:lang w:val="ru-RU"/>
        </w:rPr>
        <w:t>Поставщик</w:t>
      </w:r>
      <w:r w:rsidR="00806196" w:rsidRPr="00F529D7">
        <w:rPr>
          <w:sz w:val="22"/>
          <w:szCs w:val="22"/>
          <w:lang w:val="ru-RU"/>
        </w:rPr>
        <w:tab/>
      </w:r>
      <w:r w:rsidR="00346793" w:rsidRPr="00F529D7">
        <w:rPr>
          <w:sz w:val="22"/>
          <w:szCs w:val="22"/>
          <w:lang w:val="ru-RU"/>
        </w:rPr>
        <w:t xml:space="preserve">Любой поставщик, продавец, поставщик услуг или поставщик товаров для </w:t>
      </w:r>
      <w:r w:rsidR="008131BD" w:rsidRPr="00F529D7">
        <w:rPr>
          <w:sz w:val="22"/>
          <w:szCs w:val="22"/>
          <w:lang w:val="ru-RU"/>
        </w:rPr>
        <w:t>к</w:t>
      </w:r>
      <w:r w:rsidR="00346793" w:rsidRPr="00F529D7">
        <w:rPr>
          <w:sz w:val="22"/>
          <w:szCs w:val="22"/>
          <w:lang w:val="ru-RU"/>
        </w:rPr>
        <w:t>омпании</w:t>
      </w:r>
      <w:r w:rsidR="00A334FE" w:rsidRPr="00F529D7">
        <w:rPr>
          <w:sz w:val="22"/>
          <w:szCs w:val="22"/>
          <w:lang w:val="ru-RU"/>
        </w:rPr>
        <w:t xml:space="preserve"> </w:t>
      </w:r>
      <w:r w:rsidR="007F20D4" w:rsidRPr="007F20D4">
        <w:rPr>
          <w:sz w:val="22"/>
          <w:szCs w:val="22"/>
          <w:lang w:val="ru-RU"/>
        </w:rPr>
        <w:t>или деловой партнер</w:t>
      </w:r>
      <w:r w:rsidR="00265EE8" w:rsidRPr="00F529D7">
        <w:rPr>
          <w:sz w:val="22"/>
          <w:szCs w:val="22"/>
          <w:lang w:val="ru-RU"/>
        </w:rPr>
        <w:t xml:space="preserve">         </w:t>
      </w:r>
      <w:r w:rsidR="00BE08D6" w:rsidRPr="00F529D7">
        <w:rPr>
          <w:sz w:val="22"/>
          <w:szCs w:val="22"/>
          <w:lang w:val="ru-RU"/>
        </w:rPr>
        <w:t xml:space="preserve">       </w:t>
      </w:r>
      <w:r w:rsidR="00D83196" w:rsidRPr="00F529D7">
        <w:rPr>
          <w:sz w:val="22"/>
          <w:szCs w:val="22"/>
          <w:lang w:val="ru-RU"/>
        </w:rPr>
        <w:t xml:space="preserve">                                                                          </w:t>
      </w:r>
      <w:r w:rsidR="00241B53" w:rsidRPr="00F529D7">
        <w:rPr>
          <w:sz w:val="22"/>
          <w:szCs w:val="22"/>
          <w:lang w:val="ru-RU"/>
        </w:rPr>
        <w:t xml:space="preserve"> </w:t>
      </w:r>
      <w:r w:rsidR="00D83196" w:rsidRPr="00F529D7">
        <w:rPr>
          <w:sz w:val="22"/>
          <w:szCs w:val="22"/>
          <w:lang w:val="ru-RU"/>
        </w:rPr>
        <w:t xml:space="preserve">                                                 </w:t>
      </w:r>
    </w:p>
    <w:p w14:paraId="3D0680E1" w14:textId="3B854C29" w:rsidR="00EC7A40" w:rsidRPr="00D36EBF" w:rsidRDefault="005F2EEC" w:rsidP="00C97AD2">
      <w:pPr>
        <w:pStyle w:val="Heading1"/>
        <w:numPr>
          <w:ilvl w:val="0"/>
          <w:numId w:val="68"/>
        </w:numPr>
        <w:spacing w:before="240" w:after="240"/>
        <w:ind w:left="709" w:hanging="709"/>
      </w:pPr>
      <w:bookmarkStart w:id="823" w:name="_Toc205628118"/>
      <w:r>
        <w:rPr>
          <w:lang w:val="ru-RU"/>
        </w:rPr>
        <w:t>Общие требования</w:t>
      </w:r>
      <w:bookmarkEnd w:id="823"/>
    </w:p>
    <w:p w14:paraId="3D8AFC26" w14:textId="5A4C5EF0" w:rsidR="00EC7A40" w:rsidRPr="00D2319C" w:rsidRDefault="00EC7A40" w:rsidP="00C97AD2">
      <w:pPr>
        <w:pStyle w:val="ListParagraph"/>
        <w:numPr>
          <w:ilvl w:val="1"/>
          <w:numId w:val="38"/>
        </w:numPr>
        <w:spacing w:before="120" w:after="120"/>
        <w:ind w:left="1134" w:hanging="425"/>
        <w:rPr>
          <w:lang w:val="ru-RU"/>
        </w:rPr>
      </w:pPr>
      <w:r w:rsidRPr="00201C31">
        <w:rPr>
          <w:b/>
          <w:sz w:val="20"/>
          <w:szCs w:val="20"/>
          <w:lang w:val="ru-RU"/>
        </w:rPr>
        <w:t>-</w:t>
      </w:r>
      <w:r w:rsidRPr="00201C31">
        <w:rPr>
          <w:rFonts w:ascii="Arial"/>
          <w:b/>
          <w:spacing w:val="3"/>
          <w:sz w:val="21"/>
          <w:lang w:val="ru-RU"/>
        </w:rPr>
        <w:t xml:space="preserve"> </w:t>
      </w:r>
      <w:r w:rsidR="00C75006" w:rsidRPr="00D2319C">
        <w:rPr>
          <w:color w:val="333333"/>
          <w:spacing w:val="-2"/>
          <w:lang w:val="ru-RU"/>
        </w:rPr>
        <w:t>Материалы трубопроводов, их изготовление, экспертиза и испытания должны соответствовать следующим требованиям:</w:t>
      </w:r>
    </w:p>
    <w:p w14:paraId="17F8116D" w14:textId="16B866AE" w:rsidR="00EC7A40" w:rsidRPr="00D2319C" w:rsidRDefault="00EC7A40" w:rsidP="00C97AD2">
      <w:pPr>
        <w:pStyle w:val="ListParagraph"/>
        <w:numPr>
          <w:ilvl w:val="2"/>
          <w:numId w:val="38"/>
        </w:numPr>
        <w:spacing w:after="120"/>
        <w:ind w:left="1418" w:hanging="291"/>
        <w:rPr>
          <w:lang w:val="ru-RU"/>
        </w:rPr>
      </w:pPr>
      <w:r w:rsidRPr="00D2319C">
        <w:rPr>
          <w:color w:val="333333"/>
          <w:position w:val="2"/>
        </w:rPr>
        <w:t>PIM</w:t>
      </w:r>
      <w:r w:rsidRPr="00D2319C">
        <w:rPr>
          <w:color w:val="333333"/>
          <w:position w:val="2"/>
          <w:lang w:val="ru-RU"/>
        </w:rPr>
        <w:t>-</w:t>
      </w:r>
      <w:r w:rsidRPr="00D2319C">
        <w:rPr>
          <w:color w:val="333333"/>
          <w:position w:val="2"/>
        </w:rPr>
        <w:t>SU</w:t>
      </w:r>
      <w:r w:rsidRPr="00D2319C">
        <w:rPr>
          <w:color w:val="333333"/>
          <w:position w:val="2"/>
          <w:lang w:val="ru-RU"/>
        </w:rPr>
        <w:t>-5112-</w:t>
      </w:r>
      <w:r w:rsidRPr="00D2319C">
        <w:rPr>
          <w:color w:val="333333"/>
          <w:position w:val="2"/>
        </w:rPr>
        <w:t>TCO</w:t>
      </w:r>
      <w:r w:rsidRPr="00D2319C">
        <w:rPr>
          <w:color w:val="333333"/>
          <w:spacing w:val="10"/>
          <w:position w:val="2"/>
          <w:lang w:val="ru-RU"/>
        </w:rPr>
        <w:t xml:space="preserve"> </w:t>
      </w:r>
      <w:r w:rsidR="001B23A0" w:rsidRPr="00D2319C">
        <w:rPr>
          <w:color w:val="333333"/>
          <w:position w:val="2"/>
          <w:lang w:val="ru-RU"/>
        </w:rPr>
        <w:t>к</w:t>
      </w:r>
      <w:r w:rsidR="001B0DC5" w:rsidRPr="00D2319C">
        <w:rPr>
          <w:color w:val="333333"/>
          <w:position w:val="2"/>
          <w:lang w:val="ru-RU"/>
        </w:rPr>
        <w:t>л</w:t>
      </w:r>
      <w:r w:rsidR="004A4A4A" w:rsidRPr="00D2319C">
        <w:rPr>
          <w:color w:val="333333"/>
          <w:position w:val="2"/>
          <w:lang w:val="ru-RU"/>
        </w:rPr>
        <w:t>ассы материалов трубопроводов</w:t>
      </w:r>
      <w:r w:rsidRPr="00D2319C">
        <w:rPr>
          <w:color w:val="333333"/>
          <w:spacing w:val="-2"/>
          <w:position w:val="2"/>
          <w:lang w:val="ru-RU"/>
        </w:rPr>
        <w:t>.</w:t>
      </w:r>
    </w:p>
    <w:p w14:paraId="22C15159" w14:textId="3AE91AE1" w:rsidR="00EC7A40" w:rsidRPr="00D2319C" w:rsidRDefault="000A58B5" w:rsidP="00C97AD2">
      <w:pPr>
        <w:pStyle w:val="ListParagraph"/>
        <w:numPr>
          <w:ilvl w:val="2"/>
          <w:numId w:val="38"/>
        </w:numPr>
        <w:spacing w:before="120"/>
        <w:ind w:left="1418" w:hanging="291"/>
        <w:rPr>
          <w:lang w:val="ru-RU"/>
        </w:rPr>
      </w:pPr>
      <w:r w:rsidRPr="00D2319C">
        <w:rPr>
          <w:color w:val="333333"/>
          <w:spacing w:val="-2"/>
          <w:position w:val="2"/>
          <w:lang w:val="ru-RU"/>
        </w:rPr>
        <w:t>Не применим в ТШО.</w:t>
      </w:r>
    </w:p>
    <w:p w14:paraId="6D5A997F" w14:textId="42ACCD97" w:rsidR="00EC7A40" w:rsidRPr="00D2319C" w:rsidRDefault="00961D88" w:rsidP="00C97AD2">
      <w:pPr>
        <w:pStyle w:val="ListParagraph"/>
        <w:numPr>
          <w:ilvl w:val="2"/>
          <w:numId w:val="38"/>
        </w:numPr>
        <w:spacing w:before="120" w:after="120"/>
        <w:ind w:left="1418" w:hanging="291"/>
        <w:rPr>
          <w:color w:val="333333"/>
          <w:spacing w:val="-2"/>
          <w:position w:val="2"/>
          <w:lang w:val="ru-RU"/>
        </w:rPr>
      </w:pPr>
      <w:bookmarkStart w:id="824" w:name="_Hlk179979336"/>
      <w:r w:rsidRPr="00D2319C">
        <w:rPr>
          <w:color w:val="333333"/>
          <w:spacing w:val="-2"/>
          <w:position w:val="2"/>
          <w:lang w:val="ru-RU"/>
        </w:rPr>
        <w:t>Не применим в ТШО.</w:t>
      </w:r>
    </w:p>
    <w:bookmarkEnd w:id="824"/>
    <w:p w14:paraId="4E83C801" w14:textId="2AEAA6F0" w:rsidR="00CE453C" w:rsidRPr="00D2319C" w:rsidRDefault="00122D06" w:rsidP="00C97AD2">
      <w:pPr>
        <w:pStyle w:val="ListParagraph"/>
        <w:numPr>
          <w:ilvl w:val="2"/>
          <w:numId w:val="38"/>
        </w:numPr>
        <w:spacing w:before="120"/>
        <w:ind w:left="1418" w:hanging="291"/>
        <w:rPr>
          <w:lang w:val="ru-RU"/>
        </w:rPr>
      </w:pPr>
      <w:r w:rsidRPr="00D2319C">
        <w:rPr>
          <w:color w:val="333333"/>
          <w:spacing w:val="-2"/>
          <w:position w:val="2"/>
          <w:lang w:val="ru-RU"/>
        </w:rPr>
        <w:t xml:space="preserve">Другие классы материалов трубопроводов, принятые </w:t>
      </w:r>
      <w:r w:rsidR="002D3C44" w:rsidRPr="00D2319C">
        <w:rPr>
          <w:color w:val="333333"/>
          <w:spacing w:val="-2"/>
          <w:position w:val="2"/>
          <w:lang w:val="ru-RU"/>
        </w:rPr>
        <w:t>заказчиком</w:t>
      </w:r>
      <w:r w:rsidR="009671BD" w:rsidRPr="00D2319C">
        <w:rPr>
          <w:color w:val="333333"/>
          <w:spacing w:val="-2"/>
          <w:position w:val="2"/>
          <w:lang w:val="ru-RU"/>
        </w:rPr>
        <w:t>.</w:t>
      </w:r>
    </w:p>
    <w:p w14:paraId="1C5D2BDB" w14:textId="5D40F29E" w:rsidR="00EC7A40" w:rsidRPr="000B3C0D" w:rsidRDefault="00781380" w:rsidP="00C97AD2">
      <w:pPr>
        <w:pStyle w:val="ListParagraph"/>
        <w:numPr>
          <w:ilvl w:val="2"/>
          <w:numId w:val="38"/>
        </w:numPr>
        <w:spacing w:before="120" w:after="120"/>
        <w:ind w:left="1418" w:hanging="291"/>
        <w:rPr>
          <w:lang w:val="ru-RU"/>
        </w:rPr>
      </w:pPr>
      <w:r w:rsidRPr="00D2319C">
        <w:rPr>
          <w:color w:val="333333"/>
          <w:spacing w:val="-2"/>
          <w:position w:val="2"/>
          <w:lang w:val="ru-RU"/>
        </w:rPr>
        <w:t>Другие документы, упомянутые в настоящем документе.</w:t>
      </w:r>
    </w:p>
    <w:p w14:paraId="77994D24" w14:textId="01BFACA9" w:rsidR="000B3C0D" w:rsidRPr="00D2319C" w:rsidRDefault="000B3C0D" w:rsidP="00C97AD2">
      <w:pPr>
        <w:pStyle w:val="ListParagraph"/>
        <w:numPr>
          <w:ilvl w:val="2"/>
          <w:numId w:val="38"/>
        </w:numPr>
        <w:spacing w:before="120" w:after="120"/>
        <w:ind w:left="1418" w:hanging="291"/>
        <w:rPr>
          <w:lang w:val="ru-RU"/>
        </w:rPr>
      </w:pPr>
      <w:r w:rsidRPr="000B3C0D">
        <w:rPr>
          <w:lang w:val="ru-RU"/>
        </w:rPr>
        <w:t xml:space="preserve">L-ST-2009 </w:t>
      </w:r>
      <w:r>
        <w:rPr>
          <w:lang w:val="ru-RU"/>
        </w:rPr>
        <w:t>т</w:t>
      </w:r>
      <w:r w:rsidRPr="000B3C0D">
        <w:rPr>
          <w:lang w:val="ru-RU"/>
        </w:rPr>
        <w:t>ехнические условия на поставляемые трубы, фитинги, и фланцы</w:t>
      </w:r>
    </w:p>
    <w:p w14:paraId="5DEAF790" w14:textId="0E44F61E" w:rsidR="004D6C4C" w:rsidRPr="00D2319C" w:rsidRDefault="00781380" w:rsidP="00C97AD2">
      <w:pPr>
        <w:pStyle w:val="ListParagraph"/>
        <w:numPr>
          <w:ilvl w:val="2"/>
          <w:numId w:val="38"/>
        </w:numPr>
        <w:ind w:left="1418" w:hanging="291"/>
        <w:rPr>
          <w:lang w:val="ru-RU"/>
        </w:rPr>
      </w:pPr>
      <w:r w:rsidRPr="00D2319C">
        <w:rPr>
          <w:lang w:val="ru-RU"/>
        </w:rPr>
        <w:t>W-ST-2004 материалы, применяемые во влажной сероводородной среде</w:t>
      </w:r>
    </w:p>
    <w:p w14:paraId="3D683365" w14:textId="39316093" w:rsidR="00EC7A40" w:rsidRPr="00D2319C" w:rsidRDefault="00EC7A40" w:rsidP="00C97AD2">
      <w:pPr>
        <w:pStyle w:val="ListParagraph"/>
        <w:numPr>
          <w:ilvl w:val="1"/>
          <w:numId w:val="38"/>
        </w:numPr>
        <w:spacing w:before="120"/>
        <w:ind w:left="1134" w:hanging="425"/>
        <w:rPr>
          <w:lang w:val="ru-RU"/>
        </w:rPr>
      </w:pPr>
      <w:r w:rsidRPr="00D2319C">
        <w:rPr>
          <w:b/>
          <w:lang w:val="ru-RU"/>
        </w:rPr>
        <w:t>-</w:t>
      </w:r>
      <w:r w:rsidRPr="00D2319C">
        <w:rPr>
          <w:rFonts w:ascii="Arial"/>
          <w:b/>
          <w:spacing w:val="3"/>
          <w:lang w:val="ru-RU"/>
        </w:rPr>
        <w:t xml:space="preserve"> </w:t>
      </w:r>
      <w:r w:rsidR="00A969F3" w:rsidRPr="00D2319C">
        <w:rPr>
          <w:color w:val="333333"/>
          <w:spacing w:val="-2"/>
          <w:lang w:val="ru-RU"/>
        </w:rPr>
        <w:t>Не применим в ТШО.</w:t>
      </w:r>
    </w:p>
    <w:p w14:paraId="6188846E" w14:textId="33BAB482" w:rsidR="00EC7A40" w:rsidRPr="00D2319C" w:rsidRDefault="00EC7A40" w:rsidP="00C97AD2">
      <w:pPr>
        <w:pStyle w:val="ListParagraph"/>
        <w:numPr>
          <w:ilvl w:val="1"/>
          <w:numId w:val="38"/>
        </w:numPr>
        <w:tabs>
          <w:tab w:val="left" w:pos="180"/>
        </w:tabs>
        <w:spacing w:before="120"/>
        <w:ind w:left="1134" w:hanging="425"/>
        <w:rPr>
          <w:lang w:val="ru-RU"/>
        </w:rPr>
      </w:pPr>
      <w:r w:rsidRPr="00D2319C">
        <w:rPr>
          <w:b/>
          <w:lang w:val="ru-RU"/>
        </w:rPr>
        <w:t>-</w:t>
      </w:r>
      <w:r w:rsidRPr="00D2319C">
        <w:rPr>
          <w:rFonts w:ascii="Arial" w:hAnsi="Arial"/>
          <w:b/>
          <w:lang w:val="ru-RU"/>
        </w:rPr>
        <w:t xml:space="preserve"> </w:t>
      </w:r>
      <w:r w:rsidR="00070FFB" w:rsidRPr="00D2319C">
        <w:rPr>
          <w:color w:val="333333"/>
          <w:spacing w:val="-2"/>
          <w:lang w:val="ru-RU"/>
        </w:rPr>
        <w:t xml:space="preserve">Использование слова «код» в данной спецификации означает </w:t>
      </w:r>
      <w:r w:rsidR="00070FFB" w:rsidRPr="00D2319C">
        <w:rPr>
          <w:color w:val="333333"/>
          <w:spacing w:val="-2"/>
        </w:rPr>
        <w:t>ASME</w:t>
      </w:r>
      <w:r w:rsidR="00070FFB" w:rsidRPr="00D2319C">
        <w:rPr>
          <w:color w:val="333333"/>
          <w:spacing w:val="-2"/>
          <w:lang w:val="ru-RU"/>
        </w:rPr>
        <w:t xml:space="preserve"> </w:t>
      </w:r>
      <w:r w:rsidR="00070FFB" w:rsidRPr="00D2319C">
        <w:rPr>
          <w:color w:val="333333"/>
          <w:spacing w:val="-2"/>
        </w:rPr>
        <w:t>B</w:t>
      </w:r>
      <w:r w:rsidR="00070FFB" w:rsidRPr="00D2319C">
        <w:rPr>
          <w:color w:val="333333"/>
          <w:spacing w:val="-2"/>
          <w:lang w:val="ru-RU"/>
        </w:rPr>
        <w:t xml:space="preserve">31.1 или </w:t>
      </w:r>
      <w:r w:rsidR="00070FFB" w:rsidRPr="00D2319C">
        <w:rPr>
          <w:color w:val="333333"/>
          <w:spacing w:val="-2"/>
        </w:rPr>
        <w:t>ASME</w:t>
      </w:r>
      <w:r w:rsidR="00070FFB" w:rsidRPr="00D2319C">
        <w:rPr>
          <w:color w:val="333333"/>
          <w:spacing w:val="-2"/>
          <w:lang w:val="ru-RU"/>
        </w:rPr>
        <w:t xml:space="preserve"> </w:t>
      </w:r>
      <w:r w:rsidR="00070FFB" w:rsidRPr="00D2319C">
        <w:rPr>
          <w:color w:val="333333"/>
          <w:spacing w:val="-2"/>
        </w:rPr>
        <w:t>B</w:t>
      </w:r>
      <w:r w:rsidR="00070FFB" w:rsidRPr="00D2319C">
        <w:rPr>
          <w:color w:val="333333"/>
          <w:spacing w:val="-2"/>
          <w:lang w:val="ru-RU"/>
        </w:rPr>
        <w:t xml:space="preserve">31.3, как </w:t>
      </w:r>
      <w:r w:rsidR="00070FFB" w:rsidRPr="00D2319C">
        <w:rPr>
          <w:color w:val="333333"/>
          <w:spacing w:val="-2"/>
          <w:lang w:val="ru-RU"/>
        </w:rPr>
        <w:lastRenderedPageBreak/>
        <w:t>указано</w:t>
      </w:r>
      <w:r w:rsidR="00250A7E" w:rsidRPr="00250A7E">
        <w:rPr>
          <w:color w:val="333333"/>
          <w:spacing w:val="-2"/>
          <w:lang w:val="ru-RU"/>
        </w:rPr>
        <w:t xml:space="preserve"> </w:t>
      </w:r>
      <w:r w:rsidR="00070FFB" w:rsidRPr="00D2319C">
        <w:rPr>
          <w:color w:val="333333"/>
          <w:spacing w:val="-2"/>
          <w:lang w:val="ru-RU"/>
        </w:rPr>
        <w:t>заказчиком.</w:t>
      </w:r>
    </w:p>
    <w:p w14:paraId="480CD365" w14:textId="2D3E334C" w:rsidR="00D66008" w:rsidRPr="00D2319C" w:rsidRDefault="00EC7A40" w:rsidP="00C97AD2">
      <w:pPr>
        <w:pStyle w:val="ListParagraph"/>
        <w:numPr>
          <w:ilvl w:val="1"/>
          <w:numId w:val="38"/>
        </w:numPr>
        <w:tabs>
          <w:tab w:val="left" w:pos="180"/>
        </w:tabs>
        <w:spacing w:before="120"/>
        <w:ind w:left="1134" w:hanging="425"/>
        <w:rPr>
          <w:lang w:val="ru-RU"/>
        </w:rPr>
      </w:pPr>
      <w:r w:rsidRPr="00D2319C">
        <w:rPr>
          <w:b/>
          <w:lang w:val="ru-RU"/>
        </w:rPr>
        <w:t xml:space="preserve">- </w:t>
      </w:r>
      <w:r w:rsidR="00D66008" w:rsidRPr="00D2319C">
        <w:rPr>
          <w:color w:val="333333"/>
          <w:spacing w:val="-2"/>
          <w:lang w:val="ru-RU"/>
        </w:rPr>
        <w:t xml:space="preserve">Трубопроводы должны соответствовать данной спецификации и последней редакции </w:t>
      </w:r>
      <w:r w:rsidR="00D66008" w:rsidRPr="00D2319C">
        <w:rPr>
          <w:color w:val="333333"/>
          <w:spacing w:val="-2"/>
        </w:rPr>
        <w:t>ASME</w:t>
      </w:r>
      <w:r w:rsidR="00D66008" w:rsidRPr="00D2319C">
        <w:rPr>
          <w:color w:val="333333"/>
          <w:spacing w:val="-2"/>
          <w:lang w:val="ru-RU"/>
        </w:rPr>
        <w:t xml:space="preserve"> </w:t>
      </w:r>
      <w:r w:rsidR="00D66008" w:rsidRPr="00D2319C">
        <w:rPr>
          <w:color w:val="333333"/>
          <w:spacing w:val="-2"/>
        </w:rPr>
        <w:t>B</w:t>
      </w:r>
      <w:r w:rsidR="00D66008" w:rsidRPr="00D2319C">
        <w:rPr>
          <w:color w:val="333333"/>
          <w:spacing w:val="-2"/>
          <w:lang w:val="ru-RU"/>
        </w:rPr>
        <w:t xml:space="preserve">31.1 или </w:t>
      </w:r>
      <w:r w:rsidR="00D66008" w:rsidRPr="00D2319C">
        <w:rPr>
          <w:color w:val="333333"/>
          <w:spacing w:val="-2"/>
        </w:rPr>
        <w:t>ASME</w:t>
      </w:r>
      <w:r w:rsidR="00D66008" w:rsidRPr="00D2319C">
        <w:rPr>
          <w:color w:val="333333"/>
          <w:spacing w:val="-2"/>
          <w:lang w:val="ru-RU"/>
        </w:rPr>
        <w:t xml:space="preserve"> </w:t>
      </w:r>
      <w:r w:rsidR="00D66008" w:rsidRPr="00D2319C">
        <w:rPr>
          <w:color w:val="333333"/>
          <w:spacing w:val="-2"/>
        </w:rPr>
        <w:t>B</w:t>
      </w:r>
      <w:r w:rsidR="00D66008" w:rsidRPr="00D2319C">
        <w:rPr>
          <w:color w:val="333333"/>
          <w:spacing w:val="-2"/>
          <w:lang w:val="ru-RU"/>
        </w:rPr>
        <w:t>31.3 (</w:t>
      </w:r>
      <w:r w:rsidR="00D2319C" w:rsidRPr="00D2319C">
        <w:rPr>
          <w:color w:val="333333"/>
          <w:spacing w:val="-2"/>
          <w:lang w:val="ru-RU"/>
        </w:rPr>
        <w:t>в зависимости</w:t>
      </w:r>
      <w:r w:rsidR="00D66008" w:rsidRPr="00D2319C">
        <w:rPr>
          <w:color w:val="333333"/>
          <w:spacing w:val="-2"/>
          <w:lang w:val="ru-RU"/>
        </w:rPr>
        <w:t xml:space="preserve"> от обстоятельств).</w:t>
      </w:r>
    </w:p>
    <w:p w14:paraId="28E43158" w14:textId="7F9D7389" w:rsidR="00EC7A40" w:rsidRPr="00D2319C" w:rsidRDefault="00EC7A40" w:rsidP="00C97AD2">
      <w:pPr>
        <w:pStyle w:val="ListParagraph"/>
        <w:numPr>
          <w:ilvl w:val="1"/>
          <w:numId w:val="38"/>
        </w:numPr>
        <w:spacing w:before="120" w:after="120"/>
        <w:ind w:left="1134" w:hanging="425"/>
        <w:rPr>
          <w:lang w:val="ru-RU"/>
        </w:rPr>
      </w:pPr>
      <w:r w:rsidRPr="00D2319C">
        <w:rPr>
          <w:b/>
          <w:lang w:val="ru-RU"/>
        </w:rPr>
        <w:t>-</w:t>
      </w:r>
      <w:r w:rsidRPr="00D2319C">
        <w:rPr>
          <w:b/>
          <w:spacing w:val="1"/>
          <w:lang w:val="ru-RU"/>
        </w:rPr>
        <w:t xml:space="preserve"> </w:t>
      </w:r>
      <w:r w:rsidR="00F136C5" w:rsidRPr="00D2319C">
        <w:rPr>
          <w:color w:val="333333"/>
          <w:spacing w:val="-2"/>
          <w:lang w:val="ru-RU"/>
        </w:rPr>
        <w:t xml:space="preserve">Трубопроводы, обозначенные как </w:t>
      </w:r>
      <w:r w:rsidR="00154E41" w:rsidRPr="00D2319C">
        <w:rPr>
          <w:color w:val="333333"/>
          <w:spacing w:val="-2"/>
          <w:lang w:val="ru-RU"/>
        </w:rPr>
        <w:t>наружн</w:t>
      </w:r>
      <w:r w:rsidR="00104CB6" w:rsidRPr="00D2319C">
        <w:rPr>
          <w:color w:val="333333"/>
          <w:spacing w:val="-2"/>
          <w:lang w:val="ru-RU"/>
        </w:rPr>
        <w:t>ы</w:t>
      </w:r>
      <w:r w:rsidR="00154E41" w:rsidRPr="00D2319C">
        <w:rPr>
          <w:color w:val="333333"/>
          <w:spacing w:val="-2"/>
          <w:lang w:val="ru-RU"/>
        </w:rPr>
        <w:t>е</w:t>
      </w:r>
      <w:r w:rsidR="00F136C5" w:rsidRPr="00D2319C">
        <w:rPr>
          <w:color w:val="333333"/>
          <w:spacing w:val="-2"/>
          <w:lang w:val="ru-RU"/>
        </w:rPr>
        <w:t xml:space="preserve"> трубопроводы котла (</w:t>
      </w:r>
      <w:r w:rsidR="00F136C5" w:rsidRPr="00D2319C">
        <w:rPr>
          <w:color w:val="333333"/>
          <w:spacing w:val="-2"/>
        </w:rPr>
        <w:t>BEP</w:t>
      </w:r>
      <w:r w:rsidR="00F136C5" w:rsidRPr="00D2319C">
        <w:rPr>
          <w:color w:val="333333"/>
          <w:spacing w:val="-2"/>
          <w:lang w:val="ru-RU"/>
        </w:rPr>
        <w:t xml:space="preserve">), должны соответствовать требованиям </w:t>
      </w:r>
      <w:r w:rsidR="00F136C5" w:rsidRPr="00D2319C">
        <w:rPr>
          <w:color w:val="333333"/>
          <w:spacing w:val="-2"/>
        </w:rPr>
        <w:t>ASME</w:t>
      </w:r>
      <w:r w:rsidR="00F136C5" w:rsidRPr="00D2319C">
        <w:rPr>
          <w:color w:val="333333"/>
          <w:spacing w:val="-2"/>
          <w:lang w:val="ru-RU"/>
        </w:rPr>
        <w:t xml:space="preserve"> </w:t>
      </w:r>
      <w:r w:rsidR="00F136C5" w:rsidRPr="00D2319C">
        <w:rPr>
          <w:color w:val="333333"/>
          <w:spacing w:val="-2"/>
        </w:rPr>
        <w:t>B</w:t>
      </w:r>
      <w:r w:rsidR="00F136C5" w:rsidRPr="00D2319C">
        <w:rPr>
          <w:color w:val="333333"/>
          <w:spacing w:val="-2"/>
          <w:lang w:val="ru-RU"/>
        </w:rPr>
        <w:t>31.1.</w:t>
      </w:r>
    </w:p>
    <w:p w14:paraId="5545CFB0" w14:textId="33644D28" w:rsidR="00EC7A40" w:rsidRPr="00D2319C" w:rsidRDefault="00EC7A40" w:rsidP="00C97AD2">
      <w:pPr>
        <w:pStyle w:val="ListParagraph"/>
        <w:numPr>
          <w:ilvl w:val="1"/>
          <w:numId w:val="38"/>
        </w:numPr>
        <w:tabs>
          <w:tab w:val="left" w:pos="482"/>
        </w:tabs>
        <w:spacing w:before="120" w:after="120"/>
        <w:ind w:left="1134" w:hanging="425"/>
        <w:rPr>
          <w:lang w:val="ru-RU"/>
        </w:rPr>
      </w:pPr>
      <w:r w:rsidRPr="00D2319C">
        <w:rPr>
          <w:b/>
          <w:lang w:val="ru-RU"/>
        </w:rPr>
        <w:t xml:space="preserve">- </w:t>
      </w:r>
      <w:r w:rsidR="00291CAE" w:rsidRPr="00D2319C">
        <w:rPr>
          <w:color w:val="333333"/>
          <w:lang w:val="ru-RU"/>
        </w:rPr>
        <w:t xml:space="preserve">Материалы, изготовление, </w:t>
      </w:r>
      <w:r w:rsidR="000347DC" w:rsidRPr="00D2319C">
        <w:rPr>
          <w:color w:val="333333"/>
          <w:lang w:val="ru-RU"/>
        </w:rPr>
        <w:t>инспекция</w:t>
      </w:r>
      <w:r w:rsidR="00291CAE" w:rsidRPr="00D2319C">
        <w:rPr>
          <w:color w:val="333333"/>
          <w:lang w:val="ru-RU"/>
        </w:rPr>
        <w:t xml:space="preserve">, испытания, документация и </w:t>
      </w:r>
      <w:r w:rsidR="00E81FAA" w:rsidRPr="00D2319C">
        <w:rPr>
          <w:color w:val="333333"/>
          <w:lang w:val="ru-RU"/>
        </w:rPr>
        <w:t>маркировка</w:t>
      </w:r>
      <w:r w:rsidR="00291CAE" w:rsidRPr="00D2319C">
        <w:rPr>
          <w:color w:val="333333"/>
          <w:lang w:val="ru-RU"/>
        </w:rPr>
        <w:t xml:space="preserve"> наружных трубопроводов котла (</w:t>
      </w:r>
      <w:r w:rsidR="00291CAE" w:rsidRPr="00D2319C">
        <w:rPr>
          <w:color w:val="333333"/>
        </w:rPr>
        <w:t>BEP</w:t>
      </w:r>
      <w:r w:rsidR="00291CAE" w:rsidRPr="00D2319C">
        <w:rPr>
          <w:color w:val="333333"/>
          <w:lang w:val="ru-RU"/>
        </w:rPr>
        <w:t>) должны соответствовать</w:t>
      </w:r>
      <w:r w:rsidR="00285A0D" w:rsidRPr="00D2319C">
        <w:rPr>
          <w:color w:val="333333"/>
          <w:lang w:val="ru-RU"/>
        </w:rPr>
        <w:t xml:space="preserve"> </w:t>
      </w:r>
      <w:r w:rsidR="00922D4C" w:rsidRPr="00D2319C">
        <w:rPr>
          <w:color w:val="333333"/>
          <w:lang w:val="ru-RU"/>
        </w:rPr>
        <w:t>т</w:t>
      </w:r>
      <w:r w:rsidR="00291CAE" w:rsidRPr="00D2319C">
        <w:rPr>
          <w:color w:val="333333"/>
          <w:lang w:val="ru-RU"/>
        </w:rPr>
        <w:t>ребования</w:t>
      </w:r>
      <w:r w:rsidR="00922D4C" w:rsidRPr="00D2319C">
        <w:rPr>
          <w:color w:val="333333"/>
          <w:lang w:val="ru-RU"/>
        </w:rPr>
        <w:t>м</w:t>
      </w:r>
      <w:r w:rsidR="00291CAE" w:rsidRPr="00D2319C">
        <w:rPr>
          <w:color w:val="333333"/>
          <w:lang w:val="ru-RU"/>
        </w:rPr>
        <w:t xml:space="preserve"> </w:t>
      </w:r>
      <w:r w:rsidR="00291CAE" w:rsidRPr="00D2319C">
        <w:rPr>
          <w:color w:val="333333"/>
        </w:rPr>
        <w:t>ASME</w:t>
      </w:r>
      <w:r w:rsidR="00922D4C" w:rsidRPr="00D2319C">
        <w:rPr>
          <w:color w:val="333333"/>
          <w:lang w:val="ru-RU"/>
        </w:rPr>
        <w:t xml:space="preserve"> кода</w:t>
      </w:r>
      <w:r w:rsidR="00291CAE" w:rsidRPr="00D2319C">
        <w:rPr>
          <w:color w:val="333333"/>
          <w:lang w:val="ru-RU"/>
        </w:rPr>
        <w:t xml:space="preserve"> по котлам и </w:t>
      </w:r>
      <w:r w:rsidR="00285A0D" w:rsidRPr="00D2319C">
        <w:rPr>
          <w:color w:val="333333"/>
          <w:lang w:val="ru-RU"/>
        </w:rPr>
        <w:t>сосудам,</w:t>
      </w:r>
      <w:r w:rsidR="00291CAE" w:rsidRPr="00D2319C">
        <w:rPr>
          <w:color w:val="333333"/>
          <w:lang w:val="ru-RU"/>
        </w:rPr>
        <w:t xml:space="preserve"> </w:t>
      </w:r>
      <w:r w:rsidR="00922D4C" w:rsidRPr="00D2319C">
        <w:rPr>
          <w:color w:val="333333"/>
          <w:lang w:val="ru-RU"/>
        </w:rPr>
        <w:t>работающим</w:t>
      </w:r>
      <w:r w:rsidR="00FC19EF" w:rsidRPr="00D2319C">
        <w:rPr>
          <w:color w:val="333333"/>
          <w:lang w:val="ru-RU"/>
        </w:rPr>
        <w:t xml:space="preserve"> </w:t>
      </w:r>
      <w:r w:rsidR="00291CAE" w:rsidRPr="00D2319C">
        <w:rPr>
          <w:color w:val="333333"/>
          <w:lang w:val="ru-RU"/>
        </w:rPr>
        <w:t>под давлением (</w:t>
      </w:r>
      <w:r w:rsidR="00291CAE" w:rsidRPr="00D2319C">
        <w:rPr>
          <w:color w:val="333333"/>
        </w:rPr>
        <w:t>BPVC</w:t>
      </w:r>
      <w:r w:rsidR="00291CAE" w:rsidRPr="00D2319C">
        <w:rPr>
          <w:color w:val="333333"/>
          <w:lang w:val="ru-RU"/>
        </w:rPr>
        <w:t xml:space="preserve">), раздел </w:t>
      </w:r>
      <w:r w:rsidR="00291CAE" w:rsidRPr="00D2319C">
        <w:rPr>
          <w:color w:val="333333"/>
        </w:rPr>
        <w:t>I</w:t>
      </w:r>
      <w:r w:rsidR="00291CAE" w:rsidRPr="00D2319C">
        <w:rPr>
          <w:color w:val="333333"/>
          <w:lang w:val="ru-RU"/>
        </w:rPr>
        <w:t>.</w:t>
      </w:r>
      <w:r w:rsidR="00490CC7" w:rsidRPr="00D2319C">
        <w:rPr>
          <w:lang w:val="ru-RU"/>
        </w:rPr>
        <w:t xml:space="preserve"> </w:t>
      </w:r>
    </w:p>
    <w:p w14:paraId="723D8127" w14:textId="54E72D1D" w:rsidR="00EC7A40" w:rsidRPr="00D2319C" w:rsidRDefault="00EC7A40" w:rsidP="00C97AD2">
      <w:pPr>
        <w:pStyle w:val="BodyText"/>
        <w:spacing w:before="120" w:after="120"/>
        <w:ind w:left="1418" w:hanging="284"/>
        <w:rPr>
          <w:color w:val="333333"/>
          <w:sz w:val="22"/>
          <w:szCs w:val="22"/>
          <w:lang w:val="ru-RU"/>
        </w:rPr>
      </w:pPr>
      <w:r w:rsidRPr="00D2319C">
        <w:rPr>
          <w:b/>
          <w:sz w:val="22"/>
          <w:szCs w:val="22"/>
          <w:lang w:val="ru-RU"/>
        </w:rPr>
        <w:t xml:space="preserve">4-6.1 - </w:t>
      </w:r>
      <w:r w:rsidR="005F30C4" w:rsidRPr="00D2319C">
        <w:rPr>
          <w:color w:val="333333"/>
          <w:sz w:val="22"/>
          <w:szCs w:val="22"/>
          <w:lang w:val="ru-RU"/>
        </w:rPr>
        <w:t>Материалы, приобретенные для включения в</w:t>
      </w:r>
      <w:r w:rsidR="007922E4" w:rsidRPr="00D2319C">
        <w:rPr>
          <w:color w:val="333333"/>
          <w:sz w:val="22"/>
          <w:szCs w:val="22"/>
          <w:lang w:val="ru-RU"/>
        </w:rPr>
        <w:t xml:space="preserve"> область применения</w:t>
      </w:r>
      <w:r w:rsidR="005F30C4" w:rsidRPr="00D2319C">
        <w:rPr>
          <w:color w:val="333333"/>
          <w:sz w:val="22"/>
          <w:szCs w:val="22"/>
          <w:lang w:val="ru-RU"/>
        </w:rPr>
        <w:t xml:space="preserve"> наружных трубопроводов котла (</w:t>
      </w:r>
      <w:r w:rsidR="005F30C4" w:rsidRPr="00D2319C">
        <w:rPr>
          <w:color w:val="333333"/>
          <w:sz w:val="22"/>
          <w:szCs w:val="22"/>
        </w:rPr>
        <w:t>BEP</w:t>
      </w:r>
      <w:r w:rsidR="005F30C4" w:rsidRPr="00D2319C">
        <w:rPr>
          <w:color w:val="333333"/>
          <w:sz w:val="22"/>
          <w:szCs w:val="22"/>
          <w:lang w:val="ru-RU"/>
        </w:rPr>
        <w:t xml:space="preserve">), должны соответствовать специальным требованиям, указанным в </w:t>
      </w:r>
      <w:r w:rsidR="005F30C4" w:rsidRPr="00D2319C">
        <w:rPr>
          <w:color w:val="333333"/>
          <w:sz w:val="22"/>
          <w:szCs w:val="22"/>
        </w:rPr>
        <w:t>ASME</w:t>
      </w:r>
      <w:r w:rsidR="005F30C4" w:rsidRPr="00D2319C">
        <w:rPr>
          <w:color w:val="333333"/>
          <w:sz w:val="22"/>
          <w:szCs w:val="22"/>
          <w:lang w:val="ru-RU"/>
        </w:rPr>
        <w:t xml:space="preserve"> </w:t>
      </w:r>
      <w:r w:rsidR="005F30C4" w:rsidRPr="00D2319C">
        <w:rPr>
          <w:color w:val="333333"/>
          <w:sz w:val="22"/>
          <w:szCs w:val="22"/>
        </w:rPr>
        <w:t>B</w:t>
      </w:r>
      <w:r w:rsidR="005F30C4" w:rsidRPr="00D2319C">
        <w:rPr>
          <w:color w:val="333333"/>
          <w:sz w:val="22"/>
          <w:szCs w:val="22"/>
          <w:lang w:val="ru-RU"/>
        </w:rPr>
        <w:t>31.1.</w:t>
      </w:r>
    </w:p>
    <w:p w14:paraId="3C90BCCA" w14:textId="7256BD11" w:rsidR="00EC7A40" w:rsidRPr="00D2319C" w:rsidRDefault="00EC7A40" w:rsidP="00C97AD2">
      <w:pPr>
        <w:pStyle w:val="BodyText"/>
        <w:spacing w:before="120" w:after="120"/>
        <w:ind w:left="1418" w:hanging="284"/>
        <w:rPr>
          <w:color w:val="333333"/>
          <w:spacing w:val="-2"/>
          <w:sz w:val="22"/>
          <w:szCs w:val="22"/>
          <w:lang w:val="ru-RU"/>
        </w:rPr>
      </w:pPr>
      <w:r w:rsidRPr="00D2319C">
        <w:rPr>
          <w:b/>
          <w:sz w:val="22"/>
          <w:szCs w:val="22"/>
          <w:lang w:val="ru-RU"/>
        </w:rPr>
        <w:t xml:space="preserve">4-6.2 - </w:t>
      </w:r>
      <w:r w:rsidR="00BC0845" w:rsidRPr="00D2319C">
        <w:rPr>
          <w:color w:val="333333"/>
          <w:spacing w:val="-2"/>
          <w:sz w:val="22"/>
          <w:szCs w:val="22"/>
          <w:lang w:val="ru-RU"/>
        </w:rPr>
        <w:t>В заказах на закупку, включающих системы наружного трубопровода котла (BEP), должно быть указано, что все материалы, изготовление, инспекция, испытания, документация и маркировка, должны быть представлены и соответствовать требованиям раздела I ASME BPVC и ASME B31.1.</w:t>
      </w:r>
    </w:p>
    <w:p w14:paraId="17A76288" w14:textId="3D240754" w:rsidR="00EC7A40" w:rsidRPr="00D2319C" w:rsidRDefault="00EC7A40" w:rsidP="00C97AD2">
      <w:pPr>
        <w:pStyle w:val="ListParagraph"/>
        <w:numPr>
          <w:ilvl w:val="1"/>
          <w:numId w:val="38"/>
        </w:numPr>
        <w:spacing w:before="120" w:after="120"/>
        <w:ind w:left="1134" w:hanging="425"/>
        <w:rPr>
          <w:lang w:val="ru-RU"/>
        </w:rPr>
      </w:pPr>
      <w:r w:rsidRPr="00D2319C">
        <w:rPr>
          <w:b/>
          <w:lang w:val="ru-RU"/>
        </w:rPr>
        <w:t>-</w:t>
      </w:r>
      <w:r w:rsidR="00D059B0" w:rsidRPr="00D2319C">
        <w:rPr>
          <w:b/>
          <w:lang w:val="ru-RU"/>
        </w:rPr>
        <w:t xml:space="preserve"> </w:t>
      </w:r>
      <w:r w:rsidR="00553B37" w:rsidRPr="00D2319C">
        <w:rPr>
          <w:color w:val="333333"/>
          <w:lang w:val="ru-RU"/>
        </w:rPr>
        <w:t>Заказчику</w:t>
      </w:r>
      <w:r w:rsidR="000B4186" w:rsidRPr="00D2319C">
        <w:rPr>
          <w:color w:val="333333"/>
          <w:lang w:val="ru-RU"/>
        </w:rPr>
        <w:t xml:space="preserve"> должна быть предоставлена возможность наблюдать за всей работой или ее частью, включая доступ к средствам для проверки результатов.</w:t>
      </w:r>
    </w:p>
    <w:p w14:paraId="270FD650" w14:textId="17072055" w:rsidR="00EC7A40" w:rsidRPr="00D2319C" w:rsidRDefault="00EC7A40" w:rsidP="00C97AD2">
      <w:pPr>
        <w:pStyle w:val="ListParagraph"/>
        <w:numPr>
          <w:ilvl w:val="1"/>
          <w:numId w:val="38"/>
        </w:numPr>
        <w:tabs>
          <w:tab w:val="left" w:pos="482"/>
        </w:tabs>
        <w:spacing w:before="120"/>
        <w:ind w:left="1134" w:hanging="425"/>
        <w:rPr>
          <w:lang w:val="ru-RU"/>
        </w:rPr>
      </w:pPr>
      <w:r w:rsidRPr="00D2319C">
        <w:rPr>
          <w:b/>
          <w:lang w:val="ru-RU"/>
        </w:rPr>
        <w:t xml:space="preserve">- </w:t>
      </w:r>
      <w:r w:rsidR="003E096F" w:rsidRPr="00D2319C">
        <w:rPr>
          <w:color w:val="333333"/>
          <w:lang w:val="ru-RU"/>
        </w:rPr>
        <w:t>Т</w:t>
      </w:r>
      <w:r w:rsidR="00ED6857" w:rsidRPr="00D2319C">
        <w:rPr>
          <w:color w:val="333333"/>
          <w:lang w:val="ru-RU"/>
        </w:rPr>
        <w:t>руб</w:t>
      </w:r>
      <w:r w:rsidR="003E096F" w:rsidRPr="00D2319C">
        <w:rPr>
          <w:color w:val="333333"/>
          <w:lang w:val="ru-RU"/>
        </w:rPr>
        <w:t>ные опоры</w:t>
      </w:r>
      <w:r w:rsidR="00ED6857" w:rsidRPr="00D2319C">
        <w:rPr>
          <w:color w:val="333333"/>
          <w:lang w:val="ru-RU"/>
        </w:rPr>
        <w:t xml:space="preserve"> должны соответствовать </w:t>
      </w:r>
      <w:r w:rsidR="00ED6857" w:rsidRPr="00D2319C">
        <w:rPr>
          <w:color w:val="333333"/>
        </w:rPr>
        <w:t>PIM</w:t>
      </w:r>
      <w:r w:rsidR="00ED6857" w:rsidRPr="00D2319C">
        <w:rPr>
          <w:color w:val="333333"/>
          <w:lang w:val="ru-RU"/>
        </w:rPr>
        <w:t>-</w:t>
      </w:r>
      <w:r w:rsidR="00ED6857" w:rsidRPr="00D2319C">
        <w:rPr>
          <w:color w:val="333333"/>
        </w:rPr>
        <w:t>DU</w:t>
      </w:r>
      <w:r w:rsidR="00ED6857" w:rsidRPr="00D2319C">
        <w:rPr>
          <w:color w:val="333333"/>
          <w:lang w:val="ru-RU"/>
        </w:rPr>
        <w:t>-5138-</w:t>
      </w:r>
      <w:r w:rsidR="00ED6857" w:rsidRPr="00D2319C">
        <w:rPr>
          <w:color w:val="333333"/>
        </w:rPr>
        <w:t>TCO</w:t>
      </w:r>
      <w:r w:rsidR="00ED6857" w:rsidRPr="00D2319C">
        <w:rPr>
          <w:color w:val="333333"/>
          <w:lang w:val="ru-RU"/>
        </w:rPr>
        <w:t xml:space="preserve"> для </w:t>
      </w:r>
      <w:r w:rsidR="007F0A92" w:rsidRPr="00D2319C">
        <w:rPr>
          <w:color w:val="333333"/>
          <w:lang w:val="ru-RU"/>
        </w:rPr>
        <w:t>наземных</w:t>
      </w:r>
      <w:r w:rsidR="00E82033" w:rsidRPr="00D2319C">
        <w:rPr>
          <w:color w:val="333333"/>
          <w:lang w:val="ru-RU"/>
        </w:rPr>
        <w:t xml:space="preserve"> объектов </w:t>
      </w:r>
      <w:r w:rsidR="00ED6857" w:rsidRPr="00D2319C">
        <w:rPr>
          <w:color w:val="333333"/>
          <w:lang w:val="ru-RU"/>
        </w:rPr>
        <w:t>трубопроводных систем.</w:t>
      </w:r>
    </w:p>
    <w:p w14:paraId="259D8432" w14:textId="321E8C35" w:rsidR="00EC7A40" w:rsidRPr="00D2319C" w:rsidRDefault="00EC7A40" w:rsidP="00C97AD2">
      <w:pPr>
        <w:pStyle w:val="ListParagraph"/>
        <w:numPr>
          <w:ilvl w:val="1"/>
          <w:numId w:val="38"/>
        </w:numPr>
        <w:spacing w:before="120" w:after="120"/>
        <w:ind w:left="1134" w:hanging="425"/>
        <w:rPr>
          <w:lang w:val="ru-RU"/>
        </w:rPr>
      </w:pPr>
      <w:r w:rsidRPr="00D2319C">
        <w:rPr>
          <w:b/>
          <w:lang w:val="ru-RU"/>
        </w:rPr>
        <w:t>-</w:t>
      </w:r>
      <w:r w:rsidRPr="00D2319C">
        <w:rPr>
          <w:b/>
          <w:spacing w:val="2"/>
          <w:lang w:val="ru-RU"/>
        </w:rPr>
        <w:t xml:space="preserve"> </w:t>
      </w:r>
      <w:r w:rsidR="004B03AA" w:rsidRPr="00D2319C">
        <w:rPr>
          <w:color w:val="333333"/>
          <w:spacing w:val="-2"/>
          <w:lang w:val="ru-RU"/>
        </w:rPr>
        <w:t xml:space="preserve">Плакированные трубопроводы должны быть изготовлены и </w:t>
      </w:r>
      <w:r w:rsidR="003C6A02" w:rsidRPr="00D2319C">
        <w:rPr>
          <w:color w:val="333333"/>
          <w:spacing w:val="-2"/>
          <w:lang w:val="ru-RU"/>
        </w:rPr>
        <w:t>смонтированы</w:t>
      </w:r>
      <w:r w:rsidR="004B03AA" w:rsidRPr="00D2319C">
        <w:rPr>
          <w:color w:val="333333"/>
          <w:spacing w:val="-2"/>
          <w:lang w:val="ru-RU"/>
        </w:rPr>
        <w:t xml:space="preserve"> в соответствии с требованиями </w:t>
      </w:r>
      <w:r w:rsidR="004B03AA" w:rsidRPr="00D2319C">
        <w:rPr>
          <w:color w:val="333333"/>
          <w:spacing w:val="-2"/>
        </w:rPr>
        <w:t>PIM</w:t>
      </w:r>
      <w:r w:rsidR="004B03AA" w:rsidRPr="00D2319C">
        <w:rPr>
          <w:color w:val="333333"/>
          <w:spacing w:val="-2"/>
          <w:lang w:val="ru-RU"/>
        </w:rPr>
        <w:t>-</w:t>
      </w:r>
      <w:r w:rsidR="004B03AA" w:rsidRPr="00D2319C">
        <w:rPr>
          <w:color w:val="333333"/>
          <w:spacing w:val="-2"/>
        </w:rPr>
        <w:t>SU</w:t>
      </w:r>
      <w:r w:rsidR="004B03AA" w:rsidRPr="00D2319C">
        <w:rPr>
          <w:color w:val="333333"/>
          <w:spacing w:val="-2"/>
          <w:lang w:val="ru-RU"/>
        </w:rPr>
        <w:t>-6098-</w:t>
      </w:r>
      <w:r w:rsidR="004B03AA" w:rsidRPr="00D2319C">
        <w:rPr>
          <w:color w:val="333333"/>
          <w:spacing w:val="-2"/>
        </w:rPr>
        <w:t>TCO</w:t>
      </w:r>
      <w:r w:rsidR="004B03AA" w:rsidRPr="00D2319C">
        <w:rPr>
          <w:color w:val="333333"/>
          <w:spacing w:val="-2"/>
          <w:lang w:val="ru-RU"/>
        </w:rPr>
        <w:t>.</w:t>
      </w:r>
    </w:p>
    <w:p w14:paraId="417FC3A1" w14:textId="4FB38743" w:rsidR="00EC7A40" w:rsidRPr="00D2319C" w:rsidRDefault="00EC7A40" w:rsidP="00C97AD2">
      <w:pPr>
        <w:pStyle w:val="ListParagraph"/>
        <w:numPr>
          <w:ilvl w:val="1"/>
          <w:numId w:val="38"/>
        </w:numPr>
        <w:tabs>
          <w:tab w:val="left" w:pos="605"/>
        </w:tabs>
        <w:spacing w:before="120"/>
        <w:ind w:left="1134" w:hanging="425"/>
        <w:rPr>
          <w:lang w:val="ru-RU"/>
        </w:rPr>
      </w:pPr>
      <w:r w:rsidRPr="00D2319C">
        <w:rPr>
          <w:b/>
          <w:lang w:val="ru-RU"/>
        </w:rPr>
        <w:t xml:space="preserve">- </w:t>
      </w:r>
      <w:r w:rsidR="004F10A0" w:rsidRPr="00D2319C">
        <w:rPr>
          <w:color w:val="333333"/>
          <w:spacing w:val="-2"/>
          <w:lang w:val="ru-RU"/>
        </w:rPr>
        <w:t xml:space="preserve">Системы трубопроводов, изготовленные из дуплексной или супердуплексной нержавеющей стали, должны соответствовать требованиям </w:t>
      </w:r>
      <w:r w:rsidR="004F10A0" w:rsidRPr="00D2319C">
        <w:rPr>
          <w:color w:val="333333"/>
          <w:spacing w:val="-2"/>
        </w:rPr>
        <w:t>CPM</w:t>
      </w:r>
      <w:r w:rsidR="004F10A0" w:rsidRPr="00D2319C">
        <w:rPr>
          <w:color w:val="333333"/>
          <w:spacing w:val="-2"/>
          <w:lang w:val="ru-RU"/>
        </w:rPr>
        <w:t>-</w:t>
      </w:r>
      <w:r w:rsidR="004F10A0" w:rsidRPr="00D2319C">
        <w:rPr>
          <w:color w:val="333333"/>
          <w:spacing w:val="-2"/>
        </w:rPr>
        <w:t>SU</w:t>
      </w:r>
      <w:r w:rsidR="004F10A0" w:rsidRPr="00D2319C">
        <w:rPr>
          <w:color w:val="333333"/>
          <w:spacing w:val="-2"/>
          <w:lang w:val="ru-RU"/>
        </w:rPr>
        <w:t>-5011-</w:t>
      </w:r>
      <w:r w:rsidR="004D5563" w:rsidRPr="00D2319C">
        <w:rPr>
          <w:color w:val="333333"/>
          <w:spacing w:val="-2"/>
        </w:rPr>
        <w:t>TCO</w:t>
      </w:r>
      <w:r w:rsidR="004F10A0" w:rsidRPr="00D2319C">
        <w:rPr>
          <w:color w:val="333333"/>
          <w:spacing w:val="-2"/>
          <w:lang w:val="ru-RU"/>
        </w:rPr>
        <w:t>.</w:t>
      </w:r>
    </w:p>
    <w:p w14:paraId="5D80BEE5" w14:textId="18CE3B4E" w:rsidR="00EC7A40" w:rsidRPr="00D2319C" w:rsidRDefault="00EC7A40" w:rsidP="00C97AD2">
      <w:pPr>
        <w:pStyle w:val="ListParagraph"/>
        <w:numPr>
          <w:ilvl w:val="1"/>
          <w:numId w:val="38"/>
        </w:numPr>
        <w:spacing w:before="120"/>
        <w:ind w:left="1134" w:hanging="425"/>
        <w:rPr>
          <w:lang w:val="ru-RU"/>
        </w:rPr>
      </w:pPr>
      <w:r w:rsidRPr="00D2319C">
        <w:rPr>
          <w:b/>
          <w:lang w:val="ru-RU"/>
        </w:rPr>
        <w:t>-</w:t>
      </w:r>
      <w:r w:rsidRPr="00D2319C">
        <w:rPr>
          <w:b/>
          <w:spacing w:val="2"/>
          <w:lang w:val="ru-RU"/>
        </w:rPr>
        <w:t xml:space="preserve"> </w:t>
      </w:r>
      <w:r w:rsidR="009E2B91" w:rsidRPr="00D2319C">
        <w:rPr>
          <w:color w:val="333333"/>
          <w:spacing w:val="-2"/>
          <w:lang w:val="ru-RU"/>
        </w:rPr>
        <w:t xml:space="preserve">Системы трубопроводов, изготовленные из никелевых сплавов, должны соответствовать требованиям </w:t>
      </w:r>
      <w:r w:rsidR="009E2B91" w:rsidRPr="00D2319C">
        <w:rPr>
          <w:color w:val="333333"/>
          <w:spacing w:val="-2"/>
        </w:rPr>
        <w:t>CPM</w:t>
      </w:r>
      <w:r w:rsidR="009E2B91" w:rsidRPr="00D2319C">
        <w:rPr>
          <w:color w:val="333333"/>
          <w:spacing w:val="-2"/>
          <w:lang w:val="ru-RU"/>
        </w:rPr>
        <w:t>-</w:t>
      </w:r>
      <w:r w:rsidR="009E2B91" w:rsidRPr="00D2319C">
        <w:rPr>
          <w:color w:val="333333"/>
          <w:spacing w:val="-2"/>
        </w:rPr>
        <w:t>SU</w:t>
      </w:r>
      <w:r w:rsidR="009E2B91" w:rsidRPr="00D2319C">
        <w:rPr>
          <w:color w:val="333333"/>
          <w:spacing w:val="-2"/>
          <w:lang w:val="ru-RU"/>
        </w:rPr>
        <w:t>-5013-</w:t>
      </w:r>
      <w:r w:rsidR="009E2B91" w:rsidRPr="00D2319C">
        <w:rPr>
          <w:color w:val="333333"/>
          <w:spacing w:val="-2"/>
        </w:rPr>
        <w:t>TCO</w:t>
      </w:r>
      <w:r w:rsidR="009E2B91" w:rsidRPr="00D2319C">
        <w:rPr>
          <w:color w:val="333333"/>
          <w:spacing w:val="-2"/>
          <w:lang w:val="ru-RU"/>
        </w:rPr>
        <w:t>.</w:t>
      </w:r>
    </w:p>
    <w:p w14:paraId="2F283501" w14:textId="30F427E0" w:rsidR="00EC7A40" w:rsidRPr="00D2319C" w:rsidRDefault="00EC7A40" w:rsidP="00C97AD2">
      <w:pPr>
        <w:pStyle w:val="ListParagraph"/>
        <w:numPr>
          <w:ilvl w:val="1"/>
          <w:numId w:val="38"/>
        </w:numPr>
        <w:tabs>
          <w:tab w:val="left" w:pos="540"/>
        </w:tabs>
        <w:spacing w:before="120" w:after="120"/>
        <w:ind w:left="1134" w:hanging="425"/>
        <w:rPr>
          <w:lang w:val="ru-RU"/>
        </w:rPr>
      </w:pPr>
      <w:r w:rsidRPr="00D2319C">
        <w:rPr>
          <w:b/>
          <w:lang w:val="ru-RU"/>
        </w:rPr>
        <w:t xml:space="preserve">- </w:t>
      </w:r>
      <w:r w:rsidR="00BC1731" w:rsidRPr="00D2319C">
        <w:rPr>
          <w:color w:val="333333"/>
          <w:spacing w:val="-2"/>
          <w:lang w:val="ru-RU"/>
        </w:rPr>
        <w:t xml:space="preserve">Трубки приборов должны соответствовать требованиям </w:t>
      </w:r>
      <w:r w:rsidR="00BC1731" w:rsidRPr="00D2319C">
        <w:rPr>
          <w:color w:val="333333"/>
          <w:spacing w:val="-2"/>
        </w:rPr>
        <w:t>ICM</w:t>
      </w:r>
      <w:r w:rsidR="00BC1731" w:rsidRPr="00D2319C">
        <w:rPr>
          <w:color w:val="333333"/>
          <w:spacing w:val="-2"/>
          <w:lang w:val="ru-RU"/>
        </w:rPr>
        <w:t>-</w:t>
      </w:r>
      <w:r w:rsidR="00BC1731" w:rsidRPr="00D2319C">
        <w:rPr>
          <w:color w:val="333333"/>
          <w:spacing w:val="-2"/>
        </w:rPr>
        <w:t>SU</w:t>
      </w:r>
      <w:r w:rsidR="00BC1731" w:rsidRPr="00D2319C">
        <w:rPr>
          <w:color w:val="333333"/>
          <w:spacing w:val="-2"/>
          <w:lang w:val="ru-RU"/>
        </w:rPr>
        <w:t>-5139-</w:t>
      </w:r>
      <w:r w:rsidR="00BC1731" w:rsidRPr="00D2319C">
        <w:rPr>
          <w:color w:val="333333"/>
          <w:spacing w:val="-2"/>
        </w:rPr>
        <w:t>TCO</w:t>
      </w:r>
      <w:r w:rsidR="00BC1731" w:rsidRPr="00D2319C">
        <w:rPr>
          <w:color w:val="333333"/>
          <w:spacing w:val="-2"/>
          <w:lang w:val="ru-RU"/>
        </w:rPr>
        <w:t>.</w:t>
      </w:r>
    </w:p>
    <w:p w14:paraId="34862ABA" w14:textId="384DC196" w:rsidR="00EC7A40" w:rsidRPr="00D2319C" w:rsidRDefault="00EC7A40" w:rsidP="00C97AD2">
      <w:pPr>
        <w:pStyle w:val="ListParagraph"/>
        <w:numPr>
          <w:ilvl w:val="1"/>
          <w:numId w:val="38"/>
        </w:numPr>
        <w:tabs>
          <w:tab w:val="left" w:pos="540"/>
        </w:tabs>
        <w:spacing w:before="120" w:after="120"/>
        <w:ind w:left="1134" w:hanging="425"/>
        <w:rPr>
          <w:lang w:val="ru-RU"/>
        </w:rPr>
      </w:pPr>
      <w:r w:rsidRPr="00D2319C">
        <w:rPr>
          <w:b/>
          <w:lang w:val="ru-RU"/>
        </w:rPr>
        <w:t xml:space="preserve">- </w:t>
      </w:r>
      <w:r w:rsidR="007E26BA" w:rsidRPr="00D2319C">
        <w:rPr>
          <w:color w:val="333333"/>
          <w:lang w:val="ru-RU"/>
        </w:rPr>
        <w:t>Не применим в ТШО.</w:t>
      </w:r>
    </w:p>
    <w:p w14:paraId="102B24CA" w14:textId="0D6B2104" w:rsidR="00EC7A40" w:rsidRPr="00D2319C" w:rsidRDefault="00EC7A40" w:rsidP="00C97AD2">
      <w:pPr>
        <w:pStyle w:val="ListParagraph"/>
        <w:numPr>
          <w:ilvl w:val="1"/>
          <w:numId w:val="38"/>
        </w:numPr>
        <w:tabs>
          <w:tab w:val="left" w:pos="605"/>
        </w:tabs>
        <w:spacing w:before="120" w:after="120"/>
        <w:ind w:left="1134" w:hanging="425"/>
        <w:rPr>
          <w:lang w:val="ru-RU"/>
        </w:rPr>
      </w:pPr>
      <w:r w:rsidRPr="00D2319C">
        <w:rPr>
          <w:b/>
          <w:lang w:val="ru-RU"/>
        </w:rPr>
        <w:t xml:space="preserve">- </w:t>
      </w:r>
      <w:r w:rsidR="00FB2219" w:rsidRPr="00D2319C">
        <w:rPr>
          <w:color w:val="333333"/>
          <w:lang w:val="ru-RU"/>
        </w:rPr>
        <w:t xml:space="preserve">Если это указано в спецификациях класса материала трубопровода, трубопроводные системы, спроектированные в соответствии с требованиями высокого давления </w:t>
      </w:r>
      <w:r w:rsidR="00FB2219" w:rsidRPr="00D2319C">
        <w:rPr>
          <w:color w:val="333333"/>
        </w:rPr>
        <w:t>ASME</w:t>
      </w:r>
      <w:r w:rsidR="00FB2219" w:rsidRPr="00D2319C">
        <w:rPr>
          <w:color w:val="333333"/>
          <w:lang w:val="ru-RU"/>
        </w:rPr>
        <w:t xml:space="preserve"> </w:t>
      </w:r>
      <w:r w:rsidR="00FB2219" w:rsidRPr="00D2319C">
        <w:rPr>
          <w:color w:val="333333"/>
        </w:rPr>
        <w:t>B</w:t>
      </w:r>
      <w:r w:rsidR="00FB2219" w:rsidRPr="00D2319C">
        <w:rPr>
          <w:color w:val="333333"/>
          <w:lang w:val="ru-RU"/>
        </w:rPr>
        <w:t xml:space="preserve">31.3, глава </w:t>
      </w:r>
      <w:r w:rsidR="00FB2219" w:rsidRPr="00D2319C">
        <w:rPr>
          <w:color w:val="333333"/>
        </w:rPr>
        <w:t>IX</w:t>
      </w:r>
      <w:r w:rsidR="00FB2219" w:rsidRPr="00D2319C">
        <w:rPr>
          <w:color w:val="333333"/>
          <w:lang w:val="ru-RU"/>
        </w:rPr>
        <w:t xml:space="preserve">, должны соответствовать дополнительным требованиям к изготовлению и сварке, изложенным в </w:t>
      </w:r>
      <w:r w:rsidR="00FB2219" w:rsidRPr="00D2319C">
        <w:rPr>
          <w:color w:val="333333"/>
        </w:rPr>
        <w:t>ASME</w:t>
      </w:r>
      <w:r w:rsidR="00FB2219" w:rsidRPr="00D2319C">
        <w:rPr>
          <w:color w:val="333333"/>
          <w:lang w:val="ru-RU"/>
        </w:rPr>
        <w:t xml:space="preserve"> </w:t>
      </w:r>
      <w:r w:rsidR="00FB2219" w:rsidRPr="00D2319C">
        <w:rPr>
          <w:color w:val="333333"/>
        </w:rPr>
        <w:t>B</w:t>
      </w:r>
      <w:r w:rsidR="00FB2219" w:rsidRPr="00D2319C">
        <w:rPr>
          <w:color w:val="333333"/>
          <w:lang w:val="ru-RU"/>
        </w:rPr>
        <w:t xml:space="preserve">31.3, глава </w:t>
      </w:r>
      <w:r w:rsidR="00FB2219" w:rsidRPr="00D2319C">
        <w:rPr>
          <w:color w:val="333333"/>
        </w:rPr>
        <w:t>IX</w:t>
      </w:r>
      <w:r w:rsidR="00FB2219" w:rsidRPr="00D2319C">
        <w:rPr>
          <w:color w:val="333333"/>
          <w:lang w:val="ru-RU"/>
        </w:rPr>
        <w:t>.</w:t>
      </w:r>
    </w:p>
    <w:p w14:paraId="622F1373" w14:textId="714CDE90" w:rsidR="00EC7A40" w:rsidRPr="00D2319C" w:rsidRDefault="00EC7A40" w:rsidP="00C97AD2">
      <w:pPr>
        <w:pStyle w:val="ListParagraph"/>
        <w:numPr>
          <w:ilvl w:val="1"/>
          <w:numId w:val="38"/>
        </w:numPr>
        <w:spacing w:before="120" w:after="120"/>
        <w:ind w:left="1134" w:hanging="425"/>
        <w:rPr>
          <w:lang w:val="ru-RU"/>
        </w:rPr>
      </w:pPr>
      <w:r w:rsidRPr="00D2319C">
        <w:rPr>
          <w:b/>
          <w:lang w:val="ru-RU"/>
        </w:rPr>
        <w:t>-</w:t>
      </w:r>
      <w:r w:rsidRPr="00D2319C">
        <w:rPr>
          <w:b/>
          <w:spacing w:val="4"/>
          <w:lang w:val="ru-RU"/>
        </w:rPr>
        <w:t xml:space="preserve"> </w:t>
      </w:r>
      <w:r w:rsidR="00844164" w:rsidRPr="00D2319C">
        <w:rPr>
          <w:color w:val="333333"/>
          <w:spacing w:val="-4"/>
          <w:lang w:val="ru-RU"/>
        </w:rPr>
        <w:t xml:space="preserve">Гарантийные сварные швы, не подвергающиеся испытанию под давлением, должны соответствовать требованиям </w:t>
      </w:r>
      <w:r w:rsidR="00844164" w:rsidRPr="00D2319C">
        <w:rPr>
          <w:color w:val="333333"/>
          <w:spacing w:val="-4"/>
        </w:rPr>
        <w:t>WEM</w:t>
      </w:r>
      <w:r w:rsidR="00844164" w:rsidRPr="00D2319C">
        <w:rPr>
          <w:color w:val="333333"/>
          <w:spacing w:val="-4"/>
          <w:lang w:val="ru-RU"/>
        </w:rPr>
        <w:t>-</w:t>
      </w:r>
      <w:r w:rsidR="00844164" w:rsidRPr="00D2319C">
        <w:rPr>
          <w:color w:val="333333"/>
          <w:spacing w:val="-4"/>
        </w:rPr>
        <w:t>SU</w:t>
      </w:r>
      <w:r w:rsidR="00844164" w:rsidRPr="00D2319C">
        <w:rPr>
          <w:color w:val="333333"/>
          <w:spacing w:val="-4"/>
          <w:lang w:val="ru-RU"/>
        </w:rPr>
        <w:t>-5246-</w:t>
      </w:r>
      <w:r w:rsidR="00844164" w:rsidRPr="00D2319C">
        <w:rPr>
          <w:color w:val="333333"/>
          <w:spacing w:val="-4"/>
        </w:rPr>
        <w:t>TCO</w:t>
      </w:r>
    </w:p>
    <w:p w14:paraId="759C77FC" w14:textId="0B3CCC3D" w:rsidR="00EC7A40" w:rsidRPr="00D2319C" w:rsidRDefault="00EC7A40" w:rsidP="00C97AD2">
      <w:pPr>
        <w:pStyle w:val="ListParagraph"/>
        <w:numPr>
          <w:ilvl w:val="1"/>
          <w:numId w:val="38"/>
        </w:numPr>
        <w:tabs>
          <w:tab w:val="left" w:pos="605"/>
        </w:tabs>
        <w:spacing w:before="120" w:after="120"/>
        <w:ind w:left="1134" w:hanging="425"/>
        <w:rPr>
          <w:lang w:val="ru-RU"/>
        </w:rPr>
      </w:pPr>
      <w:r w:rsidRPr="00D2319C">
        <w:rPr>
          <w:b/>
          <w:lang w:val="ru-RU"/>
        </w:rPr>
        <w:t>-</w:t>
      </w:r>
      <w:r w:rsidRPr="00D2319C">
        <w:rPr>
          <w:rFonts w:ascii="Arial"/>
          <w:b/>
          <w:lang w:val="ru-RU"/>
        </w:rPr>
        <w:t xml:space="preserve"> </w:t>
      </w:r>
      <w:r w:rsidR="00C06A64" w:rsidRPr="00D2319C">
        <w:rPr>
          <w:color w:val="333333"/>
          <w:lang w:val="ru-RU"/>
        </w:rPr>
        <w:t xml:space="preserve">Поставщик должен соответствовать всем требованиям </w:t>
      </w:r>
      <w:r w:rsidR="002F2222" w:rsidRPr="00D2319C">
        <w:rPr>
          <w:color w:val="333333"/>
          <w:lang w:val="ru-RU"/>
        </w:rPr>
        <w:t>015–0000</w:t>
      </w:r>
      <w:r w:rsidR="00A62E99" w:rsidRPr="00D2319C">
        <w:rPr>
          <w:color w:val="333333"/>
          <w:lang w:val="ru-RU"/>
        </w:rPr>
        <w:t>-</w:t>
      </w:r>
      <w:r w:rsidR="00A62E99" w:rsidRPr="00D2319C">
        <w:rPr>
          <w:color w:val="333333"/>
        </w:rPr>
        <w:t>QAC</w:t>
      </w:r>
      <w:r w:rsidR="00A62E99" w:rsidRPr="00D2319C">
        <w:rPr>
          <w:color w:val="333333"/>
          <w:lang w:val="ru-RU"/>
        </w:rPr>
        <w:t>-</w:t>
      </w:r>
      <w:r w:rsidR="00A62E99" w:rsidRPr="00D2319C">
        <w:rPr>
          <w:color w:val="333333"/>
        </w:rPr>
        <w:t>PRO</w:t>
      </w:r>
      <w:r w:rsidR="00A62E99" w:rsidRPr="00D2319C">
        <w:rPr>
          <w:color w:val="333333"/>
          <w:lang w:val="ru-RU"/>
        </w:rPr>
        <w:t>-20121-01</w:t>
      </w:r>
      <w:r w:rsidR="00C06A64" w:rsidRPr="00D2319C">
        <w:rPr>
          <w:color w:val="333333"/>
          <w:lang w:val="ru-RU"/>
        </w:rPr>
        <w:t xml:space="preserve">, если </w:t>
      </w:r>
      <w:r w:rsidR="000B2F68" w:rsidRPr="00D2319C">
        <w:rPr>
          <w:color w:val="333333"/>
          <w:lang w:val="ru-RU"/>
        </w:rPr>
        <w:t>заказчик</w:t>
      </w:r>
      <w:r w:rsidR="00C06A64" w:rsidRPr="00D2319C">
        <w:rPr>
          <w:color w:val="333333"/>
          <w:lang w:val="ru-RU"/>
        </w:rPr>
        <w:t xml:space="preserve"> не предоставит исключение до начала производства.</w:t>
      </w:r>
    </w:p>
    <w:p w14:paraId="27B45AC8" w14:textId="7BA7D469" w:rsidR="00EC7A40" w:rsidRPr="00D2319C" w:rsidRDefault="00EC7A40" w:rsidP="00C97AD2">
      <w:pPr>
        <w:pStyle w:val="ListParagraph"/>
        <w:numPr>
          <w:ilvl w:val="1"/>
          <w:numId w:val="38"/>
        </w:numPr>
        <w:tabs>
          <w:tab w:val="left" w:pos="540"/>
        </w:tabs>
        <w:spacing w:before="120"/>
        <w:ind w:left="1134" w:hanging="425"/>
        <w:rPr>
          <w:lang w:val="ru-RU"/>
        </w:rPr>
      </w:pPr>
      <w:r w:rsidRPr="00D2319C">
        <w:rPr>
          <w:b/>
          <w:lang w:val="ru-RU"/>
        </w:rPr>
        <w:t>-</w:t>
      </w:r>
      <w:r w:rsidRPr="00D2319C">
        <w:rPr>
          <w:rFonts w:ascii="Arial"/>
          <w:b/>
          <w:lang w:val="ru-RU"/>
        </w:rPr>
        <w:t xml:space="preserve"> </w:t>
      </w:r>
      <w:r w:rsidR="00CC621A" w:rsidRPr="00D2319C">
        <w:rPr>
          <w:color w:val="333333"/>
          <w:lang w:val="ru-RU"/>
        </w:rPr>
        <w:t xml:space="preserve">Системы трубопроводов, изготовленные из материалов </w:t>
      </w:r>
      <w:r w:rsidR="00CC621A" w:rsidRPr="00D2319C">
        <w:rPr>
          <w:color w:val="333333"/>
        </w:rPr>
        <w:t>API</w:t>
      </w:r>
      <w:r w:rsidR="00CC621A" w:rsidRPr="00D2319C">
        <w:rPr>
          <w:color w:val="333333"/>
          <w:lang w:val="ru-RU"/>
        </w:rPr>
        <w:t xml:space="preserve"> 5</w:t>
      </w:r>
      <w:r w:rsidR="00CC621A" w:rsidRPr="00D2319C">
        <w:rPr>
          <w:color w:val="333333"/>
        </w:rPr>
        <w:t>L</w:t>
      </w:r>
      <w:r w:rsidR="00CC621A" w:rsidRPr="00D2319C">
        <w:rPr>
          <w:color w:val="333333"/>
          <w:lang w:val="ru-RU"/>
        </w:rPr>
        <w:t xml:space="preserve"> классов </w:t>
      </w:r>
      <w:r w:rsidR="00CC621A" w:rsidRPr="00D2319C">
        <w:rPr>
          <w:color w:val="333333"/>
        </w:rPr>
        <w:t>X</w:t>
      </w:r>
      <w:r w:rsidR="00CC621A" w:rsidRPr="00D2319C">
        <w:rPr>
          <w:color w:val="333333"/>
          <w:lang w:val="ru-RU"/>
        </w:rPr>
        <w:t xml:space="preserve">60 и </w:t>
      </w:r>
      <w:r w:rsidR="00CC621A" w:rsidRPr="00D2319C">
        <w:rPr>
          <w:color w:val="333333"/>
        </w:rPr>
        <w:t>X</w:t>
      </w:r>
      <w:r w:rsidR="00CC621A" w:rsidRPr="00D2319C">
        <w:rPr>
          <w:color w:val="333333"/>
          <w:lang w:val="ru-RU"/>
        </w:rPr>
        <w:t>65, должны соответствовать дополнительным требованиям, указанным в разделе</w:t>
      </w:r>
      <w:r w:rsidRPr="00D2319C">
        <w:rPr>
          <w:color w:val="333333"/>
          <w:lang w:val="ru-RU"/>
        </w:rPr>
        <w:t xml:space="preserve"> </w:t>
      </w:r>
      <w:r>
        <w:fldChar w:fldCharType="begin"/>
      </w:r>
      <w:r>
        <w:instrText>HYPERLINK</w:instrText>
      </w:r>
      <w:r w:rsidRPr="007060A8">
        <w:rPr>
          <w:lang w:val="ru-RU"/>
          <w:rPrChange w:id="825" w:author="Marchenko, Sergey [Tengizchevroil]" w:date="2025-08-09T06:39:00Z" w16du:dateUtc="2025-08-09T01:39:00Z">
            <w:rPr/>
          </w:rPrChange>
        </w:rPr>
        <w:instrText xml:space="preserve"> \</w:instrText>
      </w:r>
      <w:r>
        <w:instrText>l</w:instrText>
      </w:r>
      <w:r w:rsidRPr="007060A8">
        <w:rPr>
          <w:lang w:val="ru-RU"/>
          <w:rPrChange w:id="826" w:author="Marchenko, Sergey [Tengizchevroil]" w:date="2025-08-09T06:39:00Z" w16du:dateUtc="2025-08-09T01:39:00Z">
            <w:rPr/>
          </w:rPrChange>
        </w:rPr>
        <w:instrText xml:space="preserve"> "_</w:instrText>
      </w:r>
      <w:r>
        <w:instrText>bookmark</w:instrText>
      </w:r>
      <w:r w:rsidRPr="007060A8">
        <w:rPr>
          <w:lang w:val="ru-RU"/>
          <w:rPrChange w:id="827" w:author="Marchenko, Sergey [Tengizchevroil]" w:date="2025-08-09T06:39:00Z" w16du:dateUtc="2025-08-09T01:39:00Z">
            <w:rPr/>
          </w:rPrChange>
        </w:rPr>
        <w:instrText>54"</w:instrText>
      </w:r>
      <w:r>
        <w:fldChar w:fldCharType="separate"/>
      </w:r>
      <w:r w:rsidRPr="00D2319C">
        <w:rPr>
          <w:u w:val="single"/>
          <w:lang w:val="ru-RU"/>
        </w:rPr>
        <w:t>20</w:t>
      </w:r>
      <w:r>
        <w:fldChar w:fldCharType="end"/>
      </w:r>
      <w:r w:rsidRPr="00D2319C">
        <w:rPr>
          <w:color w:val="333333"/>
          <w:lang w:val="ru-RU"/>
        </w:rPr>
        <w:t>.</w:t>
      </w:r>
    </w:p>
    <w:p w14:paraId="4D0B6C71" w14:textId="4E791AE7" w:rsidR="00EC7A40" w:rsidRPr="00D2319C" w:rsidRDefault="00EC7A40" w:rsidP="00C97AD2">
      <w:pPr>
        <w:pStyle w:val="ListParagraph"/>
        <w:numPr>
          <w:ilvl w:val="1"/>
          <w:numId w:val="38"/>
        </w:numPr>
        <w:spacing w:before="120" w:after="120"/>
        <w:ind w:left="1134" w:hanging="425"/>
        <w:rPr>
          <w:lang w:val="ru-RU"/>
        </w:rPr>
      </w:pPr>
      <w:r w:rsidRPr="00D2319C">
        <w:rPr>
          <w:b/>
          <w:lang w:val="ru-RU"/>
        </w:rPr>
        <w:t>-</w:t>
      </w:r>
      <w:r w:rsidRPr="00D2319C">
        <w:rPr>
          <w:rFonts w:ascii="Arial"/>
          <w:b/>
          <w:spacing w:val="1"/>
          <w:lang w:val="ru-RU"/>
        </w:rPr>
        <w:t xml:space="preserve"> </w:t>
      </w:r>
      <w:r w:rsidR="009D1957" w:rsidRPr="00D2319C">
        <w:rPr>
          <w:color w:val="333333"/>
          <w:spacing w:val="-2"/>
          <w:lang w:val="ru-RU"/>
        </w:rPr>
        <w:t xml:space="preserve">Сварные трубные </w:t>
      </w:r>
      <w:r w:rsidR="002E792A" w:rsidRPr="00D2319C">
        <w:rPr>
          <w:color w:val="333333"/>
          <w:spacing w:val="-2"/>
          <w:lang w:val="ru-RU"/>
        </w:rPr>
        <w:t>узлы</w:t>
      </w:r>
      <w:r w:rsidR="009D1957" w:rsidRPr="00D2319C">
        <w:rPr>
          <w:color w:val="333333"/>
          <w:spacing w:val="-2"/>
          <w:lang w:val="ru-RU"/>
        </w:rPr>
        <w:t>, требующие цинкования, должны быть фланцевыми и подвергнуты горячему цинкованию после изготовления.</w:t>
      </w:r>
    </w:p>
    <w:p w14:paraId="4A4C1752" w14:textId="5CAD567F" w:rsidR="00EC7A40" w:rsidRPr="00D2319C" w:rsidRDefault="00EC7A40" w:rsidP="008E4099">
      <w:pPr>
        <w:pStyle w:val="BodyText"/>
        <w:spacing w:before="120" w:after="120"/>
        <w:ind w:left="1418" w:hanging="284"/>
        <w:rPr>
          <w:color w:val="333333"/>
          <w:spacing w:val="-2"/>
          <w:sz w:val="22"/>
          <w:szCs w:val="22"/>
          <w:lang w:val="ru-RU"/>
        </w:rPr>
      </w:pPr>
      <w:r w:rsidRPr="00D2319C">
        <w:rPr>
          <w:b/>
          <w:sz w:val="22"/>
          <w:szCs w:val="22"/>
          <w:lang w:val="ru-RU"/>
        </w:rPr>
        <w:t>4-18.1 -</w:t>
      </w:r>
      <w:r w:rsidRPr="00D2319C">
        <w:rPr>
          <w:rFonts w:ascii="Arial"/>
          <w:b/>
          <w:sz w:val="22"/>
          <w:szCs w:val="22"/>
          <w:lang w:val="ru-RU"/>
        </w:rPr>
        <w:t xml:space="preserve"> </w:t>
      </w:r>
      <w:r w:rsidR="00676B1F" w:rsidRPr="00D2319C">
        <w:rPr>
          <w:color w:val="333333"/>
          <w:spacing w:val="-2"/>
          <w:sz w:val="22"/>
          <w:szCs w:val="22"/>
          <w:lang w:val="ru-RU"/>
        </w:rPr>
        <w:t>Инспекция</w:t>
      </w:r>
      <w:r w:rsidR="00E71D3E" w:rsidRPr="00D2319C">
        <w:rPr>
          <w:color w:val="333333"/>
          <w:spacing w:val="-2"/>
          <w:sz w:val="22"/>
          <w:szCs w:val="22"/>
          <w:lang w:val="ru-RU"/>
        </w:rPr>
        <w:t xml:space="preserve"> и подготовка трубопроводов для цинкования должны проводиться в соответствии с </w:t>
      </w:r>
      <w:r w:rsidR="007D2206" w:rsidRPr="00D2319C">
        <w:rPr>
          <w:color w:val="333333"/>
          <w:spacing w:val="-2"/>
          <w:sz w:val="22"/>
          <w:szCs w:val="22"/>
          <w:lang w:val="ru-RU"/>
        </w:rPr>
        <w:t>L-ST-2023</w:t>
      </w:r>
    </w:p>
    <w:p w14:paraId="642790AF" w14:textId="3FFF6942" w:rsidR="00EC7A40" w:rsidRPr="00E73BE7" w:rsidRDefault="0007583F" w:rsidP="008E4099">
      <w:pPr>
        <w:pStyle w:val="Heading1"/>
        <w:numPr>
          <w:ilvl w:val="0"/>
          <w:numId w:val="68"/>
        </w:numPr>
        <w:spacing w:before="240" w:after="240"/>
        <w:ind w:left="709" w:hanging="709"/>
      </w:pPr>
      <w:bookmarkStart w:id="828" w:name="_Toc205628119"/>
      <w:r>
        <w:rPr>
          <w:lang w:val="ru-RU"/>
        </w:rPr>
        <w:t>М</w:t>
      </w:r>
      <w:r w:rsidR="002A6640">
        <w:rPr>
          <w:lang w:val="ru-RU"/>
        </w:rPr>
        <w:t>атериал</w:t>
      </w:r>
      <w:bookmarkEnd w:id="828"/>
    </w:p>
    <w:p w14:paraId="5CE678FE" w14:textId="205E7EE5" w:rsidR="00EC7A40" w:rsidRPr="00235014" w:rsidRDefault="00EC7A40" w:rsidP="008E4099">
      <w:pPr>
        <w:pStyle w:val="ListParagraph"/>
        <w:numPr>
          <w:ilvl w:val="1"/>
          <w:numId w:val="39"/>
        </w:numPr>
        <w:spacing w:before="120" w:after="120"/>
        <w:ind w:left="1134" w:hanging="425"/>
        <w:rPr>
          <w:lang w:val="ru-RU"/>
        </w:rPr>
      </w:pPr>
      <w:r w:rsidRPr="00FD10D7">
        <w:rPr>
          <w:b/>
          <w:sz w:val="20"/>
          <w:szCs w:val="20"/>
          <w:lang w:val="ru-RU"/>
        </w:rPr>
        <w:lastRenderedPageBreak/>
        <w:t xml:space="preserve">- </w:t>
      </w:r>
      <w:r w:rsidR="00243FA5" w:rsidRPr="00235014">
        <w:rPr>
          <w:color w:val="333333"/>
          <w:lang w:val="ru-RU"/>
        </w:rPr>
        <w:t>Трубопроводы должны соответствовать классу материала трубопроводов, указанному в пункте</w:t>
      </w:r>
      <w:r w:rsidRPr="00235014">
        <w:rPr>
          <w:color w:val="333333"/>
          <w:spacing w:val="2"/>
          <w:lang w:val="ru-RU"/>
        </w:rPr>
        <w:t xml:space="preserve"> </w:t>
      </w:r>
      <w:r>
        <w:fldChar w:fldCharType="begin"/>
      </w:r>
      <w:r>
        <w:instrText>HYPERLINK</w:instrText>
      </w:r>
      <w:r w:rsidRPr="007060A8">
        <w:rPr>
          <w:lang w:val="ru-RU"/>
          <w:rPrChange w:id="829" w:author="Marchenko, Sergey [Tengizchevroil]" w:date="2025-08-09T06:39:00Z" w16du:dateUtc="2025-08-09T01:39:00Z">
            <w:rPr/>
          </w:rPrChange>
        </w:rPr>
        <w:instrText xml:space="preserve"> \</w:instrText>
      </w:r>
      <w:r>
        <w:instrText>l</w:instrText>
      </w:r>
      <w:r w:rsidRPr="007060A8">
        <w:rPr>
          <w:lang w:val="ru-RU"/>
          <w:rPrChange w:id="830" w:author="Marchenko, Sergey [Tengizchevroil]" w:date="2025-08-09T06:39:00Z" w16du:dateUtc="2025-08-09T01:39:00Z">
            <w:rPr/>
          </w:rPrChange>
        </w:rPr>
        <w:instrText xml:space="preserve"> "_</w:instrText>
      </w:r>
      <w:r>
        <w:instrText>bookmark</w:instrText>
      </w:r>
      <w:r w:rsidRPr="007060A8">
        <w:rPr>
          <w:lang w:val="ru-RU"/>
          <w:rPrChange w:id="831" w:author="Marchenko, Sergey [Tengizchevroil]" w:date="2025-08-09T06:39:00Z" w16du:dateUtc="2025-08-09T01:39:00Z">
            <w:rPr/>
          </w:rPrChange>
        </w:rPr>
        <w:instrText>6"</w:instrText>
      </w:r>
      <w:r>
        <w:fldChar w:fldCharType="separate"/>
      </w:r>
      <w:r w:rsidRPr="00235014">
        <w:rPr>
          <w:u w:val="single"/>
          <w:lang w:val="ru-RU"/>
        </w:rPr>
        <w:t>4-1</w:t>
      </w:r>
      <w:r>
        <w:fldChar w:fldCharType="end"/>
      </w:r>
      <w:r w:rsidRPr="00235014">
        <w:rPr>
          <w:spacing w:val="14"/>
          <w:lang w:val="ru-RU"/>
        </w:rPr>
        <w:t xml:space="preserve"> </w:t>
      </w:r>
      <w:r w:rsidR="00FD10D7" w:rsidRPr="00235014">
        <w:rPr>
          <w:color w:val="333333"/>
          <w:spacing w:val="-2"/>
          <w:lang w:val="ru-RU"/>
        </w:rPr>
        <w:t xml:space="preserve">или другим классам материалов трубопроводов, принятым </w:t>
      </w:r>
      <w:r w:rsidR="00C9077B" w:rsidRPr="00235014">
        <w:rPr>
          <w:color w:val="333333"/>
          <w:spacing w:val="-2"/>
          <w:lang w:val="ru-RU"/>
        </w:rPr>
        <w:t>заказчиком</w:t>
      </w:r>
      <w:r w:rsidRPr="00235014">
        <w:rPr>
          <w:color w:val="333333"/>
          <w:spacing w:val="-2"/>
          <w:lang w:val="ru-RU"/>
        </w:rPr>
        <w:t>.</w:t>
      </w:r>
    </w:p>
    <w:p w14:paraId="10BC85F0" w14:textId="73C69A8C" w:rsidR="00EC7A40" w:rsidRPr="00235014" w:rsidRDefault="00697EEC" w:rsidP="008E4099">
      <w:pPr>
        <w:pStyle w:val="ListParagraph"/>
        <w:numPr>
          <w:ilvl w:val="1"/>
          <w:numId w:val="39"/>
        </w:numPr>
        <w:spacing w:before="120" w:after="120"/>
        <w:ind w:left="1134" w:hanging="425"/>
        <w:rPr>
          <w:lang w:val="ru-RU"/>
        </w:rPr>
      </w:pPr>
      <w:r w:rsidRPr="00235014">
        <w:rPr>
          <w:b/>
          <w:lang w:val="ru-RU"/>
        </w:rPr>
        <w:t xml:space="preserve"> </w:t>
      </w:r>
      <w:r w:rsidR="00EC7A40" w:rsidRPr="00235014">
        <w:rPr>
          <w:b/>
          <w:lang w:val="ru-RU"/>
        </w:rPr>
        <w:t xml:space="preserve">- </w:t>
      </w:r>
      <w:r w:rsidR="00F95CEE" w:rsidRPr="00235014">
        <w:rPr>
          <w:color w:val="333333"/>
          <w:spacing w:val="-2"/>
          <w:lang w:val="ru-RU"/>
        </w:rPr>
        <w:t xml:space="preserve">Замена материалов, включая материалы с более толстыми стенками, допускается только после рассмотрения и принятия </w:t>
      </w:r>
      <w:r w:rsidR="008026C5" w:rsidRPr="00235014">
        <w:rPr>
          <w:color w:val="333333"/>
          <w:spacing w:val="-2"/>
          <w:lang w:val="ru-RU"/>
        </w:rPr>
        <w:t>заказчиком</w:t>
      </w:r>
      <w:r w:rsidR="00EC7A40" w:rsidRPr="00235014">
        <w:rPr>
          <w:color w:val="333333"/>
          <w:spacing w:val="-2"/>
          <w:lang w:val="ru-RU"/>
        </w:rPr>
        <w:t>.</w:t>
      </w:r>
    </w:p>
    <w:p w14:paraId="2B6AFD9D" w14:textId="262BAA23" w:rsidR="00EC7A40" w:rsidRPr="00235014" w:rsidRDefault="00EC7A40" w:rsidP="008E4099">
      <w:pPr>
        <w:pStyle w:val="ListParagraph"/>
        <w:numPr>
          <w:ilvl w:val="1"/>
          <w:numId w:val="39"/>
        </w:numPr>
        <w:spacing w:before="120" w:after="120"/>
        <w:ind w:left="1134" w:hanging="425"/>
        <w:rPr>
          <w:lang w:val="ru-RU"/>
        </w:rPr>
      </w:pPr>
      <w:r w:rsidRPr="00235014">
        <w:rPr>
          <w:b/>
          <w:lang w:val="ru-RU"/>
        </w:rPr>
        <w:t xml:space="preserve">- </w:t>
      </w:r>
      <w:r w:rsidR="005E08F9" w:rsidRPr="00235014">
        <w:rPr>
          <w:color w:val="333333"/>
          <w:lang w:val="ru-RU"/>
        </w:rPr>
        <w:t>Замены должны соответствовать ограничениям, указанным в пункте</w:t>
      </w:r>
      <w:r w:rsidRPr="00235014">
        <w:rPr>
          <w:color w:val="333333"/>
          <w:lang w:val="ru-RU"/>
        </w:rPr>
        <w:t xml:space="preserve"> </w:t>
      </w:r>
      <w:r>
        <w:fldChar w:fldCharType="begin"/>
      </w:r>
      <w:r>
        <w:instrText>HYPERLINK</w:instrText>
      </w:r>
      <w:r w:rsidRPr="007060A8">
        <w:rPr>
          <w:lang w:val="ru-RU"/>
          <w:rPrChange w:id="832" w:author="Marchenko, Sergey [Tengizchevroil]" w:date="2025-08-09T06:39:00Z" w16du:dateUtc="2025-08-09T01:39:00Z">
            <w:rPr/>
          </w:rPrChange>
        </w:rPr>
        <w:instrText xml:space="preserve"> \</w:instrText>
      </w:r>
      <w:r>
        <w:instrText>l</w:instrText>
      </w:r>
      <w:r w:rsidRPr="007060A8">
        <w:rPr>
          <w:lang w:val="ru-RU"/>
          <w:rPrChange w:id="833" w:author="Marchenko, Sergey [Tengizchevroil]" w:date="2025-08-09T06:39:00Z" w16du:dateUtc="2025-08-09T01:39:00Z">
            <w:rPr/>
          </w:rPrChange>
        </w:rPr>
        <w:instrText xml:space="preserve"> "_</w:instrText>
      </w:r>
      <w:r>
        <w:instrText>bookmark</w:instrText>
      </w:r>
      <w:r w:rsidRPr="007060A8">
        <w:rPr>
          <w:lang w:val="ru-RU"/>
          <w:rPrChange w:id="834" w:author="Marchenko, Sergey [Tengizchevroil]" w:date="2025-08-09T06:39:00Z" w16du:dateUtc="2025-08-09T01:39:00Z">
            <w:rPr/>
          </w:rPrChange>
        </w:rPr>
        <w:instrText>6"</w:instrText>
      </w:r>
      <w:r>
        <w:fldChar w:fldCharType="separate"/>
      </w:r>
      <w:r w:rsidRPr="00235014">
        <w:rPr>
          <w:u w:val="single"/>
          <w:lang w:val="ru-RU"/>
        </w:rPr>
        <w:t>4-1</w:t>
      </w:r>
      <w:r>
        <w:fldChar w:fldCharType="end"/>
      </w:r>
      <w:r w:rsidR="00D8754E" w:rsidRPr="00235014">
        <w:rPr>
          <w:spacing w:val="28"/>
          <w:lang w:val="ru-RU"/>
        </w:rPr>
        <w:t xml:space="preserve"> </w:t>
      </w:r>
      <w:r w:rsidR="00136979" w:rsidRPr="00235014">
        <w:rPr>
          <w:color w:val="333333"/>
          <w:spacing w:val="-2"/>
          <w:lang w:val="ru-RU"/>
        </w:rPr>
        <w:t>и требуют предварительного письменного согл</w:t>
      </w:r>
      <w:r w:rsidR="00F07877" w:rsidRPr="00235014">
        <w:rPr>
          <w:color w:val="333333"/>
          <w:spacing w:val="-2"/>
          <w:lang w:val="ru-RU"/>
        </w:rPr>
        <w:t>асования</w:t>
      </w:r>
      <w:r w:rsidR="00136979" w:rsidRPr="00235014">
        <w:rPr>
          <w:color w:val="333333"/>
          <w:spacing w:val="-2"/>
          <w:lang w:val="ru-RU"/>
        </w:rPr>
        <w:t xml:space="preserve"> заказчика</w:t>
      </w:r>
      <w:r w:rsidRPr="00235014">
        <w:rPr>
          <w:color w:val="333333"/>
          <w:spacing w:val="-2"/>
          <w:lang w:val="ru-RU"/>
        </w:rPr>
        <w:t>.</w:t>
      </w:r>
    </w:p>
    <w:p w14:paraId="42903711" w14:textId="2ABE62E4" w:rsidR="00EC7A40" w:rsidRPr="00235014" w:rsidRDefault="00EC7A40" w:rsidP="008E4099">
      <w:pPr>
        <w:pStyle w:val="ListParagraph"/>
        <w:numPr>
          <w:ilvl w:val="1"/>
          <w:numId w:val="39"/>
        </w:numPr>
        <w:tabs>
          <w:tab w:val="left" w:pos="482"/>
        </w:tabs>
        <w:spacing w:before="120" w:after="120"/>
        <w:ind w:left="1134" w:hanging="425"/>
      </w:pPr>
      <w:r w:rsidRPr="00235014">
        <w:rPr>
          <w:b/>
        </w:rPr>
        <w:t>-</w:t>
      </w:r>
      <w:r w:rsidRPr="00235014">
        <w:rPr>
          <w:b/>
          <w:spacing w:val="-3"/>
        </w:rPr>
        <w:t xml:space="preserve"> </w:t>
      </w:r>
      <w:r w:rsidR="00921B96" w:rsidRPr="00235014">
        <w:rPr>
          <w:color w:val="333333"/>
          <w:spacing w:val="-2"/>
        </w:rPr>
        <w:t>Запрещается использовать литые фитинги.</w:t>
      </w:r>
    </w:p>
    <w:p w14:paraId="319D6882" w14:textId="670A6C8B" w:rsidR="00EC7A40" w:rsidRPr="00235014" w:rsidRDefault="00EC7A40" w:rsidP="008E4099">
      <w:pPr>
        <w:pStyle w:val="ListParagraph"/>
        <w:numPr>
          <w:ilvl w:val="1"/>
          <w:numId w:val="39"/>
        </w:numPr>
        <w:tabs>
          <w:tab w:val="left" w:pos="482"/>
        </w:tabs>
        <w:spacing w:before="120" w:after="120"/>
        <w:ind w:left="1134" w:hanging="425"/>
        <w:rPr>
          <w:lang w:val="ru-RU"/>
        </w:rPr>
      </w:pPr>
      <w:r w:rsidRPr="00235014">
        <w:rPr>
          <w:b/>
          <w:lang w:val="ru-RU"/>
        </w:rPr>
        <w:t>-</w:t>
      </w:r>
      <w:r w:rsidRPr="00235014">
        <w:rPr>
          <w:b/>
          <w:spacing w:val="4"/>
          <w:lang w:val="ru-RU"/>
        </w:rPr>
        <w:t xml:space="preserve"> </w:t>
      </w:r>
      <w:r w:rsidR="00AA47E8" w:rsidRPr="00235014">
        <w:rPr>
          <w:color w:val="333333"/>
          <w:spacing w:val="-2"/>
          <w:lang w:val="ru-RU"/>
        </w:rPr>
        <w:t xml:space="preserve">Прослеживаемость должна </w:t>
      </w:r>
      <w:r w:rsidR="00925F92" w:rsidRPr="00235014">
        <w:rPr>
          <w:color w:val="333333"/>
          <w:spacing w:val="-2"/>
          <w:lang w:val="ru-RU"/>
        </w:rPr>
        <w:t>быть обеспечена</w:t>
      </w:r>
      <w:r w:rsidR="00AA47E8" w:rsidRPr="00235014">
        <w:rPr>
          <w:color w:val="333333"/>
          <w:spacing w:val="-2"/>
          <w:lang w:val="ru-RU"/>
        </w:rPr>
        <w:t xml:space="preserve"> в соответствии с </w:t>
      </w:r>
      <w:r w:rsidR="00BA7597" w:rsidRPr="00235014">
        <w:rPr>
          <w:color w:val="333333"/>
          <w:spacing w:val="-2"/>
        </w:rPr>
        <w:t>L</w:t>
      </w:r>
      <w:r w:rsidR="00BA7597" w:rsidRPr="00235014">
        <w:rPr>
          <w:color w:val="333333"/>
          <w:spacing w:val="-2"/>
          <w:lang w:val="ru-RU"/>
        </w:rPr>
        <w:t>-</w:t>
      </w:r>
      <w:r w:rsidR="00BA7597" w:rsidRPr="00235014">
        <w:rPr>
          <w:color w:val="333333"/>
          <w:spacing w:val="-2"/>
        </w:rPr>
        <w:t>ST</w:t>
      </w:r>
      <w:r w:rsidR="00BA7597" w:rsidRPr="00235014">
        <w:rPr>
          <w:color w:val="333333"/>
          <w:spacing w:val="-2"/>
          <w:lang w:val="ru-RU"/>
        </w:rPr>
        <w:t xml:space="preserve">-2006, </w:t>
      </w:r>
      <w:r w:rsidR="00BA7597" w:rsidRPr="00235014">
        <w:rPr>
          <w:color w:val="333333"/>
          <w:spacing w:val="-2"/>
        </w:rPr>
        <w:t>L</w:t>
      </w:r>
      <w:r w:rsidR="00BA7597" w:rsidRPr="00235014">
        <w:rPr>
          <w:color w:val="333333"/>
          <w:spacing w:val="-2"/>
          <w:lang w:val="ru-RU"/>
        </w:rPr>
        <w:t>-</w:t>
      </w:r>
      <w:r w:rsidR="00BA7597" w:rsidRPr="00235014">
        <w:rPr>
          <w:color w:val="333333"/>
          <w:spacing w:val="-2"/>
        </w:rPr>
        <w:t>ST</w:t>
      </w:r>
      <w:r w:rsidR="00BA7597" w:rsidRPr="00235014">
        <w:rPr>
          <w:color w:val="333333"/>
          <w:spacing w:val="-2"/>
          <w:lang w:val="ru-RU"/>
        </w:rPr>
        <w:t xml:space="preserve">-2009, </w:t>
      </w:r>
      <w:r w:rsidR="00BA7597" w:rsidRPr="00235014">
        <w:rPr>
          <w:color w:val="333333"/>
          <w:spacing w:val="-2"/>
        </w:rPr>
        <w:t>L</w:t>
      </w:r>
      <w:r w:rsidR="00BA7597" w:rsidRPr="00235014">
        <w:rPr>
          <w:color w:val="333333"/>
          <w:spacing w:val="-2"/>
          <w:lang w:val="ru-RU"/>
        </w:rPr>
        <w:t>-</w:t>
      </w:r>
      <w:r w:rsidR="00BA7597" w:rsidRPr="00235014">
        <w:rPr>
          <w:color w:val="333333"/>
          <w:spacing w:val="-2"/>
        </w:rPr>
        <w:t>ST</w:t>
      </w:r>
      <w:r w:rsidR="00BA7597" w:rsidRPr="00235014">
        <w:rPr>
          <w:color w:val="333333"/>
          <w:spacing w:val="-2"/>
          <w:lang w:val="ru-RU"/>
        </w:rPr>
        <w:t>-2033.</w:t>
      </w:r>
    </w:p>
    <w:p w14:paraId="7EBF1B30" w14:textId="66336338" w:rsidR="00EC7A40" w:rsidRPr="007A0DE1" w:rsidRDefault="007A0DE1" w:rsidP="008E4099">
      <w:pPr>
        <w:pStyle w:val="Heading1"/>
        <w:numPr>
          <w:ilvl w:val="0"/>
          <w:numId w:val="68"/>
        </w:numPr>
        <w:spacing w:before="240" w:after="240"/>
        <w:ind w:left="851" w:hanging="709"/>
        <w:rPr>
          <w:lang w:val="ru-RU"/>
        </w:rPr>
      </w:pPr>
      <w:bookmarkStart w:id="835" w:name="_Toc205628120"/>
      <w:r w:rsidRPr="007A0DE1">
        <w:rPr>
          <w:lang w:val="ru-RU"/>
        </w:rPr>
        <w:t>Хранение и обращение с материалами</w:t>
      </w:r>
      <w:bookmarkEnd w:id="835"/>
    </w:p>
    <w:p w14:paraId="04830A16" w14:textId="54027028" w:rsidR="00EC7A40" w:rsidRPr="008603EC" w:rsidRDefault="007A6EE1">
      <w:pPr>
        <w:pStyle w:val="Heading2"/>
        <w:numPr>
          <w:ilvl w:val="1"/>
          <w:numId w:val="68"/>
        </w:numPr>
        <w:tabs>
          <w:tab w:val="left" w:pos="470"/>
        </w:tabs>
        <w:spacing w:before="240" w:after="240"/>
        <w:ind w:left="496" w:hanging="352"/>
        <w:rPr>
          <w:sz w:val="22"/>
          <w:szCs w:val="22"/>
        </w:rPr>
      </w:pPr>
      <w:r>
        <w:rPr>
          <w:spacing w:val="-2"/>
          <w:sz w:val="22"/>
          <w:szCs w:val="22"/>
        </w:rPr>
        <w:t xml:space="preserve">  </w:t>
      </w:r>
      <w:bookmarkStart w:id="836" w:name="_Toc205628121"/>
      <w:r w:rsidR="00D312E4" w:rsidRPr="008603EC">
        <w:rPr>
          <w:spacing w:val="-2"/>
          <w:sz w:val="22"/>
          <w:szCs w:val="22"/>
        </w:rPr>
        <w:t>Хранение</w:t>
      </w:r>
      <w:r w:rsidR="009A64CD" w:rsidRPr="008603EC">
        <w:rPr>
          <w:spacing w:val="-2"/>
          <w:sz w:val="22"/>
          <w:szCs w:val="22"/>
        </w:rPr>
        <w:t xml:space="preserve"> </w:t>
      </w:r>
      <w:r w:rsidR="009A64CD" w:rsidRPr="008603EC">
        <w:rPr>
          <w:spacing w:val="-2"/>
          <w:sz w:val="22"/>
          <w:szCs w:val="22"/>
          <w:lang w:val="ru-RU"/>
        </w:rPr>
        <w:t>материалов</w:t>
      </w:r>
      <w:bookmarkEnd w:id="836"/>
    </w:p>
    <w:p w14:paraId="32269508" w14:textId="46600773" w:rsidR="00EC7A40" w:rsidRPr="00BA0D2E" w:rsidRDefault="00A07129" w:rsidP="008E4099">
      <w:pPr>
        <w:pStyle w:val="BodyText"/>
        <w:spacing w:before="120" w:after="120"/>
        <w:ind w:left="1134" w:hanging="425"/>
        <w:rPr>
          <w:sz w:val="22"/>
          <w:szCs w:val="22"/>
          <w:lang w:val="ru-RU"/>
        </w:rPr>
      </w:pPr>
      <w:r w:rsidRPr="00A07129">
        <w:rPr>
          <w:b/>
          <w:sz w:val="22"/>
          <w:szCs w:val="22"/>
          <w:lang w:val="ru-RU"/>
        </w:rPr>
        <w:t>6.1–1</w:t>
      </w:r>
      <w:r w:rsidR="00EC7A40" w:rsidRPr="00F8558E">
        <w:rPr>
          <w:b/>
          <w:spacing w:val="8"/>
          <w:sz w:val="20"/>
          <w:szCs w:val="20"/>
          <w:lang w:val="ru-RU"/>
        </w:rPr>
        <w:t xml:space="preserve"> </w:t>
      </w:r>
      <w:r w:rsidR="00EC7A40" w:rsidRPr="00F8558E">
        <w:rPr>
          <w:b/>
          <w:sz w:val="20"/>
          <w:szCs w:val="20"/>
          <w:lang w:val="ru-RU"/>
        </w:rPr>
        <w:t xml:space="preserve">- </w:t>
      </w:r>
      <w:r w:rsidR="00E92F49" w:rsidRPr="00BA0D2E">
        <w:rPr>
          <w:color w:val="333333"/>
          <w:spacing w:val="-2"/>
          <w:sz w:val="22"/>
          <w:szCs w:val="22"/>
          <w:lang w:val="ru-RU"/>
        </w:rPr>
        <w:t>Трубы, клапаны и фитинги не должны храниться непосредственно на земле.</w:t>
      </w:r>
    </w:p>
    <w:p w14:paraId="0D301FBD" w14:textId="59D1BBBE" w:rsidR="00EC7A40" w:rsidRPr="00BA0D2E" w:rsidRDefault="00EC7A40" w:rsidP="008E4099">
      <w:pPr>
        <w:pStyle w:val="BodyText"/>
        <w:spacing w:before="120" w:after="120"/>
        <w:ind w:left="1134" w:hanging="425"/>
        <w:rPr>
          <w:color w:val="333333"/>
          <w:spacing w:val="-2"/>
          <w:sz w:val="22"/>
          <w:szCs w:val="22"/>
          <w:lang w:val="ru-RU"/>
        </w:rPr>
      </w:pPr>
      <w:r w:rsidRPr="00BA0D2E">
        <w:rPr>
          <w:b/>
          <w:sz w:val="22"/>
          <w:szCs w:val="22"/>
          <w:lang w:val="ru-RU"/>
        </w:rPr>
        <w:t>6.1-2</w:t>
      </w:r>
      <w:r w:rsidRPr="00BA0D2E">
        <w:rPr>
          <w:b/>
          <w:spacing w:val="8"/>
          <w:sz w:val="22"/>
          <w:szCs w:val="22"/>
          <w:lang w:val="ru-RU"/>
        </w:rPr>
        <w:t xml:space="preserve"> </w:t>
      </w:r>
      <w:r w:rsidRPr="00BA0D2E">
        <w:rPr>
          <w:b/>
          <w:sz w:val="22"/>
          <w:szCs w:val="22"/>
          <w:lang w:val="ru-RU"/>
        </w:rPr>
        <w:t>-</w:t>
      </w:r>
      <w:r w:rsidRPr="00BA0D2E">
        <w:rPr>
          <w:b/>
          <w:spacing w:val="-1"/>
          <w:sz w:val="22"/>
          <w:szCs w:val="22"/>
          <w:lang w:val="ru-RU"/>
        </w:rPr>
        <w:t xml:space="preserve"> </w:t>
      </w:r>
      <w:r w:rsidR="003275E6" w:rsidRPr="00BA0D2E">
        <w:rPr>
          <w:sz w:val="22"/>
          <w:szCs w:val="22"/>
          <w:lang w:val="ru-RU"/>
        </w:rPr>
        <w:t>Штаб</w:t>
      </w:r>
      <w:r w:rsidR="00D762A0" w:rsidRPr="00BA0D2E">
        <w:rPr>
          <w:sz w:val="22"/>
          <w:szCs w:val="22"/>
          <w:lang w:val="ru-RU"/>
        </w:rPr>
        <w:t>е</w:t>
      </w:r>
      <w:r w:rsidR="003275E6" w:rsidRPr="00BA0D2E">
        <w:rPr>
          <w:sz w:val="22"/>
          <w:szCs w:val="22"/>
          <w:lang w:val="ru-RU"/>
        </w:rPr>
        <w:t>лирование</w:t>
      </w:r>
      <w:r w:rsidR="00451A92" w:rsidRPr="00BA0D2E">
        <w:rPr>
          <w:color w:val="333333"/>
          <w:spacing w:val="-2"/>
          <w:sz w:val="22"/>
          <w:szCs w:val="22"/>
          <w:lang w:val="ru-RU"/>
        </w:rPr>
        <w:t xml:space="preserve"> должно</w:t>
      </w:r>
      <w:r w:rsidR="003275E6" w:rsidRPr="00BA0D2E">
        <w:rPr>
          <w:color w:val="333333"/>
          <w:spacing w:val="-2"/>
          <w:sz w:val="22"/>
          <w:szCs w:val="22"/>
          <w:lang w:val="ru-RU"/>
        </w:rPr>
        <w:t xml:space="preserve"> производить</w:t>
      </w:r>
      <w:r w:rsidR="00451A92" w:rsidRPr="00BA0D2E">
        <w:rPr>
          <w:color w:val="333333"/>
          <w:spacing w:val="-2"/>
          <w:sz w:val="22"/>
          <w:szCs w:val="22"/>
          <w:lang w:val="ru-RU"/>
        </w:rPr>
        <w:t>ся</w:t>
      </w:r>
      <w:r w:rsidR="003275E6" w:rsidRPr="00BA0D2E">
        <w:rPr>
          <w:color w:val="333333"/>
          <w:spacing w:val="-2"/>
          <w:sz w:val="22"/>
          <w:szCs w:val="22"/>
          <w:lang w:val="ru-RU"/>
        </w:rPr>
        <w:t xml:space="preserve"> таким образом, чтобы избежать повреждения труб или покрытий.</w:t>
      </w:r>
    </w:p>
    <w:p w14:paraId="0A3E423F" w14:textId="2293F9CC" w:rsidR="00EC7A40" w:rsidRPr="00BA0D2E" w:rsidRDefault="00EC7A40" w:rsidP="008E4099">
      <w:pPr>
        <w:pStyle w:val="BodyText"/>
        <w:spacing w:before="120" w:after="120"/>
        <w:ind w:left="1134" w:hanging="425"/>
        <w:rPr>
          <w:color w:val="333333"/>
          <w:spacing w:val="-2"/>
          <w:sz w:val="22"/>
          <w:szCs w:val="22"/>
          <w:lang w:val="ru-RU"/>
        </w:rPr>
      </w:pPr>
      <w:r w:rsidRPr="00BA0D2E">
        <w:rPr>
          <w:b/>
          <w:sz w:val="22"/>
          <w:szCs w:val="22"/>
          <w:lang w:val="ru-RU"/>
        </w:rPr>
        <w:t xml:space="preserve">6.1-3 - </w:t>
      </w:r>
      <w:r w:rsidR="00987770" w:rsidRPr="00BA0D2E">
        <w:rPr>
          <w:color w:val="333333"/>
          <w:spacing w:val="-2"/>
          <w:sz w:val="22"/>
          <w:szCs w:val="22"/>
          <w:lang w:val="ru-RU"/>
        </w:rPr>
        <w:t xml:space="preserve">Ориентация компонентов (таких как направляющие клапаны или расходомерные </w:t>
      </w:r>
      <w:r w:rsidR="00151AB7" w:rsidRPr="00BA0D2E">
        <w:rPr>
          <w:color w:val="333333"/>
          <w:spacing w:val="-2"/>
          <w:sz w:val="22"/>
          <w:szCs w:val="22"/>
          <w:lang w:val="ru-RU"/>
        </w:rPr>
        <w:t>с</w:t>
      </w:r>
      <w:r w:rsidR="001E7C37" w:rsidRPr="00BA0D2E">
        <w:rPr>
          <w:color w:val="333333"/>
          <w:spacing w:val="-2"/>
          <w:sz w:val="22"/>
          <w:szCs w:val="22"/>
          <w:lang w:val="ru-RU"/>
        </w:rPr>
        <w:t>опла</w:t>
      </w:r>
      <w:r w:rsidR="00987770" w:rsidRPr="00BA0D2E">
        <w:rPr>
          <w:color w:val="333333"/>
          <w:spacing w:val="-2"/>
          <w:sz w:val="22"/>
          <w:szCs w:val="22"/>
          <w:lang w:val="ru-RU"/>
        </w:rPr>
        <w:t>) должн</w:t>
      </w:r>
      <w:r w:rsidR="001E7C37" w:rsidRPr="00BA0D2E">
        <w:rPr>
          <w:color w:val="333333"/>
          <w:spacing w:val="-2"/>
          <w:sz w:val="22"/>
          <w:szCs w:val="22"/>
          <w:lang w:val="ru-RU"/>
        </w:rPr>
        <w:t>ы</w:t>
      </w:r>
      <w:r w:rsidR="00987770" w:rsidRPr="00BA0D2E">
        <w:rPr>
          <w:color w:val="333333"/>
          <w:spacing w:val="-2"/>
          <w:sz w:val="22"/>
          <w:szCs w:val="22"/>
          <w:lang w:val="ru-RU"/>
        </w:rPr>
        <w:t xml:space="preserve"> соответствовать требованиям производителя.</w:t>
      </w:r>
    </w:p>
    <w:p w14:paraId="1180214A" w14:textId="0B0E465A" w:rsidR="00EC7A40" w:rsidRPr="00BA0D2E" w:rsidRDefault="00EC7A40" w:rsidP="008E4099">
      <w:pPr>
        <w:pStyle w:val="BodyText"/>
        <w:spacing w:before="120" w:after="120"/>
        <w:ind w:left="1134" w:hanging="425"/>
        <w:rPr>
          <w:color w:val="333333"/>
          <w:spacing w:val="-2"/>
          <w:sz w:val="22"/>
          <w:szCs w:val="22"/>
          <w:lang w:val="ru-RU"/>
        </w:rPr>
      </w:pPr>
      <w:r w:rsidRPr="00BA0D2E">
        <w:rPr>
          <w:b/>
          <w:sz w:val="22"/>
          <w:szCs w:val="22"/>
          <w:lang w:val="ru-RU"/>
        </w:rPr>
        <w:t>6.1-4</w:t>
      </w:r>
      <w:r w:rsidRPr="00BA0D2E">
        <w:rPr>
          <w:b/>
          <w:spacing w:val="12"/>
          <w:sz w:val="22"/>
          <w:szCs w:val="22"/>
          <w:lang w:val="ru-RU"/>
        </w:rPr>
        <w:t xml:space="preserve"> </w:t>
      </w:r>
      <w:r w:rsidRPr="00BA0D2E">
        <w:rPr>
          <w:b/>
          <w:sz w:val="22"/>
          <w:szCs w:val="22"/>
          <w:lang w:val="ru-RU"/>
        </w:rPr>
        <w:t>-</w:t>
      </w:r>
      <w:r w:rsidRPr="00BA0D2E">
        <w:rPr>
          <w:b/>
          <w:spacing w:val="4"/>
          <w:sz w:val="22"/>
          <w:szCs w:val="22"/>
          <w:lang w:val="ru-RU"/>
        </w:rPr>
        <w:t xml:space="preserve"> </w:t>
      </w:r>
      <w:r w:rsidR="003468EA" w:rsidRPr="00BA0D2E">
        <w:rPr>
          <w:color w:val="333333"/>
          <w:spacing w:val="-2"/>
          <w:sz w:val="22"/>
          <w:szCs w:val="22"/>
          <w:lang w:val="ru-RU"/>
        </w:rPr>
        <w:t>Идентификационная маркировка, предоставленная изготовителем или поставщиком, должна сохраняться во время хранения.</w:t>
      </w:r>
    </w:p>
    <w:p w14:paraId="6EF42EA0" w14:textId="6D216220" w:rsidR="00EC7A40" w:rsidRPr="00BA0D2E" w:rsidRDefault="00EC7A40" w:rsidP="008E4099">
      <w:pPr>
        <w:pStyle w:val="BodyText"/>
        <w:spacing w:before="120" w:after="120"/>
        <w:ind w:left="1134" w:hanging="425"/>
        <w:rPr>
          <w:color w:val="333333"/>
          <w:sz w:val="22"/>
          <w:szCs w:val="22"/>
          <w:lang w:val="ru-RU"/>
        </w:rPr>
      </w:pPr>
      <w:r w:rsidRPr="00BA0D2E">
        <w:rPr>
          <w:b/>
          <w:sz w:val="22"/>
          <w:szCs w:val="22"/>
          <w:lang w:val="ru-RU"/>
        </w:rPr>
        <w:t xml:space="preserve">6.1-5 - </w:t>
      </w:r>
      <w:r w:rsidR="00A43AFD" w:rsidRPr="00BA0D2E">
        <w:rPr>
          <w:color w:val="333333"/>
          <w:sz w:val="22"/>
          <w:szCs w:val="22"/>
          <w:lang w:val="ru-RU"/>
        </w:rPr>
        <w:t xml:space="preserve">Торцевые защитные приспособления на фланцах, сварных фасках, резьбе и концах раструбов должны быть прочно закреплены и не должны сниматься </w:t>
      </w:r>
      <w:r w:rsidR="00A126A5" w:rsidRPr="00BA0D2E">
        <w:rPr>
          <w:color w:val="333333"/>
          <w:sz w:val="22"/>
          <w:szCs w:val="22"/>
          <w:lang w:val="ru-RU"/>
        </w:rPr>
        <w:t>до</w:t>
      </w:r>
      <w:r w:rsidR="00A43AFD" w:rsidRPr="00BA0D2E">
        <w:rPr>
          <w:color w:val="333333"/>
          <w:sz w:val="22"/>
          <w:szCs w:val="22"/>
          <w:lang w:val="ru-RU"/>
        </w:rPr>
        <w:t xml:space="preserve"> </w:t>
      </w:r>
      <w:r w:rsidR="008E028D" w:rsidRPr="00BA0D2E">
        <w:rPr>
          <w:color w:val="333333"/>
          <w:sz w:val="22"/>
          <w:szCs w:val="22"/>
          <w:lang w:val="ru-RU"/>
        </w:rPr>
        <w:t>монтаж</w:t>
      </w:r>
      <w:r w:rsidR="0032638D" w:rsidRPr="00BA0D2E">
        <w:rPr>
          <w:color w:val="333333"/>
          <w:sz w:val="22"/>
          <w:szCs w:val="22"/>
          <w:lang w:val="ru-RU"/>
        </w:rPr>
        <w:t>а</w:t>
      </w:r>
      <w:r w:rsidR="00A43AFD" w:rsidRPr="00BA0D2E">
        <w:rPr>
          <w:color w:val="333333"/>
          <w:sz w:val="22"/>
          <w:szCs w:val="22"/>
          <w:lang w:val="ru-RU"/>
        </w:rPr>
        <w:t>.</w:t>
      </w:r>
    </w:p>
    <w:p w14:paraId="2AC55317" w14:textId="24758248" w:rsidR="00EC7A40" w:rsidRPr="00BA0D2E" w:rsidRDefault="00EC7A40" w:rsidP="008E4099">
      <w:pPr>
        <w:pStyle w:val="BodyText"/>
        <w:spacing w:before="120" w:after="120"/>
        <w:ind w:left="1134" w:hanging="425"/>
        <w:rPr>
          <w:color w:val="333333"/>
          <w:sz w:val="22"/>
          <w:szCs w:val="22"/>
          <w:lang w:val="ru-RU"/>
        </w:rPr>
      </w:pPr>
      <w:r w:rsidRPr="00BA0D2E">
        <w:rPr>
          <w:b/>
          <w:sz w:val="22"/>
          <w:szCs w:val="22"/>
          <w:lang w:val="ru-RU"/>
        </w:rPr>
        <w:t>6.1-6 -</w:t>
      </w:r>
      <w:r w:rsidR="00530CE4" w:rsidRPr="00BA0D2E">
        <w:rPr>
          <w:b/>
          <w:sz w:val="22"/>
          <w:szCs w:val="22"/>
          <w:lang w:val="ru-RU"/>
        </w:rPr>
        <w:t xml:space="preserve"> </w:t>
      </w:r>
      <w:r w:rsidR="002409DE" w:rsidRPr="00BA0D2E">
        <w:rPr>
          <w:color w:val="333333"/>
          <w:sz w:val="22"/>
          <w:szCs w:val="22"/>
          <w:lang w:val="ru-RU"/>
        </w:rPr>
        <w:t>Трубные узлы</w:t>
      </w:r>
      <w:r w:rsidR="00480818" w:rsidRPr="00BA0D2E">
        <w:rPr>
          <w:color w:val="333333"/>
          <w:sz w:val="22"/>
          <w:szCs w:val="22"/>
          <w:lang w:val="ru-RU"/>
        </w:rPr>
        <w:t xml:space="preserve"> должны всегда оставаться закрытыми, если они не подготовлены к сборке. </w:t>
      </w:r>
      <w:r w:rsidR="00202B3E" w:rsidRPr="00BA0D2E">
        <w:rPr>
          <w:color w:val="333333"/>
          <w:sz w:val="22"/>
          <w:szCs w:val="22"/>
          <w:lang w:val="ru-RU"/>
        </w:rPr>
        <w:t xml:space="preserve">Открытые </w:t>
      </w:r>
      <w:r w:rsidR="00924BD0" w:rsidRPr="00BA0D2E">
        <w:rPr>
          <w:color w:val="333333"/>
          <w:sz w:val="22"/>
          <w:szCs w:val="22"/>
          <w:lang w:val="ru-RU"/>
        </w:rPr>
        <w:t>торцы т</w:t>
      </w:r>
      <w:r w:rsidR="006679A9" w:rsidRPr="00BA0D2E">
        <w:rPr>
          <w:color w:val="333333"/>
          <w:sz w:val="22"/>
          <w:szCs w:val="22"/>
          <w:lang w:val="ru-RU"/>
        </w:rPr>
        <w:t>рубны</w:t>
      </w:r>
      <w:r w:rsidR="00924BD0" w:rsidRPr="00BA0D2E">
        <w:rPr>
          <w:color w:val="333333"/>
          <w:sz w:val="22"/>
          <w:szCs w:val="22"/>
          <w:lang w:val="ru-RU"/>
        </w:rPr>
        <w:t>х</w:t>
      </w:r>
      <w:r w:rsidR="006679A9" w:rsidRPr="00BA0D2E">
        <w:rPr>
          <w:color w:val="333333"/>
          <w:sz w:val="22"/>
          <w:szCs w:val="22"/>
          <w:lang w:val="ru-RU"/>
        </w:rPr>
        <w:t xml:space="preserve"> узл</w:t>
      </w:r>
      <w:r w:rsidR="00924BD0" w:rsidRPr="00BA0D2E">
        <w:rPr>
          <w:color w:val="333333"/>
          <w:sz w:val="22"/>
          <w:szCs w:val="22"/>
          <w:lang w:val="ru-RU"/>
        </w:rPr>
        <w:t>ов</w:t>
      </w:r>
      <w:r w:rsidR="00480818" w:rsidRPr="00BA0D2E">
        <w:rPr>
          <w:color w:val="333333"/>
          <w:sz w:val="22"/>
          <w:szCs w:val="22"/>
          <w:lang w:val="ru-RU"/>
        </w:rPr>
        <w:t xml:space="preserve">, </w:t>
      </w:r>
      <w:r w:rsidR="003D2580" w:rsidRPr="00BA0D2E">
        <w:rPr>
          <w:color w:val="333333"/>
          <w:sz w:val="22"/>
          <w:szCs w:val="22"/>
          <w:lang w:val="ru-RU"/>
        </w:rPr>
        <w:t>оставленн</w:t>
      </w:r>
      <w:r w:rsidR="001B2F9F" w:rsidRPr="00BA0D2E">
        <w:rPr>
          <w:color w:val="333333"/>
          <w:sz w:val="22"/>
          <w:szCs w:val="22"/>
          <w:lang w:val="ru-RU"/>
        </w:rPr>
        <w:t>ые</w:t>
      </w:r>
      <w:r w:rsidR="001B2F9F" w:rsidRPr="00BA0D2E">
        <w:rPr>
          <w:sz w:val="22"/>
          <w:szCs w:val="22"/>
          <w:lang w:val="ru-RU"/>
        </w:rPr>
        <w:t xml:space="preserve"> </w:t>
      </w:r>
      <w:r w:rsidR="001B2F9F" w:rsidRPr="00BA0D2E">
        <w:rPr>
          <w:color w:val="333333"/>
          <w:sz w:val="22"/>
          <w:szCs w:val="22"/>
          <w:lang w:val="ru-RU"/>
        </w:rPr>
        <w:t>на время более 72 часов и</w:t>
      </w:r>
      <w:r w:rsidR="001B2F9F" w:rsidRPr="00BA0D2E">
        <w:rPr>
          <w:sz w:val="22"/>
          <w:szCs w:val="22"/>
          <w:lang w:val="ru-RU"/>
        </w:rPr>
        <w:t xml:space="preserve"> </w:t>
      </w:r>
      <w:r w:rsidR="001B2F9F" w:rsidRPr="00BA0D2E">
        <w:rPr>
          <w:color w:val="333333"/>
          <w:sz w:val="22"/>
          <w:szCs w:val="22"/>
          <w:lang w:val="ru-RU"/>
        </w:rPr>
        <w:t>ожидающие дальнейшего изготовления</w:t>
      </w:r>
      <w:r w:rsidR="00480818" w:rsidRPr="00BA0D2E">
        <w:rPr>
          <w:color w:val="333333"/>
          <w:sz w:val="22"/>
          <w:szCs w:val="22"/>
          <w:lang w:val="ru-RU"/>
        </w:rPr>
        <w:t xml:space="preserve">, должны быть </w:t>
      </w:r>
      <w:r w:rsidR="0046618E" w:rsidRPr="00BA0D2E">
        <w:rPr>
          <w:color w:val="333333"/>
          <w:sz w:val="22"/>
          <w:szCs w:val="22"/>
          <w:lang w:val="ru-RU"/>
        </w:rPr>
        <w:t xml:space="preserve">закрыты </w:t>
      </w:r>
      <w:r w:rsidR="00480818" w:rsidRPr="00BA0D2E">
        <w:rPr>
          <w:color w:val="333333"/>
          <w:sz w:val="22"/>
          <w:szCs w:val="22"/>
          <w:lang w:val="ru-RU"/>
        </w:rPr>
        <w:t>торцевыми заглушками для защиты от загрязнений.</w:t>
      </w:r>
    </w:p>
    <w:p w14:paraId="6F116E52" w14:textId="67BC0826" w:rsidR="00EC7A40" w:rsidRPr="00BA0D2E" w:rsidRDefault="00EC7A40" w:rsidP="008E4099">
      <w:pPr>
        <w:pStyle w:val="BodyText"/>
        <w:spacing w:before="120" w:after="120"/>
        <w:ind w:left="1134" w:hanging="425"/>
        <w:rPr>
          <w:color w:val="333333"/>
          <w:spacing w:val="-2"/>
          <w:sz w:val="22"/>
          <w:szCs w:val="22"/>
          <w:lang w:val="ru-RU"/>
        </w:rPr>
      </w:pPr>
      <w:r w:rsidRPr="00BA0D2E">
        <w:rPr>
          <w:b/>
          <w:sz w:val="22"/>
          <w:szCs w:val="22"/>
          <w:lang w:val="ru-RU"/>
        </w:rPr>
        <w:t>6.1-7</w:t>
      </w:r>
      <w:r w:rsidRPr="00BA0D2E">
        <w:rPr>
          <w:b/>
          <w:spacing w:val="11"/>
          <w:sz w:val="22"/>
          <w:szCs w:val="22"/>
          <w:lang w:val="ru-RU"/>
        </w:rPr>
        <w:t xml:space="preserve"> </w:t>
      </w:r>
      <w:r w:rsidRPr="00BA0D2E">
        <w:rPr>
          <w:b/>
          <w:sz w:val="22"/>
          <w:szCs w:val="22"/>
          <w:lang w:val="ru-RU"/>
        </w:rPr>
        <w:t>-</w:t>
      </w:r>
      <w:r w:rsidRPr="00BA0D2E">
        <w:rPr>
          <w:b/>
          <w:spacing w:val="3"/>
          <w:sz w:val="22"/>
          <w:szCs w:val="22"/>
          <w:lang w:val="ru-RU"/>
        </w:rPr>
        <w:t xml:space="preserve"> </w:t>
      </w:r>
      <w:r w:rsidR="008871B9" w:rsidRPr="00BA0D2E">
        <w:rPr>
          <w:color w:val="333333"/>
          <w:spacing w:val="-2"/>
          <w:sz w:val="22"/>
          <w:szCs w:val="22"/>
          <w:lang w:val="ru-RU"/>
        </w:rPr>
        <w:t xml:space="preserve">Консервация элементов трубопроводов должна соответствовать требованиям </w:t>
      </w:r>
      <w:r w:rsidR="008871B9" w:rsidRPr="00BA0D2E">
        <w:rPr>
          <w:color w:val="333333"/>
          <w:spacing w:val="-2"/>
          <w:sz w:val="22"/>
          <w:szCs w:val="22"/>
        </w:rPr>
        <w:t>CPM</w:t>
      </w:r>
      <w:r w:rsidR="008871B9" w:rsidRPr="00BA0D2E">
        <w:rPr>
          <w:color w:val="333333"/>
          <w:spacing w:val="-2"/>
          <w:sz w:val="22"/>
          <w:szCs w:val="22"/>
          <w:lang w:val="ru-RU"/>
        </w:rPr>
        <w:t>-</w:t>
      </w:r>
      <w:r w:rsidR="008871B9" w:rsidRPr="00BA0D2E">
        <w:rPr>
          <w:color w:val="333333"/>
          <w:spacing w:val="-2"/>
          <w:sz w:val="22"/>
          <w:szCs w:val="22"/>
        </w:rPr>
        <w:t>SU</w:t>
      </w:r>
      <w:r w:rsidR="008871B9" w:rsidRPr="00BA0D2E">
        <w:rPr>
          <w:color w:val="333333"/>
          <w:spacing w:val="-2"/>
          <w:sz w:val="22"/>
          <w:szCs w:val="22"/>
          <w:lang w:val="ru-RU"/>
        </w:rPr>
        <w:t>-5244-</w:t>
      </w:r>
      <w:r w:rsidR="008871B9" w:rsidRPr="00BA0D2E">
        <w:rPr>
          <w:color w:val="333333"/>
          <w:spacing w:val="-2"/>
          <w:sz w:val="22"/>
          <w:szCs w:val="22"/>
        </w:rPr>
        <w:t>TCO</w:t>
      </w:r>
      <w:r w:rsidR="008871B9" w:rsidRPr="00BA0D2E">
        <w:rPr>
          <w:color w:val="333333"/>
          <w:spacing w:val="-2"/>
          <w:sz w:val="22"/>
          <w:szCs w:val="22"/>
          <w:lang w:val="ru-RU"/>
        </w:rPr>
        <w:t>.</w:t>
      </w:r>
    </w:p>
    <w:p w14:paraId="175C0E45" w14:textId="2FF33121" w:rsidR="00EC7A40" w:rsidRPr="00BA0D2E" w:rsidRDefault="00EC7A40" w:rsidP="008E4099">
      <w:pPr>
        <w:pStyle w:val="BodyText"/>
        <w:spacing w:before="120" w:after="120"/>
        <w:ind w:left="1134" w:hanging="425"/>
        <w:rPr>
          <w:color w:val="333333"/>
          <w:spacing w:val="-2"/>
          <w:sz w:val="22"/>
          <w:szCs w:val="22"/>
          <w:lang w:val="ru-RU"/>
        </w:rPr>
      </w:pPr>
      <w:r w:rsidRPr="00BA0D2E">
        <w:rPr>
          <w:b/>
          <w:color w:val="333333"/>
          <w:spacing w:val="-2"/>
          <w:sz w:val="22"/>
          <w:szCs w:val="22"/>
          <w:lang w:val="ru-RU"/>
        </w:rPr>
        <w:t xml:space="preserve">6.1-8 - </w:t>
      </w:r>
      <w:r w:rsidR="007E3ECE" w:rsidRPr="00BA0D2E">
        <w:rPr>
          <w:color w:val="333333"/>
          <w:spacing w:val="-2"/>
          <w:sz w:val="22"/>
          <w:szCs w:val="22"/>
          <w:lang w:val="ru-RU"/>
        </w:rPr>
        <w:t>Поставщик должен разработать дополнительные требования к консервации, необходимые для поддержания состояния</w:t>
      </w:r>
      <w:r w:rsidR="00273C16" w:rsidRPr="00BA0D2E">
        <w:rPr>
          <w:color w:val="333333"/>
          <w:spacing w:val="-2"/>
          <w:sz w:val="22"/>
          <w:szCs w:val="22"/>
          <w:lang w:val="ru-RU"/>
        </w:rPr>
        <w:t xml:space="preserve"> </w:t>
      </w:r>
      <w:r w:rsidR="00066F4C" w:rsidRPr="00BA0D2E">
        <w:rPr>
          <w:color w:val="333333"/>
          <w:spacing w:val="-2"/>
          <w:sz w:val="22"/>
          <w:szCs w:val="22"/>
          <w:lang w:val="ru-RU"/>
        </w:rPr>
        <w:t>арматур</w:t>
      </w:r>
      <w:r w:rsidR="005E59A1" w:rsidRPr="00BA0D2E">
        <w:rPr>
          <w:color w:val="333333"/>
          <w:spacing w:val="-2"/>
          <w:sz w:val="22"/>
          <w:szCs w:val="22"/>
          <w:lang w:val="ru-RU"/>
        </w:rPr>
        <w:t>ы</w:t>
      </w:r>
      <w:r w:rsidR="007E3ECE" w:rsidRPr="00BA0D2E">
        <w:rPr>
          <w:color w:val="333333"/>
          <w:spacing w:val="-2"/>
          <w:sz w:val="22"/>
          <w:szCs w:val="22"/>
          <w:lang w:val="ru-RU"/>
        </w:rPr>
        <w:t xml:space="preserve"> «как получено» и други</w:t>
      </w:r>
      <w:r w:rsidR="008E3E97" w:rsidRPr="00BA0D2E">
        <w:rPr>
          <w:color w:val="333333"/>
          <w:spacing w:val="-2"/>
          <w:sz w:val="22"/>
          <w:szCs w:val="22"/>
          <w:lang w:val="ru-RU"/>
        </w:rPr>
        <w:t>е</w:t>
      </w:r>
      <w:r w:rsidR="007E3ECE" w:rsidRPr="00BA0D2E">
        <w:rPr>
          <w:color w:val="333333"/>
          <w:spacing w:val="-2"/>
          <w:sz w:val="22"/>
          <w:szCs w:val="22"/>
          <w:lang w:val="ru-RU"/>
        </w:rPr>
        <w:t xml:space="preserve"> компонент</w:t>
      </w:r>
      <w:r w:rsidR="008E3E97" w:rsidRPr="00BA0D2E">
        <w:rPr>
          <w:color w:val="333333"/>
          <w:spacing w:val="-2"/>
          <w:sz w:val="22"/>
          <w:szCs w:val="22"/>
          <w:lang w:val="ru-RU"/>
        </w:rPr>
        <w:t>ы</w:t>
      </w:r>
      <w:r w:rsidR="007E3ECE" w:rsidRPr="00BA0D2E">
        <w:rPr>
          <w:color w:val="333333"/>
          <w:spacing w:val="-2"/>
          <w:sz w:val="22"/>
          <w:szCs w:val="22"/>
          <w:lang w:val="ru-RU"/>
        </w:rPr>
        <w:t xml:space="preserve"> трубопроводов в течение периода, за который </w:t>
      </w:r>
      <w:r w:rsidR="00876EAD" w:rsidRPr="00BA0D2E">
        <w:rPr>
          <w:color w:val="333333"/>
          <w:spacing w:val="-2"/>
          <w:sz w:val="22"/>
          <w:szCs w:val="22"/>
          <w:lang w:val="ru-RU"/>
        </w:rPr>
        <w:t>п</w:t>
      </w:r>
      <w:r w:rsidR="007E3ECE" w:rsidRPr="00BA0D2E">
        <w:rPr>
          <w:color w:val="333333"/>
          <w:spacing w:val="-2"/>
          <w:sz w:val="22"/>
          <w:szCs w:val="22"/>
          <w:lang w:val="ru-RU"/>
        </w:rPr>
        <w:t xml:space="preserve">оставщик несет ответственность. Эти дополнительные требования </w:t>
      </w:r>
      <w:r w:rsidR="00876EAD" w:rsidRPr="00BA0D2E">
        <w:rPr>
          <w:color w:val="333333"/>
          <w:spacing w:val="-2"/>
          <w:sz w:val="22"/>
          <w:szCs w:val="22"/>
          <w:lang w:val="ru-RU"/>
        </w:rPr>
        <w:t>сохранности</w:t>
      </w:r>
      <w:r w:rsidR="007E3ECE" w:rsidRPr="00BA0D2E">
        <w:rPr>
          <w:color w:val="333333"/>
          <w:spacing w:val="-2"/>
          <w:sz w:val="22"/>
          <w:szCs w:val="22"/>
          <w:lang w:val="ru-RU"/>
        </w:rPr>
        <w:t xml:space="preserve"> должны быть представлены на рассмотрение и принятие </w:t>
      </w:r>
      <w:r w:rsidR="003B5F36" w:rsidRPr="00BA0D2E">
        <w:rPr>
          <w:color w:val="333333"/>
          <w:spacing w:val="-2"/>
          <w:sz w:val="22"/>
          <w:szCs w:val="22"/>
          <w:lang w:val="ru-RU"/>
        </w:rPr>
        <w:t>заказчиком</w:t>
      </w:r>
      <w:r w:rsidR="007E3ECE" w:rsidRPr="00BA0D2E">
        <w:rPr>
          <w:color w:val="333333"/>
          <w:spacing w:val="-2"/>
          <w:sz w:val="22"/>
          <w:szCs w:val="22"/>
          <w:lang w:val="ru-RU"/>
        </w:rPr>
        <w:t>.</w:t>
      </w:r>
    </w:p>
    <w:p w14:paraId="419C336D" w14:textId="64C4061F" w:rsidR="00EC7A40" w:rsidRPr="00BA0D2E" w:rsidRDefault="00EC7A40" w:rsidP="008E4099">
      <w:pPr>
        <w:pStyle w:val="BodyText"/>
        <w:spacing w:before="120" w:after="120"/>
        <w:ind w:left="1134" w:hanging="425"/>
        <w:rPr>
          <w:color w:val="333333"/>
          <w:spacing w:val="-2"/>
          <w:sz w:val="22"/>
          <w:szCs w:val="22"/>
          <w:lang w:val="ru-RU"/>
        </w:rPr>
      </w:pPr>
      <w:r w:rsidRPr="00BA0D2E">
        <w:rPr>
          <w:b/>
          <w:color w:val="333333"/>
          <w:spacing w:val="-2"/>
          <w:sz w:val="22"/>
          <w:szCs w:val="22"/>
          <w:lang w:val="ru-RU"/>
        </w:rPr>
        <w:t xml:space="preserve">6.1-9 - </w:t>
      </w:r>
      <w:r w:rsidR="00324E11" w:rsidRPr="00BA0D2E">
        <w:rPr>
          <w:color w:val="333333"/>
          <w:spacing w:val="-2"/>
          <w:sz w:val="22"/>
          <w:szCs w:val="22"/>
          <w:lang w:val="ru-RU"/>
        </w:rPr>
        <w:t xml:space="preserve">Обращение, хранение и консервация </w:t>
      </w:r>
      <w:r w:rsidR="003F0920" w:rsidRPr="00BA0D2E">
        <w:rPr>
          <w:color w:val="333333"/>
          <w:spacing w:val="-2"/>
          <w:sz w:val="22"/>
          <w:szCs w:val="22"/>
          <w:lang w:val="ru-RU"/>
        </w:rPr>
        <w:t>запорной арматуры</w:t>
      </w:r>
      <w:r w:rsidR="00324E11" w:rsidRPr="00BA0D2E">
        <w:rPr>
          <w:color w:val="333333"/>
          <w:spacing w:val="-2"/>
          <w:sz w:val="22"/>
          <w:szCs w:val="22"/>
          <w:lang w:val="ru-RU"/>
        </w:rPr>
        <w:t xml:space="preserve"> должны соответствовать требованиям </w:t>
      </w:r>
      <w:r w:rsidR="00324E11" w:rsidRPr="00BA0D2E">
        <w:rPr>
          <w:color w:val="333333"/>
          <w:spacing w:val="-2"/>
          <w:sz w:val="22"/>
          <w:szCs w:val="22"/>
        </w:rPr>
        <w:t>PIM</w:t>
      </w:r>
      <w:r w:rsidR="00324E11" w:rsidRPr="00BA0D2E">
        <w:rPr>
          <w:color w:val="333333"/>
          <w:spacing w:val="-2"/>
          <w:sz w:val="22"/>
          <w:szCs w:val="22"/>
          <w:lang w:val="ru-RU"/>
        </w:rPr>
        <w:t>-</w:t>
      </w:r>
      <w:r w:rsidR="00324E11" w:rsidRPr="00BA0D2E">
        <w:rPr>
          <w:color w:val="333333"/>
          <w:spacing w:val="-2"/>
          <w:sz w:val="22"/>
          <w:szCs w:val="22"/>
        </w:rPr>
        <w:t>SU</w:t>
      </w:r>
      <w:r w:rsidR="00324E11" w:rsidRPr="00BA0D2E">
        <w:rPr>
          <w:color w:val="333333"/>
          <w:spacing w:val="-2"/>
          <w:sz w:val="22"/>
          <w:szCs w:val="22"/>
          <w:lang w:val="ru-RU"/>
        </w:rPr>
        <w:t>-5104-</w:t>
      </w:r>
      <w:r w:rsidR="00324E11" w:rsidRPr="00BA0D2E">
        <w:rPr>
          <w:color w:val="333333"/>
          <w:spacing w:val="-2"/>
          <w:sz w:val="22"/>
          <w:szCs w:val="22"/>
        </w:rPr>
        <w:t>TCO</w:t>
      </w:r>
      <w:r w:rsidR="00324E11" w:rsidRPr="00BA0D2E">
        <w:rPr>
          <w:color w:val="333333"/>
          <w:spacing w:val="-2"/>
          <w:sz w:val="22"/>
          <w:szCs w:val="22"/>
          <w:lang w:val="ru-RU"/>
        </w:rPr>
        <w:t xml:space="preserve"> и </w:t>
      </w:r>
      <w:r w:rsidR="00324E11" w:rsidRPr="00BA0D2E">
        <w:rPr>
          <w:color w:val="333333"/>
          <w:spacing w:val="-2"/>
          <w:sz w:val="22"/>
          <w:szCs w:val="22"/>
        </w:rPr>
        <w:t>CPM</w:t>
      </w:r>
      <w:r w:rsidR="00324E11" w:rsidRPr="00BA0D2E">
        <w:rPr>
          <w:color w:val="333333"/>
          <w:spacing w:val="-2"/>
          <w:sz w:val="22"/>
          <w:szCs w:val="22"/>
          <w:lang w:val="ru-RU"/>
        </w:rPr>
        <w:t>-</w:t>
      </w:r>
      <w:r w:rsidR="00324E11" w:rsidRPr="00BA0D2E">
        <w:rPr>
          <w:color w:val="333333"/>
          <w:spacing w:val="-2"/>
          <w:sz w:val="22"/>
          <w:szCs w:val="22"/>
        </w:rPr>
        <w:t>SU</w:t>
      </w:r>
      <w:r w:rsidR="00324E11" w:rsidRPr="00BA0D2E">
        <w:rPr>
          <w:color w:val="333333"/>
          <w:spacing w:val="-2"/>
          <w:sz w:val="22"/>
          <w:szCs w:val="22"/>
          <w:lang w:val="ru-RU"/>
        </w:rPr>
        <w:t>-5244-</w:t>
      </w:r>
      <w:r w:rsidR="00324E11" w:rsidRPr="00BA0D2E">
        <w:rPr>
          <w:color w:val="333333"/>
          <w:spacing w:val="-2"/>
          <w:sz w:val="22"/>
          <w:szCs w:val="22"/>
        </w:rPr>
        <w:t>TCO</w:t>
      </w:r>
      <w:r w:rsidR="00324E11" w:rsidRPr="00BA0D2E">
        <w:rPr>
          <w:color w:val="333333"/>
          <w:spacing w:val="-2"/>
          <w:sz w:val="22"/>
          <w:szCs w:val="22"/>
          <w:lang w:val="ru-RU"/>
        </w:rPr>
        <w:t>.</w:t>
      </w:r>
    </w:p>
    <w:p w14:paraId="206DA594" w14:textId="4A9BB8E3" w:rsidR="00EC7A40" w:rsidRPr="00BA0D2E" w:rsidRDefault="00EC7A40" w:rsidP="008E4099">
      <w:pPr>
        <w:pStyle w:val="BodyText"/>
        <w:spacing w:before="120" w:after="120"/>
        <w:ind w:left="1134" w:hanging="425"/>
        <w:rPr>
          <w:color w:val="333333"/>
          <w:spacing w:val="-2"/>
          <w:sz w:val="22"/>
          <w:szCs w:val="22"/>
          <w:lang w:val="ru-RU"/>
        </w:rPr>
      </w:pPr>
      <w:r w:rsidRPr="00BA0D2E">
        <w:rPr>
          <w:b/>
          <w:color w:val="333333"/>
          <w:spacing w:val="-2"/>
          <w:sz w:val="22"/>
          <w:szCs w:val="22"/>
          <w:lang w:val="ru-RU"/>
        </w:rPr>
        <w:t xml:space="preserve">6.1-10 - </w:t>
      </w:r>
      <w:r w:rsidR="00F02F36" w:rsidRPr="00BA0D2E">
        <w:rPr>
          <w:color w:val="333333"/>
          <w:spacing w:val="-2"/>
          <w:sz w:val="22"/>
          <w:szCs w:val="22"/>
          <w:lang w:val="ru-RU"/>
        </w:rPr>
        <w:t xml:space="preserve">Хранение </w:t>
      </w:r>
      <w:r w:rsidR="00C65B03" w:rsidRPr="00BA0D2E">
        <w:rPr>
          <w:color w:val="333333"/>
          <w:spacing w:val="-2"/>
          <w:sz w:val="22"/>
          <w:szCs w:val="22"/>
          <w:lang w:val="ru-RU"/>
        </w:rPr>
        <w:t>запорной арматуры</w:t>
      </w:r>
      <w:r w:rsidR="00F02F36" w:rsidRPr="00BA0D2E">
        <w:rPr>
          <w:color w:val="333333"/>
          <w:spacing w:val="-2"/>
          <w:sz w:val="22"/>
          <w:szCs w:val="22"/>
          <w:lang w:val="ru-RU"/>
        </w:rPr>
        <w:t xml:space="preserve"> должно соответствовать рекомендациям производителя.</w:t>
      </w:r>
    </w:p>
    <w:p w14:paraId="2975F576" w14:textId="0D354551" w:rsidR="00EC7A40" w:rsidRPr="00BA0D2E" w:rsidRDefault="00EC7A40" w:rsidP="008E4099">
      <w:pPr>
        <w:pStyle w:val="BodyText"/>
        <w:spacing w:before="120" w:after="120"/>
        <w:ind w:left="1134" w:hanging="425"/>
        <w:rPr>
          <w:color w:val="333333"/>
          <w:spacing w:val="-2"/>
          <w:sz w:val="22"/>
          <w:szCs w:val="22"/>
          <w:lang w:val="ru-RU"/>
        </w:rPr>
      </w:pPr>
      <w:r w:rsidRPr="00BA0D2E">
        <w:rPr>
          <w:b/>
          <w:color w:val="333333"/>
          <w:spacing w:val="-2"/>
          <w:sz w:val="22"/>
          <w:szCs w:val="22"/>
          <w:lang w:val="ru-RU"/>
        </w:rPr>
        <w:t xml:space="preserve">6.1-11 - </w:t>
      </w:r>
      <w:r w:rsidR="00AF7747" w:rsidRPr="00BA0D2E">
        <w:rPr>
          <w:color w:val="333333"/>
          <w:spacing w:val="-2"/>
          <w:sz w:val="22"/>
          <w:szCs w:val="22"/>
          <w:lang w:val="ru-RU"/>
        </w:rPr>
        <w:t>Наличие и целостность торц</w:t>
      </w:r>
      <w:r w:rsidR="00517374" w:rsidRPr="00BA0D2E">
        <w:rPr>
          <w:color w:val="333333"/>
          <w:spacing w:val="-2"/>
          <w:sz w:val="22"/>
          <w:szCs w:val="22"/>
          <w:lang w:val="ru-RU"/>
        </w:rPr>
        <w:t xml:space="preserve">ов запорной </w:t>
      </w:r>
      <w:bookmarkStart w:id="837" w:name="_Hlk167368039"/>
      <w:r w:rsidR="00517374" w:rsidRPr="00BA0D2E">
        <w:rPr>
          <w:color w:val="333333"/>
          <w:spacing w:val="-2"/>
          <w:sz w:val="22"/>
          <w:szCs w:val="22"/>
          <w:lang w:val="ru-RU"/>
        </w:rPr>
        <w:t>арматуры</w:t>
      </w:r>
      <w:bookmarkEnd w:id="837"/>
      <w:r w:rsidR="00AF7747" w:rsidRPr="00BA0D2E">
        <w:rPr>
          <w:color w:val="333333"/>
          <w:spacing w:val="-2"/>
          <w:sz w:val="22"/>
          <w:szCs w:val="22"/>
          <w:lang w:val="ru-RU"/>
        </w:rPr>
        <w:t xml:space="preserve"> должны быть проверены сразу же после получения </w:t>
      </w:r>
      <w:r w:rsidR="00534483" w:rsidRPr="00BA0D2E">
        <w:rPr>
          <w:color w:val="333333"/>
          <w:spacing w:val="-2"/>
          <w:sz w:val="22"/>
          <w:szCs w:val="22"/>
          <w:lang w:val="ru-RU"/>
        </w:rPr>
        <w:t>арматуры</w:t>
      </w:r>
      <w:r w:rsidR="00AF7747" w:rsidRPr="00BA0D2E">
        <w:rPr>
          <w:color w:val="333333"/>
          <w:spacing w:val="-2"/>
          <w:sz w:val="22"/>
          <w:szCs w:val="22"/>
          <w:lang w:val="ru-RU"/>
        </w:rPr>
        <w:t xml:space="preserve"> на объекте.</w:t>
      </w:r>
    </w:p>
    <w:p w14:paraId="2D56696A" w14:textId="6F719047" w:rsidR="00EC7A40" w:rsidRPr="00BA0D2E" w:rsidRDefault="00EC7A40" w:rsidP="008E4099">
      <w:pPr>
        <w:pStyle w:val="BodyText"/>
        <w:spacing w:before="120" w:after="120"/>
        <w:ind w:left="1134" w:hanging="425"/>
        <w:rPr>
          <w:color w:val="333333"/>
          <w:spacing w:val="-2"/>
          <w:sz w:val="22"/>
          <w:szCs w:val="22"/>
          <w:lang w:val="ru-RU"/>
        </w:rPr>
      </w:pPr>
      <w:r w:rsidRPr="00BA0D2E">
        <w:rPr>
          <w:b/>
          <w:color w:val="333333"/>
          <w:spacing w:val="-2"/>
          <w:sz w:val="22"/>
          <w:szCs w:val="22"/>
          <w:lang w:val="ru-RU"/>
        </w:rPr>
        <w:t xml:space="preserve">6.1-12 - </w:t>
      </w:r>
      <w:r w:rsidR="001F7983" w:rsidRPr="00BA0D2E">
        <w:rPr>
          <w:color w:val="333333"/>
          <w:spacing w:val="-2"/>
          <w:sz w:val="22"/>
          <w:szCs w:val="22"/>
          <w:lang w:val="ru-RU"/>
        </w:rPr>
        <w:t>Целостность торц</w:t>
      </w:r>
      <w:r w:rsidR="0071214B" w:rsidRPr="00BA0D2E">
        <w:rPr>
          <w:color w:val="333333"/>
          <w:spacing w:val="-2"/>
          <w:sz w:val="22"/>
          <w:szCs w:val="22"/>
          <w:lang w:val="ru-RU"/>
        </w:rPr>
        <w:t>ов</w:t>
      </w:r>
      <w:r w:rsidR="001F7983" w:rsidRPr="00BA0D2E">
        <w:rPr>
          <w:color w:val="333333"/>
          <w:spacing w:val="-2"/>
          <w:sz w:val="22"/>
          <w:szCs w:val="22"/>
          <w:lang w:val="ru-RU"/>
        </w:rPr>
        <w:t xml:space="preserve"> </w:t>
      </w:r>
      <w:r w:rsidR="0071214B" w:rsidRPr="00BA0D2E">
        <w:rPr>
          <w:color w:val="333333"/>
          <w:spacing w:val="-2"/>
          <w:sz w:val="22"/>
          <w:szCs w:val="22"/>
          <w:lang w:val="ru-RU"/>
        </w:rPr>
        <w:t>запорной арматуры</w:t>
      </w:r>
      <w:r w:rsidR="001F7983" w:rsidRPr="00BA0D2E">
        <w:rPr>
          <w:color w:val="333333"/>
          <w:spacing w:val="-2"/>
          <w:sz w:val="22"/>
          <w:szCs w:val="22"/>
          <w:lang w:val="ru-RU"/>
        </w:rPr>
        <w:t xml:space="preserve"> должна сохраняться до тех пор, пока </w:t>
      </w:r>
      <w:r w:rsidR="0071214B" w:rsidRPr="00BA0D2E">
        <w:rPr>
          <w:color w:val="333333"/>
          <w:spacing w:val="-2"/>
          <w:sz w:val="22"/>
          <w:szCs w:val="22"/>
          <w:lang w:val="ru-RU"/>
        </w:rPr>
        <w:t>арматура</w:t>
      </w:r>
      <w:r w:rsidR="001F7983" w:rsidRPr="00BA0D2E">
        <w:rPr>
          <w:color w:val="333333"/>
          <w:spacing w:val="-2"/>
          <w:sz w:val="22"/>
          <w:szCs w:val="22"/>
          <w:lang w:val="ru-RU"/>
        </w:rPr>
        <w:t xml:space="preserve"> не будет установлен</w:t>
      </w:r>
      <w:r w:rsidR="0071214B" w:rsidRPr="00BA0D2E">
        <w:rPr>
          <w:color w:val="333333"/>
          <w:spacing w:val="-2"/>
          <w:sz w:val="22"/>
          <w:szCs w:val="22"/>
          <w:lang w:val="ru-RU"/>
        </w:rPr>
        <w:t>а</w:t>
      </w:r>
      <w:r w:rsidR="001F7983" w:rsidRPr="00BA0D2E">
        <w:rPr>
          <w:color w:val="333333"/>
          <w:spacing w:val="-2"/>
          <w:sz w:val="22"/>
          <w:szCs w:val="22"/>
          <w:lang w:val="ru-RU"/>
        </w:rPr>
        <w:t xml:space="preserve"> в систему трубопроводов.</w:t>
      </w:r>
    </w:p>
    <w:p w14:paraId="6716CE2A" w14:textId="1ECA3205" w:rsidR="00EC7A40" w:rsidRPr="00BA0D2E" w:rsidRDefault="00EC7A40" w:rsidP="008E4099">
      <w:pPr>
        <w:pStyle w:val="BodyText"/>
        <w:spacing w:before="120" w:after="120"/>
        <w:ind w:left="1134" w:hanging="425"/>
        <w:rPr>
          <w:color w:val="333333"/>
          <w:spacing w:val="-2"/>
          <w:sz w:val="22"/>
          <w:szCs w:val="22"/>
          <w:lang w:val="ru-RU"/>
        </w:rPr>
      </w:pPr>
      <w:r w:rsidRPr="00BA0D2E">
        <w:rPr>
          <w:b/>
          <w:color w:val="333333"/>
          <w:spacing w:val="-2"/>
          <w:sz w:val="22"/>
          <w:szCs w:val="22"/>
          <w:lang w:val="ru-RU"/>
        </w:rPr>
        <w:t xml:space="preserve">6.1-13 - </w:t>
      </w:r>
      <w:r w:rsidR="003F4393" w:rsidRPr="00BA0D2E">
        <w:rPr>
          <w:color w:val="333333"/>
          <w:spacing w:val="-2"/>
          <w:sz w:val="22"/>
          <w:szCs w:val="22"/>
          <w:lang w:val="ru-RU"/>
        </w:rPr>
        <w:t>Нержавеющую сталь и другие коррозионностойкие материалы следует хранить таким образом, чтобы исключить прямой контакт с почвой, углеродистой сталью или материалами из низколегированной стали.</w:t>
      </w:r>
    </w:p>
    <w:p w14:paraId="70F0061C" w14:textId="13241BF7" w:rsidR="00EC7A40" w:rsidRPr="008603EC" w:rsidRDefault="007A6EE1" w:rsidP="008E4099">
      <w:pPr>
        <w:pStyle w:val="Heading2"/>
        <w:numPr>
          <w:ilvl w:val="1"/>
          <w:numId w:val="68"/>
        </w:numPr>
        <w:spacing w:before="240" w:after="240"/>
        <w:ind w:left="851" w:hanging="707"/>
        <w:rPr>
          <w:sz w:val="22"/>
          <w:szCs w:val="22"/>
        </w:rPr>
      </w:pPr>
      <w:r w:rsidRPr="00695561">
        <w:rPr>
          <w:spacing w:val="-2"/>
          <w:sz w:val="22"/>
          <w:szCs w:val="22"/>
          <w:lang w:val="ru-RU"/>
        </w:rPr>
        <w:t xml:space="preserve">  </w:t>
      </w:r>
      <w:bookmarkStart w:id="838" w:name="_Toc205628122"/>
      <w:r w:rsidR="00A27E8E" w:rsidRPr="008603EC">
        <w:rPr>
          <w:spacing w:val="-2"/>
          <w:sz w:val="22"/>
          <w:szCs w:val="22"/>
          <w:lang w:val="ru-RU"/>
        </w:rPr>
        <w:t>Обращение</w:t>
      </w:r>
      <w:r w:rsidR="009A64CD" w:rsidRPr="008603EC">
        <w:rPr>
          <w:spacing w:val="-2"/>
          <w:sz w:val="22"/>
          <w:szCs w:val="22"/>
          <w:lang w:val="ru-RU"/>
        </w:rPr>
        <w:t xml:space="preserve"> с материалами</w:t>
      </w:r>
      <w:bookmarkEnd w:id="838"/>
    </w:p>
    <w:p w14:paraId="43274CBE" w14:textId="2EB49FAD" w:rsidR="00EC7A40" w:rsidRPr="00BA0D2E" w:rsidRDefault="00EC7A40" w:rsidP="008E4099">
      <w:pPr>
        <w:pStyle w:val="BodyText"/>
        <w:spacing w:before="120" w:after="120"/>
        <w:ind w:left="1134" w:hanging="425"/>
        <w:rPr>
          <w:sz w:val="22"/>
          <w:szCs w:val="22"/>
          <w:lang w:val="ru-RU"/>
        </w:rPr>
      </w:pPr>
      <w:r w:rsidRPr="005B72E2">
        <w:rPr>
          <w:b/>
          <w:sz w:val="22"/>
          <w:szCs w:val="22"/>
          <w:lang w:val="ru-RU"/>
        </w:rPr>
        <w:t>6.2-1</w:t>
      </w:r>
      <w:r w:rsidRPr="00BA1D27">
        <w:rPr>
          <w:b/>
          <w:spacing w:val="8"/>
          <w:sz w:val="20"/>
          <w:szCs w:val="20"/>
          <w:lang w:val="ru-RU"/>
        </w:rPr>
        <w:t xml:space="preserve"> </w:t>
      </w:r>
      <w:r w:rsidRPr="00BA1D27">
        <w:rPr>
          <w:b/>
          <w:sz w:val="20"/>
          <w:szCs w:val="20"/>
          <w:lang w:val="ru-RU"/>
        </w:rPr>
        <w:t>-</w:t>
      </w:r>
      <w:r w:rsidRPr="00BA1D27">
        <w:rPr>
          <w:b/>
          <w:spacing w:val="-1"/>
          <w:sz w:val="20"/>
          <w:szCs w:val="20"/>
          <w:lang w:val="ru-RU"/>
        </w:rPr>
        <w:t xml:space="preserve"> </w:t>
      </w:r>
      <w:r w:rsidR="00C43E2F" w:rsidRPr="00BA0D2E">
        <w:rPr>
          <w:color w:val="333333"/>
          <w:spacing w:val="-2"/>
          <w:sz w:val="22"/>
          <w:szCs w:val="22"/>
          <w:lang w:val="ru-RU"/>
        </w:rPr>
        <w:t xml:space="preserve">С материалом следует обращаться таким образом, чтобы </w:t>
      </w:r>
      <w:r w:rsidR="00145A58" w:rsidRPr="00BA0D2E">
        <w:rPr>
          <w:color w:val="333333"/>
          <w:spacing w:val="-2"/>
          <w:sz w:val="22"/>
          <w:szCs w:val="22"/>
          <w:lang w:val="ru-RU"/>
        </w:rPr>
        <w:t>избежать</w:t>
      </w:r>
      <w:r w:rsidR="00C43E2F" w:rsidRPr="00BA0D2E">
        <w:rPr>
          <w:color w:val="333333"/>
          <w:spacing w:val="-2"/>
          <w:sz w:val="22"/>
          <w:szCs w:val="22"/>
          <w:lang w:val="ru-RU"/>
        </w:rPr>
        <w:t xml:space="preserve"> его повреждение.</w:t>
      </w:r>
    </w:p>
    <w:p w14:paraId="0D7898C5" w14:textId="2C259250" w:rsidR="00EC7A40" w:rsidRPr="00BA0D2E" w:rsidRDefault="00EC7A40" w:rsidP="008E4099">
      <w:pPr>
        <w:pStyle w:val="BodyText"/>
        <w:spacing w:before="120" w:after="120"/>
        <w:ind w:left="1134" w:hanging="425"/>
        <w:rPr>
          <w:color w:val="333333"/>
          <w:sz w:val="22"/>
          <w:szCs w:val="22"/>
          <w:lang w:val="ru-RU"/>
        </w:rPr>
      </w:pPr>
      <w:r w:rsidRPr="00BA0D2E">
        <w:rPr>
          <w:b/>
          <w:sz w:val="22"/>
          <w:szCs w:val="22"/>
          <w:lang w:val="ru-RU"/>
        </w:rPr>
        <w:lastRenderedPageBreak/>
        <w:t>6.2-2</w:t>
      </w:r>
      <w:r w:rsidRPr="00BA0D2E">
        <w:rPr>
          <w:b/>
          <w:spacing w:val="13"/>
          <w:sz w:val="22"/>
          <w:szCs w:val="22"/>
          <w:lang w:val="ru-RU"/>
        </w:rPr>
        <w:t xml:space="preserve"> </w:t>
      </w:r>
      <w:r w:rsidRPr="00BA0D2E">
        <w:rPr>
          <w:b/>
          <w:sz w:val="22"/>
          <w:szCs w:val="22"/>
          <w:lang w:val="ru-RU"/>
        </w:rPr>
        <w:t xml:space="preserve">- </w:t>
      </w:r>
      <w:r w:rsidR="00BA1D27" w:rsidRPr="00BA0D2E">
        <w:rPr>
          <w:color w:val="333333"/>
          <w:sz w:val="22"/>
          <w:szCs w:val="22"/>
          <w:lang w:val="ru-RU"/>
        </w:rPr>
        <w:t>Перед изготовлением все изделия должны быть визуально проверены. Поставщик должен отклонить любую</w:t>
      </w:r>
      <w:r w:rsidR="00BA0D2E" w:rsidRPr="00BA0D2E">
        <w:rPr>
          <w:color w:val="333333"/>
          <w:sz w:val="22"/>
          <w:szCs w:val="22"/>
          <w:lang w:val="ru-RU"/>
        </w:rPr>
        <w:t xml:space="preserve"> </w:t>
      </w:r>
      <w:r w:rsidR="00BA1D27" w:rsidRPr="00BA0D2E">
        <w:rPr>
          <w:color w:val="333333"/>
          <w:sz w:val="22"/>
          <w:szCs w:val="22"/>
          <w:lang w:val="ru-RU"/>
        </w:rPr>
        <w:t xml:space="preserve">деталь, содержащую дефект, недопустимый согласно </w:t>
      </w:r>
      <w:r w:rsidR="00BA1D27" w:rsidRPr="00BA0D2E">
        <w:rPr>
          <w:color w:val="333333"/>
          <w:sz w:val="22"/>
          <w:szCs w:val="22"/>
        </w:rPr>
        <w:t>ASTM</w:t>
      </w:r>
      <w:r w:rsidR="00BA1D27" w:rsidRPr="00BA0D2E">
        <w:rPr>
          <w:color w:val="333333"/>
          <w:sz w:val="22"/>
          <w:szCs w:val="22"/>
          <w:lang w:val="ru-RU"/>
        </w:rPr>
        <w:t xml:space="preserve"> или другой спецификации, по которой компонент был приобретен.</w:t>
      </w:r>
    </w:p>
    <w:p w14:paraId="41F08299" w14:textId="7F48A7AB" w:rsidR="00EC7A40" w:rsidRPr="00BA0D2E" w:rsidRDefault="00EC7A40" w:rsidP="008E4099">
      <w:pPr>
        <w:pStyle w:val="BodyText"/>
        <w:spacing w:before="120" w:after="120"/>
        <w:ind w:left="1134" w:hanging="425"/>
        <w:rPr>
          <w:color w:val="333333"/>
          <w:sz w:val="22"/>
          <w:szCs w:val="22"/>
          <w:lang w:val="ru-RU"/>
        </w:rPr>
      </w:pPr>
      <w:r w:rsidRPr="00F14827">
        <w:rPr>
          <w:b/>
          <w:sz w:val="22"/>
          <w:szCs w:val="22"/>
          <w:lang w:val="ru-RU"/>
          <w:rPrChange w:id="839" w:author="Marchenko, Sergey [Tengizchevroil]" w:date="2025-08-07T15:30:00Z" w16du:dateUtc="2025-08-07T10:30:00Z">
            <w:rPr>
              <w:b/>
              <w:sz w:val="22"/>
              <w:szCs w:val="22"/>
              <w:highlight w:val="yellow"/>
              <w:lang w:val="ru-RU"/>
            </w:rPr>
          </w:rPrChange>
        </w:rPr>
        <w:t xml:space="preserve">6.2-3 - </w:t>
      </w:r>
      <w:r w:rsidR="00335C1C" w:rsidRPr="00F14827">
        <w:rPr>
          <w:color w:val="333333"/>
          <w:sz w:val="22"/>
          <w:szCs w:val="22"/>
          <w:lang w:val="ru-RU"/>
          <w:rPrChange w:id="840" w:author="Marchenko, Sergey [Tengizchevroil]" w:date="2025-08-07T15:30:00Z" w16du:dateUtc="2025-08-07T10:30:00Z">
            <w:rPr>
              <w:color w:val="333333"/>
              <w:sz w:val="22"/>
              <w:szCs w:val="22"/>
              <w:highlight w:val="yellow"/>
              <w:lang w:val="ru-RU"/>
            </w:rPr>
          </w:rPrChange>
        </w:rPr>
        <w:t>Изделия и материалы из нержавеющей стали, из любых сплавов кроме низколегированных и среднелегированных, трубы с футеровкой и покрытием, а также фитинги следует поднимать с помощью широких строп с тканевым или резиновым покрытием.</w:t>
      </w:r>
    </w:p>
    <w:p w14:paraId="1C030C10" w14:textId="50C6F9DC" w:rsidR="00EC7A40" w:rsidRPr="00BA0D2E" w:rsidRDefault="00EC7A40" w:rsidP="008E4099">
      <w:pPr>
        <w:pStyle w:val="BodyText"/>
        <w:spacing w:before="120" w:after="120"/>
        <w:ind w:left="1134" w:hanging="425"/>
        <w:rPr>
          <w:color w:val="333333"/>
          <w:sz w:val="22"/>
          <w:szCs w:val="22"/>
          <w:lang w:val="ru-RU"/>
        </w:rPr>
      </w:pPr>
      <w:r w:rsidRPr="00BA0D2E">
        <w:rPr>
          <w:b/>
          <w:sz w:val="22"/>
          <w:szCs w:val="22"/>
          <w:lang w:val="ru-RU"/>
        </w:rPr>
        <w:t xml:space="preserve">6.2-4 - </w:t>
      </w:r>
      <w:r w:rsidR="009D5A78" w:rsidRPr="00BA0D2E">
        <w:rPr>
          <w:color w:val="333333"/>
          <w:sz w:val="22"/>
          <w:szCs w:val="22"/>
          <w:lang w:val="ru-RU"/>
        </w:rPr>
        <w:t>Обращение должно осуществляться таким образом, чтобы исключить загрязнение в результате прямого контакта с ферритными материалами.</w:t>
      </w:r>
    </w:p>
    <w:p w14:paraId="607BDEB1" w14:textId="410B2931" w:rsidR="00EC7A40" w:rsidRPr="00BA0D2E" w:rsidRDefault="00EC7A40" w:rsidP="008E4099">
      <w:pPr>
        <w:pStyle w:val="BodyText"/>
        <w:spacing w:before="120" w:after="120"/>
        <w:ind w:left="1134" w:hanging="425"/>
        <w:rPr>
          <w:color w:val="333333"/>
          <w:sz w:val="22"/>
          <w:szCs w:val="22"/>
          <w:lang w:val="ru-RU"/>
        </w:rPr>
      </w:pPr>
      <w:r w:rsidRPr="00BA0D2E">
        <w:rPr>
          <w:b/>
          <w:sz w:val="22"/>
          <w:szCs w:val="22"/>
          <w:lang w:val="ru-RU"/>
        </w:rPr>
        <w:t xml:space="preserve">6.2-5 - </w:t>
      </w:r>
      <w:r w:rsidR="00505500" w:rsidRPr="00BA0D2E">
        <w:rPr>
          <w:color w:val="333333"/>
          <w:sz w:val="22"/>
          <w:szCs w:val="22"/>
          <w:lang w:val="ru-RU"/>
        </w:rPr>
        <w:t>Складская лента для идентификации материалов при хранении и изготовлении должна быть изготовлена ​​из незагрязняющего материала.</w:t>
      </w:r>
    </w:p>
    <w:p w14:paraId="0B1B04CB" w14:textId="62F2ECA0" w:rsidR="00EC7A40" w:rsidRPr="00DD7182" w:rsidRDefault="00816206" w:rsidP="008E4099">
      <w:pPr>
        <w:pStyle w:val="Heading1"/>
        <w:numPr>
          <w:ilvl w:val="0"/>
          <w:numId w:val="68"/>
        </w:numPr>
        <w:spacing w:before="240" w:after="240"/>
        <w:ind w:left="709" w:hanging="709"/>
      </w:pPr>
      <w:bookmarkStart w:id="841" w:name="_Toc205628123"/>
      <w:r>
        <w:rPr>
          <w:lang w:val="ru-RU"/>
        </w:rPr>
        <w:t>Отводы</w:t>
      </w:r>
      <w:r w:rsidRPr="00816206">
        <w:t xml:space="preserve"> </w:t>
      </w:r>
      <w:r>
        <w:rPr>
          <w:lang w:val="ru-RU"/>
        </w:rPr>
        <w:t>и</w:t>
      </w:r>
      <w:r w:rsidRPr="00816206">
        <w:t xml:space="preserve"> </w:t>
      </w:r>
      <w:r>
        <w:rPr>
          <w:lang w:val="ru-RU"/>
        </w:rPr>
        <w:t>гибы</w:t>
      </w:r>
      <w:bookmarkEnd w:id="841"/>
    </w:p>
    <w:p w14:paraId="097D811C" w14:textId="32AEBCF7" w:rsidR="00EC7A40" w:rsidRPr="00BF5A32" w:rsidRDefault="00EC7A40" w:rsidP="008E4099">
      <w:pPr>
        <w:pStyle w:val="ListParagraph"/>
        <w:numPr>
          <w:ilvl w:val="1"/>
          <w:numId w:val="79"/>
        </w:numPr>
        <w:tabs>
          <w:tab w:val="left" w:pos="180"/>
        </w:tabs>
        <w:spacing w:before="120" w:after="120"/>
        <w:ind w:left="1134" w:hanging="425"/>
        <w:rPr>
          <w:lang w:val="ru-RU"/>
        </w:rPr>
      </w:pPr>
      <w:r w:rsidRPr="00BF5A32">
        <w:rPr>
          <w:b/>
          <w:lang w:val="ru-RU"/>
        </w:rPr>
        <w:t xml:space="preserve">- </w:t>
      </w:r>
      <w:r w:rsidR="007D2079" w:rsidRPr="00BF5A32">
        <w:rPr>
          <w:color w:val="333333"/>
          <w:lang w:val="ru-RU"/>
        </w:rPr>
        <w:t xml:space="preserve">Обрезанные отводы (обрезанные под углом менее девяноста градусов) требуют одобрения </w:t>
      </w:r>
      <w:r w:rsidR="003F3C43" w:rsidRPr="00BF5A32">
        <w:rPr>
          <w:color w:val="333333"/>
          <w:lang w:val="ru-RU"/>
        </w:rPr>
        <w:t>заказчика</w:t>
      </w:r>
      <w:r w:rsidR="007D2079" w:rsidRPr="00BF5A32">
        <w:rPr>
          <w:color w:val="333333"/>
          <w:lang w:val="ru-RU"/>
        </w:rPr>
        <w:t xml:space="preserve">. Если это приемлемо, длина дуги </w:t>
      </w:r>
      <w:r w:rsidR="000958F4" w:rsidRPr="00BF5A32">
        <w:rPr>
          <w:color w:val="333333"/>
          <w:lang w:val="ru-RU"/>
        </w:rPr>
        <w:t>между</w:t>
      </w:r>
      <w:r w:rsidR="000B080B" w:rsidRPr="00BF5A32">
        <w:rPr>
          <w:color w:val="333333"/>
          <w:lang w:val="ru-RU"/>
        </w:rPr>
        <w:t xml:space="preserve"> линиями рез</w:t>
      </w:r>
      <w:r w:rsidR="00812B7C" w:rsidRPr="00BF5A32">
        <w:rPr>
          <w:color w:val="333333"/>
          <w:lang w:val="ru-RU"/>
        </w:rPr>
        <w:t>а</w:t>
      </w:r>
      <w:r w:rsidR="007D2079" w:rsidRPr="00BF5A32">
        <w:rPr>
          <w:color w:val="333333"/>
          <w:lang w:val="ru-RU"/>
        </w:rPr>
        <w:t xml:space="preserve"> </w:t>
      </w:r>
      <w:r w:rsidR="000958F4" w:rsidRPr="00BF5A32">
        <w:rPr>
          <w:color w:val="333333"/>
          <w:lang w:val="ru-RU"/>
        </w:rPr>
        <w:t>отвод</w:t>
      </w:r>
      <w:r w:rsidR="00812B7C" w:rsidRPr="00BF5A32">
        <w:rPr>
          <w:color w:val="333333"/>
          <w:lang w:val="ru-RU"/>
        </w:rPr>
        <w:t>ов</w:t>
      </w:r>
      <w:r w:rsidR="007D2079" w:rsidRPr="00BF5A32">
        <w:rPr>
          <w:color w:val="333333"/>
          <w:lang w:val="ru-RU"/>
        </w:rPr>
        <w:t xml:space="preserve"> должна соответствовать следующим критериям:</w:t>
      </w:r>
    </w:p>
    <w:p w14:paraId="2ECED6A8" w14:textId="4AE4D8F7" w:rsidR="00EC7A40" w:rsidRPr="00BF5A32" w:rsidRDefault="001020C1" w:rsidP="008E4099">
      <w:pPr>
        <w:pStyle w:val="ListParagraph"/>
        <w:numPr>
          <w:ilvl w:val="2"/>
          <w:numId w:val="79"/>
        </w:numPr>
        <w:spacing w:before="120" w:after="120"/>
        <w:ind w:left="1418" w:hanging="291"/>
        <w:rPr>
          <w:lang w:val="ru-RU"/>
        </w:rPr>
      </w:pPr>
      <w:r w:rsidRPr="00BF5A32">
        <w:rPr>
          <w:color w:val="333333"/>
          <w:spacing w:val="-5"/>
          <w:position w:val="2"/>
          <w:lang w:val="ru-RU"/>
        </w:rPr>
        <w:t>Минимум 1 дюйм (25 мм) для номинального размера трубы 2 и 3 дюйма.</w:t>
      </w:r>
    </w:p>
    <w:p w14:paraId="500DA972" w14:textId="241FE30C" w:rsidR="00EC7A40" w:rsidRPr="00BF5A32" w:rsidRDefault="000B31BC" w:rsidP="008E4099">
      <w:pPr>
        <w:pStyle w:val="ListParagraph"/>
        <w:numPr>
          <w:ilvl w:val="2"/>
          <w:numId w:val="79"/>
        </w:numPr>
        <w:spacing w:before="120" w:after="120"/>
        <w:ind w:left="1418" w:hanging="291"/>
        <w:rPr>
          <w:lang w:val="ru-RU"/>
        </w:rPr>
      </w:pPr>
      <w:r w:rsidRPr="00BF5A32">
        <w:rPr>
          <w:color w:val="333333"/>
          <w:spacing w:val="-2"/>
          <w:position w:val="2"/>
          <w:lang w:val="ru-RU"/>
        </w:rPr>
        <w:t xml:space="preserve">Минимум 2 дюйма (50 мм) для размеров </w:t>
      </w:r>
      <w:r w:rsidRPr="00BF5A32">
        <w:rPr>
          <w:color w:val="333333"/>
          <w:spacing w:val="-2"/>
          <w:position w:val="2"/>
        </w:rPr>
        <w:t>NPS</w:t>
      </w:r>
      <w:r w:rsidRPr="00BF5A32">
        <w:rPr>
          <w:color w:val="333333"/>
          <w:spacing w:val="-2"/>
          <w:position w:val="2"/>
          <w:lang w:val="ru-RU"/>
        </w:rPr>
        <w:t xml:space="preserve"> 4 и больше.</w:t>
      </w:r>
    </w:p>
    <w:p w14:paraId="372A6005" w14:textId="1C277A22" w:rsidR="00EC7A40" w:rsidRPr="00BF5A32" w:rsidRDefault="00DC7CBE" w:rsidP="008E4099">
      <w:pPr>
        <w:pStyle w:val="ListParagraph"/>
        <w:numPr>
          <w:ilvl w:val="2"/>
          <w:numId w:val="79"/>
        </w:numPr>
        <w:spacing w:before="120" w:after="120"/>
        <w:ind w:left="1418" w:hanging="291"/>
      </w:pPr>
      <w:r w:rsidRPr="00BF5A32">
        <w:rPr>
          <w:color w:val="333333"/>
          <w:position w:val="2"/>
          <w:lang w:val="ru-RU"/>
        </w:rPr>
        <w:t>Расстояние между стыковыми сварными швами должно соблюдаться в соответствии с разд.</w:t>
      </w:r>
      <w:r w:rsidR="00EC7A40" w:rsidRPr="00BF5A32">
        <w:rPr>
          <w:color w:val="333333"/>
          <w:spacing w:val="14"/>
          <w:position w:val="2"/>
          <w:lang w:val="ru-RU"/>
        </w:rPr>
        <w:t xml:space="preserve"> </w:t>
      </w:r>
      <w:r w:rsidR="00EC7A40">
        <w:fldChar w:fldCharType="begin"/>
      </w:r>
      <w:r w:rsidR="00EC7A40">
        <w:instrText>HYPERLINK</w:instrText>
      </w:r>
      <w:r w:rsidR="00EC7A40" w:rsidRPr="007060A8">
        <w:rPr>
          <w:lang w:val="ru-RU"/>
          <w:rPrChange w:id="842" w:author="Marchenko, Sergey [Tengizchevroil]" w:date="2025-08-09T06:39:00Z" w16du:dateUtc="2025-08-09T01:39:00Z">
            <w:rPr/>
          </w:rPrChange>
        </w:rPr>
        <w:instrText xml:space="preserve"> \</w:instrText>
      </w:r>
      <w:r w:rsidR="00EC7A40">
        <w:instrText>l</w:instrText>
      </w:r>
      <w:r w:rsidR="00EC7A40" w:rsidRPr="007060A8">
        <w:rPr>
          <w:lang w:val="ru-RU"/>
          <w:rPrChange w:id="843" w:author="Marchenko, Sergey [Tengizchevroil]" w:date="2025-08-09T06:39:00Z" w16du:dateUtc="2025-08-09T01:39:00Z">
            <w:rPr/>
          </w:rPrChange>
        </w:rPr>
        <w:instrText xml:space="preserve"> "_</w:instrText>
      </w:r>
      <w:r w:rsidR="00EC7A40">
        <w:instrText>bookmark</w:instrText>
      </w:r>
      <w:r w:rsidR="00EC7A40" w:rsidRPr="007060A8">
        <w:rPr>
          <w:lang w:val="ru-RU"/>
          <w:rPrChange w:id="844" w:author="Marchenko, Sergey [Tengizchevroil]" w:date="2025-08-09T06:39:00Z" w16du:dateUtc="2025-08-09T01:39:00Z">
            <w:rPr/>
          </w:rPrChange>
        </w:rPr>
        <w:instrText>24"</w:instrText>
      </w:r>
      <w:r w:rsidR="00EC7A40">
        <w:fldChar w:fldCharType="separate"/>
      </w:r>
      <w:r w:rsidR="00EC7A40" w:rsidRPr="00BF5A32">
        <w:rPr>
          <w:spacing w:val="-2"/>
          <w:position w:val="2"/>
          <w:u w:val="single"/>
        </w:rPr>
        <w:t>8.11</w:t>
      </w:r>
      <w:r w:rsidR="00EC7A40">
        <w:fldChar w:fldCharType="end"/>
      </w:r>
      <w:r w:rsidR="00EC7A40" w:rsidRPr="00BF5A32">
        <w:rPr>
          <w:color w:val="333333"/>
          <w:spacing w:val="-2"/>
          <w:position w:val="2"/>
        </w:rPr>
        <w:t>.</w:t>
      </w:r>
    </w:p>
    <w:p w14:paraId="6FB25EFA" w14:textId="3AF4EB9F" w:rsidR="00EC7A40" w:rsidRPr="00BF5A32" w:rsidRDefault="00EC7A40" w:rsidP="008E4099">
      <w:pPr>
        <w:pStyle w:val="ListParagraph"/>
        <w:numPr>
          <w:ilvl w:val="1"/>
          <w:numId w:val="79"/>
        </w:numPr>
        <w:tabs>
          <w:tab w:val="left" w:pos="180"/>
        </w:tabs>
        <w:spacing w:before="120" w:after="120"/>
        <w:ind w:left="1134" w:hanging="425"/>
        <w:rPr>
          <w:lang w:val="ru-RU"/>
        </w:rPr>
      </w:pPr>
      <w:r w:rsidRPr="00BF5A32">
        <w:rPr>
          <w:b/>
          <w:lang w:val="ru-RU"/>
        </w:rPr>
        <w:t>-</w:t>
      </w:r>
      <w:r w:rsidRPr="00BF5A32">
        <w:rPr>
          <w:b/>
          <w:spacing w:val="1"/>
          <w:lang w:val="ru-RU"/>
        </w:rPr>
        <w:t xml:space="preserve"> </w:t>
      </w:r>
      <w:r w:rsidR="0049726D" w:rsidRPr="00BF5A32">
        <w:rPr>
          <w:color w:val="333333"/>
          <w:spacing w:val="-2"/>
          <w:lang w:val="ru-RU"/>
        </w:rPr>
        <w:t xml:space="preserve">Гибы </w:t>
      </w:r>
      <w:r w:rsidR="006E61A0" w:rsidRPr="00BF5A32">
        <w:rPr>
          <w:color w:val="333333"/>
          <w:spacing w:val="-2"/>
          <w:lang w:val="ru-RU"/>
        </w:rPr>
        <w:t>допускаются</w:t>
      </w:r>
      <w:r w:rsidR="0049726D" w:rsidRPr="00BF5A32">
        <w:rPr>
          <w:color w:val="333333"/>
          <w:spacing w:val="-2"/>
          <w:lang w:val="ru-RU"/>
        </w:rPr>
        <w:t xml:space="preserve"> только в том случае, если они рассмотрены и приняты </w:t>
      </w:r>
      <w:r w:rsidR="004D3CB3" w:rsidRPr="00BF5A32">
        <w:rPr>
          <w:color w:val="333333"/>
          <w:spacing w:val="-2"/>
          <w:lang w:val="ru-RU"/>
        </w:rPr>
        <w:t>заказчиком</w:t>
      </w:r>
      <w:r w:rsidR="0049726D" w:rsidRPr="00BF5A32">
        <w:rPr>
          <w:color w:val="333333"/>
          <w:spacing w:val="-2"/>
          <w:lang w:val="ru-RU"/>
        </w:rPr>
        <w:t xml:space="preserve">. Если </w:t>
      </w:r>
      <w:r w:rsidR="003A544B" w:rsidRPr="00BF5A32">
        <w:rPr>
          <w:color w:val="333333"/>
          <w:spacing w:val="-2"/>
          <w:lang w:val="ru-RU"/>
        </w:rPr>
        <w:t xml:space="preserve">они </w:t>
      </w:r>
      <w:r w:rsidR="00A93DA5" w:rsidRPr="00BF5A32">
        <w:rPr>
          <w:color w:val="333333"/>
          <w:spacing w:val="-2"/>
          <w:lang w:val="ru-RU"/>
        </w:rPr>
        <w:t>допущены,</w:t>
      </w:r>
      <w:r w:rsidR="0088713D" w:rsidRPr="00BF5A32">
        <w:rPr>
          <w:color w:val="333333"/>
          <w:spacing w:val="-2"/>
          <w:lang w:val="ru-RU"/>
        </w:rPr>
        <w:t xml:space="preserve"> то</w:t>
      </w:r>
      <w:r w:rsidR="0049726D" w:rsidRPr="00BF5A32">
        <w:rPr>
          <w:color w:val="333333"/>
          <w:spacing w:val="-2"/>
          <w:lang w:val="ru-RU"/>
        </w:rPr>
        <w:t xml:space="preserve"> </w:t>
      </w:r>
      <w:r w:rsidR="00A93DA5" w:rsidRPr="00BF5A32">
        <w:rPr>
          <w:color w:val="333333"/>
          <w:spacing w:val="-2"/>
          <w:lang w:val="ru-RU"/>
        </w:rPr>
        <w:t xml:space="preserve">они </w:t>
      </w:r>
      <w:r w:rsidR="0049726D" w:rsidRPr="00BF5A32">
        <w:rPr>
          <w:color w:val="333333"/>
          <w:spacing w:val="-2"/>
          <w:lang w:val="ru-RU"/>
        </w:rPr>
        <w:t>должны:</w:t>
      </w:r>
    </w:p>
    <w:p w14:paraId="28F2A1BF" w14:textId="634DC1F5" w:rsidR="00EC7A40" w:rsidRPr="00BF5A32" w:rsidRDefault="0049726D" w:rsidP="008E4099">
      <w:pPr>
        <w:pStyle w:val="ListParagraph"/>
        <w:numPr>
          <w:ilvl w:val="2"/>
          <w:numId w:val="79"/>
        </w:numPr>
        <w:spacing w:before="120" w:after="120"/>
        <w:ind w:left="1418" w:hanging="291"/>
        <w:rPr>
          <w:lang w:val="ru-RU"/>
        </w:rPr>
      </w:pPr>
      <w:r w:rsidRPr="00BF5A32">
        <w:rPr>
          <w:color w:val="333333"/>
          <w:spacing w:val="-2"/>
          <w:position w:val="2"/>
          <w:lang w:val="ru-RU"/>
        </w:rPr>
        <w:t xml:space="preserve">Соответствовать требованиям </w:t>
      </w:r>
      <w:r w:rsidRPr="00BF5A32">
        <w:rPr>
          <w:color w:val="333333"/>
          <w:spacing w:val="-2"/>
          <w:position w:val="2"/>
        </w:rPr>
        <w:t>ASME</w:t>
      </w:r>
      <w:r w:rsidRPr="00BF5A32">
        <w:rPr>
          <w:color w:val="333333"/>
          <w:spacing w:val="-2"/>
          <w:position w:val="2"/>
          <w:lang w:val="ru-RU"/>
        </w:rPr>
        <w:t xml:space="preserve"> </w:t>
      </w:r>
      <w:r w:rsidRPr="00BF5A32">
        <w:rPr>
          <w:color w:val="333333"/>
          <w:spacing w:val="-2"/>
          <w:position w:val="2"/>
        </w:rPr>
        <w:t>B</w:t>
      </w:r>
      <w:r w:rsidRPr="00BF5A32">
        <w:rPr>
          <w:color w:val="333333"/>
          <w:spacing w:val="-2"/>
          <w:position w:val="2"/>
          <w:lang w:val="ru-RU"/>
        </w:rPr>
        <w:t xml:space="preserve">31.1 или </w:t>
      </w:r>
      <w:r w:rsidRPr="00BF5A32">
        <w:rPr>
          <w:color w:val="333333"/>
          <w:spacing w:val="-2"/>
          <w:position w:val="2"/>
        </w:rPr>
        <w:t>ASME</w:t>
      </w:r>
      <w:r w:rsidRPr="00BF5A32">
        <w:rPr>
          <w:color w:val="333333"/>
          <w:spacing w:val="-2"/>
          <w:position w:val="2"/>
          <w:lang w:val="ru-RU"/>
        </w:rPr>
        <w:t xml:space="preserve"> </w:t>
      </w:r>
      <w:r w:rsidRPr="00BF5A32">
        <w:rPr>
          <w:color w:val="333333"/>
          <w:spacing w:val="-2"/>
          <w:position w:val="2"/>
        </w:rPr>
        <w:t>B</w:t>
      </w:r>
      <w:r w:rsidRPr="00BF5A32">
        <w:rPr>
          <w:color w:val="333333"/>
          <w:spacing w:val="-2"/>
          <w:position w:val="2"/>
          <w:lang w:val="ru-RU"/>
        </w:rPr>
        <w:t>31.3, в зависимости от применения.</w:t>
      </w:r>
    </w:p>
    <w:p w14:paraId="03131371" w14:textId="6256D209" w:rsidR="00EC7A40" w:rsidRPr="00BF5A32" w:rsidRDefault="00C12A3F" w:rsidP="008E4099">
      <w:pPr>
        <w:pStyle w:val="ListParagraph"/>
        <w:numPr>
          <w:ilvl w:val="2"/>
          <w:numId w:val="79"/>
        </w:numPr>
        <w:tabs>
          <w:tab w:val="left" w:pos="450"/>
        </w:tabs>
        <w:spacing w:before="120" w:after="120"/>
        <w:ind w:left="1418" w:hanging="291"/>
        <w:rPr>
          <w:lang w:val="ru-RU"/>
        </w:rPr>
      </w:pPr>
      <w:r w:rsidRPr="00BF5A32">
        <w:rPr>
          <w:color w:val="333333"/>
          <w:lang w:val="ru-RU"/>
        </w:rPr>
        <w:t>Обеспечить номинальные значения давления/температуры, соответствующие классу материала трубопровода, применимому к трубопроводу, в котором они используются.</w:t>
      </w:r>
    </w:p>
    <w:p w14:paraId="07874AFF" w14:textId="1DF9C9CF" w:rsidR="00EC7A40" w:rsidRPr="00BF5A32" w:rsidRDefault="00EC7A40" w:rsidP="008E4099">
      <w:pPr>
        <w:pStyle w:val="ListParagraph"/>
        <w:numPr>
          <w:ilvl w:val="1"/>
          <w:numId w:val="79"/>
        </w:numPr>
        <w:spacing w:before="120" w:after="120"/>
        <w:ind w:left="1134" w:hanging="425"/>
        <w:rPr>
          <w:lang w:val="ru-RU"/>
        </w:rPr>
      </w:pPr>
      <w:r w:rsidRPr="00BF5A32">
        <w:rPr>
          <w:b/>
          <w:lang w:val="ru-RU"/>
        </w:rPr>
        <w:t xml:space="preserve">- </w:t>
      </w:r>
      <w:r w:rsidR="0060788B" w:rsidRPr="00BF5A32">
        <w:rPr>
          <w:color w:val="333333"/>
          <w:lang w:val="ru-RU"/>
        </w:rPr>
        <w:t xml:space="preserve">Процедуры гибки должны быть представлены </w:t>
      </w:r>
      <w:r w:rsidR="00B737A6" w:rsidRPr="00BF5A32">
        <w:rPr>
          <w:color w:val="333333"/>
          <w:lang w:val="ru-RU"/>
        </w:rPr>
        <w:t>заказчику</w:t>
      </w:r>
      <w:r w:rsidR="0060788B" w:rsidRPr="00BF5A32">
        <w:rPr>
          <w:color w:val="333333"/>
          <w:lang w:val="ru-RU"/>
        </w:rPr>
        <w:t xml:space="preserve"> для рассмотрения и принятия до изготовления.</w:t>
      </w:r>
      <w:r w:rsidR="0060788B" w:rsidRPr="00BF5A32">
        <w:rPr>
          <w:lang w:val="ru-RU"/>
        </w:rPr>
        <w:t xml:space="preserve"> </w:t>
      </w:r>
      <w:r w:rsidR="0060788B" w:rsidRPr="00BF5A32">
        <w:rPr>
          <w:color w:val="333333"/>
          <w:lang w:val="ru-RU"/>
        </w:rPr>
        <w:t xml:space="preserve">Чтобы избежать проблем с компоновкой, предложения об использовании гибов вместо фитингов следует рассматривать </w:t>
      </w:r>
      <w:r w:rsidR="00250C73" w:rsidRPr="00BF5A32">
        <w:rPr>
          <w:color w:val="333333"/>
          <w:lang w:val="ru-RU"/>
        </w:rPr>
        <w:t xml:space="preserve">на </w:t>
      </w:r>
      <w:r w:rsidR="0060788B" w:rsidRPr="00BF5A32">
        <w:rPr>
          <w:color w:val="333333"/>
          <w:lang w:val="ru-RU"/>
        </w:rPr>
        <w:t>стадии проектирования.</w:t>
      </w:r>
    </w:p>
    <w:p w14:paraId="6C54CC2F" w14:textId="348B30D2" w:rsidR="00EC7A40" w:rsidRPr="00BF5A32" w:rsidRDefault="00EC7A40" w:rsidP="008E4099">
      <w:pPr>
        <w:pStyle w:val="ListParagraph"/>
        <w:numPr>
          <w:ilvl w:val="1"/>
          <w:numId w:val="79"/>
        </w:numPr>
        <w:tabs>
          <w:tab w:val="left" w:pos="180"/>
        </w:tabs>
        <w:spacing w:before="120" w:after="120"/>
        <w:ind w:left="1134" w:hanging="425"/>
        <w:rPr>
          <w:lang w:val="ru-RU"/>
        </w:rPr>
      </w:pPr>
      <w:r w:rsidRPr="00BF5A32">
        <w:rPr>
          <w:b/>
          <w:lang w:val="ru-RU"/>
        </w:rPr>
        <w:t>-</w:t>
      </w:r>
      <w:r w:rsidRPr="00BF5A32">
        <w:rPr>
          <w:b/>
          <w:spacing w:val="1"/>
          <w:lang w:val="ru-RU"/>
        </w:rPr>
        <w:t xml:space="preserve"> </w:t>
      </w:r>
      <w:r w:rsidR="0060788B" w:rsidRPr="00BF5A32">
        <w:rPr>
          <w:color w:val="333333"/>
          <w:spacing w:val="-2"/>
          <w:lang w:val="ru-RU"/>
        </w:rPr>
        <w:t xml:space="preserve">Холодные и </w:t>
      </w:r>
      <w:r w:rsidR="003C20BC" w:rsidRPr="00BF5A32">
        <w:rPr>
          <w:color w:val="333333"/>
          <w:spacing w:val="-2"/>
          <w:lang w:val="ru-RU"/>
        </w:rPr>
        <w:t>индукционные гибы,</w:t>
      </w:r>
      <w:r w:rsidR="0060788B" w:rsidRPr="00BF5A32">
        <w:rPr>
          <w:color w:val="333333"/>
          <w:spacing w:val="-2"/>
          <w:lang w:val="ru-RU"/>
        </w:rPr>
        <w:t xml:space="preserve"> </w:t>
      </w:r>
      <w:r w:rsidR="00250C73" w:rsidRPr="00BF5A32">
        <w:rPr>
          <w:color w:val="333333"/>
          <w:spacing w:val="-2"/>
          <w:lang w:val="ru-RU"/>
        </w:rPr>
        <w:t>которые изготовлены из</w:t>
      </w:r>
      <w:r w:rsidR="0060788B" w:rsidRPr="00BF5A32">
        <w:rPr>
          <w:color w:val="333333"/>
          <w:spacing w:val="-2"/>
          <w:lang w:val="ru-RU"/>
        </w:rPr>
        <w:t xml:space="preserve"> углеродистых и низколегированных сталей должны соответствовать требованиям</w:t>
      </w:r>
      <w:r w:rsidR="0060788B" w:rsidRPr="00BF5A32">
        <w:rPr>
          <w:color w:val="333333"/>
          <w:lang w:val="ru-RU"/>
        </w:rPr>
        <w:t xml:space="preserve"> </w:t>
      </w:r>
      <w:r w:rsidR="0060788B" w:rsidRPr="00BF5A32">
        <w:rPr>
          <w:color w:val="333333"/>
          <w:spacing w:val="-2"/>
        </w:rPr>
        <w:t>PPL</w:t>
      </w:r>
      <w:r w:rsidR="0060788B" w:rsidRPr="00BF5A32">
        <w:rPr>
          <w:color w:val="333333"/>
          <w:spacing w:val="-2"/>
          <w:lang w:val="ru-RU"/>
        </w:rPr>
        <w:t>-</w:t>
      </w:r>
      <w:r w:rsidR="0060788B" w:rsidRPr="00BF5A32">
        <w:rPr>
          <w:color w:val="333333"/>
          <w:spacing w:val="-2"/>
        </w:rPr>
        <w:t>SU</w:t>
      </w:r>
      <w:r w:rsidR="0060788B" w:rsidRPr="00BF5A32">
        <w:rPr>
          <w:color w:val="333333"/>
          <w:spacing w:val="-2"/>
          <w:lang w:val="ru-RU"/>
        </w:rPr>
        <w:t>-4737-</w:t>
      </w:r>
      <w:r w:rsidR="0060788B" w:rsidRPr="00BF5A32">
        <w:rPr>
          <w:color w:val="333333"/>
          <w:spacing w:val="-2"/>
        </w:rPr>
        <w:t>TCO</w:t>
      </w:r>
    </w:p>
    <w:p w14:paraId="0C2A2615" w14:textId="54A8B68A" w:rsidR="00EC7A40" w:rsidRPr="003A240E" w:rsidRDefault="002D60A2" w:rsidP="008E4099">
      <w:pPr>
        <w:pStyle w:val="Heading1"/>
        <w:numPr>
          <w:ilvl w:val="0"/>
          <w:numId w:val="68"/>
        </w:numPr>
        <w:spacing w:before="240" w:after="240"/>
        <w:ind w:left="709" w:hanging="709"/>
      </w:pPr>
      <w:bookmarkStart w:id="845" w:name="_Toc205628124"/>
      <w:r>
        <w:rPr>
          <w:lang w:val="ru-RU"/>
        </w:rPr>
        <w:t>Требования к изготовлению</w:t>
      </w:r>
      <w:bookmarkEnd w:id="845"/>
    </w:p>
    <w:p w14:paraId="4803A29C" w14:textId="3259E822" w:rsidR="00EC7A40" w:rsidRPr="008603EC" w:rsidRDefault="007A6EE1" w:rsidP="008E4099">
      <w:pPr>
        <w:pStyle w:val="Heading2"/>
        <w:numPr>
          <w:ilvl w:val="1"/>
          <w:numId w:val="68"/>
        </w:numPr>
        <w:spacing w:before="240" w:after="240"/>
        <w:ind w:left="851" w:hanging="709"/>
      </w:pPr>
      <w:r>
        <w:rPr>
          <w:spacing w:val="-2"/>
          <w:sz w:val="22"/>
          <w:szCs w:val="22"/>
        </w:rPr>
        <w:t xml:space="preserve">  </w:t>
      </w:r>
      <w:bookmarkStart w:id="846" w:name="_Toc205628125"/>
      <w:r w:rsidR="002D60A2" w:rsidRPr="008603EC">
        <w:rPr>
          <w:spacing w:val="-2"/>
          <w:sz w:val="22"/>
          <w:szCs w:val="22"/>
          <w:lang w:val="ru-RU"/>
        </w:rPr>
        <w:t>Общие сведения</w:t>
      </w:r>
      <w:bookmarkEnd w:id="846"/>
    </w:p>
    <w:p w14:paraId="6EB5DEA1" w14:textId="777FEB60" w:rsidR="00EC7A40" w:rsidRPr="00916BB4" w:rsidRDefault="00EC7A40" w:rsidP="008E4099">
      <w:pPr>
        <w:pStyle w:val="BodyText"/>
        <w:ind w:left="1134" w:hanging="425"/>
        <w:rPr>
          <w:color w:val="333333"/>
          <w:sz w:val="22"/>
          <w:szCs w:val="22"/>
          <w:lang w:val="ru-RU"/>
        </w:rPr>
      </w:pPr>
      <w:r w:rsidRPr="005F2CA2">
        <w:rPr>
          <w:b/>
          <w:sz w:val="20"/>
          <w:szCs w:val="20"/>
          <w:lang w:val="ru-RU"/>
        </w:rPr>
        <w:t xml:space="preserve">8.1-1 - </w:t>
      </w:r>
      <w:r w:rsidR="005F2CA2" w:rsidRPr="00916BB4">
        <w:rPr>
          <w:color w:val="333333"/>
          <w:sz w:val="22"/>
          <w:szCs w:val="22"/>
          <w:lang w:val="ru-RU"/>
        </w:rPr>
        <w:t xml:space="preserve">Все производственные операции, включая резку, сварку и родственные процессы, должны выполняться безопасным способом и в соответствии с требованиями безопасности </w:t>
      </w:r>
      <w:r w:rsidR="005F2CA2" w:rsidRPr="00916BB4">
        <w:rPr>
          <w:color w:val="333333"/>
          <w:sz w:val="22"/>
          <w:szCs w:val="22"/>
        </w:rPr>
        <w:t>AWS</w:t>
      </w:r>
      <w:r w:rsidR="005F2CA2" w:rsidRPr="00916BB4">
        <w:rPr>
          <w:color w:val="333333"/>
          <w:sz w:val="22"/>
          <w:szCs w:val="22"/>
          <w:lang w:val="ru-RU"/>
        </w:rPr>
        <w:t xml:space="preserve"> </w:t>
      </w:r>
      <w:r w:rsidR="005F2CA2" w:rsidRPr="00916BB4">
        <w:rPr>
          <w:color w:val="333333"/>
          <w:sz w:val="22"/>
          <w:szCs w:val="22"/>
        </w:rPr>
        <w:t>Z</w:t>
      </w:r>
      <w:r w:rsidR="005F2CA2" w:rsidRPr="00916BB4">
        <w:rPr>
          <w:color w:val="333333"/>
          <w:sz w:val="22"/>
          <w:szCs w:val="22"/>
          <w:lang w:val="ru-RU"/>
        </w:rPr>
        <w:t>49.1.</w:t>
      </w:r>
    </w:p>
    <w:p w14:paraId="522ACAF6" w14:textId="40047B0C" w:rsidR="00EC7A40" w:rsidRPr="00916BB4" w:rsidRDefault="00EC7A40" w:rsidP="008E4099">
      <w:pPr>
        <w:pStyle w:val="BodyText"/>
        <w:spacing w:before="120" w:after="120"/>
        <w:ind w:left="1134" w:hanging="425"/>
        <w:rPr>
          <w:color w:val="333333"/>
          <w:spacing w:val="-2"/>
          <w:sz w:val="22"/>
          <w:szCs w:val="22"/>
          <w:lang w:val="ru-RU"/>
        </w:rPr>
      </w:pPr>
      <w:r w:rsidRPr="00916BB4">
        <w:rPr>
          <w:b/>
          <w:sz w:val="22"/>
          <w:szCs w:val="22"/>
          <w:lang w:val="ru-RU"/>
        </w:rPr>
        <w:t>8.1-2</w:t>
      </w:r>
      <w:r w:rsidRPr="00916BB4">
        <w:rPr>
          <w:b/>
          <w:spacing w:val="12"/>
          <w:sz w:val="22"/>
          <w:szCs w:val="22"/>
          <w:lang w:val="ru-RU"/>
        </w:rPr>
        <w:t xml:space="preserve"> </w:t>
      </w:r>
      <w:r w:rsidRPr="00916BB4">
        <w:rPr>
          <w:b/>
          <w:sz w:val="22"/>
          <w:szCs w:val="22"/>
          <w:lang w:val="ru-RU"/>
        </w:rPr>
        <w:t>-</w:t>
      </w:r>
      <w:r w:rsidRPr="00916BB4">
        <w:rPr>
          <w:b/>
          <w:spacing w:val="3"/>
          <w:sz w:val="22"/>
          <w:szCs w:val="22"/>
          <w:lang w:val="ru-RU"/>
        </w:rPr>
        <w:t xml:space="preserve"> </w:t>
      </w:r>
      <w:r w:rsidR="00896719" w:rsidRPr="00916BB4">
        <w:rPr>
          <w:color w:val="333333"/>
          <w:spacing w:val="-2"/>
          <w:sz w:val="22"/>
          <w:szCs w:val="22"/>
          <w:lang w:val="ru-RU"/>
        </w:rPr>
        <w:t xml:space="preserve">Сварные швы должны соответствовать </w:t>
      </w:r>
      <w:r w:rsidR="00AA2C75" w:rsidRPr="00916BB4">
        <w:rPr>
          <w:color w:val="333333"/>
          <w:spacing w:val="-2"/>
          <w:sz w:val="22"/>
          <w:szCs w:val="22"/>
          <w:lang w:val="ru-RU"/>
        </w:rPr>
        <w:t>015-0000-</w:t>
      </w:r>
      <w:r w:rsidR="00AA2C75" w:rsidRPr="00916BB4">
        <w:rPr>
          <w:color w:val="333333"/>
          <w:spacing w:val="-2"/>
          <w:sz w:val="22"/>
          <w:szCs w:val="22"/>
        </w:rPr>
        <w:t>WWW</w:t>
      </w:r>
      <w:r w:rsidR="00AA2C75" w:rsidRPr="00916BB4">
        <w:rPr>
          <w:color w:val="333333"/>
          <w:spacing w:val="-2"/>
          <w:sz w:val="22"/>
          <w:szCs w:val="22"/>
          <w:lang w:val="ru-RU"/>
        </w:rPr>
        <w:t>-</w:t>
      </w:r>
      <w:r w:rsidR="00AA2C75" w:rsidRPr="00916BB4">
        <w:rPr>
          <w:color w:val="333333"/>
          <w:spacing w:val="-2"/>
          <w:sz w:val="22"/>
          <w:szCs w:val="22"/>
        </w:rPr>
        <w:t>STD</w:t>
      </w:r>
      <w:r w:rsidR="00AA2C75" w:rsidRPr="00916BB4">
        <w:rPr>
          <w:color w:val="333333"/>
          <w:spacing w:val="-2"/>
          <w:sz w:val="22"/>
          <w:szCs w:val="22"/>
          <w:lang w:val="ru-RU"/>
        </w:rPr>
        <w:t>-20001-01</w:t>
      </w:r>
      <w:r w:rsidR="00896719" w:rsidRPr="00916BB4">
        <w:rPr>
          <w:color w:val="333333"/>
          <w:spacing w:val="-2"/>
          <w:sz w:val="22"/>
          <w:szCs w:val="22"/>
          <w:lang w:val="ru-RU"/>
        </w:rPr>
        <w:t xml:space="preserve">, если иное не рассмотрено и не принято </w:t>
      </w:r>
      <w:r w:rsidR="00784DDB" w:rsidRPr="00916BB4">
        <w:rPr>
          <w:color w:val="333333"/>
          <w:spacing w:val="-2"/>
          <w:sz w:val="22"/>
          <w:szCs w:val="22"/>
          <w:lang w:val="ru-RU"/>
        </w:rPr>
        <w:t>заказчиком</w:t>
      </w:r>
      <w:r w:rsidR="00896719" w:rsidRPr="00916BB4">
        <w:rPr>
          <w:color w:val="333333"/>
          <w:spacing w:val="-2"/>
          <w:sz w:val="22"/>
          <w:szCs w:val="22"/>
          <w:lang w:val="ru-RU"/>
        </w:rPr>
        <w:t>.</w:t>
      </w:r>
    </w:p>
    <w:p w14:paraId="4EB91E9A" w14:textId="6F5435BB" w:rsidR="00EC7A40" w:rsidRPr="00916BB4" w:rsidRDefault="00EC7A40" w:rsidP="008E4099">
      <w:pPr>
        <w:pStyle w:val="BodyText"/>
        <w:spacing w:before="120" w:after="120"/>
        <w:ind w:left="1134" w:hanging="425"/>
        <w:rPr>
          <w:sz w:val="22"/>
          <w:szCs w:val="22"/>
          <w:lang w:val="ru-RU"/>
        </w:rPr>
      </w:pPr>
      <w:r w:rsidRPr="00916BB4">
        <w:rPr>
          <w:b/>
          <w:sz w:val="22"/>
          <w:szCs w:val="22"/>
          <w:lang w:val="ru-RU"/>
        </w:rPr>
        <w:t xml:space="preserve">8.1-3 - </w:t>
      </w:r>
      <w:r w:rsidR="005C388D" w:rsidRPr="00916BB4">
        <w:rPr>
          <w:color w:val="333333"/>
          <w:sz w:val="22"/>
          <w:szCs w:val="22"/>
          <w:lang w:val="ru-RU"/>
        </w:rPr>
        <w:t>Если не указано иное, допуски на размеры изготавливаемых секций труб должны</w:t>
      </w:r>
      <w:r w:rsidR="009B1B2B" w:rsidRPr="00916BB4">
        <w:rPr>
          <w:color w:val="333333"/>
          <w:sz w:val="22"/>
          <w:szCs w:val="22"/>
          <w:lang w:val="ru-RU"/>
        </w:rPr>
        <w:t xml:space="preserve"> быть в</w:t>
      </w:r>
      <w:r w:rsidR="005C388D" w:rsidRPr="00916BB4">
        <w:rPr>
          <w:color w:val="333333"/>
          <w:sz w:val="22"/>
          <w:szCs w:val="22"/>
          <w:lang w:val="ru-RU"/>
        </w:rPr>
        <w:t xml:space="preserve"> соответств</w:t>
      </w:r>
      <w:r w:rsidR="009B1B2B" w:rsidRPr="00916BB4">
        <w:rPr>
          <w:color w:val="333333"/>
          <w:sz w:val="22"/>
          <w:szCs w:val="22"/>
          <w:lang w:val="ru-RU"/>
        </w:rPr>
        <w:t>ии с</w:t>
      </w:r>
      <w:r w:rsidRPr="00916BB4">
        <w:rPr>
          <w:color w:val="333333"/>
          <w:sz w:val="22"/>
          <w:szCs w:val="22"/>
          <w:lang w:val="ru-RU"/>
        </w:rPr>
        <w:t xml:space="preserve"> </w:t>
      </w:r>
      <w:r w:rsidRPr="00916BB4">
        <w:rPr>
          <w:color w:val="333333"/>
          <w:sz w:val="22"/>
          <w:szCs w:val="22"/>
        </w:rPr>
        <w:t>PFI</w:t>
      </w:r>
      <w:r w:rsidRPr="00916BB4">
        <w:rPr>
          <w:color w:val="333333"/>
          <w:sz w:val="22"/>
          <w:szCs w:val="22"/>
          <w:lang w:val="ru-RU"/>
        </w:rPr>
        <w:t xml:space="preserve"> </w:t>
      </w:r>
      <w:r w:rsidRPr="00916BB4">
        <w:rPr>
          <w:color w:val="333333"/>
          <w:sz w:val="22"/>
          <w:szCs w:val="22"/>
        </w:rPr>
        <w:t>ES</w:t>
      </w:r>
      <w:r w:rsidRPr="00916BB4">
        <w:rPr>
          <w:color w:val="333333"/>
          <w:sz w:val="22"/>
          <w:szCs w:val="22"/>
          <w:lang w:val="ru-RU"/>
        </w:rPr>
        <w:t>-3.</w:t>
      </w:r>
    </w:p>
    <w:p w14:paraId="281E409E" w14:textId="4B9F853B" w:rsidR="00EC7A40" w:rsidRPr="00916BB4" w:rsidRDefault="00EC7A40" w:rsidP="008E4099">
      <w:pPr>
        <w:tabs>
          <w:tab w:val="left" w:pos="482"/>
        </w:tabs>
        <w:spacing w:before="120" w:after="120"/>
        <w:ind w:left="1134" w:hanging="425"/>
        <w:rPr>
          <w:bCs/>
          <w:lang w:val="ru-RU"/>
        </w:rPr>
      </w:pPr>
      <w:r w:rsidRPr="00916BB4">
        <w:rPr>
          <w:b/>
          <w:lang w:val="ru-RU"/>
        </w:rPr>
        <w:t>8.1-4</w:t>
      </w:r>
      <w:r w:rsidRPr="00916BB4">
        <w:rPr>
          <w:bCs/>
          <w:lang w:val="ru-RU"/>
        </w:rPr>
        <w:t xml:space="preserve"> - </w:t>
      </w:r>
      <w:r w:rsidR="005728AB" w:rsidRPr="00916BB4">
        <w:rPr>
          <w:bCs/>
          <w:lang w:val="ru-RU"/>
        </w:rPr>
        <w:t>Для достижения соблюдения допусков на изготовление допускается нагрев или холодная гибка только в пределах следующих условий:</w:t>
      </w:r>
    </w:p>
    <w:p w14:paraId="74F2C888" w14:textId="0C61F665" w:rsidR="00EC7A40" w:rsidRPr="00916BB4" w:rsidRDefault="00EC7A40" w:rsidP="008E4099">
      <w:pPr>
        <w:spacing w:before="120" w:after="120"/>
        <w:ind w:left="1418" w:hanging="284"/>
        <w:rPr>
          <w:bCs/>
          <w:lang w:val="ru-RU"/>
        </w:rPr>
      </w:pPr>
      <w:r w:rsidRPr="00916BB4">
        <w:rPr>
          <w:b/>
          <w:lang w:val="ru-RU"/>
        </w:rPr>
        <w:t>8.1-4.1</w:t>
      </w:r>
      <w:r w:rsidRPr="00916BB4">
        <w:rPr>
          <w:bCs/>
          <w:lang w:val="ru-RU"/>
        </w:rPr>
        <w:t xml:space="preserve"> - </w:t>
      </w:r>
      <w:r w:rsidR="005728AB" w:rsidRPr="00916BB4">
        <w:rPr>
          <w:bCs/>
          <w:lang w:val="ru-RU"/>
        </w:rPr>
        <w:t xml:space="preserve">Перед выполнением таких действий поставщик должен представить </w:t>
      </w:r>
      <w:r w:rsidR="00DA5D5A" w:rsidRPr="00916BB4">
        <w:rPr>
          <w:bCs/>
          <w:lang w:val="ru-RU"/>
        </w:rPr>
        <w:t>заказчику</w:t>
      </w:r>
      <w:r w:rsidR="005728AB" w:rsidRPr="00916BB4">
        <w:rPr>
          <w:bCs/>
          <w:lang w:val="ru-RU"/>
        </w:rPr>
        <w:t xml:space="preserve"> на рассмотрение и одобрение процедуры</w:t>
      </w:r>
      <w:r w:rsidR="005728AB" w:rsidRPr="00916BB4">
        <w:rPr>
          <w:lang w:val="ru-RU"/>
        </w:rPr>
        <w:t xml:space="preserve"> </w:t>
      </w:r>
      <w:r w:rsidR="005728AB" w:rsidRPr="00916BB4">
        <w:rPr>
          <w:bCs/>
          <w:lang w:val="ru-RU"/>
        </w:rPr>
        <w:t>полностью описывающие используемый метод и допустимую степень исправления.</w:t>
      </w:r>
    </w:p>
    <w:p w14:paraId="32C099B1" w14:textId="62AEF4D7" w:rsidR="00EC7A40" w:rsidRPr="00916BB4" w:rsidRDefault="00EC7A40" w:rsidP="008E4099">
      <w:pPr>
        <w:spacing w:before="120" w:after="120"/>
        <w:ind w:left="1418" w:hanging="284"/>
        <w:rPr>
          <w:bCs/>
          <w:lang w:val="ru-RU"/>
        </w:rPr>
      </w:pPr>
      <w:r w:rsidRPr="00916BB4">
        <w:rPr>
          <w:b/>
          <w:lang w:val="ru-RU"/>
        </w:rPr>
        <w:lastRenderedPageBreak/>
        <w:t>8.1-4.2</w:t>
      </w:r>
      <w:r w:rsidRPr="00916BB4">
        <w:rPr>
          <w:bCs/>
          <w:lang w:val="ru-RU"/>
        </w:rPr>
        <w:t xml:space="preserve"> - </w:t>
      </w:r>
      <w:r w:rsidR="002C05DF" w:rsidRPr="00916BB4">
        <w:rPr>
          <w:bCs/>
          <w:lang w:val="ru-RU"/>
        </w:rPr>
        <w:t xml:space="preserve">Максимальная постоянная деформация внешнего волокна должна быть ограничена тремя процентами. Процедура гиба, представленная </w:t>
      </w:r>
      <w:r w:rsidR="00DA5D5A" w:rsidRPr="00916BB4">
        <w:rPr>
          <w:bCs/>
          <w:lang w:val="ru-RU"/>
        </w:rPr>
        <w:t>заказчику</w:t>
      </w:r>
      <w:r w:rsidR="002C05DF" w:rsidRPr="00916BB4">
        <w:rPr>
          <w:bCs/>
          <w:lang w:val="ru-RU"/>
        </w:rPr>
        <w:t xml:space="preserve"> для одобрения, должна описывать метод, использованный для расчета деформации волокна.</w:t>
      </w:r>
    </w:p>
    <w:p w14:paraId="21D4FBF6" w14:textId="31727F4C" w:rsidR="00EC7A40" w:rsidRPr="00B86A8C" w:rsidRDefault="00EC7A40" w:rsidP="008E4099">
      <w:pPr>
        <w:spacing w:before="120" w:after="120"/>
        <w:ind w:left="1418" w:hanging="284"/>
        <w:rPr>
          <w:bCs/>
          <w:lang w:val="ru-RU"/>
        </w:rPr>
      </w:pPr>
      <w:r w:rsidRPr="00B86A8C">
        <w:rPr>
          <w:b/>
          <w:lang w:val="ru-RU"/>
        </w:rPr>
        <w:t>8.1-4.3</w:t>
      </w:r>
      <w:r w:rsidRPr="00B86A8C">
        <w:rPr>
          <w:bCs/>
          <w:lang w:val="ru-RU"/>
        </w:rPr>
        <w:t xml:space="preserve"> - </w:t>
      </w:r>
      <w:r w:rsidR="00321889" w:rsidRPr="00B86A8C">
        <w:rPr>
          <w:bCs/>
          <w:lang w:val="ru-RU"/>
        </w:rPr>
        <w:t>Температура нагрева нержавеющей стали должна быть ограничена 700°</w:t>
      </w:r>
      <w:r w:rsidR="00321889" w:rsidRPr="00B86A8C">
        <w:rPr>
          <w:bCs/>
        </w:rPr>
        <w:t>F</w:t>
      </w:r>
      <w:r w:rsidR="00321889" w:rsidRPr="00B86A8C">
        <w:rPr>
          <w:bCs/>
          <w:lang w:val="ru-RU"/>
        </w:rPr>
        <w:t xml:space="preserve"> (371°</w:t>
      </w:r>
      <w:r w:rsidR="00321889" w:rsidRPr="00B86A8C">
        <w:rPr>
          <w:bCs/>
        </w:rPr>
        <w:t>C</w:t>
      </w:r>
      <w:r w:rsidR="00321889" w:rsidRPr="00B86A8C">
        <w:rPr>
          <w:bCs/>
          <w:lang w:val="ru-RU"/>
        </w:rPr>
        <w:t>).</w:t>
      </w:r>
    </w:p>
    <w:p w14:paraId="02D2CBFC" w14:textId="66BB70AF" w:rsidR="00EC7A40" w:rsidRPr="00B86A8C" w:rsidRDefault="00EC7A40" w:rsidP="008E4099">
      <w:pPr>
        <w:tabs>
          <w:tab w:val="left" w:pos="482"/>
        </w:tabs>
        <w:ind w:left="1134" w:hanging="425"/>
        <w:rPr>
          <w:bCs/>
          <w:lang w:val="ru-RU"/>
        </w:rPr>
      </w:pPr>
      <w:r w:rsidRPr="00B86A8C">
        <w:rPr>
          <w:b/>
          <w:lang w:val="ru-RU"/>
        </w:rPr>
        <w:t xml:space="preserve">8.1-5 - </w:t>
      </w:r>
      <w:r w:rsidR="00571E5F" w:rsidRPr="00B86A8C">
        <w:rPr>
          <w:bCs/>
          <w:lang w:val="ru-RU"/>
        </w:rPr>
        <w:t>Фаски сварного шва должны быть выполнены путем механической обработки, шлифованием или термической резкой и должны быть достаточно гладкими и ровными.</w:t>
      </w:r>
    </w:p>
    <w:p w14:paraId="6BE83E30" w14:textId="6E092FFA" w:rsidR="00EC7A40" w:rsidRPr="00B86A8C" w:rsidRDefault="00EC7A40" w:rsidP="008E4099">
      <w:pPr>
        <w:spacing w:before="120" w:after="120"/>
        <w:ind w:left="1418" w:hanging="284"/>
        <w:rPr>
          <w:bCs/>
          <w:lang w:val="ru-RU"/>
        </w:rPr>
      </w:pPr>
      <w:r w:rsidRPr="00B86A8C">
        <w:rPr>
          <w:b/>
          <w:lang w:val="ru-RU"/>
        </w:rPr>
        <w:t xml:space="preserve">8.1-5.1 - </w:t>
      </w:r>
      <w:r w:rsidR="008875DC" w:rsidRPr="00B86A8C">
        <w:rPr>
          <w:bCs/>
          <w:lang w:val="ru-RU"/>
        </w:rPr>
        <w:t>Термически обработанные фаски должны быть отшлифованы до блестящего металла.</w:t>
      </w:r>
    </w:p>
    <w:p w14:paraId="5F7E92AB" w14:textId="535BD1F6" w:rsidR="00EC7A40" w:rsidRPr="00B86A8C" w:rsidRDefault="00EC7A40" w:rsidP="008E4099">
      <w:pPr>
        <w:spacing w:before="120" w:after="120"/>
        <w:ind w:left="1418" w:hanging="284"/>
        <w:rPr>
          <w:bCs/>
          <w:lang w:val="ru-RU"/>
        </w:rPr>
      </w:pPr>
      <w:r w:rsidRPr="00B86A8C">
        <w:rPr>
          <w:b/>
          <w:lang w:val="ru-RU"/>
        </w:rPr>
        <w:t xml:space="preserve">8.1-5.2 - </w:t>
      </w:r>
      <w:r w:rsidR="008875DC" w:rsidRPr="00B86A8C">
        <w:rPr>
          <w:bCs/>
          <w:lang w:val="ru-RU"/>
        </w:rPr>
        <w:t xml:space="preserve">Материалы, требующие предварительного нагрева </w:t>
      </w:r>
      <w:r w:rsidR="00380B2E" w:rsidRPr="00B86A8C">
        <w:rPr>
          <w:bCs/>
          <w:lang w:val="ru-RU"/>
        </w:rPr>
        <w:t>во время процесса</w:t>
      </w:r>
      <w:r w:rsidR="008875DC" w:rsidRPr="00B86A8C">
        <w:rPr>
          <w:bCs/>
          <w:lang w:val="ru-RU"/>
        </w:rPr>
        <w:t xml:space="preserve"> сварк</w:t>
      </w:r>
      <w:r w:rsidR="00380B2E" w:rsidRPr="00B86A8C">
        <w:rPr>
          <w:bCs/>
          <w:lang w:val="ru-RU"/>
        </w:rPr>
        <w:t>и,</w:t>
      </w:r>
      <w:r w:rsidR="008875DC" w:rsidRPr="00B86A8C">
        <w:rPr>
          <w:bCs/>
          <w:lang w:val="ru-RU"/>
        </w:rPr>
        <w:t xml:space="preserve"> в соответствии с требованиями, должны</w:t>
      </w:r>
      <w:r w:rsidR="00380B2E" w:rsidRPr="00B86A8C">
        <w:rPr>
          <w:bCs/>
          <w:lang w:val="ru-RU"/>
        </w:rPr>
        <w:t xml:space="preserve"> быть</w:t>
      </w:r>
      <w:r w:rsidR="008875DC" w:rsidRPr="00B86A8C">
        <w:rPr>
          <w:bCs/>
          <w:lang w:val="ru-RU"/>
        </w:rPr>
        <w:t xml:space="preserve"> предварительно нагре</w:t>
      </w:r>
      <w:r w:rsidR="00380B2E" w:rsidRPr="00B86A8C">
        <w:rPr>
          <w:bCs/>
          <w:lang w:val="ru-RU"/>
        </w:rPr>
        <w:t>ты</w:t>
      </w:r>
      <w:r w:rsidR="008875DC" w:rsidRPr="00B86A8C">
        <w:rPr>
          <w:bCs/>
          <w:lang w:val="ru-RU"/>
        </w:rPr>
        <w:t xml:space="preserve"> таким же образом,</w:t>
      </w:r>
      <w:r w:rsidR="00380B2E" w:rsidRPr="00B86A8C">
        <w:rPr>
          <w:bCs/>
          <w:lang w:val="ru-RU"/>
        </w:rPr>
        <w:t xml:space="preserve"> и для процесса</w:t>
      </w:r>
      <w:r w:rsidR="008875DC" w:rsidRPr="00B86A8C">
        <w:rPr>
          <w:bCs/>
          <w:lang w:val="ru-RU"/>
        </w:rPr>
        <w:t xml:space="preserve"> термической резк</w:t>
      </w:r>
      <w:r w:rsidR="00380B2E" w:rsidRPr="00B86A8C">
        <w:rPr>
          <w:bCs/>
          <w:lang w:val="ru-RU"/>
        </w:rPr>
        <w:t>и</w:t>
      </w:r>
      <w:r w:rsidR="008875DC" w:rsidRPr="00B86A8C">
        <w:rPr>
          <w:bCs/>
          <w:lang w:val="ru-RU"/>
        </w:rPr>
        <w:t xml:space="preserve"> или строжк</w:t>
      </w:r>
      <w:r w:rsidR="00380B2E" w:rsidRPr="00B86A8C">
        <w:rPr>
          <w:bCs/>
          <w:lang w:val="ru-RU"/>
        </w:rPr>
        <w:t>и</w:t>
      </w:r>
      <w:r w:rsidR="008875DC" w:rsidRPr="00B86A8C">
        <w:rPr>
          <w:bCs/>
          <w:lang w:val="ru-RU"/>
        </w:rPr>
        <w:t>.</w:t>
      </w:r>
    </w:p>
    <w:p w14:paraId="15CD981E" w14:textId="429164C9" w:rsidR="00EC7A40" w:rsidRPr="00B86A8C" w:rsidRDefault="00EC7A40" w:rsidP="008E4099">
      <w:pPr>
        <w:tabs>
          <w:tab w:val="left" w:pos="482"/>
        </w:tabs>
        <w:spacing w:before="120" w:after="120"/>
        <w:ind w:left="1134" w:hanging="425"/>
        <w:rPr>
          <w:bCs/>
          <w:lang w:val="ru-RU"/>
        </w:rPr>
      </w:pPr>
      <w:r w:rsidRPr="00B86A8C">
        <w:rPr>
          <w:b/>
          <w:lang w:val="ru-RU"/>
        </w:rPr>
        <w:t xml:space="preserve">8.1-6 - </w:t>
      </w:r>
      <w:r w:rsidR="00851B4D" w:rsidRPr="00B86A8C">
        <w:rPr>
          <w:bCs/>
          <w:lang w:val="ru-RU"/>
        </w:rPr>
        <w:t xml:space="preserve">Расслоения, </w:t>
      </w:r>
      <w:r w:rsidR="00B515D7" w:rsidRPr="00B86A8C">
        <w:rPr>
          <w:bCs/>
          <w:lang w:val="ru-RU"/>
        </w:rPr>
        <w:t>при</w:t>
      </w:r>
      <w:r w:rsidR="00851B4D" w:rsidRPr="00B86A8C">
        <w:rPr>
          <w:bCs/>
          <w:lang w:val="ru-RU"/>
        </w:rPr>
        <w:t>кромочные закаты и другие дефекты должны быть вырезаны, отремонтированы или удалены перед сваркой.</w:t>
      </w:r>
    </w:p>
    <w:p w14:paraId="51250B9C" w14:textId="0175C1B5" w:rsidR="00EC7A40" w:rsidRPr="00B86A8C" w:rsidRDefault="00EC7A40" w:rsidP="008E4099">
      <w:pPr>
        <w:tabs>
          <w:tab w:val="left" w:pos="482"/>
        </w:tabs>
        <w:ind w:left="1134" w:hanging="425"/>
        <w:rPr>
          <w:bCs/>
          <w:lang w:val="ru-RU"/>
        </w:rPr>
      </w:pPr>
      <w:r w:rsidRPr="00B86A8C">
        <w:rPr>
          <w:b/>
          <w:lang w:val="ru-RU"/>
        </w:rPr>
        <w:t xml:space="preserve">8.1-7 </w:t>
      </w:r>
      <w:r w:rsidR="00E31EDA" w:rsidRPr="00B86A8C">
        <w:rPr>
          <w:b/>
          <w:lang w:val="ru-RU"/>
        </w:rPr>
        <w:t>–</w:t>
      </w:r>
      <w:r w:rsidRPr="00B86A8C">
        <w:rPr>
          <w:b/>
          <w:lang w:val="ru-RU"/>
        </w:rPr>
        <w:t xml:space="preserve"> </w:t>
      </w:r>
      <w:r w:rsidR="00201F37" w:rsidRPr="00B86A8C">
        <w:rPr>
          <w:bCs/>
          <w:lang w:val="ru-RU"/>
        </w:rPr>
        <w:t>С</w:t>
      </w:r>
      <w:r w:rsidR="00E31EDA" w:rsidRPr="00B86A8C">
        <w:rPr>
          <w:bCs/>
          <w:lang w:val="ru-RU"/>
        </w:rPr>
        <w:t>оосность труб</w:t>
      </w:r>
      <w:r w:rsidR="00201F37" w:rsidRPr="00B86A8C">
        <w:rPr>
          <w:bCs/>
          <w:lang w:val="ru-RU"/>
        </w:rPr>
        <w:t xml:space="preserve"> стыков</w:t>
      </w:r>
      <w:r w:rsidR="00E31EDA" w:rsidRPr="00B86A8C">
        <w:rPr>
          <w:bCs/>
          <w:lang w:val="ru-RU"/>
        </w:rPr>
        <w:t>о</w:t>
      </w:r>
      <w:r w:rsidR="00201F37" w:rsidRPr="00B86A8C">
        <w:rPr>
          <w:bCs/>
          <w:lang w:val="ru-RU"/>
        </w:rPr>
        <w:t xml:space="preserve">го шва должно соответствовать требованиям </w:t>
      </w:r>
      <w:r w:rsidR="00A303C7" w:rsidRPr="00B86A8C">
        <w:rPr>
          <w:bCs/>
          <w:lang w:val="ru-RU"/>
        </w:rPr>
        <w:t>015-0000-</w:t>
      </w:r>
      <w:r w:rsidR="00A303C7" w:rsidRPr="00B86A8C">
        <w:rPr>
          <w:bCs/>
        </w:rPr>
        <w:t>WWW</w:t>
      </w:r>
      <w:r w:rsidR="00A303C7" w:rsidRPr="00B86A8C">
        <w:rPr>
          <w:bCs/>
          <w:lang w:val="ru-RU"/>
        </w:rPr>
        <w:t>-</w:t>
      </w:r>
      <w:r w:rsidR="00A303C7" w:rsidRPr="00B86A8C">
        <w:rPr>
          <w:bCs/>
        </w:rPr>
        <w:t>STD</w:t>
      </w:r>
      <w:r w:rsidR="00A303C7" w:rsidRPr="00B86A8C">
        <w:rPr>
          <w:bCs/>
          <w:lang w:val="ru-RU"/>
        </w:rPr>
        <w:t xml:space="preserve">-20001-01 </w:t>
      </w:r>
      <w:r w:rsidR="00201F37" w:rsidRPr="00B86A8C">
        <w:rPr>
          <w:bCs/>
          <w:lang w:val="ru-RU"/>
        </w:rPr>
        <w:t>и спецификации сварочной процедуры (</w:t>
      </w:r>
      <w:r w:rsidR="00201F37" w:rsidRPr="00B86A8C">
        <w:rPr>
          <w:bCs/>
        </w:rPr>
        <w:t>WPS</w:t>
      </w:r>
      <w:r w:rsidR="00201F37" w:rsidRPr="00B86A8C">
        <w:rPr>
          <w:bCs/>
          <w:lang w:val="ru-RU"/>
        </w:rPr>
        <w:t>).</w:t>
      </w:r>
    </w:p>
    <w:p w14:paraId="1DF752CC" w14:textId="4197CC28" w:rsidR="00EC7A40" w:rsidRPr="00B86A8C" w:rsidRDefault="00EC7A40" w:rsidP="003623F1">
      <w:pPr>
        <w:tabs>
          <w:tab w:val="left" w:pos="482"/>
        </w:tabs>
        <w:spacing w:before="120"/>
        <w:ind w:left="1134" w:hanging="425"/>
        <w:rPr>
          <w:bCs/>
          <w:lang w:val="ru-RU"/>
        </w:rPr>
      </w:pPr>
      <w:r w:rsidRPr="00B86A8C">
        <w:rPr>
          <w:b/>
          <w:lang w:val="ru-RU"/>
        </w:rPr>
        <w:t xml:space="preserve">8.1-8 </w:t>
      </w:r>
      <w:r w:rsidRPr="00B86A8C">
        <w:rPr>
          <w:bCs/>
          <w:lang w:val="ru-RU"/>
        </w:rPr>
        <w:t xml:space="preserve">- </w:t>
      </w:r>
      <w:r w:rsidR="00E31EDA" w:rsidRPr="00B86A8C">
        <w:rPr>
          <w:bCs/>
          <w:lang w:val="ru-RU"/>
        </w:rPr>
        <w:t>Следующие методы должны использоваться в зависимости от применимости и в порядке убывания предпочтительности для достижения требуемой соосности трубопроводов в стыковых сварных соединениях:</w:t>
      </w:r>
    </w:p>
    <w:p w14:paraId="34301595" w14:textId="7740D868" w:rsidR="00EC7A40" w:rsidRPr="00B86A8C" w:rsidRDefault="00E31EDA" w:rsidP="008E4099">
      <w:pPr>
        <w:numPr>
          <w:ilvl w:val="0"/>
          <w:numId w:val="40"/>
        </w:numPr>
        <w:spacing w:before="120" w:after="120"/>
        <w:ind w:left="1418"/>
        <w:rPr>
          <w:bCs/>
        </w:rPr>
      </w:pPr>
      <w:r w:rsidRPr="00B86A8C">
        <w:rPr>
          <w:bCs/>
        </w:rPr>
        <w:t>Вращение трубы или фитинга.</w:t>
      </w:r>
    </w:p>
    <w:p w14:paraId="33B8B4D2" w14:textId="0E47B177" w:rsidR="00EC7A40" w:rsidRPr="00B86A8C" w:rsidRDefault="00E31EDA" w:rsidP="008E4099">
      <w:pPr>
        <w:numPr>
          <w:ilvl w:val="0"/>
          <w:numId w:val="40"/>
        </w:numPr>
        <w:spacing w:before="120" w:after="120"/>
        <w:ind w:left="1418"/>
        <w:rPr>
          <w:bCs/>
          <w:lang w:val="ru-RU"/>
        </w:rPr>
      </w:pPr>
      <w:r w:rsidRPr="00B86A8C">
        <w:rPr>
          <w:bCs/>
          <w:lang w:val="ru-RU"/>
        </w:rPr>
        <w:t xml:space="preserve">Исправление </w:t>
      </w:r>
      <w:r w:rsidR="00E63462" w:rsidRPr="00B86A8C">
        <w:rPr>
          <w:bCs/>
          <w:lang w:val="ru-RU"/>
        </w:rPr>
        <w:t>овальности</w:t>
      </w:r>
      <w:r w:rsidRPr="00B86A8C">
        <w:rPr>
          <w:bCs/>
          <w:lang w:val="ru-RU"/>
        </w:rPr>
        <w:t xml:space="preserve"> с помощью расширите</w:t>
      </w:r>
      <w:r w:rsidR="00E63462" w:rsidRPr="00B86A8C">
        <w:rPr>
          <w:bCs/>
          <w:lang w:val="ru-RU"/>
        </w:rPr>
        <w:t>льных домкратов</w:t>
      </w:r>
      <w:r w:rsidRPr="00B86A8C">
        <w:rPr>
          <w:bCs/>
          <w:lang w:val="ru-RU"/>
        </w:rPr>
        <w:t xml:space="preserve"> или выравнивающих </w:t>
      </w:r>
      <w:r w:rsidR="00E63462" w:rsidRPr="00B86A8C">
        <w:rPr>
          <w:bCs/>
          <w:lang w:val="ru-RU"/>
        </w:rPr>
        <w:t>центраторов (зажимов)</w:t>
      </w:r>
      <w:r w:rsidRPr="00B86A8C">
        <w:rPr>
          <w:bCs/>
          <w:lang w:val="ru-RU"/>
        </w:rPr>
        <w:t>.</w:t>
      </w:r>
    </w:p>
    <w:p w14:paraId="4FC5C9C0" w14:textId="32D117AD" w:rsidR="00EC7A40" w:rsidRPr="00B86A8C" w:rsidRDefault="00473388" w:rsidP="008E4099">
      <w:pPr>
        <w:numPr>
          <w:ilvl w:val="0"/>
          <w:numId w:val="40"/>
        </w:numPr>
        <w:spacing w:before="120" w:after="120"/>
        <w:ind w:left="1418"/>
        <w:rPr>
          <w:bCs/>
          <w:lang w:val="ru-RU"/>
        </w:rPr>
      </w:pPr>
      <w:r w:rsidRPr="00B86A8C">
        <w:rPr>
          <w:bCs/>
          <w:lang w:val="ru-RU"/>
        </w:rPr>
        <w:t xml:space="preserve">Сужение (конусность) или растачивание в соответствии с </w:t>
      </w:r>
      <w:r w:rsidRPr="00B86A8C">
        <w:rPr>
          <w:bCs/>
        </w:rPr>
        <w:t>ASME</w:t>
      </w:r>
      <w:r w:rsidRPr="00B86A8C">
        <w:rPr>
          <w:bCs/>
          <w:lang w:val="ru-RU"/>
        </w:rPr>
        <w:t xml:space="preserve"> </w:t>
      </w:r>
      <w:r w:rsidRPr="00B86A8C">
        <w:rPr>
          <w:bCs/>
        </w:rPr>
        <w:t>B</w:t>
      </w:r>
      <w:r w:rsidRPr="00B86A8C">
        <w:rPr>
          <w:bCs/>
          <w:lang w:val="ru-RU"/>
        </w:rPr>
        <w:t>16.25 и в пределах минимальных ограничений по толщине стенки (включая допуск на коррозию/эрозию).</w:t>
      </w:r>
    </w:p>
    <w:p w14:paraId="71D9AFAD" w14:textId="67AF357D" w:rsidR="00EC7A40" w:rsidRPr="00B86A8C" w:rsidRDefault="00473388" w:rsidP="008E4099">
      <w:pPr>
        <w:numPr>
          <w:ilvl w:val="0"/>
          <w:numId w:val="40"/>
        </w:numPr>
        <w:spacing w:before="120" w:after="120"/>
        <w:ind w:left="1418"/>
        <w:rPr>
          <w:bCs/>
        </w:rPr>
      </w:pPr>
      <w:r w:rsidRPr="00B86A8C">
        <w:rPr>
          <w:bCs/>
          <w:lang w:val="ru-RU"/>
        </w:rPr>
        <w:t>Выполнение подварочного шва</w:t>
      </w:r>
    </w:p>
    <w:p w14:paraId="47357363" w14:textId="5DEAE1F7" w:rsidR="00EC7A40" w:rsidRPr="00B86A8C" w:rsidRDefault="00EC7A40" w:rsidP="008E4099">
      <w:pPr>
        <w:spacing w:before="120" w:after="120"/>
        <w:ind w:left="1134" w:hanging="425"/>
        <w:rPr>
          <w:bCs/>
          <w:lang w:val="ru-RU"/>
        </w:rPr>
      </w:pPr>
      <w:r w:rsidRPr="00B86A8C">
        <w:rPr>
          <w:b/>
          <w:lang w:val="ru-RU"/>
        </w:rPr>
        <w:t xml:space="preserve">8.1-9 </w:t>
      </w:r>
      <w:r w:rsidRPr="00B86A8C">
        <w:rPr>
          <w:bCs/>
          <w:lang w:val="ru-RU"/>
        </w:rPr>
        <w:t xml:space="preserve">- </w:t>
      </w:r>
      <w:r w:rsidR="00D809AE" w:rsidRPr="00B86A8C">
        <w:rPr>
          <w:bCs/>
          <w:lang w:val="ru-RU"/>
        </w:rPr>
        <w:t>Использование выравнивающих центраторов (зажимов) должно соответствовать следующему:</w:t>
      </w:r>
    </w:p>
    <w:p w14:paraId="68987A66" w14:textId="492D0504" w:rsidR="00EC7A40" w:rsidRPr="00B86A8C" w:rsidRDefault="00EC7A40" w:rsidP="008E4099">
      <w:pPr>
        <w:spacing w:before="120" w:after="120"/>
        <w:ind w:left="1418" w:hanging="284"/>
        <w:rPr>
          <w:b/>
          <w:lang w:val="ru-RU"/>
        </w:rPr>
      </w:pPr>
      <w:r w:rsidRPr="00B86A8C">
        <w:rPr>
          <w:b/>
          <w:lang w:val="ru-RU"/>
        </w:rPr>
        <w:t xml:space="preserve">8.1-9.1 </w:t>
      </w:r>
      <w:r w:rsidRPr="00B86A8C">
        <w:rPr>
          <w:bCs/>
          <w:lang w:val="ru-RU"/>
        </w:rPr>
        <w:t xml:space="preserve">- </w:t>
      </w:r>
      <w:r w:rsidR="00C8192D" w:rsidRPr="00B86A8C">
        <w:rPr>
          <w:bCs/>
          <w:lang w:val="ru-RU"/>
        </w:rPr>
        <w:t xml:space="preserve">Приварные </w:t>
      </w:r>
      <w:r w:rsidR="000D0D71" w:rsidRPr="00B86A8C">
        <w:rPr>
          <w:bCs/>
          <w:lang w:val="ru-RU"/>
        </w:rPr>
        <w:t>усиленные и выравнивающие пластины</w:t>
      </w:r>
      <w:r w:rsidR="00C8192D" w:rsidRPr="00B86A8C">
        <w:rPr>
          <w:bCs/>
          <w:lang w:val="ru-RU"/>
        </w:rPr>
        <w:t xml:space="preserve"> или проушины не допускаются.</w:t>
      </w:r>
    </w:p>
    <w:p w14:paraId="10B249AB" w14:textId="30F0229F" w:rsidR="0031172E" w:rsidRPr="00B86A8C" w:rsidRDefault="00EC7A40" w:rsidP="008E4099">
      <w:pPr>
        <w:spacing w:before="120" w:after="120"/>
        <w:ind w:left="1418" w:hanging="284"/>
        <w:rPr>
          <w:bCs/>
          <w:lang w:val="ru-RU"/>
        </w:rPr>
      </w:pPr>
      <w:r w:rsidRPr="00B86A8C">
        <w:rPr>
          <w:b/>
          <w:lang w:val="ru-RU"/>
        </w:rPr>
        <w:t xml:space="preserve">8.1-9.2 </w:t>
      </w:r>
      <w:r w:rsidRPr="00B86A8C">
        <w:rPr>
          <w:bCs/>
          <w:lang w:val="ru-RU"/>
        </w:rPr>
        <w:t xml:space="preserve">- </w:t>
      </w:r>
      <w:r w:rsidR="0031172E" w:rsidRPr="00B86A8C">
        <w:rPr>
          <w:bCs/>
          <w:lang w:val="ru-RU"/>
        </w:rPr>
        <w:t>Внутренние центраторы (зажимы) не должны сниматься до тех пор, пока не будет выполнен один проход, равный 100 процентам окружности трубы.</w:t>
      </w:r>
    </w:p>
    <w:p w14:paraId="2B829097" w14:textId="66C4E8D5" w:rsidR="00EC7A40" w:rsidRPr="00B86A8C" w:rsidRDefault="00EC7A40" w:rsidP="008E4099">
      <w:pPr>
        <w:spacing w:before="120" w:after="120"/>
        <w:ind w:left="1418" w:hanging="284"/>
        <w:rPr>
          <w:bCs/>
          <w:lang w:val="ru-RU"/>
        </w:rPr>
      </w:pPr>
      <w:r w:rsidRPr="00B86A8C">
        <w:rPr>
          <w:b/>
          <w:lang w:val="ru-RU"/>
        </w:rPr>
        <w:t xml:space="preserve">8.1-9.3 </w:t>
      </w:r>
      <w:r w:rsidRPr="00B86A8C">
        <w:rPr>
          <w:bCs/>
          <w:lang w:val="ru-RU"/>
        </w:rPr>
        <w:t xml:space="preserve">- </w:t>
      </w:r>
      <w:r w:rsidR="000F4D7C" w:rsidRPr="00B86A8C">
        <w:rPr>
          <w:bCs/>
          <w:lang w:val="ru-RU"/>
        </w:rPr>
        <w:t>Внешние центраторы (зажимы) не должны сниматься до тех пор, пока не будет выполнен один проход, равный одной четверти окружности трубы, на равноотстоящих друг от друга сегментах с обеих сторон трубы.</w:t>
      </w:r>
    </w:p>
    <w:p w14:paraId="382809C7" w14:textId="15ADE7F2" w:rsidR="00EC7A40" w:rsidRPr="00B86A8C" w:rsidRDefault="00EC7A40" w:rsidP="008E4099">
      <w:pPr>
        <w:spacing w:before="120" w:after="120"/>
        <w:ind w:left="1134" w:hanging="425"/>
        <w:rPr>
          <w:bCs/>
          <w:lang w:val="ru-RU"/>
        </w:rPr>
      </w:pPr>
      <w:r w:rsidRPr="00B86A8C">
        <w:rPr>
          <w:b/>
          <w:lang w:val="ru-RU"/>
        </w:rPr>
        <w:t xml:space="preserve">8.1-10 </w:t>
      </w:r>
      <w:r w:rsidRPr="00B86A8C">
        <w:rPr>
          <w:bCs/>
          <w:lang w:val="ru-RU"/>
        </w:rPr>
        <w:t xml:space="preserve">- </w:t>
      </w:r>
      <w:r w:rsidR="00BE60EA" w:rsidRPr="00B86A8C">
        <w:rPr>
          <w:bCs/>
          <w:lang w:val="ru-RU"/>
        </w:rPr>
        <w:t xml:space="preserve">Для стыковых сварных соединений разной толщины концы сварных швов должны быть подготовлены в соответствии со стандартом </w:t>
      </w:r>
      <w:r w:rsidR="00BE60EA" w:rsidRPr="00B86A8C">
        <w:rPr>
          <w:bCs/>
        </w:rPr>
        <w:t>ASME</w:t>
      </w:r>
      <w:r w:rsidR="00BE60EA" w:rsidRPr="00B86A8C">
        <w:rPr>
          <w:bCs/>
          <w:lang w:val="ru-RU"/>
        </w:rPr>
        <w:t xml:space="preserve"> </w:t>
      </w:r>
      <w:r w:rsidR="00BE60EA" w:rsidRPr="00B86A8C">
        <w:rPr>
          <w:bCs/>
        </w:rPr>
        <w:t>B</w:t>
      </w:r>
      <w:r w:rsidR="00BE60EA" w:rsidRPr="00B86A8C">
        <w:rPr>
          <w:bCs/>
          <w:lang w:val="ru-RU"/>
        </w:rPr>
        <w:t>16.25 для наземных объектов.</w:t>
      </w:r>
    </w:p>
    <w:p w14:paraId="730BEA9C" w14:textId="0FECDCAB" w:rsidR="00EC7A40" w:rsidRPr="00B86A8C" w:rsidRDefault="00EC7A40" w:rsidP="008E4099">
      <w:pPr>
        <w:spacing w:before="120" w:after="120"/>
        <w:ind w:left="1134" w:hanging="425"/>
        <w:rPr>
          <w:bCs/>
          <w:lang w:val="ru-RU"/>
        </w:rPr>
      </w:pPr>
      <w:r w:rsidRPr="00B86A8C">
        <w:rPr>
          <w:b/>
          <w:lang w:val="ru-RU"/>
        </w:rPr>
        <w:t xml:space="preserve">8.1-11 </w:t>
      </w:r>
      <w:r w:rsidRPr="00B86A8C">
        <w:rPr>
          <w:bCs/>
          <w:lang w:val="ru-RU"/>
        </w:rPr>
        <w:t xml:space="preserve">- </w:t>
      </w:r>
      <w:r w:rsidR="001E362B" w:rsidRPr="00B86A8C">
        <w:rPr>
          <w:bCs/>
          <w:lang w:val="ru-RU"/>
        </w:rPr>
        <w:t xml:space="preserve">Сварные швы под углом допускаются только после рассмотрения и принятия </w:t>
      </w:r>
      <w:r w:rsidR="002B515E" w:rsidRPr="00B86A8C">
        <w:rPr>
          <w:bCs/>
          <w:lang w:val="ru-RU"/>
        </w:rPr>
        <w:t>заказчиком</w:t>
      </w:r>
      <w:r w:rsidR="001E362B" w:rsidRPr="00B86A8C">
        <w:rPr>
          <w:bCs/>
          <w:lang w:val="ru-RU"/>
        </w:rPr>
        <w:t>.</w:t>
      </w:r>
    </w:p>
    <w:p w14:paraId="2B346247" w14:textId="31EDAE33" w:rsidR="00EC7A40" w:rsidRPr="00B86A8C" w:rsidRDefault="00EC7A40" w:rsidP="008E4099">
      <w:pPr>
        <w:spacing w:before="120" w:after="120"/>
        <w:ind w:left="1134" w:hanging="425"/>
        <w:rPr>
          <w:bCs/>
          <w:lang w:val="ru-RU"/>
        </w:rPr>
      </w:pPr>
      <w:r w:rsidRPr="00B86A8C">
        <w:rPr>
          <w:b/>
          <w:lang w:val="ru-RU"/>
        </w:rPr>
        <w:t xml:space="preserve">8.1-12 </w:t>
      </w:r>
      <w:r w:rsidRPr="00B86A8C">
        <w:rPr>
          <w:bCs/>
          <w:lang w:val="ru-RU"/>
        </w:rPr>
        <w:t xml:space="preserve">- </w:t>
      </w:r>
      <w:r w:rsidR="00C46B18" w:rsidRPr="00B86A8C">
        <w:rPr>
          <w:bCs/>
          <w:lang w:val="ru-RU"/>
        </w:rPr>
        <w:t>Резьба на трубах и фитингах должна быть нарезана в соответствии с ASME B1.20.1.</w:t>
      </w:r>
    </w:p>
    <w:p w14:paraId="3DD617D6" w14:textId="2E579B43" w:rsidR="001C6D98" w:rsidRPr="00B86A8C" w:rsidRDefault="00EC7A40" w:rsidP="008E4099">
      <w:pPr>
        <w:spacing w:before="120" w:after="120"/>
        <w:ind w:left="1134" w:hanging="425"/>
        <w:rPr>
          <w:bCs/>
          <w:lang w:val="ru-RU"/>
        </w:rPr>
      </w:pPr>
      <w:r w:rsidRPr="00B86A8C">
        <w:rPr>
          <w:b/>
          <w:lang w:val="ru-RU"/>
        </w:rPr>
        <w:t xml:space="preserve">8.1-13 </w:t>
      </w:r>
      <w:r w:rsidRPr="00B86A8C">
        <w:rPr>
          <w:bCs/>
          <w:lang w:val="ru-RU"/>
        </w:rPr>
        <w:t xml:space="preserve">- </w:t>
      </w:r>
      <w:r w:rsidR="001C6D98" w:rsidRPr="00B86A8C">
        <w:rPr>
          <w:bCs/>
          <w:lang w:val="ru-RU"/>
        </w:rPr>
        <w:t>Изготовление трубных элементов (например, Y-образных отводов) не допускается без предварительного письменного согласования заказчика. Если одобрение будет предоставлено, то при любом исходе, изготовленные трубные элементы должны быть в полном соответствии с требованиями ASME B31.3.</w:t>
      </w:r>
    </w:p>
    <w:p w14:paraId="6E81B498" w14:textId="7F4448AC" w:rsidR="00F8147E" w:rsidRPr="00B86A8C" w:rsidRDefault="00EC7A40" w:rsidP="008E4099">
      <w:pPr>
        <w:spacing w:before="120" w:after="120"/>
        <w:ind w:left="1134" w:hanging="425"/>
        <w:rPr>
          <w:bCs/>
          <w:lang w:val="ru-RU"/>
        </w:rPr>
      </w:pPr>
      <w:r w:rsidRPr="00B86A8C">
        <w:rPr>
          <w:b/>
          <w:lang w:val="ru-RU"/>
        </w:rPr>
        <w:t xml:space="preserve">8.1-14 </w:t>
      </w:r>
      <w:r w:rsidRPr="00B86A8C">
        <w:rPr>
          <w:bCs/>
          <w:lang w:val="ru-RU"/>
        </w:rPr>
        <w:t xml:space="preserve">- </w:t>
      </w:r>
      <w:r w:rsidR="00F8147E" w:rsidRPr="00B86A8C">
        <w:rPr>
          <w:bCs/>
          <w:lang w:val="ru-RU"/>
        </w:rPr>
        <w:t>Когда свариваются материалы разных групп, для достижения приемлемой соосности (смещения кромок) должны быть использованы переходные катушки при сохранении требований к минимальной толщине обоих свариваемых элементов. Переходные трубные катушки должны быть сконструированы следующим образом:</w:t>
      </w:r>
    </w:p>
    <w:p w14:paraId="4266F1CB" w14:textId="1E32F9DC" w:rsidR="00EC7A40" w:rsidRPr="00B86A8C" w:rsidRDefault="00EC7A40" w:rsidP="008E4099">
      <w:pPr>
        <w:spacing w:before="120" w:after="120"/>
        <w:ind w:left="1418" w:hanging="284"/>
        <w:rPr>
          <w:bCs/>
          <w:lang w:val="ru-RU"/>
        </w:rPr>
      </w:pPr>
      <w:r w:rsidRPr="00B86A8C">
        <w:rPr>
          <w:b/>
          <w:lang w:val="ru-RU"/>
        </w:rPr>
        <w:lastRenderedPageBreak/>
        <w:t xml:space="preserve">8.1-14.1 </w:t>
      </w:r>
      <w:r w:rsidRPr="00B86A8C">
        <w:rPr>
          <w:bCs/>
          <w:lang w:val="ru-RU"/>
        </w:rPr>
        <w:t xml:space="preserve">- </w:t>
      </w:r>
      <w:r w:rsidR="00143E6F" w:rsidRPr="00B86A8C">
        <w:rPr>
          <w:bCs/>
          <w:lang w:val="ru-RU"/>
        </w:rPr>
        <w:t>Группа материала катушки должна быть эквивалентна самой высокой группе из двух свариваемых материалов.</w:t>
      </w:r>
    </w:p>
    <w:p w14:paraId="0256C28E" w14:textId="52AB2BB4" w:rsidR="00EC7A40" w:rsidRPr="00B86A8C" w:rsidRDefault="00EC7A40" w:rsidP="008E4099">
      <w:pPr>
        <w:spacing w:before="120" w:after="120"/>
        <w:ind w:left="1418" w:hanging="284"/>
        <w:rPr>
          <w:b/>
          <w:lang w:val="ru-RU"/>
        </w:rPr>
      </w:pPr>
      <w:r w:rsidRPr="00B86A8C">
        <w:rPr>
          <w:b/>
          <w:lang w:val="ru-RU"/>
        </w:rPr>
        <w:t xml:space="preserve">8.1-14.2 </w:t>
      </w:r>
      <w:r w:rsidRPr="00B86A8C">
        <w:rPr>
          <w:bCs/>
          <w:lang w:val="ru-RU"/>
        </w:rPr>
        <w:t xml:space="preserve">- </w:t>
      </w:r>
      <w:r w:rsidR="00A75DA5" w:rsidRPr="00B86A8C">
        <w:rPr>
          <w:bCs/>
          <w:lang w:val="ru-RU"/>
        </w:rPr>
        <w:t>Толщина стенки катушки должна быть равна большей толщине свариваемой трубы или фитинга.</w:t>
      </w:r>
    </w:p>
    <w:p w14:paraId="557271D7" w14:textId="57CA5EB3" w:rsidR="00EC7A40" w:rsidRPr="00B86A8C" w:rsidRDefault="00EC7A40" w:rsidP="008E4099">
      <w:pPr>
        <w:spacing w:before="120" w:after="120"/>
        <w:ind w:left="1418" w:hanging="284"/>
        <w:rPr>
          <w:bCs/>
          <w:lang w:val="ru-RU"/>
        </w:rPr>
      </w:pPr>
      <w:r w:rsidRPr="00B86A8C">
        <w:rPr>
          <w:b/>
          <w:lang w:val="ru-RU"/>
        </w:rPr>
        <w:t xml:space="preserve">8.1-14.3 </w:t>
      </w:r>
      <w:r w:rsidRPr="00B86A8C">
        <w:rPr>
          <w:bCs/>
          <w:lang w:val="ru-RU"/>
        </w:rPr>
        <w:t xml:space="preserve">- </w:t>
      </w:r>
      <w:r w:rsidR="00BD5A60" w:rsidRPr="00B86A8C">
        <w:rPr>
          <w:bCs/>
          <w:lang w:val="ru-RU"/>
        </w:rPr>
        <w:t>Длина катушки должна быть не менее полутора номинальных диаметров трубы, но не менее 12 дюймов (300 мм).</w:t>
      </w:r>
    </w:p>
    <w:p w14:paraId="030D32E1" w14:textId="40D2B962" w:rsidR="00B41A44" w:rsidRPr="00B86A8C" w:rsidRDefault="00EC7A40" w:rsidP="008E4099">
      <w:pPr>
        <w:spacing w:before="120" w:after="120"/>
        <w:ind w:left="1418" w:hanging="284"/>
        <w:rPr>
          <w:bCs/>
          <w:lang w:val="ru-RU"/>
        </w:rPr>
      </w:pPr>
      <w:r w:rsidRPr="00B86A8C">
        <w:rPr>
          <w:b/>
          <w:lang w:val="ru-RU"/>
        </w:rPr>
        <w:t xml:space="preserve">8.1-14.4 </w:t>
      </w:r>
      <w:r w:rsidRPr="00B86A8C">
        <w:rPr>
          <w:bCs/>
          <w:lang w:val="ru-RU"/>
        </w:rPr>
        <w:t xml:space="preserve">- </w:t>
      </w:r>
      <w:r w:rsidR="00B41A44" w:rsidRPr="00B86A8C">
        <w:rPr>
          <w:bCs/>
          <w:lang w:val="ru-RU"/>
        </w:rPr>
        <w:t xml:space="preserve">Внутренняя обработка (нутрение) на одном конце должна быть выполнена для соответствия толщине более тонкой трубы или фитинга. Конструктивные размеры обработки должны соответствовать ASME B16.25 и </w:t>
      </w:r>
      <w:r w:rsidR="00BD584D" w:rsidRPr="00B86A8C">
        <w:rPr>
          <w:bCs/>
          <w:lang w:val="ru-RU"/>
        </w:rPr>
        <w:t>015–0000</w:t>
      </w:r>
      <w:r w:rsidR="00B41A44" w:rsidRPr="00B86A8C">
        <w:rPr>
          <w:bCs/>
          <w:lang w:val="ru-RU"/>
        </w:rPr>
        <w:t>-WWW-STD-</w:t>
      </w:r>
      <w:r w:rsidR="008F55CA" w:rsidRPr="00B86A8C">
        <w:rPr>
          <w:bCs/>
          <w:lang w:val="ru-RU"/>
        </w:rPr>
        <w:t>20001–01</w:t>
      </w:r>
      <w:r w:rsidR="00B41A44" w:rsidRPr="00B86A8C">
        <w:rPr>
          <w:bCs/>
          <w:lang w:val="ru-RU"/>
        </w:rPr>
        <w:t>.</w:t>
      </w:r>
    </w:p>
    <w:p w14:paraId="1EAF047E" w14:textId="6F68BDB5" w:rsidR="00EC7A40" w:rsidRPr="00B86A8C" w:rsidRDefault="00EC7A40" w:rsidP="008E4099">
      <w:pPr>
        <w:spacing w:before="120" w:after="120"/>
        <w:ind w:left="1418" w:hanging="284"/>
        <w:rPr>
          <w:bCs/>
          <w:lang w:val="ru-RU"/>
        </w:rPr>
      </w:pPr>
      <w:r w:rsidRPr="00B86A8C">
        <w:rPr>
          <w:b/>
          <w:lang w:val="ru-RU"/>
        </w:rPr>
        <w:t xml:space="preserve">8.1-14.5 </w:t>
      </w:r>
      <w:r w:rsidRPr="00B86A8C">
        <w:rPr>
          <w:bCs/>
          <w:lang w:val="ru-RU"/>
        </w:rPr>
        <w:t xml:space="preserve">- </w:t>
      </w:r>
      <w:r w:rsidR="00B103D4" w:rsidRPr="00B86A8C">
        <w:rPr>
          <w:bCs/>
          <w:lang w:val="ru-RU"/>
        </w:rPr>
        <w:t>Размер, группа материала и толщина стенки трубы должны быть вписаны (указаны) поставщиком.</w:t>
      </w:r>
    </w:p>
    <w:p w14:paraId="3B4C2054" w14:textId="039E8015" w:rsidR="00EC7A40" w:rsidRPr="00C4298B" w:rsidRDefault="00EC7A40" w:rsidP="008E4099">
      <w:pPr>
        <w:spacing w:before="120" w:after="120"/>
        <w:ind w:left="1134" w:hanging="425"/>
        <w:rPr>
          <w:bCs/>
          <w:lang w:val="ru-RU"/>
        </w:rPr>
      </w:pPr>
      <w:r w:rsidRPr="00B86A8C">
        <w:rPr>
          <w:b/>
          <w:lang w:val="ru-RU"/>
        </w:rPr>
        <w:t xml:space="preserve">8.1-15 </w:t>
      </w:r>
      <w:r w:rsidRPr="00B86A8C">
        <w:rPr>
          <w:bCs/>
          <w:lang w:val="ru-RU"/>
        </w:rPr>
        <w:t xml:space="preserve">- </w:t>
      </w:r>
      <w:r w:rsidR="00A42F38" w:rsidRPr="00B86A8C">
        <w:rPr>
          <w:bCs/>
          <w:lang w:val="ru-RU"/>
        </w:rPr>
        <w:t>Следует избегать сварных швов из разнородных металлов, и принимать их только после приемки инженером по материалам заказчика.</w:t>
      </w:r>
    </w:p>
    <w:p w14:paraId="72810616" w14:textId="1998502B" w:rsidR="00EC7A40" w:rsidRPr="008603EC" w:rsidRDefault="007A6EE1" w:rsidP="008E4099">
      <w:pPr>
        <w:pStyle w:val="Heading2"/>
        <w:numPr>
          <w:ilvl w:val="1"/>
          <w:numId w:val="68"/>
        </w:numPr>
        <w:spacing w:before="240" w:after="240"/>
        <w:ind w:left="851" w:hanging="709"/>
        <w:rPr>
          <w:sz w:val="22"/>
          <w:szCs w:val="22"/>
        </w:rPr>
      </w:pPr>
      <w:r w:rsidRPr="00695561">
        <w:rPr>
          <w:spacing w:val="-2"/>
          <w:sz w:val="22"/>
          <w:szCs w:val="22"/>
          <w:lang w:val="ru-RU"/>
        </w:rPr>
        <w:t xml:space="preserve">  </w:t>
      </w:r>
      <w:bookmarkStart w:id="847" w:name="_Toc205628126"/>
      <w:r w:rsidR="001A7E47" w:rsidRPr="008603EC">
        <w:rPr>
          <w:spacing w:val="-2"/>
          <w:sz w:val="22"/>
          <w:szCs w:val="22"/>
          <w:lang w:val="ru-RU"/>
        </w:rPr>
        <w:t>Стыковые сварные швы</w:t>
      </w:r>
      <w:bookmarkEnd w:id="847"/>
    </w:p>
    <w:p w14:paraId="7D73E860" w14:textId="5A01D597" w:rsidR="00EC7A40" w:rsidRPr="00323C74" w:rsidRDefault="00EC7A40" w:rsidP="008E4099">
      <w:pPr>
        <w:pStyle w:val="BodyText"/>
        <w:spacing w:before="120"/>
        <w:ind w:left="1134" w:hanging="425"/>
        <w:rPr>
          <w:color w:val="333333"/>
          <w:sz w:val="22"/>
          <w:szCs w:val="22"/>
          <w:lang w:val="ru-RU"/>
        </w:rPr>
      </w:pPr>
      <w:r w:rsidRPr="00323C74">
        <w:rPr>
          <w:b/>
          <w:sz w:val="22"/>
          <w:szCs w:val="22"/>
          <w:lang w:val="ru-RU"/>
        </w:rPr>
        <w:t xml:space="preserve">8.2-1 - </w:t>
      </w:r>
      <w:r w:rsidR="00F60BE9" w:rsidRPr="00323C74">
        <w:rPr>
          <w:color w:val="333333"/>
          <w:sz w:val="22"/>
          <w:szCs w:val="22"/>
          <w:lang w:val="ru-RU"/>
        </w:rPr>
        <w:t>Продольные сварные швы должны располагаться не менее чем на 30 градусов выше нижней части трубы и как можно выше над осевой линией, при этом соблюдаются требования к расстоянию до кромки сварного шва для ответвленных соединений.</w:t>
      </w:r>
    </w:p>
    <w:p w14:paraId="2C5A6E55" w14:textId="55BB280C" w:rsidR="00EC7A40" w:rsidRPr="00136522" w:rsidRDefault="00EC7A40" w:rsidP="008E4099">
      <w:pPr>
        <w:pStyle w:val="BodyText"/>
        <w:spacing w:before="120" w:after="120"/>
        <w:ind w:left="1134" w:hanging="425"/>
        <w:rPr>
          <w:color w:val="333333"/>
          <w:sz w:val="22"/>
          <w:szCs w:val="22"/>
          <w:lang w:val="ru-RU"/>
        </w:rPr>
      </w:pPr>
      <w:r w:rsidRPr="00323C74">
        <w:rPr>
          <w:b/>
          <w:sz w:val="22"/>
          <w:szCs w:val="22"/>
          <w:lang w:val="ru-RU"/>
        </w:rPr>
        <w:t xml:space="preserve">8.2-2 - </w:t>
      </w:r>
      <w:r w:rsidR="00F60BE9" w:rsidRPr="00323C74">
        <w:rPr>
          <w:color w:val="333333"/>
          <w:sz w:val="22"/>
          <w:szCs w:val="22"/>
          <w:lang w:val="ru-RU"/>
        </w:rPr>
        <w:t>Если сварные трубы соединяются стыковой сваркой, расстояние между осями продольных сварных швов должно составлять 2 дюйма (50 мм) или трехкратную номинальную толщину соединяемых материалов, в зависимости от того, что больше.</w:t>
      </w:r>
    </w:p>
    <w:p w14:paraId="63849357" w14:textId="77413BE7" w:rsidR="00EC7A40" w:rsidRPr="00323C74" w:rsidRDefault="00EC7A40" w:rsidP="008E4099">
      <w:pPr>
        <w:pStyle w:val="BodyText"/>
        <w:spacing w:before="120" w:after="120"/>
        <w:ind w:left="1134" w:hanging="425"/>
        <w:rPr>
          <w:color w:val="333333"/>
          <w:spacing w:val="-2"/>
          <w:sz w:val="22"/>
          <w:szCs w:val="22"/>
          <w:lang w:val="ru-RU"/>
        </w:rPr>
      </w:pPr>
      <w:r w:rsidRPr="00323C74">
        <w:rPr>
          <w:b/>
          <w:sz w:val="22"/>
          <w:szCs w:val="22"/>
          <w:lang w:val="ru-RU"/>
        </w:rPr>
        <w:t xml:space="preserve">8.2-3 - </w:t>
      </w:r>
      <w:r w:rsidR="00F935A1" w:rsidRPr="00323C74">
        <w:rPr>
          <w:color w:val="333333"/>
          <w:spacing w:val="-2"/>
          <w:sz w:val="22"/>
          <w:szCs w:val="22"/>
          <w:lang w:val="ru-RU"/>
        </w:rPr>
        <w:t xml:space="preserve">Стыковые сварные соединения трубопроводов заводского изготовления должны быть подготовлены в соответствии с соответствующим рисунком в </w:t>
      </w:r>
      <w:r w:rsidR="00F9396E" w:rsidRPr="00323C74">
        <w:rPr>
          <w:color w:val="333333"/>
          <w:spacing w:val="-2"/>
          <w:sz w:val="22"/>
          <w:szCs w:val="22"/>
          <w:lang w:val="ru-RU"/>
        </w:rPr>
        <w:t>015-0000-</w:t>
      </w:r>
      <w:r w:rsidR="00F9396E" w:rsidRPr="00323C74">
        <w:rPr>
          <w:color w:val="333333"/>
          <w:spacing w:val="-2"/>
          <w:sz w:val="22"/>
          <w:szCs w:val="22"/>
        </w:rPr>
        <w:t>WWW</w:t>
      </w:r>
      <w:r w:rsidR="00F9396E" w:rsidRPr="00323C74">
        <w:rPr>
          <w:color w:val="333333"/>
          <w:spacing w:val="-2"/>
          <w:sz w:val="22"/>
          <w:szCs w:val="22"/>
          <w:lang w:val="ru-RU"/>
        </w:rPr>
        <w:t>-</w:t>
      </w:r>
      <w:r w:rsidR="00F9396E" w:rsidRPr="00323C74">
        <w:rPr>
          <w:color w:val="333333"/>
          <w:spacing w:val="-2"/>
          <w:sz w:val="22"/>
          <w:szCs w:val="22"/>
        </w:rPr>
        <w:t>STD</w:t>
      </w:r>
      <w:r w:rsidR="00F9396E" w:rsidRPr="00323C74">
        <w:rPr>
          <w:color w:val="333333"/>
          <w:spacing w:val="-2"/>
          <w:sz w:val="22"/>
          <w:szCs w:val="22"/>
          <w:lang w:val="ru-RU"/>
        </w:rPr>
        <w:t>-20001-01</w:t>
      </w:r>
      <w:r w:rsidR="00F935A1" w:rsidRPr="00323C74">
        <w:rPr>
          <w:color w:val="333333"/>
          <w:spacing w:val="-2"/>
          <w:sz w:val="22"/>
          <w:szCs w:val="22"/>
          <w:lang w:val="ru-RU"/>
        </w:rPr>
        <w:t>.</w:t>
      </w:r>
    </w:p>
    <w:p w14:paraId="0E7198FB" w14:textId="0880F0C8" w:rsidR="00EC7A40" w:rsidRPr="00323C74" w:rsidRDefault="00EC7A40" w:rsidP="008E4099">
      <w:pPr>
        <w:pStyle w:val="BodyText"/>
        <w:spacing w:before="109"/>
        <w:ind w:left="1134" w:hanging="425"/>
        <w:rPr>
          <w:color w:val="333333"/>
          <w:spacing w:val="-4"/>
          <w:sz w:val="22"/>
          <w:szCs w:val="22"/>
          <w:lang w:val="ru-RU"/>
        </w:rPr>
      </w:pPr>
      <w:r w:rsidRPr="00323C74">
        <w:rPr>
          <w:b/>
          <w:sz w:val="22"/>
          <w:szCs w:val="22"/>
          <w:lang w:val="ru-RU"/>
        </w:rPr>
        <w:t>8.2-4</w:t>
      </w:r>
      <w:r w:rsidRPr="00323C74">
        <w:rPr>
          <w:b/>
          <w:spacing w:val="9"/>
          <w:sz w:val="22"/>
          <w:szCs w:val="22"/>
          <w:lang w:val="ru-RU"/>
        </w:rPr>
        <w:t xml:space="preserve"> </w:t>
      </w:r>
      <w:r w:rsidRPr="00323C74">
        <w:rPr>
          <w:b/>
          <w:sz w:val="22"/>
          <w:szCs w:val="22"/>
          <w:lang w:val="ru-RU"/>
        </w:rPr>
        <w:t xml:space="preserve">- </w:t>
      </w:r>
      <w:r w:rsidR="00F935A1" w:rsidRPr="00323C74">
        <w:rPr>
          <w:color w:val="333333"/>
          <w:spacing w:val="-4"/>
          <w:sz w:val="22"/>
          <w:szCs w:val="22"/>
          <w:lang w:val="ru-RU"/>
        </w:rPr>
        <w:t>Стыковые сварные швы должны располагаться там, где имеется достаточный доступ для проведения сварки в полевых условиях и послесварочной термообработки (</w:t>
      </w:r>
      <w:r w:rsidR="00F935A1" w:rsidRPr="00323C74">
        <w:rPr>
          <w:color w:val="333333"/>
          <w:spacing w:val="-4"/>
          <w:sz w:val="22"/>
          <w:szCs w:val="22"/>
        </w:rPr>
        <w:t>PWHT</w:t>
      </w:r>
      <w:r w:rsidR="00F935A1" w:rsidRPr="00323C74">
        <w:rPr>
          <w:color w:val="333333"/>
          <w:spacing w:val="-4"/>
          <w:sz w:val="22"/>
          <w:szCs w:val="22"/>
          <w:lang w:val="ru-RU"/>
        </w:rPr>
        <w:t>) в соответствии с минимальными требованиями к доступу для оборудования процесса термообработки (</w:t>
      </w:r>
      <w:r w:rsidR="00F935A1" w:rsidRPr="00323C74">
        <w:rPr>
          <w:color w:val="333333"/>
          <w:spacing w:val="-4"/>
          <w:sz w:val="22"/>
          <w:szCs w:val="22"/>
        </w:rPr>
        <w:t>PWHT</w:t>
      </w:r>
      <w:r w:rsidR="00F935A1" w:rsidRPr="00323C74">
        <w:rPr>
          <w:color w:val="333333"/>
          <w:spacing w:val="-4"/>
          <w:sz w:val="22"/>
          <w:szCs w:val="22"/>
          <w:lang w:val="ru-RU"/>
        </w:rPr>
        <w:t xml:space="preserve">), указанными в </w:t>
      </w:r>
      <w:r w:rsidR="00F935A1" w:rsidRPr="00323C74">
        <w:rPr>
          <w:color w:val="333333"/>
          <w:spacing w:val="-4"/>
          <w:sz w:val="22"/>
          <w:szCs w:val="22"/>
        </w:rPr>
        <w:t>ASME</w:t>
      </w:r>
      <w:r w:rsidR="00F935A1" w:rsidRPr="00323C74">
        <w:rPr>
          <w:color w:val="333333"/>
          <w:spacing w:val="-4"/>
          <w:sz w:val="22"/>
          <w:szCs w:val="22"/>
          <w:lang w:val="ru-RU"/>
        </w:rPr>
        <w:t xml:space="preserve"> </w:t>
      </w:r>
      <w:r w:rsidR="00F935A1" w:rsidRPr="00323C74">
        <w:rPr>
          <w:color w:val="333333"/>
          <w:spacing w:val="-4"/>
          <w:sz w:val="22"/>
          <w:szCs w:val="22"/>
        </w:rPr>
        <w:t>B</w:t>
      </w:r>
      <w:r w:rsidR="00F935A1" w:rsidRPr="00323C74">
        <w:rPr>
          <w:color w:val="333333"/>
          <w:spacing w:val="-4"/>
          <w:sz w:val="22"/>
          <w:szCs w:val="22"/>
          <w:lang w:val="ru-RU"/>
        </w:rPr>
        <w:t>31</w:t>
      </w:r>
      <w:r w:rsidR="00F935A1" w:rsidRPr="00323C74">
        <w:rPr>
          <w:color w:val="333333"/>
          <w:spacing w:val="-4"/>
          <w:sz w:val="22"/>
          <w:szCs w:val="22"/>
        </w:rPr>
        <w:t>P</w:t>
      </w:r>
      <w:r w:rsidR="00F935A1" w:rsidRPr="00323C74">
        <w:rPr>
          <w:color w:val="333333"/>
          <w:spacing w:val="-4"/>
          <w:sz w:val="22"/>
          <w:szCs w:val="22"/>
          <w:lang w:val="ru-RU"/>
        </w:rPr>
        <w:t xml:space="preserve">, Приложение </w:t>
      </w:r>
      <w:r w:rsidR="00F935A1" w:rsidRPr="00323C74">
        <w:rPr>
          <w:color w:val="333333"/>
          <w:spacing w:val="-4"/>
          <w:sz w:val="22"/>
          <w:szCs w:val="22"/>
        </w:rPr>
        <w:t>B</w:t>
      </w:r>
      <w:r w:rsidR="00F935A1" w:rsidRPr="00323C74">
        <w:rPr>
          <w:color w:val="333333"/>
          <w:spacing w:val="-4"/>
          <w:sz w:val="22"/>
          <w:szCs w:val="22"/>
          <w:lang w:val="ru-RU"/>
        </w:rPr>
        <w:t xml:space="preserve"> или </w:t>
      </w:r>
      <w:r w:rsidR="00F935A1" w:rsidRPr="00323C74">
        <w:rPr>
          <w:color w:val="333333"/>
          <w:spacing w:val="-4"/>
          <w:sz w:val="22"/>
          <w:szCs w:val="22"/>
        </w:rPr>
        <w:t>PCR</w:t>
      </w:r>
      <w:r w:rsidR="00F935A1" w:rsidRPr="00323C74">
        <w:rPr>
          <w:color w:val="333333"/>
          <w:spacing w:val="-4"/>
          <w:sz w:val="22"/>
          <w:szCs w:val="22"/>
          <w:lang w:val="ru-RU"/>
        </w:rPr>
        <w:t>-</w:t>
      </w:r>
      <w:r w:rsidR="00F935A1" w:rsidRPr="00323C74">
        <w:rPr>
          <w:color w:val="333333"/>
          <w:spacing w:val="-4"/>
          <w:sz w:val="22"/>
          <w:szCs w:val="22"/>
        </w:rPr>
        <w:t>PU</w:t>
      </w:r>
      <w:r w:rsidR="00F935A1" w:rsidRPr="00323C74">
        <w:rPr>
          <w:color w:val="333333"/>
          <w:spacing w:val="-4"/>
          <w:sz w:val="22"/>
          <w:szCs w:val="22"/>
          <w:lang w:val="ru-RU"/>
        </w:rPr>
        <w:t xml:space="preserve"> 6239-</w:t>
      </w:r>
      <w:r w:rsidR="00F935A1" w:rsidRPr="00323C74">
        <w:rPr>
          <w:color w:val="333333"/>
          <w:spacing w:val="-4"/>
          <w:sz w:val="22"/>
          <w:szCs w:val="22"/>
        </w:rPr>
        <w:t>TCO</w:t>
      </w:r>
      <w:r w:rsidR="00F935A1" w:rsidRPr="00323C74">
        <w:rPr>
          <w:color w:val="333333"/>
          <w:spacing w:val="-4"/>
          <w:sz w:val="22"/>
          <w:szCs w:val="22"/>
          <w:lang w:val="ru-RU"/>
        </w:rPr>
        <w:t xml:space="preserve"> (раздел 5). </w:t>
      </w:r>
    </w:p>
    <w:p w14:paraId="37068510" w14:textId="052C861E" w:rsidR="00EC7A40" w:rsidRPr="00136522" w:rsidRDefault="007A6EE1" w:rsidP="008E4099">
      <w:pPr>
        <w:pStyle w:val="Heading2"/>
        <w:numPr>
          <w:ilvl w:val="1"/>
          <w:numId w:val="68"/>
        </w:numPr>
        <w:spacing w:before="240" w:after="240"/>
        <w:ind w:left="851" w:hanging="709"/>
        <w:rPr>
          <w:sz w:val="22"/>
          <w:szCs w:val="22"/>
          <w:lang w:val="ru-RU"/>
        </w:rPr>
      </w:pPr>
      <w:r w:rsidRPr="00695561">
        <w:rPr>
          <w:spacing w:val="-2"/>
          <w:sz w:val="22"/>
          <w:szCs w:val="22"/>
          <w:lang w:val="ru-RU"/>
        </w:rPr>
        <w:t xml:space="preserve">  </w:t>
      </w:r>
      <w:bookmarkStart w:id="848" w:name="_Toc205628127"/>
      <w:r w:rsidR="00BC03A3" w:rsidRPr="00136522">
        <w:rPr>
          <w:spacing w:val="-2"/>
          <w:sz w:val="22"/>
          <w:szCs w:val="22"/>
          <w:lang w:val="ru-RU"/>
        </w:rPr>
        <w:t>Угловые сварные швы</w:t>
      </w:r>
      <w:bookmarkEnd w:id="848"/>
    </w:p>
    <w:p w14:paraId="102B9347" w14:textId="0E70B663" w:rsidR="00EC7A40" w:rsidRPr="00323C74" w:rsidRDefault="00EC7A40" w:rsidP="008E4099">
      <w:pPr>
        <w:pStyle w:val="BodyText"/>
        <w:spacing w:before="120" w:after="120"/>
        <w:ind w:left="1134" w:hanging="425"/>
        <w:rPr>
          <w:color w:val="333333"/>
          <w:spacing w:val="-2"/>
          <w:sz w:val="22"/>
          <w:szCs w:val="22"/>
          <w:lang w:val="ru-RU"/>
        </w:rPr>
      </w:pPr>
      <w:r w:rsidRPr="00323C74">
        <w:rPr>
          <w:b/>
          <w:sz w:val="22"/>
          <w:szCs w:val="22"/>
          <w:lang w:val="ru-RU"/>
        </w:rPr>
        <w:t>8.3-1</w:t>
      </w:r>
      <w:r w:rsidRPr="00323C74">
        <w:rPr>
          <w:b/>
          <w:spacing w:val="12"/>
          <w:sz w:val="22"/>
          <w:szCs w:val="22"/>
          <w:lang w:val="ru-RU"/>
        </w:rPr>
        <w:t xml:space="preserve"> </w:t>
      </w:r>
      <w:r w:rsidRPr="00323C74">
        <w:rPr>
          <w:b/>
          <w:sz w:val="22"/>
          <w:szCs w:val="22"/>
          <w:lang w:val="ru-RU"/>
        </w:rPr>
        <w:t>-</w:t>
      </w:r>
      <w:r w:rsidRPr="00323C74">
        <w:rPr>
          <w:b/>
          <w:spacing w:val="3"/>
          <w:sz w:val="22"/>
          <w:szCs w:val="22"/>
          <w:lang w:val="ru-RU"/>
        </w:rPr>
        <w:t xml:space="preserve"> </w:t>
      </w:r>
      <w:r w:rsidR="008441B3" w:rsidRPr="008441B3">
        <w:rPr>
          <w:color w:val="333333"/>
          <w:spacing w:val="-2"/>
          <w:sz w:val="22"/>
          <w:szCs w:val="22"/>
          <w:lang w:val="ru-RU"/>
        </w:rPr>
        <w:t>Все угловые сварные швы должны иметь минимум два прохода.</w:t>
      </w:r>
      <w:r w:rsidR="002A1056" w:rsidRPr="002A1056">
        <w:rPr>
          <w:color w:val="333333"/>
          <w:spacing w:val="-2"/>
          <w:sz w:val="22"/>
          <w:szCs w:val="22"/>
          <w:lang w:val="ru-RU"/>
        </w:rPr>
        <w:t xml:space="preserve"> </w:t>
      </w:r>
      <w:r w:rsidR="003F37D5" w:rsidRPr="00323C74">
        <w:rPr>
          <w:color w:val="333333"/>
          <w:spacing w:val="-2"/>
          <w:sz w:val="22"/>
          <w:szCs w:val="22"/>
          <w:lang w:val="ru-RU"/>
        </w:rPr>
        <w:t xml:space="preserve">Подробную информацию см. в документе </w:t>
      </w:r>
      <w:r w:rsidR="00AA772E" w:rsidRPr="00323C74">
        <w:rPr>
          <w:color w:val="333333"/>
          <w:spacing w:val="-2"/>
          <w:sz w:val="22"/>
          <w:szCs w:val="22"/>
          <w:lang w:val="ru-RU"/>
        </w:rPr>
        <w:t>015–0000</w:t>
      </w:r>
      <w:r w:rsidR="00F9396E" w:rsidRPr="00323C74">
        <w:rPr>
          <w:color w:val="333333"/>
          <w:spacing w:val="-2"/>
          <w:sz w:val="22"/>
          <w:szCs w:val="22"/>
          <w:lang w:val="ru-RU"/>
        </w:rPr>
        <w:t>-</w:t>
      </w:r>
      <w:r w:rsidR="00F9396E" w:rsidRPr="00323C74">
        <w:rPr>
          <w:color w:val="333333"/>
          <w:spacing w:val="-2"/>
          <w:sz w:val="22"/>
          <w:szCs w:val="22"/>
        </w:rPr>
        <w:t>WWW</w:t>
      </w:r>
      <w:r w:rsidR="00F9396E" w:rsidRPr="00323C74">
        <w:rPr>
          <w:color w:val="333333"/>
          <w:spacing w:val="-2"/>
          <w:sz w:val="22"/>
          <w:szCs w:val="22"/>
          <w:lang w:val="ru-RU"/>
        </w:rPr>
        <w:t>-</w:t>
      </w:r>
      <w:r w:rsidR="00F9396E" w:rsidRPr="00323C74">
        <w:rPr>
          <w:color w:val="333333"/>
          <w:spacing w:val="-2"/>
          <w:sz w:val="22"/>
          <w:szCs w:val="22"/>
        </w:rPr>
        <w:t>STD</w:t>
      </w:r>
      <w:r w:rsidR="00F9396E" w:rsidRPr="00323C74">
        <w:rPr>
          <w:color w:val="333333"/>
          <w:spacing w:val="-2"/>
          <w:sz w:val="22"/>
          <w:szCs w:val="22"/>
          <w:lang w:val="ru-RU"/>
        </w:rPr>
        <w:t>-</w:t>
      </w:r>
      <w:r w:rsidR="003920C7" w:rsidRPr="00323C74">
        <w:rPr>
          <w:color w:val="333333"/>
          <w:spacing w:val="-2"/>
          <w:sz w:val="22"/>
          <w:szCs w:val="22"/>
          <w:lang w:val="ru-RU"/>
        </w:rPr>
        <w:t>20001–01</w:t>
      </w:r>
      <w:r w:rsidR="003F37D5" w:rsidRPr="00323C74">
        <w:rPr>
          <w:color w:val="333333"/>
          <w:spacing w:val="-2"/>
          <w:sz w:val="22"/>
          <w:szCs w:val="22"/>
          <w:lang w:val="ru-RU"/>
        </w:rPr>
        <w:t>.</w:t>
      </w:r>
    </w:p>
    <w:p w14:paraId="750DE52A" w14:textId="6DB3D81F" w:rsidR="00EC7A40" w:rsidRPr="00323C74" w:rsidRDefault="00EC7A40" w:rsidP="008E4099">
      <w:pPr>
        <w:pStyle w:val="BodyText"/>
        <w:spacing w:before="120" w:after="120"/>
        <w:ind w:left="1134" w:hanging="425"/>
        <w:rPr>
          <w:color w:val="333333"/>
          <w:sz w:val="22"/>
          <w:szCs w:val="22"/>
          <w:lang w:val="ru-RU"/>
        </w:rPr>
      </w:pPr>
      <w:r w:rsidRPr="00323C74">
        <w:rPr>
          <w:b/>
          <w:sz w:val="22"/>
          <w:szCs w:val="22"/>
          <w:lang w:val="ru-RU"/>
        </w:rPr>
        <w:t xml:space="preserve">8.3-2 - </w:t>
      </w:r>
      <w:r w:rsidR="00F35DD9" w:rsidRPr="00323C74">
        <w:rPr>
          <w:color w:val="333333"/>
          <w:sz w:val="22"/>
          <w:szCs w:val="22"/>
          <w:lang w:val="ru-RU"/>
        </w:rPr>
        <w:t xml:space="preserve">Если перед гидроиспытанием требуется покраска сварных швов, оба прохода сварных швов должны быть видны для проверки. Подробную информацию см. в документе </w:t>
      </w:r>
      <w:r w:rsidR="00AA772E" w:rsidRPr="00323C74">
        <w:rPr>
          <w:color w:val="333333"/>
          <w:sz w:val="22"/>
          <w:szCs w:val="22"/>
          <w:lang w:val="ru-RU"/>
        </w:rPr>
        <w:t>015–0000</w:t>
      </w:r>
      <w:r w:rsidR="00F9396E" w:rsidRPr="00323C74">
        <w:rPr>
          <w:color w:val="333333"/>
          <w:sz w:val="22"/>
          <w:szCs w:val="22"/>
          <w:lang w:val="ru-RU"/>
        </w:rPr>
        <w:t>-</w:t>
      </w:r>
      <w:r w:rsidR="00F9396E" w:rsidRPr="00323C74">
        <w:rPr>
          <w:color w:val="333333"/>
          <w:sz w:val="22"/>
          <w:szCs w:val="22"/>
        </w:rPr>
        <w:t>WWW</w:t>
      </w:r>
      <w:r w:rsidR="00F9396E" w:rsidRPr="00323C74">
        <w:rPr>
          <w:color w:val="333333"/>
          <w:sz w:val="22"/>
          <w:szCs w:val="22"/>
          <w:lang w:val="ru-RU"/>
        </w:rPr>
        <w:t>-</w:t>
      </w:r>
      <w:r w:rsidR="00F9396E" w:rsidRPr="00323C74">
        <w:rPr>
          <w:color w:val="333333"/>
          <w:sz w:val="22"/>
          <w:szCs w:val="22"/>
        </w:rPr>
        <w:t>STD</w:t>
      </w:r>
      <w:r w:rsidR="00F9396E" w:rsidRPr="00323C74">
        <w:rPr>
          <w:color w:val="333333"/>
          <w:sz w:val="22"/>
          <w:szCs w:val="22"/>
          <w:lang w:val="ru-RU"/>
        </w:rPr>
        <w:t>-</w:t>
      </w:r>
      <w:r w:rsidR="003920C7" w:rsidRPr="00323C74">
        <w:rPr>
          <w:color w:val="333333"/>
          <w:sz w:val="22"/>
          <w:szCs w:val="22"/>
          <w:lang w:val="ru-RU"/>
        </w:rPr>
        <w:t>20001–01</w:t>
      </w:r>
      <w:r w:rsidR="00F35DD9" w:rsidRPr="00323C74">
        <w:rPr>
          <w:color w:val="333333"/>
          <w:sz w:val="22"/>
          <w:szCs w:val="22"/>
          <w:lang w:val="ru-RU"/>
        </w:rPr>
        <w:t>.</w:t>
      </w:r>
    </w:p>
    <w:p w14:paraId="311D7DF6" w14:textId="68811654" w:rsidR="00EC7A40" w:rsidRPr="008603EC" w:rsidRDefault="007A6EE1" w:rsidP="008E4099">
      <w:pPr>
        <w:pStyle w:val="Heading2"/>
        <w:numPr>
          <w:ilvl w:val="1"/>
          <w:numId w:val="68"/>
        </w:numPr>
        <w:spacing w:before="240" w:after="240"/>
        <w:ind w:left="851" w:hanging="709"/>
        <w:rPr>
          <w:sz w:val="22"/>
          <w:szCs w:val="22"/>
        </w:rPr>
      </w:pPr>
      <w:r>
        <w:rPr>
          <w:spacing w:val="-2"/>
          <w:sz w:val="22"/>
          <w:szCs w:val="22"/>
        </w:rPr>
        <w:t xml:space="preserve">  </w:t>
      </w:r>
      <w:bookmarkStart w:id="849" w:name="_Toc205628128"/>
      <w:r w:rsidR="008F4FD5" w:rsidRPr="008603EC">
        <w:rPr>
          <w:spacing w:val="-2"/>
          <w:sz w:val="22"/>
          <w:szCs w:val="22"/>
        </w:rPr>
        <w:t>Накидные фланцы</w:t>
      </w:r>
      <w:bookmarkEnd w:id="849"/>
    </w:p>
    <w:p w14:paraId="726B8934" w14:textId="7E7D7713" w:rsidR="00EC7A40" w:rsidRPr="003920C7" w:rsidRDefault="00EC7A40" w:rsidP="008E4099">
      <w:pPr>
        <w:pStyle w:val="BodyText"/>
        <w:spacing w:before="120" w:after="120"/>
        <w:ind w:left="1134" w:hanging="425"/>
        <w:rPr>
          <w:color w:val="333333"/>
          <w:sz w:val="22"/>
          <w:szCs w:val="22"/>
          <w:lang w:val="ru-RU"/>
        </w:rPr>
      </w:pPr>
      <w:r w:rsidRPr="008E4099">
        <w:rPr>
          <w:b/>
          <w:sz w:val="22"/>
          <w:szCs w:val="22"/>
          <w:lang w:val="ru-RU"/>
        </w:rPr>
        <w:t xml:space="preserve">8.4-1 </w:t>
      </w:r>
      <w:r w:rsidRPr="003920C7">
        <w:rPr>
          <w:b/>
          <w:sz w:val="22"/>
          <w:szCs w:val="22"/>
          <w:lang w:val="ru-RU"/>
        </w:rPr>
        <w:t xml:space="preserve">- </w:t>
      </w:r>
      <w:r w:rsidR="005A75C6" w:rsidRPr="003920C7">
        <w:rPr>
          <w:color w:val="333333"/>
          <w:sz w:val="22"/>
          <w:szCs w:val="22"/>
          <w:lang w:val="ru-RU"/>
        </w:rPr>
        <w:t xml:space="preserve">Накидные фланцы должны быть приварены </w:t>
      </w:r>
      <w:r w:rsidR="00BA56B5" w:rsidRPr="003920C7">
        <w:rPr>
          <w:color w:val="333333"/>
          <w:sz w:val="22"/>
          <w:szCs w:val="22"/>
          <w:lang w:val="ru-RU"/>
        </w:rPr>
        <w:t>с двух сторон (внутри и снаружи)</w:t>
      </w:r>
      <w:r w:rsidR="005A75C6" w:rsidRPr="003920C7">
        <w:rPr>
          <w:color w:val="333333"/>
          <w:sz w:val="22"/>
          <w:szCs w:val="22"/>
          <w:lang w:val="ru-RU"/>
        </w:rPr>
        <w:t xml:space="preserve"> в ​​соответствии с </w:t>
      </w:r>
      <w:r w:rsidR="005A75C6" w:rsidRPr="003920C7">
        <w:rPr>
          <w:color w:val="333333"/>
          <w:sz w:val="22"/>
          <w:szCs w:val="22"/>
        </w:rPr>
        <w:t>ASME</w:t>
      </w:r>
      <w:r w:rsidR="005A75C6" w:rsidRPr="003920C7">
        <w:rPr>
          <w:color w:val="333333"/>
          <w:sz w:val="22"/>
          <w:szCs w:val="22"/>
          <w:lang w:val="ru-RU"/>
        </w:rPr>
        <w:t xml:space="preserve"> </w:t>
      </w:r>
      <w:r w:rsidR="005A75C6" w:rsidRPr="003920C7">
        <w:rPr>
          <w:color w:val="333333"/>
          <w:sz w:val="22"/>
          <w:szCs w:val="22"/>
        </w:rPr>
        <w:t>B</w:t>
      </w:r>
      <w:r w:rsidR="005A75C6" w:rsidRPr="003920C7">
        <w:rPr>
          <w:color w:val="333333"/>
          <w:sz w:val="22"/>
          <w:szCs w:val="22"/>
          <w:lang w:val="ru-RU"/>
        </w:rPr>
        <w:t>31.3, рисунок 328.5.2</w:t>
      </w:r>
      <w:r w:rsidR="005A75C6" w:rsidRPr="003920C7">
        <w:rPr>
          <w:color w:val="333333"/>
          <w:sz w:val="22"/>
          <w:szCs w:val="22"/>
        </w:rPr>
        <w:t>B</w:t>
      </w:r>
      <w:r w:rsidR="005A75C6" w:rsidRPr="003920C7">
        <w:rPr>
          <w:color w:val="333333"/>
          <w:sz w:val="22"/>
          <w:szCs w:val="22"/>
          <w:lang w:val="ru-RU"/>
        </w:rPr>
        <w:t>(</w:t>
      </w:r>
      <w:r w:rsidR="005A75C6" w:rsidRPr="003920C7">
        <w:rPr>
          <w:color w:val="333333"/>
          <w:sz w:val="22"/>
          <w:szCs w:val="22"/>
        </w:rPr>
        <w:t>a</w:t>
      </w:r>
      <w:r w:rsidR="005A75C6" w:rsidRPr="003920C7">
        <w:rPr>
          <w:color w:val="333333"/>
          <w:sz w:val="22"/>
          <w:szCs w:val="22"/>
          <w:lang w:val="ru-RU"/>
        </w:rPr>
        <w:t xml:space="preserve">) или </w:t>
      </w:r>
      <w:r w:rsidR="005A75C6" w:rsidRPr="003920C7">
        <w:rPr>
          <w:color w:val="333333"/>
          <w:sz w:val="22"/>
          <w:szCs w:val="22"/>
        </w:rPr>
        <w:t>ASME</w:t>
      </w:r>
      <w:r w:rsidR="005A75C6" w:rsidRPr="003920C7">
        <w:rPr>
          <w:color w:val="333333"/>
          <w:sz w:val="22"/>
          <w:szCs w:val="22"/>
          <w:lang w:val="ru-RU"/>
        </w:rPr>
        <w:t xml:space="preserve"> </w:t>
      </w:r>
      <w:r w:rsidR="005A75C6" w:rsidRPr="003920C7">
        <w:rPr>
          <w:color w:val="333333"/>
          <w:sz w:val="22"/>
          <w:szCs w:val="22"/>
        </w:rPr>
        <w:t>B</w:t>
      </w:r>
      <w:r w:rsidR="005A75C6" w:rsidRPr="003920C7">
        <w:rPr>
          <w:color w:val="333333"/>
          <w:sz w:val="22"/>
          <w:szCs w:val="22"/>
          <w:lang w:val="ru-RU"/>
        </w:rPr>
        <w:t>31.1, рисунок 127.4.4(</w:t>
      </w:r>
      <w:r w:rsidR="005A75C6" w:rsidRPr="003920C7">
        <w:rPr>
          <w:color w:val="333333"/>
          <w:sz w:val="22"/>
          <w:szCs w:val="22"/>
        </w:rPr>
        <w:t>B</w:t>
      </w:r>
      <w:r w:rsidR="005A75C6" w:rsidRPr="003920C7">
        <w:rPr>
          <w:color w:val="333333"/>
          <w:sz w:val="22"/>
          <w:szCs w:val="22"/>
          <w:lang w:val="ru-RU"/>
        </w:rPr>
        <w:t>)(</w:t>
      </w:r>
      <w:r w:rsidR="005A75C6" w:rsidRPr="003920C7">
        <w:rPr>
          <w:color w:val="333333"/>
          <w:sz w:val="22"/>
          <w:szCs w:val="22"/>
        </w:rPr>
        <w:t>a</w:t>
      </w:r>
      <w:r w:rsidR="005A75C6" w:rsidRPr="003920C7">
        <w:rPr>
          <w:color w:val="333333"/>
          <w:sz w:val="22"/>
          <w:szCs w:val="22"/>
          <w:lang w:val="ru-RU"/>
        </w:rPr>
        <w:t>).</w:t>
      </w:r>
    </w:p>
    <w:p w14:paraId="227B87DA" w14:textId="1454E872" w:rsidR="00EC7A40" w:rsidRPr="009764DE" w:rsidRDefault="00EC7A40" w:rsidP="008E4099">
      <w:pPr>
        <w:pStyle w:val="BodyText"/>
        <w:spacing w:before="120" w:after="120"/>
        <w:ind w:left="1134" w:hanging="425"/>
        <w:rPr>
          <w:color w:val="333333"/>
          <w:spacing w:val="-2"/>
          <w:sz w:val="22"/>
          <w:szCs w:val="22"/>
          <w:lang w:val="ru-RU"/>
        </w:rPr>
      </w:pPr>
      <w:r w:rsidRPr="003920C7">
        <w:rPr>
          <w:b/>
          <w:sz w:val="22"/>
          <w:szCs w:val="22"/>
          <w:lang w:val="ru-RU"/>
        </w:rPr>
        <w:t xml:space="preserve">8.4-2 - </w:t>
      </w:r>
      <w:r w:rsidR="00A60C2C" w:rsidRPr="003920C7">
        <w:rPr>
          <w:color w:val="333333"/>
          <w:spacing w:val="-2"/>
          <w:sz w:val="22"/>
          <w:szCs w:val="22"/>
          <w:lang w:val="ru-RU"/>
        </w:rPr>
        <w:t>Граница (край)</w:t>
      </w:r>
      <w:r w:rsidR="003A0209" w:rsidRPr="003920C7">
        <w:rPr>
          <w:color w:val="333333"/>
          <w:spacing w:val="-2"/>
          <w:sz w:val="22"/>
          <w:szCs w:val="22"/>
          <w:lang w:val="ru-RU"/>
        </w:rPr>
        <w:t xml:space="preserve"> внутреннего углового сварного шва долж</w:t>
      </w:r>
      <w:r w:rsidR="00057F06" w:rsidRPr="003920C7">
        <w:rPr>
          <w:color w:val="333333"/>
          <w:spacing w:val="-2"/>
          <w:sz w:val="22"/>
          <w:szCs w:val="22"/>
          <w:lang w:val="ru-RU"/>
        </w:rPr>
        <w:t>на</w:t>
      </w:r>
      <w:r w:rsidR="003A0209" w:rsidRPr="003920C7">
        <w:rPr>
          <w:color w:val="333333"/>
          <w:spacing w:val="-2"/>
          <w:sz w:val="22"/>
          <w:szCs w:val="22"/>
          <w:lang w:val="ru-RU"/>
        </w:rPr>
        <w:t xml:space="preserve"> находиться на расстоянии от 1/16 до 3/16 дюйма (от 1,5 до 5 мм) от поверхности фланца.</w:t>
      </w:r>
    </w:p>
    <w:p w14:paraId="781788B0" w14:textId="7DCF5581" w:rsidR="00EC7A40" w:rsidRPr="003920C7" w:rsidRDefault="00EC7A40" w:rsidP="008E4099">
      <w:pPr>
        <w:pStyle w:val="BodyText"/>
        <w:spacing w:before="120" w:after="120"/>
        <w:ind w:left="1134" w:hanging="425"/>
        <w:rPr>
          <w:sz w:val="22"/>
          <w:szCs w:val="22"/>
          <w:lang w:val="ru-RU"/>
        </w:rPr>
      </w:pPr>
      <w:r w:rsidRPr="003920C7">
        <w:rPr>
          <w:b/>
          <w:sz w:val="22"/>
          <w:szCs w:val="22"/>
          <w:lang w:val="ru-RU"/>
        </w:rPr>
        <w:t>8.4-3</w:t>
      </w:r>
      <w:r w:rsidRPr="003920C7">
        <w:rPr>
          <w:b/>
          <w:spacing w:val="8"/>
          <w:sz w:val="22"/>
          <w:szCs w:val="22"/>
          <w:lang w:val="ru-RU"/>
        </w:rPr>
        <w:t xml:space="preserve"> </w:t>
      </w:r>
      <w:r w:rsidRPr="003920C7">
        <w:rPr>
          <w:b/>
          <w:sz w:val="22"/>
          <w:szCs w:val="22"/>
          <w:lang w:val="ru-RU"/>
        </w:rPr>
        <w:t xml:space="preserve">- </w:t>
      </w:r>
      <w:r w:rsidR="00A06283" w:rsidRPr="003920C7">
        <w:rPr>
          <w:color w:val="333333"/>
          <w:spacing w:val="-2"/>
          <w:sz w:val="22"/>
          <w:szCs w:val="22"/>
          <w:lang w:val="ru-RU"/>
        </w:rPr>
        <w:t>Поверхность фланца должна быть защищена от сварочных брызг.</w:t>
      </w:r>
    </w:p>
    <w:p w14:paraId="726DBFA7" w14:textId="4ACA4621" w:rsidR="00EC7A40" w:rsidRPr="003920C7" w:rsidRDefault="00EC7A40" w:rsidP="008E4099">
      <w:pPr>
        <w:pStyle w:val="BodyText"/>
        <w:spacing w:before="120" w:after="120"/>
        <w:ind w:left="1134" w:hanging="425"/>
        <w:rPr>
          <w:color w:val="333333"/>
          <w:sz w:val="22"/>
          <w:szCs w:val="22"/>
          <w:lang w:val="ru-RU"/>
        </w:rPr>
      </w:pPr>
      <w:r w:rsidRPr="003920C7">
        <w:rPr>
          <w:b/>
          <w:sz w:val="22"/>
          <w:szCs w:val="22"/>
          <w:lang w:val="ru-RU"/>
        </w:rPr>
        <w:t xml:space="preserve">8.4-4 - </w:t>
      </w:r>
      <w:r w:rsidR="0063742F" w:rsidRPr="003920C7">
        <w:rPr>
          <w:color w:val="333333"/>
          <w:sz w:val="22"/>
          <w:szCs w:val="22"/>
          <w:lang w:val="ru-RU"/>
        </w:rPr>
        <w:t>Использование накидных фланцев должно быть ограничено в пределах, разрешенных классами материалов</w:t>
      </w:r>
      <w:r w:rsidR="009764DE" w:rsidRPr="009764DE">
        <w:rPr>
          <w:color w:val="333333"/>
          <w:sz w:val="22"/>
          <w:szCs w:val="22"/>
          <w:lang w:val="ru-RU"/>
        </w:rPr>
        <w:t xml:space="preserve"> </w:t>
      </w:r>
      <w:r w:rsidR="0063742F" w:rsidRPr="003920C7">
        <w:rPr>
          <w:color w:val="333333"/>
          <w:sz w:val="22"/>
          <w:szCs w:val="22"/>
          <w:lang w:val="ru-RU"/>
        </w:rPr>
        <w:t>трубопроводов, и должно быть ограничено</w:t>
      </w:r>
      <w:r w:rsidR="0067107D" w:rsidRPr="003920C7">
        <w:rPr>
          <w:color w:val="333333"/>
          <w:sz w:val="22"/>
          <w:szCs w:val="22"/>
          <w:lang w:val="ru-RU"/>
        </w:rPr>
        <w:t xml:space="preserve"> </w:t>
      </w:r>
      <w:bookmarkStart w:id="850" w:name="_Hlk170566295"/>
      <w:r w:rsidR="0067107D" w:rsidRPr="003920C7">
        <w:rPr>
          <w:color w:val="333333"/>
          <w:sz w:val="22"/>
          <w:szCs w:val="22"/>
          <w:lang w:val="ru-RU"/>
        </w:rPr>
        <w:t>трубопровод</w:t>
      </w:r>
      <w:bookmarkEnd w:id="850"/>
      <w:r w:rsidR="003442FD" w:rsidRPr="003920C7">
        <w:rPr>
          <w:color w:val="333333"/>
          <w:sz w:val="22"/>
          <w:szCs w:val="22"/>
          <w:lang w:val="ru-RU"/>
        </w:rPr>
        <w:t>ами</w:t>
      </w:r>
      <w:r w:rsidR="0067107D" w:rsidRPr="003920C7">
        <w:rPr>
          <w:color w:val="333333"/>
          <w:sz w:val="22"/>
          <w:szCs w:val="22"/>
          <w:lang w:val="ru-RU"/>
        </w:rPr>
        <w:t xml:space="preserve"> </w:t>
      </w:r>
      <w:r w:rsidR="0063742F" w:rsidRPr="003920C7">
        <w:rPr>
          <w:color w:val="333333"/>
          <w:sz w:val="22"/>
          <w:szCs w:val="22"/>
          <w:lang w:val="ru-RU"/>
        </w:rPr>
        <w:t xml:space="preserve">категории </w:t>
      </w:r>
      <w:r w:rsidR="0063742F" w:rsidRPr="003920C7">
        <w:rPr>
          <w:color w:val="333333"/>
          <w:sz w:val="22"/>
          <w:szCs w:val="22"/>
        </w:rPr>
        <w:t>D</w:t>
      </w:r>
      <w:r w:rsidR="0063742F" w:rsidRPr="003920C7">
        <w:rPr>
          <w:color w:val="333333"/>
          <w:sz w:val="22"/>
          <w:szCs w:val="22"/>
          <w:lang w:val="ru-RU"/>
        </w:rPr>
        <w:t xml:space="preserve">. См. </w:t>
      </w:r>
      <w:r w:rsidR="0063742F" w:rsidRPr="003920C7">
        <w:rPr>
          <w:color w:val="333333"/>
          <w:sz w:val="22"/>
          <w:szCs w:val="22"/>
        </w:rPr>
        <w:t>ASME</w:t>
      </w:r>
      <w:r w:rsidR="0063742F" w:rsidRPr="003920C7">
        <w:rPr>
          <w:color w:val="333333"/>
          <w:sz w:val="22"/>
          <w:szCs w:val="22"/>
          <w:lang w:val="ru-RU"/>
        </w:rPr>
        <w:t xml:space="preserve"> </w:t>
      </w:r>
      <w:r w:rsidR="0063742F" w:rsidRPr="003920C7">
        <w:rPr>
          <w:color w:val="333333"/>
          <w:sz w:val="22"/>
          <w:szCs w:val="22"/>
        </w:rPr>
        <w:lastRenderedPageBreak/>
        <w:t>B</w:t>
      </w:r>
      <w:r w:rsidR="0063742F" w:rsidRPr="003920C7">
        <w:rPr>
          <w:color w:val="333333"/>
          <w:sz w:val="22"/>
          <w:szCs w:val="22"/>
          <w:lang w:val="ru-RU"/>
        </w:rPr>
        <w:t xml:space="preserve">31.3 для </w:t>
      </w:r>
      <w:r w:rsidR="009764DE" w:rsidRPr="003920C7">
        <w:rPr>
          <w:color w:val="333333"/>
          <w:sz w:val="22"/>
          <w:szCs w:val="22"/>
          <w:lang w:val="ru-RU"/>
        </w:rPr>
        <w:t>определения трубопроводов</w:t>
      </w:r>
      <w:r w:rsidR="0063742F" w:rsidRPr="003920C7">
        <w:rPr>
          <w:color w:val="333333"/>
          <w:sz w:val="22"/>
          <w:szCs w:val="22"/>
          <w:lang w:val="ru-RU"/>
        </w:rPr>
        <w:t xml:space="preserve"> категории </w:t>
      </w:r>
      <w:r w:rsidR="0063742F" w:rsidRPr="003920C7">
        <w:rPr>
          <w:color w:val="333333"/>
          <w:sz w:val="22"/>
          <w:szCs w:val="22"/>
        </w:rPr>
        <w:t>D</w:t>
      </w:r>
      <w:r w:rsidR="00B31D3D" w:rsidRPr="003920C7">
        <w:rPr>
          <w:color w:val="333333"/>
          <w:sz w:val="22"/>
          <w:szCs w:val="22"/>
          <w:lang w:val="ru-RU"/>
        </w:rPr>
        <w:t>.</w:t>
      </w:r>
    </w:p>
    <w:p w14:paraId="752460DD" w14:textId="3D9A5048" w:rsidR="003623F1" w:rsidRPr="00725621" w:rsidRDefault="00EC7A40" w:rsidP="00167C5C">
      <w:pPr>
        <w:pStyle w:val="BodyText"/>
        <w:spacing w:before="120" w:after="120"/>
        <w:ind w:left="1134" w:hanging="425"/>
        <w:rPr>
          <w:color w:val="333333"/>
          <w:sz w:val="22"/>
          <w:szCs w:val="22"/>
          <w:lang w:val="ru-RU"/>
        </w:rPr>
      </w:pPr>
      <w:r w:rsidRPr="003920C7">
        <w:rPr>
          <w:b/>
          <w:sz w:val="22"/>
          <w:szCs w:val="22"/>
          <w:lang w:val="ru-RU"/>
        </w:rPr>
        <w:t xml:space="preserve">8.4-5 - </w:t>
      </w:r>
      <w:r w:rsidR="00E344A3" w:rsidRPr="003920C7">
        <w:rPr>
          <w:color w:val="333333"/>
          <w:sz w:val="22"/>
          <w:szCs w:val="22"/>
          <w:lang w:val="ru-RU"/>
        </w:rPr>
        <w:t>Исключения, разрешающие использование накидных фланцев в других целях (например, при</w:t>
      </w:r>
      <w:r w:rsidR="009764DE" w:rsidRPr="009764DE">
        <w:rPr>
          <w:color w:val="333333"/>
          <w:sz w:val="22"/>
          <w:szCs w:val="22"/>
          <w:lang w:val="ru-RU"/>
        </w:rPr>
        <w:t xml:space="preserve"> </w:t>
      </w:r>
      <w:r w:rsidR="00E344A3" w:rsidRPr="003920C7">
        <w:rPr>
          <w:color w:val="333333"/>
          <w:sz w:val="22"/>
          <w:szCs w:val="22"/>
          <w:lang w:val="ru-RU"/>
        </w:rPr>
        <w:t xml:space="preserve">необходимости в местах с ограниченным пространством), требуют рассмотрения и принятия </w:t>
      </w:r>
      <w:r w:rsidR="002B515E" w:rsidRPr="003920C7">
        <w:rPr>
          <w:color w:val="333333"/>
          <w:sz w:val="22"/>
          <w:szCs w:val="22"/>
          <w:lang w:val="ru-RU"/>
        </w:rPr>
        <w:t>заказчиком</w:t>
      </w:r>
      <w:r w:rsidR="00E344A3" w:rsidRPr="003920C7">
        <w:rPr>
          <w:color w:val="333333"/>
          <w:sz w:val="22"/>
          <w:szCs w:val="22"/>
          <w:lang w:val="ru-RU"/>
        </w:rPr>
        <w:t>.</w:t>
      </w:r>
    </w:p>
    <w:p w14:paraId="50F10C52" w14:textId="02CD89F4" w:rsidR="00EC7A40" w:rsidRPr="008603EC" w:rsidRDefault="007A6EE1" w:rsidP="00FE15D1">
      <w:pPr>
        <w:pStyle w:val="Heading2"/>
        <w:numPr>
          <w:ilvl w:val="1"/>
          <w:numId w:val="68"/>
        </w:numPr>
        <w:spacing w:before="240" w:after="240"/>
        <w:ind w:left="851" w:hanging="709"/>
        <w:rPr>
          <w:sz w:val="22"/>
          <w:szCs w:val="22"/>
        </w:rPr>
      </w:pPr>
      <w:r w:rsidRPr="00695561">
        <w:rPr>
          <w:spacing w:val="-2"/>
          <w:sz w:val="22"/>
          <w:szCs w:val="22"/>
          <w:lang w:val="ru-RU"/>
        </w:rPr>
        <w:t xml:space="preserve">  </w:t>
      </w:r>
      <w:bookmarkStart w:id="851" w:name="_Toc205628129"/>
      <w:r w:rsidR="008523C3" w:rsidRPr="008603EC">
        <w:rPr>
          <w:spacing w:val="-2"/>
          <w:sz w:val="22"/>
          <w:szCs w:val="22"/>
        </w:rPr>
        <w:t>Сварка уплотни</w:t>
      </w:r>
      <w:r w:rsidR="00625676" w:rsidRPr="008603EC">
        <w:rPr>
          <w:spacing w:val="-2"/>
          <w:sz w:val="22"/>
          <w:szCs w:val="22"/>
          <w:lang w:val="ru-RU"/>
        </w:rPr>
        <w:t>тельных швов</w:t>
      </w:r>
      <w:bookmarkEnd w:id="851"/>
    </w:p>
    <w:p w14:paraId="27B37CD9" w14:textId="11094EE0" w:rsidR="00EC7A40" w:rsidRPr="002E1E9A" w:rsidRDefault="00EC7A40" w:rsidP="00FE15D1">
      <w:pPr>
        <w:pStyle w:val="BodyText"/>
        <w:spacing w:before="120" w:after="120"/>
        <w:ind w:left="1134" w:hanging="425"/>
        <w:rPr>
          <w:sz w:val="22"/>
          <w:szCs w:val="22"/>
          <w:lang w:val="ru-RU"/>
        </w:rPr>
      </w:pPr>
      <w:r w:rsidRPr="002E1E9A">
        <w:rPr>
          <w:b/>
          <w:sz w:val="22"/>
          <w:szCs w:val="22"/>
          <w:lang w:val="ru-RU"/>
        </w:rPr>
        <w:t xml:space="preserve">8.5-1 - </w:t>
      </w:r>
      <w:r w:rsidR="0095000C" w:rsidRPr="002E1E9A">
        <w:rPr>
          <w:sz w:val="22"/>
          <w:szCs w:val="22"/>
          <w:lang w:val="ru-RU"/>
        </w:rPr>
        <w:t>С</w:t>
      </w:r>
      <w:r w:rsidR="00D83F78" w:rsidRPr="002E1E9A">
        <w:rPr>
          <w:sz w:val="22"/>
          <w:szCs w:val="22"/>
          <w:lang w:val="ru-RU"/>
        </w:rPr>
        <w:t>варка</w:t>
      </w:r>
      <w:r w:rsidR="0095000C" w:rsidRPr="002E1E9A">
        <w:rPr>
          <w:sz w:val="22"/>
          <w:szCs w:val="22"/>
          <w:lang w:val="ru-RU"/>
        </w:rPr>
        <w:t xml:space="preserve"> </w:t>
      </w:r>
      <w:r w:rsidR="00662D5A" w:rsidRPr="002E1E9A">
        <w:rPr>
          <w:sz w:val="22"/>
          <w:szCs w:val="22"/>
          <w:lang w:val="ru-RU"/>
        </w:rPr>
        <w:t>уплотнительных</w:t>
      </w:r>
      <w:r w:rsidR="00625676" w:rsidRPr="002E1E9A">
        <w:rPr>
          <w:sz w:val="22"/>
          <w:szCs w:val="22"/>
          <w:lang w:val="ru-RU"/>
        </w:rPr>
        <w:t xml:space="preserve"> швов</w:t>
      </w:r>
      <w:r w:rsidR="00662D5A" w:rsidRPr="002E1E9A">
        <w:rPr>
          <w:sz w:val="22"/>
          <w:szCs w:val="22"/>
          <w:lang w:val="ru-RU"/>
        </w:rPr>
        <w:t xml:space="preserve"> для</w:t>
      </w:r>
      <w:r w:rsidR="00D83F78" w:rsidRPr="002E1E9A">
        <w:rPr>
          <w:sz w:val="22"/>
          <w:szCs w:val="22"/>
          <w:lang w:val="ru-RU"/>
        </w:rPr>
        <w:t xml:space="preserve"> резьбовых соединений должна соответствовать требованиям </w:t>
      </w:r>
      <w:r w:rsidR="00CA6091" w:rsidRPr="002E1E9A">
        <w:rPr>
          <w:sz w:val="22"/>
          <w:szCs w:val="22"/>
        </w:rPr>
        <w:t>PIM</w:t>
      </w:r>
      <w:r w:rsidR="00CA6091" w:rsidRPr="002E1E9A">
        <w:rPr>
          <w:sz w:val="22"/>
          <w:szCs w:val="22"/>
          <w:lang w:val="ru-RU"/>
        </w:rPr>
        <w:t>-</w:t>
      </w:r>
      <w:r w:rsidR="00CA6091" w:rsidRPr="002E1E9A">
        <w:rPr>
          <w:sz w:val="22"/>
          <w:szCs w:val="22"/>
        </w:rPr>
        <w:t>SU</w:t>
      </w:r>
      <w:r w:rsidR="00CA6091" w:rsidRPr="002E1E9A">
        <w:rPr>
          <w:sz w:val="22"/>
          <w:szCs w:val="22"/>
          <w:lang w:val="ru-RU"/>
        </w:rPr>
        <w:t>-5112</w:t>
      </w:r>
      <w:r w:rsidR="00506E53" w:rsidRPr="002E1E9A">
        <w:rPr>
          <w:sz w:val="22"/>
          <w:szCs w:val="22"/>
          <w:lang w:val="ru-RU"/>
        </w:rPr>
        <w:t>-</w:t>
      </w:r>
      <w:r w:rsidR="00EC57B1" w:rsidRPr="002E1E9A">
        <w:rPr>
          <w:sz w:val="22"/>
          <w:szCs w:val="22"/>
        </w:rPr>
        <w:t>TCO</w:t>
      </w:r>
      <w:r w:rsidR="00CA6091" w:rsidRPr="002E1E9A">
        <w:rPr>
          <w:sz w:val="22"/>
          <w:szCs w:val="22"/>
          <w:lang w:val="ru-RU"/>
        </w:rPr>
        <w:t xml:space="preserve"> </w:t>
      </w:r>
      <w:r w:rsidR="00D83F78" w:rsidRPr="002E1E9A">
        <w:rPr>
          <w:sz w:val="22"/>
          <w:szCs w:val="22"/>
          <w:lang w:val="ru-RU"/>
        </w:rPr>
        <w:t xml:space="preserve">в соответствии с предполагаемым применением. Сварка </w:t>
      </w:r>
      <w:r w:rsidR="00662D5A" w:rsidRPr="002E1E9A">
        <w:rPr>
          <w:sz w:val="22"/>
          <w:szCs w:val="22"/>
          <w:lang w:val="ru-RU"/>
        </w:rPr>
        <w:t>уплотнительных швов</w:t>
      </w:r>
      <w:r w:rsidR="00D83F78" w:rsidRPr="002E1E9A">
        <w:rPr>
          <w:sz w:val="22"/>
          <w:szCs w:val="22"/>
          <w:lang w:val="ru-RU"/>
        </w:rPr>
        <w:t>, выходящая за рамки настоящих требований, не допускается.</w:t>
      </w:r>
    </w:p>
    <w:p w14:paraId="2BC962BB" w14:textId="2CD38AA5" w:rsidR="00EC7A40" w:rsidRPr="002E1E9A" w:rsidRDefault="00EC7A40" w:rsidP="00FE15D1">
      <w:pPr>
        <w:pStyle w:val="BodyText"/>
        <w:spacing w:before="120" w:after="120"/>
        <w:ind w:left="1134" w:hanging="425"/>
        <w:rPr>
          <w:color w:val="333333"/>
          <w:spacing w:val="-2"/>
          <w:sz w:val="22"/>
          <w:szCs w:val="22"/>
          <w:lang w:val="ru-RU"/>
        </w:rPr>
      </w:pPr>
      <w:r w:rsidRPr="002E1E9A">
        <w:rPr>
          <w:b/>
          <w:sz w:val="22"/>
          <w:szCs w:val="22"/>
          <w:lang w:val="ru-RU"/>
        </w:rPr>
        <w:t>8.5-2</w:t>
      </w:r>
      <w:r w:rsidRPr="002E1E9A">
        <w:rPr>
          <w:b/>
          <w:spacing w:val="7"/>
          <w:sz w:val="22"/>
          <w:szCs w:val="22"/>
          <w:lang w:val="ru-RU"/>
        </w:rPr>
        <w:t xml:space="preserve"> </w:t>
      </w:r>
      <w:r w:rsidRPr="002E1E9A">
        <w:rPr>
          <w:b/>
          <w:sz w:val="22"/>
          <w:szCs w:val="22"/>
          <w:lang w:val="ru-RU"/>
        </w:rPr>
        <w:t xml:space="preserve">- </w:t>
      </w:r>
      <w:r w:rsidR="00EF7891" w:rsidRPr="002E1E9A">
        <w:rPr>
          <w:sz w:val="22"/>
          <w:szCs w:val="22"/>
          <w:lang w:val="ru-RU"/>
        </w:rPr>
        <w:t>Как</w:t>
      </w:r>
      <w:r w:rsidR="004C03D0" w:rsidRPr="002E1E9A">
        <w:rPr>
          <w:color w:val="333333"/>
          <w:spacing w:val="-2"/>
          <w:sz w:val="22"/>
          <w:szCs w:val="22"/>
          <w:lang w:val="ru-RU"/>
        </w:rPr>
        <w:t xml:space="preserve"> </w:t>
      </w:r>
      <w:r w:rsidR="00A80D0A" w:rsidRPr="002E1E9A">
        <w:rPr>
          <w:color w:val="333333"/>
          <w:spacing w:val="-2"/>
          <w:sz w:val="22"/>
          <w:szCs w:val="22"/>
          <w:lang w:val="ru-RU"/>
        </w:rPr>
        <w:t>наружная,</w:t>
      </w:r>
      <w:r w:rsidR="005C2C57" w:rsidRPr="002E1E9A">
        <w:rPr>
          <w:color w:val="333333"/>
          <w:spacing w:val="-2"/>
          <w:sz w:val="22"/>
          <w:szCs w:val="22"/>
          <w:lang w:val="ru-RU"/>
        </w:rPr>
        <w:t xml:space="preserve"> так </w:t>
      </w:r>
      <w:r w:rsidR="001E3C21" w:rsidRPr="002E1E9A">
        <w:rPr>
          <w:color w:val="333333"/>
          <w:spacing w:val="-2"/>
          <w:sz w:val="22"/>
          <w:szCs w:val="22"/>
          <w:lang w:val="ru-RU"/>
        </w:rPr>
        <w:t>и внутренняя</w:t>
      </w:r>
      <w:r w:rsidR="004C03D0" w:rsidRPr="002E1E9A">
        <w:rPr>
          <w:color w:val="333333"/>
          <w:spacing w:val="-2"/>
          <w:sz w:val="22"/>
          <w:szCs w:val="22"/>
          <w:lang w:val="ru-RU"/>
        </w:rPr>
        <w:t xml:space="preserve"> резьб</w:t>
      </w:r>
      <w:r w:rsidR="005C2C57" w:rsidRPr="002E1E9A">
        <w:rPr>
          <w:color w:val="333333"/>
          <w:spacing w:val="-2"/>
          <w:sz w:val="22"/>
          <w:szCs w:val="22"/>
          <w:lang w:val="ru-RU"/>
        </w:rPr>
        <w:t>ы</w:t>
      </w:r>
      <w:r w:rsidR="004C03D0" w:rsidRPr="002E1E9A">
        <w:rPr>
          <w:color w:val="333333"/>
          <w:spacing w:val="-2"/>
          <w:sz w:val="22"/>
          <w:szCs w:val="22"/>
          <w:lang w:val="ru-RU"/>
        </w:rPr>
        <w:t xml:space="preserve"> должн</w:t>
      </w:r>
      <w:r w:rsidR="00FD0A19" w:rsidRPr="002E1E9A">
        <w:rPr>
          <w:color w:val="333333"/>
          <w:spacing w:val="-2"/>
          <w:sz w:val="22"/>
          <w:szCs w:val="22"/>
          <w:lang w:val="ru-RU"/>
        </w:rPr>
        <w:t>ы</w:t>
      </w:r>
      <w:r w:rsidR="004C03D0" w:rsidRPr="002E1E9A">
        <w:rPr>
          <w:color w:val="333333"/>
          <w:spacing w:val="-2"/>
          <w:sz w:val="22"/>
          <w:szCs w:val="22"/>
          <w:lang w:val="ru-RU"/>
        </w:rPr>
        <w:t xml:space="preserve"> быть</w:t>
      </w:r>
      <w:r w:rsidR="00FD0A19" w:rsidRPr="002E1E9A">
        <w:rPr>
          <w:color w:val="333333"/>
          <w:spacing w:val="-2"/>
          <w:sz w:val="22"/>
          <w:szCs w:val="22"/>
          <w:lang w:val="ru-RU"/>
        </w:rPr>
        <w:t xml:space="preserve"> очищены от</w:t>
      </w:r>
      <w:r w:rsidR="004C03D0" w:rsidRPr="002E1E9A">
        <w:rPr>
          <w:color w:val="333333"/>
          <w:spacing w:val="-2"/>
          <w:sz w:val="22"/>
          <w:szCs w:val="22"/>
          <w:lang w:val="ru-RU"/>
        </w:rPr>
        <w:t xml:space="preserve"> масла и </w:t>
      </w:r>
      <w:r w:rsidR="00644AD9" w:rsidRPr="002E1E9A">
        <w:rPr>
          <w:color w:val="333333"/>
          <w:spacing w:val="-2"/>
          <w:sz w:val="22"/>
          <w:szCs w:val="22"/>
          <w:lang w:val="ru-RU"/>
        </w:rPr>
        <w:t>уплотнителя (герметика)</w:t>
      </w:r>
      <w:r w:rsidR="004C03D0" w:rsidRPr="002E1E9A">
        <w:rPr>
          <w:color w:val="333333"/>
          <w:spacing w:val="-2"/>
          <w:sz w:val="22"/>
          <w:szCs w:val="22"/>
          <w:lang w:val="ru-RU"/>
        </w:rPr>
        <w:t>. Резьб</w:t>
      </w:r>
      <w:r w:rsidR="001E3C21" w:rsidRPr="002E1E9A">
        <w:rPr>
          <w:color w:val="333333"/>
          <w:spacing w:val="-2"/>
          <w:sz w:val="22"/>
          <w:szCs w:val="22"/>
          <w:lang w:val="ru-RU"/>
        </w:rPr>
        <w:t>а</w:t>
      </w:r>
      <w:r w:rsidR="004C03D0" w:rsidRPr="002E1E9A">
        <w:rPr>
          <w:color w:val="333333"/>
          <w:spacing w:val="-2"/>
          <w:sz w:val="22"/>
          <w:szCs w:val="22"/>
          <w:lang w:val="ru-RU"/>
        </w:rPr>
        <w:t xml:space="preserve"> должна быть полностью за</w:t>
      </w:r>
      <w:r w:rsidR="001E3C21" w:rsidRPr="002E1E9A">
        <w:rPr>
          <w:color w:val="333333"/>
          <w:spacing w:val="-2"/>
          <w:sz w:val="22"/>
          <w:szCs w:val="22"/>
          <w:lang w:val="ru-RU"/>
        </w:rPr>
        <w:t>кручена</w:t>
      </w:r>
      <w:r w:rsidR="004C03D0" w:rsidRPr="002E1E9A">
        <w:rPr>
          <w:color w:val="333333"/>
          <w:spacing w:val="-2"/>
          <w:sz w:val="22"/>
          <w:szCs w:val="22"/>
          <w:lang w:val="ru-RU"/>
        </w:rPr>
        <w:t>.</w:t>
      </w:r>
    </w:p>
    <w:p w14:paraId="67DD67DD" w14:textId="3CFE12C6" w:rsidR="00EC7A40" w:rsidRPr="002E1E9A" w:rsidRDefault="00EC7A40" w:rsidP="00FE15D1">
      <w:pPr>
        <w:pStyle w:val="BodyText"/>
        <w:spacing w:before="120" w:after="120"/>
        <w:ind w:left="1134" w:hanging="425"/>
        <w:rPr>
          <w:sz w:val="22"/>
          <w:szCs w:val="22"/>
          <w:lang w:val="ru-RU"/>
        </w:rPr>
      </w:pPr>
      <w:r w:rsidRPr="002E1E9A">
        <w:rPr>
          <w:b/>
          <w:sz w:val="22"/>
          <w:szCs w:val="22"/>
          <w:lang w:val="ru-RU"/>
        </w:rPr>
        <w:t>8.5-3</w:t>
      </w:r>
      <w:r w:rsidRPr="002E1E9A">
        <w:rPr>
          <w:b/>
          <w:spacing w:val="9"/>
          <w:sz w:val="22"/>
          <w:szCs w:val="22"/>
          <w:lang w:val="ru-RU"/>
        </w:rPr>
        <w:t xml:space="preserve"> </w:t>
      </w:r>
      <w:r w:rsidRPr="002E1E9A">
        <w:rPr>
          <w:b/>
          <w:sz w:val="22"/>
          <w:szCs w:val="22"/>
          <w:lang w:val="ru-RU"/>
        </w:rPr>
        <w:t xml:space="preserve">- </w:t>
      </w:r>
      <w:r w:rsidR="00E670F1" w:rsidRPr="002E1E9A">
        <w:rPr>
          <w:color w:val="333333"/>
          <w:spacing w:val="-2"/>
          <w:sz w:val="22"/>
          <w:szCs w:val="22"/>
          <w:lang w:val="ru-RU"/>
        </w:rPr>
        <w:t>Открытая резьба должна быть покрыта металлом сварного шва.</w:t>
      </w:r>
    </w:p>
    <w:p w14:paraId="2A9D7B78" w14:textId="60C8A7E3" w:rsidR="00EC7A40" w:rsidRPr="002E1E9A" w:rsidRDefault="00EC7A40" w:rsidP="00FE15D1">
      <w:pPr>
        <w:pStyle w:val="BodyText"/>
        <w:spacing w:before="120" w:after="120"/>
        <w:ind w:left="1134" w:hanging="425"/>
        <w:rPr>
          <w:color w:val="333333"/>
          <w:sz w:val="22"/>
          <w:szCs w:val="22"/>
          <w:lang w:val="ru-RU"/>
        </w:rPr>
      </w:pPr>
      <w:r w:rsidRPr="002E1E9A">
        <w:rPr>
          <w:b/>
          <w:sz w:val="22"/>
          <w:szCs w:val="22"/>
          <w:lang w:val="ru-RU"/>
        </w:rPr>
        <w:t xml:space="preserve">8.5-4 - </w:t>
      </w:r>
      <w:r w:rsidR="00220C3E" w:rsidRPr="002E1E9A">
        <w:rPr>
          <w:color w:val="333333"/>
          <w:sz w:val="22"/>
          <w:szCs w:val="22"/>
          <w:lang w:val="ru-RU"/>
        </w:rPr>
        <w:t xml:space="preserve">Сварные швы уплотнений считаются выдерживающими давление и должны соответствовать требованиям </w:t>
      </w:r>
      <w:r w:rsidR="00C71E11" w:rsidRPr="002E1E9A">
        <w:rPr>
          <w:color w:val="333333"/>
          <w:sz w:val="22"/>
          <w:szCs w:val="22"/>
          <w:lang w:val="ru-RU"/>
        </w:rPr>
        <w:t>015-0000-</w:t>
      </w:r>
      <w:r w:rsidR="00C71E11" w:rsidRPr="002E1E9A">
        <w:rPr>
          <w:color w:val="333333"/>
          <w:sz w:val="22"/>
          <w:szCs w:val="22"/>
        </w:rPr>
        <w:t>WWW</w:t>
      </w:r>
      <w:r w:rsidR="00C71E11" w:rsidRPr="002E1E9A">
        <w:rPr>
          <w:color w:val="333333"/>
          <w:sz w:val="22"/>
          <w:szCs w:val="22"/>
          <w:lang w:val="ru-RU"/>
        </w:rPr>
        <w:t>-</w:t>
      </w:r>
      <w:r w:rsidR="00C71E11" w:rsidRPr="002E1E9A">
        <w:rPr>
          <w:color w:val="333333"/>
          <w:sz w:val="22"/>
          <w:szCs w:val="22"/>
        </w:rPr>
        <w:t>STD</w:t>
      </w:r>
      <w:r w:rsidR="00C71E11" w:rsidRPr="002E1E9A">
        <w:rPr>
          <w:color w:val="333333"/>
          <w:sz w:val="22"/>
          <w:szCs w:val="22"/>
          <w:lang w:val="ru-RU"/>
        </w:rPr>
        <w:t>-20001-01</w:t>
      </w:r>
      <w:r w:rsidR="00220C3E" w:rsidRPr="002E1E9A">
        <w:rPr>
          <w:color w:val="333333"/>
          <w:sz w:val="22"/>
          <w:szCs w:val="22"/>
          <w:lang w:val="ru-RU"/>
        </w:rPr>
        <w:t>. Уплотнительные сварные швы должны иметь минимум два прохода.</w:t>
      </w:r>
    </w:p>
    <w:p w14:paraId="76966C01" w14:textId="0535CE1B" w:rsidR="00EC7A40" w:rsidRPr="002E1E9A" w:rsidRDefault="00EC7A40" w:rsidP="00FE15D1">
      <w:pPr>
        <w:pStyle w:val="BodyText"/>
        <w:spacing w:before="120"/>
        <w:ind w:left="1418" w:hanging="284"/>
        <w:rPr>
          <w:color w:val="333333"/>
          <w:spacing w:val="-2"/>
          <w:sz w:val="22"/>
          <w:szCs w:val="22"/>
          <w:lang w:val="ru-RU"/>
        </w:rPr>
      </w:pPr>
      <w:r w:rsidRPr="003D3AEC">
        <w:rPr>
          <w:b/>
          <w:sz w:val="22"/>
          <w:szCs w:val="22"/>
          <w:lang w:val="ru-RU"/>
          <w:rPrChange w:id="852" w:author="Marchenko, Sergey [Tengizchevroil]" w:date="2025-08-07T15:31:00Z" w16du:dateUtc="2025-08-07T10:31:00Z">
            <w:rPr>
              <w:b/>
              <w:sz w:val="22"/>
              <w:szCs w:val="22"/>
              <w:highlight w:val="yellow"/>
              <w:lang w:val="ru-RU"/>
            </w:rPr>
          </w:rPrChange>
        </w:rPr>
        <w:t>8.5-4.1</w:t>
      </w:r>
      <w:r w:rsidRPr="003D3AEC">
        <w:rPr>
          <w:b/>
          <w:spacing w:val="14"/>
          <w:sz w:val="22"/>
          <w:szCs w:val="22"/>
          <w:lang w:val="ru-RU"/>
          <w:rPrChange w:id="853" w:author="Marchenko, Sergey [Tengizchevroil]" w:date="2025-08-07T15:31:00Z" w16du:dateUtc="2025-08-07T10:31:00Z">
            <w:rPr>
              <w:b/>
              <w:spacing w:val="14"/>
              <w:sz w:val="22"/>
              <w:szCs w:val="22"/>
              <w:highlight w:val="yellow"/>
              <w:lang w:val="ru-RU"/>
            </w:rPr>
          </w:rPrChange>
        </w:rPr>
        <w:t xml:space="preserve"> </w:t>
      </w:r>
      <w:r w:rsidRPr="003D3AEC">
        <w:rPr>
          <w:b/>
          <w:sz w:val="22"/>
          <w:szCs w:val="22"/>
          <w:lang w:val="ru-RU"/>
          <w:rPrChange w:id="854" w:author="Marchenko, Sergey [Tengizchevroil]" w:date="2025-08-07T15:31:00Z" w16du:dateUtc="2025-08-07T10:31:00Z">
            <w:rPr>
              <w:b/>
              <w:sz w:val="22"/>
              <w:szCs w:val="22"/>
              <w:highlight w:val="yellow"/>
              <w:lang w:val="ru-RU"/>
            </w:rPr>
          </w:rPrChange>
        </w:rPr>
        <w:t>-</w:t>
      </w:r>
      <w:r w:rsidRPr="003D3AEC">
        <w:rPr>
          <w:b/>
          <w:spacing w:val="-1"/>
          <w:sz w:val="22"/>
          <w:szCs w:val="22"/>
          <w:lang w:val="ru-RU"/>
          <w:rPrChange w:id="855" w:author="Marchenko, Sergey [Tengizchevroil]" w:date="2025-08-07T15:31:00Z" w16du:dateUtc="2025-08-07T10:31:00Z">
            <w:rPr>
              <w:b/>
              <w:spacing w:val="-1"/>
              <w:sz w:val="22"/>
              <w:szCs w:val="22"/>
              <w:highlight w:val="yellow"/>
              <w:lang w:val="ru-RU"/>
            </w:rPr>
          </w:rPrChange>
        </w:rPr>
        <w:t xml:space="preserve"> </w:t>
      </w:r>
      <w:r w:rsidR="007650A7" w:rsidRPr="003D3AEC">
        <w:rPr>
          <w:color w:val="333333"/>
          <w:spacing w:val="-2"/>
          <w:sz w:val="22"/>
          <w:szCs w:val="22"/>
          <w:lang w:val="ru-RU"/>
          <w:rPrChange w:id="856" w:author="Marchenko, Sergey [Tengizchevroil]" w:date="2025-08-07T15:31:00Z" w16du:dateUtc="2025-08-07T10:31:00Z">
            <w:rPr>
              <w:color w:val="333333"/>
              <w:spacing w:val="-2"/>
              <w:sz w:val="22"/>
              <w:szCs w:val="22"/>
              <w:highlight w:val="yellow"/>
              <w:lang w:val="ru-RU"/>
            </w:rPr>
          </w:rPrChange>
        </w:rPr>
        <w:t xml:space="preserve">Уплотнительные сварные швы </w:t>
      </w:r>
      <w:r w:rsidR="00B4781A" w:rsidRPr="003D3AEC">
        <w:rPr>
          <w:color w:val="333333"/>
          <w:spacing w:val="-2"/>
          <w:sz w:val="22"/>
          <w:szCs w:val="22"/>
          <w:lang w:val="ru-RU"/>
          <w:rPrChange w:id="857" w:author="Marchenko, Sergey [Tengizchevroil]" w:date="2025-08-07T15:31:00Z" w16du:dateUtc="2025-08-07T10:31:00Z">
            <w:rPr>
              <w:color w:val="333333"/>
              <w:spacing w:val="-2"/>
              <w:sz w:val="22"/>
              <w:szCs w:val="22"/>
              <w:highlight w:val="yellow"/>
              <w:lang w:val="ru-RU"/>
            </w:rPr>
          </w:rPrChange>
        </w:rPr>
        <w:t xml:space="preserve">должны </w:t>
      </w:r>
      <w:r w:rsidR="00DE40B9" w:rsidRPr="003D3AEC">
        <w:rPr>
          <w:color w:val="333333"/>
          <w:spacing w:val="-2"/>
          <w:sz w:val="22"/>
          <w:szCs w:val="22"/>
          <w:lang w:val="ru-RU"/>
          <w:rPrChange w:id="858" w:author="Marchenko, Sergey [Tengizchevroil]" w:date="2025-08-07T15:31:00Z" w16du:dateUtc="2025-08-07T10:31:00Z">
            <w:rPr>
              <w:color w:val="333333"/>
              <w:spacing w:val="-2"/>
              <w:sz w:val="22"/>
              <w:szCs w:val="22"/>
              <w:highlight w:val="yellow"/>
              <w:lang w:val="ru-RU"/>
            </w:rPr>
          </w:rPrChange>
        </w:rPr>
        <w:t>термообработаны</w:t>
      </w:r>
      <w:r w:rsidR="00B4781A" w:rsidRPr="003D3AEC">
        <w:rPr>
          <w:color w:val="333333"/>
          <w:spacing w:val="-2"/>
          <w:sz w:val="22"/>
          <w:szCs w:val="22"/>
          <w:lang w:val="ru-RU"/>
          <w:rPrChange w:id="859" w:author="Marchenko, Sergey [Tengizchevroil]" w:date="2025-08-07T15:31:00Z" w16du:dateUtc="2025-08-07T10:31:00Z">
            <w:rPr>
              <w:color w:val="333333"/>
              <w:spacing w:val="-2"/>
              <w:sz w:val="22"/>
              <w:szCs w:val="22"/>
              <w:highlight w:val="yellow"/>
              <w:lang w:val="ru-RU"/>
            </w:rPr>
          </w:rPrChange>
        </w:rPr>
        <w:t xml:space="preserve">, </w:t>
      </w:r>
      <w:r w:rsidR="00297E67" w:rsidRPr="003D3AEC">
        <w:rPr>
          <w:color w:val="333333"/>
          <w:spacing w:val="-2"/>
          <w:sz w:val="22"/>
          <w:szCs w:val="22"/>
          <w:lang w:val="ru-RU"/>
          <w:rPrChange w:id="860" w:author="Marchenko, Sergey [Tengizchevroil]" w:date="2025-08-07T15:31:00Z" w16du:dateUtc="2025-08-07T10:31:00Z">
            <w:rPr>
              <w:color w:val="333333"/>
              <w:spacing w:val="-2"/>
              <w:sz w:val="22"/>
              <w:szCs w:val="22"/>
              <w:highlight w:val="yellow"/>
              <w:lang w:val="ru-RU"/>
            </w:rPr>
          </w:rPrChange>
        </w:rPr>
        <w:t>если того</w:t>
      </w:r>
      <w:r w:rsidR="00B4781A" w:rsidRPr="003D3AEC">
        <w:rPr>
          <w:color w:val="333333"/>
          <w:spacing w:val="-2"/>
          <w:sz w:val="22"/>
          <w:szCs w:val="22"/>
          <w:lang w:val="ru-RU"/>
          <w:rPrChange w:id="861" w:author="Marchenko, Sergey [Tengizchevroil]" w:date="2025-08-07T15:31:00Z" w16du:dateUtc="2025-08-07T10:31:00Z">
            <w:rPr>
              <w:color w:val="333333"/>
              <w:spacing w:val="-2"/>
              <w:sz w:val="22"/>
              <w:szCs w:val="22"/>
              <w:highlight w:val="yellow"/>
              <w:lang w:val="ru-RU"/>
            </w:rPr>
          </w:rPrChange>
        </w:rPr>
        <w:t xml:space="preserve"> требуют нормы и класс трубопровод</w:t>
      </w:r>
      <w:r w:rsidR="00297E67" w:rsidRPr="003D3AEC">
        <w:rPr>
          <w:color w:val="333333"/>
          <w:spacing w:val="-2"/>
          <w:sz w:val="22"/>
          <w:szCs w:val="22"/>
          <w:lang w:val="ru-RU"/>
          <w:rPrChange w:id="862" w:author="Marchenko, Sergey [Tengizchevroil]" w:date="2025-08-07T15:31:00Z" w16du:dateUtc="2025-08-07T10:31:00Z">
            <w:rPr>
              <w:color w:val="333333"/>
              <w:spacing w:val="-2"/>
              <w:sz w:val="22"/>
              <w:szCs w:val="22"/>
              <w:highlight w:val="yellow"/>
              <w:lang w:val="ru-RU"/>
            </w:rPr>
          </w:rPrChange>
        </w:rPr>
        <w:t>а</w:t>
      </w:r>
      <w:r w:rsidR="00B4781A" w:rsidRPr="003D3AEC">
        <w:rPr>
          <w:color w:val="333333"/>
          <w:spacing w:val="-2"/>
          <w:sz w:val="22"/>
          <w:szCs w:val="22"/>
          <w:lang w:val="ru-RU"/>
          <w:rPrChange w:id="863" w:author="Marchenko, Sergey [Tengizchevroil]" w:date="2025-08-07T15:31:00Z" w16du:dateUtc="2025-08-07T10:31:00Z">
            <w:rPr>
              <w:color w:val="333333"/>
              <w:spacing w:val="-2"/>
              <w:sz w:val="22"/>
              <w:szCs w:val="22"/>
              <w:highlight w:val="yellow"/>
              <w:lang w:val="ru-RU"/>
            </w:rPr>
          </w:rPrChange>
        </w:rPr>
        <w:t>.</w:t>
      </w:r>
    </w:p>
    <w:p w14:paraId="1DEEA2AC" w14:textId="31C528CB" w:rsidR="00EC7A40" w:rsidRPr="002E1E9A" w:rsidRDefault="00EC7A40" w:rsidP="00FE15D1">
      <w:pPr>
        <w:pStyle w:val="BodyText"/>
        <w:spacing w:before="120" w:after="120"/>
        <w:ind w:left="1134" w:hanging="425"/>
        <w:rPr>
          <w:sz w:val="22"/>
          <w:szCs w:val="22"/>
          <w:lang w:val="ru-RU"/>
        </w:rPr>
      </w:pPr>
      <w:r w:rsidRPr="009B4767">
        <w:rPr>
          <w:b/>
          <w:sz w:val="22"/>
          <w:szCs w:val="22"/>
          <w:lang w:val="ru-RU"/>
          <w:rPrChange w:id="864" w:author="Marchenko, Sergey [Tengizchevroil]" w:date="2025-08-07T15:31:00Z" w16du:dateUtc="2025-08-07T10:31:00Z">
            <w:rPr>
              <w:b/>
              <w:sz w:val="22"/>
              <w:szCs w:val="22"/>
              <w:highlight w:val="yellow"/>
              <w:lang w:val="ru-RU"/>
            </w:rPr>
          </w:rPrChange>
        </w:rPr>
        <w:t xml:space="preserve">8.5-5 - </w:t>
      </w:r>
      <w:r w:rsidR="007609A0" w:rsidRPr="009B4767">
        <w:rPr>
          <w:sz w:val="22"/>
          <w:szCs w:val="22"/>
          <w:lang w:val="ru-RU"/>
          <w:rPrChange w:id="865" w:author="Marchenko, Sergey [Tengizchevroil]" w:date="2025-08-07T15:31:00Z" w16du:dateUtc="2025-08-07T10:31:00Z">
            <w:rPr>
              <w:sz w:val="22"/>
              <w:szCs w:val="22"/>
              <w:highlight w:val="yellow"/>
              <w:lang w:val="ru-RU"/>
            </w:rPr>
          </w:rPrChange>
        </w:rPr>
        <w:t>Заглушки с резьбой или без резьбы на стороне</w:t>
      </w:r>
      <w:r w:rsidR="00AF64C4" w:rsidRPr="009B4767">
        <w:rPr>
          <w:sz w:val="22"/>
          <w:szCs w:val="22"/>
          <w:lang w:val="ru-RU"/>
          <w:rPrChange w:id="866" w:author="Marchenko, Sergey [Tengizchevroil]" w:date="2025-08-07T15:31:00Z" w16du:dateUtc="2025-08-07T10:31:00Z">
            <w:rPr>
              <w:sz w:val="22"/>
              <w:szCs w:val="22"/>
              <w:highlight w:val="yellow"/>
              <w:lang w:val="ru-RU"/>
            </w:rPr>
          </w:rPrChange>
        </w:rPr>
        <w:t xml:space="preserve"> выход</w:t>
      </w:r>
      <w:r w:rsidR="001F2FB6" w:rsidRPr="009B4767">
        <w:rPr>
          <w:sz w:val="22"/>
          <w:szCs w:val="22"/>
          <w:lang w:val="ru-RU"/>
          <w:rPrChange w:id="867" w:author="Marchenko, Sergey [Tengizchevroil]" w:date="2025-08-07T15:31:00Z" w16du:dateUtc="2025-08-07T10:31:00Z">
            <w:rPr>
              <w:sz w:val="22"/>
              <w:szCs w:val="22"/>
              <w:highlight w:val="yellow"/>
              <w:lang w:val="ru-RU"/>
            </w:rPr>
          </w:rPrChange>
        </w:rPr>
        <w:t>а среды</w:t>
      </w:r>
      <w:r w:rsidR="007609A0" w:rsidRPr="009B4767">
        <w:rPr>
          <w:sz w:val="22"/>
          <w:szCs w:val="22"/>
          <w:lang w:val="ru-RU"/>
          <w:rPrChange w:id="868" w:author="Marchenko, Sergey [Tengizchevroil]" w:date="2025-08-07T15:31:00Z" w16du:dateUtc="2025-08-07T10:31:00Z">
            <w:rPr>
              <w:sz w:val="22"/>
              <w:szCs w:val="22"/>
              <w:highlight w:val="yellow"/>
              <w:lang w:val="ru-RU"/>
            </w:rPr>
          </w:rPrChange>
        </w:rPr>
        <w:t xml:space="preserve"> </w:t>
      </w:r>
      <w:r w:rsidR="00CC0385" w:rsidRPr="009B4767">
        <w:rPr>
          <w:sz w:val="22"/>
          <w:szCs w:val="22"/>
          <w:lang w:val="ru-RU"/>
          <w:rPrChange w:id="869" w:author="Marchenko, Sergey [Tengizchevroil]" w:date="2025-08-07T15:31:00Z" w16du:dateUtc="2025-08-07T10:31:00Z">
            <w:rPr>
              <w:sz w:val="22"/>
              <w:szCs w:val="22"/>
              <w:highlight w:val="yellow"/>
              <w:lang w:val="ru-RU"/>
            </w:rPr>
          </w:rPrChange>
        </w:rPr>
        <w:t>обычно</w:t>
      </w:r>
      <w:r w:rsidR="007609A0" w:rsidRPr="009B4767">
        <w:rPr>
          <w:sz w:val="22"/>
          <w:szCs w:val="22"/>
          <w:lang w:val="ru-RU"/>
          <w:rPrChange w:id="870" w:author="Marchenko, Sergey [Tengizchevroil]" w:date="2025-08-07T15:31:00Z" w16du:dateUtc="2025-08-07T10:31:00Z">
            <w:rPr>
              <w:sz w:val="22"/>
              <w:szCs w:val="22"/>
              <w:highlight w:val="yellow"/>
              <w:lang w:val="ru-RU"/>
            </w:rPr>
          </w:rPrChange>
        </w:rPr>
        <w:t xml:space="preserve"> закрытого клапана (например, в</w:t>
      </w:r>
      <w:r w:rsidR="009F257B" w:rsidRPr="009B4767">
        <w:rPr>
          <w:sz w:val="22"/>
          <w:szCs w:val="22"/>
          <w:lang w:val="ru-RU"/>
          <w:rPrChange w:id="871" w:author="Marchenko, Sergey [Tengizchevroil]" w:date="2025-08-07T15:31:00Z" w16du:dateUtc="2025-08-07T10:31:00Z">
            <w:rPr>
              <w:sz w:val="22"/>
              <w:szCs w:val="22"/>
              <w:highlight w:val="yellow"/>
              <w:lang w:val="ru-RU"/>
            </w:rPr>
          </w:rPrChange>
        </w:rPr>
        <w:t xml:space="preserve">ентиляционное </w:t>
      </w:r>
      <w:r w:rsidR="00A059C2" w:rsidRPr="009B4767">
        <w:rPr>
          <w:sz w:val="22"/>
          <w:szCs w:val="22"/>
          <w:lang w:val="ru-RU"/>
          <w:rPrChange w:id="872" w:author="Marchenko, Sergey [Tengizchevroil]" w:date="2025-08-07T15:31:00Z" w16du:dateUtc="2025-08-07T10:31:00Z">
            <w:rPr>
              <w:sz w:val="22"/>
              <w:szCs w:val="22"/>
              <w:highlight w:val="yellow"/>
              <w:lang w:val="ru-RU"/>
            </w:rPr>
          </w:rPrChange>
        </w:rPr>
        <w:t xml:space="preserve">отверстие </w:t>
      </w:r>
      <w:r w:rsidR="007609A0" w:rsidRPr="009B4767">
        <w:rPr>
          <w:sz w:val="22"/>
          <w:szCs w:val="22"/>
          <w:lang w:val="ru-RU"/>
          <w:rPrChange w:id="873" w:author="Marchenko, Sergey [Tengizchevroil]" w:date="2025-08-07T15:31:00Z" w16du:dateUtc="2025-08-07T10:31:00Z">
            <w:rPr>
              <w:sz w:val="22"/>
              <w:szCs w:val="22"/>
              <w:highlight w:val="yellow"/>
              <w:lang w:val="ru-RU"/>
            </w:rPr>
          </w:rPrChange>
        </w:rPr>
        <w:t xml:space="preserve">в верхней точке) могут быть изготовлены из углеродистой стали, а </w:t>
      </w:r>
      <w:r w:rsidR="00D675EF" w:rsidRPr="009B4767">
        <w:rPr>
          <w:sz w:val="22"/>
          <w:szCs w:val="22"/>
          <w:lang w:val="ru-RU"/>
          <w:rPrChange w:id="874" w:author="Marchenko, Sergey [Tengizchevroil]" w:date="2025-08-07T15:31:00Z" w16du:dateUtc="2025-08-07T10:31:00Z">
            <w:rPr>
              <w:sz w:val="22"/>
              <w:szCs w:val="22"/>
              <w:highlight w:val="yellow"/>
              <w:lang w:val="ru-RU"/>
            </w:rPr>
          </w:rPrChange>
        </w:rPr>
        <w:t>уплотнительный</w:t>
      </w:r>
      <w:r w:rsidR="00546B14" w:rsidRPr="009B4767">
        <w:rPr>
          <w:sz w:val="22"/>
          <w:szCs w:val="22"/>
          <w:lang w:val="ru-RU"/>
          <w:rPrChange w:id="875" w:author="Marchenko, Sergey [Tengizchevroil]" w:date="2025-08-07T15:31:00Z" w16du:dateUtc="2025-08-07T10:31:00Z">
            <w:rPr>
              <w:sz w:val="22"/>
              <w:szCs w:val="22"/>
              <w:highlight w:val="yellow"/>
              <w:lang w:val="ru-RU"/>
            </w:rPr>
          </w:rPrChange>
        </w:rPr>
        <w:t xml:space="preserve"> шов выполнен</w:t>
      </w:r>
      <w:r w:rsidR="007609A0" w:rsidRPr="009B4767">
        <w:rPr>
          <w:sz w:val="22"/>
          <w:szCs w:val="22"/>
          <w:lang w:val="ru-RU"/>
          <w:rPrChange w:id="876" w:author="Marchenko, Sergey [Tengizchevroil]" w:date="2025-08-07T15:31:00Z" w16du:dateUtc="2025-08-07T10:31:00Z">
            <w:rPr>
              <w:sz w:val="22"/>
              <w:szCs w:val="22"/>
              <w:highlight w:val="yellow"/>
              <w:lang w:val="ru-RU"/>
            </w:rPr>
          </w:rPrChange>
        </w:rPr>
        <w:t xml:space="preserve"> </w:t>
      </w:r>
      <w:r w:rsidR="00623280" w:rsidRPr="009B4767">
        <w:rPr>
          <w:sz w:val="22"/>
          <w:szCs w:val="22"/>
          <w:lang w:val="ru-RU"/>
          <w:rPrChange w:id="877" w:author="Marchenko, Sergey [Tengizchevroil]" w:date="2025-08-07T15:31:00Z" w16du:dateUtc="2025-08-07T10:31:00Z">
            <w:rPr>
              <w:sz w:val="22"/>
              <w:szCs w:val="22"/>
              <w:highlight w:val="yellow"/>
              <w:lang w:val="ru-RU"/>
            </w:rPr>
          </w:rPrChange>
        </w:rPr>
        <w:t>газовой</w:t>
      </w:r>
      <w:r w:rsidR="007924BC" w:rsidRPr="009B4767">
        <w:rPr>
          <w:sz w:val="22"/>
          <w:szCs w:val="22"/>
          <w:lang w:val="ru-RU"/>
          <w:rPrChange w:id="878" w:author="Marchenko, Sergey [Tengizchevroil]" w:date="2025-08-07T15:31:00Z" w16du:dateUtc="2025-08-07T10:31:00Z">
            <w:rPr>
              <w:sz w:val="22"/>
              <w:szCs w:val="22"/>
              <w:highlight w:val="yellow"/>
              <w:lang w:val="ru-RU"/>
            </w:rPr>
          </w:rPrChange>
        </w:rPr>
        <w:t xml:space="preserve"> </w:t>
      </w:r>
      <w:r w:rsidR="00623280" w:rsidRPr="009B4767">
        <w:rPr>
          <w:sz w:val="22"/>
          <w:szCs w:val="22"/>
          <w:lang w:val="ru-RU"/>
          <w:rPrChange w:id="879" w:author="Marchenko, Sergey [Tengizchevroil]" w:date="2025-08-07T15:31:00Z" w16du:dateUtc="2025-08-07T10:31:00Z">
            <w:rPr>
              <w:sz w:val="22"/>
              <w:szCs w:val="22"/>
              <w:highlight w:val="yellow"/>
              <w:lang w:val="ru-RU"/>
            </w:rPr>
          </w:rPrChange>
        </w:rPr>
        <w:t>дугов</w:t>
      </w:r>
      <w:r w:rsidR="00546B14" w:rsidRPr="009B4767">
        <w:rPr>
          <w:sz w:val="22"/>
          <w:szCs w:val="22"/>
          <w:lang w:val="ru-RU"/>
          <w:rPrChange w:id="880" w:author="Marchenko, Sergey [Tengizchevroil]" w:date="2025-08-07T15:31:00Z" w16du:dateUtc="2025-08-07T10:31:00Z">
            <w:rPr>
              <w:sz w:val="22"/>
              <w:szCs w:val="22"/>
              <w:highlight w:val="yellow"/>
              <w:lang w:val="ru-RU"/>
            </w:rPr>
          </w:rPrChange>
        </w:rPr>
        <w:t>ой</w:t>
      </w:r>
      <w:r w:rsidR="00623280" w:rsidRPr="009B4767">
        <w:rPr>
          <w:sz w:val="22"/>
          <w:szCs w:val="22"/>
          <w:lang w:val="ru-RU"/>
          <w:rPrChange w:id="881" w:author="Marchenko, Sergey [Tengizchevroil]" w:date="2025-08-07T15:31:00Z" w16du:dateUtc="2025-08-07T10:31:00Z">
            <w:rPr>
              <w:sz w:val="22"/>
              <w:szCs w:val="22"/>
              <w:highlight w:val="yellow"/>
              <w:lang w:val="ru-RU"/>
            </w:rPr>
          </w:rPrChange>
        </w:rPr>
        <w:t xml:space="preserve"> сварк</w:t>
      </w:r>
      <w:r w:rsidR="00546B14" w:rsidRPr="009B4767">
        <w:rPr>
          <w:sz w:val="22"/>
          <w:szCs w:val="22"/>
          <w:lang w:val="ru-RU"/>
          <w:rPrChange w:id="882" w:author="Marchenko, Sergey [Tengizchevroil]" w:date="2025-08-07T15:31:00Z" w16du:dateUtc="2025-08-07T10:31:00Z">
            <w:rPr>
              <w:sz w:val="22"/>
              <w:szCs w:val="22"/>
              <w:highlight w:val="yellow"/>
              <w:lang w:val="ru-RU"/>
            </w:rPr>
          </w:rPrChange>
        </w:rPr>
        <w:t>ой</w:t>
      </w:r>
      <w:r w:rsidR="00623280" w:rsidRPr="009B4767">
        <w:rPr>
          <w:sz w:val="22"/>
          <w:szCs w:val="22"/>
          <w:lang w:val="ru-RU"/>
          <w:rPrChange w:id="883" w:author="Marchenko, Sergey [Tengizchevroil]" w:date="2025-08-07T15:31:00Z" w16du:dateUtc="2025-08-07T10:31:00Z">
            <w:rPr>
              <w:sz w:val="22"/>
              <w:szCs w:val="22"/>
              <w:highlight w:val="yellow"/>
              <w:lang w:val="ru-RU"/>
            </w:rPr>
          </w:rPrChange>
        </w:rPr>
        <w:t xml:space="preserve"> вольфрамовым электродом </w:t>
      </w:r>
      <w:r w:rsidR="007609A0" w:rsidRPr="009B4767">
        <w:rPr>
          <w:sz w:val="22"/>
          <w:szCs w:val="22"/>
          <w:lang w:val="ru-RU"/>
          <w:rPrChange w:id="884" w:author="Marchenko, Sergey [Tengizchevroil]" w:date="2025-08-07T15:31:00Z" w16du:dateUtc="2025-08-07T10:31:00Z">
            <w:rPr>
              <w:sz w:val="22"/>
              <w:szCs w:val="22"/>
              <w:highlight w:val="yellow"/>
              <w:lang w:val="ru-RU"/>
            </w:rPr>
          </w:rPrChange>
        </w:rPr>
        <w:t>(</w:t>
      </w:r>
      <w:r w:rsidR="007609A0" w:rsidRPr="009B4767">
        <w:rPr>
          <w:sz w:val="22"/>
          <w:szCs w:val="22"/>
          <w:rPrChange w:id="885" w:author="Marchenko, Sergey [Tengizchevroil]" w:date="2025-08-07T15:31:00Z" w16du:dateUtc="2025-08-07T10:31:00Z">
            <w:rPr>
              <w:sz w:val="22"/>
              <w:szCs w:val="22"/>
              <w:highlight w:val="yellow"/>
            </w:rPr>
          </w:rPrChange>
        </w:rPr>
        <w:t>GTAW</w:t>
      </w:r>
      <w:r w:rsidR="007609A0" w:rsidRPr="009B4767">
        <w:rPr>
          <w:sz w:val="22"/>
          <w:szCs w:val="22"/>
          <w:lang w:val="ru-RU"/>
          <w:rPrChange w:id="886" w:author="Marchenko, Sergey [Tengizchevroil]" w:date="2025-08-07T15:31:00Z" w16du:dateUtc="2025-08-07T10:31:00Z">
            <w:rPr>
              <w:sz w:val="22"/>
              <w:szCs w:val="22"/>
              <w:highlight w:val="yellow"/>
              <w:lang w:val="ru-RU"/>
            </w:rPr>
          </w:rPrChange>
        </w:rPr>
        <w:t>)</w:t>
      </w:r>
      <w:r w:rsidR="00513DB7" w:rsidRPr="009B4767">
        <w:rPr>
          <w:sz w:val="22"/>
          <w:szCs w:val="22"/>
          <w:lang w:val="ru-RU"/>
          <w:rPrChange w:id="887" w:author="Marchenko, Sergey [Tengizchevroil]" w:date="2025-08-07T15:31:00Z" w16du:dateUtc="2025-08-07T10:31:00Z">
            <w:rPr>
              <w:sz w:val="22"/>
              <w:szCs w:val="22"/>
              <w:highlight w:val="yellow"/>
              <w:lang w:val="ru-RU"/>
            </w:rPr>
          </w:rPrChange>
        </w:rPr>
        <w:t xml:space="preserve"> с </w:t>
      </w:r>
      <w:r w:rsidR="00D675EF" w:rsidRPr="009B4767">
        <w:rPr>
          <w:sz w:val="22"/>
          <w:szCs w:val="22"/>
          <w:lang w:val="ru-RU"/>
          <w:rPrChange w:id="888" w:author="Marchenko, Sergey [Tengizchevroil]" w:date="2025-08-07T15:31:00Z" w16du:dateUtc="2025-08-07T10:31:00Z">
            <w:rPr>
              <w:sz w:val="22"/>
              <w:szCs w:val="22"/>
              <w:highlight w:val="yellow"/>
              <w:lang w:val="ru-RU"/>
            </w:rPr>
          </w:rPrChange>
        </w:rPr>
        <w:t>присадочной проволокой</w:t>
      </w:r>
      <w:r w:rsidR="007609A0" w:rsidRPr="009B4767">
        <w:rPr>
          <w:sz w:val="22"/>
          <w:szCs w:val="22"/>
          <w:lang w:val="ru-RU"/>
          <w:rPrChange w:id="889" w:author="Marchenko, Sergey [Tengizchevroil]" w:date="2025-08-07T15:31:00Z" w16du:dateUtc="2025-08-07T10:31:00Z">
            <w:rPr>
              <w:sz w:val="22"/>
              <w:szCs w:val="22"/>
              <w:highlight w:val="yellow"/>
              <w:lang w:val="ru-RU"/>
            </w:rPr>
          </w:rPrChange>
        </w:rPr>
        <w:t xml:space="preserve"> </w:t>
      </w:r>
      <w:r w:rsidR="007609A0" w:rsidRPr="009B4767">
        <w:rPr>
          <w:sz w:val="22"/>
          <w:szCs w:val="22"/>
          <w:rPrChange w:id="890" w:author="Marchenko, Sergey [Tengizchevroil]" w:date="2025-08-07T15:31:00Z" w16du:dateUtc="2025-08-07T10:31:00Z">
            <w:rPr>
              <w:sz w:val="22"/>
              <w:szCs w:val="22"/>
              <w:highlight w:val="yellow"/>
            </w:rPr>
          </w:rPrChange>
        </w:rPr>
        <w:t>ERNiCrMo</w:t>
      </w:r>
      <w:r w:rsidR="007609A0" w:rsidRPr="009B4767">
        <w:rPr>
          <w:sz w:val="22"/>
          <w:szCs w:val="22"/>
          <w:lang w:val="ru-RU"/>
          <w:rPrChange w:id="891" w:author="Marchenko, Sergey [Tengizchevroil]" w:date="2025-08-07T15:31:00Z" w16du:dateUtc="2025-08-07T10:31:00Z">
            <w:rPr>
              <w:sz w:val="22"/>
              <w:szCs w:val="22"/>
              <w:highlight w:val="yellow"/>
              <w:lang w:val="ru-RU"/>
            </w:rPr>
          </w:rPrChange>
        </w:rPr>
        <w:t xml:space="preserve">-3, </w:t>
      </w:r>
      <w:r w:rsidR="004D5326" w:rsidRPr="009B4767">
        <w:rPr>
          <w:sz w:val="22"/>
          <w:szCs w:val="22"/>
          <w:lang w:val="ru-RU"/>
          <w:rPrChange w:id="892" w:author="Marchenko, Sergey [Tengizchevroil]" w:date="2025-08-07T15:31:00Z" w16du:dateUtc="2025-08-07T10:31:00Z">
            <w:rPr>
              <w:sz w:val="22"/>
              <w:szCs w:val="22"/>
              <w:highlight w:val="yellow"/>
              <w:lang w:val="ru-RU"/>
            </w:rPr>
          </w:rPrChange>
        </w:rPr>
        <w:t>оставляют</w:t>
      </w:r>
      <w:r w:rsidR="001979C0" w:rsidRPr="009B4767">
        <w:rPr>
          <w:sz w:val="22"/>
          <w:szCs w:val="22"/>
          <w:lang w:val="ru-RU"/>
          <w:rPrChange w:id="893" w:author="Marchenko, Sergey [Tengizchevroil]" w:date="2025-08-07T15:31:00Z" w16du:dateUtc="2025-08-07T10:31:00Z">
            <w:rPr>
              <w:sz w:val="22"/>
              <w:szCs w:val="22"/>
              <w:highlight w:val="yellow"/>
              <w:lang w:val="ru-RU"/>
            </w:rPr>
          </w:rPrChange>
        </w:rPr>
        <w:t xml:space="preserve"> без изменений</w:t>
      </w:r>
      <w:r w:rsidR="00B54DC8" w:rsidRPr="009B4767">
        <w:rPr>
          <w:sz w:val="22"/>
          <w:szCs w:val="22"/>
          <w:lang w:val="ru-RU"/>
          <w:rPrChange w:id="894" w:author="Marchenko, Sergey [Tengizchevroil]" w:date="2025-08-07T15:31:00Z" w16du:dateUtc="2025-08-07T10:31:00Z">
            <w:rPr>
              <w:sz w:val="22"/>
              <w:szCs w:val="22"/>
              <w:highlight w:val="yellow"/>
              <w:lang w:val="ru-RU"/>
            </w:rPr>
          </w:rPrChange>
        </w:rPr>
        <w:t xml:space="preserve"> </w:t>
      </w:r>
      <w:r w:rsidR="00031E71" w:rsidRPr="009B4767">
        <w:rPr>
          <w:sz w:val="22"/>
          <w:szCs w:val="22"/>
          <w:lang w:val="ru-RU"/>
          <w:rPrChange w:id="895" w:author="Marchenko, Sergey [Tengizchevroil]" w:date="2025-08-07T15:31:00Z" w16du:dateUtc="2025-08-07T10:31:00Z">
            <w:rPr>
              <w:sz w:val="22"/>
              <w:szCs w:val="22"/>
              <w:highlight w:val="yellow"/>
              <w:lang w:val="ru-RU"/>
            </w:rPr>
          </w:rPrChange>
        </w:rPr>
        <w:t>как</w:t>
      </w:r>
      <w:r w:rsidR="00226281" w:rsidRPr="009B4767">
        <w:rPr>
          <w:sz w:val="22"/>
          <w:szCs w:val="22"/>
          <w:lang w:val="ru-RU"/>
          <w:rPrChange w:id="896" w:author="Marchenko, Sergey [Tengizchevroil]" w:date="2025-08-07T15:31:00Z" w16du:dateUtc="2025-08-07T10:31:00Z">
            <w:rPr>
              <w:sz w:val="22"/>
              <w:szCs w:val="22"/>
              <w:highlight w:val="yellow"/>
              <w:lang w:val="ru-RU"/>
            </w:rPr>
          </w:rPrChange>
        </w:rPr>
        <w:t xml:space="preserve"> есть</w:t>
      </w:r>
      <w:r w:rsidR="00B54DC8" w:rsidRPr="009B4767">
        <w:rPr>
          <w:sz w:val="22"/>
          <w:szCs w:val="22"/>
          <w:lang w:val="ru-RU"/>
          <w:rPrChange w:id="897" w:author="Marchenko, Sergey [Tengizchevroil]" w:date="2025-08-07T15:31:00Z" w16du:dateUtc="2025-08-07T10:31:00Z">
            <w:rPr>
              <w:sz w:val="22"/>
              <w:szCs w:val="22"/>
              <w:highlight w:val="yellow"/>
              <w:lang w:val="ru-RU"/>
            </w:rPr>
          </w:rPrChange>
        </w:rPr>
        <w:t xml:space="preserve"> (как сварено)</w:t>
      </w:r>
      <w:r w:rsidR="004D5326" w:rsidRPr="009B4767">
        <w:rPr>
          <w:sz w:val="22"/>
          <w:szCs w:val="22"/>
          <w:lang w:val="ru-RU"/>
          <w:rPrChange w:id="898" w:author="Marchenko, Sergey [Tengizchevroil]" w:date="2025-08-07T15:31:00Z" w16du:dateUtc="2025-08-07T10:31:00Z">
            <w:rPr>
              <w:sz w:val="22"/>
              <w:szCs w:val="22"/>
              <w:highlight w:val="yellow"/>
              <w:lang w:val="ru-RU"/>
            </w:rPr>
          </w:rPrChange>
        </w:rPr>
        <w:t xml:space="preserve"> независимо от класса трубопровода на входе</w:t>
      </w:r>
      <w:r w:rsidR="007609A0" w:rsidRPr="009B4767">
        <w:rPr>
          <w:sz w:val="22"/>
          <w:szCs w:val="22"/>
          <w:lang w:val="ru-RU"/>
          <w:rPrChange w:id="899" w:author="Marchenko, Sergey [Tengizchevroil]" w:date="2025-08-07T15:31:00Z" w16du:dateUtc="2025-08-07T10:31:00Z">
            <w:rPr>
              <w:sz w:val="22"/>
              <w:szCs w:val="22"/>
              <w:highlight w:val="yellow"/>
              <w:lang w:val="ru-RU"/>
            </w:rPr>
          </w:rPrChange>
        </w:rPr>
        <w:t>.</w:t>
      </w:r>
    </w:p>
    <w:p w14:paraId="66E367AA" w14:textId="03FC1246" w:rsidR="00EC7A40" w:rsidRPr="002E1E9A" w:rsidRDefault="00EC7A40" w:rsidP="00FE15D1">
      <w:pPr>
        <w:pStyle w:val="BodyText"/>
        <w:spacing w:before="120" w:after="120"/>
        <w:ind w:left="1134" w:hanging="425"/>
        <w:rPr>
          <w:sz w:val="22"/>
          <w:szCs w:val="22"/>
          <w:lang w:val="ru-RU"/>
        </w:rPr>
      </w:pPr>
      <w:r w:rsidRPr="002E1E9A">
        <w:rPr>
          <w:b/>
          <w:sz w:val="22"/>
          <w:szCs w:val="22"/>
          <w:lang w:val="ru-RU"/>
        </w:rPr>
        <w:t xml:space="preserve">8.5-6 - </w:t>
      </w:r>
      <w:r w:rsidR="007654F2" w:rsidRPr="002E1E9A">
        <w:rPr>
          <w:sz w:val="22"/>
          <w:szCs w:val="22"/>
          <w:lang w:val="ru-RU"/>
        </w:rPr>
        <w:t>Сварка уплотнительных</w:t>
      </w:r>
      <w:r w:rsidR="00BE69C9" w:rsidRPr="002E1E9A">
        <w:rPr>
          <w:sz w:val="22"/>
          <w:szCs w:val="22"/>
          <w:lang w:val="ru-RU"/>
        </w:rPr>
        <w:t xml:space="preserve"> шв</w:t>
      </w:r>
      <w:r w:rsidR="007654F2" w:rsidRPr="002E1E9A">
        <w:rPr>
          <w:sz w:val="22"/>
          <w:szCs w:val="22"/>
          <w:lang w:val="ru-RU"/>
        </w:rPr>
        <w:t xml:space="preserve">ов не </w:t>
      </w:r>
      <w:r w:rsidR="00AD3848" w:rsidRPr="002E1E9A">
        <w:rPr>
          <w:sz w:val="22"/>
          <w:szCs w:val="22"/>
          <w:lang w:val="ru-RU"/>
        </w:rPr>
        <w:t xml:space="preserve">должна </w:t>
      </w:r>
      <w:r w:rsidR="0053516E" w:rsidRPr="002E1E9A">
        <w:rPr>
          <w:sz w:val="22"/>
          <w:szCs w:val="22"/>
          <w:lang w:val="ru-RU"/>
        </w:rPr>
        <w:t>применяться</w:t>
      </w:r>
      <w:r w:rsidR="007654F2" w:rsidRPr="002E1E9A">
        <w:rPr>
          <w:sz w:val="22"/>
          <w:szCs w:val="22"/>
          <w:lang w:val="ru-RU"/>
        </w:rPr>
        <w:t xml:space="preserve"> для</w:t>
      </w:r>
      <w:r w:rsidR="00BE69C9" w:rsidRPr="002E1E9A">
        <w:rPr>
          <w:sz w:val="22"/>
          <w:szCs w:val="22"/>
          <w:lang w:val="ru-RU"/>
        </w:rPr>
        <w:t xml:space="preserve"> </w:t>
      </w:r>
      <w:r w:rsidR="007654F2" w:rsidRPr="002E1E9A">
        <w:rPr>
          <w:sz w:val="22"/>
          <w:szCs w:val="22"/>
          <w:lang w:val="ru-RU"/>
        </w:rPr>
        <w:t>о</w:t>
      </w:r>
      <w:r w:rsidR="007E6057" w:rsidRPr="002E1E9A">
        <w:rPr>
          <w:sz w:val="22"/>
          <w:szCs w:val="22"/>
          <w:lang w:val="ru-RU"/>
        </w:rPr>
        <w:t>цинкованны</w:t>
      </w:r>
      <w:r w:rsidR="007654F2" w:rsidRPr="002E1E9A">
        <w:rPr>
          <w:sz w:val="22"/>
          <w:szCs w:val="22"/>
          <w:lang w:val="ru-RU"/>
        </w:rPr>
        <w:t>х</w:t>
      </w:r>
      <w:r w:rsidR="007E6057" w:rsidRPr="002E1E9A">
        <w:rPr>
          <w:sz w:val="22"/>
          <w:szCs w:val="22"/>
          <w:lang w:val="ru-RU"/>
        </w:rPr>
        <w:t xml:space="preserve"> труб.</w:t>
      </w:r>
    </w:p>
    <w:p w14:paraId="3D0CD407" w14:textId="71DCF4DE" w:rsidR="00EC7A40" w:rsidRPr="008603EC" w:rsidRDefault="007A6EE1" w:rsidP="00FE15D1">
      <w:pPr>
        <w:pStyle w:val="Heading2"/>
        <w:numPr>
          <w:ilvl w:val="1"/>
          <w:numId w:val="68"/>
        </w:numPr>
        <w:spacing w:before="240" w:after="240"/>
        <w:ind w:left="851" w:hanging="709"/>
        <w:rPr>
          <w:sz w:val="22"/>
          <w:szCs w:val="22"/>
        </w:rPr>
      </w:pPr>
      <w:r w:rsidRPr="00695561">
        <w:rPr>
          <w:spacing w:val="-2"/>
          <w:sz w:val="22"/>
          <w:szCs w:val="22"/>
          <w:lang w:val="ru-RU"/>
        </w:rPr>
        <w:t xml:space="preserve">  </w:t>
      </w:r>
      <w:bookmarkStart w:id="900" w:name="_Toc205628130"/>
      <w:r w:rsidR="00A80D0F" w:rsidRPr="008603EC">
        <w:rPr>
          <w:spacing w:val="-2"/>
          <w:sz w:val="22"/>
          <w:szCs w:val="22"/>
        </w:rPr>
        <w:t>Соединения ответвлений</w:t>
      </w:r>
      <w:bookmarkEnd w:id="900"/>
    </w:p>
    <w:p w14:paraId="115E74BC" w14:textId="4AD4287A" w:rsidR="00EC7A40" w:rsidRPr="00755AB9" w:rsidRDefault="00EC7A40" w:rsidP="00FE15D1">
      <w:pPr>
        <w:pStyle w:val="BodyText"/>
        <w:spacing w:before="120" w:after="120"/>
        <w:ind w:left="1134" w:hanging="425"/>
        <w:rPr>
          <w:color w:val="333333"/>
          <w:sz w:val="22"/>
          <w:szCs w:val="22"/>
          <w:lang w:val="ru-RU"/>
        </w:rPr>
      </w:pPr>
      <w:r w:rsidRPr="00755AB9">
        <w:rPr>
          <w:b/>
          <w:sz w:val="22"/>
          <w:szCs w:val="22"/>
          <w:lang w:val="ru-RU"/>
        </w:rPr>
        <w:t xml:space="preserve">8.6-1 - </w:t>
      </w:r>
      <w:r w:rsidR="00BC4A7D" w:rsidRPr="00755AB9">
        <w:rPr>
          <w:color w:val="333333"/>
          <w:sz w:val="22"/>
          <w:szCs w:val="22"/>
          <w:lang w:val="ru-RU"/>
        </w:rPr>
        <w:t>Если не указано иное, тип ответвлений должен соответствовать схеме соединений ответвлений соответствующего класса материала трубопровода.</w:t>
      </w:r>
    </w:p>
    <w:p w14:paraId="6FB11694" w14:textId="4B4FD83E" w:rsidR="00EC7A40" w:rsidRPr="00755AB9" w:rsidRDefault="00EC7A40" w:rsidP="00FE15D1">
      <w:pPr>
        <w:pStyle w:val="BodyText"/>
        <w:spacing w:before="120" w:after="120"/>
        <w:ind w:left="1134" w:hanging="425"/>
        <w:rPr>
          <w:color w:val="333333"/>
          <w:spacing w:val="-2"/>
          <w:sz w:val="22"/>
          <w:szCs w:val="22"/>
          <w:lang w:val="ru-RU"/>
        </w:rPr>
      </w:pPr>
      <w:r w:rsidRPr="00755AB9">
        <w:rPr>
          <w:b/>
          <w:sz w:val="22"/>
          <w:szCs w:val="22"/>
          <w:lang w:val="ru-RU"/>
        </w:rPr>
        <w:t xml:space="preserve">8.6-2 - </w:t>
      </w:r>
      <w:r w:rsidR="00FD13C8" w:rsidRPr="00755AB9">
        <w:rPr>
          <w:color w:val="333333"/>
          <w:spacing w:val="-2"/>
          <w:sz w:val="22"/>
          <w:szCs w:val="22"/>
          <w:lang w:val="ru-RU"/>
        </w:rPr>
        <w:t xml:space="preserve">Пересечение сварных швов ответвлений с продольными швами не допускается без рассмотрения и принятия </w:t>
      </w:r>
      <w:r w:rsidR="00F06BCB" w:rsidRPr="00755AB9">
        <w:rPr>
          <w:color w:val="333333"/>
          <w:spacing w:val="-2"/>
          <w:sz w:val="22"/>
          <w:szCs w:val="22"/>
          <w:lang w:val="ru-RU"/>
        </w:rPr>
        <w:t>заказчиком</w:t>
      </w:r>
      <w:r w:rsidR="00FD13C8" w:rsidRPr="00755AB9">
        <w:rPr>
          <w:color w:val="333333"/>
          <w:spacing w:val="-2"/>
          <w:sz w:val="22"/>
          <w:szCs w:val="22"/>
          <w:lang w:val="ru-RU"/>
        </w:rPr>
        <w:t>.</w:t>
      </w:r>
    </w:p>
    <w:p w14:paraId="055D83F8" w14:textId="729317C0" w:rsidR="00EC7A40" w:rsidRPr="00755AB9" w:rsidRDefault="00EC7A40" w:rsidP="00FE15D1">
      <w:pPr>
        <w:pStyle w:val="BodyText"/>
        <w:spacing w:before="120" w:after="120"/>
        <w:ind w:left="1134" w:hanging="425"/>
        <w:rPr>
          <w:color w:val="333333"/>
          <w:spacing w:val="-2"/>
          <w:sz w:val="22"/>
          <w:szCs w:val="22"/>
          <w:lang w:val="ru-RU"/>
        </w:rPr>
      </w:pPr>
      <w:r w:rsidRPr="005418C6">
        <w:rPr>
          <w:b/>
          <w:sz w:val="22"/>
          <w:szCs w:val="22"/>
          <w:lang w:val="ru-RU"/>
          <w:rPrChange w:id="901" w:author="Marchenko, Sergey [Tengizchevroil]" w:date="2025-08-07T15:33:00Z" w16du:dateUtc="2025-08-07T10:33:00Z">
            <w:rPr>
              <w:b/>
              <w:sz w:val="22"/>
              <w:szCs w:val="22"/>
              <w:highlight w:val="yellow"/>
              <w:lang w:val="ru-RU"/>
            </w:rPr>
          </w:rPrChange>
        </w:rPr>
        <w:t xml:space="preserve">8.6-3 - </w:t>
      </w:r>
      <w:r w:rsidR="000B4200" w:rsidRPr="005418C6">
        <w:rPr>
          <w:color w:val="333333"/>
          <w:spacing w:val="-2"/>
          <w:sz w:val="22"/>
          <w:szCs w:val="22"/>
          <w:lang w:val="ru-RU"/>
          <w:rPrChange w:id="902" w:author="Marchenko, Sergey [Tengizchevroil]" w:date="2025-08-07T15:33:00Z" w16du:dateUtc="2025-08-07T10:33:00Z">
            <w:rPr>
              <w:color w:val="333333"/>
              <w:spacing w:val="-2"/>
              <w:sz w:val="22"/>
              <w:szCs w:val="22"/>
              <w:highlight w:val="yellow"/>
              <w:lang w:val="ru-RU"/>
            </w:rPr>
          </w:rPrChange>
        </w:rPr>
        <w:t xml:space="preserve">Если не указано иное, сварка </w:t>
      </w:r>
      <w:r w:rsidR="004D7F2D" w:rsidRPr="005418C6">
        <w:rPr>
          <w:color w:val="333333"/>
          <w:spacing w:val="-2"/>
          <w:sz w:val="22"/>
          <w:szCs w:val="22"/>
          <w:lang w:val="ru-RU"/>
          <w:rPrChange w:id="903" w:author="Marchenko, Sergey [Tengizchevroil]" w:date="2025-08-07T15:33:00Z" w16du:dateUtc="2025-08-07T10:33:00Z">
            <w:rPr>
              <w:color w:val="333333"/>
              <w:spacing w:val="-2"/>
              <w:sz w:val="22"/>
              <w:szCs w:val="22"/>
              <w:highlight w:val="yellow"/>
              <w:lang w:val="ru-RU"/>
            </w:rPr>
          </w:rPrChange>
        </w:rPr>
        <w:t>ответ</w:t>
      </w:r>
      <w:r w:rsidR="00530ACF" w:rsidRPr="005418C6">
        <w:rPr>
          <w:color w:val="333333"/>
          <w:spacing w:val="-2"/>
          <w:sz w:val="22"/>
          <w:szCs w:val="22"/>
          <w:lang w:val="ru-RU"/>
          <w:rPrChange w:id="904" w:author="Marchenko, Sergey [Tengizchevroil]" w:date="2025-08-07T15:33:00Z" w16du:dateUtc="2025-08-07T10:33:00Z">
            <w:rPr>
              <w:color w:val="333333"/>
              <w:spacing w:val="-2"/>
              <w:sz w:val="22"/>
              <w:szCs w:val="22"/>
              <w:highlight w:val="yellow"/>
              <w:lang w:val="ru-RU"/>
            </w:rPr>
          </w:rPrChange>
        </w:rPr>
        <w:t>в</w:t>
      </w:r>
      <w:r w:rsidR="004D7F2D" w:rsidRPr="005418C6">
        <w:rPr>
          <w:color w:val="333333"/>
          <w:spacing w:val="-2"/>
          <w:sz w:val="22"/>
          <w:szCs w:val="22"/>
          <w:lang w:val="ru-RU"/>
          <w:rPrChange w:id="905" w:author="Marchenko, Sergey [Tengizchevroil]" w:date="2025-08-07T15:33:00Z" w16du:dateUtc="2025-08-07T10:33:00Z">
            <w:rPr>
              <w:color w:val="333333"/>
              <w:spacing w:val="-2"/>
              <w:sz w:val="22"/>
              <w:szCs w:val="22"/>
              <w:highlight w:val="yellow"/>
              <w:lang w:val="ru-RU"/>
            </w:rPr>
          </w:rPrChange>
        </w:rPr>
        <w:t>ленного</w:t>
      </w:r>
      <w:r w:rsidR="00530ACF" w:rsidRPr="005418C6">
        <w:rPr>
          <w:color w:val="333333"/>
          <w:spacing w:val="-2"/>
          <w:sz w:val="22"/>
          <w:szCs w:val="22"/>
          <w:lang w:val="ru-RU"/>
          <w:rPrChange w:id="906" w:author="Marchenko, Sergey [Tengizchevroil]" w:date="2025-08-07T15:33:00Z" w16du:dateUtc="2025-08-07T10:33:00Z">
            <w:rPr>
              <w:color w:val="333333"/>
              <w:spacing w:val="-2"/>
              <w:sz w:val="22"/>
              <w:szCs w:val="22"/>
              <w:highlight w:val="yellow"/>
              <w:lang w:val="ru-RU"/>
            </w:rPr>
          </w:rPrChange>
        </w:rPr>
        <w:t xml:space="preserve"> соединения </w:t>
      </w:r>
      <w:r w:rsidR="00907AA5" w:rsidRPr="005418C6">
        <w:rPr>
          <w:color w:val="333333"/>
          <w:spacing w:val="-2"/>
          <w:sz w:val="22"/>
          <w:szCs w:val="22"/>
          <w:lang w:val="ru-RU"/>
          <w:rPrChange w:id="907" w:author="Marchenko, Sergey [Tengizchevroil]" w:date="2025-08-07T15:33:00Z" w16du:dateUtc="2025-08-07T10:33:00Z">
            <w:rPr>
              <w:color w:val="333333"/>
              <w:spacing w:val="-2"/>
              <w:sz w:val="22"/>
              <w:szCs w:val="22"/>
              <w:highlight w:val="yellow"/>
              <w:lang w:val="ru-RU"/>
            </w:rPr>
          </w:rPrChange>
        </w:rPr>
        <w:t>без усиливающей</w:t>
      </w:r>
      <w:r w:rsidR="00530ACF" w:rsidRPr="005418C6">
        <w:rPr>
          <w:color w:val="333333"/>
          <w:spacing w:val="-2"/>
          <w:sz w:val="22"/>
          <w:szCs w:val="22"/>
          <w:lang w:val="ru-RU"/>
          <w:rPrChange w:id="908" w:author="Marchenko, Sergey [Tengizchevroil]" w:date="2025-08-07T15:33:00Z" w16du:dateUtc="2025-08-07T10:33:00Z">
            <w:rPr>
              <w:color w:val="333333"/>
              <w:spacing w:val="-2"/>
              <w:sz w:val="22"/>
              <w:szCs w:val="22"/>
              <w:highlight w:val="yellow"/>
              <w:lang w:val="ru-RU"/>
            </w:rPr>
          </w:rPrChange>
        </w:rPr>
        <w:t xml:space="preserve"> </w:t>
      </w:r>
      <w:r w:rsidR="00BC5F37" w:rsidRPr="005418C6">
        <w:rPr>
          <w:color w:val="333333"/>
          <w:spacing w:val="-2"/>
          <w:sz w:val="22"/>
          <w:szCs w:val="22"/>
          <w:lang w:val="ru-RU"/>
          <w:rPrChange w:id="909" w:author="Marchenko, Sergey [Tengizchevroil]" w:date="2025-08-07T15:33:00Z" w16du:dateUtc="2025-08-07T10:33:00Z">
            <w:rPr>
              <w:color w:val="333333"/>
              <w:spacing w:val="-2"/>
              <w:sz w:val="22"/>
              <w:szCs w:val="22"/>
              <w:highlight w:val="yellow"/>
              <w:lang w:val="ru-RU"/>
            </w:rPr>
          </w:rPrChange>
        </w:rPr>
        <w:t>накладк</w:t>
      </w:r>
      <w:r w:rsidR="00E53369" w:rsidRPr="005418C6">
        <w:rPr>
          <w:color w:val="333333"/>
          <w:spacing w:val="-2"/>
          <w:sz w:val="22"/>
          <w:szCs w:val="22"/>
          <w:lang w:val="ru-RU"/>
          <w:rPrChange w:id="910" w:author="Marchenko, Sergey [Tengizchevroil]" w:date="2025-08-07T15:33:00Z" w16du:dateUtc="2025-08-07T10:33:00Z">
            <w:rPr>
              <w:color w:val="333333"/>
              <w:spacing w:val="-2"/>
              <w:sz w:val="22"/>
              <w:szCs w:val="22"/>
              <w:highlight w:val="yellow"/>
              <w:lang w:val="ru-RU"/>
            </w:rPr>
          </w:rPrChange>
        </w:rPr>
        <w:t>и</w:t>
      </w:r>
      <w:r w:rsidR="000B4200" w:rsidRPr="005418C6">
        <w:rPr>
          <w:color w:val="333333"/>
          <w:spacing w:val="-2"/>
          <w:sz w:val="22"/>
          <w:szCs w:val="22"/>
          <w:lang w:val="ru-RU"/>
          <w:rPrChange w:id="911" w:author="Marchenko, Sergey [Tengizchevroil]" w:date="2025-08-07T15:33:00Z" w16du:dateUtc="2025-08-07T10:33:00Z">
            <w:rPr>
              <w:color w:val="333333"/>
              <w:spacing w:val="-2"/>
              <w:sz w:val="22"/>
              <w:szCs w:val="22"/>
              <w:highlight w:val="yellow"/>
              <w:lang w:val="ru-RU"/>
            </w:rPr>
          </w:rPrChange>
        </w:rPr>
        <w:t xml:space="preserve"> должна осуществляться в соответствии с </w:t>
      </w:r>
      <w:r w:rsidR="000B4200" w:rsidRPr="005418C6">
        <w:rPr>
          <w:color w:val="333333"/>
          <w:spacing w:val="-2"/>
          <w:sz w:val="22"/>
          <w:szCs w:val="22"/>
          <w:rPrChange w:id="912" w:author="Marchenko, Sergey [Tengizchevroil]" w:date="2025-08-07T15:33:00Z" w16du:dateUtc="2025-08-07T10:33:00Z">
            <w:rPr>
              <w:color w:val="333333"/>
              <w:spacing w:val="-2"/>
              <w:sz w:val="22"/>
              <w:szCs w:val="22"/>
              <w:highlight w:val="yellow"/>
            </w:rPr>
          </w:rPrChange>
        </w:rPr>
        <w:t>ASME</w:t>
      </w:r>
      <w:r w:rsidR="000B4200" w:rsidRPr="005418C6">
        <w:rPr>
          <w:color w:val="333333"/>
          <w:spacing w:val="-2"/>
          <w:sz w:val="22"/>
          <w:szCs w:val="22"/>
          <w:lang w:val="ru-RU"/>
          <w:rPrChange w:id="913" w:author="Marchenko, Sergey [Tengizchevroil]" w:date="2025-08-07T15:33:00Z" w16du:dateUtc="2025-08-07T10:33:00Z">
            <w:rPr>
              <w:color w:val="333333"/>
              <w:spacing w:val="-2"/>
              <w:sz w:val="22"/>
              <w:szCs w:val="22"/>
              <w:highlight w:val="yellow"/>
              <w:lang w:val="ru-RU"/>
            </w:rPr>
          </w:rPrChange>
        </w:rPr>
        <w:t xml:space="preserve"> </w:t>
      </w:r>
      <w:r w:rsidR="000B4200" w:rsidRPr="005418C6">
        <w:rPr>
          <w:color w:val="333333"/>
          <w:spacing w:val="-2"/>
          <w:sz w:val="22"/>
          <w:szCs w:val="22"/>
          <w:rPrChange w:id="914" w:author="Marchenko, Sergey [Tengizchevroil]" w:date="2025-08-07T15:33:00Z" w16du:dateUtc="2025-08-07T10:33:00Z">
            <w:rPr>
              <w:color w:val="333333"/>
              <w:spacing w:val="-2"/>
              <w:sz w:val="22"/>
              <w:szCs w:val="22"/>
              <w:highlight w:val="yellow"/>
            </w:rPr>
          </w:rPrChange>
        </w:rPr>
        <w:t>B</w:t>
      </w:r>
      <w:r w:rsidR="000B4200" w:rsidRPr="005418C6">
        <w:rPr>
          <w:color w:val="333333"/>
          <w:spacing w:val="-2"/>
          <w:sz w:val="22"/>
          <w:szCs w:val="22"/>
          <w:lang w:val="ru-RU"/>
          <w:rPrChange w:id="915" w:author="Marchenko, Sergey [Tengizchevroil]" w:date="2025-08-07T15:33:00Z" w16du:dateUtc="2025-08-07T10:33:00Z">
            <w:rPr>
              <w:color w:val="333333"/>
              <w:spacing w:val="-2"/>
              <w:sz w:val="22"/>
              <w:szCs w:val="22"/>
              <w:highlight w:val="yellow"/>
              <w:lang w:val="ru-RU"/>
            </w:rPr>
          </w:rPrChange>
        </w:rPr>
        <w:t>31.3, рисунок 328.5.4</w:t>
      </w:r>
      <w:r w:rsidR="002E38BF" w:rsidRPr="005418C6">
        <w:rPr>
          <w:color w:val="333333"/>
          <w:spacing w:val="-2"/>
          <w:sz w:val="22"/>
          <w:szCs w:val="22"/>
          <w:lang w:val="ru-RU"/>
          <w:rPrChange w:id="916" w:author="Marchenko, Sergey [Tengizchevroil]" w:date="2025-08-07T15:33:00Z" w16du:dateUtc="2025-08-07T10:33:00Z">
            <w:rPr>
              <w:color w:val="333333"/>
              <w:spacing w:val="-2"/>
              <w:sz w:val="22"/>
              <w:szCs w:val="22"/>
              <w:highlight w:val="yellow"/>
              <w:lang w:val="ru-RU"/>
            </w:rPr>
          </w:rPrChange>
        </w:rPr>
        <w:t>-2</w:t>
      </w:r>
      <w:r w:rsidR="000B4200" w:rsidRPr="005418C6">
        <w:rPr>
          <w:color w:val="333333"/>
          <w:spacing w:val="-2"/>
          <w:sz w:val="22"/>
          <w:szCs w:val="22"/>
          <w:lang w:val="ru-RU"/>
          <w:rPrChange w:id="917" w:author="Marchenko, Sergey [Tengizchevroil]" w:date="2025-08-07T15:33:00Z" w16du:dateUtc="2025-08-07T10:33:00Z">
            <w:rPr>
              <w:color w:val="333333"/>
              <w:spacing w:val="-2"/>
              <w:sz w:val="22"/>
              <w:szCs w:val="22"/>
              <w:highlight w:val="yellow"/>
              <w:lang w:val="ru-RU"/>
            </w:rPr>
          </w:rPrChange>
        </w:rPr>
        <w:t>(</w:t>
      </w:r>
      <w:r w:rsidR="000B4200" w:rsidRPr="005418C6">
        <w:rPr>
          <w:color w:val="333333"/>
          <w:spacing w:val="-2"/>
          <w:sz w:val="22"/>
          <w:szCs w:val="22"/>
          <w:rPrChange w:id="918" w:author="Marchenko, Sergey [Tengizchevroil]" w:date="2025-08-07T15:33:00Z" w16du:dateUtc="2025-08-07T10:33:00Z">
            <w:rPr>
              <w:color w:val="333333"/>
              <w:spacing w:val="-2"/>
              <w:sz w:val="22"/>
              <w:szCs w:val="22"/>
              <w:highlight w:val="yellow"/>
            </w:rPr>
          </w:rPrChange>
        </w:rPr>
        <w:t>b</w:t>
      </w:r>
      <w:r w:rsidR="000B4200" w:rsidRPr="005418C6">
        <w:rPr>
          <w:color w:val="333333"/>
          <w:spacing w:val="-2"/>
          <w:sz w:val="22"/>
          <w:szCs w:val="22"/>
          <w:lang w:val="ru-RU"/>
          <w:rPrChange w:id="919" w:author="Marchenko, Sergey [Tengizchevroil]" w:date="2025-08-07T15:33:00Z" w16du:dateUtc="2025-08-07T10:33:00Z">
            <w:rPr>
              <w:color w:val="333333"/>
              <w:spacing w:val="-2"/>
              <w:sz w:val="22"/>
              <w:szCs w:val="22"/>
              <w:highlight w:val="yellow"/>
              <w:lang w:val="ru-RU"/>
            </w:rPr>
          </w:rPrChange>
        </w:rPr>
        <w:t>).</w:t>
      </w:r>
    </w:p>
    <w:p w14:paraId="6F9C814E" w14:textId="6F0989B3" w:rsidR="00EC7A40" w:rsidRPr="00755AB9" w:rsidRDefault="00EC7A40" w:rsidP="00FE15D1">
      <w:pPr>
        <w:pStyle w:val="BodyText"/>
        <w:spacing w:before="120" w:after="120"/>
        <w:ind w:left="1134" w:hanging="425"/>
        <w:rPr>
          <w:sz w:val="22"/>
          <w:szCs w:val="22"/>
          <w:lang w:val="ru-RU"/>
        </w:rPr>
      </w:pPr>
      <w:r w:rsidRPr="00755AB9">
        <w:rPr>
          <w:b/>
          <w:sz w:val="22"/>
          <w:szCs w:val="22"/>
          <w:lang w:val="ru-RU"/>
        </w:rPr>
        <w:t>8.6-4</w:t>
      </w:r>
      <w:r w:rsidRPr="00755AB9">
        <w:rPr>
          <w:b/>
          <w:spacing w:val="10"/>
          <w:sz w:val="22"/>
          <w:szCs w:val="22"/>
          <w:lang w:val="ru-RU"/>
        </w:rPr>
        <w:t xml:space="preserve"> </w:t>
      </w:r>
      <w:r w:rsidRPr="00755AB9">
        <w:rPr>
          <w:b/>
          <w:sz w:val="22"/>
          <w:szCs w:val="22"/>
          <w:lang w:val="ru-RU"/>
        </w:rPr>
        <w:t>-</w:t>
      </w:r>
      <w:r w:rsidRPr="00755AB9">
        <w:rPr>
          <w:b/>
          <w:spacing w:val="2"/>
          <w:sz w:val="22"/>
          <w:szCs w:val="22"/>
          <w:lang w:val="ru-RU"/>
        </w:rPr>
        <w:t xml:space="preserve"> </w:t>
      </w:r>
      <w:r w:rsidR="007A02FE" w:rsidRPr="00755AB9">
        <w:rPr>
          <w:bCs/>
          <w:spacing w:val="2"/>
          <w:sz w:val="22"/>
          <w:szCs w:val="22"/>
          <w:lang w:val="ru-RU"/>
        </w:rPr>
        <w:t>При</w:t>
      </w:r>
      <w:r w:rsidR="007A02FE" w:rsidRPr="00755AB9">
        <w:rPr>
          <w:bCs/>
          <w:color w:val="333333"/>
          <w:spacing w:val="-2"/>
          <w:sz w:val="22"/>
          <w:szCs w:val="22"/>
          <w:lang w:val="ru-RU"/>
        </w:rPr>
        <w:t>кре</w:t>
      </w:r>
      <w:r w:rsidR="007A02FE" w:rsidRPr="00755AB9">
        <w:rPr>
          <w:color w:val="333333"/>
          <w:spacing w:val="-2"/>
          <w:sz w:val="22"/>
          <w:szCs w:val="22"/>
          <w:lang w:val="ru-RU"/>
        </w:rPr>
        <w:t>пление цельно усиленных ответвленных соединений должно осуществляться следующим образом:</w:t>
      </w:r>
    </w:p>
    <w:p w14:paraId="621980B9" w14:textId="5F5524DB" w:rsidR="00EC7A40" w:rsidRPr="00755AB9" w:rsidRDefault="00EC7A40" w:rsidP="00FE15D1">
      <w:pPr>
        <w:spacing w:before="120" w:after="120"/>
        <w:ind w:left="1418" w:hanging="284"/>
        <w:rPr>
          <w:lang w:val="ru-RU"/>
        </w:rPr>
      </w:pPr>
      <w:r w:rsidRPr="00755AB9">
        <w:rPr>
          <w:b/>
          <w:lang w:val="ru-RU"/>
        </w:rPr>
        <w:t>8.6-4.1</w:t>
      </w:r>
      <w:r w:rsidRPr="00755AB9">
        <w:rPr>
          <w:b/>
          <w:spacing w:val="16"/>
          <w:lang w:val="ru-RU"/>
        </w:rPr>
        <w:t xml:space="preserve"> </w:t>
      </w:r>
      <w:r w:rsidRPr="00755AB9">
        <w:rPr>
          <w:b/>
          <w:lang w:val="ru-RU"/>
        </w:rPr>
        <w:t>-</w:t>
      </w:r>
      <w:r w:rsidRPr="00755AB9">
        <w:rPr>
          <w:b/>
          <w:spacing w:val="2"/>
          <w:lang w:val="ru-RU"/>
        </w:rPr>
        <w:t xml:space="preserve"> </w:t>
      </w:r>
      <w:r w:rsidR="0085107E" w:rsidRPr="00755AB9">
        <w:rPr>
          <w:color w:val="333333"/>
          <w:spacing w:val="-2"/>
          <w:lang w:val="ru-RU"/>
        </w:rPr>
        <w:t>Свар</w:t>
      </w:r>
      <w:r w:rsidR="000340A1" w:rsidRPr="00755AB9">
        <w:rPr>
          <w:color w:val="333333"/>
          <w:spacing w:val="-2"/>
          <w:lang w:val="ru-RU"/>
        </w:rPr>
        <w:t>очный</w:t>
      </w:r>
      <w:r w:rsidR="0085107E" w:rsidRPr="00755AB9">
        <w:rPr>
          <w:color w:val="333333"/>
          <w:spacing w:val="-2"/>
          <w:lang w:val="ru-RU"/>
        </w:rPr>
        <w:t xml:space="preserve"> ш</w:t>
      </w:r>
      <w:r w:rsidR="000340A1" w:rsidRPr="00755AB9">
        <w:rPr>
          <w:color w:val="333333"/>
          <w:spacing w:val="-2"/>
          <w:lang w:val="ru-RU"/>
        </w:rPr>
        <w:t>ов</w:t>
      </w:r>
      <w:r w:rsidR="0085107E" w:rsidRPr="00755AB9">
        <w:rPr>
          <w:color w:val="333333"/>
          <w:spacing w:val="-2"/>
          <w:lang w:val="ru-RU"/>
        </w:rPr>
        <w:t xml:space="preserve"> с полным про</w:t>
      </w:r>
      <w:r w:rsidR="00D92C67" w:rsidRPr="00755AB9">
        <w:rPr>
          <w:color w:val="333333"/>
          <w:spacing w:val="-2"/>
          <w:lang w:val="ru-RU"/>
        </w:rPr>
        <w:t>плавлением</w:t>
      </w:r>
      <w:r w:rsidR="0085107E" w:rsidRPr="00755AB9">
        <w:rPr>
          <w:color w:val="333333"/>
          <w:spacing w:val="-2"/>
          <w:lang w:val="ru-RU"/>
        </w:rPr>
        <w:t>.</w:t>
      </w:r>
    </w:p>
    <w:p w14:paraId="5C50D4EC" w14:textId="1F803AC1" w:rsidR="00EC7A40" w:rsidRPr="00755AB9" w:rsidRDefault="00EC7A40" w:rsidP="00FE15D1">
      <w:pPr>
        <w:pStyle w:val="BodyText"/>
        <w:spacing w:before="120" w:after="120"/>
        <w:ind w:left="1418" w:hanging="284"/>
        <w:rPr>
          <w:color w:val="333333"/>
          <w:sz w:val="22"/>
          <w:szCs w:val="22"/>
          <w:lang w:val="ru-RU"/>
        </w:rPr>
      </w:pPr>
      <w:r w:rsidRPr="00755AB9">
        <w:rPr>
          <w:b/>
          <w:sz w:val="22"/>
          <w:szCs w:val="22"/>
          <w:lang w:val="ru-RU"/>
        </w:rPr>
        <w:t>8.6-4.2</w:t>
      </w:r>
      <w:r w:rsidRPr="00755AB9">
        <w:rPr>
          <w:b/>
          <w:spacing w:val="20"/>
          <w:sz w:val="22"/>
          <w:szCs w:val="22"/>
          <w:lang w:val="ru-RU"/>
        </w:rPr>
        <w:t xml:space="preserve"> </w:t>
      </w:r>
      <w:r w:rsidRPr="00755AB9">
        <w:rPr>
          <w:b/>
          <w:sz w:val="22"/>
          <w:szCs w:val="22"/>
          <w:lang w:val="ru-RU"/>
        </w:rPr>
        <w:t xml:space="preserve">- </w:t>
      </w:r>
      <w:r w:rsidR="00927DC8" w:rsidRPr="00755AB9">
        <w:rPr>
          <w:color w:val="333333"/>
          <w:sz w:val="22"/>
          <w:szCs w:val="22"/>
          <w:lang w:val="ru-RU"/>
        </w:rPr>
        <w:t>Заполнено до края фаски сварного шва фитинга. Обратитесь к инструкциям производителя фитинга для определения линии сварного шва фитинга.</w:t>
      </w:r>
    </w:p>
    <w:p w14:paraId="24053CA0" w14:textId="41F7D457" w:rsidR="00EC7A40" w:rsidRPr="00755AB9" w:rsidRDefault="00F33E82" w:rsidP="00FE15D1">
      <w:pPr>
        <w:spacing w:before="120" w:after="120"/>
        <w:ind w:left="1418"/>
        <w:rPr>
          <w:i/>
          <w:lang w:val="ru-RU"/>
        </w:rPr>
      </w:pPr>
      <w:r w:rsidRPr="00755AB9">
        <w:rPr>
          <w:b/>
          <w:bCs/>
          <w:i/>
          <w:color w:val="333333"/>
          <w:spacing w:val="-5"/>
          <w:lang w:val="ru-RU"/>
        </w:rPr>
        <w:t>Примечание</w:t>
      </w:r>
      <w:r w:rsidR="00205998" w:rsidRPr="00755AB9">
        <w:rPr>
          <w:b/>
          <w:bCs/>
          <w:i/>
          <w:color w:val="333333"/>
          <w:spacing w:val="-5"/>
          <w:lang w:val="ru-RU"/>
        </w:rPr>
        <w:t>:</w:t>
      </w:r>
      <w:r w:rsidRPr="00755AB9">
        <w:rPr>
          <w:i/>
          <w:color w:val="333333"/>
          <w:spacing w:val="-5"/>
          <w:lang w:val="ru-RU"/>
        </w:rPr>
        <w:t xml:space="preserve"> См. рисунок в </w:t>
      </w:r>
      <w:r w:rsidRPr="00755AB9">
        <w:rPr>
          <w:i/>
          <w:color w:val="333333"/>
          <w:spacing w:val="-5"/>
        </w:rPr>
        <w:t>ASME</w:t>
      </w:r>
      <w:r w:rsidRPr="00755AB9">
        <w:rPr>
          <w:i/>
          <w:color w:val="333333"/>
          <w:spacing w:val="-5"/>
          <w:lang w:val="ru-RU"/>
        </w:rPr>
        <w:t xml:space="preserve"> </w:t>
      </w:r>
      <w:r w:rsidRPr="00755AB9">
        <w:rPr>
          <w:i/>
          <w:color w:val="333333"/>
          <w:spacing w:val="-5"/>
        </w:rPr>
        <w:t>B</w:t>
      </w:r>
      <w:r w:rsidRPr="00755AB9">
        <w:rPr>
          <w:i/>
          <w:color w:val="333333"/>
          <w:spacing w:val="-5"/>
          <w:lang w:val="ru-RU"/>
        </w:rPr>
        <w:t>31.3, рисунок 328.5.4</w:t>
      </w:r>
      <w:r w:rsidRPr="00755AB9">
        <w:rPr>
          <w:i/>
          <w:color w:val="333333"/>
          <w:spacing w:val="-5"/>
        </w:rPr>
        <w:t>F</w:t>
      </w:r>
      <w:r w:rsidRPr="00755AB9">
        <w:rPr>
          <w:i/>
          <w:color w:val="333333"/>
          <w:spacing w:val="-5"/>
          <w:lang w:val="ru-RU"/>
        </w:rPr>
        <w:t xml:space="preserve">, </w:t>
      </w:r>
      <w:r w:rsidR="00C71E11" w:rsidRPr="00755AB9">
        <w:rPr>
          <w:i/>
          <w:color w:val="333333"/>
          <w:spacing w:val="-5"/>
          <w:lang w:val="ru-RU"/>
        </w:rPr>
        <w:t>015-0000-</w:t>
      </w:r>
      <w:r w:rsidR="00C71E11" w:rsidRPr="00755AB9">
        <w:rPr>
          <w:i/>
          <w:color w:val="333333"/>
          <w:spacing w:val="-5"/>
        </w:rPr>
        <w:t>WWW</w:t>
      </w:r>
      <w:r w:rsidR="00C71E11" w:rsidRPr="00755AB9">
        <w:rPr>
          <w:i/>
          <w:color w:val="333333"/>
          <w:spacing w:val="-5"/>
          <w:lang w:val="ru-RU"/>
        </w:rPr>
        <w:t>-</w:t>
      </w:r>
      <w:r w:rsidR="00C71E11" w:rsidRPr="00755AB9">
        <w:rPr>
          <w:i/>
          <w:color w:val="333333"/>
          <w:spacing w:val="-5"/>
        </w:rPr>
        <w:t>STD</w:t>
      </w:r>
      <w:r w:rsidR="00C71E11" w:rsidRPr="00755AB9">
        <w:rPr>
          <w:i/>
          <w:color w:val="333333"/>
          <w:spacing w:val="-5"/>
          <w:lang w:val="ru-RU"/>
        </w:rPr>
        <w:t xml:space="preserve">-20001-01 </w:t>
      </w:r>
      <w:r w:rsidRPr="00755AB9">
        <w:rPr>
          <w:i/>
          <w:color w:val="333333"/>
          <w:spacing w:val="-5"/>
          <w:lang w:val="ru-RU"/>
        </w:rPr>
        <w:t xml:space="preserve">и </w:t>
      </w:r>
      <w:r w:rsidRPr="00755AB9">
        <w:rPr>
          <w:i/>
          <w:color w:val="333333"/>
          <w:spacing w:val="-5"/>
        </w:rPr>
        <w:t>PFI</w:t>
      </w:r>
      <w:r w:rsidRPr="00755AB9">
        <w:rPr>
          <w:i/>
          <w:color w:val="333333"/>
          <w:spacing w:val="-5"/>
          <w:lang w:val="ru-RU"/>
        </w:rPr>
        <w:t xml:space="preserve"> </w:t>
      </w:r>
      <w:r w:rsidRPr="00755AB9">
        <w:rPr>
          <w:i/>
          <w:color w:val="333333"/>
          <w:spacing w:val="-5"/>
        </w:rPr>
        <w:t>ES</w:t>
      </w:r>
      <w:r w:rsidRPr="00755AB9">
        <w:rPr>
          <w:i/>
          <w:color w:val="333333"/>
          <w:spacing w:val="-5"/>
          <w:lang w:val="ru-RU"/>
        </w:rPr>
        <w:t>-49.</w:t>
      </w:r>
    </w:p>
    <w:p w14:paraId="5472A4C3" w14:textId="674FD74B" w:rsidR="00EC7A40" w:rsidRPr="00755AB9" w:rsidRDefault="00EC7A40" w:rsidP="00FE15D1">
      <w:pPr>
        <w:pStyle w:val="BodyText"/>
        <w:spacing w:before="120" w:after="120"/>
        <w:ind w:left="1418" w:hanging="284"/>
        <w:rPr>
          <w:color w:val="333333"/>
          <w:sz w:val="22"/>
          <w:szCs w:val="22"/>
          <w:lang w:val="ru-RU"/>
        </w:rPr>
      </w:pPr>
      <w:r w:rsidRPr="00755AB9">
        <w:rPr>
          <w:b/>
          <w:sz w:val="22"/>
          <w:szCs w:val="22"/>
          <w:lang w:val="ru-RU"/>
        </w:rPr>
        <w:t>8.6-4.3</w:t>
      </w:r>
      <w:r w:rsidRPr="00755AB9">
        <w:rPr>
          <w:b/>
          <w:spacing w:val="20"/>
          <w:sz w:val="22"/>
          <w:szCs w:val="22"/>
          <w:lang w:val="ru-RU"/>
        </w:rPr>
        <w:t xml:space="preserve"> </w:t>
      </w:r>
      <w:r w:rsidRPr="00755AB9">
        <w:rPr>
          <w:b/>
          <w:sz w:val="22"/>
          <w:szCs w:val="22"/>
          <w:lang w:val="ru-RU"/>
        </w:rPr>
        <w:t xml:space="preserve">- </w:t>
      </w:r>
      <w:r w:rsidR="00AA32CB" w:rsidRPr="00755AB9">
        <w:rPr>
          <w:color w:val="333333"/>
          <w:sz w:val="22"/>
          <w:szCs w:val="22"/>
          <w:lang w:val="ru-RU"/>
        </w:rPr>
        <w:t xml:space="preserve">Сварные швы на </w:t>
      </w:r>
      <w:r w:rsidR="003D2C07" w:rsidRPr="00755AB9">
        <w:rPr>
          <w:color w:val="333333"/>
          <w:sz w:val="22"/>
          <w:szCs w:val="22"/>
          <w:lang w:val="ru-RU"/>
        </w:rPr>
        <w:t>ответвлениях</w:t>
      </w:r>
      <w:r w:rsidR="00AA32CB" w:rsidRPr="00755AB9">
        <w:rPr>
          <w:color w:val="333333"/>
          <w:sz w:val="22"/>
          <w:szCs w:val="22"/>
          <w:lang w:val="ru-RU"/>
        </w:rPr>
        <w:t xml:space="preserve"> и </w:t>
      </w:r>
      <w:r w:rsidR="00A75844" w:rsidRPr="00755AB9">
        <w:rPr>
          <w:color w:val="333333"/>
          <w:sz w:val="22"/>
          <w:szCs w:val="22"/>
          <w:lang w:val="ru-RU"/>
        </w:rPr>
        <w:t xml:space="preserve">на </w:t>
      </w:r>
      <w:r w:rsidR="00932980" w:rsidRPr="00755AB9">
        <w:rPr>
          <w:color w:val="333333"/>
          <w:sz w:val="22"/>
          <w:szCs w:val="22"/>
          <w:lang w:val="ru-RU"/>
        </w:rPr>
        <w:t xml:space="preserve">усиливающих </w:t>
      </w:r>
      <w:r w:rsidR="00833143" w:rsidRPr="00755AB9">
        <w:rPr>
          <w:color w:val="333333"/>
          <w:sz w:val="22"/>
          <w:szCs w:val="22"/>
          <w:lang w:val="ru-RU"/>
        </w:rPr>
        <w:t xml:space="preserve">накладках </w:t>
      </w:r>
      <w:r w:rsidR="00AA32CB" w:rsidRPr="00755AB9">
        <w:rPr>
          <w:color w:val="333333"/>
          <w:sz w:val="22"/>
          <w:szCs w:val="22"/>
          <w:lang w:val="ru-RU"/>
        </w:rPr>
        <w:t xml:space="preserve">должны </w:t>
      </w:r>
      <w:r w:rsidR="00A75844" w:rsidRPr="00755AB9">
        <w:rPr>
          <w:color w:val="333333"/>
          <w:sz w:val="22"/>
          <w:szCs w:val="22"/>
          <w:lang w:val="ru-RU"/>
        </w:rPr>
        <w:t>иметь плавный переход</w:t>
      </w:r>
      <w:r w:rsidR="00AA32CB" w:rsidRPr="00755AB9">
        <w:rPr>
          <w:color w:val="333333"/>
          <w:sz w:val="22"/>
          <w:szCs w:val="22"/>
          <w:lang w:val="ru-RU"/>
        </w:rPr>
        <w:t xml:space="preserve"> с поверхностью трубы. Острые углы на усиливающих п</w:t>
      </w:r>
      <w:r w:rsidR="00213650" w:rsidRPr="00755AB9">
        <w:rPr>
          <w:color w:val="333333"/>
          <w:sz w:val="22"/>
          <w:szCs w:val="22"/>
          <w:lang w:val="ru-RU"/>
        </w:rPr>
        <w:t>ластинах</w:t>
      </w:r>
      <w:r w:rsidR="00AA32CB" w:rsidRPr="00755AB9">
        <w:rPr>
          <w:color w:val="333333"/>
          <w:sz w:val="22"/>
          <w:szCs w:val="22"/>
          <w:lang w:val="ru-RU"/>
        </w:rPr>
        <w:t xml:space="preserve"> должны быть удалены.</w:t>
      </w:r>
    </w:p>
    <w:p w14:paraId="42BC22AD" w14:textId="30E4B91C" w:rsidR="00EC7A40" w:rsidRPr="00755AB9" w:rsidRDefault="00EC7A40" w:rsidP="00FE15D1">
      <w:pPr>
        <w:pStyle w:val="BodyText"/>
        <w:spacing w:before="120" w:after="120"/>
        <w:ind w:left="1418" w:hanging="284"/>
        <w:rPr>
          <w:color w:val="333333"/>
          <w:sz w:val="22"/>
          <w:szCs w:val="22"/>
          <w:lang w:val="ru-RU"/>
        </w:rPr>
      </w:pPr>
      <w:r w:rsidRPr="0004776B">
        <w:rPr>
          <w:b/>
          <w:sz w:val="22"/>
          <w:szCs w:val="22"/>
          <w:lang w:val="ru-RU"/>
          <w:rPrChange w:id="920" w:author="Marchenko, Sergey [Tengizchevroil]" w:date="2025-08-07T15:33:00Z" w16du:dateUtc="2025-08-07T10:33:00Z">
            <w:rPr>
              <w:b/>
              <w:sz w:val="22"/>
              <w:szCs w:val="22"/>
              <w:highlight w:val="yellow"/>
              <w:lang w:val="ru-RU"/>
            </w:rPr>
          </w:rPrChange>
        </w:rPr>
        <w:t xml:space="preserve">8.6-4.4 - </w:t>
      </w:r>
      <w:r w:rsidR="00FF29CE" w:rsidRPr="0004776B">
        <w:rPr>
          <w:color w:val="333333"/>
          <w:sz w:val="22"/>
          <w:szCs w:val="22"/>
          <w:lang w:val="ru-RU"/>
          <w:rPrChange w:id="921" w:author="Marchenko, Sergey [Tengizchevroil]" w:date="2025-08-07T15:33:00Z" w16du:dateUtc="2025-08-07T10:33:00Z">
            <w:rPr>
              <w:color w:val="333333"/>
              <w:sz w:val="22"/>
              <w:szCs w:val="22"/>
              <w:highlight w:val="yellow"/>
              <w:lang w:val="ru-RU"/>
            </w:rPr>
          </w:rPrChange>
        </w:rPr>
        <w:t>Окончательный размер отверстия для ответвленных соединений</w:t>
      </w:r>
      <w:r w:rsidR="00BF5A18" w:rsidRPr="0004776B">
        <w:rPr>
          <w:color w:val="333333"/>
          <w:sz w:val="22"/>
          <w:szCs w:val="22"/>
          <w:lang w:val="ru-RU"/>
          <w:rPrChange w:id="922" w:author="Marchenko, Sergey [Tengizchevroil]" w:date="2025-08-07T15:33:00Z" w16du:dateUtc="2025-08-07T10:33:00Z">
            <w:rPr>
              <w:color w:val="333333"/>
              <w:sz w:val="22"/>
              <w:szCs w:val="22"/>
              <w:highlight w:val="yellow"/>
              <w:lang w:val="ru-RU"/>
            </w:rPr>
          </w:rPrChange>
        </w:rPr>
        <w:t xml:space="preserve"> с усили</w:t>
      </w:r>
      <w:r w:rsidR="00AD033A" w:rsidRPr="0004776B">
        <w:rPr>
          <w:color w:val="333333"/>
          <w:sz w:val="22"/>
          <w:szCs w:val="22"/>
          <w:lang w:val="ru-RU"/>
          <w:rPrChange w:id="923" w:author="Marchenko, Sergey [Tengizchevroil]" w:date="2025-08-07T15:33:00Z" w16du:dateUtc="2025-08-07T10:33:00Z">
            <w:rPr>
              <w:color w:val="333333"/>
              <w:sz w:val="22"/>
              <w:szCs w:val="22"/>
              <w:highlight w:val="yellow"/>
              <w:lang w:val="ru-RU"/>
            </w:rPr>
          </w:rPrChange>
        </w:rPr>
        <w:t>вающей накладкой</w:t>
      </w:r>
      <w:r w:rsidR="00FF29CE" w:rsidRPr="0004776B">
        <w:rPr>
          <w:color w:val="333333"/>
          <w:sz w:val="22"/>
          <w:szCs w:val="22"/>
          <w:lang w:val="ru-RU"/>
          <w:rPrChange w:id="924" w:author="Marchenko, Sergey [Tengizchevroil]" w:date="2025-08-07T15:33:00Z" w16du:dateUtc="2025-08-07T10:33:00Z">
            <w:rPr>
              <w:color w:val="333333"/>
              <w:sz w:val="22"/>
              <w:szCs w:val="22"/>
              <w:highlight w:val="yellow"/>
              <w:lang w:val="ru-RU"/>
            </w:rPr>
          </w:rPrChange>
        </w:rPr>
        <w:t xml:space="preserve"> должен быть равен внутреннему диаметру фитинга в </w:t>
      </w:r>
      <w:r w:rsidR="0082774D" w:rsidRPr="0004776B">
        <w:rPr>
          <w:color w:val="333333"/>
          <w:sz w:val="22"/>
          <w:szCs w:val="22"/>
          <w:lang w:val="ru-RU"/>
          <w:rPrChange w:id="925" w:author="Marchenko, Sergey [Tengizchevroil]" w:date="2025-08-07T15:33:00Z" w16du:dateUtc="2025-08-07T10:33:00Z">
            <w:rPr>
              <w:color w:val="333333"/>
              <w:sz w:val="22"/>
              <w:szCs w:val="22"/>
              <w:highlight w:val="yellow"/>
              <w:lang w:val="ru-RU"/>
            </w:rPr>
          </w:rPrChange>
        </w:rPr>
        <w:t>месте</w:t>
      </w:r>
      <w:r w:rsidR="00FF29CE" w:rsidRPr="0004776B">
        <w:rPr>
          <w:color w:val="333333"/>
          <w:sz w:val="22"/>
          <w:szCs w:val="22"/>
          <w:lang w:val="ru-RU"/>
          <w:rPrChange w:id="926" w:author="Marchenko, Sergey [Tengizchevroil]" w:date="2025-08-07T15:33:00Z" w16du:dateUtc="2025-08-07T10:33:00Z">
            <w:rPr>
              <w:color w:val="333333"/>
              <w:sz w:val="22"/>
              <w:szCs w:val="22"/>
              <w:highlight w:val="yellow"/>
              <w:lang w:val="ru-RU"/>
            </w:rPr>
          </w:rPrChange>
        </w:rPr>
        <w:t xml:space="preserve"> крепления к коллектору. Внутренняя поверхность в корне сварного шва</w:t>
      </w:r>
      <w:r w:rsidR="005D163D" w:rsidRPr="0004776B">
        <w:rPr>
          <w:color w:val="333333"/>
          <w:sz w:val="22"/>
          <w:szCs w:val="22"/>
          <w:lang w:val="ru-RU"/>
          <w:rPrChange w:id="927" w:author="Marchenko, Sergey [Tengizchevroil]" w:date="2025-08-07T15:33:00Z" w16du:dateUtc="2025-08-07T10:33:00Z">
            <w:rPr>
              <w:color w:val="333333"/>
              <w:sz w:val="22"/>
              <w:szCs w:val="22"/>
              <w:highlight w:val="yellow"/>
              <w:lang w:val="ru-RU"/>
            </w:rPr>
          </w:rPrChange>
        </w:rPr>
        <w:t xml:space="preserve"> </w:t>
      </w:r>
      <w:r w:rsidR="00FF29CE" w:rsidRPr="0004776B">
        <w:rPr>
          <w:color w:val="333333"/>
          <w:sz w:val="22"/>
          <w:szCs w:val="22"/>
          <w:lang w:val="ru-RU"/>
          <w:rPrChange w:id="928" w:author="Marchenko, Sergey [Tengizchevroil]" w:date="2025-08-07T15:33:00Z" w16du:dateUtc="2025-08-07T10:33:00Z">
            <w:rPr>
              <w:color w:val="333333"/>
              <w:sz w:val="22"/>
              <w:szCs w:val="22"/>
              <w:highlight w:val="yellow"/>
              <w:lang w:val="ru-RU"/>
            </w:rPr>
          </w:rPrChange>
        </w:rPr>
        <w:t xml:space="preserve">должна быть гладкой, полностью проплавленной и без </w:t>
      </w:r>
      <w:r w:rsidR="00FF29CE" w:rsidRPr="0004776B">
        <w:rPr>
          <w:color w:val="333333"/>
          <w:sz w:val="22"/>
          <w:szCs w:val="22"/>
          <w:lang w:val="ru-RU"/>
          <w:rPrChange w:id="929" w:author="Marchenko, Sergey [Tengizchevroil]" w:date="2025-08-07T15:33:00Z" w16du:dateUtc="2025-08-07T10:33:00Z">
            <w:rPr>
              <w:color w:val="333333"/>
              <w:sz w:val="22"/>
              <w:szCs w:val="22"/>
              <w:highlight w:val="yellow"/>
              <w:lang w:val="ru-RU"/>
            </w:rPr>
          </w:rPrChange>
        </w:rPr>
        <w:lastRenderedPageBreak/>
        <w:t>избыточного обратного валика корня шва.</w:t>
      </w:r>
    </w:p>
    <w:p w14:paraId="61BCB9C1" w14:textId="56C32C0C" w:rsidR="00EC7A40" w:rsidRPr="005D163D" w:rsidRDefault="00EC7A40" w:rsidP="00FE15D1">
      <w:pPr>
        <w:pStyle w:val="BodyText"/>
        <w:spacing w:before="120" w:after="120"/>
        <w:ind w:left="1134" w:hanging="425"/>
        <w:rPr>
          <w:color w:val="333333"/>
          <w:sz w:val="22"/>
          <w:szCs w:val="22"/>
          <w:lang w:val="ru-RU"/>
        </w:rPr>
      </w:pPr>
      <w:r w:rsidRPr="00755AB9">
        <w:rPr>
          <w:b/>
          <w:sz w:val="22"/>
          <w:szCs w:val="22"/>
          <w:lang w:val="ru-RU"/>
        </w:rPr>
        <w:t xml:space="preserve">8.6-5 </w:t>
      </w:r>
      <w:r w:rsidR="0028233F" w:rsidRPr="00755AB9">
        <w:rPr>
          <w:b/>
          <w:sz w:val="22"/>
          <w:szCs w:val="22"/>
          <w:lang w:val="ru-RU"/>
        </w:rPr>
        <w:t>–</w:t>
      </w:r>
      <w:r w:rsidRPr="00755AB9">
        <w:rPr>
          <w:b/>
          <w:sz w:val="22"/>
          <w:szCs w:val="22"/>
          <w:lang w:val="ru-RU"/>
        </w:rPr>
        <w:t xml:space="preserve"> </w:t>
      </w:r>
      <w:r w:rsidR="00551C3B" w:rsidRPr="00755AB9">
        <w:rPr>
          <w:color w:val="333333"/>
          <w:sz w:val="22"/>
          <w:szCs w:val="22"/>
          <w:lang w:val="ru-RU"/>
        </w:rPr>
        <w:t>Бобышки</w:t>
      </w:r>
      <w:r w:rsidR="0028233F" w:rsidRPr="00755AB9">
        <w:rPr>
          <w:color w:val="333333"/>
          <w:sz w:val="22"/>
          <w:szCs w:val="22"/>
          <w:lang w:val="ru-RU"/>
        </w:rPr>
        <w:t xml:space="preserve"> </w:t>
      </w:r>
      <w:r w:rsidR="00551C3B" w:rsidRPr="00755AB9">
        <w:rPr>
          <w:color w:val="333333"/>
          <w:sz w:val="22"/>
          <w:szCs w:val="22"/>
          <w:lang w:val="ru-RU"/>
        </w:rPr>
        <w:t>(велдолеты)</w:t>
      </w:r>
      <w:r w:rsidR="005970A1" w:rsidRPr="00755AB9">
        <w:rPr>
          <w:color w:val="333333"/>
          <w:sz w:val="22"/>
          <w:szCs w:val="22"/>
          <w:lang w:val="ru-RU"/>
        </w:rPr>
        <w:t xml:space="preserve"> </w:t>
      </w:r>
      <w:r w:rsidR="0089480F" w:rsidRPr="00755AB9">
        <w:rPr>
          <w:color w:val="333333"/>
          <w:sz w:val="22"/>
          <w:szCs w:val="22"/>
          <w:lang w:val="ru-RU"/>
        </w:rPr>
        <w:t xml:space="preserve">должны устанавливаться так, чтобы продольная ось </w:t>
      </w:r>
      <w:r w:rsidR="001B2C45" w:rsidRPr="00755AB9">
        <w:rPr>
          <w:color w:val="333333"/>
          <w:sz w:val="22"/>
          <w:szCs w:val="22"/>
          <w:lang w:val="ru-RU"/>
        </w:rPr>
        <w:t>фитинга</w:t>
      </w:r>
      <w:r w:rsidR="00B27383" w:rsidRPr="00755AB9">
        <w:rPr>
          <w:color w:val="333333"/>
          <w:sz w:val="22"/>
          <w:szCs w:val="22"/>
          <w:lang w:val="ru-RU"/>
        </w:rPr>
        <w:t xml:space="preserve"> находилась</w:t>
      </w:r>
      <w:r w:rsidR="0089480F" w:rsidRPr="00755AB9">
        <w:rPr>
          <w:color w:val="333333"/>
          <w:sz w:val="22"/>
          <w:szCs w:val="22"/>
          <w:lang w:val="ru-RU"/>
        </w:rPr>
        <w:t xml:space="preserve"> в плоскости, содержащей продольные оси арматуры или трубы. Тангенциальная</w:t>
      </w:r>
      <w:r w:rsidR="002D516B" w:rsidRPr="00755AB9">
        <w:rPr>
          <w:color w:val="333333"/>
          <w:sz w:val="22"/>
          <w:szCs w:val="22"/>
          <w:lang w:val="ru-RU"/>
        </w:rPr>
        <w:t xml:space="preserve"> (по касательной)</w:t>
      </w:r>
      <w:r w:rsidR="0089480F" w:rsidRPr="00755AB9">
        <w:rPr>
          <w:color w:val="333333"/>
          <w:sz w:val="22"/>
          <w:szCs w:val="22"/>
          <w:lang w:val="ru-RU"/>
        </w:rPr>
        <w:t xml:space="preserve"> и другие ориентации</w:t>
      </w:r>
      <w:r w:rsidR="00230D77" w:rsidRPr="00755AB9">
        <w:rPr>
          <w:color w:val="333333"/>
          <w:sz w:val="22"/>
          <w:szCs w:val="22"/>
          <w:lang w:val="ru-RU"/>
        </w:rPr>
        <w:t xml:space="preserve"> должны быть</w:t>
      </w:r>
      <w:r w:rsidR="0089480F" w:rsidRPr="00755AB9">
        <w:rPr>
          <w:color w:val="333333"/>
          <w:sz w:val="22"/>
          <w:szCs w:val="22"/>
          <w:lang w:val="ru-RU"/>
        </w:rPr>
        <w:t xml:space="preserve"> запрещены.</w:t>
      </w:r>
    </w:p>
    <w:p w14:paraId="202F17F4" w14:textId="694F8090" w:rsidR="00EC7A40" w:rsidRPr="008603EC" w:rsidRDefault="007A6EE1" w:rsidP="00FE15D1">
      <w:pPr>
        <w:pStyle w:val="Heading2"/>
        <w:numPr>
          <w:ilvl w:val="1"/>
          <w:numId w:val="68"/>
        </w:numPr>
        <w:spacing w:before="240" w:after="240"/>
        <w:ind w:left="851" w:hanging="709"/>
        <w:rPr>
          <w:sz w:val="22"/>
          <w:szCs w:val="22"/>
          <w:lang w:val="ru-RU"/>
        </w:rPr>
      </w:pPr>
      <w:bookmarkStart w:id="930" w:name="_Hlk170794795"/>
      <w:r w:rsidRPr="007A6EE1">
        <w:rPr>
          <w:spacing w:val="-2"/>
          <w:sz w:val="22"/>
          <w:szCs w:val="22"/>
          <w:lang w:val="ru-RU"/>
        </w:rPr>
        <w:t xml:space="preserve"> </w:t>
      </w:r>
      <w:r w:rsidRPr="00FE15D1">
        <w:rPr>
          <w:spacing w:val="-2"/>
          <w:sz w:val="22"/>
          <w:szCs w:val="22"/>
          <w:lang w:val="ru-RU"/>
        </w:rPr>
        <w:t xml:space="preserve"> </w:t>
      </w:r>
      <w:bookmarkStart w:id="931" w:name="_Toc205628131"/>
      <w:r w:rsidR="00EA6F62" w:rsidRPr="008603EC">
        <w:rPr>
          <w:spacing w:val="-2"/>
          <w:sz w:val="22"/>
          <w:szCs w:val="22"/>
          <w:lang w:val="ru-RU"/>
        </w:rPr>
        <w:t>Опоры ц</w:t>
      </w:r>
      <w:r w:rsidR="00F03484" w:rsidRPr="008603EC">
        <w:rPr>
          <w:spacing w:val="-2"/>
          <w:sz w:val="22"/>
          <w:szCs w:val="22"/>
          <w:lang w:val="ru-RU"/>
        </w:rPr>
        <w:t xml:space="preserve">апф и </w:t>
      </w:r>
      <w:r w:rsidR="0066349C" w:rsidRPr="008603EC">
        <w:rPr>
          <w:spacing w:val="-2"/>
          <w:sz w:val="22"/>
          <w:szCs w:val="22"/>
          <w:lang w:val="ru-RU"/>
        </w:rPr>
        <w:t>опорн</w:t>
      </w:r>
      <w:r w:rsidR="00AA79D3" w:rsidRPr="008603EC">
        <w:rPr>
          <w:spacing w:val="-2"/>
          <w:sz w:val="22"/>
          <w:szCs w:val="22"/>
          <w:lang w:val="ru-RU"/>
        </w:rPr>
        <w:t>ые</w:t>
      </w:r>
      <w:r w:rsidR="0066349C" w:rsidRPr="008603EC">
        <w:rPr>
          <w:spacing w:val="-2"/>
          <w:sz w:val="22"/>
          <w:szCs w:val="22"/>
          <w:lang w:val="ru-RU"/>
        </w:rPr>
        <w:t xml:space="preserve"> стойк</w:t>
      </w:r>
      <w:r w:rsidR="00AA79D3" w:rsidRPr="008603EC">
        <w:rPr>
          <w:spacing w:val="-2"/>
          <w:sz w:val="22"/>
          <w:szCs w:val="22"/>
          <w:lang w:val="ru-RU"/>
        </w:rPr>
        <w:t>и</w:t>
      </w:r>
      <w:bookmarkEnd w:id="931"/>
    </w:p>
    <w:bookmarkEnd w:id="930"/>
    <w:p w14:paraId="0B4CEFC8" w14:textId="69BAE174" w:rsidR="00EC7A40" w:rsidRPr="00197429" w:rsidRDefault="00EC7A40" w:rsidP="00FE15D1">
      <w:pPr>
        <w:pStyle w:val="BodyText"/>
        <w:spacing w:before="120" w:after="120"/>
        <w:ind w:left="1134" w:hanging="425"/>
        <w:rPr>
          <w:color w:val="333333"/>
          <w:sz w:val="22"/>
          <w:szCs w:val="22"/>
          <w:lang w:val="ru-RU"/>
        </w:rPr>
      </w:pPr>
      <w:r w:rsidRPr="00197429">
        <w:rPr>
          <w:b/>
          <w:sz w:val="22"/>
          <w:szCs w:val="22"/>
          <w:lang w:val="ru-RU"/>
        </w:rPr>
        <w:t>8.7-1</w:t>
      </w:r>
      <w:r w:rsidRPr="00197429">
        <w:rPr>
          <w:b/>
          <w:spacing w:val="23"/>
          <w:sz w:val="22"/>
          <w:szCs w:val="22"/>
          <w:lang w:val="ru-RU"/>
        </w:rPr>
        <w:t xml:space="preserve"> </w:t>
      </w:r>
      <w:r w:rsidRPr="00197429">
        <w:rPr>
          <w:b/>
          <w:sz w:val="22"/>
          <w:szCs w:val="22"/>
          <w:lang w:val="ru-RU"/>
        </w:rPr>
        <w:t xml:space="preserve">- </w:t>
      </w:r>
      <w:r w:rsidR="00FC3813" w:rsidRPr="00197429">
        <w:rPr>
          <w:color w:val="333333"/>
          <w:sz w:val="22"/>
          <w:szCs w:val="22"/>
          <w:lang w:val="ru-RU"/>
        </w:rPr>
        <w:t>Опоры цапф и опорные стойки</w:t>
      </w:r>
      <w:r w:rsidR="00975CCB" w:rsidRPr="00197429">
        <w:rPr>
          <w:color w:val="333333"/>
          <w:sz w:val="22"/>
          <w:szCs w:val="22"/>
          <w:lang w:val="ru-RU"/>
        </w:rPr>
        <w:t xml:space="preserve"> должны обеспечивать свободный дренаж жидкости, а при использовании трубчатых </w:t>
      </w:r>
      <w:r w:rsidR="005608AD" w:rsidRPr="00197429">
        <w:rPr>
          <w:color w:val="333333"/>
          <w:sz w:val="22"/>
          <w:szCs w:val="22"/>
          <w:lang w:val="ru-RU"/>
        </w:rPr>
        <w:t xml:space="preserve">секций </w:t>
      </w:r>
      <w:r w:rsidR="00EC79D3" w:rsidRPr="00197429">
        <w:rPr>
          <w:color w:val="333333"/>
          <w:sz w:val="22"/>
          <w:szCs w:val="22"/>
          <w:lang w:val="ru-RU"/>
        </w:rPr>
        <w:t>конструкци</w:t>
      </w:r>
      <w:r w:rsidR="005608AD" w:rsidRPr="00197429">
        <w:rPr>
          <w:color w:val="333333"/>
          <w:sz w:val="22"/>
          <w:szCs w:val="22"/>
          <w:lang w:val="ru-RU"/>
        </w:rPr>
        <w:t>и</w:t>
      </w:r>
      <w:r w:rsidR="00975CCB" w:rsidRPr="00197429">
        <w:rPr>
          <w:color w:val="333333"/>
          <w:sz w:val="22"/>
          <w:szCs w:val="22"/>
          <w:lang w:val="ru-RU"/>
        </w:rPr>
        <w:t>, таких как трубы или коробчатые секции, в самой нижней точке опоры должн</w:t>
      </w:r>
      <w:r w:rsidR="00B22B43" w:rsidRPr="00197429">
        <w:rPr>
          <w:color w:val="333333"/>
          <w:sz w:val="22"/>
          <w:szCs w:val="22"/>
          <w:lang w:val="ru-RU"/>
        </w:rPr>
        <w:t>ы</w:t>
      </w:r>
      <w:r w:rsidR="00975CCB" w:rsidRPr="00197429">
        <w:rPr>
          <w:color w:val="333333"/>
          <w:sz w:val="22"/>
          <w:szCs w:val="22"/>
          <w:lang w:val="ru-RU"/>
        </w:rPr>
        <w:t xml:space="preserve"> </w:t>
      </w:r>
      <w:r w:rsidR="00B22B43" w:rsidRPr="00197429">
        <w:rPr>
          <w:color w:val="333333"/>
          <w:sz w:val="22"/>
          <w:szCs w:val="22"/>
          <w:lang w:val="ru-RU"/>
        </w:rPr>
        <w:t>иметь</w:t>
      </w:r>
      <w:r w:rsidR="00975CCB" w:rsidRPr="00197429">
        <w:rPr>
          <w:color w:val="333333"/>
          <w:sz w:val="22"/>
          <w:szCs w:val="22"/>
          <w:lang w:val="ru-RU"/>
        </w:rPr>
        <w:t xml:space="preserve"> окно размером </w:t>
      </w:r>
      <w:r w:rsidR="00D53FD3" w:rsidRPr="00197429">
        <w:rPr>
          <w:color w:val="333333"/>
          <w:sz w:val="22"/>
          <w:szCs w:val="22"/>
          <w:lang w:val="ru-RU"/>
        </w:rPr>
        <w:t xml:space="preserve">минимум </w:t>
      </w:r>
      <w:r w:rsidR="00975CCB" w:rsidRPr="00197429">
        <w:rPr>
          <w:color w:val="333333"/>
          <w:sz w:val="22"/>
          <w:szCs w:val="22"/>
          <w:lang w:val="ru-RU"/>
        </w:rPr>
        <w:t>1/</w:t>
      </w:r>
      <w:r w:rsidR="003D37FE" w:rsidRPr="003D37FE">
        <w:rPr>
          <w:color w:val="333333"/>
          <w:sz w:val="22"/>
          <w:szCs w:val="22"/>
          <w:lang w:val="ru-RU"/>
        </w:rPr>
        <w:t>2</w:t>
      </w:r>
      <w:r w:rsidR="00975CCB" w:rsidRPr="00197429">
        <w:rPr>
          <w:color w:val="333333"/>
          <w:sz w:val="22"/>
          <w:szCs w:val="22"/>
          <w:lang w:val="ru-RU"/>
        </w:rPr>
        <w:t xml:space="preserve"> дюйма</w:t>
      </w:r>
      <w:r w:rsidR="00967292" w:rsidRPr="00197429">
        <w:rPr>
          <w:color w:val="333333"/>
          <w:sz w:val="22"/>
          <w:szCs w:val="22"/>
          <w:lang w:val="ru-RU"/>
        </w:rPr>
        <w:t xml:space="preserve"> </w:t>
      </w:r>
      <w:r w:rsidR="00814855" w:rsidRPr="00197429">
        <w:rPr>
          <w:color w:val="333333"/>
          <w:sz w:val="22"/>
          <w:szCs w:val="22"/>
          <w:lang w:val="ru-RU"/>
        </w:rPr>
        <w:t>(</w:t>
      </w:r>
      <w:r w:rsidR="003D37FE" w:rsidRPr="003D37FE">
        <w:rPr>
          <w:color w:val="333333"/>
          <w:sz w:val="22"/>
          <w:szCs w:val="22"/>
          <w:lang w:val="ru-RU"/>
        </w:rPr>
        <w:t>1</w:t>
      </w:r>
      <w:r w:rsidR="004D083A">
        <w:rPr>
          <w:color w:val="333333"/>
          <w:sz w:val="22"/>
          <w:szCs w:val="22"/>
          <w:lang w:val="ru-RU"/>
        </w:rPr>
        <w:t>3</w:t>
      </w:r>
      <w:r w:rsidR="00814855" w:rsidRPr="00197429">
        <w:rPr>
          <w:color w:val="333333"/>
          <w:sz w:val="22"/>
          <w:szCs w:val="22"/>
          <w:lang w:val="ru-RU"/>
        </w:rPr>
        <w:t xml:space="preserve"> </w:t>
      </w:r>
      <w:r w:rsidR="0034314A" w:rsidRPr="00197429">
        <w:rPr>
          <w:color w:val="333333"/>
          <w:sz w:val="22"/>
          <w:szCs w:val="22"/>
          <w:lang w:val="ru-RU"/>
        </w:rPr>
        <w:t>мм)</w:t>
      </w:r>
      <w:r w:rsidR="00975CCB" w:rsidRPr="00197429">
        <w:rPr>
          <w:color w:val="333333"/>
          <w:sz w:val="22"/>
          <w:szCs w:val="22"/>
          <w:lang w:val="ru-RU"/>
        </w:rPr>
        <w:t xml:space="preserve"> × 3 дюйма</w:t>
      </w:r>
      <w:r w:rsidR="0034314A" w:rsidRPr="00197429">
        <w:rPr>
          <w:color w:val="333333"/>
          <w:sz w:val="22"/>
          <w:szCs w:val="22"/>
          <w:lang w:val="ru-RU"/>
        </w:rPr>
        <w:t xml:space="preserve"> (75 мм)</w:t>
      </w:r>
      <w:r w:rsidR="00975CCB" w:rsidRPr="00197429">
        <w:rPr>
          <w:color w:val="333333"/>
          <w:sz w:val="22"/>
          <w:szCs w:val="22"/>
          <w:lang w:val="ru-RU"/>
        </w:rPr>
        <w:t xml:space="preserve">, </w:t>
      </w:r>
      <w:r w:rsidR="00D66D6A" w:rsidRPr="00197429">
        <w:rPr>
          <w:color w:val="333333"/>
          <w:sz w:val="22"/>
          <w:szCs w:val="22"/>
          <w:lang w:val="ru-RU"/>
        </w:rPr>
        <w:t xml:space="preserve">которое </w:t>
      </w:r>
      <w:r w:rsidR="008005D6" w:rsidRPr="00197429">
        <w:rPr>
          <w:color w:val="333333"/>
          <w:sz w:val="22"/>
          <w:szCs w:val="22"/>
          <w:lang w:val="ru-RU"/>
        </w:rPr>
        <w:t>предназначено</w:t>
      </w:r>
      <w:r w:rsidR="00AF47F4" w:rsidRPr="00197429">
        <w:rPr>
          <w:color w:val="333333"/>
          <w:sz w:val="22"/>
          <w:szCs w:val="22"/>
          <w:lang w:val="ru-RU"/>
        </w:rPr>
        <w:t xml:space="preserve"> для дренажа</w:t>
      </w:r>
      <w:r w:rsidR="00975CCB" w:rsidRPr="00197429">
        <w:rPr>
          <w:color w:val="333333"/>
          <w:sz w:val="22"/>
          <w:szCs w:val="22"/>
          <w:lang w:val="ru-RU"/>
        </w:rPr>
        <w:t xml:space="preserve"> атмосферной влаги, но </w:t>
      </w:r>
      <w:r w:rsidR="000B5D0D" w:rsidRPr="00197429">
        <w:rPr>
          <w:color w:val="333333"/>
          <w:sz w:val="22"/>
          <w:szCs w:val="22"/>
          <w:lang w:val="ru-RU"/>
        </w:rPr>
        <w:t>все же позволяют</w:t>
      </w:r>
      <w:r w:rsidR="002B7FE0" w:rsidRPr="00197429">
        <w:rPr>
          <w:color w:val="333333"/>
          <w:sz w:val="22"/>
          <w:szCs w:val="22"/>
          <w:lang w:val="ru-RU"/>
        </w:rPr>
        <w:t xml:space="preserve"> проводить надлежащий визуальный осмотр</w:t>
      </w:r>
      <w:r w:rsidR="00947ABB" w:rsidRPr="00197429">
        <w:rPr>
          <w:color w:val="333333"/>
          <w:sz w:val="22"/>
          <w:szCs w:val="22"/>
          <w:lang w:val="ru-RU"/>
        </w:rPr>
        <w:t xml:space="preserve"> на предмет внешней коррозии </w:t>
      </w:r>
      <w:r w:rsidR="00975CCB" w:rsidRPr="00197429">
        <w:rPr>
          <w:color w:val="333333"/>
          <w:sz w:val="22"/>
          <w:szCs w:val="22"/>
          <w:lang w:val="ru-RU"/>
        </w:rPr>
        <w:t xml:space="preserve">на границе давления в трубопроводе. Максимальный размер дренажного окна должен соответствовать указанному в </w:t>
      </w:r>
      <w:r w:rsidR="00F81E62" w:rsidRPr="00197429">
        <w:rPr>
          <w:color w:val="333333"/>
          <w:sz w:val="22"/>
          <w:szCs w:val="22"/>
        </w:rPr>
        <w:t>L</w:t>
      </w:r>
      <w:r w:rsidR="00F81E62" w:rsidRPr="00197429">
        <w:rPr>
          <w:color w:val="333333"/>
          <w:sz w:val="22"/>
          <w:szCs w:val="22"/>
          <w:lang w:val="ru-RU"/>
        </w:rPr>
        <w:t>-</w:t>
      </w:r>
      <w:r w:rsidR="00F81E62" w:rsidRPr="00197429">
        <w:rPr>
          <w:color w:val="333333"/>
          <w:sz w:val="22"/>
          <w:szCs w:val="22"/>
        </w:rPr>
        <w:t>ST</w:t>
      </w:r>
      <w:r w:rsidR="00F81E62" w:rsidRPr="00197429">
        <w:rPr>
          <w:color w:val="333333"/>
          <w:sz w:val="22"/>
          <w:szCs w:val="22"/>
          <w:lang w:val="ru-RU"/>
        </w:rPr>
        <w:t>-6077</w:t>
      </w:r>
      <w:r w:rsidR="00975CCB" w:rsidRPr="00197429">
        <w:rPr>
          <w:color w:val="333333"/>
          <w:sz w:val="22"/>
          <w:szCs w:val="22"/>
          <w:lang w:val="ru-RU"/>
        </w:rPr>
        <w:t xml:space="preserve">, чтобы обеспечить достаточную механическую </w:t>
      </w:r>
      <w:r w:rsidR="006C74DD" w:rsidRPr="00197429">
        <w:rPr>
          <w:color w:val="333333"/>
          <w:sz w:val="22"/>
          <w:szCs w:val="22"/>
          <w:lang w:val="ru-RU"/>
        </w:rPr>
        <w:t>опору</w:t>
      </w:r>
      <w:r w:rsidR="00975CCB" w:rsidRPr="00197429">
        <w:rPr>
          <w:color w:val="333333"/>
          <w:sz w:val="22"/>
          <w:szCs w:val="22"/>
          <w:lang w:val="ru-RU"/>
        </w:rPr>
        <w:t>.</w:t>
      </w:r>
    </w:p>
    <w:p w14:paraId="4BBB8F9C" w14:textId="4C4A3B36" w:rsidR="00EC7A40" w:rsidRPr="00197429" w:rsidRDefault="00EC7A40" w:rsidP="00FE15D1">
      <w:pPr>
        <w:pStyle w:val="BodyText"/>
        <w:spacing w:before="120" w:after="120"/>
        <w:ind w:left="1134" w:hanging="425"/>
        <w:rPr>
          <w:color w:val="333333"/>
          <w:sz w:val="22"/>
          <w:szCs w:val="22"/>
          <w:lang w:val="ru-RU"/>
        </w:rPr>
      </w:pPr>
      <w:r w:rsidRPr="00197429">
        <w:rPr>
          <w:b/>
          <w:sz w:val="22"/>
          <w:szCs w:val="22"/>
          <w:lang w:val="ru-RU"/>
        </w:rPr>
        <w:t xml:space="preserve">8.7-2 - </w:t>
      </w:r>
      <w:r w:rsidR="00E309E7" w:rsidRPr="00197429">
        <w:rPr>
          <w:color w:val="333333"/>
          <w:sz w:val="22"/>
          <w:szCs w:val="22"/>
          <w:lang w:val="ru-RU"/>
        </w:rPr>
        <w:t xml:space="preserve">Все соединения цапф и опорных стоек с трубопроводами должны соответствовать допускам </w:t>
      </w:r>
      <w:r w:rsidR="00F75E9D" w:rsidRPr="00197429">
        <w:rPr>
          <w:color w:val="333333"/>
          <w:sz w:val="22"/>
          <w:szCs w:val="22"/>
          <w:lang w:val="ru-RU"/>
        </w:rPr>
        <w:t>на сборку (монтаж)</w:t>
      </w:r>
      <w:r w:rsidR="00E309E7" w:rsidRPr="00197429">
        <w:rPr>
          <w:color w:val="333333"/>
          <w:sz w:val="22"/>
          <w:szCs w:val="22"/>
          <w:lang w:val="ru-RU"/>
        </w:rPr>
        <w:t xml:space="preserve">, </w:t>
      </w:r>
      <w:r w:rsidR="00154C80" w:rsidRPr="00197429">
        <w:rPr>
          <w:color w:val="333333"/>
          <w:sz w:val="22"/>
          <w:szCs w:val="22"/>
          <w:lang w:val="ru-RU"/>
        </w:rPr>
        <w:t>в соответ</w:t>
      </w:r>
      <w:r w:rsidR="00D96800" w:rsidRPr="00197429">
        <w:rPr>
          <w:color w:val="333333"/>
          <w:sz w:val="22"/>
          <w:szCs w:val="22"/>
          <w:lang w:val="ru-RU"/>
        </w:rPr>
        <w:t>ствии с</w:t>
      </w:r>
      <w:r w:rsidR="00E309E7" w:rsidRPr="00197429">
        <w:rPr>
          <w:color w:val="333333"/>
          <w:sz w:val="22"/>
          <w:szCs w:val="22"/>
          <w:lang w:val="ru-RU"/>
        </w:rPr>
        <w:t xml:space="preserve"> проектом</w:t>
      </w:r>
      <w:r w:rsidR="00AA3D8C" w:rsidRPr="00197429">
        <w:rPr>
          <w:color w:val="333333"/>
          <w:sz w:val="22"/>
          <w:szCs w:val="22"/>
          <w:lang w:val="ru-RU"/>
        </w:rPr>
        <w:t xml:space="preserve"> и утвержденными</w:t>
      </w:r>
      <w:r w:rsidR="00E309E7" w:rsidRPr="00197429">
        <w:rPr>
          <w:color w:val="333333"/>
          <w:sz w:val="22"/>
          <w:szCs w:val="22"/>
          <w:lang w:val="ru-RU"/>
        </w:rPr>
        <w:t xml:space="preserve"> чертежами, требованиями норм и применимыми процедурами сварки.</w:t>
      </w:r>
    </w:p>
    <w:p w14:paraId="21D8F414" w14:textId="59BA0DD9" w:rsidR="00EC7A40" w:rsidRPr="00197429" w:rsidRDefault="00EC7A40" w:rsidP="00FE15D1">
      <w:pPr>
        <w:pStyle w:val="BodyText"/>
        <w:spacing w:before="120" w:after="120"/>
        <w:ind w:left="1418" w:hanging="284"/>
        <w:rPr>
          <w:color w:val="333333"/>
          <w:sz w:val="22"/>
          <w:szCs w:val="22"/>
          <w:lang w:val="ru-RU"/>
        </w:rPr>
      </w:pPr>
      <w:r w:rsidRPr="00197429">
        <w:rPr>
          <w:b/>
          <w:sz w:val="22"/>
          <w:szCs w:val="22"/>
          <w:lang w:val="ru-RU"/>
        </w:rPr>
        <w:t xml:space="preserve">8.7-2.1 - </w:t>
      </w:r>
      <w:r w:rsidR="00576AA7" w:rsidRPr="00197429">
        <w:rPr>
          <w:color w:val="333333"/>
          <w:sz w:val="22"/>
          <w:szCs w:val="22"/>
          <w:lang w:val="ru-RU"/>
        </w:rPr>
        <w:t xml:space="preserve">После прихватки компонентов </w:t>
      </w:r>
      <w:r w:rsidR="00A02117" w:rsidRPr="00197429">
        <w:rPr>
          <w:color w:val="333333"/>
          <w:sz w:val="22"/>
          <w:szCs w:val="22"/>
          <w:lang w:val="ru-RU"/>
        </w:rPr>
        <w:t>на месте</w:t>
      </w:r>
      <w:r w:rsidR="008F326C" w:rsidRPr="00197429">
        <w:rPr>
          <w:color w:val="333333"/>
          <w:sz w:val="22"/>
          <w:szCs w:val="22"/>
          <w:lang w:val="ru-RU"/>
        </w:rPr>
        <w:t xml:space="preserve"> проведения работ разделка кромок и корневой зазор</w:t>
      </w:r>
      <w:r w:rsidR="00EA7F08" w:rsidRPr="00197429">
        <w:rPr>
          <w:color w:val="333333"/>
          <w:sz w:val="22"/>
          <w:szCs w:val="22"/>
          <w:lang w:val="ru-RU"/>
        </w:rPr>
        <w:t xml:space="preserve"> </w:t>
      </w:r>
      <w:r w:rsidR="006B15D3" w:rsidRPr="00197429">
        <w:rPr>
          <w:color w:val="333333"/>
          <w:sz w:val="22"/>
          <w:szCs w:val="22"/>
          <w:lang w:val="ru-RU"/>
        </w:rPr>
        <w:t>швов</w:t>
      </w:r>
      <w:r w:rsidR="00576AA7" w:rsidRPr="00197429">
        <w:rPr>
          <w:color w:val="333333"/>
          <w:sz w:val="22"/>
          <w:szCs w:val="22"/>
          <w:lang w:val="ru-RU"/>
        </w:rPr>
        <w:t xml:space="preserve"> цапфы и связанных с ней усиливающих </w:t>
      </w:r>
      <w:r w:rsidR="006B15D3" w:rsidRPr="00197429">
        <w:rPr>
          <w:color w:val="333333"/>
          <w:sz w:val="22"/>
          <w:szCs w:val="22"/>
          <w:lang w:val="ru-RU"/>
        </w:rPr>
        <w:t>накладок</w:t>
      </w:r>
      <w:r w:rsidR="00576AA7" w:rsidRPr="00197429">
        <w:rPr>
          <w:color w:val="333333"/>
          <w:sz w:val="22"/>
          <w:szCs w:val="22"/>
          <w:lang w:val="ru-RU"/>
        </w:rPr>
        <w:t xml:space="preserve"> должны быть на 100 процентов визуально проверены инспектором</w:t>
      </w:r>
      <w:r w:rsidR="0015617D" w:rsidRPr="00197429">
        <w:rPr>
          <w:color w:val="333333"/>
          <w:sz w:val="22"/>
          <w:szCs w:val="22"/>
          <w:lang w:val="ru-RU"/>
        </w:rPr>
        <w:t xml:space="preserve"> заказчика</w:t>
      </w:r>
      <w:r w:rsidR="00576AA7" w:rsidRPr="00197429">
        <w:rPr>
          <w:color w:val="333333"/>
          <w:sz w:val="22"/>
          <w:szCs w:val="22"/>
          <w:lang w:val="ru-RU"/>
        </w:rPr>
        <w:t xml:space="preserve"> на</w:t>
      </w:r>
      <w:r w:rsidR="00197429" w:rsidRPr="00197429">
        <w:rPr>
          <w:color w:val="333333"/>
          <w:sz w:val="22"/>
          <w:szCs w:val="22"/>
          <w:lang w:val="ru-RU"/>
        </w:rPr>
        <w:t xml:space="preserve"> </w:t>
      </w:r>
      <w:r w:rsidR="00576AA7" w:rsidRPr="00197429">
        <w:rPr>
          <w:color w:val="333333"/>
          <w:sz w:val="22"/>
          <w:szCs w:val="22"/>
          <w:lang w:val="ru-RU"/>
        </w:rPr>
        <w:t xml:space="preserve">всех цапфах и опорных стойках </w:t>
      </w:r>
      <w:r w:rsidR="00E54160" w:rsidRPr="00197429">
        <w:rPr>
          <w:color w:val="333333"/>
          <w:sz w:val="22"/>
          <w:szCs w:val="22"/>
          <w:lang w:val="ru-RU"/>
        </w:rPr>
        <w:t>перед</w:t>
      </w:r>
      <w:r w:rsidR="00576AA7" w:rsidRPr="00197429">
        <w:rPr>
          <w:color w:val="333333"/>
          <w:sz w:val="22"/>
          <w:szCs w:val="22"/>
          <w:lang w:val="ru-RU"/>
        </w:rPr>
        <w:t xml:space="preserve"> начал</w:t>
      </w:r>
      <w:r w:rsidR="00E54160" w:rsidRPr="00197429">
        <w:rPr>
          <w:color w:val="333333"/>
          <w:sz w:val="22"/>
          <w:szCs w:val="22"/>
          <w:lang w:val="ru-RU"/>
        </w:rPr>
        <w:t>ом</w:t>
      </w:r>
      <w:r w:rsidR="00576AA7" w:rsidRPr="00197429">
        <w:rPr>
          <w:color w:val="333333"/>
          <w:sz w:val="22"/>
          <w:szCs w:val="22"/>
          <w:lang w:val="ru-RU"/>
        </w:rPr>
        <w:t xml:space="preserve"> </w:t>
      </w:r>
      <w:r w:rsidR="003B4D4D" w:rsidRPr="00197429">
        <w:rPr>
          <w:color w:val="333333"/>
          <w:sz w:val="22"/>
          <w:szCs w:val="22"/>
          <w:lang w:val="ru-RU"/>
        </w:rPr>
        <w:t>прохождения</w:t>
      </w:r>
      <w:r w:rsidR="00576AA7" w:rsidRPr="00197429">
        <w:rPr>
          <w:color w:val="333333"/>
          <w:sz w:val="22"/>
          <w:szCs w:val="22"/>
          <w:lang w:val="ru-RU"/>
        </w:rPr>
        <w:t xml:space="preserve"> сварки.</w:t>
      </w:r>
    </w:p>
    <w:p w14:paraId="0232C5DB" w14:textId="643830BC" w:rsidR="002F700F" w:rsidRPr="00197429" w:rsidRDefault="00EC7A40" w:rsidP="00FE15D1">
      <w:pPr>
        <w:pStyle w:val="BodyText"/>
        <w:spacing w:before="120" w:after="120"/>
        <w:ind w:left="1418" w:hanging="284"/>
        <w:rPr>
          <w:sz w:val="22"/>
          <w:szCs w:val="22"/>
          <w:lang w:val="ru-RU"/>
        </w:rPr>
      </w:pPr>
      <w:r w:rsidRPr="00197429">
        <w:rPr>
          <w:b/>
          <w:sz w:val="22"/>
          <w:szCs w:val="22"/>
          <w:lang w:val="ru-RU"/>
        </w:rPr>
        <w:t xml:space="preserve">8.7-2.2 - </w:t>
      </w:r>
      <w:r w:rsidR="00B0541B" w:rsidRPr="00197429">
        <w:rPr>
          <w:sz w:val="22"/>
          <w:szCs w:val="22"/>
          <w:lang w:val="ru-RU"/>
        </w:rPr>
        <w:t>Не применим в ТШО.</w:t>
      </w:r>
    </w:p>
    <w:p w14:paraId="4E72C50E" w14:textId="499BB04B" w:rsidR="00EC7A40" w:rsidRPr="00197429" w:rsidRDefault="00EC7A40" w:rsidP="00FE15D1">
      <w:pPr>
        <w:pStyle w:val="BodyText"/>
        <w:spacing w:before="120" w:after="120"/>
        <w:ind w:left="1418" w:hanging="284"/>
        <w:rPr>
          <w:sz w:val="22"/>
          <w:szCs w:val="22"/>
          <w:lang w:val="ru-RU"/>
        </w:rPr>
      </w:pPr>
      <w:r w:rsidRPr="00197429">
        <w:rPr>
          <w:b/>
          <w:sz w:val="22"/>
          <w:szCs w:val="22"/>
          <w:lang w:val="ru-RU"/>
        </w:rPr>
        <w:t xml:space="preserve">8.7-2.3 - </w:t>
      </w:r>
      <w:r w:rsidR="007D4515" w:rsidRPr="00197429">
        <w:rPr>
          <w:sz w:val="22"/>
          <w:szCs w:val="22"/>
          <w:lang w:val="ru-RU"/>
        </w:rPr>
        <w:t xml:space="preserve">Сварщики, выполняющие сварные швы крепления </w:t>
      </w:r>
      <w:r w:rsidR="00F95BC4" w:rsidRPr="00197429">
        <w:rPr>
          <w:sz w:val="22"/>
          <w:szCs w:val="22"/>
          <w:lang w:val="ru-RU"/>
        </w:rPr>
        <w:t>цапфы или опорной стойки</w:t>
      </w:r>
      <w:r w:rsidR="007D4515" w:rsidRPr="00197429">
        <w:rPr>
          <w:sz w:val="22"/>
          <w:szCs w:val="22"/>
          <w:lang w:val="ru-RU"/>
        </w:rPr>
        <w:t xml:space="preserve">, должны иметь квалификацию </w:t>
      </w:r>
      <w:r w:rsidR="007D4515" w:rsidRPr="00197429">
        <w:rPr>
          <w:sz w:val="22"/>
          <w:szCs w:val="22"/>
        </w:rPr>
        <w:t>ASME</w:t>
      </w:r>
      <w:r w:rsidR="007D4515" w:rsidRPr="00197429">
        <w:rPr>
          <w:sz w:val="22"/>
          <w:szCs w:val="22"/>
          <w:lang w:val="ru-RU"/>
        </w:rPr>
        <w:t xml:space="preserve"> </w:t>
      </w:r>
      <w:r w:rsidR="007D4515" w:rsidRPr="00197429">
        <w:rPr>
          <w:sz w:val="22"/>
          <w:szCs w:val="22"/>
        </w:rPr>
        <w:t>BPVC</w:t>
      </w:r>
      <w:r w:rsidR="007D4515" w:rsidRPr="00197429">
        <w:rPr>
          <w:sz w:val="22"/>
          <w:szCs w:val="22"/>
          <w:lang w:val="ru-RU"/>
        </w:rPr>
        <w:t xml:space="preserve">, раздел </w:t>
      </w:r>
      <w:r w:rsidR="007D4515" w:rsidRPr="00197429">
        <w:rPr>
          <w:sz w:val="22"/>
          <w:szCs w:val="22"/>
        </w:rPr>
        <w:t>IX</w:t>
      </w:r>
      <w:r w:rsidR="007D4515" w:rsidRPr="00197429">
        <w:rPr>
          <w:sz w:val="22"/>
          <w:szCs w:val="22"/>
          <w:lang w:val="ru-RU"/>
        </w:rPr>
        <w:t xml:space="preserve">, для </w:t>
      </w:r>
      <w:r w:rsidR="00EB2711" w:rsidRPr="00197429">
        <w:rPr>
          <w:sz w:val="22"/>
          <w:szCs w:val="22"/>
          <w:lang w:val="ru-RU"/>
        </w:rPr>
        <w:t xml:space="preserve">данного </w:t>
      </w:r>
      <w:r w:rsidR="007D4515" w:rsidRPr="00197429">
        <w:rPr>
          <w:sz w:val="22"/>
          <w:szCs w:val="22"/>
          <w:lang w:val="ru-RU"/>
        </w:rPr>
        <w:t>положения сварного шва.</w:t>
      </w:r>
    </w:p>
    <w:p w14:paraId="23FE7624" w14:textId="0AFBEF54" w:rsidR="00EC7A40" w:rsidRPr="00197429" w:rsidRDefault="00EC7A40" w:rsidP="00FE15D1">
      <w:pPr>
        <w:pStyle w:val="BodyText"/>
        <w:spacing w:before="120" w:after="120"/>
        <w:ind w:left="1418" w:hanging="284"/>
        <w:rPr>
          <w:rFonts w:ascii="Roboto" w:hAnsi="Roboto"/>
          <w:color w:val="3C4043"/>
          <w:sz w:val="22"/>
          <w:szCs w:val="22"/>
          <w:shd w:val="clear" w:color="auto" w:fill="D2E3FC"/>
          <w:lang w:val="ru-RU"/>
        </w:rPr>
      </w:pPr>
      <w:r w:rsidRPr="00197429">
        <w:rPr>
          <w:b/>
          <w:sz w:val="22"/>
          <w:szCs w:val="22"/>
          <w:lang w:val="ru-RU"/>
        </w:rPr>
        <w:t xml:space="preserve">8.7-2.4 - </w:t>
      </w:r>
      <w:r w:rsidR="00C12049" w:rsidRPr="00197429">
        <w:rPr>
          <w:sz w:val="22"/>
          <w:szCs w:val="22"/>
          <w:lang w:val="ru-RU"/>
        </w:rPr>
        <w:t xml:space="preserve">Сварщики </w:t>
      </w:r>
      <w:r w:rsidR="008E0B3C" w:rsidRPr="00197429">
        <w:rPr>
          <w:sz w:val="22"/>
          <w:szCs w:val="22"/>
          <w:lang w:val="ru-RU"/>
        </w:rPr>
        <w:t>несут ответственность</w:t>
      </w:r>
      <w:r w:rsidR="003B6B28" w:rsidRPr="00197429">
        <w:rPr>
          <w:sz w:val="22"/>
          <w:szCs w:val="22"/>
          <w:lang w:val="ru-RU"/>
        </w:rPr>
        <w:t xml:space="preserve"> </w:t>
      </w:r>
      <w:r w:rsidR="00505061" w:rsidRPr="00197429">
        <w:rPr>
          <w:sz w:val="22"/>
          <w:szCs w:val="22"/>
          <w:lang w:val="ru-RU"/>
        </w:rPr>
        <w:t>за инспектирование</w:t>
      </w:r>
      <w:r w:rsidR="00B24777" w:rsidRPr="00197429">
        <w:rPr>
          <w:sz w:val="22"/>
          <w:szCs w:val="22"/>
          <w:lang w:val="ru-RU"/>
        </w:rPr>
        <w:t xml:space="preserve"> сборки</w:t>
      </w:r>
      <w:r w:rsidR="0011169D" w:rsidRPr="00197429">
        <w:rPr>
          <w:sz w:val="22"/>
          <w:szCs w:val="22"/>
          <w:lang w:val="ru-RU"/>
        </w:rPr>
        <w:t xml:space="preserve"> зазоров и разделку кромок</w:t>
      </w:r>
      <w:r w:rsidR="00C12049" w:rsidRPr="00197429">
        <w:rPr>
          <w:sz w:val="22"/>
          <w:szCs w:val="22"/>
          <w:lang w:val="ru-RU"/>
        </w:rPr>
        <w:t>.</w:t>
      </w:r>
    </w:p>
    <w:p w14:paraId="5AB451FE" w14:textId="5E31ECCD" w:rsidR="00EC7A40" w:rsidRPr="00197429" w:rsidRDefault="00EC7A40" w:rsidP="00FE15D1">
      <w:pPr>
        <w:pStyle w:val="BodyText"/>
        <w:spacing w:before="120" w:after="120"/>
        <w:ind w:left="1418" w:hanging="284"/>
        <w:rPr>
          <w:sz w:val="22"/>
          <w:szCs w:val="22"/>
          <w:lang w:val="ru-RU"/>
        </w:rPr>
      </w:pPr>
      <w:r w:rsidRPr="00197429">
        <w:rPr>
          <w:b/>
          <w:sz w:val="22"/>
          <w:szCs w:val="22"/>
          <w:lang w:val="ru-RU"/>
        </w:rPr>
        <w:t xml:space="preserve">8.7-2.5 - </w:t>
      </w:r>
      <w:r w:rsidR="005F71BE" w:rsidRPr="00197429">
        <w:rPr>
          <w:sz w:val="22"/>
          <w:szCs w:val="22"/>
          <w:lang w:val="ru-RU"/>
        </w:rPr>
        <w:t xml:space="preserve">Если инспектор </w:t>
      </w:r>
      <w:r w:rsidR="00A01830" w:rsidRPr="00197429">
        <w:rPr>
          <w:sz w:val="22"/>
          <w:szCs w:val="22"/>
          <w:lang w:val="ru-RU"/>
        </w:rPr>
        <w:t xml:space="preserve">заказчика </w:t>
      </w:r>
      <w:r w:rsidR="005F71BE" w:rsidRPr="00197429">
        <w:rPr>
          <w:sz w:val="22"/>
          <w:szCs w:val="22"/>
          <w:lang w:val="ru-RU"/>
        </w:rPr>
        <w:t>заметит готовую цапфу или</w:t>
      </w:r>
      <w:r w:rsidR="0074776F" w:rsidRPr="00197429">
        <w:rPr>
          <w:sz w:val="22"/>
          <w:szCs w:val="22"/>
          <w:lang w:val="ru-RU"/>
        </w:rPr>
        <w:t xml:space="preserve"> опорную стойку</w:t>
      </w:r>
      <w:r w:rsidR="005F71BE" w:rsidRPr="00197429">
        <w:rPr>
          <w:sz w:val="22"/>
          <w:szCs w:val="22"/>
          <w:lang w:val="ru-RU"/>
        </w:rPr>
        <w:t xml:space="preserve">, сборка которых явно выходит за пределы согласованных допусков (например, опора цапфы не центрирована внутри усиливающей </w:t>
      </w:r>
      <w:r w:rsidR="00BA497B" w:rsidRPr="00197429">
        <w:rPr>
          <w:sz w:val="22"/>
          <w:szCs w:val="22"/>
          <w:lang w:val="ru-RU"/>
        </w:rPr>
        <w:t>накладкой</w:t>
      </w:r>
      <w:r w:rsidR="005F71BE" w:rsidRPr="00197429">
        <w:rPr>
          <w:sz w:val="22"/>
          <w:szCs w:val="22"/>
          <w:lang w:val="ru-RU"/>
        </w:rPr>
        <w:t xml:space="preserve">, </w:t>
      </w:r>
      <w:r w:rsidR="00BA497B" w:rsidRPr="00197429">
        <w:rPr>
          <w:sz w:val="22"/>
          <w:szCs w:val="22"/>
          <w:lang w:val="ru-RU"/>
        </w:rPr>
        <w:t>накладка</w:t>
      </w:r>
      <w:r w:rsidR="005F71BE" w:rsidRPr="00197429">
        <w:rPr>
          <w:sz w:val="22"/>
          <w:szCs w:val="22"/>
          <w:lang w:val="ru-RU"/>
        </w:rPr>
        <w:t xml:space="preserve"> не прилегает к стенке трубы), </w:t>
      </w:r>
      <w:r w:rsidR="00422DA1" w:rsidRPr="00197429">
        <w:rPr>
          <w:sz w:val="22"/>
          <w:szCs w:val="22"/>
          <w:lang w:val="ru-RU"/>
        </w:rPr>
        <w:t>заказчик</w:t>
      </w:r>
      <w:r w:rsidR="005F71BE" w:rsidRPr="00197429">
        <w:rPr>
          <w:sz w:val="22"/>
          <w:szCs w:val="22"/>
          <w:lang w:val="ru-RU"/>
        </w:rPr>
        <w:t xml:space="preserve"> оставляет за собой право потребовать провести проверку с помощью других средств, таких как неразрушающий контроль (</w:t>
      </w:r>
      <w:r w:rsidR="005F71BE" w:rsidRPr="00197429">
        <w:rPr>
          <w:sz w:val="22"/>
          <w:szCs w:val="22"/>
        </w:rPr>
        <w:t>NDE</w:t>
      </w:r>
      <w:r w:rsidR="005F71BE" w:rsidRPr="00197429">
        <w:rPr>
          <w:sz w:val="22"/>
          <w:szCs w:val="22"/>
          <w:lang w:val="ru-RU"/>
        </w:rPr>
        <w:t>).</w:t>
      </w:r>
    </w:p>
    <w:p w14:paraId="52BA7229" w14:textId="752A3072" w:rsidR="00EC7A40" w:rsidRPr="008603EC" w:rsidRDefault="007A6EE1" w:rsidP="00FE15D1">
      <w:pPr>
        <w:pStyle w:val="Heading2"/>
        <w:numPr>
          <w:ilvl w:val="1"/>
          <w:numId w:val="68"/>
        </w:numPr>
        <w:spacing w:before="240" w:after="240"/>
        <w:ind w:left="851" w:hanging="709"/>
        <w:rPr>
          <w:sz w:val="22"/>
          <w:szCs w:val="22"/>
        </w:rPr>
      </w:pPr>
      <w:r w:rsidRPr="00695561">
        <w:rPr>
          <w:spacing w:val="-2"/>
          <w:sz w:val="22"/>
          <w:szCs w:val="22"/>
          <w:lang w:val="ru-RU"/>
        </w:rPr>
        <w:t xml:space="preserve">  </w:t>
      </w:r>
      <w:bookmarkStart w:id="932" w:name="_Toc205628132"/>
      <w:r w:rsidR="00F33D86" w:rsidRPr="008603EC">
        <w:rPr>
          <w:spacing w:val="-2"/>
          <w:sz w:val="22"/>
          <w:szCs w:val="22"/>
          <w:lang w:val="ru-RU"/>
        </w:rPr>
        <w:t>Фланцы</w:t>
      </w:r>
      <w:bookmarkEnd w:id="932"/>
    </w:p>
    <w:p w14:paraId="6D61AE2C" w14:textId="347D57DA" w:rsidR="00EC7A40" w:rsidRPr="00B50AC1" w:rsidRDefault="00EC7A40" w:rsidP="00FE15D1">
      <w:pPr>
        <w:pStyle w:val="BodyText"/>
        <w:spacing w:before="120" w:after="120"/>
        <w:ind w:left="1134" w:hanging="425"/>
        <w:rPr>
          <w:color w:val="333333"/>
          <w:sz w:val="22"/>
          <w:szCs w:val="22"/>
          <w:lang w:val="ru-RU"/>
        </w:rPr>
      </w:pPr>
      <w:r w:rsidRPr="00B50AC1">
        <w:rPr>
          <w:b/>
          <w:sz w:val="22"/>
          <w:szCs w:val="22"/>
          <w:lang w:val="ru-RU"/>
        </w:rPr>
        <w:t xml:space="preserve">8.8-1 - </w:t>
      </w:r>
      <w:r w:rsidR="00333A97" w:rsidRPr="00B50AC1">
        <w:rPr>
          <w:color w:val="333333"/>
          <w:sz w:val="22"/>
          <w:szCs w:val="22"/>
          <w:lang w:val="ru-RU"/>
        </w:rPr>
        <w:t>Если на чертежах трубопроводов, представляемых для изготовления, не указано иное, отверстия под болты неподвижных фланцев должны быть ориентированы следующим образом:</w:t>
      </w:r>
    </w:p>
    <w:p w14:paraId="5763B05D" w14:textId="0BBAC53B" w:rsidR="00EC7A40" w:rsidRPr="00B50AC1" w:rsidRDefault="00EC7A40" w:rsidP="00FE15D1">
      <w:pPr>
        <w:pStyle w:val="BodyText"/>
        <w:spacing w:before="120" w:after="120"/>
        <w:ind w:left="1418" w:hanging="284"/>
        <w:rPr>
          <w:color w:val="333333"/>
          <w:spacing w:val="-2"/>
          <w:sz w:val="22"/>
          <w:szCs w:val="22"/>
          <w:lang w:val="ru-RU"/>
        </w:rPr>
      </w:pPr>
      <w:r w:rsidRPr="00B50AC1">
        <w:rPr>
          <w:b/>
          <w:sz w:val="22"/>
          <w:szCs w:val="22"/>
          <w:lang w:val="ru-RU"/>
        </w:rPr>
        <w:t>8.8-1.1</w:t>
      </w:r>
      <w:r w:rsidRPr="00B50AC1">
        <w:rPr>
          <w:b/>
          <w:spacing w:val="12"/>
          <w:sz w:val="22"/>
          <w:szCs w:val="22"/>
          <w:lang w:val="ru-RU"/>
        </w:rPr>
        <w:t xml:space="preserve"> </w:t>
      </w:r>
      <w:r w:rsidRPr="00B50AC1">
        <w:rPr>
          <w:b/>
          <w:sz w:val="22"/>
          <w:szCs w:val="22"/>
          <w:lang w:val="ru-RU"/>
        </w:rPr>
        <w:t>-</w:t>
      </w:r>
      <w:r w:rsidRPr="00B50AC1">
        <w:rPr>
          <w:b/>
          <w:spacing w:val="-1"/>
          <w:sz w:val="22"/>
          <w:szCs w:val="22"/>
          <w:lang w:val="ru-RU"/>
        </w:rPr>
        <w:t xml:space="preserve"> </w:t>
      </w:r>
      <w:r w:rsidR="00142D50" w:rsidRPr="00B50AC1">
        <w:rPr>
          <w:color w:val="333333"/>
          <w:spacing w:val="-2"/>
          <w:sz w:val="22"/>
          <w:szCs w:val="22"/>
          <w:lang w:val="ru-RU"/>
        </w:rPr>
        <w:t>Вертикальные поверхности фланцев: пара отверстий для болтов должна располагаться по обе стороны вертикальной центральной линии.</w:t>
      </w:r>
    </w:p>
    <w:p w14:paraId="2671CCA8" w14:textId="7C97D440" w:rsidR="00EC7A40" w:rsidRPr="00B50AC1" w:rsidRDefault="00EC7A40" w:rsidP="00FE15D1">
      <w:pPr>
        <w:pStyle w:val="BodyText"/>
        <w:spacing w:before="120" w:after="120"/>
        <w:ind w:left="1418" w:hanging="284"/>
        <w:rPr>
          <w:color w:val="333333"/>
          <w:spacing w:val="-2"/>
          <w:sz w:val="22"/>
          <w:szCs w:val="22"/>
          <w:lang w:val="ru-RU"/>
        </w:rPr>
      </w:pPr>
      <w:r w:rsidRPr="00B50AC1">
        <w:rPr>
          <w:b/>
          <w:sz w:val="22"/>
          <w:szCs w:val="22"/>
          <w:lang w:val="ru-RU"/>
        </w:rPr>
        <w:t>8.8-1.2</w:t>
      </w:r>
      <w:r w:rsidRPr="00B50AC1">
        <w:rPr>
          <w:b/>
          <w:spacing w:val="13"/>
          <w:sz w:val="22"/>
          <w:szCs w:val="22"/>
          <w:lang w:val="ru-RU"/>
        </w:rPr>
        <w:t xml:space="preserve"> </w:t>
      </w:r>
      <w:r w:rsidRPr="00B50AC1">
        <w:rPr>
          <w:b/>
          <w:sz w:val="22"/>
          <w:szCs w:val="22"/>
          <w:lang w:val="ru-RU"/>
        </w:rPr>
        <w:t xml:space="preserve">- </w:t>
      </w:r>
      <w:r w:rsidR="00020D1C" w:rsidRPr="00B50AC1">
        <w:rPr>
          <w:color w:val="333333"/>
          <w:spacing w:val="-2"/>
          <w:sz w:val="22"/>
          <w:szCs w:val="22"/>
          <w:lang w:val="ru-RU"/>
        </w:rPr>
        <w:t>Горизонтальные поверхности фланцев: пара отверстий для болтов должна располагаться по обе стороны условно ориентированной с севера на юг центральной линии (осевой линией трубы).</w:t>
      </w:r>
    </w:p>
    <w:p w14:paraId="03677BBB" w14:textId="7262DC15" w:rsidR="00EC7A40" w:rsidRPr="00B50AC1" w:rsidRDefault="00EC7A40" w:rsidP="00FE15D1">
      <w:pPr>
        <w:pStyle w:val="BodyText"/>
        <w:spacing w:before="120" w:after="120"/>
        <w:ind w:left="1418" w:hanging="284"/>
        <w:rPr>
          <w:color w:val="333333"/>
          <w:sz w:val="22"/>
          <w:szCs w:val="22"/>
          <w:lang w:val="ru-RU"/>
        </w:rPr>
      </w:pPr>
      <w:r w:rsidRPr="00B50AC1">
        <w:rPr>
          <w:b/>
          <w:sz w:val="22"/>
          <w:szCs w:val="22"/>
          <w:lang w:val="ru-RU"/>
        </w:rPr>
        <w:t xml:space="preserve">8.8-1.3 - </w:t>
      </w:r>
      <w:r w:rsidR="005416CE" w:rsidRPr="00B50AC1">
        <w:rPr>
          <w:color w:val="333333"/>
          <w:sz w:val="22"/>
          <w:szCs w:val="22"/>
          <w:lang w:val="ru-RU"/>
        </w:rPr>
        <w:t>Наклонные поверхности фланцев: пара болтовых отверстий должна располагаться по обе стороны плоскости, определяемой осевой линией трубы и вертикальной линией.</w:t>
      </w:r>
    </w:p>
    <w:p w14:paraId="34026F4E" w14:textId="60EDA27D" w:rsidR="00EC7A40" w:rsidRPr="008603EC" w:rsidRDefault="007A6EE1" w:rsidP="00FE15D1">
      <w:pPr>
        <w:pStyle w:val="Heading2"/>
        <w:numPr>
          <w:ilvl w:val="1"/>
          <w:numId w:val="68"/>
        </w:numPr>
        <w:spacing w:before="240" w:after="240"/>
        <w:ind w:left="851" w:hanging="709"/>
        <w:rPr>
          <w:sz w:val="22"/>
          <w:szCs w:val="22"/>
        </w:rPr>
      </w:pPr>
      <w:r w:rsidRPr="00695561">
        <w:rPr>
          <w:spacing w:val="-2"/>
          <w:sz w:val="22"/>
          <w:szCs w:val="22"/>
          <w:lang w:val="ru-RU"/>
        </w:rPr>
        <w:t xml:space="preserve">  </w:t>
      </w:r>
      <w:bookmarkStart w:id="933" w:name="_Toc205628133"/>
      <w:r w:rsidR="00060B77" w:rsidRPr="008603EC">
        <w:rPr>
          <w:spacing w:val="-2"/>
          <w:sz w:val="22"/>
          <w:szCs w:val="22"/>
          <w:lang w:val="ru-RU"/>
        </w:rPr>
        <w:t>Запорная арматура</w:t>
      </w:r>
      <w:bookmarkEnd w:id="933"/>
    </w:p>
    <w:p w14:paraId="07731A43" w14:textId="0D20C28A" w:rsidR="00EC7A40" w:rsidRPr="00DA52D1" w:rsidRDefault="00EC7A40" w:rsidP="00FE15D1">
      <w:pPr>
        <w:pStyle w:val="BodyText"/>
        <w:spacing w:before="120"/>
        <w:ind w:left="1134" w:hanging="425"/>
        <w:rPr>
          <w:color w:val="333333"/>
          <w:sz w:val="22"/>
          <w:szCs w:val="22"/>
          <w:lang w:val="ru-RU"/>
        </w:rPr>
      </w:pPr>
      <w:r w:rsidRPr="00DA52D1">
        <w:rPr>
          <w:b/>
          <w:sz w:val="22"/>
          <w:szCs w:val="22"/>
          <w:lang w:val="ru-RU"/>
        </w:rPr>
        <w:t xml:space="preserve">8.9-1 - </w:t>
      </w:r>
      <w:r w:rsidR="006138FD" w:rsidRPr="00DA52D1">
        <w:rPr>
          <w:color w:val="333333"/>
          <w:sz w:val="22"/>
          <w:szCs w:val="22"/>
          <w:lang w:val="ru-RU"/>
        </w:rPr>
        <w:t xml:space="preserve">Сварка </w:t>
      </w:r>
      <w:r w:rsidR="00206D06" w:rsidRPr="00DA52D1">
        <w:rPr>
          <w:color w:val="333333"/>
          <w:sz w:val="22"/>
          <w:szCs w:val="22"/>
          <w:lang w:val="ru-RU"/>
        </w:rPr>
        <w:t>запорной арматуры</w:t>
      </w:r>
      <w:r w:rsidR="006138FD" w:rsidRPr="00DA52D1">
        <w:rPr>
          <w:color w:val="333333"/>
          <w:sz w:val="22"/>
          <w:szCs w:val="22"/>
          <w:lang w:val="ru-RU"/>
        </w:rPr>
        <w:t xml:space="preserve"> не допускается без предварительного рассмотрения </w:t>
      </w:r>
      <w:r w:rsidR="008E2DDF" w:rsidRPr="00DA52D1">
        <w:rPr>
          <w:color w:val="333333"/>
          <w:sz w:val="22"/>
          <w:szCs w:val="22"/>
          <w:lang w:val="ru-RU"/>
        </w:rPr>
        <w:t>заказчик</w:t>
      </w:r>
      <w:r w:rsidR="0004058C" w:rsidRPr="00DA52D1">
        <w:rPr>
          <w:color w:val="333333"/>
          <w:sz w:val="22"/>
          <w:szCs w:val="22"/>
          <w:lang w:val="ru-RU"/>
        </w:rPr>
        <w:t>ом</w:t>
      </w:r>
      <w:r w:rsidR="006138FD" w:rsidRPr="00DA52D1">
        <w:rPr>
          <w:color w:val="333333"/>
          <w:sz w:val="22"/>
          <w:szCs w:val="22"/>
          <w:lang w:val="ru-RU"/>
        </w:rPr>
        <w:t xml:space="preserve"> и принятия письменной процедуры </w:t>
      </w:r>
      <w:r w:rsidR="0004058C" w:rsidRPr="00DA52D1">
        <w:rPr>
          <w:color w:val="333333"/>
          <w:sz w:val="22"/>
          <w:szCs w:val="22"/>
          <w:lang w:val="ru-RU"/>
        </w:rPr>
        <w:t>п</w:t>
      </w:r>
      <w:r w:rsidR="006138FD" w:rsidRPr="00DA52D1">
        <w:rPr>
          <w:color w:val="333333"/>
          <w:sz w:val="22"/>
          <w:szCs w:val="22"/>
          <w:lang w:val="ru-RU"/>
        </w:rPr>
        <w:t>оставщика. Это должно включать присоединение фланцев к</w:t>
      </w:r>
      <w:r w:rsidR="00164042" w:rsidRPr="00DA52D1">
        <w:rPr>
          <w:color w:val="333333"/>
          <w:sz w:val="22"/>
          <w:szCs w:val="22"/>
          <w:lang w:val="ru-RU"/>
        </w:rPr>
        <w:t xml:space="preserve"> </w:t>
      </w:r>
      <w:r w:rsidR="001422DF" w:rsidRPr="00DA52D1">
        <w:rPr>
          <w:color w:val="333333"/>
          <w:sz w:val="22"/>
          <w:szCs w:val="22"/>
          <w:lang w:val="ru-RU"/>
        </w:rPr>
        <w:t>без фланцевой запорной арматуре</w:t>
      </w:r>
      <w:r w:rsidR="006138FD" w:rsidRPr="00DA52D1">
        <w:rPr>
          <w:color w:val="333333"/>
          <w:sz w:val="22"/>
          <w:szCs w:val="22"/>
          <w:lang w:val="ru-RU"/>
        </w:rPr>
        <w:t>.</w:t>
      </w:r>
    </w:p>
    <w:p w14:paraId="463B74D9" w14:textId="6FCF0FC7" w:rsidR="003623F1" w:rsidRPr="00725621" w:rsidRDefault="00EC7A40" w:rsidP="00193927">
      <w:pPr>
        <w:pStyle w:val="BodyText"/>
        <w:spacing w:before="120"/>
        <w:ind w:left="1134" w:hanging="425"/>
        <w:rPr>
          <w:color w:val="333333"/>
          <w:sz w:val="22"/>
          <w:szCs w:val="22"/>
          <w:lang w:val="ru-RU"/>
        </w:rPr>
      </w:pPr>
      <w:r w:rsidRPr="00DA52D1">
        <w:rPr>
          <w:b/>
          <w:sz w:val="22"/>
          <w:szCs w:val="22"/>
          <w:lang w:val="ru-RU"/>
        </w:rPr>
        <w:lastRenderedPageBreak/>
        <w:t xml:space="preserve">8.9-2 - </w:t>
      </w:r>
      <w:r w:rsidR="00A35A80" w:rsidRPr="00DA52D1">
        <w:rPr>
          <w:color w:val="333333"/>
          <w:sz w:val="22"/>
          <w:szCs w:val="22"/>
          <w:lang w:val="ru-RU"/>
        </w:rPr>
        <w:t xml:space="preserve">Запорная арматура с концами под </w:t>
      </w:r>
      <w:r w:rsidR="00A627EF" w:rsidRPr="00DA52D1">
        <w:rPr>
          <w:color w:val="333333"/>
          <w:sz w:val="22"/>
          <w:szCs w:val="22"/>
          <w:lang w:val="ru-RU"/>
        </w:rPr>
        <w:t>стыков</w:t>
      </w:r>
      <w:r w:rsidR="00D84CF0" w:rsidRPr="00DA52D1">
        <w:rPr>
          <w:color w:val="333333"/>
          <w:sz w:val="22"/>
          <w:szCs w:val="22"/>
          <w:lang w:val="ru-RU"/>
        </w:rPr>
        <w:t>ое соединение</w:t>
      </w:r>
      <w:r w:rsidR="00A35A80" w:rsidRPr="00DA52D1">
        <w:rPr>
          <w:color w:val="333333"/>
          <w:sz w:val="22"/>
          <w:szCs w:val="22"/>
          <w:lang w:val="ru-RU"/>
        </w:rPr>
        <w:t xml:space="preserve"> или </w:t>
      </w:r>
      <w:r w:rsidR="00303C5A" w:rsidRPr="00DA52D1">
        <w:rPr>
          <w:color w:val="333333"/>
          <w:sz w:val="22"/>
          <w:szCs w:val="22"/>
          <w:lang w:val="ru-RU"/>
        </w:rPr>
        <w:t>угловое соединение</w:t>
      </w:r>
      <w:r w:rsidR="00A35A80" w:rsidRPr="00DA52D1">
        <w:rPr>
          <w:color w:val="333333"/>
          <w:sz w:val="22"/>
          <w:szCs w:val="22"/>
          <w:lang w:val="ru-RU"/>
        </w:rPr>
        <w:t>, содержащие</w:t>
      </w:r>
      <w:r w:rsidR="00E94618" w:rsidRPr="00DA52D1">
        <w:rPr>
          <w:color w:val="333333"/>
          <w:sz w:val="22"/>
          <w:szCs w:val="22"/>
          <w:lang w:val="ru-RU"/>
        </w:rPr>
        <w:t xml:space="preserve"> </w:t>
      </w:r>
      <w:r w:rsidR="00A35A80" w:rsidRPr="00DA52D1">
        <w:rPr>
          <w:color w:val="333333"/>
          <w:sz w:val="22"/>
          <w:szCs w:val="22"/>
          <w:lang w:val="ru-RU"/>
        </w:rPr>
        <w:t>политетрафторэтилен (ПТФЭ) или другие термочувствительные детали, должны быть</w:t>
      </w:r>
      <w:r w:rsidR="00303C5A" w:rsidRPr="00DA52D1">
        <w:rPr>
          <w:color w:val="333333"/>
          <w:sz w:val="22"/>
          <w:szCs w:val="22"/>
          <w:lang w:val="ru-RU"/>
        </w:rPr>
        <w:t xml:space="preserve"> </w:t>
      </w:r>
      <w:r w:rsidR="00A35A80" w:rsidRPr="00DA52D1">
        <w:rPr>
          <w:color w:val="333333"/>
          <w:sz w:val="22"/>
          <w:szCs w:val="22"/>
          <w:lang w:val="ru-RU"/>
        </w:rPr>
        <w:t>защищен</w:t>
      </w:r>
      <w:r w:rsidR="00053094" w:rsidRPr="00DA52D1">
        <w:rPr>
          <w:color w:val="333333"/>
          <w:sz w:val="22"/>
          <w:szCs w:val="22"/>
          <w:lang w:val="ru-RU"/>
        </w:rPr>
        <w:t>а</w:t>
      </w:r>
      <w:r w:rsidR="00A35A80" w:rsidRPr="00DA52D1">
        <w:rPr>
          <w:color w:val="333333"/>
          <w:sz w:val="22"/>
          <w:szCs w:val="22"/>
          <w:lang w:val="ru-RU"/>
        </w:rPr>
        <w:t xml:space="preserve"> от</w:t>
      </w:r>
      <w:r w:rsidR="00FE15D1">
        <w:rPr>
          <w:color w:val="333333"/>
          <w:sz w:val="22"/>
          <w:szCs w:val="22"/>
          <w:lang w:val="ru-RU"/>
        </w:rPr>
        <w:t xml:space="preserve"> </w:t>
      </w:r>
      <w:r w:rsidR="00A35A80" w:rsidRPr="00DA52D1">
        <w:rPr>
          <w:color w:val="333333"/>
          <w:sz w:val="22"/>
          <w:szCs w:val="22"/>
          <w:lang w:val="ru-RU"/>
        </w:rPr>
        <w:t>воздействия тепла сварки или термообработки в соответствии с инструкциями производителя.</w:t>
      </w:r>
    </w:p>
    <w:p w14:paraId="6D61C59A" w14:textId="12F20CDA" w:rsidR="00EC7A40" w:rsidRPr="008603EC" w:rsidRDefault="007A6EE1" w:rsidP="00FE15D1">
      <w:pPr>
        <w:pStyle w:val="Heading2"/>
        <w:numPr>
          <w:ilvl w:val="1"/>
          <w:numId w:val="68"/>
        </w:numPr>
        <w:spacing w:before="240" w:after="240"/>
        <w:ind w:left="851" w:hanging="709"/>
        <w:rPr>
          <w:sz w:val="22"/>
          <w:szCs w:val="22"/>
        </w:rPr>
      </w:pPr>
      <w:r w:rsidRPr="00695561">
        <w:rPr>
          <w:spacing w:val="-4"/>
          <w:sz w:val="22"/>
          <w:szCs w:val="22"/>
          <w:lang w:val="ru-RU"/>
        </w:rPr>
        <w:t xml:space="preserve">  </w:t>
      </w:r>
      <w:bookmarkStart w:id="934" w:name="_Toc205628134"/>
      <w:r w:rsidR="00631546" w:rsidRPr="008603EC">
        <w:rPr>
          <w:spacing w:val="-4"/>
          <w:sz w:val="22"/>
          <w:szCs w:val="22"/>
          <w:lang w:val="ru-RU"/>
        </w:rPr>
        <w:t>Д</w:t>
      </w:r>
      <w:r w:rsidR="004C10C0" w:rsidRPr="008603EC">
        <w:rPr>
          <w:spacing w:val="-4"/>
          <w:sz w:val="22"/>
          <w:szCs w:val="22"/>
        </w:rPr>
        <w:t>иафрагменные расходомерные установки</w:t>
      </w:r>
      <w:bookmarkEnd w:id="934"/>
    </w:p>
    <w:p w14:paraId="5AE698B5" w14:textId="07E280DA" w:rsidR="00EC7A40" w:rsidRPr="00C911D0" w:rsidRDefault="00EC7A40" w:rsidP="00FE15D1">
      <w:pPr>
        <w:pStyle w:val="BodyText"/>
        <w:spacing w:before="120" w:after="120"/>
        <w:ind w:left="1134" w:hanging="425"/>
        <w:rPr>
          <w:sz w:val="22"/>
          <w:szCs w:val="22"/>
          <w:lang w:val="ru-RU"/>
        </w:rPr>
      </w:pPr>
      <w:r w:rsidRPr="00C911D0">
        <w:rPr>
          <w:b/>
          <w:sz w:val="22"/>
          <w:szCs w:val="22"/>
          <w:lang w:val="ru-RU"/>
        </w:rPr>
        <w:t>8.10-1</w:t>
      </w:r>
      <w:r w:rsidRPr="00C911D0">
        <w:rPr>
          <w:b/>
          <w:spacing w:val="12"/>
          <w:sz w:val="22"/>
          <w:szCs w:val="22"/>
          <w:lang w:val="ru-RU"/>
        </w:rPr>
        <w:t xml:space="preserve"> </w:t>
      </w:r>
      <w:r w:rsidRPr="00C911D0">
        <w:rPr>
          <w:b/>
          <w:sz w:val="22"/>
          <w:szCs w:val="22"/>
          <w:lang w:val="ru-RU"/>
        </w:rPr>
        <w:t>-</w:t>
      </w:r>
      <w:r w:rsidRPr="00C911D0">
        <w:rPr>
          <w:b/>
          <w:spacing w:val="-1"/>
          <w:sz w:val="22"/>
          <w:szCs w:val="22"/>
          <w:lang w:val="ru-RU"/>
        </w:rPr>
        <w:t xml:space="preserve"> </w:t>
      </w:r>
      <w:r w:rsidR="00E276D2" w:rsidRPr="00C911D0">
        <w:rPr>
          <w:color w:val="333333"/>
          <w:spacing w:val="-2"/>
          <w:sz w:val="22"/>
          <w:szCs w:val="22"/>
          <w:lang w:val="ru-RU"/>
        </w:rPr>
        <w:t xml:space="preserve">Фланцы </w:t>
      </w:r>
      <w:r w:rsidR="00EB380F" w:rsidRPr="00C911D0">
        <w:rPr>
          <w:color w:val="333333"/>
          <w:spacing w:val="-2"/>
          <w:sz w:val="22"/>
          <w:szCs w:val="22"/>
          <w:lang w:val="ru-RU"/>
        </w:rPr>
        <w:t>д</w:t>
      </w:r>
      <w:r w:rsidR="00E20DC1" w:rsidRPr="00C911D0">
        <w:rPr>
          <w:color w:val="333333"/>
          <w:spacing w:val="-2"/>
          <w:sz w:val="22"/>
          <w:szCs w:val="22"/>
          <w:lang w:val="ru-RU"/>
        </w:rPr>
        <w:t>иафрагмы</w:t>
      </w:r>
      <w:r w:rsidR="00EB380F" w:rsidRPr="00C911D0">
        <w:rPr>
          <w:color w:val="333333"/>
          <w:spacing w:val="-2"/>
          <w:sz w:val="22"/>
          <w:szCs w:val="22"/>
          <w:lang w:val="ru-RU"/>
        </w:rPr>
        <w:t xml:space="preserve"> </w:t>
      </w:r>
      <w:r w:rsidR="00E276D2" w:rsidRPr="00C911D0">
        <w:rPr>
          <w:color w:val="333333"/>
          <w:spacing w:val="-2"/>
          <w:sz w:val="22"/>
          <w:szCs w:val="22"/>
          <w:lang w:val="ru-RU"/>
        </w:rPr>
        <w:t>с</w:t>
      </w:r>
      <w:r w:rsidR="00EB380F" w:rsidRPr="00C911D0">
        <w:rPr>
          <w:color w:val="333333"/>
          <w:spacing w:val="-2"/>
          <w:sz w:val="22"/>
          <w:szCs w:val="22"/>
          <w:lang w:val="ru-RU"/>
        </w:rPr>
        <w:t xml:space="preserve"> </w:t>
      </w:r>
      <w:r w:rsidR="00B44E6F" w:rsidRPr="00C911D0">
        <w:rPr>
          <w:color w:val="333333"/>
          <w:spacing w:val="-2"/>
          <w:sz w:val="22"/>
          <w:szCs w:val="22"/>
          <w:lang w:val="ru-RU"/>
        </w:rPr>
        <w:t>юбкой должны</w:t>
      </w:r>
      <w:r w:rsidR="00E276D2" w:rsidRPr="00C911D0">
        <w:rPr>
          <w:color w:val="333333"/>
          <w:spacing w:val="-2"/>
          <w:sz w:val="22"/>
          <w:szCs w:val="22"/>
          <w:lang w:val="ru-RU"/>
        </w:rPr>
        <w:t xml:space="preserve"> иметь т</w:t>
      </w:r>
      <w:r w:rsidR="009B48CC" w:rsidRPr="00C911D0">
        <w:rPr>
          <w:color w:val="333333"/>
          <w:spacing w:val="-2"/>
          <w:sz w:val="22"/>
          <w:szCs w:val="22"/>
          <w:lang w:val="ru-RU"/>
        </w:rPr>
        <w:t>акое</w:t>
      </w:r>
      <w:r w:rsidR="00E276D2" w:rsidRPr="00C911D0">
        <w:rPr>
          <w:color w:val="333333"/>
          <w:spacing w:val="-2"/>
          <w:sz w:val="22"/>
          <w:szCs w:val="22"/>
          <w:lang w:val="ru-RU"/>
        </w:rPr>
        <w:t xml:space="preserve"> же отверстие, что и труба.</w:t>
      </w:r>
    </w:p>
    <w:p w14:paraId="5B7D4A05" w14:textId="7F55619C" w:rsidR="00EC7A40" w:rsidRPr="00C911D0" w:rsidRDefault="00EC7A40" w:rsidP="00FE15D1">
      <w:pPr>
        <w:pStyle w:val="BodyText"/>
        <w:spacing w:before="120" w:after="120"/>
        <w:ind w:left="1134" w:hanging="425"/>
        <w:rPr>
          <w:sz w:val="22"/>
          <w:szCs w:val="22"/>
          <w:lang w:val="ru-RU"/>
        </w:rPr>
      </w:pPr>
      <w:r w:rsidRPr="00590A6D">
        <w:rPr>
          <w:b/>
          <w:sz w:val="22"/>
          <w:szCs w:val="22"/>
          <w:lang w:val="ru-RU"/>
          <w:rPrChange w:id="935" w:author="Marchenko, Sergey [Tengizchevroil]" w:date="2025-08-07T15:34:00Z" w16du:dateUtc="2025-08-07T10:34:00Z">
            <w:rPr>
              <w:b/>
              <w:sz w:val="22"/>
              <w:szCs w:val="22"/>
              <w:highlight w:val="yellow"/>
              <w:lang w:val="ru-RU"/>
            </w:rPr>
          </w:rPrChange>
        </w:rPr>
        <w:t>8.10-2</w:t>
      </w:r>
      <w:r w:rsidRPr="00590A6D">
        <w:rPr>
          <w:b/>
          <w:spacing w:val="11"/>
          <w:sz w:val="22"/>
          <w:szCs w:val="22"/>
          <w:lang w:val="ru-RU"/>
          <w:rPrChange w:id="936" w:author="Marchenko, Sergey [Tengizchevroil]" w:date="2025-08-07T15:34:00Z" w16du:dateUtc="2025-08-07T10:34:00Z">
            <w:rPr>
              <w:b/>
              <w:spacing w:val="11"/>
              <w:sz w:val="22"/>
              <w:szCs w:val="22"/>
              <w:highlight w:val="yellow"/>
              <w:lang w:val="ru-RU"/>
            </w:rPr>
          </w:rPrChange>
        </w:rPr>
        <w:t xml:space="preserve"> </w:t>
      </w:r>
      <w:r w:rsidR="00724245" w:rsidRPr="00590A6D">
        <w:rPr>
          <w:b/>
          <w:sz w:val="22"/>
          <w:szCs w:val="22"/>
          <w:lang w:val="ru-RU"/>
          <w:rPrChange w:id="937" w:author="Marchenko, Sergey [Tengizchevroil]" w:date="2025-08-07T15:34:00Z" w16du:dateUtc="2025-08-07T10:34:00Z">
            <w:rPr>
              <w:b/>
              <w:sz w:val="22"/>
              <w:szCs w:val="22"/>
              <w:highlight w:val="yellow"/>
              <w:lang w:val="ru-RU"/>
            </w:rPr>
          </w:rPrChange>
        </w:rPr>
        <w:t>–</w:t>
      </w:r>
      <w:r w:rsidRPr="00590A6D">
        <w:rPr>
          <w:b/>
          <w:spacing w:val="-1"/>
          <w:sz w:val="22"/>
          <w:szCs w:val="22"/>
          <w:lang w:val="ru-RU"/>
          <w:rPrChange w:id="938" w:author="Marchenko, Sergey [Tengizchevroil]" w:date="2025-08-07T15:34:00Z" w16du:dateUtc="2025-08-07T10:34:00Z">
            <w:rPr>
              <w:b/>
              <w:spacing w:val="-1"/>
              <w:sz w:val="22"/>
              <w:szCs w:val="22"/>
              <w:highlight w:val="yellow"/>
              <w:lang w:val="ru-RU"/>
            </w:rPr>
          </w:rPrChange>
        </w:rPr>
        <w:t xml:space="preserve"> </w:t>
      </w:r>
      <w:r w:rsidR="00724245" w:rsidRPr="00590A6D">
        <w:rPr>
          <w:color w:val="333333"/>
          <w:spacing w:val="-2"/>
          <w:sz w:val="22"/>
          <w:szCs w:val="22"/>
          <w:lang w:val="ru-RU"/>
          <w:rPrChange w:id="939" w:author="Marchenko, Sergey [Tengizchevroil]" w:date="2025-08-07T15:34:00Z" w16du:dateUtc="2025-08-07T10:34:00Z">
            <w:rPr>
              <w:color w:val="333333"/>
              <w:spacing w:val="-2"/>
              <w:sz w:val="22"/>
              <w:szCs w:val="22"/>
              <w:highlight w:val="yellow"/>
              <w:lang w:val="ru-RU"/>
            </w:rPr>
          </w:rPrChange>
        </w:rPr>
        <w:t>Д</w:t>
      </w:r>
      <w:r w:rsidR="00416985" w:rsidRPr="00590A6D">
        <w:rPr>
          <w:color w:val="333333"/>
          <w:spacing w:val="-2"/>
          <w:sz w:val="22"/>
          <w:szCs w:val="22"/>
          <w:lang w:val="ru-RU"/>
          <w:rPrChange w:id="940" w:author="Marchenko, Sergey [Tengizchevroil]" w:date="2025-08-07T15:34:00Z" w16du:dateUtc="2025-08-07T10:34:00Z">
            <w:rPr>
              <w:color w:val="333333"/>
              <w:spacing w:val="-2"/>
              <w:sz w:val="22"/>
              <w:szCs w:val="22"/>
              <w:highlight w:val="yellow"/>
              <w:lang w:val="ru-RU"/>
            </w:rPr>
          </w:rPrChange>
        </w:rPr>
        <w:t>иафрагменные</w:t>
      </w:r>
      <w:r w:rsidR="00724245" w:rsidRPr="00590A6D">
        <w:rPr>
          <w:color w:val="333333"/>
          <w:spacing w:val="-2"/>
          <w:sz w:val="22"/>
          <w:szCs w:val="22"/>
          <w:lang w:val="ru-RU"/>
          <w:rPrChange w:id="941" w:author="Marchenko, Sergey [Tengizchevroil]" w:date="2025-08-07T15:34:00Z" w16du:dateUtc="2025-08-07T10:34:00Z">
            <w:rPr>
              <w:color w:val="333333"/>
              <w:spacing w:val="-2"/>
              <w:sz w:val="22"/>
              <w:szCs w:val="22"/>
              <w:highlight w:val="yellow"/>
              <w:lang w:val="ru-RU"/>
            </w:rPr>
          </w:rPrChange>
        </w:rPr>
        <w:t xml:space="preserve"> расходомерные</w:t>
      </w:r>
      <w:r w:rsidR="00416985" w:rsidRPr="00590A6D">
        <w:rPr>
          <w:color w:val="333333"/>
          <w:spacing w:val="-2"/>
          <w:sz w:val="22"/>
          <w:szCs w:val="22"/>
          <w:lang w:val="ru-RU"/>
          <w:rPrChange w:id="942" w:author="Marchenko, Sergey [Tengizchevroil]" w:date="2025-08-07T15:34:00Z" w16du:dateUtc="2025-08-07T10:34:00Z">
            <w:rPr>
              <w:color w:val="333333"/>
              <w:spacing w:val="-2"/>
              <w:sz w:val="22"/>
              <w:szCs w:val="22"/>
              <w:highlight w:val="yellow"/>
              <w:lang w:val="ru-RU"/>
            </w:rPr>
          </w:rPrChange>
        </w:rPr>
        <w:t xml:space="preserve"> установки не должны содержать сварных швов, за исключением фланцев</w:t>
      </w:r>
      <w:r w:rsidR="0026164F" w:rsidRPr="00590A6D">
        <w:rPr>
          <w:color w:val="333333"/>
          <w:spacing w:val="-2"/>
          <w:sz w:val="22"/>
          <w:szCs w:val="22"/>
          <w:lang w:val="ru-RU"/>
          <w:rPrChange w:id="943" w:author="Marchenko, Sergey [Tengizchevroil]" w:date="2025-08-07T15:34:00Z" w16du:dateUtc="2025-08-07T10:34:00Z">
            <w:rPr>
              <w:color w:val="333333"/>
              <w:spacing w:val="-2"/>
              <w:sz w:val="22"/>
              <w:szCs w:val="22"/>
              <w:highlight w:val="yellow"/>
              <w:lang w:val="ru-RU"/>
            </w:rPr>
          </w:rPrChange>
        </w:rPr>
        <w:t>.</w:t>
      </w:r>
    </w:p>
    <w:p w14:paraId="708D7BBA" w14:textId="2B17405C" w:rsidR="00EC7A40" w:rsidRPr="00C911D0" w:rsidRDefault="00EC7A40" w:rsidP="00FE15D1">
      <w:pPr>
        <w:pStyle w:val="BodyText"/>
        <w:spacing w:before="120" w:after="120"/>
        <w:ind w:left="1134" w:hanging="425"/>
        <w:rPr>
          <w:color w:val="333333"/>
          <w:spacing w:val="-2"/>
          <w:sz w:val="22"/>
          <w:szCs w:val="22"/>
          <w:lang w:val="ru-RU"/>
        </w:rPr>
      </w:pPr>
      <w:r w:rsidRPr="00C911D0">
        <w:rPr>
          <w:b/>
          <w:sz w:val="22"/>
          <w:szCs w:val="22"/>
          <w:lang w:val="ru-RU"/>
        </w:rPr>
        <w:t>8.10-3</w:t>
      </w:r>
      <w:r w:rsidRPr="00C911D0">
        <w:rPr>
          <w:b/>
          <w:spacing w:val="13"/>
          <w:sz w:val="22"/>
          <w:szCs w:val="22"/>
          <w:lang w:val="ru-RU"/>
        </w:rPr>
        <w:t xml:space="preserve"> </w:t>
      </w:r>
      <w:r w:rsidRPr="00C911D0">
        <w:rPr>
          <w:b/>
          <w:sz w:val="22"/>
          <w:szCs w:val="22"/>
          <w:lang w:val="ru-RU"/>
        </w:rPr>
        <w:t xml:space="preserve">- </w:t>
      </w:r>
      <w:r w:rsidR="00EF0764" w:rsidRPr="00C911D0">
        <w:rPr>
          <w:sz w:val="22"/>
          <w:szCs w:val="22"/>
          <w:lang w:val="ru-RU"/>
        </w:rPr>
        <w:t>С</w:t>
      </w:r>
      <w:r w:rsidR="00EF0764" w:rsidRPr="00C911D0">
        <w:rPr>
          <w:color w:val="333333"/>
          <w:spacing w:val="-2"/>
          <w:sz w:val="22"/>
          <w:szCs w:val="22"/>
          <w:lang w:val="ru-RU"/>
        </w:rPr>
        <w:t xml:space="preserve">варные швы на фланцах </w:t>
      </w:r>
      <w:r w:rsidR="00F04685" w:rsidRPr="00C911D0">
        <w:rPr>
          <w:color w:val="333333"/>
          <w:spacing w:val="-2"/>
          <w:sz w:val="22"/>
          <w:szCs w:val="22"/>
          <w:lang w:val="ru-RU"/>
        </w:rPr>
        <w:t>диафрагмы</w:t>
      </w:r>
      <w:r w:rsidR="00EF0764" w:rsidRPr="00C911D0">
        <w:rPr>
          <w:color w:val="333333"/>
          <w:spacing w:val="-2"/>
          <w:sz w:val="22"/>
          <w:szCs w:val="22"/>
          <w:lang w:val="ru-RU"/>
        </w:rPr>
        <w:t xml:space="preserve"> должны быть отшлифованы или механическ</w:t>
      </w:r>
      <w:r w:rsidR="00C85DDB" w:rsidRPr="00C911D0">
        <w:rPr>
          <w:color w:val="333333"/>
          <w:spacing w:val="-2"/>
          <w:sz w:val="22"/>
          <w:szCs w:val="22"/>
          <w:lang w:val="ru-RU"/>
        </w:rPr>
        <w:t>и обработаны</w:t>
      </w:r>
      <w:r w:rsidR="00EF0764" w:rsidRPr="00C911D0">
        <w:rPr>
          <w:color w:val="333333"/>
          <w:spacing w:val="-2"/>
          <w:sz w:val="22"/>
          <w:szCs w:val="22"/>
          <w:lang w:val="ru-RU"/>
        </w:rPr>
        <w:t xml:space="preserve"> заподлицо</w:t>
      </w:r>
      <w:r w:rsidR="009B53E9" w:rsidRPr="00C911D0">
        <w:rPr>
          <w:color w:val="333333"/>
          <w:spacing w:val="-2"/>
          <w:sz w:val="22"/>
          <w:szCs w:val="22"/>
          <w:lang w:val="ru-RU"/>
        </w:rPr>
        <w:t xml:space="preserve"> и иметь плавный переход</w:t>
      </w:r>
      <w:r w:rsidR="005F6919" w:rsidRPr="00C911D0">
        <w:rPr>
          <w:color w:val="333333"/>
          <w:spacing w:val="-2"/>
          <w:sz w:val="22"/>
          <w:szCs w:val="22"/>
          <w:lang w:val="ru-RU"/>
        </w:rPr>
        <w:t xml:space="preserve"> металла шва к основному металлу</w:t>
      </w:r>
      <w:r w:rsidR="00EF0764" w:rsidRPr="00C911D0">
        <w:rPr>
          <w:color w:val="333333"/>
          <w:spacing w:val="-2"/>
          <w:sz w:val="22"/>
          <w:szCs w:val="22"/>
          <w:lang w:val="ru-RU"/>
        </w:rPr>
        <w:t xml:space="preserve"> с внутренней стороны трубы.</w:t>
      </w:r>
    </w:p>
    <w:p w14:paraId="7ED08D92" w14:textId="3CD671A8" w:rsidR="00EC7A40" w:rsidRPr="00E668E2" w:rsidRDefault="007A6EE1" w:rsidP="00FE15D1">
      <w:pPr>
        <w:pStyle w:val="Heading2"/>
        <w:numPr>
          <w:ilvl w:val="1"/>
          <w:numId w:val="68"/>
        </w:numPr>
        <w:spacing w:before="240" w:after="240"/>
        <w:ind w:left="851" w:hanging="709"/>
        <w:rPr>
          <w:sz w:val="22"/>
          <w:szCs w:val="22"/>
          <w:lang w:val="ru-RU"/>
        </w:rPr>
      </w:pPr>
      <w:r w:rsidRPr="00695561">
        <w:rPr>
          <w:spacing w:val="-2"/>
          <w:sz w:val="22"/>
          <w:szCs w:val="22"/>
          <w:lang w:val="ru-RU"/>
        </w:rPr>
        <w:t xml:space="preserve">  </w:t>
      </w:r>
      <w:bookmarkStart w:id="944" w:name="_Toc205628135"/>
      <w:r w:rsidR="000821C6" w:rsidRPr="00E668E2">
        <w:rPr>
          <w:spacing w:val="-2"/>
          <w:sz w:val="22"/>
          <w:szCs w:val="22"/>
          <w:lang w:val="ru-RU"/>
        </w:rPr>
        <w:t>Расстояние между сварными швами</w:t>
      </w:r>
      <w:bookmarkEnd w:id="944"/>
    </w:p>
    <w:p w14:paraId="21D415BF" w14:textId="1280FCB7" w:rsidR="00EC7A40" w:rsidRPr="00E668E2" w:rsidRDefault="00EC7A40" w:rsidP="00FE15D1">
      <w:pPr>
        <w:pStyle w:val="BodyText"/>
        <w:spacing w:before="120" w:after="120"/>
        <w:ind w:left="1134" w:hanging="425"/>
        <w:rPr>
          <w:sz w:val="22"/>
          <w:szCs w:val="22"/>
          <w:lang w:val="ru-RU"/>
        </w:rPr>
      </w:pPr>
      <w:r w:rsidRPr="00E668E2">
        <w:rPr>
          <w:b/>
          <w:sz w:val="22"/>
          <w:szCs w:val="22"/>
          <w:lang w:val="ru-RU"/>
        </w:rPr>
        <w:t>8.11-1</w:t>
      </w:r>
      <w:r w:rsidRPr="00E668E2">
        <w:rPr>
          <w:b/>
          <w:spacing w:val="14"/>
          <w:sz w:val="22"/>
          <w:szCs w:val="22"/>
          <w:lang w:val="ru-RU"/>
        </w:rPr>
        <w:t xml:space="preserve"> </w:t>
      </w:r>
      <w:r w:rsidRPr="00E668E2">
        <w:rPr>
          <w:b/>
          <w:sz w:val="22"/>
          <w:szCs w:val="22"/>
          <w:lang w:val="ru-RU"/>
        </w:rPr>
        <w:t>-</w:t>
      </w:r>
      <w:r w:rsidRPr="00E668E2">
        <w:rPr>
          <w:b/>
          <w:spacing w:val="1"/>
          <w:sz w:val="22"/>
          <w:szCs w:val="22"/>
          <w:lang w:val="ru-RU"/>
        </w:rPr>
        <w:t xml:space="preserve"> </w:t>
      </w:r>
      <w:r w:rsidR="007619BB" w:rsidRPr="00E668E2">
        <w:rPr>
          <w:color w:val="333333"/>
          <w:sz w:val="22"/>
          <w:szCs w:val="22"/>
          <w:lang w:val="ru-RU"/>
        </w:rPr>
        <w:t>Расстояние между сварными швами должно соответствовать требованиям, указанным в таблице</w:t>
      </w:r>
      <w:r w:rsidRPr="00E668E2">
        <w:rPr>
          <w:color w:val="333333"/>
          <w:spacing w:val="5"/>
          <w:sz w:val="22"/>
          <w:szCs w:val="22"/>
          <w:lang w:val="ru-RU"/>
        </w:rPr>
        <w:t xml:space="preserve"> </w:t>
      </w:r>
      <w:r w:rsidR="00DB08FC" w:rsidRPr="00E668E2">
        <w:rPr>
          <w:sz w:val="22"/>
          <w:szCs w:val="22"/>
          <w:lang w:val="ru-RU"/>
        </w:rPr>
        <w:t>1.</w:t>
      </w:r>
    </w:p>
    <w:p w14:paraId="60531607" w14:textId="40FC9500" w:rsidR="00EC7A40" w:rsidRPr="00E668E2" w:rsidRDefault="00F74A16" w:rsidP="00FE15D1">
      <w:pPr>
        <w:pStyle w:val="BodyText"/>
        <w:spacing w:before="120" w:after="240"/>
        <w:ind w:left="709"/>
        <w:rPr>
          <w:b/>
          <w:sz w:val="22"/>
          <w:szCs w:val="22"/>
          <w:lang w:val="ru-RU"/>
        </w:rPr>
      </w:pPr>
      <w:r w:rsidRPr="00691AB3">
        <w:rPr>
          <w:b/>
          <w:sz w:val="22"/>
          <w:szCs w:val="22"/>
          <w:lang w:val="ru-RU"/>
          <w:rPrChange w:id="945" w:author="Marchenko, Sergey [Tengizchevroil]" w:date="2025-08-07T15:34:00Z" w16du:dateUtc="2025-08-07T10:34:00Z">
            <w:rPr>
              <w:b/>
              <w:sz w:val="22"/>
              <w:szCs w:val="22"/>
              <w:highlight w:val="yellow"/>
              <w:lang w:val="ru-RU"/>
            </w:rPr>
          </w:rPrChange>
        </w:rPr>
        <w:t>Таблица 1: Минимальное расстояние между сварными швами</w:t>
      </w:r>
    </w:p>
    <w:tbl>
      <w:tblPr>
        <w:tblW w:w="0" w:type="auto"/>
        <w:tblInd w:w="577"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4188"/>
        <w:gridCol w:w="3064"/>
        <w:gridCol w:w="2349"/>
      </w:tblGrid>
      <w:tr w:rsidR="00EC7A40" w:rsidRPr="00FE15D1" w14:paraId="14CDD142" w14:textId="77777777" w:rsidTr="00FE15D1">
        <w:trPr>
          <w:trHeight w:val="303"/>
        </w:trPr>
        <w:tc>
          <w:tcPr>
            <w:tcW w:w="4188" w:type="dxa"/>
            <w:shd w:val="clear" w:color="auto" w:fill="F0F0F0"/>
            <w:vAlign w:val="center"/>
          </w:tcPr>
          <w:p w14:paraId="6E80FBFB" w14:textId="40277EC8" w:rsidR="00EC7A40" w:rsidRPr="00FE15D1" w:rsidRDefault="002E3780" w:rsidP="009A626D">
            <w:pPr>
              <w:pStyle w:val="TableParagraph"/>
              <w:spacing w:before="0"/>
              <w:ind w:left="36"/>
              <w:rPr>
                <w:rFonts w:ascii="Times New Roman" w:hAnsi="Times New Roman" w:cs="Times New Roman"/>
                <w:b/>
              </w:rPr>
            </w:pPr>
            <w:r w:rsidRPr="00FE15D1">
              <w:rPr>
                <w:rFonts w:ascii="Times New Roman" w:hAnsi="Times New Roman" w:cs="Times New Roman"/>
                <w:b/>
                <w:color w:val="333333"/>
                <w:spacing w:val="-5"/>
              </w:rPr>
              <w:t>Тип сварного шва [</w:t>
            </w:r>
            <w:r w:rsidR="009A626D" w:rsidRPr="00FE15D1">
              <w:rPr>
                <w:rFonts w:ascii="Times New Roman" w:hAnsi="Times New Roman" w:cs="Times New Roman"/>
                <w:b/>
                <w:color w:val="333333"/>
                <w:spacing w:val="-5"/>
                <w:lang w:val="ru-RU"/>
              </w:rPr>
              <w:t>п</w:t>
            </w:r>
            <w:r w:rsidRPr="00FE15D1">
              <w:rPr>
                <w:rFonts w:ascii="Times New Roman" w:hAnsi="Times New Roman" w:cs="Times New Roman"/>
                <w:b/>
                <w:color w:val="333333"/>
                <w:spacing w:val="-5"/>
              </w:rPr>
              <w:t>римечание 3]</w:t>
            </w:r>
          </w:p>
        </w:tc>
        <w:tc>
          <w:tcPr>
            <w:tcW w:w="3064" w:type="dxa"/>
            <w:shd w:val="clear" w:color="auto" w:fill="F0F0F0"/>
          </w:tcPr>
          <w:p w14:paraId="654FCC89" w14:textId="42374132" w:rsidR="00EC7A40" w:rsidRPr="00FE15D1" w:rsidRDefault="00515748" w:rsidP="00EA6D5B">
            <w:pPr>
              <w:pStyle w:val="TableParagraph"/>
              <w:spacing w:before="0"/>
              <w:ind w:left="36"/>
              <w:rPr>
                <w:rFonts w:ascii="Times New Roman" w:hAnsi="Times New Roman" w:cs="Times New Roman"/>
                <w:b/>
                <w:lang w:val="ru-RU"/>
              </w:rPr>
            </w:pPr>
            <w:r w:rsidRPr="00FE15D1">
              <w:rPr>
                <w:rFonts w:ascii="Times New Roman" w:hAnsi="Times New Roman" w:cs="Times New Roman"/>
                <w:b/>
                <w:color w:val="333333"/>
                <w:spacing w:val="-5"/>
                <w:lang w:val="ru-RU"/>
              </w:rPr>
              <w:t>Минимальное расстояние [</w:t>
            </w:r>
            <w:r w:rsidR="009A626D" w:rsidRPr="00FE15D1">
              <w:rPr>
                <w:rFonts w:ascii="Times New Roman" w:hAnsi="Times New Roman" w:cs="Times New Roman"/>
                <w:b/>
                <w:color w:val="333333"/>
                <w:spacing w:val="-5"/>
                <w:lang w:val="ru-RU"/>
              </w:rPr>
              <w:t>п</w:t>
            </w:r>
            <w:r w:rsidRPr="00FE15D1">
              <w:rPr>
                <w:rFonts w:ascii="Times New Roman" w:hAnsi="Times New Roman" w:cs="Times New Roman"/>
                <w:b/>
                <w:color w:val="333333"/>
                <w:spacing w:val="-5"/>
                <w:lang w:val="ru-RU"/>
              </w:rPr>
              <w:t>римечания 1, 2]</w:t>
            </w:r>
          </w:p>
        </w:tc>
        <w:tc>
          <w:tcPr>
            <w:tcW w:w="2349" w:type="dxa"/>
            <w:shd w:val="clear" w:color="auto" w:fill="F0F0F0"/>
            <w:vAlign w:val="center"/>
          </w:tcPr>
          <w:p w14:paraId="41668374" w14:textId="448AEAA0" w:rsidR="00EC7A40" w:rsidRPr="00FE15D1" w:rsidRDefault="00317DA5" w:rsidP="009A626D">
            <w:pPr>
              <w:pStyle w:val="TableParagraph"/>
              <w:spacing w:before="0"/>
              <w:ind w:left="36"/>
              <w:rPr>
                <w:rFonts w:ascii="Times New Roman" w:hAnsi="Times New Roman" w:cs="Times New Roman"/>
                <w:b/>
              </w:rPr>
            </w:pPr>
            <w:r w:rsidRPr="00FE15D1">
              <w:rPr>
                <w:rFonts w:ascii="Times New Roman" w:hAnsi="Times New Roman" w:cs="Times New Roman"/>
                <w:b/>
                <w:color w:val="333333"/>
                <w:spacing w:val="-4"/>
              </w:rPr>
              <w:t>Размер трубы</w:t>
            </w:r>
          </w:p>
        </w:tc>
      </w:tr>
      <w:tr w:rsidR="00B41654" w:rsidRPr="00FE15D1" w14:paraId="00E24F35" w14:textId="77777777" w:rsidTr="00FE15D1">
        <w:trPr>
          <w:trHeight w:val="211"/>
        </w:trPr>
        <w:tc>
          <w:tcPr>
            <w:tcW w:w="4188" w:type="dxa"/>
            <w:vMerge w:val="restart"/>
            <w:vAlign w:val="center"/>
          </w:tcPr>
          <w:p w14:paraId="0823FF77" w14:textId="6D9216CA" w:rsidR="00B41654" w:rsidRPr="00FE15D1" w:rsidRDefault="00B41654" w:rsidP="008F090D">
            <w:pPr>
              <w:pStyle w:val="TableParagraph"/>
              <w:spacing w:before="0"/>
              <w:ind w:left="0"/>
              <w:rPr>
                <w:rFonts w:ascii="Times New Roman" w:hAnsi="Times New Roman" w:cs="Times New Roman"/>
                <w:lang w:val="ru-RU"/>
              </w:rPr>
            </w:pPr>
            <w:r w:rsidRPr="00FE15D1">
              <w:rPr>
                <w:rFonts w:ascii="Times New Roman" w:hAnsi="Times New Roman" w:cs="Times New Roman"/>
                <w:color w:val="333333"/>
                <w:spacing w:val="-2"/>
                <w:lang w:val="ru-RU"/>
              </w:rPr>
              <w:t xml:space="preserve">Между </w:t>
            </w:r>
            <w:r w:rsidRPr="009363BB">
              <w:rPr>
                <w:rFonts w:ascii="Times New Roman" w:hAnsi="Times New Roman" w:cs="Times New Roman"/>
                <w:color w:val="333333"/>
                <w:spacing w:val="-2"/>
                <w:lang w:val="ru-RU"/>
              </w:rPr>
              <w:t>свар</w:t>
            </w:r>
            <w:r w:rsidR="00077569" w:rsidRPr="009363BB">
              <w:rPr>
                <w:rFonts w:ascii="Times New Roman" w:hAnsi="Times New Roman" w:cs="Times New Roman"/>
                <w:color w:val="333333"/>
                <w:spacing w:val="-2"/>
                <w:lang w:val="ru-RU"/>
              </w:rPr>
              <w:t>ными</w:t>
            </w:r>
            <w:r w:rsidRPr="00FE15D1">
              <w:rPr>
                <w:rFonts w:ascii="Times New Roman" w:hAnsi="Times New Roman" w:cs="Times New Roman"/>
                <w:color w:val="333333"/>
                <w:spacing w:val="-2"/>
                <w:lang w:val="ru-RU"/>
              </w:rPr>
              <w:t xml:space="preserve"> швами ответвлений (с усиливающими пластинами или бобышками или без них)</w:t>
            </w:r>
          </w:p>
        </w:tc>
        <w:tc>
          <w:tcPr>
            <w:tcW w:w="3064" w:type="dxa"/>
            <w:vAlign w:val="center"/>
          </w:tcPr>
          <w:p w14:paraId="38AD3121" w14:textId="7DCCDE13" w:rsidR="00B41654" w:rsidRPr="00FE15D1" w:rsidRDefault="00B41654" w:rsidP="008F090D">
            <w:pPr>
              <w:pStyle w:val="TableParagraph"/>
              <w:spacing w:before="0"/>
              <w:ind w:left="0"/>
              <w:rPr>
                <w:rFonts w:ascii="Times New Roman" w:hAnsi="Times New Roman" w:cs="Times New Roman"/>
                <w:lang w:val="ru-RU"/>
              </w:rPr>
            </w:pPr>
            <w:r w:rsidRPr="00FE15D1">
              <w:rPr>
                <w:rFonts w:ascii="Times New Roman" w:hAnsi="Times New Roman" w:cs="Times New Roman"/>
                <w:lang w:val="ru-RU"/>
              </w:rPr>
              <w:t>Больший из:</w:t>
            </w:r>
          </w:p>
        </w:tc>
        <w:tc>
          <w:tcPr>
            <w:tcW w:w="2349" w:type="dxa"/>
            <w:vAlign w:val="center"/>
          </w:tcPr>
          <w:p w14:paraId="67429887" w14:textId="3FA9EDE6" w:rsidR="00B41654" w:rsidRPr="00FE15D1" w:rsidRDefault="00B41654" w:rsidP="008F090D">
            <w:pPr>
              <w:pStyle w:val="TableParagraph"/>
              <w:spacing w:before="0"/>
              <w:ind w:left="0"/>
              <w:rPr>
                <w:rFonts w:ascii="Times New Roman" w:hAnsi="Times New Roman" w:cs="Times New Roman"/>
                <w:lang w:val="ru-RU"/>
              </w:rPr>
            </w:pPr>
          </w:p>
        </w:tc>
      </w:tr>
      <w:tr w:rsidR="00B41654" w:rsidRPr="00FE15D1" w14:paraId="02CA6E87" w14:textId="77777777" w:rsidTr="00FE15D1">
        <w:trPr>
          <w:trHeight w:val="210"/>
        </w:trPr>
        <w:tc>
          <w:tcPr>
            <w:tcW w:w="4188" w:type="dxa"/>
            <w:vMerge/>
            <w:vAlign w:val="center"/>
          </w:tcPr>
          <w:p w14:paraId="7DC450E4" w14:textId="77777777" w:rsidR="00B41654" w:rsidRPr="00FE15D1" w:rsidRDefault="00B41654" w:rsidP="008F090D">
            <w:pPr>
              <w:pStyle w:val="TableParagraph"/>
              <w:spacing w:before="0"/>
              <w:ind w:left="0"/>
              <w:rPr>
                <w:rFonts w:ascii="Times New Roman" w:hAnsi="Times New Roman" w:cs="Times New Roman"/>
                <w:color w:val="333333"/>
                <w:spacing w:val="-2"/>
                <w:lang w:val="ru-RU"/>
              </w:rPr>
            </w:pPr>
          </w:p>
        </w:tc>
        <w:tc>
          <w:tcPr>
            <w:tcW w:w="3064" w:type="dxa"/>
            <w:vAlign w:val="center"/>
          </w:tcPr>
          <w:p w14:paraId="6F60443E" w14:textId="73668D4A" w:rsidR="00B41654" w:rsidRPr="00FE15D1" w:rsidRDefault="001872BE" w:rsidP="008F090D">
            <w:pPr>
              <w:pStyle w:val="TableParagraph"/>
              <w:spacing w:before="0"/>
              <w:ind w:left="0"/>
              <w:rPr>
                <w:rFonts w:ascii="Times New Roman" w:hAnsi="Times New Roman" w:cs="Times New Roman"/>
                <w:lang w:val="ru-RU"/>
              </w:rPr>
            </w:pPr>
            <w:r w:rsidRPr="00FE15D1">
              <w:rPr>
                <w:rFonts w:ascii="Times New Roman" w:hAnsi="Times New Roman" w:cs="Times New Roman"/>
                <w:lang w:val="ru-RU"/>
              </w:rPr>
              <w:t>2 дюйма (50 мм) и 4×t</w:t>
            </w:r>
          </w:p>
        </w:tc>
        <w:tc>
          <w:tcPr>
            <w:tcW w:w="2349" w:type="dxa"/>
            <w:vAlign w:val="center"/>
          </w:tcPr>
          <w:p w14:paraId="5B2703D2" w14:textId="319C7203" w:rsidR="00B41654" w:rsidRPr="00FE15D1" w:rsidRDefault="00F70FB3" w:rsidP="008F090D">
            <w:pPr>
              <w:pStyle w:val="TableParagraph"/>
              <w:spacing w:before="0"/>
              <w:ind w:left="0"/>
              <w:rPr>
                <w:rFonts w:ascii="Times New Roman" w:hAnsi="Times New Roman" w:cs="Times New Roman"/>
                <w:color w:val="333333"/>
                <w:spacing w:val="-2"/>
                <w:lang w:val="ru-RU"/>
              </w:rPr>
            </w:pPr>
            <w:r w:rsidRPr="00FE15D1">
              <w:rPr>
                <w:rFonts w:ascii="Times New Roman" w:hAnsi="Times New Roman" w:cs="Times New Roman"/>
                <w:color w:val="333333"/>
                <w:spacing w:val="-2"/>
                <w:lang w:val="ru-RU"/>
              </w:rPr>
              <w:t>˂</w:t>
            </w:r>
            <w:r w:rsidR="008C64FB" w:rsidRPr="00FE15D1">
              <w:rPr>
                <w:rFonts w:ascii="Times New Roman" w:hAnsi="Times New Roman" w:cs="Times New Roman"/>
                <w:color w:val="333333"/>
                <w:spacing w:val="-2"/>
                <w:lang w:val="ru-RU"/>
              </w:rPr>
              <w:t xml:space="preserve"> </w:t>
            </w:r>
            <w:r w:rsidR="00190DBF" w:rsidRPr="00FE15D1">
              <w:rPr>
                <w:rFonts w:ascii="Times New Roman" w:hAnsi="Times New Roman" w:cs="Times New Roman"/>
                <w:color w:val="333333"/>
                <w:spacing w:val="-2"/>
                <w:lang w:val="ru-RU"/>
              </w:rPr>
              <w:t>Ø 4 дюймов</w:t>
            </w:r>
          </w:p>
        </w:tc>
      </w:tr>
      <w:tr w:rsidR="00B41654" w:rsidRPr="00FE15D1" w14:paraId="25EF71A9" w14:textId="77777777" w:rsidTr="00FE15D1">
        <w:trPr>
          <w:trHeight w:val="312"/>
        </w:trPr>
        <w:tc>
          <w:tcPr>
            <w:tcW w:w="4188" w:type="dxa"/>
            <w:vMerge/>
            <w:vAlign w:val="center"/>
          </w:tcPr>
          <w:p w14:paraId="67AC2D3F" w14:textId="77777777" w:rsidR="00B41654" w:rsidRPr="00FE15D1" w:rsidRDefault="00B41654" w:rsidP="008F090D">
            <w:pPr>
              <w:pStyle w:val="TableParagraph"/>
              <w:spacing w:before="0"/>
              <w:ind w:left="0"/>
              <w:rPr>
                <w:rFonts w:ascii="Times New Roman" w:hAnsi="Times New Roman" w:cs="Times New Roman"/>
                <w:color w:val="333333"/>
                <w:spacing w:val="-2"/>
                <w:lang w:val="ru-RU"/>
              </w:rPr>
            </w:pPr>
          </w:p>
        </w:tc>
        <w:tc>
          <w:tcPr>
            <w:tcW w:w="3064" w:type="dxa"/>
            <w:vAlign w:val="center"/>
          </w:tcPr>
          <w:p w14:paraId="5350B9D4" w14:textId="2DEEDA8E" w:rsidR="00B41654" w:rsidRPr="00FE15D1" w:rsidRDefault="008C64FB" w:rsidP="008F090D">
            <w:pPr>
              <w:pStyle w:val="TableParagraph"/>
              <w:spacing w:before="0"/>
              <w:ind w:left="0"/>
              <w:rPr>
                <w:rFonts w:ascii="Times New Roman" w:hAnsi="Times New Roman" w:cs="Times New Roman"/>
                <w:lang w:val="ru-RU"/>
              </w:rPr>
            </w:pPr>
            <w:r w:rsidRPr="00FE15D1">
              <w:rPr>
                <w:rFonts w:ascii="Times New Roman" w:hAnsi="Times New Roman" w:cs="Times New Roman"/>
                <w:lang w:val="ru-RU"/>
              </w:rPr>
              <w:t>4 дюйма (100 мм) и 4×t</w:t>
            </w:r>
          </w:p>
        </w:tc>
        <w:tc>
          <w:tcPr>
            <w:tcW w:w="2349" w:type="dxa"/>
            <w:vAlign w:val="center"/>
          </w:tcPr>
          <w:p w14:paraId="5AF5E217" w14:textId="1A323FBC" w:rsidR="00B41654" w:rsidRPr="00FE15D1" w:rsidRDefault="00AD0893" w:rsidP="008F090D">
            <w:pPr>
              <w:pStyle w:val="TableParagraph"/>
              <w:spacing w:before="0"/>
              <w:ind w:left="0"/>
              <w:rPr>
                <w:rFonts w:ascii="Times New Roman" w:hAnsi="Times New Roman" w:cs="Times New Roman"/>
                <w:color w:val="333333"/>
                <w:spacing w:val="-2"/>
                <w:lang w:val="ru-RU"/>
              </w:rPr>
            </w:pPr>
            <w:r w:rsidRPr="00FE15D1">
              <w:rPr>
                <w:rFonts w:ascii="Times New Roman" w:hAnsi="Times New Roman" w:cs="Times New Roman"/>
                <w:color w:val="333333"/>
                <w:spacing w:val="-2"/>
                <w:lang w:val="ru-RU"/>
              </w:rPr>
              <w:t xml:space="preserve">≥ </w:t>
            </w:r>
            <w:r w:rsidR="008C64FB" w:rsidRPr="00FE15D1">
              <w:rPr>
                <w:rFonts w:ascii="Times New Roman" w:hAnsi="Times New Roman" w:cs="Times New Roman"/>
                <w:color w:val="333333"/>
                <w:spacing w:val="-2"/>
                <w:lang w:val="ru-RU"/>
              </w:rPr>
              <w:t>Ø 4 дюймов</w:t>
            </w:r>
          </w:p>
        </w:tc>
      </w:tr>
      <w:tr w:rsidR="00AD0893" w:rsidRPr="00FE15D1" w14:paraId="05D4D950" w14:textId="77777777" w:rsidTr="00FE15D1">
        <w:trPr>
          <w:trHeight w:val="222"/>
        </w:trPr>
        <w:tc>
          <w:tcPr>
            <w:tcW w:w="4188" w:type="dxa"/>
            <w:vMerge w:val="restart"/>
            <w:vAlign w:val="center"/>
          </w:tcPr>
          <w:p w14:paraId="6A63908E" w14:textId="77777777" w:rsidR="00AD0893" w:rsidRPr="00FE15D1" w:rsidRDefault="00AD0893" w:rsidP="008F090D">
            <w:pPr>
              <w:pStyle w:val="TableParagraph"/>
              <w:spacing w:before="0"/>
              <w:ind w:left="0"/>
              <w:rPr>
                <w:rFonts w:ascii="Times New Roman" w:hAnsi="Times New Roman" w:cs="Times New Roman"/>
                <w:lang w:val="ru-RU"/>
              </w:rPr>
            </w:pPr>
            <w:r w:rsidRPr="00FE15D1">
              <w:rPr>
                <w:rFonts w:ascii="Times New Roman" w:hAnsi="Times New Roman" w:cs="Times New Roman"/>
                <w:lang w:val="ru-RU"/>
              </w:rPr>
              <w:t>Между сварными швами ответвлений</w:t>
            </w:r>
          </w:p>
          <w:p w14:paraId="3B6A96EE" w14:textId="2167FEC1" w:rsidR="00AD0893" w:rsidRPr="00FE15D1" w:rsidRDefault="00AD0893" w:rsidP="008F090D">
            <w:pPr>
              <w:pStyle w:val="TableParagraph"/>
              <w:spacing w:before="0"/>
              <w:ind w:left="0"/>
              <w:rPr>
                <w:rFonts w:ascii="Times New Roman" w:hAnsi="Times New Roman" w:cs="Times New Roman"/>
                <w:lang w:val="ru-RU"/>
              </w:rPr>
            </w:pPr>
            <w:r w:rsidRPr="00FE15D1">
              <w:rPr>
                <w:rFonts w:ascii="Times New Roman" w:hAnsi="Times New Roman" w:cs="Times New Roman"/>
                <w:lang w:val="ru-RU"/>
              </w:rPr>
              <w:t xml:space="preserve">(с усиливающими пластинами или бобышками или без них) и кольцевыми </w:t>
            </w:r>
            <w:r w:rsidRPr="009363BB">
              <w:rPr>
                <w:rFonts w:ascii="Times New Roman" w:hAnsi="Times New Roman" w:cs="Times New Roman"/>
                <w:lang w:val="ru-RU"/>
              </w:rPr>
              <w:t>свар</w:t>
            </w:r>
            <w:r w:rsidR="00424324" w:rsidRPr="009363BB">
              <w:rPr>
                <w:rFonts w:ascii="Times New Roman" w:hAnsi="Times New Roman" w:cs="Times New Roman"/>
                <w:lang w:val="ru-RU"/>
              </w:rPr>
              <w:t>ными</w:t>
            </w:r>
            <w:r w:rsidRPr="009363BB">
              <w:rPr>
                <w:rFonts w:ascii="Times New Roman" w:hAnsi="Times New Roman" w:cs="Times New Roman"/>
                <w:lang w:val="ru-RU"/>
              </w:rPr>
              <w:t xml:space="preserve"> швами</w:t>
            </w:r>
          </w:p>
        </w:tc>
        <w:tc>
          <w:tcPr>
            <w:tcW w:w="3064" w:type="dxa"/>
            <w:vAlign w:val="center"/>
          </w:tcPr>
          <w:p w14:paraId="727723D2" w14:textId="3E0356D0" w:rsidR="00AD0893" w:rsidRPr="00FE15D1" w:rsidRDefault="00AD0893" w:rsidP="008F090D">
            <w:pPr>
              <w:pStyle w:val="TableParagraph"/>
              <w:spacing w:before="0"/>
              <w:ind w:left="0"/>
              <w:rPr>
                <w:rFonts w:ascii="Times New Roman" w:hAnsi="Times New Roman" w:cs="Times New Roman"/>
                <w:lang w:val="ru-RU"/>
              </w:rPr>
            </w:pPr>
            <w:r w:rsidRPr="00FE15D1">
              <w:rPr>
                <w:rFonts w:ascii="Times New Roman" w:hAnsi="Times New Roman" w:cs="Times New Roman"/>
                <w:lang w:val="ru-RU"/>
              </w:rPr>
              <w:t>Больший из:</w:t>
            </w:r>
          </w:p>
        </w:tc>
        <w:tc>
          <w:tcPr>
            <w:tcW w:w="2349" w:type="dxa"/>
            <w:vAlign w:val="center"/>
          </w:tcPr>
          <w:p w14:paraId="5FA631E4" w14:textId="169553E3" w:rsidR="00AD0893" w:rsidRPr="00FE15D1" w:rsidRDefault="00AD0893" w:rsidP="008F090D">
            <w:pPr>
              <w:pStyle w:val="TableParagraph"/>
              <w:spacing w:before="0"/>
              <w:ind w:left="0"/>
              <w:rPr>
                <w:rFonts w:ascii="Times New Roman" w:hAnsi="Times New Roman" w:cs="Times New Roman"/>
                <w:lang w:val="ru-RU"/>
              </w:rPr>
            </w:pPr>
          </w:p>
        </w:tc>
      </w:tr>
      <w:tr w:rsidR="00AD0893" w:rsidRPr="00FE15D1" w14:paraId="070044CD" w14:textId="77777777" w:rsidTr="00FE15D1">
        <w:trPr>
          <w:trHeight w:val="222"/>
        </w:trPr>
        <w:tc>
          <w:tcPr>
            <w:tcW w:w="4188" w:type="dxa"/>
            <w:vMerge/>
            <w:vAlign w:val="center"/>
          </w:tcPr>
          <w:p w14:paraId="4A1F9961" w14:textId="77777777" w:rsidR="00AD0893" w:rsidRPr="00FE15D1" w:rsidRDefault="00AD0893" w:rsidP="00AD0893">
            <w:pPr>
              <w:pStyle w:val="TableParagraph"/>
              <w:spacing w:before="0"/>
              <w:ind w:left="0"/>
              <w:rPr>
                <w:rFonts w:ascii="Times New Roman" w:hAnsi="Times New Roman" w:cs="Times New Roman"/>
                <w:lang w:val="ru-RU"/>
              </w:rPr>
            </w:pPr>
          </w:p>
        </w:tc>
        <w:tc>
          <w:tcPr>
            <w:tcW w:w="3064" w:type="dxa"/>
            <w:vAlign w:val="center"/>
          </w:tcPr>
          <w:p w14:paraId="394BF7EE" w14:textId="108B72A2" w:rsidR="00AD0893" w:rsidRPr="00FE15D1" w:rsidRDefault="00AD0893" w:rsidP="00AD0893">
            <w:pPr>
              <w:pStyle w:val="TableParagraph"/>
              <w:spacing w:before="0"/>
              <w:ind w:left="0"/>
              <w:rPr>
                <w:rFonts w:ascii="Times New Roman" w:hAnsi="Times New Roman" w:cs="Times New Roman"/>
                <w:lang w:val="ru-RU"/>
              </w:rPr>
            </w:pPr>
            <w:r w:rsidRPr="00FE15D1">
              <w:rPr>
                <w:rFonts w:ascii="Times New Roman" w:hAnsi="Times New Roman" w:cs="Times New Roman"/>
                <w:lang w:val="ru-RU"/>
              </w:rPr>
              <w:t>2 дюйма (50 мм) и 4×t</w:t>
            </w:r>
          </w:p>
        </w:tc>
        <w:tc>
          <w:tcPr>
            <w:tcW w:w="2349" w:type="dxa"/>
            <w:vAlign w:val="center"/>
          </w:tcPr>
          <w:p w14:paraId="32732933" w14:textId="50B9751C" w:rsidR="00AD0893" w:rsidRPr="00FE15D1" w:rsidRDefault="00AD0893" w:rsidP="00AD0893">
            <w:pPr>
              <w:pStyle w:val="TableParagraph"/>
              <w:spacing w:before="0"/>
              <w:ind w:left="0"/>
              <w:rPr>
                <w:rFonts w:ascii="Times New Roman" w:hAnsi="Times New Roman" w:cs="Times New Roman"/>
                <w:color w:val="333333"/>
                <w:spacing w:val="-2"/>
                <w:lang w:val="ru-RU"/>
              </w:rPr>
            </w:pPr>
            <w:r w:rsidRPr="00FE15D1">
              <w:rPr>
                <w:rFonts w:ascii="Times New Roman" w:hAnsi="Times New Roman" w:cs="Times New Roman"/>
                <w:color w:val="333333"/>
                <w:spacing w:val="-2"/>
                <w:lang w:val="ru-RU"/>
              </w:rPr>
              <w:t>˂ Ø 4 дюймов</w:t>
            </w:r>
          </w:p>
        </w:tc>
      </w:tr>
      <w:tr w:rsidR="00AD0893" w:rsidRPr="00FE15D1" w14:paraId="5A0901E3" w14:textId="77777777" w:rsidTr="00FE15D1">
        <w:trPr>
          <w:trHeight w:val="222"/>
        </w:trPr>
        <w:tc>
          <w:tcPr>
            <w:tcW w:w="4188" w:type="dxa"/>
            <w:vMerge/>
            <w:vAlign w:val="center"/>
          </w:tcPr>
          <w:p w14:paraId="305C1396" w14:textId="77777777" w:rsidR="00AD0893" w:rsidRPr="00FE15D1" w:rsidRDefault="00AD0893" w:rsidP="00AD0893">
            <w:pPr>
              <w:pStyle w:val="TableParagraph"/>
              <w:spacing w:before="0"/>
              <w:ind w:left="0"/>
              <w:rPr>
                <w:rFonts w:ascii="Times New Roman" w:hAnsi="Times New Roman" w:cs="Times New Roman"/>
                <w:lang w:val="ru-RU"/>
              </w:rPr>
            </w:pPr>
          </w:p>
        </w:tc>
        <w:tc>
          <w:tcPr>
            <w:tcW w:w="3064" w:type="dxa"/>
            <w:vAlign w:val="center"/>
          </w:tcPr>
          <w:p w14:paraId="57683449" w14:textId="75CE9F37" w:rsidR="00AD0893" w:rsidRPr="00FE15D1" w:rsidRDefault="00AD0893" w:rsidP="00AD0893">
            <w:pPr>
              <w:pStyle w:val="TableParagraph"/>
              <w:spacing w:before="0"/>
              <w:ind w:left="0"/>
              <w:rPr>
                <w:rFonts w:ascii="Times New Roman" w:hAnsi="Times New Roman" w:cs="Times New Roman"/>
                <w:lang w:val="ru-RU"/>
              </w:rPr>
            </w:pPr>
            <w:r w:rsidRPr="00FE15D1">
              <w:rPr>
                <w:rFonts w:ascii="Times New Roman" w:hAnsi="Times New Roman" w:cs="Times New Roman"/>
                <w:lang w:val="ru-RU"/>
              </w:rPr>
              <w:t>4 дюйма (100 мм) и 4×t</w:t>
            </w:r>
          </w:p>
        </w:tc>
        <w:tc>
          <w:tcPr>
            <w:tcW w:w="2349" w:type="dxa"/>
            <w:vAlign w:val="center"/>
          </w:tcPr>
          <w:p w14:paraId="53AAC9B5" w14:textId="12BEFE57" w:rsidR="00AD0893" w:rsidRPr="00FE15D1" w:rsidRDefault="00AD0893" w:rsidP="00AD0893">
            <w:pPr>
              <w:pStyle w:val="TableParagraph"/>
              <w:spacing w:before="0"/>
              <w:ind w:left="0"/>
              <w:rPr>
                <w:rFonts w:ascii="Times New Roman" w:hAnsi="Times New Roman" w:cs="Times New Roman"/>
                <w:color w:val="333333"/>
                <w:spacing w:val="-2"/>
                <w:lang w:val="ru-RU"/>
              </w:rPr>
            </w:pPr>
            <w:r w:rsidRPr="00FE15D1">
              <w:rPr>
                <w:rFonts w:ascii="Times New Roman" w:hAnsi="Times New Roman" w:cs="Times New Roman"/>
                <w:color w:val="333333"/>
                <w:spacing w:val="-2"/>
                <w:lang w:val="ru-RU"/>
              </w:rPr>
              <w:t>≥ Ø 4 дюймов</w:t>
            </w:r>
          </w:p>
        </w:tc>
      </w:tr>
      <w:tr w:rsidR="00EC7A40" w:rsidRPr="00FE15D1" w14:paraId="3A6517F1" w14:textId="77777777" w:rsidTr="00FE15D1">
        <w:trPr>
          <w:trHeight w:val="310"/>
        </w:trPr>
        <w:tc>
          <w:tcPr>
            <w:tcW w:w="4188" w:type="dxa"/>
            <w:vMerge w:val="restart"/>
            <w:vAlign w:val="center"/>
          </w:tcPr>
          <w:p w14:paraId="51A1919A" w14:textId="32F11715" w:rsidR="00EC7A40" w:rsidRPr="00FE15D1" w:rsidRDefault="004D7669" w:rsidP="00EA6D5B">
            <w:pPr>
              <w:pStyle w:val="TableParagraph"/>
              <w:spacing w:before="0"/>
              <w:ind w:left="0"/>
              <w:rPr>
                <w:rFonts w:ascii="Times New Roman" w:hAnsi="Times New Roman" w:cs="Times New Roman"/>
                <w:lang w:val="ru-RU"/>
              </w:rPr>
            </w:pPr>
            <w:r w:rsidRPr="00FE15D1">
              <w:rPr>
                <w:rFonts w:ascii="Times New Roman" w:hAnsi="Times New Roman" w:cs="Times New Roman"/>
                <w:color w:val="333333"/>
                <w:spacing w:val="-2"/>
                <w:lang w:val="ru-RU"/>
              </w:rPr>
              <w:t xml:space="preserve">Между двумя кольцевыми </w:t>
            </w:r>
            <w:r w:rsidRPr="009363BB">
              <w:rPr>
                <w:rFonts w:ascii="Times New Roman" w:hAnsi="Times New Roman" w:cs="Times New Roman"/>
                <w:color w:val="333333"/>
                <w:spacing w:val="-2"/>
                <w:lang w:val="ru-RU"/>
              </w:rPr>
              <w:t>свар</w:t>
            </w:r>
            <w:r w:rsidR="00424324" w:rsidRPr="009363BB">
              <w:rPr>
                <w:rFonts w:ascii="Times New Roman" w:hAnsi="Times New Roman" w:cs="Times New Roman"/>
                <w:color w:val="333333"/>
                <w:spacing w:val="-2"/>
                <w:lang w:val="ru-RU"/>
              </w:rPr>
              <w:t>ными</w:t>
            </w:r>
            <w:r w:rsidRPr="00FE15D1">
              <w:rPr>
                <w:rFonts w:ascii="Times New Roman" w:hAnsi="Times New Roman" w:cs="Times New Roman"/>
                <w:color w:val="333333"/>
                <w:spacing w:val="-2"/>
                <w:lang w:val="ru-RU"/>
              </w:rPr>
              <w:t xml:space="preserve"> швами</w:t>
            </w:r>
          </w:p>
        </w:tc>
        <w:tc>
          <w:tcPr>
            <w:tcW w:w="3064" w:type="dxa"/>
            <w:vAlign w:val="center"/>
          </w:tcPr>
          <w:p w14:paraId="3E5B9BFC" w14:textId="3C5E3568" w:rsidR="00EC7A40" w:rsidRPr="00FE15D1" w:rsidRDefault="0042437D" w:rsidP="008F090D">
            <w:pPr>
              <w:pStyle w:val="TableParagraph"/>
              <w:spacing w:before="0"/>
              <w:ind w:left="0"/>
              <w:rPr>
                <w:rFonts w:ascii="Times New Roman" w:hAnsi="Times New Roman" w:cs="Times New Roman"/>
              </w:rPr>
            </w:pPr>
            <w:r w:rsidRPr="00FE15D1">
              <w:rPr>
                <w:rFonts w:ascii="Times New Roman" w:hAnsi="Times New Roman" w:cs="Times New Roman"/>
                <w:color w:val="333333"/>
                <w:spacing w:val="-5"/>
              </w:rPr>
              <w:t>Больший из:</w:t>
            </w:r>
          </w:p>
        </w:tc>
        <w:tc>
          <w:tcPr>
            <w:tcW w:w="2349" w:type="dxa"/>
            <w:vAlign w:val="center"/>
          </w:tcPr>
          <w:p w14:paraId="5B7BE09F" w14:textId="77777777" w:rsidR="00EC7A40" w:rsidRPr="00FE15D1" w:rsidRDefault="00EC7A40" w:rsidP="008F090D">
            <w:pPr>
              <w:pStyle w:val="TableParagraph"/>
              <w:spacing w:before="0"/>
              <w:ind w:left="0"/>
              <w:rPr>
                <w:rFonts w:ascii="Times New Roman" w:hAnsi="Times New Roman" w:cs="Times New Roman"/>
              </w:rPr>
            </w:pPr>
          </w:p>
        </w:tc>
      </w:tr>
      <w:tr w:rsidR="00C14B2D" w:rsidRPr="00FE15D1" w14:paraId="78417858" w14:textId="77777777" w:rsidTr="00FE15D1">
        <w:trPr>
          <w:trHeight w:val="334"/>
        </w:trPr>
        <w:tc>
          <w:tcPr>
            <w:tcW w:w="4188" w:type="dxa"/>
            <w:vMerge/>
            <w:tcBorders>
              <w:top w:val="nil"/>
            </w:tcBorders>
          </w:tcPr>
          <w:p w14:paraId="53544CC5" w14:textId="77777777" w:rsidR="00C14B2D" w:rsidRPr="00FE15D1" w:rsidRDefault="00C14B2D" w:rsidP="00C14B2D"/>
        </w:tc>
        <w:tc>
          <w:tcPr>
            <w:tcW w:w="3064" w:type="dxa"/>
            <w:vAlign w:val="center"/>
          </w:tcPr>
          <w:p w14:paraId="641201B3" w14:textId="29814101" w:rsidR="00C14B2D" w:rsidRPr="00FE15D1" w:rsidRDefault="00C14B2D" w:rsidP="00C14B2D">
            <w:pPr>
              <w:pStyle w:val="TableParagraph"/>
              <w:spacing w:before="0"/>
              <w:ind w:left="0"/>
              <w:rPr>
                <w:rFonts w:ascii="Times New Roman" w:hAnsi="Times New Roman" w:cs="Times New Roman"/>
              </w:rPr>
            </w:pPr>
            <w:r w:rsidRPr="00FE15D1">
              <w:rPr>
                <w:rFonts w:ascii="Times New Roman" w:hAnsi="Times New Roman" w:cs="Times New Roman"/>
                <w:spacing w:val="-5"/>
                <w:lang w:val="ru-RU"/>
              </w:rPr>
              <w:t xml:space="preserve">4 </w:t>
            </w:r>
            <w:r w:rsidRPr="00FE15D1">
              <w:rPr>
                <w:rFonts w:ascii="Times New Roman" w:hAnsi="Times New Roman" w:cs="Times New Roman"/>
                <w:spacing w:val="-5"/>
              </w:rPr>
              <w:t>дюйма (</w:t>
            </w:r>
            <w:r w:rsidRPr="00FE15D1">
              <w:rPr>
                <w:rFonts w:ascii="Times New Roman" w:hAnsi="Times New Roman" w:cs="Times New Roman"/>
                <w:spacing w:val="-5"/>
                <w:lang w:val="ru-RU"/>
              </w:rPr>
              <w:t>10</w:t>
            </w:r>
            <w:r w:rsidRPr="00FE15D1">
              <w:rPr>
                <w:rFonts w:ascii="Times New Roman" w:hAnsi="Times New Roman" w:cs="Times New Roman"/>
                <w:spacing w:val="-5"/>
              </w:rPr>
              <w:t>0 мм) и 4×t</w:t>
            </w:r>
          </w:p>
        </w:tc>
        <w:tc>
          <w:tcPr>
            <w:tcW w:w="2349" w:type="dxa"/>
            <w:vAlign w:val="center"/>
          </w:tcPr>
          <w:p w14:paraId="21D80B98" w14:textId="6058929F" w:rsidR="00C14B2D" w:rsidRPr="00FE15D1" w:rsidRDefault="00C14B2D" w:rsidP="00C14B2D">
            <w:pPr>
              <w:pStyle w:val="TableParagraph"/>
              <w:spacing w:before="0"/>
              <w:ind w:left="0"/>
              <w:rPr>
                <w:rFonts w:ascii="Times New Roman" w:hAnsi="Times New Roman" w:cs="Times New Roman"/>
                <w:lang w:val="ru-RU"/>
              </w:rPr>
            </w:pPr>
            <w:r w:rsidRPr="00FE15D1">
              <w:rPr>
                <w:rFonts w:ascii="Times New Roman" w:hAnsi="Times New Roman" w:cs="Times New Roman"/>
                <w:spacing w:val="-10"/>
              </w:rPr>
              <w:t>≤ Ø 6</w:t>
            </w:r>
            <w:r w:rsidRPr="00FE15D1">
              <w:rPr>
                <w:rFonts w:ascii="Times New Roman" w:hAnsi="Times New Roman" w:cs="Times New Roman"/>
                <w:spacing w:val="-10"/>
                <w:lang w:val="ru-RU"/>
              </w:rPr>
              <w:t xml:space="preserve"> дюймов</w:t>
            </w:r>
          </w:p>
        </w:tc>
      </w:tr>
      <w:tr w:rsidR="00EC7A40" w:rsidRPr="00697636" w14:paraId="6DB03960" w14:textId="77777777" w:rsidTr="00FE15D1">
        <w:trPr>
          <w:trHeight w:val="372"/>
        </w:trPr>
        <w:tc>
          <w:tcPr>
            <w:tcW w:w="4188" w:type="dxa"/>
            <w:vMerge/>
            <w:tcBorders>
              <w:top w:val="nil"/>
            </w:tcBorders>
          </w:tcPr>
          <w:p w14:paraId="02B2B5AB" w14:textId="77777777" w:rsidR="00EC7A40" w:rsidRPr="00FE15D1" w:rsidRDefault="00EC7A40" w:rsidP="00EA6D5B"/>
        </w:tc>
        <w:tc>
          <w:tcPr>
            <w:tcW w:w="3064" w:type="dxa"/>
            <w:vAlign w:val="center"/>
          </w:tcPr>
          <w:p w14:paraId="1CF0119A" w14:textId="28487E8E" w:rsidR="00EC7A40" w:rsidRPr="00FE15D1" w:rsidRDefault="00370192" w:rsidP="008F090D">
            <w:pPr>
              <w:pStyle w:val="TableParagraph"/>
              <w:spacing w:before="0"/>
              <w:ind w:left="0"/>
              <w:rPr>
                <w:rFonts w:ascii="Times New Roman" w:hAnsi="Times New Roman" w:cs="Times New Roman"/>
              </w:rPr>
            </w:pPr>
            <w:r w:rsidRPr="00FE15D1">
              <w:rPr>
                <w:rFonts w:ascii="Times New Roman" w:hAnsi="Times New Roman" w:cs="Times New Roman"/>
                <w:spacing w:val="-5"/>
                <w:lang w:val="ru-RU"/>
              </w:rPr>
              <w:t xml:space="preserve">4 </w:t>
            </w:r>
            <w:r w:rsidRPr="00FE15D1">
              <w:rPr>
                <w:rFonts w:ascii="Times New Roman" w:hAnsi="Times New Roman" w:cs="Times New Roman"/>
                <w:spacing w:val="-5"/>
              </w:rPr>
              <w:t>дюйма (</w:t>
            </w:r>
            <w:r w:rsidRPr="00FE15D1">
              <w:rPr>
                <w:rFonts w:ascii="Times New Roman" w:hAnsi="Times New Roman" w:cs="Times New Roman"/>
                <w:spacing w:val="-5"/>
                <w:lang w:val="ru-RU"/>
              </w:rPr>
              <w:t>10</w:t>
            </w:r>
            <w:r w:rsidRPr="00FE15D1">
              <w:rPr>
                <w:rFonts w:ascii="Times New Roman" w:hAnsi="Times New Roman" w:cs="Times New Roman"/>
                <w:spacing w:val="-5"/>
              </w:rPr>
              <w:t>0 мм) и 4×t</w:t>
            </w:r>
          </w:p>
        </w:tc>
        <w:tc>
          <w:tcPr>
            <w:tcW w:w="2349" w:type="dxa"/>
            <w:vAlign w:val="center"/>
          </w:tcPr>
          <w:p w14:paraId="40E0086E" w14:textId="2198826E" w:rsidR="00EC7A40" w:rsidRPr="00FE15D1" w:rsidRDefault="00370192" w:rsidP="008F090D">
            <w:pPr>
              <w:pStyle w:val="TableParagraph"/>
              <w:spacing w:before="0"/>
              <w:ind w:left="0"/>
              <w:rPr>
                <w:rFonts w:ascii="Times New Roman" w:hAnsi="Times New Roman" w:cs="Times New Roman"/>
                <w:lang w:val="ru-RU"/>
              </w:rPr>
            </w:pPr>
            <w:r w:rsidRPr="00FE15D1">
              <w:rPr>
                <w:rFonts w:ascii="Times New Roman" w:hAnsi="Times New Roman" w:cs="Times New Roman"/>
                <w:spacing w:val="-5"/>
                <w:lang w:val="ru-RU"/>
              </w:rPr>
              <w:t>от Ø 8 до Ø12</w:t>
            </w:r>
            <w:r w:rsidRPr="00FE15D1">
              <w:rPr>
                <w:rFonts w:ascii="Times New Roman" w:hAnsi="Times New Roman" w:cs="Times New Roman"/>
                <w:lang w:val="ru-RU"/>
              </w:rPr>
              <w:t xml:space="preserve"> </w:t>
            </w:r>
            <w:r w:rsidRPr="00FE15D1">
              <w:rPr>
                <w:rFonts w:ascii="Times New Roman" w:hAnsi="Times New Roman" w:cs="Times New Roman"/>
                <w:spacing w:val="-5"/>
                <w:lang w:val="ru-RU"/>
              </w:rPr>
              <w:t>дюймов</w:t>
            </w:r>
          </w:p>
        </w:tc>
      </w:tr>
      <w:tr w:rsidR="00EC7A40" w:rsidRPr="00FE15D1" w14:paraId="5569052E" w14:textId="77777777" w:rsidTr="00FE15D1">
        <w:trPr>
          <w:trHeight w:val="256"/>
        </w:trPr>
        <w:tc>
          <w:tcPr>
            <w:tcW w:w="4188" w:type="dxa"/>
            <w:vMerge/>
            <w:tcBorders>
              <w:top w:val="nil"/>
            </w:tcBorders>
          </w:tcPr>
          <w:p w14:paraId="1C961AC7" w14:textId="77777777" w:rsidR="00EC7A40" w:rsidRPr="00FE15D1" w:rsidRDefault="00EC7A40" w:rsidP="00EA6D5B">
            <w:pPr>
              <w:rPr>
                <w:lang w:val="ru-RU"/>
              </w:rPr>
            </w:pPr>
          </w:p>
        </w:tc>
        <w:tc>
          <w:tcPr>
            <w:tcW w:w="3064" w:type="dxa"/>
            <w:vAlign w:val="center"/>
          </w:tcPr>
          <w:p w14:paraId="458E045B" w14:textId="7C40F4F5" w:rsidR="00EC7A40" w:rsidRPr="00FE15D1" w:rsidRDefault="004901BA" w:rsidP="008F090D">
            <w:pPr>
              <w:pStyle w:val="TableParagraph"/>
              <w:spacing w:before="0"/>
              <w:ind w:left="0"/>
              <w:rPr>
                <w:rFonts w:ascii="Times New Roman" w:hAnsi="Times New Roman" w:cs="Times New Roman"/>
              </w:rPr>
            </w:pPr>
            <w:r w:rsidRPr="00FE15D1">
              <w:rPr>
                <w:rFonts w:ascii="Times New Roman" w:hAnsi="Times New Roman" w:cs="Times New Roman"/>
                <w:spacing w:val="-5"/>
              </w:rPr>
              <w:t>6 дюйм</w:t>
            </w:r>
            <w:r w:rsidRPr="00FE15D1">
              <w:rPr>
                <w:rFonts w:ascii="Times New Roman" w:hAnsi="Times New Roman" w:cs="Times New Roman"/>
                <w:spacing w:val="-5"/>
                <w:lang w:val="ru-RU"/>
              </w:rPr>
              <w:t>ов</w:t>
            </w:r>
            <w:r w:rsidRPr="00FE15D1">
              <w:rPr>
                <w:rFonts w:ascii="Times New Roman" w:hAnsi="Times New Roman" w:cs="Times New Roman"/>
                <w:spacing w:val="-5"/>
              </w:rPr>
              <w:t xml:space="preserve"> (150 мм) и 4×t</w:t>
            </w:r>
          </w:p>
        </w:tc>
        <w:tc>
          <w:tcPr>
            <w:tcW w:w="2349" w:type="dxa"/>
            <w:vAlign w:val="center"/>
          </w:tcPr>
          <w:p w14:paraId="7449FC82" w14:textId="04330031" w:rsidR="00EC7A40" w:rsidRPr="00FE15D1" w:rsidRDefault="00EC7A40" w:rsidP="008F090D">
            <w:pPr>
              <w:pStyle w:val="TableParagraph"/>
              <w:spacing w:before="0"/>
              <w:ind w:left="0"/>
              <w:rPr>
                <w:rFonts w:ascii="Times New Roman" w:hAnsi="Times New Roman" w:cs="Times New Roman"/>
                <w:lang w:val="ru-RU"/>
              </w:rPr>
            </w:pPr>
            <w:r w:rsidRPr="00FE15D1">
              <w:rPr>
                <w:rFonts w:ascii="Times New Roman" w:hAnsi="Times New Roman" w:cs="Times New Roman"/>
              </w:rPr>
              <w:t>≥</w:t>
            </w:r>
            <w:r w:rsidRPr="00FE15D1">
              <w:rPr>
                <w:rFonts w:ascii="Times New Roman" w:hAnsi="Times New Roman" w:cs="Times New Roman"/>
                <w:spacing w:val="4"/>
              </w:rPr>
              <w:t xml:space="preserve"> </w:t>
            </w:r>
            <w:r w:rsidR="001C75E0" w:rsidRPr="00FE15D1">
              <w:rPr>
                <w:rFonts w:ascii="Times New Roman" w:hAnsi="Times New Roman" w:cs="Times New Roman"/>
                <w:spacing w:val="4"/>
              </w:rPr>
              <w:t>Ø</w:t>
            </w:r>
            <w:r w:rsidRPr="00FE15D1">
              <w:rPr>
                <w:rFonts w:ascii="Times New Roman" w:hAnsi="Times New Roman" w:cs="Times New Roman"/>
                <w:spacing w:val="-5"/>
              </w:rPr>
              <w:t>14</w:t>
            </w:r>
            <w:r w:rsidR="001C75E0" w:rsidRPr="00FE15D1">
              <w:rPr>
                <w:rFonts w:ascii="Times New Roman" w:hAnsi="Times New Roman" w:cs="Times New Roman"/>
                <w:spacing w:val="-5"/>
                <w:lang w:val="ru-RU"/>
              </w:rPr>
              <w:t xml:space="preserve"> дюймов</w:t>
            </w:r>
          </w:p>
        </w:tc>
      </w:tr>
      <w:tr w:rsidR="00EC7A40" w:rsidRPr="00FE15D1" w14:paraId="16759E05" w14:textId="77777777" w:rsidTr="00FE15D1">
        <w:trPr>
          <w:trHeight w:val="427"/>
        </w:trPr>
        <w:tc>
          <w:tcPr>
            <w:tcW w:w="4188" w:type="dxa"/>
            <w:vAlign w:val="center"/>
          </w:tcPr>
          <w:p w14:paraId="38F89C97" w14:textId="2F2C4CC2" w:rsidR="00EC7A40" w:rsidRPr="00FE15D1" w:rsidRDefault="0029355D" w:rsidP="00EA6D5B">
            <w:pPr>
              <w:pStyle w:val="TableParagraph"/>
              <w:spacing w:before="0"/>
              <w:ind w:left="0"/>
              <w:rPr>
                <w:rFonts w:ascii="Times New Roman" w:hAnsi="Times New Roman" w:cs="Times New Roman"/>
                <w:lang w:val="ru-RU"/>
              </w:rPr>
            </w:pPr>
            <w:r w:rsidRPr="00FE15D1">
              <w:rPr>
                <w:rFonts w:ascii="Times New Roman" w:hAnsi="Times New Roman" w:cs="Times New Roman"/>
                <w:color w:val="333333"/>
                <w:spacing w:val="-2"/>
                <w:lang w:val="ru-RU"/>
              </w:rPr>
              <w:t>Между двумя соседними угловыми сварными швами</w:t>
            </w:r>
          </w:p>
        </w:tc>
        <w:tc>
          <w:tcPr>
            <w:tcW w:w="3064" w:type="dxa"/>
            <w:vAlign w:val="center"/>
          </w:tcPr>
          <w:p w14:paraId="556E3A4E" w14:textId="1C659B96" w:rsidR="00100AE7" w:rsidRPr="00FE15D1" w:rsidRDefault="00017E17" w:rsidP="008F090D">
            <w:pPr>
              <w:pStyle w:val="TableParagraph"/>
              <w:spacing w:before="0"/>
              <w:ind w:left="0"/>
              <w:rPr>
                <w:rFonts w:ascii="Times New Roman" w:hAnsi="Times New Roman" w:cs="Times New Roman"/>
                <w:lang w:val="ru-RU"/>
              </w:rPr>
            </w:pPr>
            <w:r w:rsidRPr="00FE15D1">
              <w:rPr>
                <w:rFonts w:ascii="Times New Roman" w:hAnsi="Times New Roman" w:cs="Times New Roman"/>
                <w:lang w:val="ru-RU"/>
              </w:rPr>
              <w:t>Больший из:</w:t>
            </w:r>
          </w:p>
          <w:p w14:paraId="6207548E" w14:textId="2C5BBFED" w:rsidR="00100AE7" w:rsidRPr="00FE15D1" w:rsidRDefault="00017E17" w:rsidP="008F090D">
            <w:pPr>
              <w:pStyle w:val="TableParagraph"/>
              <w:spacing w:before="0"/>
              <w:ind w:left="0"/>
              <w:rPr>
                <w:rFonts w:ascii="Times New Roman" w:hAnsi="Times New Roman" w:cs="Times New Roman"/>
                <w:lang w:val="ru-RU"/>
              </w:rPr>
            </w:pPr>
            <w:r w:rsidRPr="00FE15D1">
              <w:rPr>
                <w:rFonts w:ascii="Times New Roman" w:hAnsi="Times New Roman" w:cs="Times New Roman"/>
                <w:lang w:val="ru-RU"/>
              </w:rPr>
              <w:t>2 дюйма (50 мм) и 4×t</w:t>
            </w:r>
          </w:p>
        </w:tc>
        <w:tc>
          <w:tcPr>
            <w:tcW w:w="2349" w:type="dxa"/>
            <w:vAlign w:val="center"/>
          </w:tcPr>
          <w:p w14:paraId="4E43B4A3" w14:textId="719BC4B0" w:rsidR="00EC7A40" w:rsidRPr="00FE15D1" w:rsidRDefault="005D407B" w:rsidP="008F090D">
            <w:pPr>
              <w:pStyle w:val="TableParagraph"/>
              <w:spacing w:before="0"/>
              <w:ind w:left="0"/>
              <w:rPr>
                <w:rFonts w:ascii="Times New Roman" w:hAnsi="Times New Roman" w:cs="Times New Roman"/>
                <w:lang w:val="ru-RU"/>
              </w:rPr>
            </w:pPr>
            <w:r w:rsidRPr="00FE15D1">
              <w:rPr>
                <w:rFonts w:ascii="Times New Roman" w:hAnsi="Times New Roman" w:cs="Times New Roman"/>
                <w:color w:val="333333"/>
                <w:spacing w:val="-2"/>
                <w:lang w:val="ru-RU"/>
              </w:rPr>
              <w:t>Все размеры</w:t>
            </w:r>
          </w:p>
        </w:tc>
      </w:tr>
      <w:tr w:rsidR="00EC7A40" w:rsidRPr="00697636" w14:paraId="2DEC1F3F" w14:textId="77777777" w:rsidTr="00FE15D1">
        <w:trPr>
          <w:trHeight w:val="1336"/>
        </w:trPr>
        <w:tc>
          <w:tcPr>
            <w:tcW w:w="9601" w:type="dxa"/>
            <w:gridSpan w:val="3"/>
          </w:tcPr>
          <w:p w14:paraId="393BE043" w14:textId="7EEF2E96" w:rsidR="00EC7A40" w:rsidRPr="00FE15D1" w:rsidRDefault="00CA770A" w:rsidP="00EA6D5B">
            <w:pPr>
              <w:pStyle w:val="TableParagraph"/>
              <w:spacing w:before="60"/>
              <w:ind w:left="36"/>
              <w:rPr>
                <w:rFonts w:ascii="Times New Roman" w:hAnsi="Times New Roman" w:cs="Times New Roman"/>
                <w:b/>
                <w:i/>
              </w:rPr>
            </w:pPr>
            <w:r w:rsidRPr="00FE15D1">
              <w:rPr>
                <w:rFonts w:ascii="Times New Roman" w:hAnsi="Times New Roman" w:cs="Times New Roman"/>
                <w:b/>
                <w:i/>
                <w:color w:val="333333"/>
                <w:spacing w:val="-2"/>
              </w:rPr>
              <w:t>Примечания:</w:t>
            </w:r>
          </w:p>
          <w:p w14:paraId="491737E4" w14:textId="1E46CBD3" w:rsidR="00EC7A40" w:rsidRPr="00FE15D1" w:rsidRDefault="00B361E5">
            <w:pPr>
              <w:pStyle w:val="TableParagraph"/>
              <w:numPr>
                <w:ilvl w:val="0"/>
                <w:numId w:val="41"/>
              </w:numPr>
              <w:tabs>
                <w:tab w:val="left" w:pos="650"/>
              </w:tabs>
              <w:spacing w:before="0"/>
              <w:ind w:left="293"/>
              <w:rPr>
                <w:rFonts w:ascii="Times New Roman" w:hAnsi="Times New Roman" w:cs="Times New Roman"/>
                <w:i/>
                <w:lang w:val="ru-RU"/>
              </w:rPr>
            </w:pPr>
            <w:r w:rsidRPr="00FE15D1">
              <w:rPr>
                <w:rFonts w:ascii="Times New Roman" w:hAnsi="Times New Roman" w:cs="Times New Roman"/>
                <w:i/>
                <w:color w:val="333333"/>
                <w:spacing w:val="-2"/>
                <w:position w:val="2"/>
                <w:lang w:val="ru-RU"/>
              </w:rPr>
              <w:t>Расстояния указаны от края сварного шва до края сварного шва.</w:t>
            </w:r>
          </w:p>
          <w:p w14:paraId="1AC7FF98" w14:textId="5D980756" w:rsidR="00EC7A40" w:rsidRPr="00FE15D1" w:rsidRDefault="00372F9A">
            <w:pPr>
              <w:pStyle w:val="TableParagraph"/>
              <w:numPr>
                <w:ilvl w:val="0"/>
                <w:numId w:val="41"/>
              </w:numPr>
              <w:tabs>
                <w:tab w:val="left" w:pos="650"/>
              </w:tabs>
              <w:spacing w:before="0"/>
              <w:ind w:left="291" w:hanging="291"/>
              <w:rPr>
                <w:rFonts w:ascii="Times New Roman" w:hAnsi="Times New Roman" w:cs="Times New Roman"/>
                <w:i/>
                <w:lang w:val="ru-RU"/>
              </w:rPr>
            </w:pPr>
            <w:r w:rsidRPr="00FE15D1">
              <w:rPr>
                <w:rFonts w:ascii="Times New Roman" w:hAnsi="Times New Roman" w:cs="Times New Roman"/>
                <w:i/>
                <w:color w:val="333333"/>
                <w:spacing w:val="-2"/>
                <w:position w:val="2"/>
                <w:lang w:val="ru-RU"/>
              </w:rPr>
              <w:t>«</w:t>
            </w:r>
            <w:r w:rsidRPr="00FE15D1">
              <w:rPr>
                <w:rFonts w:ascii="Times New Roman" w:hAnsi="Times New Roman" w:cs="Times New Roman"/>
                <w:i/>
                <w:color w:val="333333"/>
                <w:spacing w:val="-2"/>
                <w:position w:val="2"/>
              </w:rPr>
              <w:t>t</w:t>
            </w:r>
            <w:r w:rsidRPr="00FE15D1">
              <w:rPr>
                <w:rFonts w:ascii="Times New Roman" w:hAnsi="Times New Roman" w:cs="Times New Roman"/>
                <w:i/>
                <w:color w:val="333333"/>
                <w:spacing w:val="-2"/>
                <w:position w:val="2"/>
                <w:lang w:val="ru-RU"/>
              </w:rPr>
              <w:t>» — номинальная толщина шва для стыковых швов или толщина коллектора для соединени</w:t>
            </w:r>
            <w:r w:rsidR="00CE0C1A" w:rsidRPr="00FE15D1">
              <w:rPr>
                <w:rFonts w:ascii="Times New Roman" w:hAnsi="Times New Roman" w:cs="Times New Roman"/>
                <w:i/>
                <w:color w:val="333333"/>
                <w:spacing w:val="-2"/>
                <w:position w:val="2"/>
                <w:lang w:val="ru-RU"/>
              </w:rPr>
              <w:t>я</w:t>
            </w:r>
            <w:r w:rsidR="00825C75" w:rsidRPr="00FE15D1">
              <w:rPr>
                <w:rFonts w:ascii="Times New Roman" w:hAnsi="Times New Roman" w:cs="Times New Roman"/>
                <w:i/>
                <w:color w:val="333333"/>
                <w:spacing w:val="-2"/>
                <w:position w:val="2"/>
                <w:lang w:val="ru-RU"/>
              </w:rPr>
              <w:t xml:space="preserve"> ответ</w:t>
            </w:r>
            <w:r w:rsidR="003161D5" w:rsidRPr="00FE15D1">
              <w:rPr>
                <w:rFonts w:ascii="Times New Roman" w:hAnsi="Times New Roman" w:cs="Times New Roman"/>
                <w:i/>
                <w:color w:val="333333"/>
                <w:spacing w:val="-2"/>
                <w:position w:val="2"/>
                <w:lang w:val="ru-RU"/>
              </w:rPr>
              <w:t>в</w:t>
            </w:r>
            <w:r w:rsidR="00825C75" w:rsidRPr="00FE15D1">
              <w:rPr>
                <w:rFonts w:ascii="Times New Roman" w:hAnsi="Times New Roman" w:cs="Times New Roman"/>
                <w:i/>
                <w:color w:val="333333"/>
                <w:spacing w:val="-2"/>
                <w:position w:val="2"/>
                <w:lang w:val="ru-RU"/>
              </w:rPr>
              <w:t>лений</w:t>
            </w:r>
            <w:r w:rsidRPr="00FE15D1">
              <w:rPr>
                <w:rFonts w:ascii="Times New Roman" w:hAnsi="Times New Roman" w:cs="Times New Roman"/>
                <w:i/>
                <w:color w:val="333333"/>
                <w:spacing w:val="-2"/>
                <w:position w:val="2"/>
                <w:lang w:val="ru-RU"/>
              </w:rPr>
              <w:t>.</w:t>
            </w:r>
          </w:p>
          <w:p w14:paraId="05A534ED" w14:textId="0E03C901" w:rsidR="00EC7A40" w:rsidRPr="00FE15D1" w:rsidRDefault="001A4083">
            <w:pPr>
              <w:pStyle w:val="TableParagraph"/>
              <w:numPr>
                <w:ilvl w:val="0"/>
                <w:numId w:val="41"/>
              </w:numPr>
              <w:tabs>
                <w:tab w:val="left" w:pos="650"/>
                <w:tab w:val="left" w:pos="652"/>
              </w:tabs>
              <w:spacing w:before="0"/>
              <w:ind w:left="293"/>
              <w:rPr>
                <w:rFonts w:ascii="Times New Roman" w:hAnsi="Times New Roman" w:cs="Times New Roman"/>
                <w:i/>
                <w:lang w:val="ru-RU"/>
              </w:rPr>
            </w:pPr>
            <w:r w:rsidRPr="00FE15D1">
              <w:rPr>
                <w:rFonts w:ascii="Times New Roman" w:hAnsi="Times New Roman" w:cs="Times New Roman"/>
                <w:i/>
                <w:color w:val="333333"/>
                <w:lang w:val="ru-RU"/>
              </w:rPr>
              <w:t>Сварной шов ответвления — это сварной шов между ответвлением и коллектором. Если используются усиливающие пластины, сварной шов ответвления находится на внешнем диаметре усиливающей п</w:t>
            </w:r>
            <w:r w:rsidR="0025227D" w:rsidRPr="00FE15D1">
              <w:rPr>
                <w:rFonts w:ascii="Times New Roman" w:hAnsi="Times New Roman" w:cs="Times New Roman"/>
                <w:i/>
                <w:color w:val="333333"/>
                <w:lang w:val="ru-RU"/>
              </w:rPr>
              <w:t>ластины</w:t>
            </w:r>
            <w:r w:rsidRPr="00FE15D1">
              <w:rPr>
                <w:rFonts w:ascii="Times New Roman" w:hAnsi="Times New Roman" w:cs="Times New Roman"/>
                <w:i/>
                <w:color w:val="333333"/>
                <w:lang w:val="ru-RU"/>
              </w:rPr>
              <w:t>.</w:t>
            </w:r>
          </w:p>
        </w:tc>
      </w:tr>
    </w:tbl>
    <w:p w14:paraId="41B8FEEF" w14:textId="5659E4B2" w:rsidR="00EC7A40" w:rsidRPr="00DF6AB5" w:rsidRDefault="00EC7A40" w:rsidP="00FC18A0">
      <w:pPr>
        <w:pStyle w:val="BodyText"/>
        <w:spacing w:before="120"/>
        <w:ind w:left="1134" w:hanging="425"/>
        <w:rPr>
          <w:color w:val="333333"/>
          <w:sz w:val="22"/>
          <w:szCs w:val="22"/>
          <w:lang w:val="ru-RU"/>
          <w:rPrChange w:id="946" w:author="Marchenko, Sergey [Tengizchevroil]" w:date="2025-08-07T15:36:00Z" w16du:dateUtc="2025-08-07T10:36:00Z">
            <w:rPr>
              <w:color w:val="333333"/>
              <w:sz w:val="22"/>
              <w:szCs w:val="22"/>
              <w:highlight w:val="yellow"/>
              <w:lang w:val="ru-RU"/>
            </w:rPr>
          </w:rPrChange>
        </w:rPr>
      </w:pPr>
      <w:r w:rsidRPr="001A2F1A">
        <w:rPr>
          <w:b/>
          <w:sz w:val="22"/>
          <w:szCs w:val="22"/>
          <w:lang w:val="ru-RU"/>
          <w:rPrChange w:id="947" w:author="Marchenko, Sergey [Tengizchevroil]" w:date="2025-08-07T15:36:00Z" w16du:dateUtc="2025-08-07T10:36:00Z">
            <w:rPr>
              <w:b/>
              <w:sz w:val="22"/>
              <w:szCs w:val="22"/>
              <w:highlight w:val="yellow"/>
              <w:lang w:val="ru-RU"/>
            </w:rPr>
          </w:rPrChange>
        </w:rPr>
        <w:t xml:space="preserve">8.11-2 - </w:t>
      </w:r>
      <w:r w:rsidR="00760805" w:rsidRPr="001A2F1A">
        <w:rPr>
          <w:color w:val="333333"/>
          <w:sz w:val="22"/>
          <w:szCs w:val="22"/>
          <w:lang w:val="ru-RU"/>
          <w:rPrChange w:id="948" w:author="Marchenko, Sergey [Tengizchevroil]" w:date="2025-08-07T15:39:00Z" w16du:dateUtc="2025-08-07T10:39:00Z">
            <w:rPr>
              <w:color w:val="333333"/>
              <w:sz w:val="22"/>
              <w:szCs w:val="22"/>
              <w:highlight w:val="yellow"/>
              <w:lang w:val="ru-RU"/>
            </w:rPr>
          </w:rPrChange>
        </w:rPr>
        <w:t xml:space="preserve">Уменьшение расстояний допускается только в том случае, если оно рассмотрено и одобрено </w:t>
      </w:r>
      <w:ins w:id="949" w:author="Marchenko, Sergey [Tengizchevroil]" w:date="2025-08-07T15:39:00Z" w16du:dateUtc="2025-08-07T10:39:00Z">
        <w:r w:rsidR="00B30C38" w:rsidRPr="001A2F1A">
          <w:rPr>
            <w:color w:val="333333"/>
            <w:sz w:val="22"/>
            <w:szCs w:val="22"/>
            <w:lang w:val="ru-RU"/>
          </w:rPr>
          <w:t>представителем</w:t>
        </w:r>
      </w:ins>
      <w:del w:id="950" w:author="Marchenko, Sergey [Tengizchevroil]" w:date="2025-08-07T15:39:00Z" w16du:dateUtc="2025-08-07T10:39:00Z">
        <w:r w:rsidR="00760805" w:rsidRPr="001A2F1A" w:rsidDel="00B30C38">
          <w:rPr>
            <w:color w:val="333333"/>
            <w:sz w:val="22"/>
            <w:szCs w:val="22"/>
            <w:lang w:val="ru-RU"/>
            <w:rPrChange w:id="951" w:author="Marchenko, Sergey [Tengizchevroil]" w:date="2025-08-07T15:39:00Z" w16du:dateUtc="2025-08-07T10:39:00Z">
              <w:rPr>
                <w:color w:val="333333"/>
                <w:sz w:val="22"/>
                <w:szCs w:val="22"/>
                <w:highlight w:val="yellow"/>
                <w:lang w:val="ru-RU"/>
              </w:rPr>
            </w:rPrChange>
          </w:rPr>
          <w:delText>инженером</w:delText>
        </w:r>
        <w:r w:rsidR="00DD5D06" w:rsidRPr="001A2F1A" w:rsidDel="00B30C38">
          <w:rPr>
            <w:color w:val="333333"/>
            <w:sz w:val="22"/>
            <w:szCs w:val="22"/>
            <w:lang w:val="ru-RU"/>
            <w:rPrChange w:id="952" w:author="Marchenko, Sergey [Tengizchevroil]" w:date="2025-08-07T15:39:00Z" w16du:dateUtc="2025-08-07T10:39:00Z">
              <w:rPr>
                <w:color w:val="333333"/>
                <w:sz w:val="22"/>
                <w:szCs w:val="22"/>
                <w:highlight w:val="yellow"/>
                <w:lang w:val="ru-RU"/>
              </w:rPr>
            </w:rPrChange>
          </w:rPr>
          <w:delText>-конструктором</w:delText>
        </w:r>
      </w:del>
      <w:r w:rsidR="00760805" w:rsidRPr="001A2F1A">
        <w:rPr>
          <w:color w:val="333333"/>
          <w:sz w:val="22"/>
          <w:szCs w:val="22"/>
          <w:lang w:val="ru-RU"/>
          <w:rPrChange w:id="953" w:author="Marchenko, Sergey [Tengizchevroil]" w:date="2025-08-07T15:39:00Z" w16du:dateUtc="2025-08-07T10:39:00Z">
            <w:rPr>
              <w:color w:val="333333"/>
              <w:sz w:val="22"/>
              <w:szCs w:val="22"/>
              <w:highlight w:val="yellow"/>
              <w:lang w:val="ru-RU"/>
            </w:rPr>
          </w:rPrChange>
        </w:rPr>
        <w:t xml:space="preserve"> </w:t>
      </w:r>
      <w:r w:rsidR="00F06BCB" w:rsidRPr="001A2F1A">
        <w:rPr>
          <w:color w:val="333333"/>
          <w:sz w:val="22"/>
          <w:szCs w:val="22"/>
          <w:lang w:val="ru-RU"/>
          <w:rPrChange w:id="954" w:author="Marchenko, Sergey [Tengizchevroil]" w:date="2025-08-07T15:39:00Z" w16du:dateUtc="2025-08-07T10:39:00Z">
            <w:rPr>
              <w:color w:val="333333"/>
              <w:sz w:val="22"/>
              <w:szCs w:val="22"/>
              <w:highlight w:val="yellow"/>
              <w:lang w:val="ru-RU"/>
            </w:rPr>
          </w:rPrChange>
        </w:rPr>
        <w:t>заказчика</w:t>
      </w:r>
      <w:r w:rsidR="00760805" w:rsidRPr="001A2F1A">
        <w:rPr>
          <w:color w:val="333333"/>
          <w:sz w:val="22"/>
          <w:szCs w:val="22"/>
          <w:lang w:val="ru-RU"/>
          <w:rPrChange w:id="955" w:author="Marchenko, Sergey [Tengizchevroil]" w:date="2025-08-07T15:39:00Z" w16du:dateUtc="2025-08-07T10:39:00Z">
            <w:rPr>
              <w:color w:val="333333"/>
              <w:sz w:val="22"/>
              <w:szCs w:val="22"/>
              <w:highlight w:val="yellow"/>
              <w:lang w:val="ru-RU"/>
            </w:rPr>
          </w:rPrChange>
        </w:rPr>
        <w:t>.</w:t>
      </w:r>
    </w:p>
    <w:p w14:paraId="31AE3E83" w14:textId="6EF126E7" w:rsidR="00EC7A40" w:rsidRDefault="002252A4" w:rsidP="00FC18A0">
      <w:pPr>
        <w:pStyle w:val="BodyText"/>
        <w:spacing w:after="120"/>
        <w:ind w:left="1134"/>
        <w:rPr>
          <w:color w:val="333333"/>
          <w:sz w:val="22"/>
          <w:szCs w:val="22"/>
          <w:lang w:val="ru-RU"/>
        </w:rPr>
      </w:pPr>
      <w:r w:rsidRPr="00DF6AB5">
        <w:rPr>
          <w:color w:val="333333"/>
          <w:sz w:val="22"/>
          <w:szCs w:val="22"/>
          <w:lang w:val="ru-RU"/>
          <w:rPrChange w:id="956" w:author="Marchenko, Sergey [Tengizchevroil]" w:date="2025-08-07T15:36:00Z" w16du:dateUtc="2025-08-07T10:36:00Z">
            <w:rPr>
              <w:color w:val="333333"/>
              <w:sz w:val="22"/>
              <w:szCs w:val="22"/>
              <w:highlight w:val="yellow"/>
              <w:lang w:val="ru-RU"/>
            </w:rPr>
          </w:rPrChange>
        </w:rPr>
        <w:t>Если конструктивные ограничения требуют, чтобы расстояние между стыковыми сварными швами или сварными швами</w:t>
      </w:r>
      <w:r w:rsidR="00E37D46" w:rsidRPr="00DF6AB5">
        <w:rPr>
          <w:color w:val="333333"/>
          <w:sz w:val="22"/>
          <w:szCs w:val="22"/>
          <w:lang w:val="ru-RU"/>
          <w:rPrChange w:id="957" w:author="Marchenko, Sergey [Tengizchevroil]" w:date="2025-08-07T15:36:00Z" w16du:dateUtc="2025-08-07T10:36:00Z">
            <w:rPr>
              <w:color w:val="333333"/>
              <w:sz w:val="22"/>
              <w:szCs w:val="22"/>
              <w:highlight w:val="yellow"/>
              <w:lang w:val="ru-RU"/>
            </w:rPr>
          </w:rPrChange>
        </w:rPr>
        <w:t xml:space="preserve"> ответ</w:t>
      </w:r>
      <w:r w:rsidR="00093E24" w:rsidRPr="00DF6AB5">
        <w:rPr>
          <w:color w:val="333333"/>
          <w:sz w:val="22"/>
          <w:szCs w:val="22"/>
          <w:lang w:val="ru-RU"/>
          <w:rPrChange w:id="958" w:author="Marchenko, Sergey [Tengizchevroil]" w:date="2025-08-07T15:36:00Z" w16du:dateUtc="2025-08-07T10:36:00Z">
            <w:rPr>
              <w:color w:val="333333"/>
              <w:sz w:val="22"/>
              <w:szCs w:val="22"/>
              <w:highlight w:val="yellow"/>
              <w:lang w:val="ru-RU"/>
            </w:rPr>
          </w:rPrChange>
        </w:rPr>
        <w:t>в</w:t>
      </w:r>
      <w:r w:rsidR="00E37D46" w:rsidRPr="00DF6AB5">
        <w:rPr>
          <w:color w:val="333333"/>
          <w:sz w:val="22"/>
          <w:szCs w:val="22"/>
          <w:lang w:val="ru-RU"/>
          <w:rPrChange w:id="959" w:author="Marchenko, Sergey [Tengizchevroil]" w:date="2025-08-07T15:36:00Z" w16du:dateUtc="2025-08-07T10:36:00Z">
            <w:rPr>
              <w:color w:val="333333"/>
              <w:sz w:val="22"/>
              <w:szCs w:val="22"/>
              <w:highlight w:val="yellow"/>
              <w:lang w:val="ru-RU"/>
            </w:rPr>
          </w:rPrChange>
        </w:rPr>
        <w:t>лений</w:t>
      </w:r>
      <w:r w:rsidRPr="00DF6AB5">
        <w:rPr>
          <w:color w:val="333333"/>
          <w:sz w:val="22"/>
          <w:szCs w:val="22"/>
          <w:lang w:val="ru-RU"/>
          <w:rPrChange w:id="960" w:author="Marchenko, Sergey [Tengizchevroil]" w:date="2025-08-07T15:36:00Z" w16du:dateUtc="2025-08-07T10:36:00Z">
            <w:rPr>
              <w:color w:val="333333"/>
              <w:sz w:val="22"/>
              <w:szCs w:val="22"/>
              <w:highlight w:val="yellow"/>
              <w:lang w:val="ru-RU"/>
            </w:rPr>
          </w:rPrChange>
        </w:rPr>
        <w:t xml:space="preserve"> было меньше требований, перечисленных в </w:t>
      </w:r>
      <w:r w:rsidR="0089536D" w:rsidRPr="00DF6AB5">
        <w:rPr>
          <w:color w:val="333333"/>
          <w:sz w:val="22"/>
          <w:szCs w:val="22"/>
          <w:lang w:val="ru-RU"/>
          <w:rPrChange w:id="961" w:author="Marchenko, Sergey [Tengizchevroil]" w:date="2025-08-07T15:36:00Z" w16du:dateUtc="2025-08-07T10:36:00Z">
            <w:rPr>
              <w:color w:val="333333"/>
              <w:sz w:val="22"/>
              <w:szCs w:val="22"/>
              <w:highlight w:val="yellow"/>
              <w:lang w:val="ru-RU"/>
            </w:rPr>
          </w:rPrChange>
        </w:rPr>
        <w:t>таблице</w:t>
      </w:r>
      <w:r w:rsidR="00A3136F" w:rsidRPr="00DF6AB5">
        <w:rPr>
          <w:color w:val="333333"/>
          <w:sz w:val="22"/>
          <w:szCs w:val="22"/>
          <w:lang w:val="ru-RU"/>
          <w:rPrChange w:id="962" w:author="Marchenko, Sergey [Tengizchevroil]" w:date="2025-08-07T15:36:00Z" w16du:dateUtc="2025-08-07T10:36:00Z">
            <w:rPr>
              <w:color w:val="333333"/>
              <w:sz w:val="22"/>
              <w:szCs w:val="22"/>
              <w:highlight w:val="yellow"/>
              <w:lang w:val="ru-RU"/>
            </w:rPr>
          </w:rPrChange>
        </w:rPr>
        <w:t xml:space="preserve"> 1</w:t>
      </w:r>
      <w:r w:rsidR="00EC7A40" w:rsidRPr="00DF6AB5">
        <w:rPr>
          <w:sz w:val="22"/>
          <w:szCs w:val="22"/>
          <w:lang w:val="ru-RU"/>
          <w:rPrChange w:id="963" w:author="Marchenko, Sergey [Tengizchevroil]" w:date="2025-08-07T15:36:00Z" w16du:dateUtc="2025-08-07T10:36:00Z">
            <w:rPr>
              <w:sz w:val="22"/>
              <w:szCs w:val="22"/>
              <w:highlight w:val="yellow"/>
              <w:lang w:val="ru-RU"/>
            </w:rPr>
          </w:rPrChange>
        </w:rPr>
        <w:t xml:space="preserve"> </w:t>
      </w:r>
      <w:r w:rsidR="00274AFE" w:rsidRPr="00DF6AB5">
        <w:rPr>
          <w:sz w:val="22"/>
          <w:szCs w:val="22"/>
          <w:lang w:val="ru-RU"/>
          <w:rPrChange w:id="964" w:author="Marchenko, Sergey [Tengizchevroil]" w:date="2025-08-07T15:36:00Z" w16du:dateUtc="2025-08-07T10:36:00Z">
            <w:rPr>
              <w:sz w:val="22"/>
              <w:szCs w:val="22"/>
              <w:highlight w:val="yellow"/>
              <w:lang w:val="ru-RU"/>
            </w:rPr>
          </w:rPrChange>
        </w:rPr>
        <w:t>раздела</w:t>
      </w:r>
      <w:r w:rsidR="00EC7A40" w:rsidRPr="00DF6AB5">
        <w:rPr>
          <w:color w:val="333333"/>
          <w:sz w:val="22"/>
          <w:szCs w:val="22"/>
          <w:lang w:val="ru-RU"/>
          <w:rPrChange w:id="965" w:author="Marchenko, Sergey [Tengizchevroil]" w:date="2025-08-07T15:36:00Z" w16du:dateUtc="2025-08-07T10:36:00Z">
            <w:rPr>
              <w:color w:val="333333"/>
              <w:sz w:val="22"/>
              <w:szCs w:val="22"/>
              <w:highlight w:val="yellow"/>
              <w:lang w:val="ru-RU"/>
            </w:rPr>
          </w:rPrChange>
        </w:rPr>
        <w:t xml:space="preserve"> </w:t>
      </w:r>
      <w:r w:rsidR="00EC7A40" w:rsidRPr="00DF6AB5">
        <w:fldChar w:fldCharType="begin"/>
      </w:r>
      <w:r w:rsidR="00EC7A40" w:rsidRPr="00DF6AB5">
        <w:instrText>HYPERLINK</w:instrText>
      </w:r>
      <w:r w:rsidR="00EC7A40" w:rsidRPr="00DF6AB5">
        <w:rPr>
          <w:lang w:val="ru-RU"/>
        </w:rPr>
        <w:instrText xml:space="preserve"> \</w:instrText>
      </w:r>
      <w:r w:rsidR="00EC7A40" w:rsidRPr="00DF6AB5">
        <w:instrText>l</w:instrText>
      </w:r>
      <w:r w:rsidR="00EC7A40" w:rsidRPr="00DF6AB5">
        <w:rPr>
          <w:lang w:val="ru-RU"/>
        </w:rPr>
        <w:instrText xml:space="preserve"> "_</w:instrText>
      </w:r>
      <w:r w:rsidR="00EC7A40" w:rsidRPr="00DF6AB5">
        <w:instrText>bookmark</w:instrText>
      </w:r>
      <w:r w:rsidR="00EC7A40" w:rsidRPr="00DF6AB5">
        <w:rPr>
          <w:lang w:val="ru-RU"/>
        </w:rPr>
        <w:instrText>24"</w:instrText>
      </w:r>
      <w:r w:rsidR="00EC7A40" w:rsidRPr="00DF6AB5">
        <w:fldChar w:fldCharType="separate"/>
      </w:r>
      <w:r w:rsidR="00EC7A40" w:rsidRPr="00DF6AB5">
        <w:rPr>
          <w:sz w:val="22"/>
          <w:szCs w:val="22"/>
          <w:u w:val="single"/>
          <w:lang w:val="ru-RU"/>
          <w:rPrChange w:id="966" w:author="Marchenko, Sergey [Tengizchevroil]" w:date="2025-08-07T15:36:00Z" w16du:dateUtc="2025-08-07T10:36:00Z">
            <w:rPr>
              <w:sz w:val="22"/>
              <w:szCs w:val="22"/>
              <w:highlight w:val="yellow"/>
              <w:u w:val="single"/>
              <w:lang w:val="ru-RU"/>
            </w:rPr>
          </w:rPrChange>
        </w:rPr>
        <w:t>8.11</w:t>
      </w:r>
      <w:r w:rsidR="00EC7A40" w:rsidRPr="00DF6AB5">
        <w:fldChar w:fldCharType="end"/>
      </w:r>
      <w:r w:rsidR="00EC7A40" w:rsidRPr="00DF6AB5">
        <w:rPr>
          <w:color w:val="333333"/>
          <w:sz w:val="22"/>
          <w:szCs w:val="22"/>
          <w:lang w:val="ru-RU"/>
          <w:rPrChange w:id="967" w:author="Marchenko, Sergey [Tengizchevroil]" w:date="2025-08-07T15:36:00Z" w16du:dateUtc="2025-08-07T10:36:00Z">
            <w:rPr>
              <w:color w:val="333333"/>
              <w:sz w:val="22"/>
              <w:szCs w:val="22"/>
              <w:highlight w:val="yellow"/>
              <w:lang w:val="ru-RU"/>
            </w:rPr>
          </w:rPrChange>
        </w:rPr>
        <w:t xml:space="preserve">, </w:t>
      </w:r>
      <w:r w:rsidR="004B63F5" w:rsidRPr="00DF6AB5">
        <w:rPr>
          <w:color w:val="333333"/>
          <w:sz w:val="22"/>
          <w:szCs w:val="22"/>
          <w:lang w:val="ru-RU"/>
          <w:rPrChange w:id="968" w:author="Marchenko, Sergey [Tengizchevroil]" w:date="2025-08-07T15:36:00Z" w16du:dateUtc="2025-08-07T10:36:00Z">
            <w:rPr>
              <w:color w:val="333333"/>
              <w:sz w:val="22"/>
              <w:szCs w:val="22"/>
              <w:highlight w:val="yellow"/>
              <w:lang w:val="ru-RU"/>
            </w:rPr>
          </w:rPrChange>
        </w:rPr>
        <w:t>сварные швы должны быть отшлифованы заподлицо, чтобы наружное усиление сварного шва было не более 0,0625 дюйма (1,6 мм), а к</w:t>
      </w:r>
      <w:r w:rsidR="004E0D54" w:rsidRPr="00DF6AB5">
        <w:rPr>
          <w:color w:val="333333"/>
          <w:sz w:val="22"/>
          <w:szCs w:val="22"/>
          <w:lang w:val="ru-RU"/>
          <w:rPrChange w:id="969" w:author="Marchenko, Sergey [Tengizchevroil]" w:date="2025-08-07T15:36:00Z" w16du:dateUtc="2025-08-07T10:36:00Z">
            <w:rPr>
              <w:color w:val="333333"/>
              <w:sz w:val="22"/>
              <w:szCs w:val="22"/>
              <w:highlight w:val="yellow"/>
              <w:lang w:val="ru-RU"/>
            </w:rPr>
          </w:rPrChange>
        </w:rPr>
        <w:t xml:space="preserve">рай </w:t>
      </w:r>
      <w:r w:rsidR="004B63F5" w:rsidRPr="00DF6AB5">
        <w:rPr>
          <w:color w:val="333333"/>
          <w:sz w:val="22"/>
          <w:szCs w:val="22"/>
          <w:lang w:val="ru-RU"/>
          <w:rPrChange w:id="970" w:author="Marchenko, Sergey [Tengizchevroil]" w:date="2025-08-07T15:36:00Z" w16du:dateUtc="2025-08-07T10:36:00Z">
            <w:rPr>
              <w:color w:val="333333"/>
              <w:sz w:val="22"/>
              <w:szCs w:val="22"/>
              <w:highlight w:val="yellow"/>
              <w:lang w:val="ru-RU"/>
            </w:rPr>
          </w:rPrChange>
        </w:rPr>
        <w:t>свар</w:t>
      </w:r>
      <w:r w:rsidR="00F21B6E" w:rsidRPr="00DF6AB5">
        <w:rPr>
          <w:color w:val="333333"/>
          <w:sz w:val="22"/>
          <w:szCs w:val="22"/>
          <w:lang w:val="ru-RU"/>
          <w:rPrChange w:id="971" w:author="Marchenko, Sergey [Tengizchevroil]" w:date="2025-08-07T15:36:00Z" w16du:dateUtc="2025-08-07T10:36:00Z">
            <w:rPr>
              <w:color w:val="333333"/>
              <w:sz w:val="22"/>
              <w:szCs w:val="22"/>
              <w:highlight w:val="yellow"/>
              <w:lang w:val="ru-RU"/>
            </w:rPr>
          </w:rPrChange>
        </w:rPr>
        <w:t>ного</w:t>
      </w:r>
      <w:r w:rsidR="004B63F5" w:rsidRPr="00DF6AB5">
        <w:rPr>
          <w:color w:val="333333"/>
          <w:sz w:val="22"/>
          <w:szCs w:val="22"/>
          <w:lang w:val="ru-RU"/>
          <w:rPrChange w:id="972" w:author="Marchenko, Sergey [Tengizchevroil]" w:date="2025-08-07T15:36:00Z" w16du:dateUtc="2025-08-07T10:36:00Z">
            <w:rPr>
              <w:color w:val="333333"/>
              <w:sz w:val="22"/>
              <w:szCs w:val="22"/>
              <w:highlight w:val="yellow"/>
              <w:lang w:val="ru-RU"/>
            </w:rPr>
          </w:rPrChange>
        </w:rPr>
        <w:t xml:space="preserve"> шв</w:t>
      </w:r>
      <w:r w:rsidR="00BA6956" w:rsidRPr="00DF6AB5">
        <w:rPr>
          <w:color w:val="333333"/>
          <w:sz w:val="22"/>
          <w:szCs w:val="22"/>
          <w:lang w:val="ru-RU"/>
          <w:rPrChange w:id="973" w:author="Marchenko, Sergey [Tengizchevroil]" w:date="2025-08-07T15:36:00Z" w16du:dateUtc="2025-08-07T10:36:00Z">
            <w:rPr>
              <w:color w:val="333333"/>
              <w:sz w:val="22"/>
              <w:szCs w:val="22"/>
              <w:highlight w:val="yellow"/>
              <w:lang w:val="ru-RU"/>
            </w:rPr>
          </w:rPrChange>
        </w:rPr>
        <w:t>а</w:t>
      </w:r>
      <w:r w:rsidR="004B63F5" w:rsidRPr="00DF6AB5">
        <w:rPr>
          <w:color w:val="333333"/>
          <w:sz w:val="22"/>
          <w:szCs w:val="22"/>
          <w:lang w:val="ru-RU"/>
          <w:rPrChange w:id="974" w:author="Marchenko, Sergey [Tengizchevroil]" w:date="2025-08-07T15:36:00Z" w16du:dateUtc="2025-08-07T10:36:00Z">
            <w:rPr>
              <w:color w:val="333333"/>
              <w:sz w:val="22"/>
              <w:szCs w:val="22"/>
              <w:highlight w:val="yellow"/>
              <w:lang w:val="ru-RU"/>
            </w:rPr>
          </w:rPrChange>
        </w:rPr>
        <w:t xml:space="preserve"> </w:t>
      </w:r>
      <w:r w:rsidR="00EB25DE" w:rsidRPr="00DF6AB5">
        <w:rPr>
          <w:color w:val="333333"/>
          <w:sz w:val="22"/>
          <w:szCs w:val="22"/>
          <w:lang w:val="ru-RU"/>
          <w:rPrChange w:id="975" w:author="Marchenko, Sergey [Tengizchevroil]" w:date="2025-08-07T15:36:00Z" w16du:dateUtc="2025-08-07T10:36:00Z">
            <w:rPr>
              <w:color w:val="333333"/>
              <w:sz w:val="22"/>
              <w:szCs w:val="22"/>
              <w:highlight w:val="yellow"/>
              <w:lang w:val="ru-RU"/>
            </w:rPr>
          </w:rPrChange>
        </w:rPr>
        <w:t>должен иметь</w:t>
      </w:r>
      <w:r w:rsidR="00DF15B6" w:rsidRPr="00DF6AB5">
        <w:rPr>
          <w:color w:val="333333"/>
          <w:sz w:val="22"/>
          <w:szCs w:val="22"/>
          <w:lang w:val="ru-RU"/>
          <w:rPrChange w:id="976" w:author="Marchenko, Sergey [Tengizchevroil]" w:date="2025-08-07T15:36:00Z" w16du:dateUtc="2025-08-07T10:36:00Z">
            <w:rPr>
              <w:color w:val="333333"/>
              <w:sz w:val="22"/>
              <w:szCs w:val="22"/>
              <w:highlight w:val="yellow"/>
              <w:lang w:val="ru-RU"/>
            </w:rPr>
          </w:rPrChange>
        </w:rPr>
        <w:t xml:space="preserve"> плавный переход металла шва к основному металлу</w:t>
      </w:r>
      <w:r w:rsidR="004B63F5" w:rsidRPr="00DF6AB5">
        <w:rPr>
          <w:color w:val="333333"/>
          <w:sz w:val="22"/>
          <w:szCs w:val="22"/>
          <w:lang w:val="ru-RU"/>
          <w:rPrChange w:id="977" w:author="Marchenko, Sergey [Tengizchevroil]" w:date="2025-08-07T15:36:00Z" w16du:dateUtc="2025-08-07T10:36:00Z">
            <w:rPr>
              <w:color w:val="333333"/>
              <w:sz w:val="22"/>
              <w:szCs w:val="22"/>
              <w:highlight w:val="yellow"/>
              <w:lang w:val="ru-RU"/>
            </w:rPr>
          </w:rPrChange>
        </w:rPr>
        <w:t xml:space="preserve"> с радиусом более 0,25 дюйма (6 мм).</w:t>
      </w:r>
    </w:p>
    <w:p w14:paraId="38C900F7" w14:textId="77777777" w:rsidR="006D562D" w:rsidRPr="00695561" w:rsidRDefault="006D562D">
      <w:pPr>
        <w:pStyle w:val="ListParagraph"/>
        <w:numPr>
          <w:ilvl w:val="0"/>
          <w:numId w:val="76"/>
        </w:numPr>
        <w:tabs>
          <w:tab w:val="left" w:pos="591"/>
        </w:tabs>
        <w:spacing w:before="240" w:after="240"/>
        <w:outlineLvl w:val="1"/>
        <w:rPr>
          <w:rFonts w:eastAsia="Arial"/>
          <w:b/>
          <w:bCs/>
          <w:vanish/>
          <w:spacing w:val="-2"/>
          <w:lang w:val="ru-RU"/>
        </w:rPr>
      </w:pPr>
      <w:bookmarkStart w:id="978" w:name="_Toc180569194"/>
      <w:bookmarkStart w:id="979" w:name="_Toc180569499"/>
      <w:bookmarkStart w:id="980" w:name="_Toc180595773"/>
      <w:bookmarkStart w:id="981" w:name="_Toc180678328"/>
      <w:bookmarkStart w:id="982" w:name="_Toc180731259"/>
      <w:bookmarkStart w:id="983" w:name="_Toc180850529"/>
      <w:bookmarkStart w:id="984" w:name="_Toc180850690"/>
      <w:bookmarkStart w:id="985" w:name="_Toc184446670"/>
      <w:bookmarkStart w:id="986" w:name="_Toc184447799"/>
      <w:bookmarkStart w:id="987" w:name="_Toc185270486"/>
      <w:bookmarkStart w:id="988" w:name="_Toc186183666"/>
      <w:bookmarkStart w:id="989" w:name="_Toc189818234"/>
      <w:bookmarkStart w:id="990" w:name="_Toc190940201"/>
      <w:bookmarkStart w:id="991" w:name="_Toc190940365"/>
      <w:bookmarkStart w:id="992" w:name="_Toc194591449"/>
      <w:bookmarkStart w:id="993" w:name="_Toc205358958"/>
      <w:bookmarkStart w:id="994" w:name="_Toc205359822"/>
      <w:bookmarkStart w:id="995" w:name="_Toc205628136"/>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p>
    <w:p w14:paraId="5D6C00E2" w14:textId="77777777" w:rsidR="006D562D" w:rsidRPr="00695561" w:rsidRDefault="006D562D">
      <w:pPr>
        <w:pStyle w:val="ListParagraph"/>
        <w:numPr>
          <w:ilvl w:val="0"/>
          <w:numId w:val="76"/>
        </w:numPr>
        <w:tabs>
          <w:tab w:val="left" w:pos="591"/>
        </w:tabs>
        <w:spacing w:before="240" w:after="240"/>
        <w:outlineLvl w:val="1"/>
        <w:rPr>
          <w:rFonts w:eastAsia="Arial"/>
          <w:b/>
          <w:bCs/>
          <w:vanish/>
          <w:spacing w:val="-2"/>
          <w:lang w:val="ru-RU"/>
        </w:rPr>
      </w:pPr>
      <w:bookmarkStart w:id="996" w:name="_Toc180569195"/>
      <w:bookmarkStart w:id="997" w:name="_Toc180569500"/>
      <w:bookmarkStart w:id="998" w:name="_Toc180595774"/>
      <w:bookmarkStart w:id="999" w:name="_Toc180678329"/>
      <w:bookmarkStart w:id="1000" w:name="_Toc180731260"/>
      <w:bookmarkStart w:id="1001" w:name="_Toc180850530"/>
      <w:bookmarkStart w:id="1002" w:name="_Toc180850691"/>
      <w:bookmarkStart w:id="1003" w:name="_Toc184446671"/>
      <w:bookmarkStart w:id="1004" w:name="_Toc184447800"/>
      <w:bookmarkStart w:id="1005" w:name="_Toc185270487"/>
      <w:bookmarkStart w:id="1006" w:name="_Toc186183667"/>
      <w:bookmarkStart w:id="1007" w:name="_Toc189818235"/>
      <w:bookmarkStart w:id="1008" w:name="_Toc190940202"/>
      <w:bookmarkStart w:id="1009" w:name="_Toc190940366"/>
      <w:bookmarkStart w:id="1010" w:name="_Toc194591450"/>
      <w:bookmarkStart w:id="1011" w:name="_Toc205358959"/>
      <w:bookmarkStart w:id="1012" w:name="_Toc205359823"/>
      <w:bookmarkStart w:id="1013" w:name="_Toc205628137"/>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p>
    <w:p w14:paraId="01C31758" w14:textId="77777777" w:rsidR="006D562D" w:rsidRPr="00695561" w:rsidRDefault="006D562D">
      <w:pPr>
        <w:pStyle w:val="ListParagraph"/>
        <w:numPr>
          <w:ilvl w:val="0"/>
          <w:numId w:val="76"/>
        </w:numPr>
        <w:tabs>
          <w:tab w:val="left" w:pos="591"/>
        </w:tabs>
        <w:spacing w:before="240" w:after="240"/>
        <w:outlineLvl w:val="1"/>
        <w:rPr>
          <w:rFonts w:eastAsia="Arial"/>
          <w:b/>
          <w:bCs/>
          <w:vanish/>
          <w:spacing w:val="-2"/>
          <w:lang w:val="ru-RU"/>
        </w:rPr>
      </w:pPr>
      <w:bookmarkStart w:id="1014" w:name="_Toc180569196"/>
      <w:bookmarkStart w:id="1015" w:name="_Toc180569501"/>
      <w:bookmarkStart w:id="1016" w:name="_Toc180595775"/>
      <w:bookmarkStart w:id="1017" w:name="_Toc180678330"/>
      <w:bookmarkStart w:id="1018" w:name="_Toc180731261"/>
      <w:bookmarkStart w:id="1019" w:name="_Toc180850531"/>
      <w:bookmarkStart w:id="1020" w:name="_Toc180850692"/>
      <w:bookmarkStart w:id="1021" w:name="_Toc184446672"/>
      <w:bookmarkStart w:id="1022" w:name="_Toc184447801"/>
      <w:bookmarkStart w:id="1023" w:name="_Toc185270488"/>
      <w:bookmarkStart w:id="1024" w:name="_Toc186183668"/>
      <w:bookmarkStart w:id="1025" w:name="_Toc189818236"/>
      <w:bookmarkStart w:id="1026" w:name="_Toc190940203"/>
      <w:bookmarkStart w:id="1027" w:name="_Toc190940367"/>
      <w:bookmarkStart w:id="1028" w:name="_Toc194591451"/>
      <w:bookmarkStart w:id="1029" w:name="_Toc205358960"/>
      <w:bookmarkStart w:id="1030" w:name="_Toc205359824"/>
      <w:bookmarkStart w:id="1031" w:name="_Toc205628138"/>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p>
    <w:p w14:paraId="601FD8E9" w14:textId="77777777" w:rsidR="006D562D" w:rsidRPr="00695561" w:rsidRDefault="006D562D">
      <w:pPr>
        <w:pStyle w:val="ListParagraph"/>
        <w:numPr>
          <w:ilvl w:val="0"/>
          <w:numId w:val="76"/>
        </w:numPr>
        <w:tabs>
          <w:tab w:val="left" w:pos="591"/>
        </w:tabs>
        <w:spacing w:before="240" w:after="240"/>
        <w:outlineLvl w:val="1"/>
        <w:rPr>
          <w:rFonts w:eastAsia="Arial"/>
          <w:b/>
          <w:bCs/>
          <w:vanish/>
          <w:spacing w:val="-2"/>
          <w:lang w:val="ru-RU"/>
        </w:rPr>
      </w:pPr>
      <w:bookmarkStart w:id="1032" w:name="_Toc180569197"/>
      <w:bookmarkStart w:id="1033" w:name="_Toc180569502"/>
      <w:bookmarkStart w:id="1034" w:name="_Toc180595776"/>
      <w:bookmarkStart w:id="1035" w:name="_Toc180678331"/>
      <w:bookmarkStart w:id="1036" w:name="_Toc180731262"/>
      <w:bookmarkStart w:id="1037" w:name="_Toc180850532"/>
      <w:bookmarkStart w:id="1038" w:name="_Toc180850693"/>
      <w:bookmarkStart w:id="1039" w:name="_Toc184446673"/>
      <w:bookmarkStart w:id="1040" w:name="_Toc184447802"/>
      <w:bookmarkStart w:id="1041" w:name="_Toc185270489"/>
      <w:bookmarkStart w:id="1042" w:name="_Toc186183669"/>
      <w:bookmarkStart w:id="1043" w:name="_Toc189818237"/>
      <w:bookmarkStart w:id="1044" w:name="_Toc190940204"/>
      <w:bookmarkStart w:id="1045" w:name="_Toc190940368"/>
      <w:bookmarkStart w:id="1046" w:name="_Toc194591452"/>
      <w:bookmarkStart w:id="1047" w:name="_Toc205358961"/>
      <w:bookmarkStart w:id="1048" w:name="_Toc205359825"/>
      <w:bookmarkStart w:id="1049" w:name="_Toc205628139"/>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p>
    <w:p w14:paraId="3ACFDBC2" w14:textId="77777777" w:rsidR="006D562D" w:rsidRPr="00695561" w:rsidRDefault="006D562D">
      <w:pPr>
        <w:pStyle w:val="ListParagraph"/>
        <w:numPr>
          <w:ilvl w:val="0"/>
          <w:numId w:val="76"/>
        </w:numPr>
        <w:tabs>
          <w:tab w:val="left" w:pos="591"/>
        </w:tabs>
        <w:spacing w:before="240" w:after="240"/>
        <w:outlineLvl w:val="1"/>
        <w:rPr>
          <w:rFonts w:eastAsia="Arial"/>
          <w:b/>
          <w:bCs/>
          <w:vanish/>
          <w:spacing w:val="-2"/>
          <w:lang w:val="ru-RU"/>
        </w:rPr>
      </w:pPr>
      <w:bookmarkStart w:id="1050" w:name="_Toc180569198"/>
      <w:bookmarkStart w:id="1051" w:name="_Toc180569503"/>
      <w:bookmarkStart w:id="1052" w:name="_Toc180595777"/>
      <w:bookmarkStart w:id="1053" w:name="_Toc180678332"/>
      <w:bookmarkStart w:id="1054" w:name="_Toc180731263"/>
      <w:bookmarkStart w:id="1055" w:name="_Toc180850533"/>
      <w:bookmarkStart w:id="1056" w:name="_Toc180850694"/>
      <w:bookmarkStart w:id="1057" w:name="_Toc184446674"/>
      <w:bookmarkStart w:id="1058" w:name="_Toc184447803"/>
      <w:bookmarkStart w:id="1059" w:name="_Toc185270490"/>
      <w:bookmarkStart w:id="1060" w:name="_Toc186183670"/>
      <w:bookmarkStart w:id="1061" w:name="_Toc189818238"/>
      <w:bookmarkStart w:id="1062" w:name="_Toc190940205"/>
      <w:bookmarkStart w:id="1063" w:name="_Toc190940369"/>
      <w:bookmarkStart w:id="1064" w:name="_Toc194591453"/>
      <w:bookmarkStart w:id="1065" w:name="_Toc205358962"/>
      <w:bookmarkStart w:id="1066" w:name="_Toc205359826"/>
      <w:bookmarkStart w:id="1067" w:name="_Toc205628140"/>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p>
    <w:p w14:paraId="35697033" w14:textId="77777777" w:rsidR="006D562D" w:rsidRPr="00695561" w:rsidRDefault="006D562D">
      <w:pPr>
        <w:pStyle w:val="ListParagraph"/>
        <w:numPr>
          <w:ilvl w:val="0"/>
          <w:numId w:val="76"/>
        </w:numPr>
        <w:tabs>
          <w:tab w:val="left" w:pos="591"/>
        </w:tabs>
        <w:spacing w:before="240" w:after="240"/>
        <w:outlineLvl w:val="1"/>
        <w:rPr>
          <w:rFonts w:eastAsia="Arial"/>
          <w:b/>
          <w:bCs/>
          <w:vanish/>
          <w:spacing w:val="-2"/>
          <w:lang w:val="ru-RU"/>
        </w:rPr>
      </w:pPr>
      <w:bookmarkStart w:id="1068" w:name="_Toc180569199"/>
      <w:bookmarkStart w:id="1069" w:name="_Toc180569504"/>
      <w:bookmarkStart w:id="1070" w:name="_Toc180595778"/>
      <w:bookmarkStart w:id="1071" w:name="_Toc180678333"/>
      <w:bookmarkStart w:id="1072" w:name="_Toc180731264"/>
      <w:bookmarkStart w:id="1073" w:name="_Toc180850534"/>
      <w:bookmarkStart w:id="1074" w:name="_Toc180850695"/>
      <w:bookmarkStart w:id="1075" w:name="_Toc184446675"/>
      <w:bookmarkStart w:id="1076" w:name="_Toc184447804"/>
      <w:bookmarkStart w:id="1077" w:name="_Toc185270491"/>
      <w:bookmarkStart w:id="1078" w:name="_Toc186183671"/>
      <w:bookmarkStart w:id="1079" w:name="_Toc189818239"/>
      <w:bookmarkStart w:id="1080" w:name="_Toc190940206"/>
      <w:bookmarkStart w:id="1081" w:name="_Toc190940370"/>
      <w:bookmarkStart w:id="1082" w:name="_Toc194591454"/>
      <w:bookmarkStart w:id="1083" w:name="_Toc205358963"/>
      <w:bookmarkStart w:id="1084" w:name="_Toc205359827"/>
      <w:bookmarkStart w:id="1085" w:name="_Toc205628141"/>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p>
    <w:p w14:paraId="5189170A" w14:textId="77777777" w:rsidR="006D562D" w:rsidRPr="00695561" w:rsidRDefault="006D562D">
      <w:pPr>
        <w:pStyle w:val="ListParagraph"/>
        <w:numPr>
          <w:ilvl w:val="1"/>
          <w:numId w:val="76"/>
        </w:numPr>
        <w:tabs>
          <w:tab w:val="left" w:pos="591"/>
        </w:tabs>
        <w:spacing w:before="240" w:after="240"/>
        <w:outlineLvl w:val="1"/>
        <w:rPr>
          <w:rFonts w:eastAsia="Arial"/>
          <w:b/>
          <w:bCs/>
          <w:vanish/>
          <w:spacing w:val="-2"/>
          <w:lang w:val="ru-RU"/>
        </w:rPr>
      </w:pPr>
      <w:bookmarkStart w:id="1086" w:name="_Toc180569200"/>
      <w:bookmarkStart w:id="1087" w:name="_Toc180569505"/>
      <w:bookmarkStart w:id="1088" w:name="_Toc180595779"/>
      <w:bookmarkStart w:id="1089" w:name="_Toc180678334"/>
      <w:bookmarkStart w:id="1090" w:name="_Toc180731265"/>
      <w:bookmarkStart w:id="1091" w:name="_Toc180850535"/>
      <w:bookmarkStart w:id="1092" w:name="_Toc180850696"/>
      <w:bookmarkStart w:id="1093" w:name="_Toc184446676"/>
      <w:bookmarkStart w:id="1094" w:name="_Toc184447805"/>
      <w:bookmarkStart w:id="1095" w:name="_Toc185270492"/>
      <w:bookmarkStart w:id="1096" w:name="_Toc186183672"/>
      <w:bookmarkStart w:id="1097" w:name="_Toc189818240"/>
      <w:bookmarkStart w:id="1098" w:name="_Toc190940207"/>
      <w:bookmarkStart w:id="1099" w:name="_Toc190940371"/>
      <w:bookmarkStart w:id="1100" w:name="_Toc194591455"/>
      <w:bookmarkStart w:id="1101" w:name="_Toc205358964"/>
      <w:bookmarkStart w:id="1102" w:name="_Toc205359828"/>
      <w:bookmarkStart w:id="1103" w:name="_Toc205628142"/>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p>
    <w:p w14:paraId="73CA7BE5" w14:textId="77777777" w:rsidR="006D562D" w:rsidRPr="00695561" w:rsidRDefault="006D562D">
      <w:pPr>
        <w:pStyle w:val="ListParagraph"/>
        <w:numPr>
          <w:ilvl w:val="1"/>
          <w:numId w:val="76"/>
        </w:numPr>
        <w:tabs>
          <w:tab w:val="left" w:pos="591"/>
        </w:tabs>
        <w:spacing w:before="240" w:after="240"/>
        <w:outlineLvl w:val="1"/>
        <w:rPr>
          <w:rFonts w:eastAsia="Arial"/>
          <w:b/>
          <w:bCs/>
          <w:vanish/>
          <w:spacing w:val="-2"/>
          <w:lang w:val="ru-RU"/>
        </w:rPr>
      </w:pPr>
      <w:bookmarkStart w:id="1104" w:name="_Toc180569201"/>
      <w:bookmarkStart w:id="1105" w:name="_Toc180569506"/>
      <w:bookmarkStart w:id="1106" w:name="_Toc180595780"/>
      <w:bookmarkStart w:id="1107" w:name="_Toc180678335"/>
      <w:bookmarkStart w:id="1108" w:name="_Toc180731266"/>
      <w:bookmarkStart w:id="1109" w:name="_Toc180850536"/>
      <w:bookmarkStart w:id="1110" w:name="_Toc180850697"/>
      <w:bookmarkStart w:id="1111" w:name="_Toc184446677"/>
      <w:bookmarkStart w:id="1112" w:name="_Toc184447806"/>
      <w:bookmarkStart w:id="1113" w:name="_Toc185270493"/>
      <w:bookmarkStart w:id="1114" w:name="_Toc186183673"/>
      <w:bookmarkStart w:id="1115" w:name="_Toc189818241"/>
      <w:bookmarkStart w:id="1116" w:name="_Toc190940208"/>
      <w:bookmarkStart w:id="1117" w:name="_Toc190940372"/>
      <w:bookmarkStart w:id="1118" w:name="_Toc194591456"/>
      <w:bookmarkStart w:id="1119" w:name="_Toc205358965"/>
      <w:bookmarkStart w:id="1120" w:name="_Toc205359829"/>
      <w:bookmarkStart w:id="1121" w:name="_Toc20562814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p>
    <w:p w14:paraId="2A6CF346" w14:textId="77777777" w:rsidR="006D562D" w:rsidRPr="00695561" w:rsidRDefault="006D562D">
      <w:pPr>
        <w:pStyle w:val="ListParagraph"/>
        <w:numPr>
          <w:ilvl w:val="1"/>
          <w:numId w:val="76"/>
        </w:numPr>
        <w:tabs>
          <w:tab w:val="left" w:pos="591"/>
        </w:tabs>
        <w:spacing w:before="240" w:after="240"/>
        <w:outlineLvl w:val="1"/>
        <w:rPr>
          <w:rFonts w:eastAsia="Arial"/>
          <w:b/>
          <w:bCs/>
          <w:vanish/>
          <w:spacing w:val="-2"/>
          <w:lang w:val="ru-RU"/>
        </w:rPr>
      </w:pPr>
      <w:bookmarkStart w:id="1122" w:name="_Toc180569202"/>
      <w:bookmarkStart w:id="1123" w:name="_Toc180569507"/>
      <w:bookmarkStart w:id="1124" w:name="_Toc180595781"/>
      <w:bookmarkStart w:id="1125" w:name="_Toc180678336"/>
      <w:bookmarkStart w:id="1126" w:name="_Toc180731267"/>
      <w:bookmarkStart w:id="1127" w:name="_Toc180850537"/>
      <w:bookmarkStart w:id="1128" w:name="_Toc180850698"/>
      <w:bookmarkStart w:id="1129" w:name="_Toc184446678"/>
      <w:bookmarkStart w:id="1130" w:name="_Toc184447807"/>
      <w:bookmarkStart w:id="1131" w:name="_Toc185270494"/>
      <w:bookmarkStart w:id="1132" w:name="_Toc186183674"/>
      <w:bookmarkStart w:id="1133" w:name="_Toc189818242"/>
      <w:bookmarkStart w:id="1134" w:name="_Toc190940209"/>
      <w:bookmarkStart w:id="1135" w:name="_Toc190940373"/>
      <w:bookmarkStart w:id="1136" w:name="_Toc194591457"/>
      <w:bookmarkStart w:id="1137" w:name="_Toc205358966"/>
      <w:bookmarkStart w:id="1138" w:name="_Toc205359830"/>
      <w:bookmarkStart w:id="1139" w:name="_Toc205628144"/>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p>
    <w:p w14:paraId="737C451C" w14:textId="77777777" w:rsidR="006D562D" w:rsidRPr="00695561" w:rsidRDefault="006D562D">
      <w:pPr>
        <w:pStyle w:val="ListParagraph"/>
        <w:numPr>
          <w:ilvl w:val="1"/>
          <w:numId w:val="76"/>
        </w:numPr>
        <w:tabs>
          <w:tab w:val="left" w:pos="591"/>
        </w:tabs>
        <w:spacing w:before="240" w:after="240"/>
        <w:outlineLvl w:val="1"/>
        <w:rPr>
          <w:rFonts w:eastAsia="Arial"/>
          <w:b/>
          <w:bCs/>
          <w:vanish/>
          <w:spacing w:val="-2"/>
          <w:lang w:val="ru-RU"/>
        </w:rPr>
      </w:pPr>
      <w:bookmarkStart w:id="1140" w:name="_Toc180569203"/>
      <w:bookmarkStart w:id="1141" w:name="_Toc180569508"/>
      <w:bookmarkStart w:id="1142" w:name="_Toc180595782"/>
      <w:bookmarkStart w:id="1143" w:name="_Toc180678337"/>
      <w:bookmarkStart w:id="1144" w:name="_Toc180731268"/>
      <w:bookmarkStart w:id="1145" w:name="_Toc180850538"/>
      <w:bookmarkStart w:id="1146" w:name="_Toc180850699"/>
      <w:bookmarkStart w:id="1147" w:name="_Toc184446679"/>
      <w:bookmarkStart w:id="1148" w:name="_Toc184447808"/>
      <w:bookmarkStart w:id="1149" w:name="_Toc185270495"/>
      <w:bookmarkStart w:id="1150" w:name="_Toc186183675"/>
      <w:bookmarkStart w:id="1151" w:name="_Toc189818243"/>
      <w:bookmarkStart w:id="1152" w:name="_Toc190940210"/>
      <w:bookmarkStart w:id="1153" w:name="_Toc190940374"/>
      <w:bookmarkStart w:id="1154" w:name="_Toc194591458"/>
      <w:bookmarkStart w:id="1155" w:name="_Toc205358967"/>
      <w:bookmarkStart w:id="1156" w:name="_Toc205359831"/>
      <w:bookmarkStart w:id="1157" w:name="_Toc205628145"/>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p>
    <w:p w14:paraId="61D407DE" w14:textId="77777777" w:rsidR="006D562D" w:rsidRPr="00695561" w:rsidRDefault="006D562D">
      <w:pPr>
        <w:pStyle w:val="ListParagraph"/>
        <w:numPr>
          <w:ilvl w:val="1"/>
          <w:numId w:val="76"/>
        </w:numPr>
        <w:tabs>
          <w:tab w:val="left" w:pos="591"/>
        </w:tabs>
        <w:spacing w:before="240" w:after="240"/>
        <w:outlineLvl w:val="1"/>
        <w:rPr>
          <w:rFonts w:eastAsia="Arial"/>
          <w:b/>
          <w:bCs/>
          <w:vanish/>
          <w:spacing w:val="-2"/>
          <w:lang w:val="ru-RU"/>
        </w:rPr>
      </w:pPr>
      <w:bookmarkStart w:id="1158" w:name="_Toc180569204"/>
      <w:bookmarkStart w:id="1159" w:name="_Toc180569509"/>
      <w:bookmarkStart w:id="1160" w:name="_Toc180595783"/>
      <w:bookmarkStart w:id="1161" w:name="_Toc180678338"/>
      <w:bookmarkStart w:id="1162" w:name="_Toc180731269"/>
      <w:bookmarkStart w:id="1163" w:name="_Toc180850539"/>
      <w:bookmarkStart w:id="1164" w:name="_Toc180850700"/>
      <w:bookmarkStart w:id="1165" w:name="_Toc184446680"/>
      <w:bookmarkStart w:id="1166" w:name="_Toc184447809"/>
      <w:bookmarkStart w:id="1167" w:name="_Toc185270496"/>
      <w:bookmarkStart w:id="1168" w:name="_Toc186183676"/>
      <w:bookmarkStart w:id="1169" w:name="_Toc189818244"/>
      <w:bookmarkStart w:id="1170" w:name="_Toc190940211"/>
      <w:bookmarkStart w:id="1171" w:name="_Toc190940375"/>
      <w:bookmarkStart w:id="1172" w:name="_Toc194591459"/>
      <w:bookmarkStart w:id="1173" w:name="_Toc205358968"/>
      <w:bookmarkStart w:id="1174" w:name="_Toc205359832"/>
      <w:bookmarkStart w:id="1175" w:name="_Toc205628146"/>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p>
    <w:p w14:paraId="67ECFB88" w14:textId="77777777" w:rsidR="006D562D" w:rsidRPr="00695561" w:rsidRDefault="006D562D">
      <w:pPr>
        <w:pStyle w:val="ListParagraph"/>
        <w:numPr>
          <w:ilvl w:val="1"/>
          <w:numId w:val="76"/>
        </w:numPr>
        <w:tabs>
          <w:tab w:val="left" w:pos="591"/>
        </w:tabs>
        <w:spacing w:before="240" w:after="240"/>
        <w:outlineLvl w:val="1"/>
        <w:rPr>
          <w:rFonts w:eastAsia="Arial"/>
          <w:b/>
          <w:bCs/>
          <w:vanish/>
          <w:spacing w:val="-2"/>
          <w:lang w:val="ru-RU"/>
        </w:rPr>
      </w:pPr>
      <w:bookmarkStart w:id="1176" w:name="_Toc180569205"/>
      <w:bookmarkStart w:id="1177" w:name="_Toc180569510"/>
      <w:bookmarkStart w:id="1178" w:name="_Toc180595784"/>
      <w:bookmarkStart w:id="1179" w:name="_Toc180678339"/>
      <w:bookmarkStart w:id="1180" w:name="_Toc180731270"/>
      <w:bookmarkStart w:id="1181" w:name="_Toc180850540"/>
      <w:bookmarkStart w:id="1182" w:name="_Toc180850701"/>
      <w:bookmarkStart w:id="1183" w:name="_Toc184446681"/>
      <w:bookmarkStart w:id="1184" w:name="_Toc184447810"/>
      <w:bookmarkStart w:id="1185" w:name="_Toc185270497"/>
      <w:bookmarkStart w:id="1186" w:name="_Toc186183677"/>
      <w:bookmarkStart w:id="1187" w:name="_Toc189818245"/>
      <w:bookmarkStart w:id="1188" w:name="_Toc190940212"/>
      <w:bookmarkStart w:id="1189" w:name="_Toc190940376"/>
      <w:bookmarkStart w:id="1190" w:name="_Toc194591460"/>
      <w:bookmarkStart w:id="1191" w:name="_Toc205358969"/>
      <w:bookmarkStart w:id="1192" w:name="_Toc205359833"/>
      <w:bookmarkStart w:id="1193" w:name="_Toc205628147"/>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p>
    <w:p w14:paraId="3B52E1A4" w14:textId="77777777" w:rsidR="006D562D" w:rsidRPr="00695561" w:rsidRDefault="006D562D">
      <w:pPr>
        <w:pStyle w:val="ListParagraph"/>
        <w:numPr>
          <w:ilvl w:val="1"/>
          <w:numId w:val="76"/>
        </w:numPr>
        <w:tabs>
          <w:tab w:val="left" w:pos="591"/>
        </w:tabs>
        <w:spacing w:before="240" w:after="240"/>
        <w:outlineLvl w:val="1"/>
        <w:rPr>
          <w:rFonts w:eastAsia="Arial"/>
          <w:b/>
          <w:bCs/>
          <w:vanish/>
          <w:spacing w:val="-2"/>
          <w:lang w:val="ru-RU"/>
        </w:rPr>
      </w:pPr>
      <w:bookmarkStart w:id="1194" w:name="_Toc180569206"/>
      <w:bookmarkStart w:id="1195" w:name="_Toc180569511"/>
      <w:bookmarkStart w:id="1196" w:name="_Toc180595785"/>
      <w:bookmarkStart w:id="1197" w:name="_Toc180678340"/>
      <w:bookmarkStart w:id="1198" w:name="_Toc180731271"/>
      <w:bookmarkStart w:id="1199" w:name="_Toc180850541"/>
      <w:bookmarkStart w:id="1200" w:name="_Toc180850702"/>
      <w:bookmarkStart w:id="1201" w:name="_Toc184446682"/>
      <w:bookmarkStart w:id="1202" w:name="_Toc184447811"/>
      <w:bookmarkStart w:id="1203" w:name="_Toc185270498"/>
      <w:bookmarkStart w:id="1204" w:name="_Toc186183678"/>
      <w:bookmarkStart w:id="1205" w:name="_Toc189818246"/>
      <w:bookmarkStart w:id="1206" w:name="_Toc190940213"/>
      <w:bookmarkStart w:id="1207" w:name="_Toc190940377"/>
      <w:bookmarkStart w:id="1208" w:name="_Toc194591461"/>
      <w:bookmarkStart w:id="1209" w:name="_Toc205358970"/>
      <w:bookmarkStart w:id="1210" w:name="_Toc205359834"/>
      <w:bookmarkStart w:id="1211" w:name="_Toc205628148"/>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p>
    <w:p w14:paraId="28FC1D94" w14:textId="77777777" w:rsidR="006D562D" w:rsidRPr="00695561" w:rsidRDefault="006D562D">
      <w:pPr>
        <w:pStyle w:val="ListParagraph"/>
        <w:numPr>
          <w:ilvl w:val="1"/>
          <w:numId w:val="76"/>
        </w:numPr>
        <w:tabs>
          <w:tab w:val="left" w:pos="591"/>
        </w:tabs>
        <w:spacing w:before="240" w:after="240"/>
        <w:outlineLvl w:val="1"/>
        <w:rPr>
          <w:rFonts w:eastAsia="Arial"/>
          <w:b/>
          <w:bCs/>
          <w:vanish/>
          <w:spacing w:val="-2"/>
          <w:lang w:val="ru-RU"/>
        </w:rPr>
      </w:pPr>
      <w:bookmarkStart w:id="1212" w:name="_Toc180569207"/>
      <w:bookmarkStart w:id="1213" w:name="_Toc180569512"/>
      <w:bookmarkStart w:id="1214" w:name="_Toc180595786"/>
      <w:bookmarkStart w:id="1215" w:name="_Toc180678341"/>
      <w:bookmarkStart w:id="1216" w:name="_Toc180731272"/>
      <w:bookmarkStart w:id="1217" w:name="_Toc180850542"/>
      <w:bookmarkStart w:id="1218" w:name="_Toc180850703"/>
      <w:bookmarkStart w:id="1219" w:name="_Toc184446683"/>
      <w:bookmarkStart w:id="1220" w:name="_Toc184447812"/>
      <w:bookmarkStart w:id="1221" w:name="_Toc185270499"/>
      <w:bookmarkStart w:id="1222" w:name="_Toc186183679"/>
      <w:bookmarkStart w:id="1223" w:name="_Toc189818247"/>
      <w:bookmarkStart w:id="1224" w:name="_Toc190940214"/>
      <w:bookmarkStart w:id="1225" w:name="_Toc190940378"/>
      <w:bookmarkStart w:id="1226" w:name="_Toc194591462"/>
      <w:bookmarkStart w:id="1227" w:name="_Toc205358971"/>
      <w:bookmarkStart w:id="1228" w:name="_Toc205359835"/>
      <w:bookmarkStart w:id="1229" w:name="_Toc205628149"/>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p>
    <w:p w14:paraId="1B68E5D0" w14:textId="77777777" w:rsidR="006D562D" w:rsidRPr="00695561" w:rsidRDefault="006D562D">
      <w:pPr>
        <w:pStyle w:val="ListParagraph"/>
        <w:numPr>
          <w:ilvl w:val="1"/>
          <w:numId w:val="76"/>
        </w:numPr>
        <w:tabs>
          <w:tab w:val="left" w:pos="591"/>
        </w:tabs>
        <w:spacing w:before="240" w:after="240"/>
        <w:outlineLvl w:val="1"/>
        <w:rPr>
          <w:rFonts w:eastAsia="Arial"/>
          <w:b/>
          <w:bCs/>
          <w:vanish/>
          <w:spacing w:val="-2"/>
          <w:lang w:val="ru-RU"/>
        </w:rPr>
      </w:pPr>
      <w:bookmarkStart w:id="1230" w:name="_Toc180569208"/>
      <w:bookmarkStart w:id="1231" w:name="_Toc180569513"/>
      <w:bookmarkStart w:id="1232" w:name="_Toc180595787"/>
      <w:bookmarkStart w:id="1233" w:name="_Toc180678342"/>
      <w:bookmarkStart w:id="1234" w:name="_Toc180731273"/>
      <w:bookmarkStart w:id="1235" w:name="_Toc180850543"/>
      <w:bookmarkStart w:id="1236" w:name="_Toc180850704"/>
      <w:bookmarkStart w:id="1237" w:name="_Toc184446684"/>
      <w:bookmarkStart w:id="1238" w:name="_Toc184447813"/>
      <w:bookmarkStart w:id="1239" w:name="_Toc185270500"/>
      <w:bookmarkStart w:id="1240" w:name="_Toc186183680"/>
      <w:bookmarkStart w:id="1241" w:name="_Toc189818248"/>
      <w:bookmarkStart w:id="1242" w:name="_Toc190940215"/>
      <w:bookmarkStart w:id="1243" w:name="_Toc190940379"/>
      <w:bookmarkStart w:id="1244" w:name="_Toc194591463"/>
      <w:bookmarkStart w:id="1245" w:name="_Toc205358972"/>
      <w:bookmarkStart w:id="1246" w:name="_Toc205359836"/>
      <w:bookmarkStart w:id="1247" w:name="_Toc205628150"/>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p>
    <w:p w14:paraId="4F6B16F5" w14:textId="77777777" w:rsidR="006D562D" w:rsidRPr="00695561" w:rsidRDefault="006D562D">
      <w:pPr>
        <w:pStyle w:val="ListParagraph"/>
        <w:numPr>
          <w:ilvl w:val="1"/>
          <w:numId w:val="76"/>
        </w:numPr>
        <w:tabs>
          <w:tab w:val="left" w:pos="591"/>
        </w:tabs>
        <w:spacing w:before="240" w:after="240"/>
        <w:outlineLvl w:val="1"/>
        <w:rPr>
          <w:rFonts w:eastAsia="Arial"/>
          <w:b/>
          <w:bCs/>
          <w:vanish/>
          <w:spacing w:val="-2"/>
          <w:lang w:val="ru-RU"/>
        </w:rPr>
      </w:pPr>
      <w:bookmarkStart w:id="1248" w:name="_Toc180569209"/>
      <w:bookmarkStart w:id="1249" w:name="_Toc180569514"/>
      <w:bookmarkStart w:id="1250" w:name="_Toc180595788"/>
      <w:bookmarkStart w:id="1251" w:name="_Toc180678343"/>
      <w:bookmarkStart w:id="1252" w:name="_Toc180731274"/>
      <w:bookmarkStart w:id="1253" w:name="_Toc180850544"/>
      <w:bookmarkStart w:id="1254" w:name="_Toc180850705"/>
      <w:bookmarkStart w:id="1255" w:name="_Toc184446685"/>
      <w:bookmarkStart w:id="1256" w:name="_Toc184447814"/>
      <w:bookmarkStart w:id="1257" w:name="_Toc185270501"/>
      <w:bookmarkStart w:id="1258" w:name="_Toc186183681"/>
      <w:bookmarkStart w:id="1259" w:name="_Toc189818249"/>
      <w:bookmarkStart w:id="1260" w:name="_Toc190940216"/>
      <w:bookmarkStart w:id="1261" w:name="_Toc190940380"/>
      <w:bookmarkStart w:id="1262" w:name="_Toc194591464"/>
      <w:bookmarkStart w:id="1263" w:name="_Toc205358973"/>
      <w:bookmarkStart w:id="1264" w:name="_Toc205359837"/>
      <w:bookmarkStart w:id="1265" w:name="_Toc205628151"/>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p>
    <w:p w14:paraId="2E256C05" w14:textId="77777777" w:rsidR="006D562D" w:rsidRPr="00695561" w:rsidRDefault="006D562D">
      <w:pPr>
        <w:pStyle w:val="ListParagraph"/>
        <w:numPr>
          <w:ilvl w:val="1"/>
          <w:numId w:val="76"/>
        </w:numPr>
        <w:tabs>
          <w:tab w:val="left" w:pos="591"/>
        </w:tabs>
        <w:spacing w:before="240" w:after="240"/>
        <w:outlineLvl w:val="1"/>
        <w:rPr>
          <w:rFonts w:eastAsia="Arial"/>
          <w:b/>
          <w:bCs/>
          <w:vanish/>
          <w:spacing w:val="-2"/>
          <w:lang w:val="ru-RU"/>
        </w:rPr>
      </w:pPr>
      <w:bookmarkStart w:id="1266" w:name="_Toc180569210"/>
      <w:bookmarkStart w:id="1267" w:name="_Toc180569515"/>
      <w:bookmarkStart w:id="1268" w:name="_Toc180595789"/>
      <w:bookmarkStart w:id="1269" w:name="_Toc180678344"/>
      <w:bookmarkStart w:id="1270" w:name="_Toc180731275"/>
      <w:bookmarkStart w:id="1271" w:name="_Toc180850545"/>
      <w:bookmarkStart w:id="1272" w:name="_Toc180850706"/>
      <w:bookmarkStart w:id="1273" w:name="_Toc184446686"/>
      <w:bookmarkStart w:id="1274" w:name="_Toc184447815"/>
      <w:bookmarkStart w:id="1275" w:name="_Toc185270502"/>
      <w:bookmarkStart w:id="1276" w:name="_Toc186183682"/>
      <w:bookmarkStart w:id="1277" w:name="_Toc189818250"/>
      <w:bookmarkStart w:id="1278" w:name="_Toc190940217"/>
      <w:bookmarkStart w:id="1279" w:name="_Toc190940381"/>
      <w:bookmarkStart w:id="1280" w:name="_Toc194591465"/>
      <w:bookmarkStart w:id="1281" w:name="_Toc205358974"/>
      <w:bookmarkStart w:id="1282" w:name="_Toc205359838"/>
      <w:bookmarkStart w:id="1283" w:name="_Toc205628152"/>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p>
    <w:p w14:paraId="107E632D" w14:textId="02F01534" w:rsidR="006D562D" w:rsidRPr="008603EC" w:rsidRDefault="007A6EE1" w:rsidP="00FE15D1">
      <w:pPr>
        <w:pStyle w:val="Heading2"/>
        <w:numPr>
          <w:ilvl w:val="1"/>
          <w:numId w:val="76"/>
        </w:numPr>
        <w:spacing w:before="240" w:after="240"/>
        <w:ind w:left="851" w:hanging="709"/>
        <w:rPr>
          <w:sz w:val="22"/>
          <w:szCs w:val="22"/>
        </w:rPr>
      </w:pPr>
      <w:r w:rsidRPr="00695561">
        <w:rPr>
          <w:spacing w:val="-2"/>
          <w:sz w:val="22"/>
          <w:szCs w:val="22"/>
          <w:lang w:val="ru-RU"/>
        </w:rPr>
        <w:t xml:space="preserve">  </w:t>
      </w:r>
      <w:bookmarkStart w:id="1284" w:name="_Toc205628153"/>
      <w:r w:rsidR="00B366FA" w:rsidRPr="008603EC">
        <w:rPr>
          <w:spacing w:val="-2"/>
          <w:sz w:val="22"/>
          <w:szCs w:val="22"/>
        </w:rPr>
        <w:t>Сварные соединения враструб</w:t>
      </w:r>
      <w:bookmarkEnd w:id="1284"/>
    </w:p>
    <w:p w14:paraId="5BAF7EDA" w14:textId="08B408C4" w:rsidR="006D562D" w:rsidRPr="009D0D8A" w:rsidRDefault="006D562D" w:rsidP="00161C2C">
      <w:pPr>
        <w:pStyle w:val="BodyText"/>
        <w:spacing w:before="120"/>
        <w:ind w:left="1134" w:hanging="425"/>
        <w:rPr>
          <w:color w:val="333333"/>
          <w:spacing w:val="-2"/>
          <w:sz w:val="22"/>
          <w:szCs w:val="22"/>
          <w:lang w:val="ru-RU"/>
        </w:rPr>
      </w:pPr>
      <w:r w:rsidRPr="00DF6AB5">
        <w:rPr>
          <w:b/>
          <w:sz w:val="22"/>
          <w:szCs w:val="22"/>
          <w:lang w:val="ru-RU"/>
          <w:rPrChange w:id="1285" w:author="Marchenko, Sergey [Tengizchevroil]" w:date="2025-08-07T15:37:00Z" w16du:dateUtc="2025-08-07T10:37:00Z">
            <w:rPr>
              <w:b/>
              <w:sz w:val="22"/>
              <w:szCs w:val="22"/>
              <w:highlight w:val="yellow"/>
              <w:lang w:val="ru-RU"/>
            </w:rPr>
          </w:rPrChange>
        </w:rPr>
        <w:t>8.12-1</w:t>
      </w:r>
      <w:r w:rsidRPr="00DF6AB5">
        <w:rPr>
          <w:b/>
          <w:spacing w:val="12"/>
          <w:sz w:val="22"/>
          <w:szCs w:val="22"/>
          <w:lang w:val="ru-RU"/>
          <w:rPrChange w:id="1286" w:author="Marchenko, Sergey [Tengizchevroil]" w:date="2025-08-07T15:37:00Z" w16du:dateUtc="2025-08-07T10:37:00Z">
            <w:rPr>
              <w:b/>
              <w:spacing w:val="12"/>
              <w:sz w:val="22"/>
              <w:szCs w:val="22"/>
              <w:highlight w:val="yellow"/>
              <w:lang w:val="ru-RU"/>
            </w:rPr>
          </w:rPrChange>
        </w:rPr>
        <w:t xml:space="preserve"> </w:t>
      </w:r>
      <w:r w:rsidRPr="00DF6AB5">
        <w:rPr>
          <w:b/>
          <w:sz w:val="22"/>
          <w:szCs w:val="22"/>
          <w:lang w:val="ru-RU"/>
          <w:rPrChange w:id="1287" w:author="Marchenko, Sergey [Tengizchevroil]" w:date="2025-08-07T15:37:00Z" w16du:dateUtc="2025-08-07T10:37:00Z">
            <w:rPr>
              <w:b/>
              <w:sz w:val="22"/>
              <w:szCs w:val="22"/>
              <w:highlight w:val="yellow"/>
              <w:lang w:val="ru-RU"/>
            </w:rPr>
          </w:rPrChange>
        </w:rPr>
        <w:t>-</w:t>
      </w:r>
      <w:r w:rsidRPr="00DF6AB5">
        <w:rPr>
          <w:b/>
          <w:spacing w:val="-1"/>
          <w:sz w:val="22"/>
          <w:szCs w:val="22"/>
          <w:lang w:val="ru-RU"/>
          <w:rPrChange w:id="1288" w:author="Marchenko, Sergey [Tengizchevroil]" w:date="2025-08-07T15:37:00Z" w16du:dateUtc="2025-08-07T10:37:00Z">
            <w:rPr>
              <w:b/>
              <w:spacing w:val="-1"/>
              <w:sz w:val="22"/>
              <w:szCs w:val="22"/>
              <w:highlight w:val="yellow"/>
              <w:lang w:val="ru-RU"/>
            </w:rPr>
          </w:rPrChange>
        </w:rPr>
        <w:t xml:space="preserve"> </w:t>
      </w:r>
      <w:r w:rsidR="00BB7380" w:rsidRPr="00DF6AB5">
        <w:rPr>
          <w:color w:val="333333"/>
          <w:spacing w:val="-2"/>
          <w:sz w:val="22"/>
          <w:szCs w:val="22"/>
          <w:lang w:val="ru-RU"/>
          <w:rPrChange w:id="1289" w:author="Marchenko, Sergey [Tengizchevroil]" w:date="2025-08-07T15:37:00Z" w16du:dateUtc="2025-08-07T10:37:00Z">
            <w:rPr>
              <w:color w:val="333333"/>
              <w:spacing w:val="-2"/>
              <w:sz w:val="22"/>
              <w:szCs w:val="22"/>
              <w:highlight w:val="yellow"/>
              <w:lang w:val="ru-RU"/>
            </w:rPr>
          </w:rPrChange>
        </w:rPr>
        <w:t xml:space="preserve">Сварные соединения враструб не следует использовать для коррозионных или </w:t>
      </w:r>
      <w:r w:rsidR="00602110" w:rsidRPr="00DF6AB5">
        <w:rPr>
          <w:color w:val="333333"/>
          <w:spacing w:val="-2"/>
          <w:sz w:val="22"/>
          <w:szCs w:val="22"/>
          <w:lang w:val="ru-RU"/>
          <w:rPrChange w:id="1290" w:author="Marchenko, Sergey [Tengizchevroil]" w:date="2025-08-07T15:37:00Z" w16du:dateUtc="2025-08-07T10:37:00Z">
            <w:rPr>
              <w:color w:val="333333"/>
              <w:spacing w:val="-2"/>
              <w:sz w:val="22"/>
              <w:szCs w:val="22"/>
              <w:highlight w:val="yellow"/>
              <w:lang w:val="ru-RU"/>
            </w:rPr>
          </w:rPrChange>
        </w:rPr>
        <w:t>растрескивающихся</w:t>
      </w:r>
      <w:r w:rsidR="00BB7380" w:rsidRPr="00DF6AB5">
        <w:rPr>
          <w:color w:val="333333"/>
          <w:spacing w:val="-2"/>
          <w:sz w:val="22"/>
          <w:szCs w:val="22"/>
          <w:lang w:val="ru-RU"/>
          <w:rPrChange w:id="1291" w:author="Marchenko, Sergey [Tengizchevroil]" w:date="2025-08-07T15:37:00Z" w16du:dateUtc="2025-08-07T10:37:00Z">
            <w:rPr>
              <w:color w:val="333333"/>
              <w:spacing w:val="-2"/>
              <w:sz w:val="22"/>
              <w:szCs w:val="22"/>
              <w:highlight w:val="yellow"/>
              <w:lang w:val="ru-RU"/>
            </w:rPr>
          </w:rPrChange>
        </w:rPr>
        <w:t xml:space="preserve"> под напряжением условий</w:t>
      </w:r>
      <w:r w:rsidR="00A77208" w:rsidRPr="00DF6AB5">
        <w:rPr>
          <w:color w:val="333333"/>
          <w:spacing w:val="-2"/>
          <w:sz w:val="22"/>
          <w:szCs w:val="22"/>
          <w:lang w:val="ru-RU"/>
          <w:rPrChange w:id="1292" w:author="Marchenko, Sergey [Tengizchevroil]" w:date="2025-08-07T15:37:00Z" w16du:dateUtc="2025-08-07T10:37:00Z">
            <w:rPr>
              <w:color w:val="333333"/>
              <w:spacing w:val="-2"/>
              <w:sz w:val="22"/>
              <w:szCs w:val="22"/>
              <w:highlight w:val="yellow"/>
              <w:lang w:val="ru-RU"/>
            </w:rPr>
          </w:rPrChange>
        </w:rPr>
        <w:t xml:space="preserve"> эксплуатаций</w:t>
      </w:r>
      <w:r w:rsidR="00BB7380" w:rsidRPr="00DF6AB5">
        <w:rPr>
          <w:color w:val="333333"/>
          <w:spacing w:val="-2"/>
          <w:sz w:val="22"/>
          <w:szCs w:val="22"/>
          <w:lang w:val="ru-RU"/>
          <w:rPrChange w:id="1293" w:author="Marchenko, Sergey [Tengizchevroil]" w:date="2025-08-07T15:37:00Z" w16du:dateUtc="2025-08-07T10:37:00Z">
            <w:rPr>
              <w:color w:val="333333"/>
              <w:spacing w:val="-2"/>
              <w:sz w:val="22"/>
              <w:szCs w:val="22"/>
              <w:highlight w:val="yellow"/>
              <w:lang w:val="ru-RU"/>
            </w:rPr>
          </w:rPrChange>
        </w:rPr>
        <w:t>, таких как кислоты, амины, едкие вещества, хлориды и т. д.</w:t>
      </w:r>
    </w:p>
    <w:p w14:paraId="76A2524D" w14:textId="034B08AB" w:rsidR="006D562D" w:rsidRPr="009D0D8A" w:rsidRDefault="006D562D" w:rsidP="00FE15D1">
      <w:pPr>
        <w:pStyle w:val="BodyText"/>
        <w:spacing w:before="120" w:after="120"/>
        <w:ind w:left="1134" w:hanging="425"/>
        <w:rPr>
          <w:color w:val="333333"/>
          <w:spacing w:val="-2"/>
          <w:sz w:val="22"/>
          <w:szCs w:val="22"/>
          <w:lang w:val="ru-RU"/>
        </w:rPr>
      </w:pPr>
      <w:r w:rsidRPr="009D0D8A">
        <w:rPr>
          <w:b/>
          <w:sz w:val="22"/>
          <w:szCs w:val="22"/>
          <w:lang w:val="ru-RU"/>
        </w:rPr>
        <w:t>8.12-2</w:t>
      </w:r>
      <w:r w:rsidRPr="009D0D8A">
        <w:rPr>
          <w:b/>
          <w:spacing w:val="11"/>
          <w:sz w:val="22"/>
          <w:szCs w:val="22"/>
          <w:lang w:val="ru-RU"/>
        </w:rPr>
        <w:t xml:space="preserve"> </w:t>
      </w:r>
      <w:r w:rsidRPr="009D0D8A">
        <w:rPr>
          <w:b/>
          <w:sz w:val="22"/>
          <w:szCs w:val="22"/>
          <w:lang w:val="ru-RU"/>
        </w:rPr>
        <w:t>-</w:t>
      </w:r>
      <w:r w:rsidRPr="009D0D8A">
        <w:rPr>
          <w:b/>
          <w:spacing w:val="-1"/>
          <w:sz w:val="22"/>
          <w:szCs w:val="22"/>
          <w:lang w:val="ru-RU"/>
        </w:rPr>
        <w:t xml:space="preserve"> </w:t>
      </w:r>
      <w:r w:rsidR="00602110" w:rsidRPr="009D0D8A">
        <w:rPr>
          <w:color w:val="333333"/>
          <w:spacing w:val="-2"/>
          <w:sz w:val="22"/>
          <w:szCs w:val="22"/>
          <w:lang w:val="ru-RU"/>
        </w:rPr>
        <w:t>По возможности следует рассмотреть стыковые сварные соединения, чтобы минимизировать количество сварных соединений враструб.</w:t>
      </w:r>
    </w:p>
    <w:p w14:paraId="3E0C3B69" w14:textId="67F131EE" w:rsidR="006D562D" w:rsidRPr="009D0D8A" w:rsidRDefault="006D562D" w:rsidP="00FE15D1">
      <w:pPr>
        <w:pStyle w:val="BodyText"/>
        <w:spacing w:before="120" w:after="120"/>
        <w:ind w:left="1134" w:hanging="425"/>
        <w:rPr>
          <w:color w:val="333333"/>
          <w:spacing w:val="-2"/>
          <w:sz w:val="22"/>
          <w:szCs w:val="22"/>
          <w:lang w:val="ru-RU"/>
        </w:rPr>
      </w:pPr>
      <w:r w:rsidRPr="009D0D8A">
        <w:rPr>
          <w:b/>
          <w:sz w:val="22"/>
          <w:szCs w:val="22"/>
          <w:lang w:val="ru-RU"/>
        </w:rPr>
        <w:t>8.12-3</w:t>
      </w:r>
      <w:r w:rsidRPr="009D0D8A">
        <w:rPr>
          <w:b/>
          <w:spacing w:val="13"/>
          <w:sz w:val="22"/>
          <w:szCs w:val="22"/>
          <w:lang w:val="ru-RU"/>
        </w:rPr>
        <w:t xml:space="preserve"> </w:t>
      </w:r>
      <w:r w:rsidRPr="009D0D8A">
        <w:rPr>
          <w:b/>
          <w:sz w:val="22"/>
          <w:szCs w:val="22"/>
          <w:lang w:val="ru-RU"/>
        </w:rPr>
        <w:t xml:space="preserve">- </w:t>
      </w:r>
      <w:r w:rsidR="00732DC6" w:rsidRPr="009D0D8A">
        <w:rPr>
          <w:color w:val="333333"/>
          <w:spacing w:val="-2"/>
          <w:sz w:val="22"/>
          <w:szCs w:val="22"/>
          <w:lang w:val="ru-RU"/>
        </w:rPr>
        <w:t xml:space="preserve">Подготовка и сварка должны соответствовать описанию разделов 328.4 и 328.5 </w:t>
      </w:r>
      <w:r w:rsidR="00732DC6" w:rsidRPr="009D0D8A">
        <w:rPr>
          <w:color w:val="333333"/>
          <w:spacing w:val="-2"/>
          <w:sz w:val="22"/>
          <w:szCs w:val="22"/>
        </w:rPr>
        <w:t>ASME</w:t>
      </w:r>
      <w:r w:rsidR="00732DC6" w:rsidRPr="009D0D8A">
        <w:rPr>
          <w:color w:val="333333"/>
          <w:spacing w:val="-2"/>
          <w:sz w:val="22"/>
          <w:szCs w:val="22"/>
          <w:lang w:val="ru-RU"/>
        </w:rPr>
        <w:t xml:space="preserve"> </w:t>
      </w:r>
      <w:r w:rsidR="00732DC6" w:rsidRPr="009D0D8A">
        <w:rPr>
          <w:color w:val="333333"/>
          <w:spacing w:val="-2"/>
          <w:sz w:val="22"/>
          <w:szCs w:val="22"/>
        </w:rPr>
        <w:t>B</w:t>
      </w:r>
      <w:r w:rsidR="00732DC6" w:rsidRPr="009D0D8A">
        <w:rPr>
          <w:color w:val="333333"/>
          <w:spacing w:val="-2"/>
          <w:sz w:val="22"/>
          <w:szCs w:val="22"/>
          <w:lang w:val="ru-RU"/>
        </w:rPr>
        <w:t>31.3 и</w:t>
      </w:r>
      <w:r w:rsidR="00EC5C31" w:rsidRPr="009D0D8A">
        <w:rPr>
          <w:color w:val="333333"/>
          <w:spacing w:val="-2"/>
          <w:sz w:val="22"/>
          <w:szCs w:val="22"/>
          <w:lang w:val="ru-RU"/>
        </w:rPr>
        <w:t xml:space="preserve"> требованиям</w:t>
      </w:r>
      <w:r w:rsidR="00732DC6" w:rsidRPr="009D0D8A">
        <w:rPr>
          <w:color w:val="333333"/>
          <w:spacing w:val="-2"/>
          <w:sz w:val="22"/>
          <w:szCs w:val="22"/>
          <w:lang w:val="ru-RU"/>
        </w:rPr>
        <w:t xml:space="preserve"> настоящей</w:t>
      </w:r>
      <w:r w:rsidR="00CA0A4D" w:rsidRPr="009D0D8A">
        <w:rPr>
          <w:color w:val="333333"/>
          <w:spacing w:val="-2"/>
          <w:sz w:val="22"/>
          <w:szCs w:val="22"/>
          <w:lang w:val="ru-RU"/>
        </w:rPr>
        <w:t xml:space="preserve"> </w:t>
      </w:r>
      <w:r w:rsidR="00732DC6" w:rsidRPr="009D0D8A">
        <w:rPr>
          <w:color w:val="333333"/>
          <w:spacing w:val="-2"/>
          <w:sz w:val="22"/>
          <w:szCs w:val="22"/>
          <w:lang w:val="ru-RU"/>
        </w:rPr>
        <w:t>спецификации.</w:t>
      </w:r>
    </w:p>
    <w:p w14:paraId="75DC34BA" w14:textId="484A1725" w:rsidR="006D562D" w:rsidRPr="009D0D8A" w:rsidRDefault="006D562D" w:rsidP="00FE15D1">
      <w:pPr>
        <w:pStyle w:val="BodyText"/>
        <w:spacing w:before="120" w:after="120"/>
        <w:ind w:left="1134" w:hanging="425"/>
        <w:rPr>
          <w:color w:val="333333"/>
          <w:spacing w:val="-2"/>
          <w:sz w:val="22"/>
          <w:szCs w:val="22"/>
          <w:lang w:val="ru-RU"/>
        </w:rPr>
      </w:pPr>
      <w:r w:rsidRPr="009D0D8A">
        <w:rPr>
          <w:b/>
          <w:sz w:val="22"/>
          <w:szCs w:val="22"/>
          <w:lang w:val="ru-RU"/>
        </w:rPr>
        <w:t>8.12-4</w:t>
      </w:r>
      <w:r w:rsidRPr="009D0D8A">
        <w:rPr>
          <w:b/>
          <w:spacing w:val="13"/>
          <w:sz w:val="22"/>
          <w:szCs w:val="22"/>
          <w:lang w:val="ru-RU"/>
        </w:rPr>
        <w:t xml:space="preserve"> </w:t>
      </w:r>
      <w:r w:rsidRPr="009D0D8A">
        <w:rPr>
          <w:b/>
          <w:sz w:val="22"/>
          <w:szCs w:val="22"/>
          <w:lang w:val="ru-RU"/>
        </w:rPr>
        <w:t xml:space="preserve">- </w:t>
      </w:r>
      <w:r w:rsidR="00FA627F" w:rsidRPr="009D0D8A">
        <w:rPr>
          <w:color w:val="333333"/>
          <w:spacing w:val="-2"/>
          <w:sz w:val="22"/>
          <w:szCs w:val="22"/>
          <w:lang w:val="ru-RU"/>
        </w:rPr>
        <w:t>Сварные соединения враструб подвержены усталостному растрескиванию при циклических и вибрационных условиях. Трубопроводы и соединения малого диаметра более подвержены усталостному растрескиванию.</w:t>
      </w:r>
    </w:p>
    <w:p w14:paraId="6FD1326B" w14:textId="067CBB5A" w:rsidR="006D562D" w:rsidRPr="009D0D8A" w:rsidRDefault="006D562D" w:rsidP="00FE15D1">
      <w:pPr>
        <w:pStyle w:val="BodyText"/>
        <w:spacing w:before="120" w:after="120"/>
        <w:ind w:left="1134" w:hanging="425"/>
        <w:rPr>
          <w:color w:val="333333"/>
          <w:spacing w:val="-2"/>
          <w:sz w:val="22"/>
          <w:szCs w:val="22"/>
          <w:lang w:val="ru-RU"/>
        </w:rPr>
      </w:pPr>
      <w:r w:rsidRPr="009D0D8A">
        <w:rPr>
          <w:b/>
          <w:sz w:val="22"/>
          <w:szCs w:val="22"/>
          <w:lang w:val="ru-RU"/>
        </w:rPr>
        <w:t>8.12-5</w:t>
      </w:r>
      <w:r w:rsidRPr="009D0D8A">
        <w:rPr>
          <w:b/>
          <w:spacing w:val="13"/>
          <w:sz w:val="22"/>
          <w:szCs w:val="22"/>
          <w:lang w:val="ru-RU"/>
        </w:rPr>
        <w:t xml:space="preserve"> </w:t>
      </w:r>
      <w:r w:rsidRPr="009D0D8A">
        <w:rPr>
          <w:b/>
          <w:sz w:val="22"/>
          <w:szCs w:val="22"/>
          <w:lang w:val="ru-RU"/>
        </w:rPr>
        <w:t xml:space="preserve">- </w:t>
      </w:r>
      <w:r w:rsidR="003545E1" w:rsidRPr="009D0D8A">
        <w:rPr>
          <w:color w:val="333333"/>
          <w:spacing w:val="-2"/>
          <w:sz w:val="22"/>
          <w:szCs w:val="22"/>
          <w:lang w:val="ru-RU"/>
        </w:rPr>
        <w:t>Особое внимание следует уделять соединениям враструб при проектировании ответвлений, чтобы обеспечить</w:t>
      </w:r>
      <w:r w:rsidR="007E3882" w:rsidRPr="009D0D8A">
        <w:rPr>
          <w:color w:val="333333"/>
          <w:spacing w:val="-2"/>
          <w:sz w:val="22"/>
          <w:szCs w:val="22"/>
          <w:lang w:val="ru-RU"/>
        </w:rPr>
        <w:t xml:space="preserve"> </w:t>
      </w:r>
      <w:r w:rsidR="00E97AA0" w:rsidRPr="009D0D8A">
        <w:rPr>
          <w:color w:val="333333"/>
          <w:spacing w:val="-2"/>
          <w:sz w:val="22"/>
          <w:szCs w:val="22"/>
          <w:lang w:val="ru-RU"/>
        </w:rPr>
        <w:t xml:space="preserve">надлежащую </w:t>
      </w:r>
      <w:r w:rsidR="004533EC" w:rsidRPr="009D0D8A">
        <w:rPr>
          <w:color w:val="333333"/>
          <w:spacing w:val="-2"/>
          <w:sz w:val="22"/>
          <w:szCs w:val="22"/>
          <w:lang w:val="ru-RU"/>
        </w:rPr>
        <w:t>опору и</w:t>
      </w:r>
      <w:r w:rsidR="0014052A" w:rsidRPr="009D0D8A">
        <w:rPr>
          <w:color w:val="333333"/>
          <w:spacing w:val="-2"/>
          <w:sz w:val="22"/>
          <w:szCs w:val="22"/>
          <w:lang w:val="ru-RU"/>
        </w:rPr>
        <w:t xml:space="preserve"> применение распорок</w:t>
      </w:r>
      <w:r w:rsidR="003545E1" w:rsidRPr="009D0D8A">
        <w:rPr>
          <w:color w:val="333333"/>
          <w:spacing w:val="-2"/>
          <w:sz w:val="22"/>
          <w:szCs w:val="22"/>
          <w:lang w:val="ru-RU"/>
        </w:rPr>
        <w:t xml:space="preserve">. </w:t>
      </w:r>
      <w:r w:rsidR="0014052A" w:rsidRPr="009D0D8A">
        <w:rPr>
          <w:color w:val="333333"/>
          <w:spacing w:val="-2"/>
          <w:sz w:val="22"/>
          <w:szCs w:val="22"/>
          <w:lang w:val="ru-RU"/>
        </w:rPr>
        <w:t xml:space="preserve">Обратитесь к </w:t>
      </w:r>
      <w:r w:rsidR="004533EC" w:rsidRPr="009D0D8A">
        <w:rPr>
          <w:color w:val="333333"/>
          <w:spacing w:val="-2"/>
          <w:sz w:val="22"/>
          <w:szCs w:val="22"/>
          <w:lang w:val="ru-RU"/>
        </w:rPr>
        <w:t>спецификации</w:t>
      </w:r>
      <w:r w:rsidR="003545E1" w:rsidRPr="009D0D8A">
        <w:rPr>
          <w:color w:val="333333"/>
          <w:spacing w:val="-2"/>
          <w:sz w:val="22"/>
          <w:szCs w:val="22"/>
          <w:lang w:val="ru-RU"/>
        </w:rPr>
        <w:t xml:space="preserve">. </w:t>
      </w:r>
      <w:r w:rsidR="003545E1" w:rsidRPr="009D0D8A">
        <w:rPr>
          <w:color w:val="333333"/>
          <w:spacing w:val="-2"/>
          <w:sz w:val="22"/>
          <w:szCs w:val="22"/>
        </w:rPr>
        <w:t>PIM</w:t>
      </w:r>
      <w:r w:rsidR="003545E1" w:rsidRPr="009D0D8A">
        <w:rPr>
          <w:color w:val="333333"/>
          <w:spacing w:val="-2"/>
          <w:sz w:val="22"/>
          <w:szCs w:val="22"/>
          <w:lang w:val="ru-RU"/>
        </w:rPr>
        <w:t>-</w:t>
      </w:r>
      <w:r w:rsidR="003545E1" w:rsidRPr="009D0D8A">
        <w:rPr>
          <w:color w:val="333333"/>
          <w:spacing w:val="-2"/>
          <w:sz w:val="22"/>
          <w:szCs w:val="22"/>
        </w:rPr>
        <w:t>DU</w:t>
      </w:r>
      <w:r w:rsidR="003545E1" w:rsidRPr="009D0D8A">
        <w:rPr>
          <w:color w:val="333333"/>
          <w:spacing w:val="-2"/>
          <w:sz w:val="22"/>
          <w:szCs w:val="22"/>
          <w:lang w:val="ru-RU"/>
        </w:rPr>
        <w:t>-5138-</w:t>
      </w:r>
      <w:r w:rsidR="003545E1" w:rsidRPr="009D0D8A">
        <w:rPr>
          <w:color w:val="333333"/>
          <w:spacing w:val="-2"/>
          <w:sz w:val="22"/>
          <w:szCs w:val="22"/>
        </w:rPr>
        <w:t>TCO</w:t>
      </w:r>
      <w:r w:rsidR="003545E1" w:rsidRPr="009D0D8A">
        <w:rPr>
          <w:color w:val="333333"/>
          <w:spacing w:val="-2"/>
          <w:sz w:val="22"/>
          <w:szCs w:val="22"/>
          <w:lang w:val="ru-RU"/>
        </w:rPr>
        <w:t>.</w:t>
      </w:r>
    </w:p>
    <w:p w14:paraId="1D46E406" w14:textId="02B26DF1" w:rsidR="00604AA5" w:rsidRPr="009D0D8A" w:rsidRDefault="006D562D" w:rsidP="00FE15D1">
      <w:pPr>
        <w:pStyle w:val="BodyText"/>
        <w:spacing w:before="120" w:after="120"/>
        <w:ind w:left="1134" w:hanging="425"/>
        <w:rPr>
          <w:color w:val="333333"/>
          <w:spacing w:val="-2"/>
          <w:sz w:val="22"/>
          <w:szCs w:val="22"/>
          <w:lang w:val="ru-RU"/>
        </w:rPr>
      </w:pPr>
      <w:r w:rsidRPr="009D0D8A">
        <w:rPr>
          <w:b/>
          <w:sz w:val="22"/>
          <w:szCs w:val="22"/>
          <w:lang w:val="ru-RU"/>
        </w:rPr>
        <w:t>8.12-6</w:t>
      </w:r>
      <w:r w:rsidRPr="009D0D8A">
        <w:rPr>
          <w:b/>
          <w:spacing w:val="13"/>
          <w:sz w:val="22"/>
          <w:szCs w:val="22"/>
          <w:lang w:val="ru-RU"/>
        </w:rPr>
        <w:t xml:space="preserve"> </w:t>
      </w:r>
      <w:r w:rsidRPr="009D0D8A">
        <w:rPr>
          <w:b/>
          <w:sz w:val="22"/>
          <w:szCs w:val="22"/>
          <w:lang w:val="ru-RU"/>
        </w:rPr>
        <w:t xml:space="preserve">- </w:t>
      </w:r>
      <w:r w:rsidR="008E3E3F" w:rsidRPr="009D0D8A">
        <w:rPr>
          <w:color w:val="333333"/>
          <w:spacing w:val="-2"/>
          <w:sz w:val="22"/>
          <w:szCs w:val="22"/>
          <w:lang w:val="ru-RU"/>
        </w:rPr>
        <w:t>Сварные соединения разнородных материалов враструб не допускаются.</w:t>
      </w:r>
    </w:p>
    <w:p w14:paraId="04A0F12C" w14:textId="08DB7230" w:rsidR="00EC7A40" w:rsidRPr="000256BD" w:rsidRDefault="00E74247" w:rsidP="0008688B">
      <w:pPr>
        <w:pStyle w:val="Heading1"/>
        <w:numPr>
          <w:ilvl w:val="0"/>
          <w:numId w:val="68"/>
        </w:numPr>
        <w:spacing w:before="240" w:after="240"/>
        <w:ind w:left="709" w:hanging="709"/>
      </w:pPr>
      <w:bookmarkStart w:id="1294" w:name="_Toc205628154"/>
      <w:r>
        <w:rPr>
          <w:lang w:val="ru-RU"/>
        </w:rPr>
        <w:t>Сварка</w:t>
      </w:r>
      <w:r w:rsidR="00F014AE">
        <w:rPr>
          <w:lang w:val="ru-RU"/>
        </w:rPr>
        <w:t xml:space="preserve"> - </w:t>
      </w:r>
      <w:r>
        <w:rPr>
          <w:lang w:val="ru-RU"/>
        </w:rPr>
        <w:t>общие</w:t>
      </w:r>
      <w:r w:rsidRPr="00E74247">
        <w:t xml:space="preserve"> </w:t>
      </w:r>
      <w:r>
        <w:rPr>
          <w:lang w:val="ru-RU"/>
        </w:rPr>
        <w:t>требования</w:t>
      </w:r>
      <w:bookmarkEnd w:id="1294"/>
    </w:p>
    <w:p w14:paraId="2D50E6B3" w14:textId="5345AE45" w:rsidR="00EC7A40" w:rsidRPr="006C73AE" w:rsidRDefault="00EC7A40" w:rsidP="0008688B">
      <w:pPr>
        <w:pStyle w:val="ListParagraph"/>
        <w:numPr>
          <w:ilvl w:val="1"/>
          <w:numId w:val="70"/>
        </w:numPr>
        <w:ind w:left="1134" w:hanging="425"/>
        <w:rPr>
          <w:lang w:val="ru-RU"/>
        </w:rPr>
      </w:pPr>
      <w:r w:rsidRPr="006C73AE">
        <w:rPr>
          <w:b/>
          <w:lang w:val="ru-RU"/>
        </w:rPr>
        <w:t>-</w:t>
      </w:r>
      <w:r w:rsidR="00CA2ED0" w:rsidRPr="006C73AE">
        <w:rPr>
          <w:lang w:val="ru-RU"/>
        </w:rPr>
        <w:t>З</w:t>
      </w:r>
      <w:r w:rsidR="00A069FC" w:rsidRPr="006C73AE">
        <w:rPr>
          <w:lang w:val="ru-RU"/>
        </w:rPr>
        <w:t>аказчику</w:t>
      </w:r>
      <w:r w:rsidR="00B235B0" w:rsidRPr="006C73AE">
        <w:rPr>
          <w:lang w:val="ru-RU"/>
        </w:rPr>
        <w:t xml:space="preserve"> или его представителю</w:t>
      </w:r>
      <w:r w:rsidR="009B7134" w:rsidRPr="006C73AE">
        <w:rPr>
          <w:lang w:val="ru-RU"/>
        </w:rPr>
        <w:t>,</w:t>
      </w:r>
      <w:r w:rsidR="00B235B0" w:rsidRPr="006C73AE">
        <w:rPr>
          <w:lang w:val="ru-RU"/>
        </w:rPr>
        <w:t xml:space="preserve"> одобренному</w:t>
      </w:r>
      <w:r w:rsidR="00F81280" w:rsidRPr="006C73AE">
        <w:rPr>
          <w:lang w:val="ru-RU"/>
        </w:rPr>
        <w:t xml:space="preserve"> </w:t>
      </w:r>
      <w:r w:rsidR="001B458C" w:rsidRPr="006C73AE">
        <w:rPr>
          <w:lang w:val="ru-RU"/>
        </w:rPr>
        <w:t>заказчик</w:t>
      </w:r>
      <w:r w:rsidR="00C04032" w:rsidRPr="006C73AE">
        <w:rPr>
          <w:lang w:val="ru-RU"/>
        </w:rPr>
        <w:t>ом</w:t>
      </w:r>
      <w:r w:rsidR="00B235B0" w:rsidRPr="006C73AE">
        <w:rPr>
          <w:lang w:val="ru-RU"/>
        </w:rPr>
        <w:t>,</w:t>
      </w:r>
      <w:r w:rsidR="00AB1CED" w:rsidRPr="006C73AE">
        <w:rPr>
          <w:lang w:val="ru-RU"/>
        </w:rPr>
        <w:t xml:space="preserve"> перед началом сварочных работ</w:t>
      </w:r>
      <w:r w:rsidR="00B235B0" w:rsidRPr="006C73AE">
        <w:rPr>
          <w:lang w:val="ru-RU"/>
        </w:rPr>
        <w:t xml:space="preserve"> на рассмотрение и утверждение должны быть представлены:</w:t>
      </w:r>
    </w:p>
    <w:p w14:paraId="406A36C0" w14:textId="6F23BEC6" w:rsidR="00EC7A40" w:rsidRPr="006C73AE" w:rsidRDefault="00C72556" w:rsidP="0008688B">
      <w:pPr>
        <w:pStyle w:val="ListParagraph"/>
        <w:numPr>
          <w:ilvl w:val="2"/>
          <w:numId w:val="70"/>
        </w:numPr>
        <w:spacing w:before="120" w:after="120"/>
        <w:ind w:left="1418" w:hanging="284"/>
      </w:pPr>
      <w:r w:rsidRPr="006C73AE">
        <w:rPr>
          <w:color w:val="333333"/>
          <w:spacing w:val="-2"/>
          <w:position w:val="2"/>
        </w:rPr>
        <w:t xml:space="preserve">Спецификация </w:t>
      </w:r>
      <w:r w:rsidRPr="006C73AE">
        <w:rPr>
          <w:color w:val="333333"/>
          <w:spacing w:val="-2"/>
          <w:position w:val="2"/>
          <w:lang w:val="ru-RU"/>
        </w:rPr>
        <w:t>сварочной</w:t>
      </w:r>
      <w:r w:rsidRPr="006C73AE">
        <w:rPr>
          <w:color w:val="333333"/>
          <w:spacing w:val="-2"/>
          <w:position w:val="2"/>
        </w:rPr>
        <w:t xml:space="preserve"> </w:t>
      </w:r>
      <w:r w:rsidRPr="006C73AE">
        <w:rPr>
          <w:color w:val="333333"/>
          <w:spacing w:val="-2"/>
          <w:position w:val="2"/>
          <w:lang w:val="ru-RU"/>
        </w:rPr>
        <w:t>процедуры</w:t>
      </w:r>
      <w:r w:rsidRPr="006C73AE">
        <w:rPr>
          <w:color w:val="333333"/>
          <w:spacing w:val="-2"/>
          <w:position w:val="2"/>
        </w:rPr>
        <w:t xml:space="preserve"> (WPS)</w:t>
      </w:r>
    </w:p>
    <w:p w14:paraId="45C32C6E" w14:textId="534F9A50" w:rsidR="00EC7A40" w:rsidRPr="006C73AE" w:rsidRDefault="00F26F8A" w:rsidP="0008688B">
      <w:pPr>
        <w:pStyle w:val="ListParagraph"/>
        <w:numPr>
          <w:ilvl w:val="2"/>
          <w:numId w:val="70"/>
        </w:numPr>
        <w:spacing w:before="120" w:after="120"/>
        <w:ind w:left="1418" w:hanging="284"/>
      </w:pPr>
      <w:r w:rsidRPr="006C73AE">
        <w:rPr>
          <w:color w:val="333333"/>
          <w:spacing w:val="-2"/>
          <w:position w:val="2"/>
          <w:lang w:val="ru-RU"/>
        </w:rPr>
        <w:t>Аттестационные документы сварщика</w:t>
      </w:r>
      <w:r w:rsidR="006C7B26" w:rsidRPr="006C73AE">
        <w:rPr>
          <w:color w:val="333333"/>
          <w:spacing w:val="-2"/>
          <w:position w:val="2"/>
        </w:rPr>
        <w:t xml:space="preserve"> (WPQ)</w:t>
      </w:r>
    </w:p>
    <w:p w14:paraId="6B8C5924" w14:textId="2C2C8383" w:rsidR="00EC7A40" w:rsidRPr="006C73AE" w:rsidRDefault="003071A2" w:rsidP="0008688B">
      <w:pPr>
        <w:pStyle w:val="ListParagraph"/>
        <w:numPr>
          <w:ilvl w:val="2"/>
          <w:numId w:val="70"/>
        </w:numPr>
        <w:spacing w:before="120" w:after="120"/>
        <w:ind w:left="1418" w:hanging="284"/>
        <w:rPr>
          <w:lang w:val="ru-RU"/>
        </w:rPr>
      </w:pPr>
      <w:r w:rsidRPr="006C73AE">
        <w:rPr>
          <w:color w:val="333333"/>
          <w:spacing w:val="-2"/>
          <w:position w:val="2"/>
          <w:lang w:val="ru-RU"/>
        </w:rPr>
        <w:t>Протокол аттестации сварочной процедуры</w:t>
      </w:r>
      <w:r w:rsidRPr="006C73AE">
        <w:rPr>
          <w:lang w:val="ru-RU"/>
        </w:rPr>
        <w:t xml:space="preserve"> </w:t>
      </w:r>
      <w:r w:rsidRPr="006C73AE">
        <w:rPr>
          <w:color w:val="333333"/>
          <w:spacing w:val="-2"/>
          <w:position w:val="2"/>
          <w:lang w:val="ru-RU"/>
        </w:rPr>
        <w:t>(</w:t>
      </w:r>
      <w:r w:rsidRPr="006C73AE">
        <w:rPr>
          <w:color w:val="333333"/>
          <w:spacing w:val="-2"/>
          <w:position w:val="2"/>
        </w:rPr>
        <w:t>PQR</w:t>
      </w:r>
      <w:r w:rsidRPr="006C73AE">
        <w:rPr>
          <w:color w:val="333333"/>
          <w:spacing w:val="-2"/>
          <w:position w:val="2"/>
          <w:lang w:val="ru-RU"/>
        </w:rPr>
        <w:t>)</w:t>
      </w:r>
    </w:p>
    <w:p w14:paraId="2A61D21B" w14:textId="63901C42" w:rsidR="006C73AE" w:rsidRPr="006C73AE" w:rsidRDefault="00EC7A40" w:rsidP="0008688B">
      <w:pPr>
        <w:pStyle w:val="ListParagraph"/>
        <w:numPr>
          <w:ilvl w:val="1"/>
          <w:numId w:val="70"/>
        </w:numPr>
        <w:spacing w:after="120"/>
        <w:ind w:left="1134" w:hanging="425"/>
        <w:rPr>
          <w:lang w:val="ru-RU"/>
        </w:rPr>
      </w:pPr>
      <w:r w:rsidRPr="006C73AE">
        <w:rPr>
          <w:b/>
          <w:lang w:val="ru-RU"/>
        </w:rPr>
        <w:t xml:space="preserve">- </w:t>
      </w:r>
      <w:r w:rsidR="00C00292" w:rsidRPr="006C73AE">
        <w:rPr>
          <w:color w:val="333333"/>
          <w:spacing w:val="-5"/>
          <w:lang w:val="ru-RU"/>
        </w:rPr>
        <w:t xml:space="preserve">Сварщики и операторы сварки должны </w:t>
      </w:r>
      <w:r w:rsidR="00AC68A1" w:rsidRPr="006C73AE">
        <w:rPr>
          <w:color w:val="333333"/>
          <w:spacing w:val="-5"/>
          <w:lang w:val="ru-RU"/>
        </w:rPr>
        <w:t>быть аттестованы</w:t>
      </w:r>
      <w:r w:rsidR="008B2E3A" w:rsidRPr="006C73AE">
        <w:rPr>
          <w:color w:val="333333"/>
          <w:spacing w:val="-5"/>
          <w:lang w:val="ru-RU"/>
        </w:rPr>
        <w:t>,</w:t>
      </w:r>
      <w:r w:rsidR="00A8321D" w:rsidRPr="006C73AE">
        <w:rPr>
          <w:color w:val="333333"/>
          <w:spacing w:val="-5"/>
          <w:lang w:val="ru-RU"/>
        </w:rPr>
        <w:t xml:space="preserve"> как минимум</w:t>
      </w:r>
      <w:r w:rsidR="00C00292" w:rsidRPr="006C73AE">
        <w:rPr>
          <w:color w:val="333333"/>
          <w:spacing w:val="-5"/>
          <w:lang w:val="ru-RU"/>
        </w:rPr>
        <w:t xml:space="preserve"> в соответствии с правилами </w:t>
      </w:r>
      <w:r w:rsidR="00C00292" w:rsidRPr="006C73AE">
        <w:rPr>
          <w:color w:val="333333"/>
          <w:spacing w:val="-5"/>
        </w:rPr>
        <w:t>ASME</w:t>
      </w:r>
      <w:r w:rsidR="00C00292" w:rsidRPr="006C73AE">
        <w:rPr>
          <w:color w:val="333333"/>
          <w:spacing w:val="-5"/>
          <w:lang w:val="ru-RU"/>
        </w:rPr>
        <w:t xml:space="preserve"> </w:t>
      </w:r>
      <w:r w:rsidR="00C00292" w:rsidRPr="006C73AE">
        <w:rPr>
          <w:color w:val="333333"/>
          <w:spacing w:val="-5"/>
        </w:rPr>
        <w:t>BPVC</w:t>
      </w:r>
      <w:r w:rsidR="00C00292" w:rsidRPr="006C73AE">
        <w:rPr>
          <w:color w:val="333333"/>
          <w:spacing w:val="-5"/>
          <w:lang w:val="ru-RU"/>
        </w:rPr>
        <w:t xml:space="preserve">, раздел </w:t>
      </w:r>
      <w:r w:rsidR="006C73AE" w:rsidRPr="006C73AE">
        <w:rPr>
          <w:color w:val="333333"/>
          <w:spacing w:val="-5"/>
          <w:lang w:val="ru-RU"/>
        </w:rPr>
        <w:t>IX. Процесс аттестации сварочной процедуры (WPS) и сварщиков должен соответствовать RE-QM-SWP-002.13.</w:t>
      </w:r>
    </w:p>
    <w:p w14:paraId="711CFBBC" w14:textId="54BB4F4A" w:rsidR="007B7706" w:rsidRPr="006C73AE" w:rsidRDefault="007B7706" w:rsidP="0008688B">
      <w:pPr>
        <w:pStyle w:val="BodyText"/>
        <w:spacing w:before="120" w:after="120"/>
        <w:ind w:left="1418" w:hanging="284"/>
        <w:rPr>
          <w:color w:val="333333"/>
          <w:spacing w:val="-5"/>
          <w:sz w:val="22"/>
          <w:szCs w:val="22"/>
          <w:lang w:val="ru-RU"/>
        </w:rPr>
      </w:pPr>
      <w:r w:rsidRPr="006C73AE">
        <w:rPr>
          <w:b/>
          <w:sz w:val="22"/>
          <w:szCs w:val="22"/>
          <w:lang w:val="ru-RU"/>
        </w:rPr>
        <w:t xml:space="preserve">9-2.1 - </w:t>
      </w:r>
      <w:r w:rsidR="000C0F8E" w:rsidRPr="006C73AE">
        <w:rPr>
          <w:color w:val="333333"/>
          <w:spacing w:val="-5"/>
          <w:sz w:val="22"/>
          <w:szCs w:val="22"/>
          <w:lang w:val="ru-RU"/>
        </w:rPr>
        <w:t xml:space="preserve">Для изготовления трубопроводов </w:t>
      </w:r>
      <w:r w:rsidR="00501619" w:rsidRPr="006C73AE">
        <w:rPr>
          <w:color w:val="333333"/>
          <w:spacing w:val="-5"/>
          <w:sz w:val="22"/>
          <w:szCs w:val="22"/>
          <w:lang w:val="ru-RU"/>
        </w:rPr>
        <w:t>полностью</w:t>
      </w:r>
      <w:r w:rsidR="00BA53B4" w:rsidRPr="006C73AE">
        <w:rPr>
          <w:color w:val="333333"/>
          <w:spacing w:val="-5"/>
          <w:sz w:val="22"/>
          <w:szCs w:val="22"/>
          <w:lang w:val="ru-RU"/>
        </w:rPr>
        <w:t xml:space="preserve"> </w:t>
      </w:r>
      <w:r w:rsidR="00501619" w:rsidRPr="006C73AE">
        <w:rPr>
          <w:color w:val="333333"/>
          <w:spacing w:val="-5"/>
          <w:sz w:val="22"/>
          <w:szCs w:val="22"/>
          <w:lang w:val="ru-RU"/>
        </w:rPr>
        <w:t>(целиком</w:t>
      </w:r>
      <w:r w:rsidR="00AA7780" w:rsidRPr="006C73AE">
        <w:rPr>
          <w:color w:val="333333"/>
          <w:spacing w:val="-5"/>
          <w:sz w:val="22"/>
          <w:szCs w:val="22"/>
          <w:lang w:val="ru-RU"/>
        </w:rPr>
        <w:t>)</w:t>
      </w:r>
      <w:r w:rsidR="000C0F8E" w:rsidRPr="006C73AE">
        <w:rPr>
          <w:color w:val="333333"/>
          <w:spacing w:val="-5"/>
          <w:sz w:val="22"/>
          <w:szCs w:val="22"/>
          <w:lang w:val="ru-RU"/>
        </w:rPr>
        <w:t xml:space="preserve"> за пределами Казахстана </w:t>
      </w:r>
      <w:r w:rsidR="00AA7780" w:rsidRPr="006C73AE">
        <w:rPr>
          <w:color w:val="333333"/>
          <w:spacing w:val="-5"/>
          <w:sz w:val="22"/>
          <w:szCs w:val="22"/>
          <w:lang w:val="ru-RU"/>
        </w:rPr>
        <w:t>аттестация</w:t>
      </w:r>
      <w:r w:rsidR="000C0F8E" w:rsidRPr="006C73AE">
        <w:rPr>
          <w:color w:val="333333"/>
          <w:spacing w:val="-5"/>
          <w:sz w:val="22"/>
          <w:szCs w:val="22"/>
          <w:lang w:val="ru-RU"/>
        </w:rPr>
        <w:t xml:space="preserve"> сварочных процедур, сварщиков и операторов сварки должна проводиться в соответствии с </w:t>
      </w:r>
      <w:r w:rsidR="000C0F8E" w:rsidRPr="006C73AE">
        <w:rPr>
          <w:color w:val="333333"/>
          <w:spacing w:val="-5"/>
          <w:sz w:val="22"/>
          <w:szCs w:val="22"/>
        </w:rPr>
        <w:t>ASME</w:t>
      </w:r>
      <w:r w:rsidR="000C0F8E" w:rsidRPr="006C73AE">
        <w:rPr>
          <w:color w:val="333333"/>
          <w:spacing w:val="-5"/>
          <w:sz w:val="22"/>
          <w:szCs w:val="22"/>
          <w:lang w:val="ru-RU"/>
        </w:rPr>
        <w:t xml:space="preserve"> 31.3 и настоящей спецификацией.</w:t>
      </w:r>
      <w:r w:rsidRPr="006C73AE">
        <w:rPr>
          <w:color w:val="333333"/>
          <w:spacing w:val="-5"/>
          <w:sz w:val="22"/>
          <w:szCs w:val="22"/>
          <w:lang w:val="ru-RU"/>
        </w:rPr>
        <w:t xml:space="preserve"> </w:t>
      </w:r>
    </w:p>
    <w:p w14:paraId="71C56BEF" w14:textId="7E9A479E" w:rsidR="007B7706" w:rsidRPr="006C73AE" w:rsidRDefault="007B7706" w:rsidP="0008688B">
      <w:pPr>
        <w:tabs>
          <w:tab w:val="left" w:pos="540"/>
        </w:tabs>
        <w:spacing w:before="120"/>
        <w:ind w:left="1418" w:hanging="284"/>
        <w:rPr>
          <w:color w:val="333333"/>
          <w:spacing w:val="-5"/>
          <w:lang w:val="ru-RU"/>
        </w:rPr>
      </w:pPr>
      <w:r w:rsidRPr="006C73AE">
        <w:rPr>
          <w:b/>
          <w:lang w:val="ru-RU"/>
        </w:rPr>
        <w:t xml:space="preserve">9-2.2 - </w:t>
      </w:r>
      <w:r w:rsidR="00562DF0" w:rsidRPr="006C73AE">
        <w:rPr>
          <w:color w:val="333333"/>
          <w:spacing w:val="-5"/>
          <w:lang w:val="ru-RU"/>
        </w:rPr>
        <w:t>Для изготовления трубопроводов полностью</w:t>
      </w:r>
      <w:r w:rsidR="00BA53B4" w:rsidRPr="006C73AE">
        <w:rPr>
          <w:color w:val="333333"/>
          <w:spacing w:val="-5"/>
          <w:lang w:val="ru-RU"/>
        </w:rPr>
        <w:t xml:space="preserve"> </w:t>
      </w:r>
      <w:r w:rsidR="00501619" w:rsidRPr="006C73AE">
        <w:rPr>
          <w:color w:val="333333"/>
          <w:spacing w:val="-5"/>
          <w:lang w:val="ru-RU"/>
        </w:rPr>
        <w:t>(целиком)</w:t>
      </w:r>
      <w:r w:rsidR="00562DF0" w:rsidRPr="006C73AE">
        <w:rPr>
          <w:color w:val="333333"/>
          <w:spacing w:val="-5"/>
          <w:lang w:val="ru-RU"/>
        </w:rPr>
        <w:t xml:space="preserve"> в Казахстане вышеуказанные требования должны применяться с дополнительным требованием, </w:t>
      </w:r>
      <w:r w:rsidR="00563C2A" w:rsidRPr="006C73AE">
        <w:rPr>
          <w:color w:val="333333"/>
          <w:spacing w:val="-5"/>
          <w:lang w:val="ru-RU"/>
        </w:rPr>
        <w:t xml:space="preserve">о </w:t>
      </w:r>
      <w:r w:rsidR="00A5090F" w:rsidRPr="006C73AE">
        <w:rPr>
          <w:color w:val="333333"/>
          <w:spacing w:val="-5"/>
          <w:lang w:val="ru-RU"/>
        </w:rPr>
        <w:t>том,</w:t>
      </w:r>
      <w:r w:rsidR="00F80034" w:rsidRPr="006C73AE">
        <w:rPr>
          <w:color w:val="333333"/>
          <w:spacing w:val="-5"/>
          <w:lang w:val="ru-RU"/>
        </w:rPr>
        <w:t xml:space="preserve"> что</w:t>
      </w:r>
      <w:r w:rsidR="00562DF0" w:rsidRPr="006C73AE">
        <w:rPr>
          <w:color w:val="333333"/>
          <w:spacing w:val="-5"/>
          <w:lang w:val="ru-RU"/>
        </w:rPr>
        <w:t xml:space="preserve"> </w:t>
      </w:r>
      <w:r w:rsidR="007604DF" w:rsidRPr="006C73AE">
        <w:rPr>
          <w:color w:val="333333"/>
          <w:spacing w:val="-5"/>
          <w:lang w:val="ru-RU"/>
        </w:rPr>
        <w:t>п</w:t>
      </w:r>
      <w:r w:rsidR="00562DF0" w:rsidRPr="006C73AE">
        <w:rPr>
          <w:color w:val="333333"/>
          <w:spacing w:val="-5"/>
          <w:lang w:val="ru-RU"/>
        </w:rPr>
        <w:t xml:space="preserve">оставщик также должен соответствовать требованиям правил изготовления трубопроводов РК для </w:t>
      </w:r>
      <w:r w:rsidR="005E273F" w:rsidRPr="006C73AE">
        <w:rPr>
          <w:color w:val="333333"/>
          <w:spacing w:val="-5"/>
          <w:lang w:val="ru-RU"/>
        </w:rPr>
        <w:t>получения</w:t>
      </w:r>
      <w:r w:rsidR="00562DF0" w:rsidRPr="006C73AE">
        <w:rPr>
          <w:color w:val="333333"/>
          <w:spacing w:val="-5"/>
          <w:lang w:val="ru-RU"/>
        </w:rPr>
        <w:t xml:space="preserve"> разрешений и утверждений спецификаций </w:t>
      </w:r>
      <w:r w:rsidR="006C1DE5" w:rsidRPr="006C73AE">
        <w:rPr>
          <w:color w:val="333333"/>
          <w:spacing w:val="-5"/>
          <w:lang w:val="ru-RU"/>
        </w:rPr>
        <w:t>сварочных процедур</w:t>
      </w:r>
      <w:r w:rsidR="00562DF0" w:rsidRPr="006C73AE">
        <w:rPr>
          <w:color w:val="333333"/>
          <w:spacing w:val="-5"/>
          <w:lang w:val="ru-RU"/>
        </w:rPr>
        <w:t xml:space="preserve">, </w:t>
      </w:r>
      <w:r w:rsidR="001F2D00" w:rsidRPr="006C73AE">
        <w:rPr>
          <w:color w:val="333333"/>
          <w:spacing w:val="-5"/>
          <w:lang w:val="ru-RU"/>
        </w:rPr>
        <w:t>аттестации сварочных</w:t>
      </w:r>
      <w:r w:rsidR="00562DF0" w:rsidRPr="006C73AE">
        <w:rPr>
          <w:color w:val="333333"/>
          <w:spacing w:val="-5"/>
          <w:lang w:val="ru-RU"/>
        </w:rPr>
        <w:t xml:space="preserve"> процедур, </w:t>
      </w:r>
      <w:r w:rsidR="001F2D00" w:rsidRPr="006C73AE">
        <w:rPr>
          <w:color w:val="333333"/>
          <w:spacing w:val="-5"/>
          <w:lang w:val="ru-RU"/>
        </w:rPr>
        <w:t>аттестации</w:t>
      </w:r>
      <w:r w:rsidR="00562DF0" w:rsidRPr="006C73AE">
        <w:rPr>
          <w:color w:val="333333"/>
          <w:spacing w:val="-5"/>
          <w:lang w:val="ru-RU"/>
        </w:rPr>
        <w:t xml:space="preserve"> сварщиков и </w:t>
      </w:r>
      <w:r w:rsidR="00B1619F" w:rsidRPr="006C73AE">
        <w:rPr>
          <w:color w:val="333333"/>
          <w:spacing w:val="-5"/>
          <w:lang w:val="ru-RU"/>
        </w:rPr>
        <w:t>сварочных операторов</w:t>
      </w:r>
      <w:r w:rsidR="00562DF0" w:rsidRPr="006C73AE">
        <w:rPr>
          <w:color w:val="333333"/>
          <w:spacing w:val="-5"/>
          <w:lang w:val="ru-RU"/>
        </w:rPr>
        <w:t>.</w:t>
      </w:r>
    </w:p>
    <w:p w14:paraId="2DF2357B" w14:textId="09E48053" w:rsidR="007B7706" w:rsidRPr="00DE0957" w:rsidRDefault="007B7706" w:rsidP="0008688B">
      <w:pPr>
        <w:pStyle w:val="ListParagraph"/>
        <w:tabs>
          <w:tab w:val="left" w:pos="540"/>
        </w:tabs>
        <w:spacing w:before="120" w:after="120"/>
        <w:ind w:left="1418" w:hanging="284"/>
        <w:rPr>
          <w:color w:val="333333"/>
          <w:spacing w:val="-5"/>
          <w:lang w:val="ru-RU"/>
        </w:rPr>
      </w:pPr>
      <w:r w:rsidRPr="006C73AE">
        <w:rPr>
          <w:b/>
          <w:lang w:val="ru-RU"/>
        </w:rPr>
        <w:t xml:space="preserve">9-2.3 </w:t>
      </w:r>
      <w:r w:rsidR="00836873" w:rsidRPr="006C73AE">
        <w:rPr>
          <w:color w:val="333333"/>
          <w:spacing w:val="-5"/>
          <w:lang w:val="ru-RU"/>
        </w:rPr>
        <w:t>Для сварки компонентов трубопроводов на строительной площадке</w:t>
      </w:r>
      <w:r w:rsidR="00CF4822" w:rsidRPr="006C73AE">
        <w:rPr>
          <w:color w:val="333333"/>
          <w:spacing w:val="-5"/>
          <w:lang w:val="ru-RU"/>
        </w:rPr>
        <w:t>,</w:t>
      </w:r>
      <w:r w:rsidR="00836873" w:rsidRPr="006C73AE">
        <w:rPr>
          <w:color w:val="333333"/>
          <w:spacing w:val="-5"/>
          <w:lang w:val="ru-RU"/>
        </w:rPr>
        <w:t xml:space="preserve"> сварщики на месте сварки</w:t>
      </w:r>
      <w:r w:rsidR="00CC597C" w:rsidRPr="006C73AE">
        <w:rPr>
          <w:color w:val="333333"/>
          <w:spacing w:val="-5"/>
          <w:lang w:val="ru-RU"/>
        </w:rPr>
        <w:t xml:space="preserve"> бизнес</w:t>
      </w:r>
      <w:r w:rsidR="00836873" w:rsidRPr="006C73AE">
        <w:rPr>
          <w:color w:val="333333"/>
          <w:spacing w:val="-5"/>
          <w:lang w:val="ru-RU"/>
        </w:rPr>
        <w:t xml:space="preserve"> партнеров </w:t>
      </w:r>
      <w:r w:rsidR="00836873" w:rsidRPr="00DE0957">
        <w:rPr>
          <w:color w:val="333333"/>
          <w:spacing w:val="-5"/>
          <w:lang w:val="ru-RU"/>
        </w:rPr>
        <w:t xml:space="preserve">должны иметь действующее разрешение на сварку, выданное местным регулирующим органом, и быть </w:t>
      </w:r>
      <w:r w:rsidR="009C76C3" w:rsidRPr="00DE0957">
        <w:rPr>
          <w:color w:val="333333"/>
          <w:spacing w:val="-5"/>
          <w:lang w:val="ru-RU"/>
        </w:rPr>
        <w:t>аттестованными</w:t>
      </w:r>
      <w:r w:rsidR="00836873" w:rsidRPr="00DE0957">
        <w:rPr>
          <w:color w:val="333333"/>
          <w:spacing w:val="-5"/>
          <w:lang w:val="ru-RU"/>
        </w:rPr>
        <w:t xml:space="preserve"> в соответствии с разделом </w:t>
      </w:r>
      <w:r w:rsidR="00484320" w:rsidRPr="00DE0957">
        <w:rPr>
          <w:color w:val="333333"/>
          <w:spacing w:val="-5"/>
          <w:lang w:val="ru-RU"/>
        </w:rPr>
        <w:t>9</w:t>
      </w:r>
      <w:r w:rsidR="00CF5E07" w:rsidRPr="00DE0957">
        <w:rPr>
          <w:color w:val="333333"/>
          <w:spacing w:val="-5"/>
          <w:lang w:val="ru-RU"/>
        </w:rPr>
        <w:t>-</w:t>
      </w:r>
      <w:r w:rsidR="00484320" w:rsidRPr="00DE0957">
        <w:rPr>
          <w:color w:val="333333"/>
          <w:spacing w:val="-5"/>
          <w:lang w:val="ru-RU"/>
        </w:rPr>
        <w:t>2</w:t>
      </w:r>
      <w:r w:rsidR="00836873" w:rsidRPr="00DE0957">
        <w:rPr>
          <w:color w:val="333333"/>
          <w:spacing w:val="-5"/>
          <w:lang w:val="ru-RU"/>
        </w:rPr>
        <w:t>.</w:t>
      </w:r>
    </w:p>
    <w:p w14:paraId="5B00B07A" w14:textId="3B4A17F9" w:rsidR="00EC7A40" w:rsidRPr="00141C99" w:rsidRDefault="00EC7A40" w:rsidP="0008688B">
      <w:pPr>
        <w:pStyle w:val="ListParagraph"/>
        <w:numPr>
          <w:ilvl w:val="1"/>
          <w:numId w:val="70"/>
        </w:numPr>
        <w:spacing w:before="120" w:after="120"/>
        <w:ind w:left="1134" w:hanging="425"/>
        <w:rPr>
          <w:lang w:val="ru-RU"/>
        </w:rPr>
      </w:pPr>
      <w:r w:rsidRPr="006C73AE">
        <w:rPr>
          <w:b/>
          <w:lang w:val="ru-RU"/>
        </w:rPr>
        <w:t xml:space="preserve">- </w:t>
      </w:r>
      <w:r w:rsidR="00E93A2C" w:rsidRPr="006C73AE">
        <w:rPr>
          <w:color w:val="333333"/>
          <w:lang w:val="ru-RU"/>
        </w:rPr>
        <w:t>Как минимум, спецификация сварочной процедуры (</w:t>
      </w:r>
      <w:r w:rsidR="00E93A2C" w:rsidRPr="006C73AE">
        <w:rPr>
          <w:color w:val="333333"/>
        </w:rPr>
        <w:t>WPS</w:t>
      </w:r>
      <w:r w:rsidR="00E93A2C" w:rsidRPr="006C73AE">
        <w:rPr>
          <w:color w:val="333333"/>
          <w:lang w:val="ru-RU"/>
        </w:rPr>
        <w:t xml:space="preserve">) должна содержать информацию, требуемую в формах </w:t>
      </w:r>
      <w:r w:rsidR="00E93A2C" w:rsidRPr="00141C99">
        <w:rPr>
          <w:color w:val="333333"/>
        </w:rPr>
        <w:t>QW</w:t>
      </w:r>
      <w:r w:rsidR="00E93A2C" w:rsidRPr="00141C99">
        <w:rPr>
          <w:color w:val="333333"/>
          <w:lang w:val="ru-RU"/>
        </w:rPr>
        <w:t xml:space="preserve">-482 и </w:t>
      </w:r>
      <w:r w:rsidR="00E93A2C" w:rsidRPr="00141C99">
        <w:rPr>
          <w:color w:val="333333"/>
        </w:rPr>
        <w:t>QW</w:t>
      </w:r>
      <w:r w:rsidR="00E93A2C" w:rsidRPr="00141C99">
        <w:rPr>
          <w:color w:val="333333"/>
          <w:lang w:val="ru-RU"/>
        </w:rPr>
        <w:t xml:space="preserve">-483, раздел </w:t>
      </w:r>
      <w:r w:rsidR="00E93A2C" w:rsidRPr="00141C99">
        <w:rPr>
          <w:color w:val="333333"/>
        </w:rPr>
        <w:t>IX</w:t>
      </w:r>
      <w:r w:rsidR="00E93A2C" w:rsidRPr="00141C99">
        <w:rPr>
          <w:color w:val="333333"/>
          <w:lang w:val="ru-RU"/>
        </w:rPr>
        <w:t xml:space="preserve"> </w:t>
      </w:r>
      <w:r w:rsidR="00E93A2C" w:rsidRPr="00141C99">
        <w:rPr>
          <w:color w:val="333333"/>
        </w:rPr>
        <w:t>ASME</w:t>
      </w:r>
      <w:r w:rsidR="00E93A2C" w:rsidRPr="00141C99">
        <w:rPr>
          <w:color w:val="333333"/>
          <w:lang w:val="ru-RU"/>
        </w:rPr>
        <w:t xml:space="preserve"> </w:t>
      </w:r>
      <w:r w:rsidR="00E93A2C" w:rsidRPr="00141C99">
        <w:rPr>
          <w:color w:val="333333"/>
        </w:rPr>
        <w:t>BPVC</w:t>
      </w:r>
      <w:r w:rsidR="00E93A2C" w:rsidRPr="00141C99">
        <w:rPr>
          <w:color w:val="333333"/>
          <w:lang w:val="ru-RU"/>
        </w:rPr>
        <w:t>.</w:t>
      </w:r>
    </w:p>
    <w:p w14:paraId="6D35A6E8" w14:textId="4129A8C7" w:rsidR="00146078" w:rsidRPr="006C73AE" w:rsidRDefault="00EC7A40" w:rsidP="0008688B">
      <w:pPr>
        <w:pStyle w:val="ListParagraph"/>
        <w:numPr>
          <w:ilvl w:val="1"/>
          <w:numId w:val="70"/>
        </w:numPr>
        <w:ind w:left="1134" w:hanging="425"/>
        <w:rPr>
          <w:lang w:val="ru-RU"/>
        </w:rPr>
      </w:pPr>
      <w:r w:rsidRPr="006C73AE">
        <w:rPr>
          <w:b/>
          <w:lang w:val="ru-RU"/>
        </w:rPr>
        <w:t xml:space="preserve">- </w:t>
      </w:r>
      <w:r w:rsidR="00602819" w:rsidRPr="006C73AE">
        <w:rPr>
          <w:color w:val="333333"/>
          <w:spacing w:val="-5"/>
          <w:lang w:val="ru-RU"/>
        </w:rPr>
        <w:t xml:space="preserve">Спецификация </w:t>
      </w:r>
      <w:r w:rsidR="008A1BC9" w:rsidRPr="006C73AE">
        <w:rPr>
          <w:color w:val="333333"/>
          <w:spacing w:val="-5"/>
          <w:lang w:val="ru-RU"/>
        </w:rPr>
        <w:t>сварочной процедуры</w:t>
      </w:r>
      <w:r w:rsidR="00602819" w:rsidRPr="006C73AE">
        <w:rPr>
          <w:color w:val="333333"/>
          <w:spacing w:val="-5"/>
          <w:lang w:val="ru-RU"/>
        </w:rPr>
        <w:t xml:space="preserve"> (WPS) и протокол аттестации процедуры (PQR) должны соответствовать коду </w:t>
      </w:r>
      <w:r w:rsidR="00141C99" w:rsidRPr="00141C99">
        <w:rPr>
          <w:color w:val="333333"/>
          <w:spacing w:val="-5"/>
          <w:lang w:val="ru-RU"/>
        </w:rPr>
        <w:t>ASME BPVC, Раздел IX, и другим требованиям, указанным в данном документе. Заполненная WPS должна содержать описание</w:t>
      </w:r>
      <w:r w:rsidR="00141C99" w:rsidRPr="00141C99">
        <w:rPr>
          <w:lang w:val="ru-RU"/>
        </w:rPr>
        <w:t xml:space="preserve"> </w:t>
      </w:r>
      <w:r w:rsidR="00141C99" w:rsidRPr="00141C99">
        <w:rPr>
          <w:color w:val="333333"/>
          <w:spacing w:val="-5"/>
          <w:lang w:val="ru-RU"/>
        </w:rPr>
        <w:t>всех переменных кода ASME BPVC, Раздела IX и любых дополнительных требований из этого раздела для каждого процесса</w:t>
      </w:r>
      <w:r w:rsidR="00141C99" w:rsidRPr="00141C99">
        <w:rPr>
          <w:lang w:val="ru-RU"/>
        </w:rPr>
        <w:t xml:space="preserve"> </w:t>
      </w:r>
      <w:r w:rsidR="00141C99" w:rsidRPr="00141C99">
        <w:rPr>
          <w:color w:val="333333"/>
          <w:spacing w:val="-5"/>
          <w:lang w:val="ru-RU"/>
        </w:rPr>
        <w:t>сварки, используемого в сварочной процедуре (WPS).</w:t>
      </w:r>
    </w:p>
    <w:p w14:paraId="66E120D5" w14:textId="739B79F6" w:rsidR="00EC7A40" w:rsidRPr="00141C99" w:rsidRDefault="00EC7A40" w:rsidP="0008688B">
      <w:pPr>
        <w:pStyle w:val="ListParagraph"/>
        <w:numPr>
          <w:ilvl w:val="1"/>
          <w:numId w:val="70"/>
        </w:numPr>
        <w:spacing w:before="120" w:after="120"/>
        <w:ind w:left="1134" w:hanging="425"/>
        <w:rPr>
          <w:lang w:val="ru-RU"/>
        </w:rPr>
      </w:pPr>
      <w:r w:rsidRPr="006C73AE">
        <w:rPr>
          <w:b/>
          <w:lang w:val="ru-RU"/>
        </w:rPr>
        <w:lastRenderedPageBreak/>
        <w:t xml:space="preserve">- </w:t>
      </w:r>
      <w:r w:rsidR="00DE23C2" w:rsidRPr="006C73AE">
        <w:rPr>
          <w:color w:val="333333"/>
          <w:lang w:val="ru-RU"/>
        </w:rPr>
        <w:t xml:space="preserve">Прихваточные сварные швы, удаленные или оставленные на месте, должны быть выполнены </w:t>
      </w:r>
      <w:r w:rsidR="001B41D5" w:rsidRPr="006C73AE">
        <w:rPr>
          <w:color w:val="333333"/>
          <w:lang w:val="ru-RU"/>
        </w:rPr>
        <w:t>аттестованным</w:t>
      </w:r>
      <w:r w:rsidR="00DE23C2" w:rsidRPr="006C73AE">
        <w:rPr>
          <w:color w:val="333333"/>
          <w:lang w:val="ru-RU"/>
        </w:rPr>
        <w:t xml:space="preserve"> </w:t>
      </w:r>
      <w:r w:rsidR="00DE23C2" w:rsidRPr="00141C99">
        <w:rPr>
          <w:color w:val="333333"/>
          <w:lang w:val="ru-RU"/>
        </w:rPr>
        <w:t xml:space="preserve">сварщиком в соответствии с процедурой, подробно описанной в разделе </w:t>
      </w:r>
      <w:r w:rsidR="00DE23C2" w:rsidRPr="00141C99">
        <w:rPr>
          <w:color w:val="333333"/>
        </w:rPr>
        <w:t>IX</w:t>
      </w:r>
      <w:r w:rsidR="00DE23C2" w:rsidRPr="00141C99">
        <w:rPr>
          <w:color w:val="333333"/>
          <w:lang w:val="ru-RU"/>
        </w:rPr>
        <w:t xml:space="preserve"> </w:t>
      </w:r>
      <w:r w:rsidR="00DE23C2" w:rsidRPr="00141C99">
        <w:rPr>
          <w:color w:val="333333"/>
        </w:rPr>
        <w:t>ASME</w:t>
      </w:r>
      <w:r w:rsidR="00DE23C2" w:rsidRPr="00141C99">
        <w:rPr>
          <w:color w:val="333333"/>
          <w:lang w:val="ru-RU"/>
        </w:rPr>
        <w:t xml:space="preserve"> </w:t>
      </w:r>
      <w:r w:rsidR="00DE23C2" w:rsidRPr="00141C99">
        <w:rPr>
          <w:color w:val="333333"/>
        </w:rPr>
        <w:t>BPVC</w:t>
      </w:r>
      <w:r w:rsidR="00DE23C2" w:rsidRPr="00141C99">
        <w:rPr>
          <w:color w:val="333333"/>
          <w:lang w:val="ru-RU"/>
        </w:rPr>
        <w:t>, и в соответствии с пунктом</w:t>
      </w:r>
      <w:r w:rsidRPr="00141C99">
        <w:rPr>
          <w:color w:val="333333"/>
          <w:lang w:val="ru-RU"/>
        </w:rPr>
        <w:t xml:space="preserve"> </w:t>
      </w:r>
      <w:r>
        <w:fldChar w:fldCharType="begin"/>
      </w:r>
      <w:r>
        <w:instrText>HYPERLINK</w:instrText>
      </w:r>
      <w:r w:rsidRPr="007060A8">
        <w:rPr>
          <w:lang w:val="ru-RU"/>
          <w:rPrChange w:id="1295" w:author="Marchenko, Sergey [Tengizchevroil]" w:date="2025-08-09T06:39:00Z" w16du:dateUtc="2025-08-09T01:39:00Z">
            <w:rPr/>
          </w:rPrChange>
        </w:rPr>
        <w:instrText xml:space="preserve"> \</w:instrText>
      </w:r>
      <w:r>
        <w:instrText>l</w:instrText>
      </w:r>
      <w:r w:rsidRPr="007060A8">
        <w:rPr>
          <w:lang w:val="ru-RU"/>
          <w:rPrChange w:id="1296" w:author="Marchenko, Sergey [Tengizchevroil]" w:date="2025-08-09T06:39:00Z" w16du:dateUtc="2025-08-09T01:39:00Z">
            <w:rPr/>
          </w:rPrChange>
        </w:rPr>
        <w:instrText xml:space="preserve"> "_</w:instrText>
      </w:r>
      <w:r>
        <w:instrText>bookmark</w:instrText>
      </w:r>
      <w:r w:rsidRPr="007060A8">
        <w:rPr>
          <w:lang w:val="ru-RU"/>
          <w:rPrChange w:id="1297" w:author="Marchenko, Sergey [Tengizchevroil]" w:date="2025-08-09T06:39:00Z" w16du:dateUtc="2025-08-09T01:39:00Z">
            <w:rPr/>
          </w:rPrChange>
        </w:rPr>
        <w:instrText>30"</w:instrText>
      </w:r>
      <w:r>
        <w:fldChar w:fldCharType="separate"/>
      </w:r>
      <w:r w:rsidRPr="00141C99">
        <w:rPr>
          <w:u w:val="single"/>
          <w:lang w:val="ru-RU"/>
        </w:rPr>
        <w:t>11-1</w:t>
      </w:r>
      <w:r>
        <w:fldChar w:fldCharType="end"/>
      </w:r>
      <w:r w:rsidRPr="00141C99">
        <w:rPr>
          <w:color w:val="333333"/>
          <w:lang w:val="ru-RU"/>
        </w:rPr>
        <w:t>.</w:t>
      </w:r>
    </w:p>
    <w:p w14:paraId="00066CD3" w14:textId="6D2E3810" w:rsidR="00EC7A40" w:rsidRPr="00141C99" w:rsidRDefault="00EC7A40" w:rsidP="0008688B">
      <w:pPr>
        <w:pStyle w:val="ListParagraph"/>
        <w:numPr>
          <w:ilvl w:val="1"/>
          <w:numId w:val="70"/>
        </w:numPr>
        <w:spacing w:before="120" w:after="120"/>
        <w:ind w:left="1134" w:hanging="425"/>
        <w:rPr>
          <w:lang w:val="ru-RU"/>
        </w:rPr>
      </w:pPr>
      <w:r w:rsidRPr="006C73AE">
        <w:rPr>
          <w:b/>
          <w:lang w:val="ru-RU"/>
        </w:rPr>
        <w:t xml:space="preserve">- </w:t>
      </w:r>
      <w:r w:rsidR="00323BA8" w:rsidRPr="006C73AE">
        <w:rPr>
          <w:color w:val="333333"/>
          <w:lang w:val="ru-RU"/>
        </w:rPr>
        <w:t>Поставщик должен подготовить сводный лист, карту сварки или чертеж, на котором указан</w:t>
      </w:r>
      <w:r w:rsidR="00466157" w:rsidRPr="006C73AE">
        <w:rPr>
          <w:color w:val="333333"/>
          <w:lang w:val="ru-RU"/>
        </w:rPr>
        <w:t>а</w:t>
      </w:r>
      <w:r w:rsidR="00323BA8" w:rsidRPr="006C73AE">
        <w:rPr>
          <w:color w:val="333333"/>
          <w:lang w:val="ru-RU"/>
        </w:rPr>
        <w:t xml:space="preserve"> спецификаци</w:t>
      </w:r>
      <w:r w:rsidR="00466157" w:rsidRPr="006C73AE">
        <w:rPr>
          <w:color w:val="333333"/>
          <w:lang w:val="ru-RU"/>
        </w:rPr>
        <w:t>я</w:t>
      </w:r>
      <w:r w:rsidR="00323BA8" w:rsidRPr="006C73AE">
        <w:rPr>
          <w:color w:val="333333"/>
          <w:lang w:val="ru-RU"/>
        </w:rPr>
        <w:t xml:space="preserve"> </w:t>
      </w:r>
      <w:r w:rsidR="008E5AA6" w:rsidRPr="00141C99">
        <w:rPr>
          <w:color w:val="333333"/>
          <w:lang w:val="ru-RU"/>
        </w:rPr>
        <w:t>сварочн</w:t>
      </w:r>
      <w:r w:rsidR="00466157" w:rsidRPr="00141C99">
        <w:rPr>
          <w:color w:val="333333"/>
          <w:lang w:val="ru-RU"/>
        </w:rPr>
        <w:t>ой</w:t>
      </w:r>
      <w:r w:rsidR="008E5AA6" w:rsidRPr="00141C99">
        <w:rPr>
          <w:color w:val="333333"/>
          <w:lang w:val="ru-RU"/>
        </w:rPr>
        <w:t xml:space="preserve"> процедур</w:t>
      </w:r>
      <w:r w:rsidR="00466157" w:rsidRPr="00141C99">
        <w:rPr>
          <w:color w:val="333333"/>
          <w:lang w:val="ru-RU"/>
        </w:rPr>
        <w:t>ы</w:t>
      </w:r>
      <w:r w:rsidR="00323BA8" w:rsidRPr="00141C99">
        <w:rPr>
          <w:color w:val="333333"/>
          <w:lang w:val="ru-RU"/>
        </w:rPr>
        <w:t xml:space="preserve"> (</w:t>
      </w:r>
      <w:r w:rsidR="00323BA8" w:rsidRPr="00141C99">
        <w:rPr>
          <w:color w:val="333333"/>
        </w:rPr>
        <w:t>WPS</w:t>
      </w:r>
      <w:r w:rsidR="00323BA8" w:rsidRPr="00141C99">
        <w:rPr>
          <w:color w:val="333333"/>
          <w:lang w:val="ru-RU"/>
        </w:rPr>
        <w:t>)</w:t>
      </w:r>
      <w:r w:rsidR="00D1521D" w:rsidRPr="00141C99">
        <w:rPr>
          <w:color w:val="333333"/>
          <w:lang w:val="ru-RU"/>
        </w:rPr>
        <w:t>, которая будет использоваться для каждого класса трубопроводов. В документе должно быть указано следующее:</w:t>
      </w:r>
    </w:p>
    <w:p w14:paraId="6318F0F0" w14:textId="3191F4CF" w:rsidR="00EC7A40" w:rsidRPr="006C73AE" w:rsidRDefault="00EC7A40" w:rsidP="0008688B">
      <w:pPr>
        <w:pStyle w:val="BodyText"/>
        <w:spacing w:before="120" w:after="120"/>
        <w:ind w:left="1418" w:hanging="284"/>
        <w:rPr>
          <w:color w:val="333333"/>
          <w:sz w:val="22"/>
          <w:szCs w:val="22"/>
          <w:lang w:val="ru-RU"/>
        </w:rPr>
      </w:pPr>
      <w:r w:rsidRPr="006C73AE">
        <w:rPr>
          <w:b/>
          <w:sz w:val="22"/>
          <w:szCs w:val="22"/>
          <w:lang w:val="ru-RU"/>
        </w:rPr>
        <w:t xml:space="preserve">9-6.1 - </w:t>
      </w:r>
      <w:r w:rsidR="00AF639A" w:rsidRPr="006C73AE">
        <w:rPr>
          <w:color w:val="333333"/>
          <w:sz w:val="22"/>
          <w:szCs w:val="22"/>
          <w:lang w:val="ru-RU"/>
        </w:rPr>
        <w:t>Если спецификация сварочной процедуры (</w:t>
      </w:r>
      <w:r w:rsidR="00AF639A" w:rsidRPr="006C73AE">
        <w:rPr>
          <w:color w:val="333333"/>
          <w:sz w:val="22"/>
          <w:szCs w:val="22"/>
        </w:rPr>
        <w:t>WPS</w:t>
      </w:r>
      <w:r w:rsidR="00AF639A" w:rsidRPr="006C73AE">
        <w:rPr>
          <w:color w:val="333333"/>
          <w:sz w:val="22"/>
          <w:szCs w:val="22"/>
          <w:lang w:val="ru-RU"/>
        </w:rPr>
        <w:t>) предназначена для использования только в части класса труб</w:t>
      </w:r>
      <w:r w:rsidR="005034CC" w:rsidRPr="006C73AE">
        <w:rPr>
          <w:color w:val="333333"/>
          <w:sz w:val="22"/>
          <w:szCs w:val="22"/>
          <w:lang w:val="ru-RU"/>
        </w:rPr>
        <w:t>опроводов</w:t>
      </w:r>
      <w:r w:rsidR="00AF639A" w:rsidRPr="006C73AE">
        <w:rPr>
          <w:color w:val="333333"/>
          <w:sz w:val="22"/>
          <w:szCs w:val="22"/>
          <w:lang w:val="ru-RU"/>
        </w:rPr>
        <w:t>, степень предполагаемого использования должна быть четко определена.</w:t>
      </w:r>
    </w:p>
    <w:p w14:paraId="067D462A" w14:textId="204E8867" w:rsidR="00EC7A40" w:rsidRPr="006C73AE" w:rsidRDefault="00EC7A40" w:rsidP="0008688B">
      <w:pPr>
        <w:pStyle w:val="BodyText"/>
        <w:spacing w:before="120" w:after="120"/>
        <w:ind w:left="1418" w:hanging="284"/>
        <w:rPr>
          <w:color w:val="333333"/>
          <w:sz w:val="22"/>
          <w:szCs w:val="22"/>
          <w:lang w:val="ru-RU"/>
        </w:rPr>
      </w:pPr>
      <w:r w:rsidRPr="006C73AE">
        <w:rPr>
          <w:b/>
          <w:sz w:val="22"/>
          <w:szCs w:val="22"/>
          <w:lang w:val="ru-RU"/>
        </w:rPr>
        <w:t xml:space="preserve">9-6.2 - </w:t>
      </w:r>
      <w:r w:rsidR="00F86C68" w:rsidRPr="006C73AE">
        <w:rPr>
          <w:color w:val="333333"/>
          <w:sz w:val="22"/>
          <w:szCs w:val="22"/>
          <w:lang w:val="ru-RU"/>
        </w:rPr>
        <w:t xml:space="preserve">Спецификации </w:t>
      </w:r>
      <w:bookmarkStart w:id="1298" w:name="_Hlk172097876"/>
      <w:r w:rsidR="00F86C68" w:rsidRPr="006C73AE">
        <w:rPr>
          <w:color w:val="333333"/>
          <w:sz w:val="22"/>
          <w:szCs w:val="22"/>
          <w:lang w:val="ru-RU"/>
        </w:rPr>
        <w:t xml:space="preserve">сварочной процедуры </w:t>
      </w:r>
      <w:bookmarkEnd w:id="1298"/>
      <w:r w:rsidR="00F86C68" w:rsidRPr="006C73AE">
        <w:rPr>
          <w:color w:val="333333"/>
          <w:sz w:val="22"/>
          <w:szCs w:val="22"/>
          <w:lang w:val="ru-RU"/>
        </w:rPr>
        <w:t>(WPS) должны соответствовать расчетным минимальным температурам (DMT) для каждого класса материала трубопровода.</w:t>
      </w:r>
    </w:p>
    <w:p w14:paraId="1578DC9E" w14:textId="0E9D8ABD" w:rsidR="00EC7A40" w:rsidRPr="002E501C" w:rsidRDefault="00EC7A40" w:rsidP="0008688B">
      <w:pPr>
        <w:pStyle w:val="ListParagraph"/>
        <w:numPr>
          <w:ilvl w:val="1"/>
          <w:numId w:val="70"/>
        </w:numPr>
        <w:spacing w:before="120" w:after="120"/>
        <w:ind w:left="1134" w:hanging="425"/>
        <w:rPr>
          <w:lang w:val="ru-RU"/>
        </w:rPr>
      </w:pPr>
      <w:r w:rsidRPr="006C73AE">
        <w:rPr>
          <w:b/>
          <w:lang w:val="ru-RU"/>
        </w:rPr>
        <w:t xml:space="preserve">- </w:t>
      </w:r>
      <w:r w:rsidR="00D6581B" w:rsidRPr="006C73AE">
        <w:rPr>
          <w:color w:val="333333"/>
          <w:lang w:val="ru-RU"/>
        </w:rPr>
        <w:t>Каждая спецификация сварочной процедуры (</w:t>
      </w:r>
      <w:r w:rsidR="00D6581B" w:rsidRPr="006C73AE">
        <w:rPr>
          <w:color w:val="333333"/>
        </w:rPr>
        <w:t>WPS</w:t>
      </w:r>
      <w:r w:rsidR="00D6581B" w:rsidRPr="006C73AE">
        <w:rPr>
          <w:color w:val="333333"/>
          <w:lang w:val="ru-RU"/>
        </w:rPr>
        <w:t xml:space="preserve">) должна </w:t>
      </w:r>
      <w:r w:rsidR="00AA3BE3" w:rsidRPr="006C73AE">
        <w:rPr>
          <w:color w:val="333333"/>
          <w:lang w:val="ru-RU"/>
        </w:rPr>
        <w:t>содержать</w:t>
      </w:r>
      <w:r w:rsidR="00D6581B" w:rsidRPr="006C73AE">
        <w:rPr>
          <w:color w:val="333333"/>
          <w:lang w:val="ru-RU"/>
        </w:rPr>
        <w:t xml:space="preserve"> </w:t>
      </w:r>
      <w:r w:rsidR="00414D41" w:rsidRPr="006C73AE">
        <w:rPr>
          <w:color w:val="333333"/>
          <w:lang w:val="ru-RU"/>
        </w:rPr>
        <w:t>указание</w:t>
      </w:r>
      <w:r w:rsidR="00D6581B" w:rsidRPr="006C73AE">
        <w:rPr>
          <w:color w:val="333333"/>
          <w:lang w:val="ru-RU"/>
        </w:rPr>
        <w:t xml:space="preserve"> </w:t>
      </w:r>
      <w:r w:rsidR="00414D41" w:rsidRPr="006C73AE">
        <w:rPr>
          <w:color w:val="333333"/>
          <w:lang w:val="ru-RU"/>
        </w:rPr>
        <w:t>на</w:t>
      </w:r>
      <w:r w:rsidR="00D6581B" w:rsidRPr="006C73AE">
        <w:rPr>
          <w:color w:val="333333"/>
          <w:lang w:val="ru-RU"/>
        </w:rPr>
        <w:t xml:space="preserve"> </w:t>
      </w:r>
      <w:r w:rsidR="00280304" w:rsidRPr="006C73AE">
        <w:rPr>
          <w:color w:val="333333"/>
          <w:lang w:val="ru-RU"/>
        </w:rPr>
        <w:t xml:space="preserve">расчетную минимальную </w:t>
      </w:r>
      <w:r w:rsidR="00280304" w:rsidRPr="002E501C">
        <w:rPr>
          <w:color w:val="333333"/>
          <w:lang w:val="ru-RU"/>
        </w:rPr>
        <w:t xml:space="preserve">температуру </w:t>
      </w:r>
      <w:r w:rsidR="00D6581B" w:rsidRPr="002E501C">
        <w:rPr>
          <w:color w:val="333333"/>
          <w:lang w:val="ru-RU"/>
        </w:rPr>
        <w:t>(</w:t>
      </w:r>
      <w:r w:rsidR="00D6581B" w:rsidRPr="002E501C">
        <w:rPr>
          <w:color w:val="333333"/>
        </w:rPr>
        <w:t>DMT</w:t>
      </w:r>
      <w:r w:rsidR="00D6581B" w:rsidRPr="002E501C">
        <w:rPr>
          <w:color w:val="333333"/>
          <w:lang w:val="ru-RU"/>
        </w:rPr>
        <w:t xml:space="preserve">), для которой </w:t>
      </w:r>
      <w:r w:rsidR="00D6581B" w:rsidRPr="002E501C">
        <w:rPr>
          <w:color w:val="333333"/>
        </w:rPr>
        <w:t>WPS</w:t>
      </w:r>
      <w:r w:rsidR="00D6581B" w:rsidRPr="002E501C">
        <w:rPr>
          <w:color w:val="333333"/>
          <w:lang w:val="ru-RU"/>
        </w:rPr>
        <w:t xml:space="preserve"> аттестов</w:t>
      </w:r>
      <w:r w:rsidR="00750C47" w:rsidRPr="002E501C">
        <w:rPr>
          <w:color w:val="333333"/>
          <w:lang w:val="ru-RU"/>
        </w:rPr>
        <w:t>ывается</w:t>
      </w:r>
      <w:r w:rsidR="00D6581B" w:rsidRPr="002E501C">
        <w:rPr>
          <w:color w:val="333333"/>
          <w:lang w:val="ru-RU"/>
        </w:rPr>
        <w:t xml:space="preserve"> испытанием на удар по Шарпи. </w:t>
      </w:r>
      <w:r w:rsidR="007B0303" w:rsidRPr="002E501C">
        <w:rPr>
          <w:color w:val="333333"/>
          <w:lang w:val="ru-RU"/>
        </w:rPr>
        <w:t>Аттестация</w:t>
      </w:r>
      <w:r w:rsidR="00D6581B" w:rsidRPr="002E501C">
        <w:rPr>
          <w:color w:val="333333"/>
          <w:lang w:val="ru-RU"/>
        </w:rPr>
        <w:t xml:space="preserve"> может быть проведена путем испытания на удар по Шарпи или путем исключения, как это предусмотрено </w:t>
      </w:r>
      <w:r w:rsidR="00D6581B" w:rsidRPr="002E501C">
        <w:rPr>
          <w:color w:val="333333"/>
        </w:rPr>
        <w:t>ASME</w:t>
      </w:r>
      <w:r w:rsidR="00D6581B" w:rsidRPr="002E501C">
        <w:rPr>
          <w:color w:val="333333"/>
          <w:lang w:val="ru-RU"/>
        </w:rPr>
        <w:t xml:space="preserve"> </w:t>
      </w:r>
      <w:r w:rsidR="00D6581B" w:rsidRPr="002E501C">
        <w:rPr>
          <w:color w:val="333333"/>
        </w:rPr>
        <w:t>B</w:t>
      </w:r>
      <w:r w:rsidR="00D6581B" w:rsidRPr="002E501C">
        <w:rPr>
          <w:color w:val="333333"/>
          <w:lang w:val="ru-RU"/>
        </w:rPr>
        <w:t>31.3, таблица 323.2.2.</w:t>
      </w:r>
    </w:p>
    <w:p w14:paraId="79F7E44C" w14:textId="0E0095DB" w:rsidR="00E43941" w:rsidRPr="006C73AE" w:rsidRDefault="00EC7A40" w:rsidP="0008688B">
      <w:pPr>
        <w:pStyle w:val="ListParagraph"/>
        <w:numPr>
          <w:ilvl w:val="1"/>
          <w:numId w:val="70"/>
        </w:numPr>
        <w:spacing w:before="120" w:after="120"/>
        <w:ind w:left="1134" w:hanging="425"/>
        <w:rPr>
          <w:lang w:val="ru-RU"/>
        </w:rPr>
      </w:pPr>
      <w:bookmarkStart w:id="1299" w:name="_Hlk175610174"/>
      <w:r w:rsidRPr="006C73AE">
        <w:rPr>
          <w:b/>
          <w:lang w:val="ru-RU"/>
        </w:rPr>
        <w:t>-</w:t>
      </w:r>
      <w:r w:rsidRPr="006C73AE">
        <w:rPr>
          <w:b/>
          <w:spacing w:val="1"/>
          <w:lang w:val="ru-RU"/>
        </w:rPr>
        <w:t xml:space="preserve"> </w:t>
      </w:r>
      <w:r w:rsidR="001F3041" w:rsidRPr="006C73AE">
        <w:rPr>
          <w:color w:val="333333"/>
          <w:spacing w:val="-2"/>
          <w:lang w:val="ru-RU"/>
        </w:rPr>
        <w:t>Условия среды</w:t>
      </w:r>
      <w:r w:rsidR="00F270F4" w:rsidRPr="006C73AE">
        <w:rPr>
          <w:color w:val="333333"/>
          <w:spacing w:val="-2"/>
          <w:lang w:val="ru-RU"/>
        </w:rPr>
        <w:t xml:space="preserve"> </w:t>
      </w:r>
      <w:r w:rsidR="008A38B3" w:rsidRPr="006C73AE">
        <w:rPr>
          <w:color w:val="333333"/>
          <w:spacing w:val="-2"/>
          <w:lang w:val="ru-RU"/>
        </w:rPr>
        <w:t>должно</w:t>
      </w:r>
      <w:r w:rsidR="00942600" w:rsidRPr="006C73AE">
        <w:rPr>
          <w:color w:val="333333"/>
          <w:spacing w:val="-2"/>
          <w:lang w:val="ru-RU"/>
        </w:rPr>
        <w:t xml:space="preserve"> </w:t>
      </w:r>
      <w:r w:rsidR="00F270F4" w:rsidRPr="006C73AE">
        <w:rPr>
          <w:color w:val="333333"/>
          <w:spacing w:val="-2"/>
          <w:lang w:val="ru-RU"/>
        </w:rPr>
        <w:t>считат</w:t>
      </w:r>
      <w:r w:rsidR="00942600" w:rsidRPr="006C73AE">
        <w:rPr>
          <w:color w:val="333333"/>
          <w:spacing w:val="-2"/>
          <w:lang w:val="ru-RU"/>
        </w:rPr>
        <w:t>ь</w:t>
      </w:r>
      <w:r w:rsidR="00F270F4" w:rsidRPr="006C73AE">
        <w:rPr>
          <w:color w:val="333333"/>
          <w:spacing w:val="-2"/>
          <w:lang w:val="ru-RU"/>
        </w:rPr>
        <w:t xml:space="preserve">ся </w:t>
      </w:r>
      <w:r w:rsidR="00C848FF" w:rsidRPr="006C73AE">
        <w:rPr>
          <w:color w:val="333333"/>
          <w:spacing w:val="-2"/>
          <w:lang w:val="ru-RU"/>
        </w:rPr>
        <w:t>се</w:t>
      </w:r>
      <w:r w:rsidR="008B587D" w:rsidRPr="006C73AE">
        <w:rPr>
          <w:color w:val="333333"/>
          <w:spacing w:val="-2"/>
          <w:lang w:val="ru-RU"/>
        </w:rPr>
        <w:t>роводородным</w:t>
      </w:r>
      <w:r w:rsidR="00F270F4" w:rsidRPr="006C73AE">
        <w:rPr>
          <w:color w:val="333333"/>
          <w:spacing w:val="-2"/>
          <w:lang w:val="ru-RU"/>
        </w:rPr>
        <w:t xml:space="preserve">, </w:t>
      </w:r>
      <w:r w:rsidR="006E5925" w:rsidRPr="006C73AE">
        <w:rPr>
          <w:color w:val="333333"/>
          <w:spacing w:val="-2"/>
          <w:lang w:val="ru-RU"/>
        </w:rPr>
        <w:t>в соответствии с</w:t>
      </w:r>
      <w:r w:rsidR="009845A8" w:rsidRPr="006C73AE">
        <w:rPr>
          <w:color w:val="333333"/>
          <w:spacing w:val="-2"/>
          <w:lang w:val="ru-RU"/>
        </w:rPr>
        <w:t xml:space="preserve"> определени</w:t>
      </w:r>
      <w:r w:rsidR="00FD640E" w:rsidRPr="006C73AE">
        <w:rPr>
          <w:color w:val="333333"/>
          <w:spacing w:val="-2"/>
          <w:lang w:val="ru-RU"/>
        </w:rPr>
        <w:t xml:space="preserve">ем, приведенным </w:t>
      </w:r>
      <w:r w:rsidR="00F270F4" w:rsidRPr="006C73AE">
        <w:rPr>
          <w:color w:val="333333"/>
          <w:spacing w:val="-2"/>
          <w:lang w:val="ru-RU"/>
        </w:rPr>
        <w:t xml:space="preserve">в </w:t>
      </w:r>
      <w:r w:rsidR="00F270F4" w:rsidRPr="006C73AE">
        <w:rPr>
          <w:color w:val="333333"/>
          <w:spacing w:val="-2"/>
        </w:rPr>
        <w:t>NACE</w:t>
      </w:r>
      <w:r w:rsidR="00F270F4" w:rsidRPr="006C73AE">
        <w:rPr>
          <w:color w:val="333333"/>
          <w:spacing w:val="-2"/>
          <w:lang w:val="ru-RU"/>
        </w:rPr>
        <w:t xml:space="preserve"> </w:t>
      </w:r>
      <w:r w:rsidR="00F270F4" w:rsidRPr="006C73AE">
        <w:rPr>
          <w:color w:val="333333"/>
          <w:spacing w:val="-2"/>
        </w:rPr>
        <w:t>MR</w:t>
      </w:r>
      <w:r w:rsidR="00F270F4" w:rsidRPr="006C73AE">
        <w:rPr>
          <w:color w:val="333333"/>
          <w:spacing w:val="-2"/>
          <w:lang w:val="ru-RU"/>
        </w:rPr>
        <w:t>0175</w:t>
      </w:r>
      <w:r w:rsidR="002E501C" w:rsidRPr="002E501C">
        <w:rPr>
          <w:color w:val="333333"/>
          <w:spacing w:val="-2"/>
          <w:lang w:val="ru-RU"/>
        </w:rPr>
        <w:t>, в зависимости от обстоятельств.</w:t>
      </w:r>
    </w:p>
    <w:bookmarkEnd w:id="1299"/>
    <w:p w14:paraId="726F3869" w14:textId="60B33A38" w:rsidR="00EC7A40" w:rsidRPr="006C73AE" w:rsidRDefault="00EC7A40" w:rsidP="0008688B">
      <w:pPr>
        <w:pStyle w:val="BodyText"/>
        <w:spacing w:before="120" w:after="120"/>
        <w:ind w:left="1418" w:hanging="284"/>
        <w:rPr>
          <w:color w:val="333333"/>
          <w:sz w:val="22"/>
          <w:szCs w:val="22"/>
          <w:lang w:val="ru-RU"/>
        </w:rPr>
      </w:pPr>
      <w:r w:rsidRPr="006C73AE">
        <w:rPr>
          <w:b/>
          <w:sz w:val="22"/>
          <w:szCs w:val="22"/>
          <w:lang w:val="ru-RU"/>
        </w:rPr>
        <w:t xml:space="preserve">9-8.1 - </w:t>
      </w:r>
      <w:r w:rsidR="009B6F5E" w:rsidRPr="006C73AE">
        <w:rPr>
          <w:color w:val="333333"/>
          <w:sz w:val="22"/>
          <w:szCs w:val="22"/>
          <w:lang w:val="ru-RU"/>
        </w:rPr>
        <w:t>Сварочная процедура</w:t>
      </w:r>
      <w:r w:rsidR="00105386" w:rsidRPr="006C73AE">
        <w:rPr>
          <w:color w:val="333333"/>
          <w:sz w:val="22"/>
          <w:szCs w:val="22"/>
          <w:lang w:val="ru-RU"/>
        </w:rPr>
        <w:t xml:space="preserve"> должна быть аттестована </w:t>
      </w:r>
      <w:r w:rsidR="00E3232A" w:rsidRPr="006C73AE">
        <w:rPr>
          <w:color w:val="333333"/>
          <w:sz w:val="22"/>
          <w:szCs w:val="22"/>
          <w:lang w:val="ru-RU"/>
        </w:rPr>
        <w:t xml:space="preserve">с </w:t>
      </w:r>
      <w:r w:rsidR="00105386" w:rsidRPr="006C73AE">
        <w:rPr>
          <w:color w:val="333333"/>
          <w:sz w:val="22"/>
          <w:szCs w:val="22"/>
          <w:lang w:val="ru-RU"/>
        </w:rPr>
        <w:t xml:space="preserve">испытанием на микротвердость </w:t>
      </w:r>
      <w:r w:rsidR="00105386" w:rsidRPr="006C73AE">
        <w:rPr>
          <w:color w:val="333333"/>
          <w:sz w:val="22"/>
          <w:szCs w:val="22"/>
        </w:rPr>
        <w:t>HV</w:t>
      </w:r>
      <w:r w:rsidR="00105386" w:rsidRPr="006C73AE">
        <w:rPr>
          <w:color w:val="333333"/>
          <w:sz w:val="22"/>
          <w:szCs w:val="22"/>
          <w:lang w:val="ru-RU"/>
        </w:rPr>
        <w:t xml:space="preserve">10 в соответствии с указанным стандартом </w:t>
      </w:r>
      <w:r w:rsidR="00105386" w:rsidRPr="006C73AE">
        <w:rPr>
          <w:color w:val="333333"/>
          <w:sz w:val="22"/>
          <w:szCs w:val="22"/>
        </w:rPr>
        <w:t>NACE</w:t>
      </w:r>
      <w:r w:rsidR="00105386" w:rsidRPr="006C73AE">
        <w:rPr>
          <w:color w:val="333333"/>
          <w:sz w:val="22"/>
          <w:szCs w:val="22"/>
          <w:lang w:val="ru-RU"/>
        </w:rPr>
        <w:t xml:space="preserve"> и как описано в </w:t>
      </w:r>
      <w:r w:rsidR="00AC4F6D" w:rsidRPr="006C73AE">
        <w:rPr>
          <w:color w:val="333333"/>
          <w:sz w:val="22"/>
          <w:szCs w:val="22"/>
          <w:lang w:val="ru-RU"/>
        </w:rPr>
        <w:t>т</w:t>
      </w:r>
      <w:r w:rsidR="00105386" w:rsidRPr="006C73AE">
        <w:rPr>
          <w:color w:val="333333"/>
          <w:sz w:val="22"/>
          <w:szCs w:val="22"/>
          <w:lang w:val="ru-RU"/>
        </w:rPr>
        <w:t>аблиц</w:t>
      </w:r>
      <w:r w:rsidR="003339C2" w:rsidRPr="006C73AE">
        <w:rPr>
          <w:color w:val="333333"/>
          <w:sz w:val="22"/>
          <w:szCs w:val="22"/>
          <w:lang w:val="ru-RU"/>
        </w:rPr>
        <w:t>е</w:t>
      </w:r>
      <w:r w:rsidR="00AC4F6D" w:rsidRPr="006C73AE">
        <w:rPr>
          <w:color w:val="333333"/>
          <w:sz w:val="22"/>
          <w:szCs w:val="22"/>
          <w:lang w:val="ru-RU"/>
        </w:rPr>
        <w:t xml:space="preserve"> 2</w:t>
      </w:r>
      <w:r w:rsidRPr="006C73AE">
        <w:rPr>
          <w:color w:val="333333"/>
          <w:sz w:val="22"/>
          <w:szCs w:val="22"/>
          <w:lang w:val="ru-RU"/>
        </w:rPr>
        <w:t>.</w:t>
      </w:r>
    </w:p>
    <w:p w14:paraId="7351AC5A" w14:textId="64B475E8" w:rsidR="00EC7A40" w:rsidRPr="006C73AE" w:rsidRDefault="00EC7A40" w:rsidP="0008688B">
      <w:pPr>
        <w:pStyle w:val="BodyText"/>
        <w:spacing w:before="120" w:after="120"/>
        <w:ind w:left="1418" w:hanging="284"/>
        <w:rPr>
          <w:color w:val="333333"/>
          <w:sz w:val="22"/>
          <w:szCs w:val="22"/>
          <w:lang w:val="ru-RU"/>
        </w:rPr>
      </w:pPr>
      <w:bookmarkStart w:id="1300" w:name="_Hlk175611808"/>
      <w:r w:rsidRPr="006C73AE">
        <w:rPr>
          <w:b/>
          <w:sz w:val="22"/>
          <w:szCs w:val="22"/>
          <w:lang w:val="ru-RU"/>
        </w:rPr>
        <w:t xml:space="preserve">9-8.2 - </w:t>
      </w:r>
      <w:bookmarkEnd w:id="1300"/>
      <w:r w:rsidR="003635E4" w:rsidRPr="006C73AE">
        <w:rPr>
          <w:color w:val="333333"/>
          <w:sz w:val="22"/>
          <w:szCs w:val="22"/>
          <w:lang w:val="ru-RU"/>
        </w:rPr>
        <w:t>В рамках контроля сварного шва должны проводиться испытания на твердость производственного сварного шва по шкале твердости по Бринеллю (</w:t>
      </w:r>
      <w:r w:rsidR="003635E4" w:rsidRPr="006C73AE">
        <w:rPr>
          <w:color w:val="333333"/>
          <w:sz w:val="22"/>
          <w:szCs w:val="22"/>
        </w:rPr>
        <w:t>BHN</w:t>
      </w:r>
      <w:r w:rsidR="003635E4" w:rsidRPr="006C73AE">
        <w:rPr>
          <w:color w:val="333333"/>
          <w:sz w:val="22"/>
          <w:szCs w:val="22"/>
          <w:lang w:val="ru-RU"/>
        </w:rPr>
        <w:t>) в соответствии с требованиями таблицы 2.</w:t>
      </w:r>
    </w:p>
    <w:p w14:paraId="5B2F98E4" w14:textId="7213AFC1" w:rsidR="00C0725A" w:rsidRPr="005F0912" w:rsidRDefault="00843998" w:rsidP="007B4ED2">
      <w:pPr>
        <w:pStyle w:val="ListParagraph"/>
        <w:numPr>
          <w:ilvl w:val="1"/>
          <w:numId w:val="70"/>
        </w:numPr>
        <w:spacing w:before="120" w:after="120"/>
        <w:ind w:left="1134" w:hanging="425"/>
        <w:rPr>
          <w:lang w:val="ru-RU"/>
          <w:rPrChange w:id="1301" w:author="Marchenko, Sergey [Tengizchevroil]" w:date="2025-08-09T09:49:00Z" w16du:dateUtc="2025-08-09T04:49:00Z">
            <w:rPr>
              <w:highlight w:val="red"/>
              <w:lang w:val="ru-RU"/>
            </w:rPr>
          </w:rPrChange>
        </w:rPr>
      </w:pPr>
      <w:bookmarkStart w:id="1302" w:name="_Hlk175702047"/>
      <w:bookmarkStart w:id="1303" w:name="_Hlk175612703"/>
      <w:r w:rsidRPr="005F0912">
        <w:rPr>
          <w:b/>
          <w:lang w:val="ru-RU"/>
          <w:rPrChange w:id="1304" w:author="Marchenko, Sergey [Tengizchevroil]" w:date="2025-08-09T09:49:00Z" w16du:dateUtc="2025-08-09T04:49:00Z">
            <w:rPr>
              <w:b/>
              <w:highlight w:val="red"/>
              <w:lang w:val="ru-RU"/>
            </w:rPr>
          </w:rPrChange>
        </w:rPr>
        <w:t>-</w:t>
      </w:r>
      <w:r w:rsidR="00C0725A" w:rsidRPr="005F0912">
        <w:rPr>
          <w:color w:val="333333"/>
          <w:spacing w:val="-2"/>
          <w:lang w:val="ru-RU"/>
          <w:rPrChange w:id="1305" w:author="Marchenko, Sergey [Tengizchevroil]" w:date="2025-08-09T09:49:00Z" w16du:dateUtc="2025-08-09T04:49:00Z">
            <w:rPr>
              <w:color w:val="333333"/>
              <w:spacing w:val="-2"/>
              <w:highlight w:val="red"/>
              <w:lang w:val="ru-RU"/>
            </w:rPr>
          </w:rPrChange>
        </w:rPr>
        <w:t xml:space="preserve"> </w:t>
      </w:r>
      <w:r w:rsidR="00182F21" w:rsidRPr="005F0912">
        <w:rPr>
          <w:color w:val="333333"/>
          <w:spacing w:val="-2"/>
          <w:lang w:val="ru-RU"/>
          <w:rPrChange w:id="1306" w:author="Marchenko, Sergey [Tengizchevroil]" w:date="2025-08-09T09:49:00Z" w16du:dateUtc="2025-08-09T04:49:00Z">
            <w:rPr>
              <w:color w:val="333333"/>
              <w:spacing w:val="-2"/>
              <w:highlight w:val="red"/>
              <w:lang w:val="ru-RU"/>
            </w:rPr>
          </w:rPrChange>
        </w:rPr>
        <w:t>К</w:t>
      </w:r>
      <w:r w:rsidR="00C0725A" w:rsidRPr="005F0912">
        <w:rPr>
          <w:color w:val="333333"/>
          <w:spacing w:val="-2"/>
          <w:lang w:val="ru-RU"/>
          <w:rPrChange w:id="1307" w:author="Marchenko, Sergey [Tengizchevroil]" w:date="2025-08-09T09:49:00Z" w16du:dateUtc="2025-08-09T04:49:00Z">
            <w:rPr>
              <w:color w:val="333333"/>
              <w:spacing w:val="-2"/>
              <w:highlight w:val="red"/>
              <w:lang w:val="ru-RU"/>
            </w:rPr>
          </w:rPrChange>
        </w:rPr>
        <w:t>ажд</w:t>
      </w:r>
      <w:r w:rsidR="00182F21" w:rsidRPr="005F0912">
        <w:rPr>
          <w:color w:val="333333"/>
          <w:spacing w:val="-2"/>
          <w:lang w:val="ru-RU"/>
          <w:rPrChange w:id="1308" w:author="Marchenko, Sergey [Tengizchevroil]" w:date="2025-08-09T09:49:00Z" w16du:dateUtc="2025-08-09T04:49:00Z">
            <w:rPr>
              <w:color w:val="333333"/>
              <w:spacing w:val="-2"/>
              <w:highlight w:val="red"/>
              <w:lang w:val="ru-RU"/>
            </w:rPr>
          </w:rPrChange>
        </w:rPr>
        <w:t>ая</w:t>
      </w:r>
      <w:r w:rsidR="00C0725A" w:rsidRPr="005F0912">
        <w:rPr>
          <w:color w:val="333333"/>
          <w:spacing w:val="-2"/>
          <w:lang w:val="ru-RU"/>
          <w:rPrChange w:id="1309" w:author="Marchenko, Sergey [Tengizchevroil]" w:date="2025-08-09T09:49:00Z" w16du:dateUtc="2025-08-09T04:49:00Z">
            <w:rPr>
              <w:color w:val="333333"/>
              <w:spacing w:val="-2"/>
              <w:highlight w:val="red"/>
              <w:lang w:val="ru-RU"/>
            </w:rPr>
          </w:rPrChange>
        </w:rPr>
        <w:t xml:space="preserve"> WPS долж</w:t>
      </w:r>
      <w:r w:rsidR="00182F21" w:rsidRPr="005F0912">
        <w:rPr>
          <w:color w:val="333333"/>
          <w:spacing w:val="-2"/>
          <w:lang w:val="ru-RU"/>
          <w:rPrChange w:id="1310" w:author="Marchenko, Sergey [Tengizchevroil]" w:date="2025-08-09T09:49:00Z" w16du:dateUtc="2025-08-09T04:49:00Z">
            <w:rPr>
              <w:color w:val="333333"/>
              <w:spacing w:val="-2"/>
              <w:highlight w:val="red"/>
              <w:lang w:val="ru-RU"/>
            </w:rPr>
          </w:rPrChange>
        </w:rPr>
        <w:t>на</w:t>
      </w:r>
      <w:r w:rsidR="00C0725A" w:rsidRPr="005F0912">
        <w:rPr>
          <w:color w:val="333333"/>
          <w:spacing w:val="-2"/>
          <w:lang w:val="ru-RU"/>
          <w:rPrChange w:id="1311" w:author="Marchenko, Sergey [Tengizchevroil]" w:date="2025-08-09T09:49:00Z" w16du:dateUtc="2025-08-09T04:49:00Z">
            <w:rPr>
              <w:color w:val="333333"/>
              <w:spacing w:val="-2"/>
              <w:highlight w:val="red"/>
              <w:lang w:val="ru-RU"/>
            </w:rPr>
          </w:rPrChange>
        </w:rPr>
        <w:t xml:space="preserve"> содержать </w:t>
      </w:r>
      <w:r w:rsidR="005D0B57" w:rsidRPr="005F0912">
        <w:rPr>
          <w:color w:val="333333"/>
          <w:spacing w:val="-2"/>
          <w:lang w:val="ru-RU"/>
          <w:rPrChange w:id="1312" w:author="Marchenko, Sergey [Tengizchevroil]" w:date="2025-08-09T09:49:00Z" w16du:dateUtc="2025-08-09T04:49:00Z">
            <w:rPr>
              <w:color w:val="333333"/>
              <w:spacing w:val="-2"/>
              <w:highlight w:val="red"/>
              <w:lang w:val="ru-RU"/>
            </w:rPr>
          </w:rPrChange>
        </w:rPr>
        <w:t>информацию</w:t>
      </w:r>
      <w:r w:rsidR="00C0725A" w:rsidRPr="005F0912">
        <w:rPr>
          <w:color w:val="333333"/>
          <w:spacing w:val="-2"/>
          <w:lang w:val="ru-RU"/>
          <w:rPrChange w:id="1313" w:author="Marchenko, Sergey [Tengizchevroil]" w:date="2025-08-09T09:49:00Z" w16du:dateUtc="2025-08-09T04:49:00Z">
            <w:rPr>
              <w:color w:val="333333"/>
              <w:spacing w:val="-2"/>
              <w:highlight w:val="red"/>
              <w:lang w:val="ru-RU"/>
            </w:rPr>
          </w:rPrChange>
        </w:rPr>
        <w:t>, требуем</w:t>
      </w:r>
      <w:r w:rsidR="00546E3B" w:rsidRPr="005F0912">
        <w:rPr>
          <w:color w:val="333333"/>
          <w:spacing w:val="-2"/>
          <w:lang w:val="ru-RU"/>
          <w:rPrChange w:id="1314" w:author="Marchenko, Sergey [Tengizchevroil]" w:date="2025-08-09T09:49:00Z" w16du:dateUtc="2025-08-09T04:49:00Z">
            <w:rPr>
              <w:color w:val="333333"/>
              <w:spacing w:val="-2"/>
              <w:highlight w:val="red"/>
              <w:lang w:val="ru-RU"/>
            </w:rPr>
          </w:rPrChange>
        </w:rPr>
        <w:t>ую</w:t>
      </w:r>
      <w:r w:rsidR="00C0725A" w:rsidRPr="005F0912">
        <w:rPr>
          <w:color w:val="333333"/>
          <w:spacing w:val="-2"/>
          <w:lang w:val="ru-RU"/>
          <w:rPrChange w:id="1315" w:author="Marchenko, Sergey [Tengizchevroil]" w:date="2025-08-09T09:49:00Z" w16du:dateUtc="2025-08-09T04:49:00Z">
            <w:rPr>
              <w:color w:val="333333"/>
              <w:spacing w:val="-2"/>
              <w:highlight w:val="red"/>
              <w:lang w:val="ru-RU"/>
            </w:rPr>
          </w:rPrChange>
        </w:rPr>
        <w:t xml:space="preserve"> в </w:t>
      </w:r>
      <w:r w:rsidR="00B07F86" w:rsidRPr="005F0912">
        <w:rPr>
          <w:color w:val="333333"/>
          <w:spacing w:val="-2"/>
          <w:lang w:val="ru-RU"/>
          <w:rPrChange w:id="1316" w:author="Marchenko, Sergey [Tengizchevroil]" w:date="2025-08-09T09:49:00Z" w16du:dateUtc="2025-08-09T04:49:00Z">
            <w:rPr>
              <w:color w:val="333333"/>
              <w:spacing w:val="-2"/>
              <w:highlight w:val="yellow"/>
              <w:lang w:val="ru-RU"/>
            </w:rPr>
          </w:rPrChange>
        </w:rPr>
        <w:t>QW-251</w:t>
      </w:r>
      <w:r w:rsidR="00DA171B" w:rsidRPr="005F0912">
        <w:rPr>
          <w:color w:val="333333"/>
          <w:spacing w:val="-2"/>
          <w:lang w:val="ru-RU"/>
          <w:rPrChange w:id="1317" w:author="Marchenko, Sergey [Tengizchevroil]" w:date="2025-08-09T09:49:00Z" w16du:dateUtc="2025-08-09T04:49:00Z">
            <w:rPr>
              <w:color w:val="333333"/>
              <w:spacing w:val="-2"/>
              <w:highlight w:val="yellow"/>
              <w:lang w:val="ru-RU"/>
            </w:rPr>
          </w:rPrChange>
        </w:rPr>
        <w:t xml:space="preserve"> раздел</w:t>
      </w:r>
      <w:r w:rsidR="00DA171B" w:rsidRPr="005F0912">
        <w:rPr>
          <w:lang w:val="ru-RU"/>
          <w:rPrChange w:id="1318" w:author="Marchenko, Sergey [Tengizchevroil]" w:date="2025-08-09T09:49:00Z" w16du:dateUtc="2025-08-09T04:49:00Z">
            <w:rPr>
              <w:highlight w:val="yellow"/>
              <w:lang w:val="ru-RU"/>
            </w:rPr>
          </w:rPrChange>
        </w:rPr>
        <w:t xml:space="preserve"> </w:t>
      </w:r>
      <w:r w:rsidR="00DA171B" w:rsidRPr="005F0912">
        <w:rPr>
          <w:color w:val="333333"/>
          <w:spacing w:val="-2"/>
          <w:lang w:val="ru-RU"/>
          <w:rPrChange w:id="1319" w:author="Marchenko, Sergey [Tengizchevroil]" w:date="2025-08-09T09:49:00Z" w16du:dateUtc="2025-08-09T04:49:00Z">
            <w:rPr>
              <w:color w:val="333333"/>
              <w:spacing w:val="-2"/>
              <w:highlight w:val="yellow"/>
              <w:lang w:val="ru-RU"/>
            </w:rPr>
          </w:rPrChange>
        </w:rPr>
        <w:t xml:space="preserve">IX </w:t>
      </w:r>
      <w:r w:rsidR="00C0725A" w:rsidRPr="005F0912">
        <w:rPr>
          <w:color w:val="333333"/>
          <w:spacing w:val="-2"/>
          <w:lang w:val="ru-RU"/>
          <w:rPrChange w:id="1320" w:author="Marchenko, Sergey [Tengizchevroil]" w:date="2025-08-09T09:49:00Z" w16du:dateUtc="2025-08-09T04:49:00Z">
            <w:rPr>
              <w:color w:val="333333"/>
              <w:spacing w:val="-2"/>
              <w:highlight w:val="red"/>
              <w:lang w:val="ru-RU"/>
            </w:rPr>
          </w:rPrChange>
        </w:rPr>
        <w:t>ASME</w:t>
      </w:r>
      <w:r w:rsidR="00B07F86" w:rsidRPr="005F0912">
        <w:rPr>
          <w:color w:val="333333"/>
          <w:spacing w:val="-2"/>
          <w:lang w:val="ru-RU"/>
          <w:rPrChange w:id="1321" w:author="Marchenko, Sergey [Tengizchevroil]" w:date="2025-08-09T09:49:00Z" w16du:dateUtc="2025-08-09T04:49:00Z">
            <w:rPr>
              <w:color w:val="333333"/>
              <w:spacing w:val="-2"/>
              <w:highlight w:val="yellow"/>
              <w:lang w:val="ru-RU"/>
            </w:rPr>
          </w:rPrChange>
        </w:rPr>
        <w:t xml:space="preserve"> BPVC</w:t>
      </w:r>
      <w:r w:rsidR="00C0725A" w:rsidRPr="005F0912">
        <w:rPr>
          <w:color w:val="333333"/>
          <w:spacing w:val="-2"/>
          <w:lang w:val="ru-RU"/>
          <w:rPrChange w:id="1322" w:author="Marchenko, Sergey [Tengizchevroil]" w:date="2025-08-09T09:49:00Z" w16du:dateUtc="2025-08-09T04:49:00Z">
            <w:rPr>
              <w:color w:val="333333"/>
              <w:spacing w:val="-2"/>
              <w:highlight w:val="red"/>
              <w:lang w:val="ru-RU"/>
            </w:rPr>
          </w:rPrChange>
        </w:rPr>
        <w:t>.</w:t>
      </w:r>
      <w:ins w:id="1323" w:author="Marchenko, Sergey [Tengizchevroil]" w:date="2025-08-09T09:47:00Z" w16du:dateUtc="2025-08-09T04:47:00Z">
        <w:r w:rsidR="00D81CA2" w:rsidRPr="005F0912">
          <w:rPr>
            <w:lang w:val="ru-RU"/>
            <w:rPrChange w:id="1324" w:author="Marchenko, Sergey [Tengizchevroil]" w:date="2025-08-09T09:49:00Z" w16du:dateUtc="2025-08-09T04:49:00Z">
              <w:rPr>
                <w:highlight w:val="yellow"/>
                <w:lang w:val="ru-RU"/>
              </w:rPr>
            </w:rPrChange>
          </w:rPr>
          <w:t xml:space="preserve"> </w:t>
        </w:r>
      </w:ins>
      <w:del w:id="1325" w:author="Marchenko, Sergey [Tengizchevroil]" w:date="2025-08-09T09:47:00Z" w16du:dateUtc="2025-08-09T04:47:00Z">
        <w:r w:rsidR="00C0725A" w:rsidRPr="005F0912" w:rsidDel="00D81CA2">
          <w:rPr>
            <w:color w:val="333333"/>
            <w:spacing w:val="-2"/>
            <w:lang w:val="ru-RU"/>
            <w:rPrChange w:id="1326" w:author="Marchenko, Sergey [Tengizchevroil]" w:date="2025-08-09T09:49:00Z" w16du:dateUtc="2025-08-09T04:49:00Z">
              <w:rPr>
                <w:color w:val="333333"/>
                <w:spacing w:val="-2"/>
                <w:highlight w:val="red"/>
                <w:lang w:val="ru-RU"/>
              </w:rPr>
            </w:rPrChange>
          </w:rPr>
          <w:delText xml:space="preserve"> Если в WPS информация, указанная в QW-482, отличается от информации в PQR, переменные, указанные ниже, должны</w:delText>
        </w:r>
        <w:r w:rsidR="008F4A24" w:rsidRPr="005F0912" w:rsidDel="00D81CA2">
          <w:rPr>
            <w:color w:val="333333"/>
            <w:spacing w:val="-2"/>
            <w:lang w:val="ru-RU"/>
            <w:rPrChange w:id="1327" w:author="Marchenko, Sergey [Tengizchevroil]" w:date="2025-08-09T09:49:00Z" w16du:dateUtc="2025-08-09T04:49:00Z">
              <w:rPr>
                <w:color w:val="333333"/>
                <w:spacing w:val="-2"/>
                <w:highlight w:val="red"/>
                <w:lang w:val="ru-RU"/>
              </w:rPr>
            </w:rPrChange>
          </w:rPr>
          <w:delText xml:space="preserve"> </w:delText>
        </w:r>
        <w:r w:rsidR="00C0725A" w:rsidRPr="005F0912" w:rsidDel="00D81CA2">
          <w:rPr>
            <w:color w:val="333333"/>
            <w:spacing w:val="-2"/>
            <w:lang w:val="ru-RU"/>
            <w:rPrChange w:id="1328" w:author="Marchenko, Sergey [Tengizchevroil]" w:date="2025-08-09T09:49:00Z" w16du:dateUtc="2025-08-09T04:49:00Z">
              <w:rPr>
                <w:color w:val="333333"/>
                <w:spacing w:val="-2"/>
                <w:highlight w:val="red"/>
                <w:lang w:val="ru-RU"/>
              </w:rPr>
            </w:rPrChange>
          </w:rPr>
          <w:delText>рассматриваться как существенные переменные:</w:delText>
        </w:r>
        <w:bookmarkEnd w:id="1302"/>
        <w:r w:rsidR="00EC0FC2" w:rsidRPr="005F0912" w:rsidDel="00D81CA2">
          <w:rPr>
            <w:lang w:val="ru-RU"/>
            <w:rPrChange w:id="1329" w:author="Marchenko, Sergey [Tengizchevroil]" w:date="2025-08-09T09:49:00Z" w16du:dateUtc="2025-08-09T04:49:00Z">
              <w:rPr>
                <w:highlight w:val="yellow"/>
                <w:lang w:val="ru-RU"/>
              </w:rPr>
            </w:rPrChange>
          </w:rPr>
          <w:delText xml:space="preserve"> </w:delText>
        </w:r>
      </w:del>
      <w:r w:rsidR="008004B7" w:rsidRPr="008004B7">
        <w:rPr>
          <w:color w:val="333333"/>
          <w:spacing w:val="-2"/>
          <w:lang w:val="ru-RU"/>
        </w:rPr>
        <w:t xml:space="preserve">При изменении параметров сварки PQR, </w:t>
      </w:r>
      <w:r w:rsidR="008266A3">
        <w:rPr>
          <w:color w:val="333333"/>
          <w:spacing w:val="-2"/>
          <w:lang w:val="ru-RU"/>
        </w:rPr>
        <w:t xml:space="preserve">ниже </w:t>
      </w:r>
      <w:r w:rsidR="008004B7" w:rsidRPr="008004B7">
        <w:rPr>
          <w:color w:val="333333"/>
          <w:spacing w:val="-2"/>
          <w:lang w:val="ru-RU"/>
        </w:rPr>
        <w:t>следующие параметры сварки</w:t>
      </w:r>
      <w:r w:rsidR="008266A3" w:rsidRPr="008266A3">
        <w:rPr>
          <w:color w:val="333333"/>
          <w:spacing w:val="-2"/>
          <w:lang w:val="ru-RU"/>
        </w:rPr>
        <w:t xml:space="preserve"> </w:t>
      </w:r>
      <w:r w:rsidR="008266A3">
        <w:rPr>
          <w:color w:val="333333"/>
          <w:spacing w:val="-2"/>
          <w:lang w:val="ru-RU"/>
        </w:rPr>
        <w:t>в</w:t>
      </w:r>
      <w:r w:rsidR="008004B7" w:rsidRPr="008004B7">
        <w:rPr>
          <w:color w:val="333333"/>
          <w:spacing w:val="-2"/>
          <w:lang w:val="ru-RU"/>
        </w:rPr>
        <w:t xml:space="preserve"> WPS следует рассматривать как существенные переменные:</w:t>
      </w:r>
    </w:p>
    <w:p w14:paraId="4C095B16" w14:textId="1346FEB8" w:rsidR="00C0725A" w:rsidRPr="006C73AE" w:rsidRDefault="00916F54" w:rsidP="0008688B">
      <w:pPr>
        <w:pStyle w:val="ListParagraph"/>
        <w:spacing w:before="120" w:after="120"/>
        <w:ind w:left="1418" w:hanging="284"/>
        <w:rPr>
          <w:color w:val="333333"/>
          <w:spacing w:val="-2"/>
          <w:lang w:val="ru-RU"/>
        </w:rPr>
      </w:pPr>
      <w:r w:rsidRPr="006C73AE">
        <w:rPr>
          <w:b/>
          <w:lang w:val="ru-RU"/>
        </w:rPr>
        <w:t>9-9.</w:t>
      </w:r>
      <w:r w:rsidR="00E70C90" w:rsidRPr="006C73AE">
        <w:rPr>
          <w:b/>
          <w:lang w:val="ru-RU"/>
        </w:rPr>
        <w:t>1</w:t>
      </w:r>
      <w:r w:rsidRPr="006C73AE">
        <w:rPr>
          <w:b/>
          <w:lang w:val="ru-RU"/>
        </w:rPr>
        <w:t xml:space="preserve"> - </w:t>
      </w:r>
      <w:r w:rsidR="00C0725A" w:rsidRPr="006C73AE">
        <w:rPr>
          <w:color w:val="333333"/>
          <w:spacing w:val="-2"/>
          <w:lang w:val="ru-RU"/>
        </w:rPr>
        <w:t>Для присадочного металла – изменение конкретного производителя и торговой марки, которые</w:t>
      </w:r>
      <w:r w:rsidR="004A5D7A" w:rsidRPr="004A5D7A">
        <w:rPr>
          <w:color w:val="333333"/>
          <w:spacing w:val="-2"/>
          <w:lang w:val="ru-RU"/>
        </w:rPr>
        <w:t xml:space="preserve"> </w:t>
      </w:r>
      <w:r w:rsidR="00C0725A" w:rsidRPr="006C73AE">
        <w:rPr>
          <w:color w:val="333333"/>
          <w:spacing w:val="-2"/>
          <w:lang w:val="ru-RU"/>
        </w:rPr>
        <w:t>указаны в PQR.</w:t>
      </w:r>
    </w:p>
    <w:p w14:paraId="1DF8494A" w14:textId="7BF8D946" w:rsidR="00C0725A" w:rsidRPr="006C73AE" w:rsidRDefault="009F37D0" w:rsidP="0008688B">
      <w:pPr>
        <w:pStyle w:val="ListParagraph"/>
        <w:spacing w:before="120" w:after="120"/>
        <w:ind w:left="1418" w:hanging="284"/>
        <w:rPr>
          <w:color w:val="333333"/>
          <w:spacing w:val="-2"/>
          <w:lang w:val="ru-RU"/>
        </w:rPr>
      </w:pPr>
      <w:bookmarkStart w:id="1330" w:name="_Hlk175611943"/>
      <w:r w:rsidRPr="006C73AE">
        <w:rPr>
          <w:b/>
          <w:color w:val="333333"/>
          <w:spacing w:val="-2"/>
          <w:lang w:val="ru-RU"/>
        </w:rPr>
        <w:t>9-9.</w:t>
      </w:r>
      <w:r w:rsidR="00E70C90" w:rsidRPr="006C73AE">
        <w:rPr>
          <w:b/>
          <w:color w:val="333333"/>
          <w:spacing w:val="-2"/>
          <w:lang w:val="ru-RU"/>
        </w:rPr>
        <w:t>2</w:t>
      </w:r>
      <w:r w:rsidRPr="006C73AE">
        <w:rPr>
          <w:b/>
          <w:color w:val="333333"/>
          <w:spacing w:val="-2"/>
          <w:lang w:val="ru-RU"/>
        </w:rPr>
        <w:t xml:space="preserve"> - </w:t>
      </w:r>
      <w:bookmarkEnd w:id="1330"/>
      <w:r w:rsidR="00C0725A" w:rsidRPr="006C73AE">
        <w:rPr>
          <w:color w:val="333333"/>
          <w:spacing w:val="-2"/>
          <w:lang w:val="ru-RU"/>
        </w:rPr>
        <w:t>Для механизированной сварки – изменение марки или модели сварочного оборудования.</w:t>
      </w:r>
    </w:p>
    <w:p w14:paraId="59205DBE" w14:textId="2BF94F7A" w:rsidR="00C0725A" w:rsidRPr="006C73AE" w:rsidRDefault="00CA4894" w:rsidP="0008688B">
      <w:pPr>
        <w:pStyle w:val="ListParagraph"/>
        <w:spacing w:before="120" w:after="120"/>
        <w:ind w:left="1418" w:hanging="284"/>
        <w:rPr>
          <w:color w:val="333333"/>
          <w:spacing w:val="-2"/>
          <w:lang w:val="ru-RU"/>
        </w:rPr>
      </w:pPr>
      <w:bookmarkStart w:id="1331" w:name="_Hlk175611985"/>
      <w:r w:rsidRPr="006C73AE">
        <w:rPr>
          <w:b/>
          <w:color w:val="333333"/>
          <w:spacing w:val="-2"/>
          <w:lang w:val="ru-RU"/>
        </w:rPr>
        <w:t>9-9.</w:t>
      </w:r>
      <w:r w:rsidR="00E70C90" w:rsidRPr="006C73AE">
        <w:rPr>
          <w:b/>
          <w:color w:val="333333"/>
          <w:spacing w:val="-2"/>
          <w:lang w:val="ru-RU"/>
        </w:rPr>
        <w:t>3</w:t>
      </w:r>
      <w:r w:rsidRPr="006C73AE">
        <w:rPr>
          <w:b/>
          <w:color w:val="333333"/>
          <w:spacing w:val="-2"/>
          <w:lang w:val="ru-RU"/>
        </w:rPr>
        <w:t xml:space="preserve"> - </w:t>
      </w:r>
      <w:bookmarkEnd w:id="1331"/>
      <w:r w:rsidR="00C0725A" w:rsidRPr="006C73AE">
        <w:rPr>
          <w:color w:val="333333"/>
          <w:spacing w:val="-2"/>
          <w:lang w:val="ru-RU"/>
        </w:rPr>
        <w:t>Изменение техники выполнения прихваточных швов (если применимо), указанной в PQR.</w:t>
      </w:r>
    </w:p>
    <w:p w14:paraId="49B93543" w14:textId="6C2FED5E" w:rsidR="00C0725A" w:rsidRPr="002E501C" w:rsidRDefault="007969F0" w:rsidP="0008688B">
      <w:pPr>
        <w:pStyle w:val="ListParagraph"/>
        <w:spacing w:before="120" w:after="120"/>
        <w:ind w:left="1418" w:hanging="284"/>
        <w:rPr>
          <w:color w:val="333333"/>
          <w:spacing w:val="-2"/>
          <w:lang w:val="ru-RU"/>
        </w:rPr>
      </w:pPr>
      <w:bookmarkStart w:id="1332" w:name="_Hlk175612051"/>
      <w:r w:rsidRPr="006C73AE">
        <w:rPr>
          <w:b/>
          <w:color w:val="333333"/>
          <w:spacing w:val="-2"/>
          <w:lang w:val="ru-RU"/>
        </w:rPr>
        <w:t>9-9.</w:t>
      </w:r>
      <w:r w:rsidR="00E70C90" w:rsidRPr="006C73AE">
        <w:rPr>
          <w:b/>
          <w:color w:val="333333"/>
          <w:spacing w:val="-2"/>
          <w:lang w:val="ru-RU"/>
        </w:rPr>
        <w:t>4</w:t>
      </w:r>
      <w:r w:rsidRPr="006C73AE">
        <w:rPr>
          <w:b/>
          <w:color w:val="333333"/>
          <w:spacing w:val="-2"/>
          <w:lang w:val="ru-RU"/>
        </w:rPr>
        <w:t xml:space="preserve"> - </w:t>
      </w:r>
      <w:bookmarkEnd w:id="1332"/>
      <w:r w:rsidR="00C0725A" w:rsidRPr="006C73AE">
        <w:rPr>
          <w:color w:val="333333"/>
          <w:spacing w:val="-2"/>
          <w:lang w:val="ru-RU"/>
        </w:rPr>
        <w:t>Любое изменение электрических характеристик сварки, указанных PQR, т.е.</w:t>
      </w:r>
      <w:r w:rsidRPr="006C73AE">
        <w:rPr>
          <w:color w:val="333333"/>
          <w:spacing w:val="-2"/>
          <w:lang w:val="ru-RU"/>
        </w:rPr>
        <w:t xml:space="preserve"> </w:t>
      </w:r>
      <w:r w:rsidR="00C0725A" w:rsidRPr="006C73AE">
        <w:rPr>
          <w:color w:val="333333"/>
          <w:spacing w:val="-2"/>
          <w:lang w:val="ru-RU"/>
        </w:rPr>
        <w:t xml:space="preserve">импульсного диапазона и полярности </w:t>
      </w:r>
      <w:r w:rsidR="00C0725A" w:rsidRPr="002E501C">
        <w:rPr>
          <w:color w:val="333333"/>
          <w:spacing w:val="-2"/>
          <w:lang w:val="ru-RU"/>
        </w:rPr>
        <w:t>для присадочного металла всех размеров (диаметров).</w:t>
      </w:r>
    </w:p>
    <w:p w14:paraId="03DECF55" w14:textId="443966C0" w:rsidR="00C0725A" w:rsidRPr="002D689D" w:rsidRDefault="00144760" w:rsidP="0008688B">
      <w:pPr>
        <w:pStyle w:val="ListParagraph"/>
        <w:spacing w:before="120" w:after="120"/>
        <w:ind w:left="1418" w:hanging="284"/>
        <w:rPr>
          <w:color w:val="333333"/>
          <w:spacing w:val="-2"/>
          <w:lang w:val="ru-RU"/>
        </w:rPr>
      </w:pPr>
      <w:r w:rsidRPr="006C73AE">
        <w:rPr>
          <w:b/>
          <w:color w:val="333333"/>
          <w:spacing w:val="-2"/>
          <w:lang w:val="ru-RU"/>
        </w:rPr>
        <w:t>9-9.</w:t>
      </w:r>
      <w:r w:rsidR="00E70C90" w:rsidRPr="006C73AE">
        <w:rPr>
          <w:b/>
          <w:color w:val="333333"/>
          <w:spacing w:val="-2"/>
          <w:lang w:val="ru-RU"/>
        </w:rPr>
        <w:t>5</w:t>
      </w:r>
      <w:r w:rsidRPr="006C73AE">
        <w:rPr>
          <w:b/>
          <w:color w:val="333333"/>
          <w:spacing w:val="-2"/>
          <w:lang w:val="ru-RU"/>
        </w:rPr>
        <w:t xml:space="preserve"> - </w:t>
      </w:r>
      <w:r w:rsidR="00C0725A" w:rsidRPr="006C73AE">
        <w:rPr>
          <w:color w:val="333333"/>
          <w:spacing w:val="-2"/>
          <w:lang w:val="ru-RU"/>
        </w:rPr>
        <w:t xml:space="preserve">Любое увеличение максимального тепловложения (максимальное напряжение х максимальная сила тока х 60 ÷ </w:t>
      </w:r>
      <w:r w:rsidR="00810EF8" w:rsidRPr="002E501C">
        <w:rPr>
          <w:color w:val="333333"/>
          <w:spacing w:val="-2"/>
          <w:lang w:val="ru-RU"/>
        </w:rPr>
        <w:t>минимальная</w:t>
      </w:r>
      <w:r w:rsidR="00C0725A" w:rsidRPr="002E501C">
        <w:rPr>
          <w:color w:val="333333"/>
          <w:spacing w:val="-2"/>
          <w:lang w:val="ru-RU"/>
        </w:rPr>
        <w:t xml:space="preserve"> скорость сварки = Дж), указанного в PQR.</w:t>
      </w:r>
      <w:r w:rsidR="00EA1A47" w:rsidRPr="002E501C">
        <w:rPr>
          <w:lang w:val="ru-RU"/>
        </w:rPr>
        <w:t xml:space="preserve"> </w:t>
      </w:r>
      <w:r w:rsidR="00EA1A47" w:rsidRPr="002E501C">
        <w:rPr>
          <w:color w:val="333333"/>
          <w:spacing w:val="-2"/>
          <w:lang w:val="ru-RU"/>
        </w:rPr>
        <w:t>Любое у</w:t>
      </w:r>
      <w:r w:rsidR="000B076F" w:rsidRPr="002E501C">
        <w:rPr>
          <w:color w:val="333333"/>
          <w:spacing w:val="-2"/>
          <w:lang w:val="ru-RU"/>
        </w:rPr>
        <w:t>меньшение</w:t>
      </w:r>
      <w:r w:rsidR="00EA1A47" w:rsidRPr="002E501C">
        <w:rPr>
          <w:color w:val="333333"/>
          <w:spacing w:val="-2"/>
          <w:lang w:val="ru-RU"/>
        </w:rPr>
        <w:t xml:space="preserve"> </w:t>
      </w:r>
      <w:r w:rsidR="000B076F" w:rsidRPr="002E501C">
        <w:rPr>
          <w:color w:val="333333"/>
          <w:spacing w:val="-2"/>
          <w:lang w:val="ru-RU"/>
        </w:rPr>
        <w:t>минимального</w:t>
      </w:r>
      <w:r w:rsidR="00EA1A47" w:rsidRPr="002E501C">
        <w:rPr>
          <w:color w:val="333333"/>
          <w:spacing w:val="-2"/>
          <w:lang w:val="ru-RU"/>
        </w:rPr>
        <w:t xml:space="preserve"> тепловложения</w:t>
      </w:r>
      <w:r w:rsidR="000323B6" w:rsidRPr="002E501C">
        <w:rPr>
          <w:color w:val="333333"/>
          <w:spacing w:val="-2"/>
          <w:lang w:val="ru-RU"/>
        </w:rPr>
        <w:t xml:space="preserve"> </w:t>
      </w:r>
      <w:r w:rsidR="00EA1A47" w:rsidRPr="002E501C">
        <w:rPr>
          <w:color w:val="333333"/>
          <w:spacing w:val="-2"/>
          <w:lang w:val="ru-RU"/>
        </w:rPr>
        <w:t>(м</w:t>
      </w:r>
      <w:r w:rsidR="000B076F" w:rsidRPr="002E501C">
        <w:rPr>
          <w:color w:val="333333"/>
          <w:spacing w:val="-2"/>
          <w:lang w:val="ru-RU"/>
        </w:rPr>
        <w:t>инимальное</w:t>
      </w:r>
      <w:r w:rsidR="00EA1A47" w:rsidRPr="002E501C">
        <w:rPr>
          <w:color w:val="333333"/>
          <w:spacing w:val="-2"/>
          <w:lang w:val="ru-RU"/>
        </w:rPr>
        <w:t xml:space="preserve"> напряжение х </w:t>
      </w:r>
      <w:r w:rsidR="000323B6" w:rsidRPr="002E501C">
        <w:rPr>
          <w:color w:val="333333"/>
          <w:spacing w:val="-2"/>
          <w:lang w:val="ru-RU"/>
        </w:rPr>
        <w:t>минимальную</w:t>
      </w:r>
      <w:r w:rsidR="00EA1A47" w:rsidRPr="002E501C">
        <w:rPr>
          <w:color w:val="333333"/>
          <w:spacing w:val="-2"/>
          <w:lang w:val="ru-RU"/>
        </w:rPr>
        <w:t xml:space="preserve"> сила тока х 60 ÷ </w:t>
      </w:r>
      <w:r w:rsidR="00810EF8" w:rsidRPr="002E501C">
        <w:rPr>
          <w:color w:val="333333"/>
          <w:spacing w:val="-2"/>
          <w:lang w:val="ru-RU"/>
        </w:rPr>
        <w:t>максимальн</w:t>
      </w:r>
      <w:r w:rsidR="00E44904" w:rsidRPr="002E501C">
        <w:rPr>
          <w:color w:val="333333"/>
          <w:spacing w:val="-2"/>
          <w:lang w:val="ru-RU"/>
        </w:rPr>
        <w:t>ая</w:t>
      </w:r>
      <w:r w:rsidR="00EA1A47" w:rsidRPr="002E501C">
        <w:rPr>
          <w:color w:val="333333"/>
          <w:spacing w:val="-2"/>
          <w:lang w:val="ru-RU"/>
        </w:rPr>
        <w:t xml:space="preserve"> скорость сварки = Дж), указанного в PQR.</w:t>
      </w:r>
      <w:r w:rsidR="00963EA4" w:rsidRPr="00963EA4">
        <w:rPr>
          <w:color w:val="333333"/>
          <w:spacing w:val="-2"/>
          <w:lang w:val="ru-RU"/>
        </w:rPr>
        <w:t xml:space="preserve"> </w:t>
      </w:r>
      <w:r w:rsidR="0078495A" w:rsidRPr="002D689D">
        <w:rPr>
          <w:color w:val="333333"/>
          <w:spacing w:val="-2"/>
          <w:lang w:val="ru-RU"/>
        </w:rPr>
        <w:t>Значения силы тока, напряжени</w:t>
      </w:r>
      <w:r w:rsidR="00E44904" w:rsidRPr="002D689D">
        <w:rPr>
          <w:color w:val="333333"/>
          <w:spacing w:val="-2"/>
          <w:lang w:val="ru-RU"/>
        </w:rPr>
        <w:t>е</w:t>
      </w:r>
      <w:r w:rsidR="0078495A" w:rsidRPr="002D689D">
        <w:rPr>
          <w:color w:val="333333"/>
          <w:spacing w:val="-2"/>
          <w:lang w:val="ru-RU"/>
        </w:rPr>
        <w:t xml:space="preserve"> дуги и скорости сварки следует выбирать из того же пункта/раздела/прохода, где зафиксировано минимальное или максимальное тепловложение соответственно.</w:t>
      </w:r>
    </w:p>
    <w:p w14:paraId="15C4A3A8" w14:textId="40B8023E" w:rsidR="00C0725A" w:rsidRPr="006C73AE" w:rsidRDefault="00A01EAC" w:rsidP="0008688B">
      <w:pPr>
        <w:pStyle w:val="ListParagraph"/>
        <w:spacing w:before="120" w:after="120"/>
        <w:ind w:left="1418" w:hanging="284"/>
        <w:rPr>
          <w:color w:val="333333"/>
          <w:spacing w:val="-2"/>
          <w:lang w:val="ru-RU"/>
        </w:rPr>
      </w:pPr>
      <w:r w:rsidRPr="006C73AE">
        <w:rPr>
          <w:b/>
          <w:color w:val="333333"/>
          <w:spacing w:val="-2"/>
          <w:lang w:val="ru-RU"/>
        </w:rPr>
        <w:t>9-9.</w:t>
      </w:r>
      <w:r w:rsidR="008A12D9" w:rsidRPr="006C73AE">
        <w:rPr>
          <w:b/>
          <w:color w:val="333333"/>
          <w:spacing w:val="-2"/>
          <w:lang w:val="ru-RU"/>
        </w:rPr>
        <w:t>6</w:t>
      </w:r>
      <w:r w:rsidRPr="006C73AE">
        <w:rPr>
          <w:b/>
          <w:color w:val="333333"/>
          <w:spacing w:val="-2"/>
          <w:lang w:val="ru-RU"/>
        </w:rPr>
        <w:t xml:space="preserve"> - </w:t>
      </w:r>
      <w:r w:rsidR="00C0725A" w:rsidRPr="006C73AE">
        <w:rPr>
          <w:color w:val="333333"/>
          <w:spacing w:val="-2"/>
          <w:lang w:val="ru-RU"/>
        </w:rPr>
        <w:t>Изменение разделки сварного шва с двусторонней на одностороннюю.</w:t>
      </w:r>
    </w:p>
    <w:p w14:paraId="33C72B37" w14:textId="644BDDA0" w:rsidR="00C0725A" w:rsidRPr="006C73AE" w:rsidRDefault="003E4389" w:rsidP="0008688B">
      <w:pPr>
        <w:pStyle w:val="ListParagraph"/>
        <w:spacing w:before="120" w:after="120"/>
        <w:ind w:left="1418" w:hanging="284"/>
        <w:rPr>
          <w:color w:val="333333"/>
          <w:spacing w:val="-2"/>
          <w:lang w:val="ru-RU"/>
        </w:rPr>
      </w:pPr>
      <w:bookmarkStart w:id="1333" w:name="_Hlk175612311"/>
      <w:r w:rsidRPr="006C73AE">
        <w:rPr>
          <w:b/>
          <w:color w:val="333333"/>
          <w:spacing w:val="-2"/>
          <w:lang w:val="ru-RU"/>
        </w:rPr>
        <w:t>9-9.</w:t>
      </w:r>
      <w:r w:rsidR="008A12D9" w:rsidRPr="006C73AE">
        <w:rPr>
          <w:b/>
          <w:color w:val="333333"/>
          <w:spacing w:val="-2"/>
          <w:lang w:val="ru-RU"/>
        </w:rPr>
        <w:t>7</w:t>
      </w:r>
      <w:r w:rsidRPr="006C73AE">
        <w:rPr>
          <w:b/>
          <w:color w:val="333333"/>
          <w:spacing w:val="-2"/>
          <w:lang w:val="ru-RU"/>
        </w:rPr>
        <w:t xml:space="preserve"> - </w:t>
      </w:r>
      <w:bookmarkEnd w:id="1333"/>
      <w:r w:rsidR="00C0725A" w:rsidRPr="006C73AE">
        <w:rPr>
          <w:color w:val="333333"/>
          <w:spacing w:val="-2"/>
          <w:lang w:val="ru-RU"/>
        </w:rPr>
        <w:t xml:space="preserve">Для </w:t>
      </w:r>
      <w:r w:rsidR="00422F31" w:rsidRPr="006C73AE">
        <w:rPr>
          <w:color w:val="333333"/>
          <w:spacing w:val="-2"/>
          <w:lang w:val="ru-RU"/>
        </w:rPr>
        <w:t>всех сварочных процессов</w:t>
      </w:r>
      <w:r w:rsidR="00C0725A" w:rsidRPr="006C73AE">
        <w:rPr>
          <w:color w:val="333333"/>
          <w:spacing w:val="-2"/>
          <w:lang w:val="ru-RU"/>
        </w:rPr>
        <w:t xml:space="preserve"> – изменение диаметра присадочного металла.</w:t>
      </w:r>
    </w:p>
    <w:p w14:paraId="7DD8DFBA" w14:textId="1860CA92" w:rsidR="00843998" w:rsidRPr="006C73AE" w:rsidRDefault="003E4389" w:rsidP="0008688B">
      <w:pPr>
        <w:pStyle w:val="ListParagraph"/>
        <w:spacing w:before="120" w:after="120"/>
        <w:ind w:left="1418" w:hanging="284"/>
        <w:rPr>
          <w:color w:val="333333"/>
          <w:spacing w:val="-2"/>
          <w:lang w:val="ru-RU"/>
        </w:rPr>
      </w:pPr>
      <w:r w:rsidRPr="006C73AE">
        <w:rPr>
          <w:b/>
          <w:color w:val="333333"/>
          <w:spacing w:val="-2"/>
          <w:lang w:val="ru-RU"/>
        </w:rPr>
        <w:t>9-9.</w:t>
      </w:r>
      <w:r w:rsidR="008A12D9" w:rsidRPr="006C73AE">
        <w:rPr>
          <w:b/>
          <w:color w:val="333333"/>
          <w:spacing w:val="-2"/>
          <w:lang w:val="ru-RU"/>
        </w:rPr>
        <w:t>8</w:t>
      </w:r>
      <w:r w:rsidRPr="006C73AE">
        <w:rPr>
          <w:b/>
          <w:color w:val="333333"/>
          <w:spacing w:val="-2"/>
          <w:lang w:val="ru-RU"/>
        </w:rPr>
        <w:t xml:space="preserve"> - </w:t>
      </w:r>
      <w:r w:rsidR="00C0725A" w:rsidRPr="006C73AE">
        <w:rPr>
          <w:color w:val="333333"/>
          <w:spacing w:val="-2"/>
          <w:lang w:val="ru-RU"/>
        </w:rPr>
        <w:t>Скорость перемещения сварочной головки (механизированная сварка).</w:t>
      </w:r>
    </w:p>
    <w:p w14:paraId="0B1F44A7" w14:textId="3F304282" w:rsidR="00745EF5" w:rsidRPr="004A4485" w:rsidRDefault="00745EF5" w:rsidP="0008688B">
      <w:pPr>
        <w:pStyle w:val="ListParagraph"/>
        <w:numPr>
          <w:ilvl w:val="1"/>
          <w:numId w:val="70"/>
        </w:numPr>
        <w:spacing w:before="120" w:after="120"/>
        <w:ind w:left="1134" w:hanging="425"/>
        <w:rPr>
          <w:lang w:val="ru-RU"/>
        </w:rPr>
      </w:pPr>
      <w:bookmarkStart w:id="1334" w:name="_Hlk175702159"/>
      <w:bookmarkStart w:id="1335" w:name="_Hlk175702191"/>
      <w:r w:rsidRPr="006C73AE">
        <w:rPr>
          <w:b/>
          <w:lang w:val="ru-RU"/>
        </w:rPr>
        <w:t>-</w:t>
      </w:r>
      <w:r w:rsidRPr="006C73AE">
        <w:rPr>
          <w:b/>
          <w:spacing w:val="1"/>
          <w:lang w:val="ru-RU"/>
        </w:rPr>
        <w:t xml:space="preserve"> </w:t>
      </w:r>
      <w:r w:rsidR="00942A1B" w:rsidRPr="006C73AE">
        <w:rPr>
          <w:color w:val="333333"/>
          <w:spacing w:val="-2"/>
          <w:lang w:val="ru-RU"/>
        </w:rPr>
        <w:t xml:space="preserve">Должен быть </w:t>
      </w:r>
      <w:bookmarkEnd w:id="1334"/>
      <w:r w:rsidR="00942A1B" w:rsidRPr="006C73AE">
        <w:rPr>
          <w:color w:val="333333"/>
          <w:spacing w:val="-2"/>
          <w:lang w:val="ru-RU"/>
        </w:rPr>
        <w:t xml:space="preserve">предоставлен для рассмотрения документ сварочной процедуры, который включает, как минимум, </w:t>
      </w:r>
      <w:r w:rsidR="00942A1B" w:rsidRPr="004A4485">
        <w:rPr>
          <w:color w:val="333333"/>
          <w:spacing w:val="-2"/>
          <w:lang w:val="ru-RU"/>
        </w:rPr>
        <w:t>подробную информацию о прихватках и ремонтной сварке (устранении и проверке устранения дефектов).</w:t>
      </w:r>
    </w:p>
    <w:p w14:paraId="47843EBD" w14:textId="68A80052" w:rsidR="007074F8" w:rsidRPr="004A4485" w:rsidRDefault="00890D2E" w:rsidP="0008688B">
      <w:pPr>
        <w:pStyle w:val="ListParagraph"/>
        <w:numPr>
          <w:ilvl w:val="1"/>
          <w:numId w:val="70"/>
        </w:numPr>
        <w:tabs>
          <w:tab w:val="left" w:pos="540"/>
        </w:tabs>
        <w:spacing w:before="120" w:after="120"/>
        <w:ind w:left="1134" w:hanging="425"/>
        <w:rPr>
          <w:lang w:val="ru-RU"/>
        </w:rPr>
      </w:pPr>
      <w:bookmarkStart w:id="1336" w:name="_Hlk175702257"/>
      <w:bookmarkStart w:id="1337" w:name="_Hlk175702265"/>
      <w:bookmarkEnd w:id="1335"/>
      <w:r w:rsidRPr="006C73AE">
        <w:rPr>
          <w:b/>
          <w:lang w:val="ru-RU"/>
        </w:rPr>
        <w:lastRenderedPageBreak/>
        <w:t>-</w:t>
      </w:r>
      <w:r w:rsidRPr="006C73AE">
        <w:rPr>
          <w:b/>
          <w:spacing w:val="1"/>
          <w:lang w:val="ru-RU"/>
        </w:rPr>
        <w:t xml:space="preserve"> </w:t>
      </w:r>
      <w:r w:rsidR="007074F8" w:rsidRPr="006C73AE">
        <w:rPr>
          <w:color w:val="333333"/>
          <w:spacing w:val="-2"/>
          <w:lang w:val="ru-RU"/>
        </w:rPr>
        <w:t xml:space="preserve">Конкретная </w:t>
      </w:r>
      <w:r w:rsidR="007074F8" w:rsidRPr="006C73AE">
        <w:rPr>
          <w:color w:val="333333"/>
          <w:spacing w:val="-2"/>
        </w:rPr>
        <w:t>WPS</w:t>
      </w:r>
      <w:r w:rsidR="007074F8" w:rsidRPr="006C73AE">
        <w:rPr>
          <w:color w:val="333333"/>
          <w:spacing w:val="-2"/>
          <w:lang w:val="ru-RU"/>
        </w:rPr>
        <w:t xml:space="preserve"> или комбинация </w:t>
      </w:r>
      <w:r w:rsidR="007074F8" w:rsidRPr="006C73AE">
        <w:rPr>
          <w:color w:val="333333"/>
          <w:spacing w:val="-2"/>
        </w:rPr>
        <w:t>WPS</w:t>
      </w:r>
      <w:bookmarkEnd w:id="1336"/>
      <w:r w:rsidR="007074F8" w:rsidRPr="006C73AE">
        <w:rPr>
          <w:color w:val="333333"/>
          <w:spacing w:val="-2"/>
          <w:lang w:val="ru-RU"/>
        </w:rPr>
        <w:t xml:space="preserve">, которая будет использоваться в производстве, должна быть указана в деталях </w:t>
      </w:r>
      <w:r w:rsidR="007074F8" w:rsidRPr="004A4485">
        <w:rPr>
          <w:color w:val="333333"/>
          <w:spacing w:val="-2"/>
          <w:lang w:val="ru-RU"/>
        </w:rPr>
        <w:t>сварных швов чертежа контракта, или в отдельной карте сварных швов.</w:t>
      </w:r>
    </w:p>
    <w:bookmarkEnd w:id="1337"/>
    <w:p w14:paraId="27BC446D" w14:textId="5B21BD73" w:rsidR="00B56C3E" w:rsidRPr="004A4485" w:rsidRDefault="003F0C93" w:rsidP="0008688B">
      <w:pPr>
        <w:pStyle w:val="ListParagraph"/>
        <w:numPr>
          <w:ilvl w:val="1"/>
          <w:numId w:val="70"/>
        </w:numPr>
        <w:tabs>
          <w:tab w:val="left" w:pos="540"/>
        </w:tabs>
        <w:spacing w:before="120" w:after="120"/>
        <w:ind w:left="1134" w:hanging="425"/>
        <w:rPr>
          <w:lang w:val="ru-RU"/>
        </w:rPr>
      </w:pPr>
      <w:r w:rsidRPr="006C73AE">
        <w:rPr>
          <w:b/>
          <w:lang w:val="ru-RU"/>
        </w:rPr>
        <w:t>–</w:t>
      </w:r>
      <w:r w:rsidR="00B56C3E" w:rsidRPr="006C73AE">
        <w:rPr>
          <w:b/>
          <w:spacing w:val="1"/>
          <w:lang w:val="ru-RU"/>
        </w:rPr>
        <w:t xml:space="preserve"> </w:t>
      </w:r>
      <w:r w:rsidRPr="006C73AE">
        <w:rPr>
          <w:color w:val="333333"/>
          <w:spacing w:val="-2"/>
          <w:lang w:val="ru-RU"/>
        </w:rPr>
        <w:t>Р</w:t>
      </w:r>
      <w:r w:rsidR="001D6DB7" w:rsidRPr="006C73AE">
        <w:rPr>
          <w:color w:val="333333"/>
          <w:spacing w:val="-2"/>
          <w:lang w:val="ru-RU"/>
        </w:rPr>
        <w:t>емонтн</w:t>
      </w:r>
      <w:r w:rsidRPr="006C73AE">
        <w:rPr>
          <w:color w:val="333333"/>
          <w:spacing w:val="-2"/>
          <w:lang w:val="ru-RU"/>
        </w:rPr>
        <w:t>ая сварочная проце</w:t>
      </w:r>
      <w:r w:rsidR="0091237F" w:rsidRPr="006C73AE">
        <w:rPr>
          <w:color w:val="333333"/>
          <w:spacing w:val="-2"/>
          <w:lang w:val="ru-RU"/>
        </w:rPr>
        <w:t>дура</w:t>
      </w:r>
      <w:r w:rsidR="001D6DB7" w:rsidRPr="006C73AE">
        <w:rPr>
          <w:color w:val="333333"/>
          <w:spacing w:val="-2"/>
          <w:lang w:val="ru-RU"/>
        </w:rPr>
        <w:t xml:space="preserve"> WPS </w:t>
      </w:r>
      <w:r w:rsidR="00B45392" w:rsidRPr="006C73AE">
        <w:rPr>
          <w:color w:val="333333"/>
          <w:spacing w:val="-2"/>
          <w:lang w:val="ru-RU"/>
        </w:rPr>
        <w:t>должн</w:t>
      </w:r>
      <w:r w:rsidR="0091237F" w:rsidRPr="006C73AE">
        <w:rPr>
          <w:color w:val="333333"/>
          <w:spacing w:val="-2"/>
          <w:lang w:val="ru-RU"/>
        </w:rPr>
        <w:t>а</w:t>
      </w:r>
      <w:r w:rsidR="00B45392" w:rsidRPr="006C73AE">
        <w:rPr>
          <w:color w:val="333333"/>
          <w:spacing w:val="-2"/>
          <w:lang w:val="ru-RU"/>
        </w:rPr>
        <w:t xml:space="preserve"> </w:t>
      </w:r>
      <w:r w:rsidR="0091237F" w:rsidRPr="006C73AE">
        <w:rPr>
          <w:color w:val="333333"/>
          <w:spacing w:val="-2"/>
          <w:lang w:val="ru-RU"/>
        </w:rPr>
        <w:t>содержать</w:t>
      </w:r>
      <w:r w:rsidR="001D6DB7" w:rsidRPr="006C73AE">
        <w:rPr>
          <w:color w:val="333333"/>
          <w:spacing w:val="-2"/>
          <w:lang w:val="ru-RU"/>
        </w:rPr>
        <w:t xml:space="preserve"> подробные сведения о методике удаления и проверки </w:t>
      </w:r>
      <w:r w:rsidR="001D6DB7" w:rsidRPr="004A4485">
        <w:rPr>
          <w:color w:val="333333"/>
          <w:spacing w:val="-2"/>
          <w:lang w:val="ru-RU"/>
        </w:rPr>
        <w:t>удаления дефектов.</w:t>
      </w:r>
    </w:p>
    <w:p w14:paraId="4E4A15AE" w14:textId="2F671FF8" w:rsidR="00B56C3E" w:rsidRPr="006C73AE" w:rsidRDefault="00B56C3E" w:rsidP="0008688B">
      <w:pPr>
        <w:pStyle w:val="ListParagraph"/>
        <w:numPr>
          <w:ilvl w:val="1"/>
          <w:numId w:val="70"/>
        </w:numPr>
        <w:tabs>
          <w:tab w:val="left" w:pos="540"/>
        </w:tabs>
        <w:spacing w:before="120" w:after="120"/>
        <w:ind w:left="1134" w:hanging="425"/>
        <w:rPr>
          <w:lang w:val="ru-RU"/>
        </w:rPr>
      </w:pPr>
      <w:r w:rsidRPr="006C73AE">
        <w:rPr>
          <w:b/>
          <w:lang w:val="ru-RU"/>
        </w:rPr>
        <w:t>-</w:t>
      </w:r>
      <w:r w:rsidRPr="006C73AE">
        <w:rPr>
          <w:b/>
          <w:spacing w:val="1"/>
          <w:lang w:val="ru-RU"/>
        </w:rPr>
        <w:t xml:space="preserve"> </w:t>
      </w:r>
      <w:r w:rsidR="00F76F87" w:rsidRPr="006C73AE">
        <w:rPr>
          <w:color w:val="333333"/>
          <w:spacing w:val="-2"/>
          <w:lang w:val="ru-RU"/>
        </w:rPr>
        <w:t>WPS должна содержать основные параметры сварки и следующую информацию:</w:t>
      </w:r>
    </w:p>
    <w:p w14:paraId="2FC43833" w14:textId="4560D018" w:rsidR="0088675D" w:rsidRPr="006C73AE" w:rsidRDefault="0088675D" w:rsidP="0008688B">
      <w:pPr>
        <w:spacing w:before="120" w:after="120"/>
        <w:ind w:left="1418" w:hanging="284"/>
        <w:rPr>
          <w:color w:val="333333"/>
          <w:spacing w:val="-2"/>
          <w:lang w:val="ru-RU"/>
        </w:rPr>
      </w:pPr>
      <w:bookmarkStart w:id="1338" w:name="_Hlk175702970"/>
      <w:bookmarkStart w:id="1339" w:name="_Hlk175806670"/>
      <w:r w:rsidRPr="006C73AE">
        <w:rPr>
          <w:b/>
          <w:lang w:val="ru-RU"/>
        </w:rPr>
        <w:t>9-13.1</w:t>
      </w:r>
      <w:r w:rsidR="00934EF0" w:rsidRPr="006C73AE">
        <w:rPr>
          <w:b/>
          <w:lang w:val="ru-RU"/>
        </w:rPr>
        <w:t xml:space="preserve">- </w:t>
      </w:r>
      <w:r w:rsidR="0036371A" w:rsidRPr="006C73AE">
        <w:rPr>
          <w:color w:val="333333"/>
          <w:spacing w:val="-2"/>
          <w:lang w:val="ru-RU"/>
        </w:rPr>
        <w:t>Спецификации материалов</w:t>
      </w:r>
      <w:bookmarkEnd w:id="1338"/>
      <w:r w:rsidR="0036371A" w:rsidRPr="006C73AE">
        <w:rPr>
          <w:color w:val="333333"/>
          <w:spacing w:val="-2"/>
          <w:lang w:val="ru-RU"/>
        </w:rPr>
        <w:t>, включая присадочные металлы, которые будут использоваться в работе.</w:t>
      </w:r>
    </w:p>
    <w:bookmarkEnd w:id="1339"/>
    <w:p w14:paraId="03503CFD" w14:textId="48620101" w:rsidR="0036371A" w:rsidRPr="004A4485" w:rsidRDefault="0036371A" w:rsidP="0008688B">
      <w:pPr>
        <w:spacing w:before="120" w:after="120"/>
        <w:ind w:left="1418" w:hanging="284"/>
        <w:rPr>
          <w:color w:val="333333"/>
          <w:spacing w:val="-2"/>
          <w:lang w:val="ru-RU"/>
        </w:rPr>
      </w:pPr>
      <w:r w:rsidRPr="006C73AE">
        <w:rPr>
          <w:b/>
          <w:lang w:val="ru-RU"/>
        </w:rPr>
        <w:t>9-13.</w:t>
      </w:r>
      <w:r w:rsidR="005F4F6D" w:rsidRPr="006C73AE">
        <w:rPr>
          <w:b/>
          <w:lang w:val="ru-RU"/>
        </w:rPr>
        <w:t>2</w:t>
      </w:r>
      <w:r w:rsidRPr="006C73AE">
        <w:rPr>
          <w:b/>
          <w:lang w:val="ru-RU"/>
        </w:rPr>
        <w:t xml:space="preserve">- </w:t>
      </w:r>
      <w:r w:rsidR="00266AF2" w:rsidRPr="006C73AE">
        <w:rPr>
          <w:color w:val="333333"/>
          <w:spacing w:val="-2"/>
          <w:lang w:val="ru-RU"/>
        </w:rPr>
        <w:t>Сварочные процессы (автоматические и ручные) и их применение, такие как сварка прихваток, стыковая сварка, наплавка или ремонт.</w:t>
      </w:r>
    </w:p>
    <w:p w14:paraId="5D548B45" w14:textId="608A72D1" w:rsidR="0088675D" w:rsidRPr="006C73AE" w:rsidRDefault="0036371A" w:rsidP="0008688B">
      <w:pPr>
        <w:spacing w:before="120" w:after="120"/>
        <w:ind w:left="1418" w:hanging="284"/>
        <w:rPr>
          <w:lang w:val="ru-RU"/>
        </w:rPr>
      </w:pPr>
      <w:r w:rsidRPr="006C73AE">
        <w:rPr>
          <w:b/>
          <w:lang w:val="ru-RU"/>
        </w:rPr>
        <w:t>9-13.</w:t>
      </w:r>
      <w:r w:rsidR="005F4F6D" w:rsidRPr="006C73AE">
        <w:rPr>
          <w:b/>
          <w:lang w:val="ru-RU"/>
        </w:rPr>
        <w:t>3</w:t>
      </w:r>
      <w:r w:rsidRPr="006C73AE">
        <w:rPr>
          <w:b/>
          <w:lang w:val="ru-RU"/>
        </w:rPr>
        <w:t xml:space="preserve">- </w:t>
      </w:r>
      <w:r w:rsidR="007F463B" w:rsidRPr="006C73AE">
        <w:rPr>
          <w:lang w:val="ru-RU"/>
        </w:rPr>
        <w:t>Диапазон толщины стенок для каждой процедуры.</w:t>
      </w:r>
    </w:p>
    <w:p w14:paraId="4E42C058" w14:textId="2132448D" w:rsidR="0088675D" w:rsidRPr="006C73AE" w:rsidRDefault="0036371A" w:rsidP="0008688B">
      <w:pPr>
        <w:spacing w:before="120" w:after="120"/>
        <w:ind w:left="1418" w:hanging="284"/>
        <w:rPr>
          <w:lang w:val="ru-RU"/>
        </w:rPr>
      </w:pPr>
      <w:r w:rsidRPr="006C73AE">
        <w:rPr>
          <w:b/>
          <w:lang w:val="ru-RU"/>
        </w:rPr>
        <w:t>9-13.</w:t>
      </w:r>
      <w:r w:rsidR="005F4F6D" w:rsidRPr="006C73AE">
        <w:rPr>
          <w:b/>
          <w:lang w:val="ru-RU"/>
        </w:rPr>
        <w:t>4</w:t>
      </w:r>
      <w:r w:rsidRPr="006C73AE">
        <w:rPr>
          <w:b/>
          <w:lang w:val="ru-RU"/>
        </w:rPr>
        <w:t xml:space="preserve">- </w:t>
      </w:r>
      <w:r w:rsidR="005F4F6D" w:rsidRPr="006C73AE">
        <w:rPr>
          <w:lang w:val="ru-RU"/>
        </w:rPr>
        <w:t xml:space="preserve">Геометрия </w:t>
      </w:r>
      <w:r w:rsidR="00CC4113" w:rsidRPr="006C73AE">
        <w:rPr>
          <w:lang w:val="ru-RU"/>
        </w:rPr>
        <w:t>разделки кромок</w:t>
      </w:r>
      <w:r w:rsidR="005F4F6D" w:rsidRPr="006C73AE">
        <w:rPr>
          <w:lang w:val="ru-RU"/>
        </w:rPr>
        <w:t>, включая допуски на размеры.</w:t>
      </w:r>
    </w:p>
    <w:p w14:paraId="4C9B4ACD" w14:textId="69B808B9" w:rsidR="0088675D" w:rsidRPr="006C73AE" w:rsidRDefault="0036371A" w:rsidP="0008688B">
      <w:pPr>
        <w:spacing w:before="120" w:after="120"/>
        <w:ind w:left="1418" w:hanging="284"/>
        <w:rPr>
          <w:lang w:val="ru-RU"/>
        </w:rPr>
      </w:pPr>
      <w:r w:rsidRPr="006C73AE">
        <w:rPr>
          <w:b/>
          <w:lang w:val="ru-RU"/>
        </w:rPr>
        <w:t>9-13.</w:t>
      </w:r>
      <w:r w:rsidR="005F4F6D" w:rsidRPr="006C73AE">
        <w:rPr>
          <w:b/>
          <w:lang w:val="ru-RU"/>
        </w:rPr>
        <w:t>5</w:t>
      </w:r>
      <w:r w:rsidRPr="006C73AE">
        <w:rPr>
          <w:b/>
          <w:lang w:val="ru-RU"/>
        </w:rPr>
        <w:t xml:space="preserve">- </w:t>
      </w:r>
      <w:r w:rsidR="006A2457" w:rsidRPr="006C73AE">
        <w:rPr>
          <w:lang w:val="ru-RU"/>
        </w:rPr>
        <w:t>Корнев</w:t>
      </w:r>
      <w:r w:rsidR="0025627C" w:rsidRPr="006C73AE">
        <w:rPr>
          <w:lang w:val="ru-RU"/>
        </w:rPr>
        <w:t>ой</w:t>
      </w:r>
      <w:r w:rsidR="006A2457" w:rsidRPr="006C73AE">
        <w:rPr>
          <w:lang w:val="ru-RU"/>
        </w:rPr>
        <w:t xml:space="preserve"> зазор</w:t>
      </w:r>
      <w:r w:rsidR="001C7613" w:rsidRPr="006C73AE">
        <w:rPr>
          <w:lang w:val="ru-RU"/>
        </w:rPr>
        <w:t xml:space="preserve"> </w:t>
      </w:r>
      <w:r w:rsidR="0025627C" w:rsidRPr="006C73AE">
        <w:rPr>
          <w:lang w:val="ru-RU"/>
        </w:rPr>
        <w:t>и смещение кромок</w:t>
      </w:r>
      <w:r w:rsidR="006A2457" w:rsidRPr="006C73AE">
        <w:rPr>
          <w:lang w:val="ru-RU"/>
        </w:rPr>
        <w:t xml:space="preserve">, </w:t>
      </w:r>
      <w:r w:rsidR="005F0A2D" w:rsidRPr="006C73AE">
        <w:rPr>
          <w:lang w:val="ru-RU"/>
        </w:rPr>
        <w:t>с указанием</w:t>
      </w:r>
      <w:r w:rsidR="006A2457" w:rsidRPr="006C73AE">
        <w:rPr>
          <w:lang w:val="ru-RU"/>
        </w:rPr>
        <w:t xml:space="preserve"> допуск</w:t>
      </w:r>
      <w:r w:rsidR="00FA3773" w:rsidRPr="006C73AE">
        <w:rPr>
          <w:lang w:val="ru-RU"/>
        </w:rPr>
        <w:t>ов</w:t>
      </w:r>
      <w:r w:rsidR="006A2457" w:rsidRPr="006C73AE">
        <w:rPr>
          <w:lang w:val="ru-RU"/>
        </w:rPr>
        <w:t>.</w:t>
      </w:r>
    </w:p>
    <w:p w14:paraId="7213FF26" w14:textId="328E62D2" w:rsidR="0088675D" w:rsidRPr="006C73AE" w:rsidRDefault="0036371A" w:rsidP="0008688B">
      <w:pPr>
        <w:spacing w:before="120" w:after="120"/>
        <w:ind w:left="1418" w:hanging="284"/>
        <w:rPr>
          <w:lang w:val="ru-RU"/>
        </w:rPr>
      </w:pPr>
      <w:r w:rsidRPr="006C73AE">
        <w:rPr>
          <w:b/>
          <w:lang w:val="ru-RU"/>
        </w:rPr>
        <w:t>9-13.</w:t>
      </w:r>
      <w:r w:rsidR="005F4F6D" w:rsidRPr="006C73AE">
        <w:rPr>
          <w:b/>
          <w:lang w:val="ru-RU"/>
        </w:rPr>
        <w:t>6</w:t>
      </w:r>
      <w:r w:rsidRPr="006C73AE">
        <w:rPr>
          <w:b/>
          <w:lang w:val="ru-RU"/>
        </w:rPr>
        <w:t xml:space="preserve">- </w:t>
      </w:r>
      <w:r w:rsidR="006A2457" w:rsidRPr="006C73AE">
        <w:rPr>
          <w:lang w:val="ru-RU"/>
        </w:rPr>
        <w:t>Позиции сварки.</w:t>
      </w:r>
    </w:p>
    <w:p w14:paraId="493AAD83" w14:textId="07B896F9" w:rsidR="0088675D" w:rsidRPr="006C73AE" w:rsidRDefault="0036371A" w:rsidP="0008688B">
      <w:pPr>
        <w:spacing w:before="120" w:after="120"/>
        <w:ind w:left="1418" w:hanging="284"/>
        <w:rPr>
          <w:color w:val="333333"/>
          <w:spacing w:val="-2"/>
          <w:lang w:val="ru-RU"/>
        </w:rPr>
      </w:pPr>
      <w:r w:rsidRPr="006C73AE">
        <w:rPr>
          <w:b/>
          <w:lang w:val="ru-RU"/>
        </w:rPr>
        <w:t>9-13.</w:t>
      </w:r>
      <w:r w:rsidR="005F4F6D" w:rsidRPr="006C73AE">
        <w:rPr>
          <w:b/>
          <w:lang w:val="ru-RU"/>
        </w:rPr>
        <w:t>7</w:t>
      </w:r>
      <w:r w:rsidRPr="006C73AE">
        <w:rPr>
          <w:b/>
          <w:lang w:val="ru-RU"/>
        </w:rPr>
        <w:t xml:space="preserve">- </w:t>
      </w:r>
      <w:r w:rsidR="00C70AF0" w:rsidRPr="006C73AE">
        <w:rPr>
          <w:color w:val="333333"/>
          <w:spacing w:val="-2"/>
          <w:lang w:val="ru-RU"/>
        </w:rPr>
        <w:t>Наименование и марка присадочного металла, тип и классификация.</w:t>
      </w:r>
    </w:p>
    <w:p w14:paraId="69B31AF0" w14:textId="66D7380F" w:rsidR="0036371A" w:rsidRPr="006C73AE" w:rsidRDefault="0036371A" w:rsidP="0008688B">
      <w:pPr>
        <w:spacing w:before="120" w:after="120"/>
        <w:ind w:left="1418" w:hanging="284"/>
        <w:rPr>
          <w:color w:val="333333"/>
          <w:spacing w:val="-2"/>
          <w:lang w:val="ru-RU"/>
        </w:rPr>
      </w:pPr>
      <w:r w:rsidRPr="006C73AE">
        <w:rPr>
          <w:b/>
          <w:lang w:val="ru-RU"/>
        </w:rPr>
        <w:t>9-13.</w:t>
      </w:r>
      <w:r w:rsidR="005F4F6D" w:rsidRPr="006C73AE">
        <w:rPr>
          <w:b/>
          <w:lang w:val="ru-RU"/>
        </w:rPr>
        <w:t>8</w:t>
      </w:r>
      <w:r w:rsidRPr="006C73AE">
        <w:rPr>
          <w:b/>
          <w:lang w:val="ru-RU"/>
        </w:rPr>
        <w:t xml:space="preserve">- </w:t>
      </w:r>
      <w:r w:rsidR="00DF680D" w:rsidRPr="006C73AE">
        <w:rPr>
          <w:color w:val="333333"/>
          <w:spacing w:val="-2"/>
          <w:lang w:val="ru-RU"/>
        </w:rPr>
        <w:t>Размеры присадочного металла, диаметры для каждого прохода или слоя.</w:t>
      </w:r>
    </w:p>
    <w:p w14:paraId="5C1F2CFE" w14:textId="77B1E398" w:rsidR="0036371A" w:rsidRPr="006C73AE" w:rsidRDefault="0036371A" w:rsidP="0008688B">
      <w:pPr>
        <w:spacing w:before="120" w:after="120"/>
        <w:ind w:left="1418" w:hanging="284"/>
        <w:rPr>
          <w:color w:val="333333"/>
          <w:spacing w:val="-2"/>
          <w:lang w:val="ru-RU"/>
        </w:rPr>
      </w:pPr>
      <w:r w:rsidRPr="006C73AE">
        <w:rPr>
          <w:b/>
          <w:lang w:val="ru-RU"/>
        </w:rPr>
        <w:t>9-13.</w:t>
      </w:r>
      <w:r w:rsidR="005F4F6D" w:rsidRPr="006C73AE">
        <w:rPr>
          <w:b/>
          <w:lang w:val="ru-RU"/>
        </w:rPr>
        <w:t>9</w:t>
      </w:r>
      <w:r w:rsidRPr="006C73AE">
        <w:rPr>
          <w:b/>
          <w:lang w:val="ru-RU"/>
        </w:rPr>
        <w:t xml:space="preserve">- </w:t>
      </w:r>
      <w:r w:rsidR="00EC3DDE" w:rsidRPr="006C73AE">
        <w:rPr>
          <w:color w:val="333333"/>
          <w:spacing w:val="-2"/>
          <w:lang w:val="ru-RU"/>
        </w:rPr>
        <w:t>Скорость подачи проволоки.</w:t>
      </w:r>
    </w:p>
    <w:p w14:paraId="0AAE1B6B" w14:textId="34B831C2" w:rsidR="000C5C52" w:rsidRPr="006C73AE" w:rsidRDefault="000C5C52" w:rsidP="0008688B">
      <w:pPr>
        <w:spacing w:before="120" w:after="120"/>
        <w:ind w:left="1418" w:hanging="284"/>
        <w:rPr>
          <w:color w:val="333333"/>
          <w:spacing w:val="-2"/>
          <w:lang w:val="ru-RU"/>
        </w:rPr>
      </w:pPr>
      <w:r w:rsidRPr="006C73AE">
        <w:rPr>
          <w:b/>
          <w:lang w:val="ru-RU"/>
        </w:rPr>
        <w:t>9-13.</w:t>
      </w:r>
      <w:r w:rsidR="00B32EBE" w:rsidRPr="006C73AE">
        <w:rPr>
          <w:b/>
          <w:lang w:val="ru-RU"/>
        </w:rPr>
        <w:t>10</w:t>
      </w:r>
      <w:r w:rsidRPr="006C73AE">
        <w:rPr>
          <w:b/>
          <w:lang w:val="ru-RU"/>
        </w:rPr>
        <w:t xml:space="preserve">- </w:t>
      </w:r>
      <w:r w:rsidR="00B32EBE" w:rsidRPr="006C73AE">
        <w:rPr>
          <w:color w:val="333333"/>
          <w:spacing w:val="-2"/>
          <w:lang w:val="ru-RU"/>
        </w:rPr>
        <w:t>Приблизительная глубина каждого прохода сварного шва.</w:t>
      </w:r>
    </w:p>
    <w:p w14:paraId="49682EC3" w14:textId="4E602BED" w:rsidR="000C5C52" w:rsidRPr="006C73AE" w:rsidRDefault="000C5C52" w:rsidP="0008688B">
      <w:pPr>
        <w:spacing w:before="120" w:after="120"/>
        <w:ind w:left="1418" w:hanging="284"/>
        <w:rPr>
          <w:color w:val="333333"/>
          <w:spacing w:val="-2"/>
          <w:lang w:val="ru-RU"/>
        </w:rPr>
      </w:pPr>
      <w:r w:rsidRPr="006C73AE">
        <w:rPr>
          <w:b/>
          <w:lang w:val="ru-RU"/>
        </w:rPr>
        <w:t>9-13.</w:t>
      </w:r>
      <w:r w:rsidR="00B32EBE" w:rsidRPr="006C73AE">
        <w:rPr>
          <w:b/>
          <w:lang w:val="ru-RU"/>
        </w:rPr>
        <w:t>11</w:t>
      </w:r>
      <w:r w:rsidRPr="006C73AE">
        <w:rPr>
          <w:b/>
          <w:lang w:val="ru-RU"/>
        </w:rPr>
        <w:t xml:space="preserve">- </w:t>
      </w:r>
      <w:r w:rsidR="00B32EBE" w:rsidRPr="006C73AE">
        <w:rPr>
          <w:color w:val="333333"/>
          <w:spacing w:val="-2"/>
          <w:lang w:val="ru-RU"/>
        </w:rPr>
        <w:t>Тип и классификация флюса.</w:t>
      </w:r>
    </w:p>
    <w:p w14:paraId="195BB02D" w14:textId="5C27C417" w:rsidR="000C5C52" w:rsidRPr="006C73AE" w:rsidRDefault="000C5C52" w:rsidP="0008688B">
      <w:pPr>
        <w:spacing w:before="120" w:after="120"/>
        <w:ind w:left="1418" w:hanging="284"/>
        <w:rPr>
          <w:color w:val="333333"/>
          <w:spacing w:val="-2"/>
          <w:lang w:val="ru-RU"/>
        </w:rPr>
      </w:pPr>
      <w:r w:rsidRPr="006C73AE">
        <w:rPr>
          <w:b/>
          <w:lang w:val="ru-RU"/>
        </w:rPr>
        <w:t>9-13.</w:t>
      </w:r>
      <w:r w:rsidR="00B32EBE" w:rsidRPr="006C73AE">
        <w:rPr>
          <w:b/>
          <w:lang w:val="ru-RU"/>
        </w:rPr>
        <w:t>12</w:t>
      </w:r>
      <w:r w:rsidRPr="006C73AE">
        <w:rPr>
          <w:b/>
          <w:lang w:val="ru-RU"/>
        </w:rPr>
        <w:t xml:space="preserve">- </w:t>
      </w:r>
      <w:r w:rsidR="00706713" w:rsidRPr="006C73AE">
        <w:rPr>
          <w:color w:val="333333"/>
          <w:spacing w:val="-2"/>
          <w:lang w:val="ru-RU"/>
        </w:rPr>
        <w:t>Процедура работы с флюсами.</w:t>
      </w:r>
    </w:p>
    <w:p w14:paraId="3EBEA403" w14:textId="3C407EFA" w:rsidR="000C5C52" w:rsidRPr="006C73AE" w:rsidRDefault="000C5C52" w:rsidP="0008688B">
      <w:pPr>
        <w:spacing w:before="120" w:after="120"/>
        <w:ind w:left="1418" w:hanging="284"/>
        <w:rPr>
          <w:color w:val="333333"/>
          <w:spacing w:val="-2"/>
          <w:lang w:val="ru-RU"/>
        </w:rPr>
      </w:pPr>
      <w:r w:rsidRPr="006C73AE">
        <w:rPr>
          <w:b/>
          <w:lang w:val="ru-RU"/>
        </w:rPr>
        <w:t>9-13.</w:t>
      </w:r>
      <w:r w:rsidR="00B32EBE" w:rsidRPr="006C73AE">
        <w:rPr>
          <w:b/>
          <w:lang w:val="ru-RU"/>
        </w:rPr>
        <w:t>13</w:t>
      </w:r>
      <w:r w:rsidRPr="006C73AE">
        <w:rPr>
          <w:b/>
          <w:lang w:val="ru-RU"/>
        </w:rPr>
        <w:t xml:space="preserve">- </w:t>
      </w:r>
      <w:r w:rsidR="00706713" w:rsidRPr="006C73AE">
        <w:rPr>
          <w:color w:val="333333"/>
          <w:spacing w:val="-2"/>
          <w:lang w:val="ru-RU"/>
        </w:rPr>
        <w:t>Наименование, тип и состав защитных газов.</w:t>
      </w:r>
    </w:p>
    <w:p w14:paraId="13AA5977" w14:textId="78B9213F" w:rsidR="000C5C52" w:rsidRPr="006C73AE" w:rsidRDefault="000C5C52" w:rsidP="0008688B">
      <w:pPr>
        <w:spacing w:before="120" w:after="120"/>
        <w:ind w:left="1418" w:hanging="284"/>
        <w:rPr>
          <w:color w:val="333333"/>
          <w:spacing w:val="-2"/>
          <w:lang w:val="ru-RU"/>
        </w:rPr>
      </w:pPr>
      <w:bookmarkStart w:id="1340" w:name="_Hlk175703588"/>
      <w:r w:rsidRPr="006C73AE">
        <w:rPr>
          <w:b/>
          <w:lang w:val="ru-RU"/>
        </w:rPr>
        <w:t>9-13.</w:t>
      </w:r>
      <w:r w:rsidR="00B32EBE" w:rsidRPr="006C73AE">
        <w:rPr>
          <w:b/>
          <w:lang w:val="ru-RU"/>
        </w:rPr>
        <w:t>14</w:t>
      </w:r>
      <w:r w:rsidRPr="006C73AE">
        <w:rPr>
          <w:b/>
          <w:lang w:val="ru-RU"/>
        </w:rPr>
        <w:t xml:space="preserve">- </w:t>
      </w:r>
      <w:r w:rsidR="00F02DF4" w:rsidRPr="006C73AE">
        <w:rPr>
          <w:color w:val="333333"/>
          <w:spacing w:val="-2"/>
          <w:lang w:val="ru-RU"/>
        </w:rPr>
        <w:t>Расход для защитного и поддувочного газа.</w:t>
      </w:r>
    </w:p>
    <w:bookmarkEnd w:id="1340"/>
    <w:p w14:paraId="4D723F74" w14:textId="3F6B6E0C" w:rsidR="00F02DF4" w:rsidRPr="006C73AE" w:rsidRDefault="00F02DF4" w:rsidP="0008688B">
      <w:pPr>
        <w:spacing w:before="120" w:after="120"/>
        <w:ind w:left="1418" w:hanging="284"/>
        <w:rPr>
          <w:color w:val="333333"/>
          <w:spacing w:val="-2"/>
          <w:lang w:val="ru-RU"/>
        </w:rPr>
      </w:pPr>
      <w:r w:rsidRPr="006C73AE">
        <w:rPr>
          <w:b/>
          <w:lang w:val="ru-RU"/>
        </w:rPr>
        <w:t>9-13.1</w:t>
      </w:r>
      <w:r w:rsidR="00B9223A" w:rsidRPr="006C73AE">
        <w:rPr>
          <w:b/>
          <w:lang w:val="ru-RU"/>
        </w:rPr>
        <w:t>5</w:t>
      </w:r>
      <w:r w:rsidRPr="006C73AE">
        <w:rPr>
          <w:b/>
          <w:lang w:val="ru-RU"/>
        </w:rPr>
        <w:t xml:space="preserve">- </w:t>
      </w:r>
      <w:r w:rsidR="00B9223A" w:rsidRPr="006C73AE">
        <w:rPr>
          <w:color w:val="333333"/>
          <w:spacing w:val="-2"/>
          <w:lang w:val="ru-RU"/>
        </w:rPr>
        <w:t>Типичное количество и последовательность проходов для каждого типа сварного шва.</w:t>
      </w:r>
    </w:p>
    <w:p w14:paraId="0AA96E64" w14:textId="1B6102F4" w:rsidR="0036371A" w:rsidRPr="006C73AE" w:rsidRDefault="00F02DF4" w:rsidP="0008688B">
      <w:pPr>
        <w:spacing w:before="120" w:after="120"/>
        <w:ind w:left="1418" w:hanging="284"/>
        <w:rPr>
          <w:color w:val="333333"/>
          <w:spacing w:val="-2"/>
          <w:lang w:val="ru-RU"/>
        </w:rPr>
      </w:pPr>
      <w:r w:rsidRPr="006C73AE">
        <w:rPr>
          <w:b/>
          <w:lang w:val="ru-RU"/>
        </w:rPr>
        <w:t>9-13.1</w:t>
      </w:r>
      <w:r w:rsidR="00883606" w:rsidRPr="006C73AE">
        <w:rPr>
          <w:b/>
          <w:lang w:val="ru-RU"/>
        </w:rPr>
        <w:t>6</w:t>
      </w:r>
      <w:r w:rsidRPr="006C73AE">
        <w:rPr>
          <w:b/>
          <w:lang w:val="ru-RU"/>
        </w:rPr>
        <w:t xml:space="preserve">- </w:t>
      </w:r>
      <w:r w:rsidR="00B9223A" w:rsidRPr="006C73AE">
        <w:rPr>
          <w:color w:val="333333"/>
          <w:spacing w:val="-2"/>
          <w:lang w:val="ru-RU"/>
        </w:rPr>
        <w:t>Параметры сварки, такие как напряжение, ток, скорость и полярность.</w:t>
      </w:r>
    </w:p>
    <w:p w14:paraId="6AF03195" w14:textId="4F71808F" w:rsidR="000A1BE8" w:rsidRPr="00730F7C" w:rsidRDefault="00B56C3E" w:rsidP="0008688B">
      <w:pPr>
        <w:pStyle w:val="ListParagraph"/>
        <w:numPr>
          <w:ilvl w:val="1"/>
          <w:numId w:val="70"/>
        </w:numPr>
        <w:spacing w:before="120" w:after="120"/>
        <w:ind w:left="1134" w:hanging="425"/>
        <w:rPr>
          <w:lang w:val="ru-RU"/>
        </w:rPr>
      </w:pPr>
      <w:r w:rsidRPr="006C73AE">
        <w:rPr>
          <w:b/>
          <w:lang w:val="ru-RU"/>
        </w:rPr>
        <w:t>-</w:t>
      </w:r>
      <w:r w:rsidRPr="006C73AE">
        <w:rPr>
          <w:b/>
          <w:spacing w:val="1"/>
          <w:lang w:val="ru-RU"/>
        </w:rPr>
        <w:t xml:space="preserve"> </w:t>
      </w:r>
      <w:r w:rsidR="003911CA" w:rsidRPr="006C73AE">
        <w:rPr>
          <w:color w:val="333333"/>
          <w:spacing w:val="-2"/>
          <w:lang w:val="ru-RU"/>
        </w:rPr>
        <w:t xml:space="preserve">Поставщик должен представить план аттестационных испытаний процедуры сварки (WPQT) для приемки </w:t>
      </w:r>
      <w:r w:rsidR="000A1BE8" w:rsidRPr="006C73AE">
        <w:rPr>
          <w:color w:val="333333"/>
          <w:spacing w:val="-2"/>
          <w:lang w:val="ru-RU"/>
        </w:rPr>
        <w:t>к</w:t>
      </w:r>
      <w:r w:rsidR="003911CA" w:rsidRPr="006C73AE">
        <w:rPr>
          <w:color w:val="333333"/>
          <w:spacing w:val="-2"/>
          <w:lang w:val="ru-RU"/>
        </w:rPr>
        <w:t xml:space="preserve">омпанией, </w:t>
      </w:r>
      <w:r w:rsidR="003911CA" w:rsidRPr="00730F7C">
        <w:rPr>
          <w:color w:val="333333"/>
          <w:spacing w:val="-2"/>
          <w:lang w:val="ru-RU"/>
        </w:rPr>
        <w:t>который охватывает все диапазоны толщин и конфигураций скоса, которые будут свариваться на производстве. Кроме того, подробная информация об аттестации процедуры ремонта должна быть включена в план WPQT.</w:t>
      </w:r>
    </w:p>
    <w:p w14:paraId="50399EC0" w14:textId="559BB3F8" w:rsidR="00714A22" w:rsidRPr="00B30771" w:rsidRDefault="00B56C3E" w:rsidP="0008688B">
      <w:pPr>
        <w:pStyle w:val="ListParagraph"/>
        <w:numPr>
          <w:ilvl w:val="1"/>
          <w:numId w:val="70"/>
        </w:numPr>
        <w:spacing w:before="120" w:after="120"/>
        <w:ind w:left="1134" w:hanging="425"/>
        <w:rPr>
          <w:lang w:val="ru-RU"/>
          <w:rPrChange w:id="1341" w:author="Marchenko, Sergey [Tengizchevroil]" w:date="2025-08-07T15:37:00Z" w16du:dateUtc="2025-08-07T10:37:00Z">
            <w:rPr>
              <w:highlight w:val="yellow"/>
              <w:lang w:val="ru-RU"/>
            </w:rPr>
          </w:rPrChange>
        </w:rPr>
      </w:pPr>
      <w:r w:rsidRPr="00B30771">
        <w:rPr>
          <w:b/>
          <w:lang w:val="ru-RU"/>
        </w:rPr>
        <w:t>-</w:t>
      </w:r>
      <w:r w:rsidR="00BF0548" w:rsidRPr="00B30771">
        <w:rPr>
          <w:bCs/>
          <w:spacing w:val="1"/>
          <w:lang w:val="ru-RU"/>
          <w:rPrChange w:id="1342" w:author="Marchenko, Sergey [Tengizchevroil]" w:date="2025-08-07T15:37:00Z" w16du:dateUtc="2025-08-07T10:37:00Z">
            <w:rPr>
              <w:bCs/>
              <w:spacing w:val="1"/>
              <w:highlight w:val="yellow"/>
              <w:lang w:val="ru-RU"/>
            </w:rPr>
          </w:rPrChange>
        </w:rPr>
        <w:t xml:space="preserve"> </w:t>
      </w:r>
      <w:r w:rsidR="00BF0548" w:rsidRPr="00B30771">
        <w:rPr>
          <w:bCs/>
          <w:color w:val="333333"/>
          <w:spacing w:val="-2"/>
          <w:lang w:val="ru-RU"/>
          <w:rPrChange w:id="1343" w:author="Marchenko, Sergey [Tengizchevroil]" w:date="2025-08-07T15:37:00Z" w16du:dateUtc="2025-08-07T10:37:00Z">
            <w:rPr>
              <w:bCs/>
              <w:color w:val="333333"/>
              <w:spacing w:val="-2"/>
              <w:highlight w:val="yellow"/>
              <w:lang w:val="ru-RU"/>
            </w:rPr>
          </w:rPrChange>
        </w:rPr>
        <w:t>Для аттестации процедуры сварки должны использоваться детали труб.</w:t>
      </w:r>
      <w:r w:rsidR="00BF0548" w:rsidRPr="00B30771">
        <w:rPr>
          <w:color w:val="333333"/>
          <w:spacing w:val="-2"/>
          <w:lang w:val="ru-RU"/>
          <w:rPrChange w:id="1344" w:author="Marchenko, Sergey [Tengizchevroil]" w:date="2025-08-07T15:37:00Z" w16du:dateUtc="2025-08-07T10:37:00Z">
            <w:rPr>
              <w:color w:val="333333"/>
              <w:spacing w:val="-2"/>
              <w:highlight w:val="yellow"/>
              <w:lang w:val="ru-RU"/>
            </w:rPr>
          </w:rPrChange>
        </w:rPr>
        <w:t xml:space="preserve"> Минимальная длина отрезка трубы(катушки) с каждой стороны сварного соединения для аттестации PQR должна составлять 250 мм. Если для аттестации используется фитинг, он должен иметь фактические размеры. Испытательные поковки (если они используются) должны иметь минимальную длину 250 мм.</w:t>
      </w:r>
    </w:p>
    <w:p w14:paraId="1595B0F8" w14:textId="0C0FD436" w:rsidR="00B56C3E" w:rsidRPr="00730F7C" w:rsidRDefault="00B56C3E" w:rsidP="0008688B">
      <w:pPr>
        <w:pStyle w:val="ListParagraph"/>
        <w:numPr>
          <w:ilvl w:val="1"/>
          <w:numId w:val="70"/>
        </w:numPr>
        <w:tabs>
          <w:tab w:val="left" w:pos="360"/>
        </w:tabs>
        <w:spacing w:before="120" w:after="120"/>
        <w:ind w:left="1134" w:hanging="425"/>
        <w:rPr>
          <w:lang w:val="ru-RU"/>
        </w:rPr>
      </w:pPr>
      <w:r w:rsidRPr="006C73AE">
        <w:rPr>
          <w:b/>
          <w:lang w:val="ru-RU"/>
        </w:rPr>
        <w:t>-</w:t>
      </w:r>
      <w:r w:rsidRPr="006C73AE">
        <w:rPr>
          <w:b/>
          <w:spacing w:val="1"/>
          <w:lang w:val="ru-RU"/>
        </w:rPr>
        <w:t xml:space="preserve"> </w:t>
      </w:r>
      <w:r w:rsidR="00B45239" w:rsidRPr="006C73AE">
        <w:rPr>
          <w:color w:val="333333"/>
          <w:spacing w:val="-2"/>
          <w:lang w:val="ru-RU"/>
        </w:rPr>
        <w:t>В PQR должны быть указаны параметры сварного соединения, такие как: угол разделки кромок, зазор, притупление,</w:t>
      </w:r>
      <w:r w:rsidR="00730F7C">
        <w:rPr>
          <w:color w:val="333333"/>
          <w:spacing w:val="-2"/>
          <w:lang w:val="ru-RU"/>
        </w:rPr>
        <w:t xml:space="preserve"> </w:t>
      </w:r>
      <w:r w:rsidR="00B45239" w:rsidRPr="00730F7C">
        <w:rPr>
          <w:color w:val="333333"/>
          <w:spacing w:val="-2"/>
          <w:lang w:val="ru-RU"/>
        </w:rPr>
        <w:t>смещение кромок и другие параметры на усмотрение компании. В WPS должны быть указаны параметры сварного соединения, взятые с соответствующего PQR с допусками на усмотрение компании.</w:t>
      </w:r>
    </w:p>
    <w:p w14:paraId="3421BFB4" w14:textId="3E696E9B" w:rsidR="00B56C3E" w:rsidRPr="00730F7C" w:rsidRDefault="00B56C3E" w:rsidP="0008688B">
      <w:pPr>
        <w:pStyle w:val="ListParagraph"/>
        <w:numPr>
          <w:ilvl w:val="1"/>
          <w:numId w:val="70"/>
        </w:numPr>
        <w:tabs>
          <w:tab w:val="left" w:pos="360"/>
        </w:tabs>
        <w:spacing w:before="120" w:after="120"/>
        <w:ind w:left="1134" w:hanging="425"/>
        <w:rPr>
          <w:lang w:val="ru-RU"/>
        </w:rPr>
      </w:pPr>
      <w:r w:rsidRPr="006C73AE">
        <w:rPr>
          <w:b/>
          <w:lang w:val="ru-RU"/>
        </w:rPr>
        <w:t>-</w:t>
      </w:r>
      <w:r w:rsidRPr="006C73AE">
        <w:rPr>
          <w:b/>
          <w:spacing w:val="1"/>
          <w:lang w:val="ru-RU"/>
        </w:rPr>
        <w:t xml:space="preserve"> </w:t>
      </w:r>
      <w:r w:rsidR="001F55B0" w:rsidRPr="006C73AE">
        <w:rPr>
          <w:color w:val="333333"/>
          <w:spacing w:val="-2"/>
          <w:lang w:val="ru-RU"/>
        </w:rPr>
        <w:t xml:space="preserve">Прежде чем резать на секции PQR образцы для лабораторных испытаний, все неразрушающие испытания </w:t>
      </w:r>
      <w:r w:rsidR="001F55B0" w:rsidRPr="00730F7C">
        <w:rPr>
          <w:color w:val="333333"/>
          <w:spacing w:val="-2"/>
          <w:lang w:val="ru-RU"/>
        </w:rPr>
        <w:t>необходимые для производственных сварных швов должны быть выполнены, и задокументированы для каждого PQR.</w:t>
      </w:r>
    </w:p>
    <w:p w14:paraId="2E73037C" w14:textId="02C74F11" w:rsidR="00B755F1" w:rsidRPr="00A33C92" w:rsidRDefault="00476665" w:rsidP="0008688B">
      <w:pPr>
        <w:pStyle w:val="ListParagraph"/>
        <w:numPr>
          <w:ilvl w:val="1"/>
          <w:numId w:val="70"/>
        </w:numPr>
        <w:tabs>
          <w:tab w:val="left" w:pos="360"/>
        </w:tabs>
        <w:spacing w:before="120" w:after="120"/>
        <w:ind w:left="1134" w:hanging="425"/>
        <w:rPr>
          <w:b/>
          <w:bCs/>
          <w:lang w:val="ru-RU"/>
        </w:rPr>
      </w:pPr>
      <w:r w:rsidRPr="006C73AE">
        <w:rPr>
          <w:b/>
          <w:lang w:val="ru-RU"/>
        </w:rPr>
        <w:t>-</w:t>
      </w:r>
      <w:r w:rsidRPr="006C73AE">
        <w:rPr>
          <w:b/>
          <w:spacing w:val="1"/>
          <w:lang w:val="ru-RU"/>
        </w:rPr>
        <w:t xml:space="preserve"> </w:t>
      </w:r>
      <w:r w:rsidR="00B755F1" w:rsidRPr="006C73AE">
        <w:rPr>
          <w:color w:val="333333"/>
          <w:spacing w:val="-2"/>
          <w:lang w:val="ru-RU"/>
        </w:rPr>
        <w:t xml:space="preserve">Макроисследование поперечного сечения сварного соединения и измерения твердости должны проводиться для </w:t>
      </w:r>
      <w:r w:rsidR="00B755F1" w:rsidRPr="00A33C92">
        <w:rPr>
          <w:color w:val="333333"/>
          <w:spacing w:val="-2"/>
          <w:lang w:val="ru-RU"/>
        </w:rPr>
        <w:t xml:space="preserve">металла сварного шва, зоны термического влияния и основного металла. Полное поперечное сечение сварного соединения должно быть отшлифовано и протравлено подходящим </w:t>
      </w:r>
      <w:r w:rsidR="00B755F1" w:rsidRPr="00A33C92">
        <w:rPr>
          <w:color w:val="333333"/>
          <w:spacing w:val="-2"/>
          <w:lang w:val="ru-RU"/>
        </w:rPr>
        <w:lastRenderedPageBreak/>
        <w:t>реактивом (см. ASME IX QW-470) для четкого определения зон металла сварного шва, зоны термического влияния и основного металла. Макроисследование должно свидетельствовать, что сварной шов имеет однородную структуру и не имеет трещин, с полным проплавлением и сплавлением между сварочными проходами и основным металлом. Твердость не должна превышать значения, указанного в Разделе 13 для металла сварного шва, зоны термического влияния и основного металла при измерении на макропоперечном сечении, как показано на Рисунке 1.</w:t>
      </w:r>
    </w:p>
    <w:p w14:paraId="190A48C3" w14:textId="6187B68C" w:rsidR="00B56C3E" w:rsidRPr="006C73AE" w:rsidRDefault="00280C7F" w:rsidP="0008688B">
      <w:pPr>
        <w:spacing w:before="120" w:after="120"/>
        <w:ind w:left="709"/>
        <w:rPr>
          <w:b/>
          <w:bCs/>
          <w:lang w:val="ru-RU"/>
        </w:rPr>
      </w:pPr>
      <w:r w:rsidRPr="006C73AE">
        <w:rPr>
          <w:b/>
          <w:bCs/>
          <w:lang w:val="ru-RU"/>
        </w:rPr>
        <w:t>Рисунок 1. Испытание на твердость согласно стандарту NACE с дополнениями ТШО (Рисунок изменен и повторно используется с разрешения NACE International).</w:t>
      </w:r>
    </w:p>
    <w:p w14:paraId="438FFE5D" w14:textId="0364CC2D" w:rsidR="007074F8" w:rsidRPr="007074F8" w:rsidRDefault="006C1FEF" w:rsidP="00A068DD">
      <w:pPr>
        <w:tabs>
          <w:tab w:val="left" w:pos="540"/>
        </w:tabs>
        <w:spacing w:before="120" w:after="120"/>
        <w:ind w:left="709"/>
        <w:rPr>
          <w:sz w:val="20"/>
          <w:szCs w:val="20"/>
          <w:lang w:val="ru-RU"/>
        </w:rPr>
      </w:pPr>
      <w:r w:rsidRPr="006C1FEF">
        <w:rPr>
          <w:noProof/>
          <w:sz w:val="20"/>
          <w:szCs w:val="20"/>
          <w:lang w:val="ru-RU"/>
        </w:rPr>
        <w:drawing>
          <wp:inline distT="0" distB="0" distL="0" distR="0" wp14:anchorId="5FC32C41" wp14:editId="669A06DE">
            <wp:extent cx="4975225" cy="2945081"/>
            <wp:effectExtent l="0" t="0" r="0" b="8255"/>
            <wp:docPr id="6745129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81070" cy="2948541"/>
                    </a:xfrm>
                    <a:prstGeom prst="rect">
                      <a:avLst/>
                    </a:prstGeom>
                    <a:noFill/>
                    <a:ln>
                      <a:noFill/>
                    </a:ln>
                  </pic:spPr>
                </pic:pic>
              </a:graphicData>
            </a:graphic>
          </wp:inline>
        </w:drawing>
      </w:r>
    </w:p>
    <w:p w14:paraId="26C99777" w14:textId="77777777" w:rsidR="00EA5111" w:rsidRPr="00A068DD" w:rsidRDefault="00EA5111" w:rsidP="00A068DD">
      <w:pPr>
        <w:pStyle w:val="Default"/>
        <w:ind w:left="1134"/>
        <w:rPr>
          <w:sz w:val="22"/>
          <w:szCs w:val="22"/>
        </w:rPr>
      </w:pPr>
      <w:r w:rsidRPr="00A068DD">
        <w:rPr>
          <w:b/>
          <w:bCs/>
          <w:i/>
          <w:iCs/>
          <w:sz w:val="22"/>
          <w:szCs w:val="22"/>
        </w:rPr>
        <w:t xml:space="preserve">Примечания: </w:t>
      </w:r>
    </w:p>
    <w:p w14:paraId="1EC46E80" w14:textId="77777777" w:rsidR="00EA5111" w:rsidRPr="00A068DD" w:rsidRDefault="00EA5111" w:rsidP="00A068DD">
      <w:pPr>
        <w:pStyle w:val="Default"/>
        <w:numPr>
          <w:ilvl w:val="0"/>
          <w:numId w:val="71"/>
        </w:numPr>
        <w:spacing w:after="24"/>
        <w:ind w:left="1418" w:hanging="284"/>
        <w:rPr>
          <w:sz w:val="22"/>
          <w:szCs w:val="22"/>
          <w:lang w:val="ru-RU"/>
        </w:rPr>
      </w:pPr>
      <w:r w:rsidRPr="00A068DD">
        <w:rPr>
          <w:i/>
          <w:iCs/>
          <w:sz w:val="22"/>
          <w:szCs w:val="22"/>
          <w:lang w:val="ru-RU"/>
        </w:rPr>
        <w:t xml:space="preserve">Заштрихованный участок – зона термического влияния (ЗТВ) сварного шва. </w:t>
      </w:r>
    </w:p>
    <w:p w14:paraId="70CFD5CD" w14:textId="77777777" w:rsidR="00EA5111" w:rsidRPr="00A068DD" w:rsidRDefault="00EA5111" w:rsidP="00A068DD">
      <w:pPr>
        <w:pStyle w:val="Default"/>
        <w:numPr>
          <w:ilvl w:val="0"/>
          <w:numId w:val="71"/>
        </w:numPr>
        <w:spacing w:after="24"/>
        <w:ind w:left="1418" w:hanging="284"/>
        <w:rPr>
          <w:sz w:val="22"/>
          <w:szCs w:val="22"/>
          <w:lang w:val="ru-RU"/>
        </w:rPr>
      </w:pPr>
      <w:r w:rsidRPr="00A068DD">
        <w:rPr>
          <w:i/>
          <w:iCs/>
          <w:sz w:val="22"/>
          <w:szCs w:val="22"/>
          <w:lang w:val="ru-RU"/>
        </w:rPr>
        <w:t xml:space="preserve">Верхняя линия измерения должна располагаться таким образом, чтобы оттиски в ЗТВ совпадали с последним слоем или изменением профиля линии сплавления, связанной с последним слоем. </w:t>
      </w:r>
    </w:p>
    <w:p w14:paraId="704A073D" w14:textId="77777777" w:rsidR="00EA5111" w:rsidRPr="00A068DD" w:rsidRDefault="00EA5111" w:rsidP="00A068DD">
      <w:pPr>
        <w:pStyle w:val="Default"/>
        <w:numPr>
          <w:ilvl w:val="0"/>
          <w:numId w:val="71"/>
        </w:numPr>
        <w:spacing w:after="24"/>
        <w:ind w:left="1418" w:hanging="284"/>
        <w:rPr>
          <w:sz w:val="22"/>
          <w:szCs w:val="22"/>
          <w:lang w:val="ru-RU"/>
        </w:rPr>
      </w:pPr>
      <w:r w:rsidRPr="00A068DD">
        <w:rPr>
          <w:i/>
          <w:iCs/>
          <w:sz w:val="22"/>
          <w:szCs w:val="22"/>
          <w:lang w:val="ru-RU"/>
        </w:rPr>
        <w:t xml:space="preserve">Оттиски в ЗТВ должны быть полностью в ЗТВ и располагаться как можно ближе к линии сплавления, обычно в пределах 0,25 мм от линии сплавления. </w:t>
      </w:r>
    </w:p>
    <w:p w14:paraId="6304B368" w14:textId="77777777" w:rsidR="00EA5111" w:rsidRPr="00A068DD" w:rsidRDefault="00EA5111" w:rsidP="00A068DD">
      <w:pPr>
        <w:pStyle w:val="Default"/>
        <w:numPr>
          <w:ilvl w:val="0"/>
          <w:numId w:val="71"/>
        </w:numPr>
        <w:spacing w:after="24"/>
        <w:ind w:left="1418" w:hanging="284"/>
        <w:rPr>
          <w:sz w:val="22"/>
          <w:szCs w:val="22"/>
          <w:lang w:val="ru-RU"/>
        </w:rPr>
      </w:pPr>
      <w:r w:rsidRPr="00A068DD">
        <w:rPr>
          <w:i/>
          <w:iCs/>
          <w:sz w:val="22"/>
          <w:szCs w:val="22"/>
          <w:lang w:val="ru-RU"/>
        </w:rPr>
        <w:t xml:space="preserve">Оттиски на двух верхних линиях измерения (2, 3, 4, 5, 6 и 7) определяются как твердость последнего слоя. </w:t>
      </w:r>
    </w:p>
    <w:p w14:paraId="46638D8C" w14:textId="77777777" w:rsidR="00EA5111" w:rsidRPr="00A068DD" w:rsidRDefault="00EA5111" w:rsidP="00A068DD">
      <w:pPr>
        <w:pStyle w:val="Default"/>
        <w:numPr>
          <w:ilvl w:val="0"/>
          <w:numId w:val="71"/>
        </w:numPr>
        <w:spacing w:after="24"/>
        <w:ind w:left="1418" w:hanging="284"/>
        <w:rPr>
          <w:sz w:val="22"/>
          <w:szCs w:val="22"/>
          <w:lang w:val="ru-RU"/>
        </w:rPr>
      </w:pPr>
      <w:r w:rsidRPr="00A068DD">
        <w:rPr>
          <w:i/>
          <w:iCs/>
          <w:sz w:val="22"/>
          <w:szCs w:val="22"/>
          <w:lang w:val="ru-RU"/>
        </w:rPr>
        <w:t xml:space="preserve">Дополнительные оттиски замера твердости располагаются через равные интервалы вдоль линии сплавления с обеих сторон и между точками 3 и 17, 17 и 11, 7 и 19, 19 и 15. </w:t>
      </w:r>
    </w:p>
    <w:p w14:paraId="743A1BDB" w14:textId="77777777" w:rsidR="00EA5111" w:rsidRPr="00A068DD" w:rsidRDefault="00EA5111" w:rsidP="00A068DD">
      <w:pPr>
        <w:pStyle w:val="Default"/>
        <w:numPr>
          <w:ilvl w:val="0"/>
          <w:numId w:val="71"/>
        </w:numPr>
        <w:spacing w:after="24"/>
        <w:ind w:left="1418" w:hanging="284"/>
        <w:rPr>
          <w:sz w:val="22"/>
          <w:szCs w:val="22"/>
          <w:lang w:val="ru-RU"/>
        </w:rPr>
      </w:pPr>
      <w:r w:rsidRPr="00A068DD">
        <w:rPr>
          <w:i/>
          <w:iCs/>
          <w:sz w:val="22"/>
          <w:szCs w:val="22"/>
          <w:lang w:val="ru-RU"/>
        </w:rPr>
        <w:t xml:space="preserve">Для толщины от 8 по 12 мм включительно сделать замер в 4 дополнительных точках. </w:t>
      </w:r>
    </w:p>
    <w:p w14:paraId="744BA541" w14:textId="77777777" w:rsidR="00EA5111" w:rsidRPr="00A068DD" w:rsidRDefault="00EA5111" w:rsidP="00A068DD">
      <w:pPr>
        <w:pStyle w:val="Default"/>
        <w:numPr>
          <w:ilvl w:val="0"/>
          <w:numId w:val="71"/>
        </w:numPr>
        <w:spacing w:after="24"/>
        <w:ind w:left="1418" w:hanging="284"/>
        <w:rPr>
          <w:sz w:val="22"/>
          <w:szCs w:val="22"/>
          <w:lang w:val="ru-RU"/>
        </w:rPr>
      </w:pPr>
      <w:r w:rsidRPr="00A068DD">
        <w:rPr>
          <w:i/>
          <w:iCs/>
          <w:sz w:val="22"/>
          <w:szCs w:val="22"/>
          <w:lang w:val="ru-RU"/>
        </w:rPr>
        <w:t xml:space="preserve">Для толщины от 12 по 20 мм включительно сделать замер в 8 дополнительных точках. </w:t>
      </w:r>
    </w:p>
    <w:p w14:paraId="150FA2D4" w14:textId="77777777" w:rsidR="00EA5111" w:rsidRPr="00A068DD" w:rsidRDefault="00EA5111" w:rsidP="00A068DD">
      <w:pPr>
        <w:pStyle w:val="Default"/>
        <w:numPr>
          <w:ilvl w:val="0"/>
          <w:numId w:val="71"/>
        </w:numPr>
        <w:ind w:left="1418" w:hanging="284"/>
        <w:rPr>
          <w:sz w:val="22"/>
          <w:szCs w:val="22"/>
          <w:lang w:val="ru-RU"/>
        </w:rPr>
      </w:pPr>
      <w:r w:rsidRPr="00A068DD">
        <w:rPr>
          <w:i/>
          <w:iCs/>
          <w:sz w:val="22"/>
          <w:szCs w:val="22"/>
          <w:lang w:val="ru-RU"/>
        </w:rPr>
        <w:t xml:space="preserve">Для толщины больше 20 мм сделать замер в 12 дополнительных точках. </w:t>
      </w:r>
    </w:p>
    <w:p w14:paraId="4861876F" w14:textId="12D30601" w:rsidR="007035BA" w:rsidRPr="000B7F6B" w:rsidRDefault="00817C05" w:rsidP="00A068DD">
      <w:pPr>
        <w:pStyle w:val="ListParagraph"/>
        <w:numPr>
          <w:ilvl w:val="1"/>
          <w:numId w:val="70"/>
        </w:numPr>
        <w:spacing w:before="120" w:after="120"/>
        <w:ind w:left="1134" w:hanging="425"/>
        <w:rPr>
          <w:lang w:val="ru-RU"/>
        </w:rPr>
      </w:pPr>
      <w:bookmarkStart w:id="1345" w:name="_Hlk175807785"/>
      <w:r w:rsidRPr="000B7F6B">
        <w:rPr>
          <w:b/>
          <w:lang w:val="ru-RU"/>
        </w:rPr>
        <w:t>-</w:t>
      </w:r>
      <w:r w:rsidRPr="000B7F6B">
        <w:rPr>
          <w:b/>
          <w:spacing w:val="1"/>
          <w:lang w:val="ru-RU"/>
        </w:rPr>
        <w:t xml:space="preserve"> </w:t>
      </w:r>
      <w:r w:rsidR="009F76CB" w:rsidRPr="000B7F6B">
        <w:rPr>
          <w:color w:val="333333"/>
          <w:spacing w:val="-2"/>
          <w:lang w:val="ru-RU"/>
        </w:rPr>
        <w:t xml:space="preserve">Кроме того, </w:t>
      </w:r>
      <w:r w:rsidR="002467FE" w:rsidRPr="000B7F6B">
        <w:rPr>
          <w:color w:val="333333"/>
          <w:spacing w:val="-2"/>
          <w:lang w:val="ru-RU"/>
        </w:rPr>
        <w:t>для всех аттестации сварочной процедуры,</w:t>
      </w:r>
      <w:r w:rsidR="008A1748" w:rsidRPr="000B7F6B">
        <w:rPr>
          <w:color w:val="333333"/>
          <w:spacing w:val="-2"/>
          <w:lang w:val="ru-RU"/>
        </w:rPr>
        <w:t xml:space="preserve"> </w:t>
      </w:r>
      <w:r w:rsidR="009F76CB" w:rsidRPr="000B7F6B">
        <w:rPr>
          <w:color w:val="333333"/>
          <w:spacing w:val="-2"/>
          <w:lang w:val="ru-RU"/>
        </w:rPr>
        <w:t>твердость основного металла и поверхности сварного шва</w:t>
      </w:r>
      <w:r w:rsidR="0038339D" w:rsidRPr="0038339D">
        <w:rPr>
          <w:lang w:val="ru-RU"/>
        </w:rPr>
        <w:t xml:space="preserve"> </w:t>
      </w:r>
      <w:r w:rsidR="0038339D" w:rsidRPr="0038339D">
        <w:rPr>
          <w:color w:val="333333"/>
          <w:spacing w:val="-2"/>
          <w:lang w:val="ru-RU"/>
        </w:rPr>
        <w:t>также должна измеряться по методу Бринелля, где основной металл и поверхность наплавленного металла не должна превышать значения, указанного в разделе 13. Метод Equotip не должен использоваться для измерения твердости по Бринеллю.</w:t>
      </w:r>
      <w:r w:rsidR="009F76CB" w:rsidRPr="000B7F6B">
        <w:rPr>
          <w:color w:val="333333"/>
          <w:spacing w:val="-2"/>
          <w:lang w:val="ru-RU"/>
        </w:rPr>
        <w:t xml:space="preserve"> </w:t>
      </w:r>
    </w:p>
    <w:bookmarkEnd w:id="1345"/>
    <w:p w14:paraId="79EACDFE" w14:textId="438A1601" w:rsidR="00663304" w:rsidRPr="000B7F6B" w:rsidRDefault="00663304" w:rsidP="00A068DD">
      <w:pPr>
        <w:pStyle w:val="ListParagraph"/>
        <w:numPr>
          <w:ilvl w:val="1"/>
          <w:numId w:val="70"/>
        </w:numPr>
        <w:tabs>
          <w:tab w:val="left" w:pos="630"/>
        </w:tabs>
        <w:spacing w:before="120" w:after="120"/>
        <w:ind w:left="1134" w:hanging="425"/>
        <w:rPr>
          <w:lang w:val="ru-RU"/>
        </w:rPr>
      </w:pPr>
      <w:r w:rsidRPr="000B7F6B">
        <w:rPr>
          <w:b/>
          <w:lang w:val="ru-RU"/>
        </w:rPr>
        <w:t>-</w:t>
      </w:r>
      <w:r w:rsidRPr="000B7F6B">
        <w:rPr>
          <w:b/>
          <w:spacing w:val="1"/>
          <w:lang w:val="ru-RU"/>
        </w:rPr>
        <w:t xml:space="preserve"> </w:t>
      </w:r>
      <w:r w:rsidR="00C05C9C" w:rsidRPr="000B7F6B">
        <w:rPr>
          <w:lang w:val="ru-RU"/>
        </w:rPr>
        <w:t>Образцы для испытаний с надрезом Шарпи-</w:t>
      </w:r>
      <w:r w:rsidR="00C05C9C" w:rsidRPr="000B7F6B">
        <w:t>V</w:t>
      </w:r>
      <w:r w:rsidR="00C05C9C" w:rsidRPr="000B7F6B">
        <w:rPr>
          <w:lang w:val="ru-RU"/>
        </w:rPr>
        <w:t xml:space="preserve"> (</w:t>
      </w:r>
      <w:r w:rsidR="00C05C9C" w:rsidRPr="000B7F6B">
        <w:t>CVN</w:t>
      </w:r>
      <w:r w:rsidR="00C05C9C" w:rsidRPr="000B7F6B">
        <w:rPr>
          <w:lang w:val="ru-RU"/>
        </w:rPr>
        <w:t xml:space="preserve">) должны соответствовать требованиям, изложенным в настоящей спецификации. Для всех </w:t>
      </w:r>
      <w:r w:rsidR="005675FB" w:rsidRPr="000B7F6B">
        <w:rPr>
          <w:lang w:val="ru-RU"/>
        </w:rPr>
        <w:t>аттестаций</w:t>
      </w:r>
      <w:r w:rsidR="00C05C9C" w:rsidRPr="000B7F6B">
        <w:rPr>
          <w:lang w:val="ru-RU"/>
        </w:rPr>
        <w:t xml:space="preserve"> сварочны</w:t>
      </w:r>
      <w:r w:rsidR="005675FB" w:rsidRPr="000B7F6B">
        <w:rPr>
          <w:lang w:val="ru-RU"/>
        </w:rPr>
        <w:t>х</w:t>
      </w:r>
      <w:r w:rsidR="00C05C9C" w:rsidRPr="000B7F6B">
        <w:rPr>
          <w:lang w:val="ru-RU"/>
        </w:rPr>
        <w:t xml:space="preserve"> процедур требуются испытания на удар по Шарпи с </w:t>
      </w:r>
      <w:r w:rsidR="00C05C9C" w:rsidRPr="000B7F6B">
        <w:t>V</w:t>
      </w:r>
      <w:r w:rsidR="00C05C9C" w:rsidRPr="000B7F6B">
        <w:rPr>
          <w:lang w:val="ru-RU"/>
        </w:rPr>
        <w:t xml:space="preserve">-образным надрезом. Набор испытаний на удар с </w:t>
      </w:r>
      <w:r w:rsidR="00C05C9C" w:rsidRPr="000B7F6B">
        <w:t>V</w:t>
      </w:r>
      <w:r w:rsidR="00C05C9C" w:rsidRPr="000B7F6B">
        <w:rPr>
          <w:lang w:val="ru-RU"/>
        </w:rPr>
        <w:t xml:space="preserve">-образным надрезом по Шарпи должен включать по три испытательных образца, взятых в каждом из </w:t>
      </w:r>
      <w:r w:rsidR="00C05C9C" w:rsidRPr="000B7F6B">
        <w:rPr>
          <w:lang w:val="ru-RU"/>
        </w:rPr>
        <w:lastRenderedPageBreak/>
        <w:t>следующих мест: центр металла сварного шва, линия сплавления и линия сплавления плюс 2 мм. Каждый образец для испытаний должен быть ориентирован так, чтобы надрез был перпендикулярен поверхности материала. Испытания должны проводиться при температуре ниже –40°</w:t>
      </w:r>
      <w:r w:rsidR="00C05C9C" w:rsidRPr="000B7F6B">
        <w:t>C</w:t>
      </w:r>
      <w:r w:rsidR="00C05C9C" w:rsidRPr="000B7F6B">
        <w:rPr>
          <w:lang w:val="ru-RU"/>
        </w:rPr>
        <w:t xml:space="preserve"> или при минимальной расчетной температуре металла, указанной в перечне линий, при этом минимальные значения не должны быть меньше, чем те, которые требуются для исходного основного материала. Наборы для испытаний на удар по Шарпи в соответствии со стандартом </w:t>
      </w:r>
      <w:r w:rsidR="00C05C9C" w:rsidRPr="000B7F6B">
        <w:t>ASTM</w:t>
      </w:r>
      <w:r w:rsidR="00C05C9C" w:rsidRPr="000B7F6B">
        <w:rPr>
          <w:lang w:val="ru-RU"/>
        </w:rPr>
        <w:t xml:space="preserve"> </w:t>
      </w:r>
      <w:r w:rsidR="00C05C9C" w:rsidRPr="000B7F6B">
        <w:t>A</w:t>
      </w:r>
      <w:r w:rsidR="00C05C9C" w:rsidRPr="000B7F6B">
        <w:rPr>
          <w:lang w:val="ru-RU"/>
        </w:rPr>
        <w:t>370 должны быть взяты из схемы (</w:t>
      </w:r>
      <w:r w:rsidR="00C05C9C" w:rsidRPr="000B7F6B">
        <w:t>ASME</w:t>
      </w:r>
      <w:r w:rsidR="00C05C9C" w:rsidRPr="000B7F6B">
        <w:rPr>
          <w:lang w:val="ru-RU"/>
        </w:rPr>
        <w:t xml:space="preserve"> </w:t>
      </w:r>
      <w:r w:rsidR="00C05C9C" w:rsidRPr="000B7F6B">
        <w:t>IX</w:t>
      </w:r>
      <w:r w:rsidR="00C05C9C" w:rsidRPr="000B7F6B">
        <w:rPr>
          <w:lang w:val="ru-RU"/>
        </w:rPr>
        <w:t xml:space="preserve">, рисунок </w:t>
      </w:r>
      <w:r w:rsidR="00C05C9C" w:rsidRPr="000B7F6B">
        <w:t>QW</w:t>
      </w:r>
      <w:r w:rsidR="00C05C9C" w:rsidRPr="000B7F6B">
        <w:rPr>
          <w:lang w:val="ru-RU"/>
        </w:rPr>
        <w:t>-463.1(</w:t>
      </w:r>
      <w:r w:rsidR="00C05C9C" w:rsidRPr="000B7F6B">
        <w:t>f</w:t>
      </w:r>
      <w:r w:rsidR="00C05C9C" w:rsidRPr="000B7F6B">
        <w:rPr>
          <w:lang w:val="ru-RU"/>
        </w:rPr>
        <w:t>)) и могут также использоваться для отбора образцов следующим образом:</w:t>
      </w:r>
    </w:p>
    <w:p w14:paraId="45BC03EA" w14:textId="1A99A59A" w:rsidR="007B7498" w:rsidRPr="000B7F6B" w:rsidRDefault="007B7498" w:rsidP="00A068DD">
      <w:pPr>
        <w:spacing w:before="120" w:after="120"/>
        <w:ind w:left="1418" w:hanging="284"/>
        <w:rPr>
          <w:lang w:val="ru-RU"/>
        </w:rPr>
      </w:pPr>
      <w:r w:rsidRPr="000B7F6B">
        <w:rPr>
          <w:b/>
          <w:lang w:val="ru-RU"/>
        </w:rPr>
        <w:t xml:space="preserve">9-20.1- </w:t>
      </w:r>
      <w:r w:rsidR="00B55D3D" w:rsidRPr="000B7F6B">
        <w:rPr>
          <w:lang w:val="ru-RU"/>
        </w:rPr>
        <w:t xml:space="preserve">Все испытания по Шарпи для аттестации </w:t>
      </w:r>
      <w:r w:rsidR="005F4011" w:rsidRPr="000B7F6B">
        <w:rPr>
          <w:lang w:val="ru-RU"/>
        </w:rPr>
        <w:t>сваро</w:t>
      </w:r>
      <w:r w:rsidR="00EF41C7" w:rsidRPr="000B7F6B">
        <w:rPr>
          <w:lang w:val="ru-RU"/>
        </w:rPr>
        <w:t>ч</w:t>
      </w:r>
      <w:r w:rsidR="005F4011" w:rsidRPr="000B7F6B">
        <w:rPr>
          <w:lang w:val="ru-RU"/>
        </w:rPr>
        <w:t>ной</w:t>
      </w:r>
      <w:r w:rsidR="00EF41C7" w:rsidRPr="000B7F6B">
        <w:rPr>
          <w:lang w:val="ru-RU"/>
        </w:rPr>
        <w:t xml:space="preserve"> процедуры</w:t>
      </w:r>
      <w:r w:rsidR="00B55D3D" w:rsidRPr="000B7F6B">
        <w:rPr>
          <w:lang w:val="ru-RU"/>
        </w:rPr>
        <w:t xml:space="preserve"> должны выполняться с V-образным надрезом по Шарпи </w:t>
      </w:r>
      <w:r w:rsidR="007500F8" w:rsidRPr="000B7F6B">
        <w:rPr>
          <w:lang w:val="ru-RU"/>
        </w:rPr>
        <w:t xml:space="preserve">глубиной </w:t>
      </w:r>
      <w:r w:rsidR="00B55D3D" w:rsidRPr="000B7F6B">
        <w:rPr>
          <w:lang w:val="ru-RU"/>
        </w:rPr>
        <w:t>2 мм в соответствии с ASME SA370, ISO 148 или другим стандартом, принятым заказчиком. Образцы для испытаний на ударную вязкость по Шарпи уменьшенного размера не</w:t>
      </w:r>
      <w:r w:rsidR="000B7F6B">
        <w:rPr>
          <w:lang w:val="ru-RU"/>
        </w:rPr>
        <w:t xml:space="preserve"> </w:t>
      </w:r>
      <w:r w:rsidR="00B55D3D" w:rsidRPr="000B7F6B">
        <w:rPr>
          <w:lang w:val="ru-RU"/>
        </w:rPr>
        <w:t xml:space="preserve">допускаются для </w:t>
      </w:r>
      <w:r w:rsidR="00713F65" w:rsidRPr="000B7F6B">
        <w:rPr>
          <w:lang w:val="ru-RU"/>
        </w:rPr>
        <w:t>образцов</w:t>
      </w:r>
      <w:r w:rsidR="00B55D3D" w:rsidRPr="000B7F6B">
        <w:rPr>
          <w:lang w:val="ru-RU"/>
        </w:rPr>
        <w:t xml:space="preserve"> толщиной &gt;12 мм. </w:t>
      </w:r>
      <w:r w:rsidR="00BF030F" w:rsidRPr="000B7F6B">
        <w:rPr>
          <w:lang w:val="ru-RU"/>
        </w:rPr>
        <w:t>Уменьшенные</w:t>
      </w:r>
      <w:r w:rsidR="00B55D3D" w:rsidRPr="000B7F6B">
        <w:rPr>
          <w:lang w:val="ru-RU"/>
        </w:rPr>
        <w:t xml:space="preserve"> образцы CVN должны составлять не менее 80% полной толщины. Требуются полноразмерные образцы, за исключением случаев, когда это физически невозможно.</w:t>
      </w:r>
    </w:p>
    <w:p w14:paraId="0C063EAB" w14:textId="6F90B79E" w:rsidR="00864111" w:rsidRPr="000B7F6B" w:rsidRDefault="00864111" w:rsidP="00A068DD">
      <w:pPr>
        <w:spacing w:before="120" w:after="120"/>
        <w:ind w:left="1418" w:hanging="284"/>
        <w:rPr>
          <w:lang w:val="ru-RU"/>
        </w:rPr>
      </w:pPr>
      <w:r w:rsidRPr="000B7F6B">
        <w:rPr>
          <w:b/>
          <w:lang w:val="ru-RU"/>
        </w:rPr>
        <w:t>9-20.</w:t>
      </w:r>
      <w:r w:rsidR="005F4011" w:rsidRPr="000B7F6B">
        <w:rPr>
          <w:b/>
          <w:lang w:val="ru-RU"/>
        </w:rPr>
        <w:t>2</w:t>
      </w:r>
      <w:r w:rsidRPr="000B7F6B">
        <w:rPr>
          <w:b/>
          <w:lang w:val="ru-RU"/>
        </w:rPr>
        <w:t xml:space="preserve">- </w:t>
      </w:r>
      <w:r w:rsidR="00462341" w:rsidRPr="000B7F6B">
        <w:rPr>
          <w:lang w:val="ru-RU"/>
        </w:rPr>
        <w:t>При аттестации односторонних сварных швов толщиной менее 16 мм необходимо провести один комплект испытаний на ударную вязкость по Шарпи при таком расположении образцов, чтобы грань образцов находилась в пределах 1,5 мм от внешней поверхности</w:t>
      </w:r>
    </w:p>
    <w:p w14:paraId="74FCF6DB" w14:textId="3DBAAEF5" w:rsidR="00864111" w:rsidRPr="000B7F6B" w:rsidRDefault="00864111" w:rsidP="00A068DD">
      <w:pPr>
        <w:spacing w:before="120" w:after="120"/>
        <w:ind w:left="1418" w:hanging="284"/>
        <w:rPr>
          <w:lang w:val="ru-RU"/>
        </w:rPr>
      </w:pPr>
      <w:r w:rsidRPr="000B7F6B">
        <w:rPr>
          <w:b/>
          <w:lang w:val="ru-RU"/>
        </w:rPr>
        <w:t>9-20.</w:t>
      </w:r>
      <w:r w:rsidR="00276906" w:rsidRPr="000B7F6B">
        <w:rPr>
          <w:b/>
          <w:lang w:val="ru-RU"/>
        </w:rPr>
        <w:t>3</w:t>
      </w:r>
      <w:r w:rsidRPr="000B7F6B">
        <w:rPr>
          <w:b/>
          <w:lang w:val="ru-RU"/>
        </w:rPr>
        <w:t xml:space="preserve">- </w:t>
      </w:r>
      <w:r w:rsidR="00A215D4" w:rsidRPr="000B7F6B">
        <w:rPr>
          <w:lang w:val="ru-RU"/>
        </w:rPr>
        <w:t>При аттестации односторонних сварных швов толщиной более 16 мм необходимо провести два комплекта испытаний на ударную вязкость по Шарпи с таким расположением образцов, чтобы одна грань всех образцов первого комплекта находилась в пределах 1,5 мм от внутренней поверхности, а второй комплект испытаний на ударную вязкость по Шарпи, так чтобы лицевая сторона всех образцов второго набора находится в пределах 1,5 мм от наружной поверхности.</w:t>
      </w:r>
    </w:p>
    <w:p w14:paraId="7A961B6C" w14:textId="13DA397F" w:rsidR="00864111" w:rsidRPr="000B7F6B" w:rsidRDefault="00864111" w:rsidP="00A068DD">
      <w:pPr>
        <w:spacing w:before="120" w:after="120"/>
        <w:ind w:left="1418" w:hanging="284"/>
        <w:rPr>
          <w:lang w:val="ru-RU"/>
        </w:rPr>
      </w:pPr>
      <w:r w:rsidRPr="000B7F6B">
        <w:rPr>
          <w:b/>
          <w:lang w:val="ru-RU"/>
        </w:rPr>
        <w:t>9-20.</w:t>
      </w:r>
      <w:r w:rsidR="00276906" w:rsidRPr="000B7F6B">
        <w:rPr>
          <w:b/>
          <w:lang w:val="ru-RU"/>
        </w:rPr>
        <w:t>4</w:t>
      </w:r>
      <w:r w:rsidRPr="000B7F6B">
        <w:rPr>
          <w:b/>
          <w:lang w:val="ru-RU"/>
        </w:rPr>
        <w:t xml:space="preserve">- </w:t>
      </w:r>
      <w:r w:rsidR="00276906" w:rsidRPr="000B7F6B">
        <w:rPr>
          <w:lang w:val="ru-RU"/>
        </w:rPr>
        <w:t>Если для заполнения используется другой процесс сварки или сварочный материал, то металлы как корневого, так и заполняющего сварного шва должны отбираться либо в одном наборе из 3 образцов, если образцы содержат оба процесса, либо в нескольких наборах образцов, когда наборы испытываются для каждого процесса. Когда используются два (2) процесса сварки, может также потребоваться второй полный комплект образцов CVN в корневой части сварного шва.</w:t>
      </w:r>
    </w:p>
    <w:p w14:paraId="3A01408C" w14:textId="1F0B235D" w:rsidR="00864111" w:rsidRPr="000B7F6B" w:rsidRDefault="00864111" w:rsidP="00A068DD">
      <w:pPr>
        <w:spacing w:before="120" w:after="120"/>
        <w:ind w:left="1418" w:hanging="284"/>
        <w:rPr>
          <w:lang w:val="ru-RU"/>
        </w:rPr>
      </w:pPr>
      <w:r w:rsidRPr="003B1534">
        <w:rPr>
          <w:b/>
          <w:lang w:val="ru-RU"/>
          <w:rPrChange w:id="1346" w:author="Marchenko, Sergey [Tengizchevroil]" w:date="2025-08-07T15:44:00Z" w16du:dateUtc="2025-08-07T10:44:00Z">
            <w:rPr>
              <w:b/>
              <w:highlight w:val="yellow"/>
              <w:lang w:val="ru-RU"/>
            </w:rPr>
          </w:rPrChange>
        </w:rPr>
        <w:t>9-20.</w:t>
      </w:r>
      <w:r w:rsidR="00241E64" w:rsidRPr="003B1534">
        <w:rPr>
          <w:b/>
          <w:lang w:val="ru-RU"/>
          <w:rPrChange w:id="1347" w:author="Marchenko, Sergey [Tengizchevroil]" w:date="2025-08-07T15:44:00Z" w16du:dateUtc="2025-08-07T10:44:00Z">
            <w:rPr>
              <w:b/>
              <w:highlight w:val="yellow"/>
              <w:lang w:val="ru-RU"/>
            </w:rPr>
          </w:rPrChange>
        </w:rPr>
        <w:t>5</w:t>
      </w:r>
      <w:r w:rsidRPr="003B1534">
        <w:rPr>
          <w:b/>
          <w:lang w:val="ru-RU"/>
          <w:rPrChange w:id="1348" w:author="Marchenko, Sergey [Tengizchevroil]" w:date="2025-08-07T15:44:00Z" w16du:dateUtc="2025-08-07T10:44:00Z">
            <w:rPr>
              <w:b/>
              <w:highlight w:val="yellow"/>
              <w:lang w:val="ru-RU"/>
            </w:rPr>
          </w:rPrChange>
        </w:rPr>
        <w:t xml:space="preserve">- </w:t>
      </w:r>
      <w:r w:rsidR="001D6F35" w:rsidRPr="003B1534">
        <w:rPr>
          <w:lang w:val="ru-RU"/>
          <w:rPrChange w:id="1349" w:author="Marchenko, Sergey [Tengizchevroil]" w:date="2025-08-07T15:44:00Z" w16du:dateUtc="2025-08-07T10:44:00Z">
            <w:rPr>
              <w:highlight w:val="yellow"/>
              <w:lang w:val="ru-RU"/>
            </w:rPr>
          </w:rPrChange>
        </w:rPr>
        <w:t>Минимальная единичн</w:t>
      </w:r>
      <w:r w:rsidR="000057E2" w:rsidRPr="003B1534">
        <w:rPr>
          <w:lang w:val="ru-RU"/>
          <w:rPrChange w:id="1350" w:author="Marchenko, Sergey [Tengizchevroil]" w:date="2025-08-07T15:44:00Z" w16du:dateUtc="2025-08-07T10:44:00Z">
            <w:rPr>
              <w:highlight w:val="yellow"/>
              <w:lang w:val="ru-RU"/>
            </w:rPr>
          </w:rPrChange>
        </w:rPr>
        <w:t>ая</w:t>
      </w:r>
      <w:r w:rsidR="001D6F35" w:rsidRPr="003B1534">
        <w:rPr>
          <w:lang w:val="ru-RU"/>
          <w:rPrChange w:id="1351" w:author="Marchenko, Sergey [Tengizchevroil]" w:date="2025-08-07T15:44:00Z" w16du:dateUtc="2025-08-07T10:44:00Z">
            <w:rPr>
              <w:highlight w:val="yellow"/>
              <w:lang w:val="ru-RU"/>
            </w:rPr>
          </w:rPrChange>
        </w:rPr>
        <w:t xml:space="preserve"> требуемая энергия ударной вязкости для </w:t>
      </w:r>
      <w:r w:rsidR="003E337C" w:rsidRPr="003B1534">
        <w:rPr>
          <w:lang w:val="ru-RU"/>
          <w:rPrChange w:id="1352" w:author="Marchenko, Sergey [Tengizchevroil]" w:date="2025-08-07T15:44:00Z" w16du:dateUtc="2025-08-07T10:44:00Z">
            <w:rPr>
              <w:highlight w:val="yellow"/>
              <w:lang w:val="ru-RU"/>
            </w:rPr>
          </w:rPrChange>
        </w:rPr>
        <w:t xml:space="preserve">полноразмерного </w:t>
      </w:r>
      <w:r w:rsidR="001D6F35" w:rsidRPr="003B1534">
        <w:rPr>
          <w:lang w:val="ru-RU"/>
          <w:rPrChange w:id="1353" w:author="Marchenko, Sergey [Tengizchevroil]" w:date="2025-08-07T15:44:00Z" w16du:dateUtc="2025-08-07T10:44:00Z">
            <w:rPr>
              <w:highlight w:val="yellow"/>
              <w:lang w:val="ru-RU"/>
            </w:rPr>
          </w:rPrChange>
        </w:rPr>
        <w:t>стандартного</w:t>
      </w:r>
      <w:r w:rsidR="008C48D9" w:rsidRPr="003B1534">
        <w:rPr>
          <w:lang w:val="ru-RU"/>
          <w:rPrChange w:id="1354" w:author="Marchenko, Sergey [Tengizchevroil]" w:date="2025-08-07T15:44:00Z" w16du:dateUtc="2025-08-07T10:44:00Z">
            <w:rPr>
              <w:highlight w:val="yellow"/>
              <w:lang w:val="ru-RU"/>
            </w:rPr>
          </w:rPrChange>
        </w:rPr>
        <w:t xml:space="preserve"> образца</w:t>
      </w:r>
      <w:r w:rsidR="001D6F35" w:rsidRPr="003B1534">
        <w:rPr>
          <w:lang w:val="ru-RU"/>
          <w:rPrChange w:id="1355" w:author="Marchenko, Sergey [Tengizchevroil]" w:date="2025-08-07T15:44:00Z" w16du:dateUtc="2025-08-07T10:44:00Z">
            <w:rPr>
              <w:highlight w:val="yellow"/>
              <w:lang w:val="ru-RU"/>
            </w:rPr>
          </w:rPrChange>
        </w:rPr>
        <w:t xml:space="preserve"> должна составлять 27 Дж</w:t>
      </w:r>
    </w:p>
    <w:p w14:paraId="74DDB972" w14:textId="3CD61110" w:rsidR="00864111" w:rsidRPr="000B7F6B" w:rsidRDefault="00864111" w:rsidP="00A068DD">
      <w:pPr>
        <w:spacing w:before="120" w:after="120"/>
        <w:ind w:left="1418" w:hanging="284"/>
        <w:rPr>
          <w:lang w:val="ru-RU"/>
        </w:rPr>
      </w:pPr>
      <w:r w:rsidRPr="000B7F6B">
        <w:rPr>
          <w:b/>
          <w:lang w:val="ru-RU"/>
        </w:rPr>
        <w:t>9-20.</w:t>
      </w:r>
      <w:r w:rsidR="00241E64" w:rsidRPr="000B7F6B">
        <w:rPr>
          <w:b/>
          <w:lang w:val="ru-RU"/>
        </w:rPr>
        <w:t>6</w:t>
      </w:r>
      <w:r w:rsidRPr="000B7F6B">
        <w:rPr>
          <w:b/>
          <w:lang w:val="ru-RU"/>
        </w:rPr>
        <w:t xml:space="preserve">- </w:t>
      </w:r>
      <w:r w:rsidR="00E86435" w:rsidRPr="000B7F6B">
        <w:rPr>
          <w:lang w:val="ru-RU"/>
        </w:rPr>
        <w:t>Если требования, указанные выше, для любого отдельного образца не выполнены, необходимо провести испытания еще трех образцов из той же зоны. Разрешается только одно повторное испытание, и должны применяться первоначальные критерии приемки.</w:t>
      </w:r>
    </w:p>
    <w:p w14:paraId="1276CBAC" w14:textId="1133046C" w:rsidR="003D3BB4" w:rsidRPr="000B7F6B" w:rsidRDefault="003D3BB4" w:rsidP="00A068DD">
      <w:pPr>
        <w:pStyle w:val="ListParagraph"/>
        <w:numPr>
          <w:ilvl w:val="1"/>
          <w:numId w:val="70"/>
        </w:numPr>
        <w:spacing w:before="120" w:after="120"/>
        <w:ind w:left="1134" w:hanging="425"/>
        <w:rPr>
          <w:lang w:val="ru-RU"/>
        </w:rPr>
      </w:pPr>
      <w:r w:rsidRPr="000B7F6B">
        <w:rPr>
          <w:b/>
          <w:lang w:val="ru-RU"/>
        </w:rPr>
        <w:t>-</w:t>
      </w:r>
      <w:r w:rsidRPr="000B7F6B">
        <w:rPr>
          <w:b/>
          <w:spacing w:val="1"/>
          <w:lang w:val="ru-RU"/>
        </w:rPr>
        <w:t xml:space="preserve"> </w:t>
      </w:r>
      <w:r w:rsidR="008D67A0" w:rsidRPr="000B7F6B">
        <w:rPr>
          <w:lang w:val="ru-RU"/>
        </w:rPr>
        <w:t xml:space="preserve">Образцы для механических испытаний, описанных в стандартах </w:t>
      </w:r>
      <w:r w:rsidR="008D67A0" w:rsidRPr="000B7F6B">
        <w:t>ASME</w:t>
      </w:r>
      <w:r w:rsidR="008D67A0" w:rsidRPr="000B7F6B">
        <w:rPr>
          <w:lang w:val="ru-RU"/>
        </w:rPr>
        <w:t xml:space="preserve"> </w:t>
      </w:r>
      <w:r w:rsidR="008D67A0" w:rsidRPr="000B7F6B">
        <w:t>IX</w:t>
      </w:r>
      <w:r w:rsidR="008D67A0" w:rsidRPr="000B7F6B">
        <w:rPr>
          <w:lang w:val="ru-RU"/>
        </w:rPr>
        <w:t xml:space="preserve">, должны быть взяты в местах в соответствии с настоящим стандартом. Образцы на твердость должны быть взяты из места, находящегося в положении около 6 часов. Образцы для механического испытания на </w:t>
      </w:r>
      <w:r w:rsidR="00C70052" w:rsidRPr="000B7F6B">
        <w:rPr>
          <w:lang w:val="ru-RU"/>
        </w:rPr>
        <w:t>ударную</w:t>
      </w:r>
      <w:r w:rsidR="00EC3ECF" w:rsidRPr="000B7F6B">
        <w:rPr>
          <w:lang w:val="ru-RU"/>
        </w:rPr>
        <w:t xml:space="preserve"> вязкость</w:t>
      </w:r>
      <w:r w:rsidR="008D67A0" w:rsidRPr="000B7F6B">
        <w:rPr>
          <w:lang w:val="ru-RU"/>
        </w:rPr>
        <w:t xml:space="preserve"> должны быть взяты согласно применяемой схеме </w:t>
      </w:r>
      <w:r w:rsidR="008D67A0" w:rsidRPr="000B7F6B">
        <w:t>ASME</w:t>
      </w:r>
      <w:r w:rsidR="008D67A0" w:rsidRPr="000B7F6B">
        <w:rPr>
          <w:lang w:val="ru-RU"/>
        </w:rPr>
        <w:t xml:space="preserve"> </w:t>
      </w:r>
      <w:r w:rsidR="008D67A0" w:rsidRPr="000B7F6B">
        <w:t>IX</w:t>
      </w:r>
      <w:r w:rsidR="008D67A0" w:rsidRPr="000B7F6B">
        <w:rPr>
          <w:lang w:val="ru-RU"/>
        </w:rPr>
        <w:t>.</w:t>
      </w:r>
    </w:p>
    <w:p w14:paraId="1FBDDFEF" w14:textId="4032C0C2" w:rsidR="00843998" w:rsidRPr="000B7F6B" w:rsidRDefault="00182B26" w:rsidP="00A068DD">
      <w:pPr>
        <w:pStyle w:val="ListParagraph"/>
        <w:numPr>
          <w:ilvl w:val="1"/>
          <w:numId w:val="70"/>
        </w:numPr>
        <w:spacing w:before="120" w:after="120"/>
        <w:ind w:left="1134" w:hanging="425"/>
        <w:rPr>
          <w:lang w:val="ru-RU"/>
        </w:rPr>
      </w:pPr>
      <w:r w:rsidRPr="000B7F6B">
        <w:rPr>
          <w:b/>
          <w:lang w:val="ru-RU"/>
        </w:rPr>
        <w:t>-</w:t>
      </w:r>
      <w:r w:rsidRPr="000B7F6B">
        <w:rPr>
          <w:b/>
          <w:spacing w:val="1"/>
          <w:lang w:val="ru-RU"/>
        </w:rPr>
        <w:t xml:space="preserve"> </w:t>
      </w:r>
      <w:r w:rsidR="00337983" w:rsidRPr="000B7F6B">
        <w:rPr>
          <w:lang w:val="ru-RU"/>
        </w:rPr>
        <w:t>Аттестация сварочной процедуры должна включать все размеры расходных материалов, которые могут потребоваться при производственной сварке, каждый требуемый размер расходных материалов должен использоваться при проведении аттестационных испытаний.</w:t>
      </w:r>
      <w:bookmarkEnd w:id="1303"/>
    </w:p>
    <w:p w14:paraId="43F5269E" w14:textId="5023162C" w:rsidR="008D5394" w:rsidRPr="003B1534" w:rsidRDefault="008D5394" w:rsidP="00A068DD">
      <w:pPr>
        <w:pStyle w:val="ListParagraph"/>
        <w:numPr>
          <w:ilvl w:val="1"/>
          <w:numId w:val="77"/>
        </w:numPr>
        <w:spacing w:before="120" w:after="120"/>
        <w:ind w:left="1134" w:hanging="425"/>
        <w:rPr>
          <w:lang w:val="ru-RU"/>
          <w:rPrChange w:id="1356" w:author="Marchenko, Sergey [Tengizchevroil]" w:date="2025-08-07T15:44:00Z" w16du:dateUtc="2025-08-07T10:44:00Z">
            <w:rPr>
              <w:highlight w:val="yellow"/>
              <w:lang w:val="ru-RU"/>
            </w:rPr>
          </w:rPrChange>
        </w:rPr>
      </w:pPr>
      <w:r w:rsidRPr="003B1534">
        <w:rPr>
          <w:b/>
          <w:lang w:val="ru-RU"/>
          <w:rPrChange w:id="1357" w:author="Marchenko, Sergey [Tengizchevroil]" w:date="2025-08-07T15:44:00Z" w16du:dateUtc="2025-08-07T10:44:00Z">
            <w:rPr>
              <w:b/>
              <w:highlight w:val="yellow"/>
              <w:lang w:val="ru-RU"/>
            </w:rPr>
          </w:rPrChange>
        </w:rPr>
        <w:t>-</w:t>
      </w:r>
      <w:r w:rsidRPr="003B1534">
        <w:rPr>
          <w:b/>
          <w:spacing w:val="1"/>
          <w:lang w:val="ru-RU"/>
          <w:rPrChange w:id="1358" w:author="Marchenko, Sergey [Tengizchevroil]" w:date="2025-08-07T15:44:00Z" w16du:dateUtc="2025-08-07T10:44:00Z">
            <w:rPr>
              <w:b/>
              <w:spacing w:val="1"/>
              <w:highlight w:val="yellow"/>
              <w:lang w:val="ru-RU"/>
            </w:rPr>
          </w:rPrChange>
        </w:rPr>
        <w:t xml:space="preserve"> </w:t>
      </w:r>
      <w:r w:rsidR="00166C8E" w:rsidRPr="003B1534">
        <w:rPr>
          <w:color w:val="333333"/>
          <w:spacing w:val="-2"/>
          <w:lang w:val="ru-RU"/>
          <w:rPrChange w:id="1359" w:author="Marchenko, Sergey [Tengizchevroil]" w:date="2025-08-07T15:44:00Z" w16du:dateUtc="2025-08-07T10:44:00Z">
            <w:rPr>
              <w:color w:val="333333"/>
              <w:spacing w:val="-2"/>
              <w:highlight w:val="yellow"/>
              <w:lang w:val="ru-RU"/>
            </w:rPr>
          </w:rPrChange>
        </w:rPr>
        <w:t>Для раструбных сварных швов дол</w:t>
      </w:r>
      <w:r w:rsidR="00437502" w:rsidRPr="003B1534">
        <w:rPr>
          <w:color w:val="333333"/>
          <w:spacing w:val="-2"/>
          <w:lang w:val="ru-RU"/>
          <w:rPrChange w:id="1360" w:author="Marchenko, Sergey [Tengizchevroil]" w:date="2025-08-07T15:44:00Z" w16du:dateUtc="2025-08-07T10:44:00Z">
            <w:rPr>
              <w:color w:val="333333"/>
              <w:spacing w:val="-2"/>
              <w:highlight w:val="yellow"/>
              <w:lang w:val="ru-RU"/>
            </w:rPr>
          </w:rPrChange>
        </w:rPr>
        <w:t xml:space="preserve">жна </w:t>
      </w:r>
      <w:r w:rsidR="00B0781B" w:rsidRPr="003B1534">
        <w:rPr>
          <w:color w:val="333333"/>
          <w:spacing w:val="-2"/>
          <w:lang w:val="ru-RU"/>
          <w:rPrChange w:id="1361" w:author="Marchenko, Sergey [Tengizchevroil]" w:date="2025-08-07T15:44:00Z" w16du:dateUtc="2025-08-07T10:44:00Z">
            <w:rPr>
              <w:color w:val="333333"/>
              <w:spacing w:val="-2"/>
              <w:highlight w:val="yellow"/>
              <w:lang w:val="ru-RU"/>
            </w:rPr>
          </w:rPrChange>
        </w:rPr>
        <w:t>быть</w:t>
      </w:r>
      <w:r w:rsidR="00672819" w:rsidRPr="003B1534">
        <w:rPr>
          <w:color w:val="333333"/>
          <w:spacing w:val="-2"/>
          <w:lang w:val="ru-RU"/>
          <w:rPrChange w:id="1362" w:author="Marchenko, Sergey [Tengizchevroil]" w:date="2025-08-07T15:44:00Z" w16du:dateUtc="2025-08-07T10:44:00Z">
            <w:rPr>
              <w:color w:val="333333"/>
              <w:spacing w:val="-2"/>
              <w:highlight w:val="yellow"/>
              <w:lang w:val="ru-RU"/>
            </w:rPr>
          </w:rPrChange>
        </w:rPr>
        <w:t xml:space="preserve"> аттестована</w:t>
      </w:r>
      <w:r w:rsidR="00166C8E" w:rsidRPr="003B1534">
        <w:rPr>
          <w:color w:val="333333"/>
          <w:spacing w:val="-2"/>
          <w:lang w:val="ru-RU"/>
          <w:rPrChange w:id="1363" w:author="Marchenko, Sergey [Tengizchevroil]" w:date="2025-08-07T15:44:00Z" w16du:dateUtc="2025-08-07T10:44:00Z">
            <w:rPr>
              <w:color w:val="333333"/>
              <w:spacing w:val="-2"/>
              <w:highlight w:val="yellow"/>
              <w:lang w:val="ru-RU"/>
            </w:rPr>
          </w:rPrChange>
        </w:rPr>
        <w:t xml:space="preserve"> специальн</w:t>
      </w:r>
      <w:r w:rsidR="00672819" w:rsidRPr="003B1534">
        <w:rPr>
          <w:color w:val="333333"/>
          <w:spacing w:val="-2"/>
          <w:lang w:val="ru-RU"/>
          <w:rPrChange w:id="1364" w:author="Marchenko, Sergey [Tengizchevroil]" w:date="2025-08-07T15:44:00Z" w16du:dateUtc="2025-08-07T10:44:00Z">
            <w:rPr>
              <w:color w:val="333333"/>
              <w:spacing w:val="-2"/>
              <w:highlight w:val="yellow"/>
              <w:lang w:val="ru-RU"/>
            </w:rPr>
          </w:rPrChange>
        </w:rPr>
        <w:t>ая</w:t>
      </w:r>
      <w:r w:rsidR="00166C8E" w:rsidRPr="003B1534">
        <w:rPr>
          <w:color w:val="333333"/>
          <w:spacing w:val="-2"/>
          <w:lang w:val="ru-RU"/>
          <w:rPrChange w:id="1365" w:author="Marchenko, Sergey [Tengizchevroil]" w:date="2025-08-07T15:44:00Z" w16du:dateUtc="2025-08-07T10:44:00Z">
            <w:rPr>
              <w:color w:val="333333"/>
              <w:spacing w:val="-2"/>
              <w:highlight w:val="yellow"/>
              <w:lang w:val="ru-RU"/>
            </w:rPr>
          </w:rPrChange>
        </w:rPr>
        <w:t xml:space="preserve"> сварочн</w:t>
      </w:r>
      <w:r w:rsidR="00672819" w:rsidRPr="003B1534">
        <w:rPr>
          <w:color w:val="333333"/>
          <w:spacing w:val="-2"/>
          <w:lang w:val="ru-RU"/>
          <w:rPrChange w:id="1366" w:author="Marchenko, Sergey [Tengizchevroil]" w:date="2025-08-07T15:44:00Z" w16du:dateUtc="2025-08-07T10:44:00Z">
            <w:rPr>
              <w:color w:val="333333"/>
              <w:spacing w:val="-2"/>
              <w:highlight w:val="yellow"/>
              <w:lang w:val="ru-RU"/>
            </w:rPr>
          </w:rPrChange>
        </w:rPr>
        <w:t>ая</w:t>
      </w:r>
      <w:r w:rsidR="00166C8E" w:rsidRPr="003B1534">
        <w:rPr>
          <w:color w:val="333333"/>
          <w:spacing w:val="-2"/>
          <w:lang w:val="ru-RU"/>
          <w:rPrChange w:id="1367" w:author="Marchenko, Sergey [Tengizchevroil]" w:date="2025-08-07T15:44:00Z" w16du:dateUtc="2025-08-07T10:44:00Z">
            <w:rPr>
              <w:color w:val="333333"/>
              <w:spacing w:val="-2"/>
              <w:highlight w:val="yellow"/>
              <w:lang w:val="ru-RU"/>
            </w:rPr>
          </w:rPrChange>
        </w:rPr>
        <w:t xml:space="preserve"> процедур</w:t>
      </w:r>
      <w:r w:rsidR="00672819" w:rsidRPr="003B1534">
        <w:rPr>
          <w:color w:val="333333"/>
          <w:spacing w:val="-2"/>
          <w:lang w:val="ru-RU"/>
          <w:rPrChange w:id="1368" w:author="Marchenko, Sergey [Tengizchevroil]" w:date="2025-08-07T15:44:00Z" w16du:dateUtc="2025-08-07T10:44:00Z">
            <w:rPr>
              <w:color w:val="333333"/>
              <w:spacing w:val="-2"/>
              <w:highlight w:val="yellow"/>
              <w:lang w:val="ru-RU"/>
            </w:rPr>
          </w:rPrChange>
        </w:rPr>
        <w:t>а</w:t>
      </w:r>
      <w:r w:rsidR="00166C8E" w:rsidRPr="003B1534">
        <w:rPr>
          <w:color w:val="333333"/>
          <w:spacing w:val="-2"/>
          <w:lang w:val="ru-RU"/>
          <w:rPrChange w:id="1369" w:author="Marchenko, Sergey [Tengizchevroil]" w:date="2025-08-07T15:44:00Z" w16du:dateUtc="2025-08-07T10:44:00Z">
            <w:rPr>
              <w:color w:val="333333"/>
              <w:spacing w:val="-2"/>
              <w:highlight w:val="yellow"/>
              <w:lang w:val="ru-RU"/>
            </w:rPr>
          </w:rPrChange>
        </w:rPr>
        <w:t>.</w:t>
      </w:r>
      <w:r w:rsidR="004D36FF" w:rsidRPr="003B1534">
        <w:rPr>
          <w:color w:val="333333"/>
          <w:spacing w:val="-2"/>
          <w:lang w:val="ru-RU"/>
          <w:rPrChange w:id="1370" w:author="Marchenko, Sergey [Tengizchevroil]" w:date="2025-08-07T15:44:00Z" w16du:dateUtc="2025-08-07T10:44:00Z">
            <w:rPr>
              <w:color w:val="333333"/>
              <w:spacing w:val="-2"/>
              <w:highlight w:val="yellow"/>
              <w:lang w:val="ru-RU"/>
            </w:rPr>
          </w:rPrChange>
        </w:rPr>
        <w:t xml:space="preserve"> </w:t>
      </w:r>
      <w:r w:rsidR="004A747D" w:rsidRPr="003B1534">
        <w:rPr>
          <w:color w:val="333333"/>
          <w:spacing w:val="-2"/>
          <w:lang w:val="ru-RU"/>
          <w:rPrChange w:id="1371" w:author="Marchenko, Sergey [Tengizchevroil]" w:date="2025-08-07T15:44:00Z" w16du:dateUtc="2025-08-07T10:44:00Z">
            <w:rPr>
              <w:color w:val="333333"/>
              <w:spacing w:val="-2"/>
              <w:highlight w:val="yellow"/>
              <w:lang w:val="ru-RU"/>
            </w:rPr>
          </w:rPrChange>
        </w:rPr>
        <w:t xml:space="preserve">Сварочная процедура должна поддерживаться двумя </w:t>
      </w:r>
      <w:r w:rsidR="004A747D" w:rsidRPr="003B1534">
        <w:rPr>
          <w:color w:val="333333"/>
          <w:spacing w:val="-2"/>
          <w:rPrChange w:id="1372" w:author="Marchenko, Sergey [Tengizchevroil]" w:date="2025-08-07T15:44:00Z" w16du:dateUtc="2025-08-07T10:44:00Z">
            <w:rPr>
              <w:color w:val="333333"/>
              <w:spacing w:val="-2"/>
              <w:highlight w:val="yellow"/>
            </w:rPr>
          </w:rPrChange>
        </w:rPr>
        <w:t>PQR</w:t>
      </w:r>
      <w:r w:rsidR="004A747D" w:rsidRPr="003B1534">
        <w:rPr>
          <w:color w:val="333333"/>
          <w:spacing w:val="-2"/>
          <w:lang w:val="ru-RU"/>
          <w:rPrChange w:id="1373" w:author="Marchenko, Sergey [Tengizchevroil]" w:date="2025-08-07T15:44:00Z" w16du:dateUtc="2025-08-07T10:44:00Z">
            <w:rPr>
              <w:color w:val="333333"/>
              <w:spacing w:val="-2"/>
              <w:highlight w:val="yellow"/>
              <w:lang w:val="ru-RU"/>
            </w:rPr>
          </w:rPrChange>
        </w:rPr>
        <w:t xml:space="preserve">, при условии, что </w:t>
      </w:r>
      <w:r w:rsidR="00776A56" w:rsidRPr="003B1534">
        <w:rPr>
          <w:color w:val="333333"/>
          <w:spacing w:val="-2"/>
          <w:lang w:val="ru-RU"/>
          <w:rPrChange w:id="1374" w:author="Marchenko, Sergey [Tengizchevroil]" w:date="2025-08-07T15:44:00Z" w16du:dateUtc="2025-08-07T10:44:00Z">
            <w:rPr>
              <w:color w:val="333333"/>
              <w:spacing w:val="-2"/>
              <w:highlight w:val="yellow"/>
              <w:lang w:val="ru-RU"/>
            </w:rPr>
          </w:rPrChange>
        </w:rPr>
        <w:t>существенные</w:t>
      </w:r>
      <w:r w:rsidR="004A747D" w:rsidRPr="003B1534">
        <w:rPr>
          <w:color w:val="333333"/>
          <w:spacing w:val="-2"/>
          <w:lang w:val="ru-RU"/>
          <w:rPrChange w:id="1375" w:author="Marchenko, Sergey [Tengizchevroil]" w:date="2025-08-07T15:44:00Z" w16du:dateUtc="2025-08-07T10:44:00Z">
            <w:rPr>
              <w:color w:val="333333"/>
              <w:spacing w:val="-2"/>
              <w:highlight w:val="yellow"/>
              <w:lang w:val="ru-RU"/>
            </w:rPr>
          </w:rPrChange>
        </w:rPr>
        <w:t xml:space="preserve"> и дополнительные </w:t>
      </w:r>
      <w:r w:rsidR="00776A56" w:rsidRPr="003B1534">
        <w:rPr>
          <w:color w:val="333333"/>
          <w:spacing w:val="-2"/>
          <w:lang w:val="ru-RU"/>
          <w:rPrChange w:id="1376" w:author="Marchenko, Sergey [Tengizchevroil]" w:date="2025-08-07T15:44:00Z" w16du:dateUtc="2025-08-07T10:44:00Z">
            <w:rPr>
              <w:color w:val="333333"/>
              <w:spacing w:val="-2"/>
              <w:highlight w:val="yellow"/>
              <w:lang w:val="ru-RU"/>
            </w:rPr>
          </w:rPrChange>
        </w:rPr>
        <w:t>существенные</w:t>
      </w:r>
      <w:r w:rsidR="004A747D" w:rsidRPr="003B1534">
        <w:rPr>
          <w:color w:val="333333"/>
          <w:spacing w:val="-2"/>
          <w:lang w:val="ru-RU"/>
          <w:rPrChange w:id="1377" w:author="Marchenko, Sergey [Tengizchevroil]" w:date="2025-08-07T15:44:00Z" w16du:dateUtc="2025-08-07T10:44:00Z">
            <w:rPr>
              <w:color w:val="333333"/>
              <w:spacing w:val="-2"/>
              <w:highlight w:val="yellow"/>
              <w:lang w:val="ru-RU"/>
            </w:rPr>
          </w:rPrChange>
        </w:rPr>
        <w:t xml:space="preserve"> переменные выполняются для обоих </w:t>
      </w:r>
      <w:r w:rsidR="004A747D" w:rsidRPr="003B1534">
        <w:rPr>
          <w:color w:val="333333"/>
          <w:spacing w:val="-2"/>
          <w:rPrChange w:id="1378" w:author="Marchenko, Sergey [Tengizchevroil]" w:date="2025-08-07T15:44:00Z" w16du:dateUtc="2025-08-07T10:44:00Z">
            <w:rPr>
              <w:color w:val="333333"/>
              <w:spacing w:val="-2"/>
              <w:highlight w:val="yellow"/>
            </w:rPr>
          </w:rPrChange>
        </w:rPr>
        <w:t>PQR</w:t>
      </w:r>
      <w:r w:rsidR="004A747D" w:rsidRPr="003B1534">
        <w:rPr>
          <w:color w:val="333333"/>
          <w:spacing w:val="-2"/>
          <w:lang w:val="ru-RU"/>
          <w:rPrChange w:id="1379" w:author="Marchenko, Sergey [Tengizchevroil]" w:date="2025-08-07T15:44:00Z" w16du:dateUtc="2025-08-07T10:44:00Z">
            <w:rPr>
              <w:color w:val="333333"/>
              <w:spacing w:val="-2"/>
              <w:highlight w:val="yellow"/>
              <w:lang w:val="ru-RU"/>
            </w:rPr>
          </w:rPrChange>
        </w:rPr>
        <w:t>:</w:t>
      </w:r>
    </w:p>
    <w:p w14:paraId="147DE764" w14:textId="56BF2F58" w:rsidR="008D5394" w:rsidRPr="000B7F6B" w:rsidRDefault="008D5394" w:rsidP="00A068DD">
      <w:pPr>
        <w:spacing w:before="120" w:after="120"/>
        <w:ind w:left="1418" w:hanging="284"/>
        <w:rPr>
          <w:color w:val="333333"/>
          <w:spacing w:val="-2"/>
          <w:lang w:val="ru-RU"/>
        </w:rPr>
      </w:pPr>
      <w:r w:rsidRPr="003B235A">
        <w:rPr>
          <w:b/>
          <w:lang w:val="ru-RU"/>
          <w:rPrChange w:id="1380" w:author="Marchenko, Sergey [Tengizchevroil]" w:date="2025-08-07T15:44:00Z" w16du:dateUtc="2025-08-07T10:44:00Z">
            <w:rPr>
              <w:b/>
              <w:highlight w:val="yellow"/>
              <w:lang w:val="ru-RU"/>
            </w:rPr>
          </w:rPrChange>
        </w:rPr>
        <w:t>9-2</w:t>
      </w:r>
      <w:r w:rsidR="004D36FF" w:rsidRPr="003B235A">
        <w:rPr>
          <w:b/>
          <w:lang w:val="ru-RU"/>
          <w:rPrChange w:id="1381" w:author="Marchenko, Sergey [Tengizchevroil]" w:date="2025-08-07T15:44:00Z" w16du:dateUtc="2025-08-07T10:44:00Z">
            <w:rPr>
              <w:b/>
              <w:highlight w:val="yellow"/>
              <w:lang w:val="ru-RU"/>
            </w:rPr>
          </w:rPrChange>
        </w:rPr>
        <w:t>3</w:t>
      </w:r>
      <w:r w:rsidRPr="003B235A">
        <w:rPr>
          <w:b/>
          <w:lang w:val="ru-RU"/>
          <w:rPrChange w:id="1382" w:author="Marchenko, Sergey [Tengizchevroil]" w:date="2025-08-07T15:44:00Z" w16du:dateUtc="2025-08-07T10:44:00Z">
            <w:rPr>
              <w:b/>
              <w:highlight w:val="yellow"/>
              <w:lang w:val="ru-RU"/>
            </w:rPr>
          </w:rPrChange>
        </w:rPr>
        <w:t xml:space="preserve">.1- </w:t>
      </w:r>
      <w:r w:rsidR="000C785C" w:rsidRPr="003B235A">
        <w:rPr>
          <w:color w:val="333333"/>
          <w:spacing w:val="-2"/>
          <w:lang w:val="ru-RU"/>
          <w:rPrChange w:id="1383" w:author="Marchenko, Sergey [Tengizchevroil]" w:date="2025-08-07T15:44:00Z" w16du:dateUtc="2025-08-07T10:44:00Z">
            <w:rPr>
              <w:color w:val="333333"/>
              <w:spacing w:val="-2"/>
              <w:highlight w:val="yellow"/>
              <w:lang w:val="ru-RU"/>
            </w:rPr>
          </w:rPrChange>
        </w:rPr>
        <w:t xml:space="preserve">Первый </w:t>
      </w:r>
      <w:r w:rsidR="000C785C" w:rsidRPr="003B235A">
        <w:rPr>
          <w:color w:val="333333"/>
          <w:spacing w:val="-2"/>
          <w:rPrChange w:id="1384" w:author="Marchenko, Sergey [Tengizchevroil]" w:date="2025-08-07T15:44:00Z" w16du:dateUtc="2025-08-07T10:44:00Z">
            <w:rPr>
              <w:color w:val="333333"/>
              <w:spacing w:val="-2"/>
              <w:highlight w:val="yellow"/>
            </w:rPr>
          </w:rPrChange>
        </w:rPr>
        <w:t>PQR</w:t>
      </w:r>
      <w:r w:rsidR="000C785C" w:rsidRPr="003B235A">
        <w:rPr>
          <w:color w:val="333333"/>
          <w:spacing w:val="-2"/>
          <w:lang w:val="ru-RU"/>
          <w:rPrChange w:id="1385" w:author="Marchenko, Sergey [Tengizchevroil]" w:date="2025-08-07T15:44:00Z" w16du:dateUtc="2025-08-07T10:44:00Z">
            <w:rPr>
              <w:color w:val="333333"/>
              <w:spacing w:val="-2"/>
              <w:highlight w:val="yellow"/>
              <w:lang w:val="ru-RU"/>
            </w:rPr>
          </w:rPrChange>
        </w:rPr>
        <w:t xml:space="preserve"> должен быть выполнен на сварном шве с разделкой кромок и с полным набором механических испытаний (как требуется </w:t>
      </w:r>
      <w:r w:rsidR="000C785C" w:rsidRPr="003B235A">
        <w:rPr>
          <w:color w:val="333333"/>
          <w:spacing w:val="-2"/>
          <w:rPrChange w:id="1386" w:author="Marchenko, Sergey [Tengizchevroil]" w:date="2025-08-07T15:44:00Z" w16du:dateUtc="2025-08-07T10:44:00Z">
            <w:rPr>
              <w:color w:val="333333"/>
              <w:spacing w:val="-2"/>
              <w:highlight w:val="yellow"/>
            </w:rPr>
          </w:rPrChange>
        </w:rPr>
        <w:t>ASME</w:t>
      </w:r>
      <w:r w:rsidR="000C785C" w:rsidRPr="003B235A">
        <w:rPr>
          <w:color w:val="333333"/>
          <w:spacing w:val="-2"/>
          <w:lang w:val="ru-RU"/>
          <w:rPrChange w:id="1387" w:author="Marchenko, Sergey [Tengizchevroil]" w:date="2025-08-07T15:44:00Z" w16du:dateUtc="2025-08-07T10:44:00Z">
            <w:rPr>
              <w:color w:val="333333"/>
              <w:spacing w:val="-2"/>
              <w:highlight w:val="yellow"/>
              <w:lang w:val="ru-RU"/>
            </w:rPr>
          </w:rPrChange>
        </w:rPr>
        <w:t xml:space="preserve"> </w:t>
      </w:r>
      <w:r w:rsidR="000C785C" w:rsidRPr="003B235A">
        <w:rPr>
          <w:color w:val="333333"/>
          <w:spacing w:val="-2"/>
          <w:rPrChange w:id="1388" w:author="Marchenko, Sergey [Tengizchevroil]" w:date="2025-08-07T15:44:00Z" w16du:dateUtc="2025-08-07T10:44:00Z">
            <w:rPr>
              <w:color w:val="333333"/>
              <w:spacing w:val="-2"/>
              <w:highlight w:val="yellow"/>
            </w:rPr>
          </w:rPrChange>
        </w:rPr>
        <w:t>IX</w:t>
      </w:r>
      <w:r w:rsidR="000C785C" w:rsidRPr="003B235A">
        <w:rPr>
          <w:color w:val="333333"/>
          <w:spacing w:val="-2"/>
          <w:lang w:val="ru-RU"/>
          <w:rPrChange w:id="1389" w:author="Marchenko, Sergey [Tengizchevroil]" w:date="2025-08-07T15:44:00Z" w16du:dateUtc="2025-08-07T10:44:00Z">
            <w:rPr>
              <w:color w:val="333333"/>
              <w:spacing w:val="-2"/>
              <w:highlight w:val="yellow"/>
              <w:lang w:val="ru-RU"/>
            </w:rPr>
          </w:rPrChange>
        </w:rPr>
        <w:t xml:space="preserve"> и данной спецификацией). Можно использовать любые из положений 5</w:t>
      </w:r>
      <w:r w:rsidR="000C785C" w:rsidRPr="003B235A">
        <w:rPr>
          <w:color w:val="333333"/>
          <w:spacing w:val="-2"/>
          <w:rPrChange w:id="1390" w:author="Marchenko, Sergey [Tengizchevroil]" w:date="2025-08-07T15:44:00Z" w16du:dateUtc="2025-08-07T10:44:00Z">
            <w:rPr>
              <w:color w:val="333333"/>
              <w:spacing w:val="-2"/>
              <w:highlight w:val="yellow"/>
            </w:rPr>
          </w:rPrChange>
        </w:rPr>
        <w:t>G</w:t>
      </w:r>
      <w:r w:rsidR="000C785C" w:rsidRPr="003B235A">
        <w:rPr>
          <w:color w:val="333333"/>
          <w:spacing w:val="-2"/>
          <w:lang w:val="ru-RU"/>
          <w:rPrChange w:id="1391" w:author="Marchenko, Sergey [Tengizchevroil]" w:date="2025-08-07T15:44:00Z" w16du:dateUtc="2025-08-07T10:44:00Z">
            <w:rPr>
              <w:color w:val="333333"/>
              <w:spacing w:val="-2"/>
              <w:highlight w:val="yellow"/>
              <w:lang w:val="ru-RU"/>
            </w:rPr>
          </w:rPrChange>
        </w:rPr>
        <w:t>, 6</w:t>
      </w:r>
      <w:r w:rsidR="000C785C" w:rsidRPr="003B235A">
        <w:rPr>
          <w:color w:val="333333"/>
          <w:spacing w:val="-2"/>
          <w:rPrChange w:id="1392" w:author="Marchenko, Sergey [Tengizchevroil]" w:date="2025-08-07T15:44:00Z" w16du:dateUtc="2025-08-07T10:44:00Z">
            <w:rPr>
              <w:color w:val="333333"/>
              <w:spacing w:val="-2"/>
              <w:highlight w:val="yellow"/>
            </w:rPr>
          </w:rPrChange>
        </w:rPr>
        <w:t>G</w:t>
      </w:r>
      <w:r w:rsidR="000C785C" w:rsidRPr="003B235A">
        <w:rPr>
          <w:color w:val="333333"/>
          <w:spacing w:val="-2"/>
          <w:lang w:val="ru-RU"/>
          <w:rPrChange w:id="1393" w:author="Marchenko, Sergey [Tengizchevroil]" w:date="2025-08-07T15:44:00Z" w16du:dateUtc="2025-08-07T10:44:00Z">
            <w:rPr>
              <w:color w:val="333333"/>
              <w:spacing w:val="-2"/>
              <w:highlight w:val="yellow"/>
              <w:lang w:val="ru-RU"/>
            </w:rPr>
          </w:rPrChange>
        </w:rPr>
        <w:t>.</w:t>
      </w:r>
    </w:p>
    <w:p w14:paraId="721873D6" w14:textId="03261C9F" w:rsidR="008D5394" w:rsidRPr="000B7F6B" w:rsidRDefault="008D5394" w:rsidP="00A068DD">
      <w:pPr>
        <w:spacing w:before="120" w:after="120"/>
        <w:ind w:left="1418" w:hanging="284"/>
        <w:rPr>
          <w:color w:val="333333"/>
          <w:spacing w:val="-2"/>
          <w:lang w:val="ru-RU"/>
        </w:rPr>
      </w:pPr>
      <w:r w:rsidRPr="000B7F6B">
        <w:rPr>
          <w:b/>
          <w:lang w:val="ru-RU"/>
        </w:rPr>
        <w:lastRenderedPageBreak/>
        <w:t>9-2</w:t>
      </w:r>
      <w:r w:rsidR="004D36FF" w:rsidRPr="000B7F6B">
        <w:rPr>
          <w:b/>
          <w:lang w:val="ru-RU"/>
        </w:rPr>
        <w:t>3</w:t>
      </w:r>
      <w:r w:rsidRPr="000B7F6B">
        <w:rPr>
          <w:b/>
          <w:lang w:val="ru-RU"/>
        </w:rPr>
        <w:t xml:space="preserve">.2- </w:t>
      </w:r>
      <w:r w:rsidR="00C55217" w:rsidRPr="000B7F6B">
        <w:rPr>
          <w:color w:val="333333"/>
          <w:spacing w:val="-2"/>
          <w:lang w:val="ru-RU"/>
        </w:rPr>
        <w:t xml:space="preserve">Второй </w:t>
      </w:r>
      <w:r w:rsidR="00C55217" w:rsidRPr="000B7F6B">
        <w:rPr>
          <w:color w:val="333333"/>
          <w:spacing w:val="-2"/>
        </w:rPr>
        <w:t>PQR</w:t>
      </w:r>
      <w:r w:rsidR="00C55217" w:rsidRPr="000B7F6B">
        <w:rPr>
          <w:color w:val="333333"/>
          <w:spacing w:val="-2"/>
          <w:lang w:val="ru-RU"/>
        </w:rPr>
        <w:t xml:space="preserve"> должен быть выполнен на макете сварного шва фланца раструба к трубе с испытаниями на микротвердость на макротравленных образцах в 4 равноудаленных местах вокруг шва (0°, 90°, 180°, 270° в положении 5</w:t>
      </w:r>
      <w:r w:rsidR="00C55217" w:rsidRPr="000B7F6B">
        <w:rPr>
          <w:color w:val="333333"/>
          <w:spacing w:val="-2"/>
        </w:rPr>
        <w:t>F</w:t>
      </w:r>
      <w:r w:rsidR="00C55217" w:rsidRPr="000B7F6B">
        <w:rPr>
          <w:color w:val="333333"/>
          <w:spacing w:val="-2"/>
          <w:lang w:val="ru-RU"/>
        </w:rPr>
        <w:t>).</w:t>
      </w:r>
    </w:p>
    <w:p w14:paraId="16A33688" w14:textId="25938BEB" w:rsidR="008D5394" w:rsidRPr="000B7F6B" w:rsidRDefault="008D5394" w:rsidP="00A068DD">
      <w:pPr>
        <w:pStyle w:val="ListParagraph"/>
        <w:numPr>
          <w:ilvl w:val="1"/>
          <w:numId w:val="77"/>
        </w:numPr>
        <w:spacing w:before="120" w:after="120"/>
        <w:ind w:left="1134" w:hanging="425"/>
        <w:rPr>
          <w:lang w:val="ru-RU"/>
        </w:rPr>
      </w:pPr>
      <w:r w:rsidRPr="000B7F6B">
        <w:rPr>
          <w:b/>
          <w:lang w:val="ru-RU"/>
        </w:rPr>
        <w:t>-</w:t>
      </w:r>
      <w:r w:rsidRPr="000B7F6B">
        <w:rPr>
          <w:b/>
          <w:spacing w:val="1"/>
          <w:lang w:val="ru-RU"/>
        </w:rPr>
        <w:t xml:space="preserve"> </w:t>
      </w:r>
      <w:r w:rsidR="00EB0799" w:rsidRPr="000B7F6B">
        <w:rPr>
          <w:color w:val="333333"/>
          <w:spacing w:val="-2"/>
          <w:lang w:val="ru-RU"/>
        </w:rPr>
        <w:t>Все раструбные сварные швы из углеродистой стали должны иметь минимальный предварительный нагрев 100˚</w:t>
      </w:r>
      <w:r w:rsidR="00EB0799" w:rsidRPr="000B7F6B">
        <w:rPr>
          <w:color w:val="333333"/>
          <w:spacing w:val="-2"/>
        </w:rPr>
        <w:t>C</w:t>
      </w:r>
      <w:r w:rsidR="00EB0799" w:rsidRPr="000B7F6B">
        <w:rPr>
          <w:color w:val="333333"/>
          <w:spacing w:val="-2"/>
          <w:lang w:val="ru-RU"/>
        </w:rPr>
        <w:t xml:space="preserve"> и минимальную температуру между проходами (значения </w:t>
      </w:r>
      <w:r w:rsidR="00EB0799" w:rsidRPr="000B7F6B">
        <w:rPr>
          <w:color w:val="333333"/>
          <w:spacing w:val="-2"/>
        </w:rPr>
        <w:t>PQR</w:t>
      </w:r>
      <w:r w:rsidR="00EB0799" w:rsidRPr="000B7F6B">
        <w:rPr>
          <w:color w:val="333333"/>
          <w:spacing w:val="-2"/>
          <w:lang w:val="ru-RU"/>
        </w:rPr>
        <w:t>). Для других материалов предварительный нагрев, контроль температуры между проходами и прерывание сварки должны соответствовать разделу 21.</w:t>
      </w:r>
    </w:p>
    <w:p w14:paraId="0E6FB74E" w14:textId="79A01E78" w:rsidR="008D5394" w:rsidRPr="000B7F6B" w:rsidRDefault="008D5394" w:rsidP="00A068DD">
      <w:pPr>
        <w:pStyle w:val="ListParagraph"/>
        <w:numPr>
          <w:ilvl w:val="1"/>
          <w:numId w:val="77"/>
        </w:numPr>
        <w:spacing w:before="120" w:after="120"/>
        <w:ind w:left="1134" w:hanging="425"/>
        <w:rPr>
          <w:lang w:val="ru-RU"/>
        </w:rPr>
      </w:pPr>
      <w:r w:rsidRPr="000B7F6B">
        <w:rPr>
          <w:b/>
          <w:lang w:val="ru-RU"/>
        </w:rPr>
        <w:t>-</w:t>
      </w:r>
      <w:r w:rsidRPr="000B7F6B">
        <w:rPr>
          <w:b/>
          <w:spacing w:val="1"/>
          <w:lang w:val="ru-RU"/>
        </w:rPr>
        <w:t xml:space="preserve"> </w:t>
      </w:r>
      <w:r w:rsidR="00285EE8" w:rsidRPr="000B7F6B">
        <w:rPr>
          <w:color w:val="333333"/>
          <w:spacing w:val="-2"/>
          <w:lang w:val="ru-RU"/>
        </w:rPr>
        <w:t>Минимальное и максимальное количество подводимого тепла должно быть ограничено значениями основной процедуры сварки.</w:t>
      </w:r>
    </w:p>
    <w:p w14:paraId="6D7141DE" w14:textId="137C7D67" w:rsidR="008D5394" w:rsidRPr="005637E1" w:rsidRDefault="008D5394" w:rsidP="00A068DD">
      <w:pPr>
        <w:pStyle w:val="ListParagraph"/>
        <w:numPr>
          <w:ilvl w:val="1"/>
          <w:numId w:val="77"/>
        </w:numPr>
        <w:spacing w:before="120"/>
        <w:ind w:left="1134" w:hanging="425"/>
        <w:rPr>
          <w:lang w:val="ru-RU"/>
        </w:rPr>
      </w:pPr>
      <w:r w:rsidRPr="000B7F6B">
        <w:rPr>
          <w:b/>
          <w:lang w:val="ru-RU"/>
        </w:rPr>
        <w:t>-</w:t>
      </w:r>
      <w:r w:rsidRPr="000B7F6B">
        <w:rPr>
          <w:b/>
          <w:spacing w:val="1"/>
          <w:lang w:val="ru-RU"/>
        </w:rPr>
        <w:t xml:space="preserve"> </w:t>
      </w:r>
      <w:r w:rsidR="003F01B6" w:rsidRPr="000B7F6B">
        <w:rPr>
          <w:color w:val="333333"/>
          <w:spacing w:val="-2"/>
          <w:lang w:val="ru-RU"/>
        </w:rPr>
        <w:t xml:space="preserve">Все сварные соединения враструб должны быть выполнены минимум за два сварочных прохода (2 слоя) с </w:t>
      </w:r>
      <w:r w:rsidR="003F01B6" w:rsidRPr="005637E1">
        <w:rPr>
          <w:color w:val="333333"/>
          <w:spacing w:val="-2"/>
          <w:lang w:val="ru-RU"/>
        </w:rPr>
        <w:t xml:space="preserve">использованием процессов </w:t>
      </w:r>
      <w:r w:rsidR="003F01B6" w:rsidRPr="005637E1">
        <w:rPr>
          <w:color w:val="333333"/>
          <w:spacing w:val="-2"/>
        </w:rPr>
        <w:t>GTAW</w:t>
      </w:r>
      <w:r w:rsidR="003F01B6" w:rsidRPr="005637E1">
        <w:rPr>
          <w:color w:val="333333"/>
          <w:spacing w:val="-2"/>
          <w:lang w:val="ru-RU"/>
        </w:rPr>
        <w:t xml:space="preserve"> или </w:t>
      </w:r>
      <w:r w:rsidR="003F01B6" w:rsidRPr="005637E1">
        <w:rPr>
          <w:color w:val="333333"/>
          <w:spacing w:val="-2"/>
        </w:rPr>
        <w:t>SMAW</w:t>
      </w:r>
      <w:r w:rsidR="003F01B6" w:rsidRPr="005637E1">
        <w:rPr>
          <w:color w:val="333333"/>
          <w:spacing w:val="-2"/>
          <w:lang w:val="ru-RU"/>
        </w:rPr>
        <w:t xml:space="preserve"> и соответствующих расходных материалов.</w:t>
      </w:r>
    </w:p>
    <w:p w14:paraId="6952D394" w14:textId="39447BC8" w:rsidR="008D5394" w:rsidRPr="00C75C0B" w:rsidRDefault="008D5394" w:rsidP="00A068DD">
      <w:pPr>
        <w:pStyle w:val="ListParagraph"/>
        <w:numPr>
          <w:ilvl w:val="1"/>
          <w:numId w:val="77"/>
        </w:numPr>
        <w:spacing w:before="120" w:after="120"/>
        <w:ind w:left="1134" w:hanging="425"/>
        <w:rPr>
          <w:lang w:val="ru-RU"/>
        </w:rPr>
      </w:pPr>
      <w:r w:rsidRPr="000B7F6B">
        <w:rPr>
          <w:b/>
          <w:lang w:val="ru-RU"/>
        </w:rPr>
        <w:t>-</w:t>
      </w:r>
      <w:r w:rsidRPr="000B7F6B">
        <w:rPr>
          <w:b/>
          <w:spacing w:val="1"/>
          <w:lang w:val="ru-RU"/>
        </w:rPr>
        <w:t xml:space="preserve"> </w:t>
      </w:r>
      <w:r w:rsidR="003F0985" w:rsidRPr="000B7F6B">
        <w:rPr>
          <w:color w:val="333333"/>
          <w:spacing w:val="-2"/>
          <w:lang w:val="ru-RU"/>
        </w:rPr>
        <w:t>Для аттестации</w:t>
      </w:r>
      <w:r w:rsidR="00171CD4" w:rsidRPr="000B7F6B">
        <w:rPr>
          <w:color w:val="333333"/>
          <w:spacing w:val="-2"/>
          <w:lang w:val="ru-RU"/>
        </w:rPr>
        <w:t xml:space="preserve"> сварочной</w:t>
      </w:r>
      <w:r w:rsidR="003F0985" w:rsidRPr="000B7F6B">
        <w:rPr>
          <w:color w:val="333333"/>
          <w:spacing w:val="-2"/>
          <w:lang w:val="ru-RU"/>
        </w:rPr>
        <w:t xml:space="preserve"> процедуры испытательный образец должен быть разрезан на равные части, чтобы </w:t>
      </w:r>
      <w:r w:rsidR="003F0985" w:rsidRPr="005637E1">
        <w:rPr>
          <w:color w:val="333333"/>
          <w:spacing w:val="-2"/>
          <w:lang w:val="ru-RU"/>
        </w:rPr>
        <w:t>обеспечить 4 полных сечения сварного соединения. Все макросекции должны показывать полное сплавление от корня до</w:t>
      </w:r>
      <w:r w:rsidR="007E658E" w:rsidRPr="005637E1">
        <w:rPr>
          <w:color w:val="333333"/>
          <w:spacing w:val="-2"/>
          <w:lang w:val="ru-RU"/>
        </w:rPr>
        <w:t xml:space="preserve"> </w:t>
      </w:r>
      <w:r w:rsidR="007E658E" w:rsidRPr="00DF2098">
        <w:rPr>
          <w:color w:val="333333"/>
          <w:spacing w:val="-2"/>
          <w:lang w:val="ru-RU"/>
        </w:rPr>
        <w:t>облицовки</w:t>
      </w:r>
      <w:r w:rsidR="003F0985" w:rsidRPr="00DF2098">
        <w:rPr>
          <w:color w:val="333333"/>
          <w:spacing w:val="-2"/>
          <w:lang w:val="ru-RU"/>
        </w:rPr>
        <w:t xml:space="preserve"> и минимальн</w:t>
      </w:r>
      <w:r w:rsidR="00761381" w:rsidRPr="00DF2098">
        <w:rPr>
          <w:color w:val="333333"/>
          <w:spacing w:val="-2"/>
          <w:lang w:val="ru-RU"/>
        </w:rPr>
        <w:t>ый катет</w:t>
      </w:r>
      <w:r w:rsidR="008E5401" w:rsidRPr="00DF2098">
        <w:rPr>
          <w:color w:val="333333"/>
          <w:spacing w:val="-2"/>
          <w:lang w:val="ru-RU"/>
        </w:rPr>
        <w:t xml:space="preserve"> </w:t>
      </w:r>
      <w:r w:rsidR="003F0985" w:rsidRPr="00DF2098">
        <w:rPr>
          <w:color w:val="333333"/>
          <w:spacing w:val="-2"/>
          <w:lang w:val="ru-RU"/>
        </w:rPr>
        <w:t>сварного шва</w:t>
      </w:r>
      <w:r w:rsidR="00151327" w:rsidRPr="00DF2098">
        <w:rPr>
          <w:color w:val="333333"/>
          <w:spacing w:val="-2"/>
          <w:lang w:val="ru-RU"/>
        </w:rPr>
        <w:t xml:space="preserve"> должен быть</w:t>
      </w:r>
      <w:r w:rsidR="008E5401" w:rsidRPr="00DF2098">
        <w:rPr>
          <w:color w:val="333333"/>
          <w:spacing w:val="-2"/>
          <w:lang w:val="ru-RU"/>
        </w:rPr>
        <w:t xml:space="preserve"> </w:t>
      </w:r>
      <w:r w:rsidR="003F0985" w:rsidRPr="00DF2098">
        <w:rPr>
          <w:color w:val="333333"/>
          <w:spacing w:val="-2"/>
          <w:lang w:val="ru-RU"/>
        </w:rPr>
        <w:t>не менее 1,4 толщины стенки трубы</w:t>
      </w:r>
      <w:r w:rsidR="00151327" w:rsidRPr="00DF2098">
        <w:rPr>
          <w:color w:val="333333"/>
          <w:spacing w:val="-2"/>
          <w:lang w:val="ru-RU"/>
        </w:rPr>
        <w:t xml:space="preserve"> или толщины выступа</w:t>
      </w:r>
      <w:r w:rsidR="008E47BD" w:rsidRPr="00DF2098">
        <w:rPr>
          <w:color w:val="333333"/>
          <w:spacing w:val="-2"/>
          <w:lang w:val="ru-RU"/>
        </w:rPr>
        <w:t xml:space="preserve"> </w:t>
      </w:r>
      <w:r w:rsidR="008E47BD" w:rsidRPr="00C75C0B">
        <w:rPr>
          <w:color w:val="333333"/>
          <w:spacing w:val="-2"/>
          <w:lang w:val="ru-RU"/>
        </w:rPr>
        <w:t>фланца (муфты)</w:t>
      </w:r>
      <w:r w:rsidR="003F0985" w:rsidRPr="00C75C0B">
        <w:rPr>
          <w:color w:val="333333"/>
          <w:spacing w:val="-2"/>
          <w:lang w:val="ru-RU"/>
        </w:rPr>
        <w:t>, а зазор от конца трубы до раструба должен составлять</w:t>
      </w:r>
      <w:r w:rsidR="00AF70CE" w:rsidRPr="00C75C0B">
        <w:rPr>
          <w:color w:val="333333"/>
          <w:spacing w:val="-2"/>
          <w:lang w:val="ru-RU"/>
        </w:rPr>
        <w:t xml:space="preserve"> приблизительно</w:t>
      </w:r>
      <w:r w:rsidR="003F0985" w:rsidRPr="00C75C0B">
        <w:rPr>
          <w:color w:val="333333"/>
          <w:spacing w:val="-2"/>
          <w:lang w:val="ru-RU"/>
        </w:rPr>
        <w:t xml:space="preserve"> 1,5 мм.</w:t>
      </w:r>
    </w:p>
    <w:p w14:paraId="73D4C1FF" w14:textId="752BB5A6" w:rsidR="008D5394" w:rsidRPr="00C75C0B" w:rsidRDefault="008D5394" w:rsidP="00A068DD">
      <w:pPr>
        <w:pStyle w:val="ListParagraph"/>
        <w:numPr>
          <w:ilvl w:val="1"/>
          <w:numId w:val="77"/>
        </w:numPr>
        <w:spacing w:before="120" w:after="120"/>
        <w:ind w:left="1134" w:hanging="425"/>
        <w:rPr>
          <w:lang w:val="ru-RU"/>
        </w:rPr>
      </w:pPr>
      <w:r w:rsidRPr="000B7F6B">
        <w:rPr>
          <w:b/>
          <w:lang w:val="ru-RU"/>
        </w:rPr>
        <w:t>-</w:t>
      </w:r>
      <w:r w:rsidRPr="000B7F6B">
        <w:rPr>
          <w:b/>
          <w:spacing w:val="1"/>
          <w:lang w:val="ru-RU"/>
        </w:rPr>
        <w:t xml:space="preserve"> </w:t>
      </w:r>
      <w:r w:rsidR="00B34E8A" w:rsidRPr="000B7F6B">
        <w:rPr>
          <w:color w:val="333333"/>
          <w:spacing w:val="-2"/>
          <w:lang w:val="ru-RU"/>
        </w:rPr>
        <w:t>Подробные исследования твердости должны быть выполнены по крайней мере в двух</w:t>
      </w:r>
      <w:r w:rsidR="006B0930" w:rsidRPr="000B7F6B">
        <w:rPr>
          <w:color w:val="333333"/>
          <w:spacing w:val="-2"/>
          <w:lang w:val="ru-RU"/>
        </w:rPr>
        <w:t xml:space="preserve"> поперечных</w:t>
      </w:r>
      <w:r w:rsidR="00B34E8A" w:rsidRPr="000B7F6B">
        <w:rPr>
          <w:color w:val="333333"/>
          <w:spacing w:val="-2"/>
          <w:lang w:val="ru-RU"/>
        </w:rPr>
        <w:t xml:space="preserve"> сечениях полного </w:t>
      </w:r>
      <w:r w:rsidR="00B34E8A" w:rsidRPr="00C75C0B">
        <w:rPr>
          <w:color w:val="333333"/>
          <w:spacing w:val="-2"/>
          <w:lang w:val="ru-RU"/>
        </w:rPr>
        <w:t>сварного соединения (6 и 3 час</w:t>
      </w:r>
      <w:r w:rsidR="00235891" w:rsidRPr="00C75C0B">
        <w:rPr>
          <w:color w:val="333333"/>
          <w:spacing w:val="-2"/>
          <w:lang w:val="ru-RU"/>
        </w:rPr>
        <w:t>а</w:t>
      </w:r>
      <w:r w:rsidR="00B34E8A" w:rsidRPr="00C75C0B">
        <w:rPr>
          <w:color w:val="333333"/>
          <w:spacing w:val="-2"/>
          <w:lang w:val="ru-RU"/>
        </w:rPr>
        <w:t xml:space="preserve">) от трубы до </w:t>
      </w:r>
      <w:r w:rsidR="006B0930" w:rsidRPr="00C75C0B">
        <w:rPr>
          <w:color w:val="333333"/>
          <w:spacing w:val="-2"/>
          <w:lang w:val="ru-RU"/>
        </w:rPr>
        <w:t>фланца,</w:t>
      </w:r>
      <w:r w:rsidR="00B34E8A" w:rsidRPr="00C75C0B">
        <w:rPr>
          <w:color w:val="333333"/>
          <w:spacing w:val="-2"/>
          <w:lang w:val="ru-RU"/>
        </w:rPr>
        <w:t xml:space="preserve"> однако, по усмотрению </w:t>
      </w:r>
      <w:r w:rsidR="00235891" w:rsidRPr="00C75C0B">
        <w:rPr>
          <w:color w:val="333333"/>
          <w:spacing w:val="-2"/>
          <w:lang w:val="ru-RU"/>
        </w:rPr>
        <w:t>к</w:t>
      </w:r>
      <w:r w:rsidR="00B34E8A" w:rsidRPr="00C75C0B">
        <w:rPr>
          <w:color w:val="333333"/>
          <w:spacing w:val="-2"/>
          <w:lang w:val="ru-RU"/>
        </w:rPr>
        <w:t xml:space="preserve">омпании, количество сечений для испытания твердости может быть увеличено до четырех для всех условий, где требуется </w:t>
      </w:r>
      <w:r w:rsidR="00B34E8A" w:rsidRPr="00C75C0B">
        <w:rPr>
          <w:color w:val="333333"/>
          <w:spacing w:val="-2"/>
        </w:rPr>
        <w:t>PWHT</w:t>
      </w:r>
      <w:r w:rsidR="00B34E8A" w:rsidRPr="00C75C0B">
        <w:rPr>
          <w:color w:val="333333"/>
          <w:spacing w:val="-2"/>
          <w:lang w:val="ru-RU"/>
        </w:rPr>
        <w:t>.</w:t>
      </w:r>
    </w:p>
    <w:p w14:paraId="4AB8485F" w14:textId="26185E44" w:rsidR="009C41ED" w:rsidRPr="00C75C0B" w:rsidRDefault="008D5394" w:rsidP="00A068DD">
      <w:pPr>
        <w:pStyle w:val="ListParagraph"/>
        <w:numPr>
          <w:ilvl w:val="1"/>
          <w:numId w:val="77"/>
        </w:numPr>
        <w:spacing w:before="120" w:after="120"/>
        <w:ind w:left="1134" w:hanging="425"/>
        <w:rPr>
          <w:lang w:val="ru-RU"/>
        </w:rPr>
      </w:pPr>
      <w:r w:rsidRPr="000B7F6B">
        <w:rPr>
          <w:b/>
          <w:lang w:val="ru-RU"/>
        </w:rPr>
        <w:t>-</w:t>
      </w:r>
      <w:r w:rsidRPr="000B7F6B">
        <w:rPr>
          <w:b/>
          <w:spacing w:val="1"/>
          <w:lang w:val="ru-RU"/>
        </w:rPr>
        <w:t xml:space="preserve"> </w:t>
      </w:r>
      <w:r w:rsidR="009C41ED" w:rsidRPr="000B7F6B">
        <w:rPr>
          <w:color w:val="333333"/>
          <w:spacing w:val="-2"/>
          <w:lang w:val="ru-RU"/>
        </w:rPr>
        <w:t>Твердость не должна превышать значения, указанного в Разделе 13 для основного металла</w:t>
      </w:r>
      <w:r w:rsidR="00ED62B3" w:rsidRPr="000B7F6B">
        <w:rPr>
          <w:color w:val="333333"/>
          <w:spacing w:val="-2"/>
          <w:lang w:val="ru-RU"/>
        </w:rPr>
        <w:t>, металла шва</w:t>
      </w:r>
      <w:r w:rsidR="009C41ED" w:rsidRPr="000B7F6B">
        <w:rPr>
          <w:color w:val="333333"/>
          <w:spacing w:val="-2"/>
          <w:lang w:val="ru-RU"/>
        </w:rPr>
        <w:t xml:space="preserve"> и зоны </w:t>
      </w:r>
      <w:r w:rsidR="009C41ED" w:rsidRPr="00C75C0B">
        <w:rPr>
          <w:color w:val="333333"/>
          <w:spacing w:val="-2"/>
          <w:lang w:val="ru-RU"/>
        </w:rPr>
        <w:t>термического влияния (</w:t>
      </w:r>
      <w:r w:rsidR="009C41ED" w:rsidRPr="00C75C0B">
        <w:rPr>
          <w:color w:val="333333"/>
          <w:spacing w:val="-2"/>
        </w:rPr>
        <w:t>HAZ</w:t>
      </w:r>
      <w:r w:rsidR="009C41ED" w:rsidRPr="00C75C0B">
        <w:rPr>
          <w:color w:val="333333"/>
          <w:spacing w:val="-2"/>
          <w:lang w:val="ru-RU"/>
        </w:rPr>
        <w:t>), при измерении на макро-поперечном сечении, как показано на Рисунке 2.</w:t>
      </w:r>
    </w:p>
    <w:p w14:paraId="7245C86A" w14:textId="7EE41C5F" w:rsidR="008D5394" w:rsidRPr="000B7F6B" w:rsidRDefault="009C41ED" w:rsidP="00A068DD">
      <w:pPr>
        <w:spacing w:before="120" w:after="120"/>
        <w:ind w:left="709"/>
        <w:rPr>
          <w:b/>
          <w:bCs/>
          <w:lang w:val="ru-RU"/>
        </w:rPr>
      </w:pPr>
      <w:r w:rsidRPr="000B7F6B">
        <w:rPr>
          <w:b/>
          <w:bCs/>
          <w:lang w:val="ru-RU"/>
        </w:rPr>
        <w:t>Рисунок 2. Испытание твердости для сварных соединений враструб.</w:t>
      </w:r>
    </w:p>
    <w:p w14:paraId="5F9B0B42" w14:textId="3D1AC0B2" w:rsidR="008D5394" w:rsidRDefault="008D5394" w:rsidP="00A068DD">
      <w:pPr>
        <w:spacing w:before="120" w:after="120"/>
        <w:ind w:left="709"/>
        <w:rPr>
          <w:b/>
          <w:bCs/>
          <w:sz w:val="20"/>
          <w:szCs w:val="20"/>
        </w:rPr>
      </w:pPr>
      <w:r w:rsidRPr="009C0A0F">
        <w:rPr>
          <w:rFonts w:ascii="Calibri" w:eastAsia="Calibri" w:hAnsi="Calibri" w:cs="Arial"/>
          <w:noProof/>
          <w:color w:val="000000"/>
          <w:kern w:val="2"/>
          <w:lang w:val="en-GB" w:eastAsia="en-GB"/>
          <w14:ligatures w14:val="standardContextual"/>
        </w:rPr>
        <w:drawing>
          <wp:inline distT="0" distB="0" distL="0" distR="0" wp14:anchorId="53F32F10" wp14:editId="33614C22">
            <wp:extent cx="4105910" cy="2026920"/>
            <wp:effectExtent l="0" t="0" r="0" b="0"/>
            <wp:docPr id="1484694414" name="Picture 1" descr="Изображение выглядит как диаграмма, линия, Шрифт,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Изображение выглядит как диаграмма, линия, Шрифт, текст&#10;&#10;Автоматически созданное описание"/>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5910" cy="2026920"/>
                    </a:xfrm>
                    <a:prstGeom prst="rect">
                      <a:avLst/>
                    </a:prstGeom>
                    <a:noFill/>
                    <a:ln>
                      <a:noFill/>
                    </a:ln>
                  </pic:spPr>
                </pic:pic>
              </a:graphicData>
            </a:graphic>
          </wp:inline>
        </w:drawing>
      </w:r>
    </w:p>
    <w:p w14:paraId="5A2EBF4C" w14:textId="299DDFDD" w:rsidR="00C604C2" w:rsidRPr="000A13BD" w:rsidRDefault="00C604C2" w:rsidP="00A068DD">
      <w:pPr>
        <w:pStyle w:val="ListParagraph"/>
        <w:numPr>
          <w:ilvl w:val="1"/>
          <w:numId w:val="81"/>
        </w:numPr>
        <w:spacing w:before="120" w:after="120"/>
        <w:ind w:left="1134" w:hanging="425"/>
        <w:rPr>
          <w:color w:val="333333"/>
          <w:spacing w:val="-2"/>
          <w:lang w:val="ru-RU"/>
        </w:rPr>
      </w:pPr>
      <w:r w:rsidRPr="00437321">
        <w:rPr>
          <w:b/>
          <w:lang w:val="ru-RU"/>
        </w:rPr>
        <w:t>-</w:t>
      </w:r>
      <w:r w:rsidRPr="00437321">
        <w:rPr>
          <w:b/>
          <w:spacing w:val="1"/>
          <w:lang w:val="ru-RU"/>
        </w:rPr>
        <w:t xml:space="preserve"> </w:t>
      </w:r>
      <w:r w:rsidR="00437321" w:rsidRPr="00437321">
        <w:rPr>
          <w:color w:val="333333"/>
          <w:spacing w:val="-2"/>
          <w:lang w:val="ru-RU"/>
        </w:rPr>
        <w:t xml:space="preserve">Для выбора сварочной процедуры, предназначенной для сварки </w:t>
      </w:r>
      <w:r w:rsidR="00772EEB" w:rsidRPr="00772EEB">
        <w:rPr>
          <w:color w:val="333333"/>
          <w:spacing w:val="-2"/>
          <w:lang w:val="ru-RU"/>
        </w:rPr>
        <w:t xml:space="preserve">материалов </w:t>
      </w:r>
      <w:r w:rsidR="00437321" w:rsidRPr="00437321">
        <w:rPr>
          <w:color w:val="333333"/>
          <w:spacing w:val="-2"/>
          <w:lang w:val="ru-RU"/>
        </w:rPr>
        <w:t xml:space="preserve">определенного класса трубопроводов, указанного в спецификации </w:t>
      </w:r>
      <w:r w:rsidR="00437321" w:rsidRPr="00437321">
        <w:rPr>
          <w:color w:val="333333"/>
          <w:spacing w:val="-2"/>
        </w:rPr>
        <w:t>PIM</w:t>
      </w:r>
      <w:r w:rsidR="00437321" w:rsidRPr="00437321">
        <w:rPr>
          <w:color w:val="333333"/>
          <w:spacing w:val="-2"/>
          <w:lang w:val="ru-RU"/>
        </w:rPr>
        <w:t>-</w:t>
      </w:r>
      <w:r w:rsidR="00437321" w:rsidRPr="00437321">
        <w:rPr>
          <w:color w:val="333333"/>
          <w:spacing w:val="-2"/>
        </w:rPr>
        <w:t>SU</w:t>
      </w:r>
      <w:r w:rsidR="00437321" w:rsidRPr="00437321">
        <w:rPr>
          <w:color w:val="333333"/>
          <w:spacing w:val="-2"/>
          <w:lang w:val="ru-RU"/>
        </w:rPr>
        <w:t>-5112-</w:t>
      </w:r>
      <w:r w:rsidR="00437321" w:rsidRPr="00437321">
        <w:rPr>
          <w:color w:val="333333"/>
          <w:spacing w:val="-2"/>
        </w:rPr>
        <w:t>TCO</w:t>
      </w:r>
      <w:r w:rsidR="00437321" w:rsidRPr="00437321">
        <w:rPr>
          <w:color w:val="333333"/>
          <w:spacing w:val="-2"/>
          <w:lang w:val="ru-RU"/>
        </w:rPr>
        <w:t xml:space="preserve">, и в соответствии с подробной спецификацией трубопроводов по классам </w:t>
      </w:r>
      <w:r w:rsidR="00437321" w:rsidRPr="00437321">
        <w:rPr>
          <w:color w:val="333333"/>
          <w:spacing w:val="-2"/>
        </w:rPr>
        <w:t>L</w:t>
      </w:r>
      <w:r w:rsidR="00437321" w:rsidRPr="00437321">
        <w:rPr>
          <w:color w:val="333333"/>
          <w:spacing w:val="-2"/>
          <w:lang w:val="ru-RU"/>
        </w:rPr>
        <w:t>-</w:t>
      </w:r>
      <w:r w:rsidR="00437321" w:rsidRPr="00437321">
        <w:rPr>
          <w:color w:val="333333"/>
          <w:spacing w:val="-2"/>
        </w:rPr>
        <w:t>ST</w:t>
      </w:r>
      <w:r w:rsidR="00437321" w:rsidRPr="00437321">
        <w:rPr>
          <w:color w:val="333333"/>
          <w:spacing w:val="-2"/>
          <w:lang w:val="ru-RU"/>
        </w:rPr>
        <w:t>-2056 необходимо перейти по ссылке</w:t>
      </w:r>
      <w:r w:rsidRPr="00437321">
        <w:rPr>
          <w:color w:val="333333"/>
          <w:spacing w:val="-2"/>
          <w:lang w:val="ru-RU"/>
        </w:rPr>
        <w:t xml:space="preserve"> </w:t>
      </w:r>
      <w:r>
        <w:fldChar w:fldCharType="begin"/>
      </w:r>
      <w:r>
        <w:instrText>HYPERLINK</w:instrText>
      </w:r>
      <w:r w:rsidRPr="007060A8">
        <w:rPr>
          <w:lang w:val="ru-RU"/>
          <w:rPrChange w:id="1394" w:author="Marchenko, Sergey [Tengizchevroil]" w:date="2025-08-09T06:39:00Z" w16du:dateUtc="2025-08-09T01:39:00Z">
            <w:rPr/>
          </w:rPrChange>
        </w:rPr>
        <w:instrText xml:space="preserve"> "</w:instrText>
      </w:r>
      <w:r>
        <w:instrText>https</w:instrText>
      </w:r>
      <w:r w:rsidRPr="007060A8">
        <w:rPr>
          <w:lang w:val="ru-RU"/>
          <w:rPrChange w:id="1395" w:author="Marchenko, Sergey [Tengizchevroil]" w:date="2025-08-09T06:39:00Z" w16du:dateUtc="2025-08-09T01:39:00Z">
            <w:rPr/>
          </w:rPrChange>
        </w:rPr>
        <w:instrText>://</w:instrText>
      </w:r>
      <w:r>
        <w:instrText>chevron</w:instrText>
      </w:r>
      <w:r w:rsidRPr="007060A8">
        <w:rPr>
          <w:lang w:val="ru-RU"/>
          <w:rPrChange w:id="1396" w:author="Marchenko, Sergey [Tengizchevroil]" w:date="2025-08-09T06:39:00Z" w16du:dateUtc="2025-08-09T01:39:00Z">
            <w:rPr/>
          </w:rPrChange>
        </w:rPr>
        <w:instrText>.</w:instrText>
      </w:r>
      <w:r>
        <w:instrText>sharepoint</w:instrText>
      </w:r>
      <w:r w:rsidRPr="007060A8">
        <w:rPr>
          <w:lang w:val="ru-RU"/>
          <w:rPrChange w:id="1397" w:author="Marchenko, Sergey [Tengizchevroil]" w:date="2025-08-09T06:39:00Z" w16du:dateUtc="2025-08-09T01:39:00Z">
            <w:rPr/>
          </w:rPrChange>
        </w:rPr>
        <w:instrText>.</w:instrText>
      </w:r>
      <w:r>
        <w:instrText>com</w:instrText>
      </w:r>
      <w:r w:rsidRPr="007060A8">
        <w:rPr>
          <w:lang w:val="ru-RU"/>
          <w:rPrChange w:id="1398" w:author="Marchenko, Sergey [Tengizchevroil]" w:date="2025-08-09T06:39:00Z" w16du:dateUtc="2025-08-09T01:39:00Z">
            <w:rPr/>
          </w:rPrChange>
        </w:rPr>
        <w:instrText>/:</w:instrText>
      </w:r>
      <w:r>
        <w:instrText>b</w:instrText>
      </w:r>
      <w:r w:rsidRPr="007060A8">
        <w:rPr>
          <w:lang w:val="ru-RU"/>
          <w:rPrChange w:id="1399" w:author="Marchenko, Sergey [Tengizchevroil]" w:date="2025-08-09T06:39:00Z" w16du:dateUtc="2025-08-09T01:39:00Z">
            <w:rPr/>
          </w:rPrChange>
        </w:rPr>
        <w:instrText>:/</w:instrText>
      </w:r>
      <w:r>
        <w:instrText>r</w:instrText>
      </w:r>
      <w:r w:rsidRPr="007060A8">
        <w:rPr>
          <w:lang w:val="ru-RU"/>
          <w:rPrChange w:id="1400" w:author="Marchenko, Sergey [Tengizchevroil]" w:date="2025-08-09T06:39:00Z" w16du:dateUtc="2025-08-09T01:39:00Z">
            <w:rPr/>
          </w:rPrChange>
        </w:rPr>
        <w:instrText>/</w:instrText>
      </w:r>
      <w:r>
        <w:instrText>sites</w:instrText>
      </w:r>
      <w:r w:rsidRPr="007060A8">
        <w:rPr>
          <w:lang w:val="ru-RU"/>
          <w:rPrChange w:id="1401" w:author="Marchenko, Sergey [Tengizchevroil]" w:date="2025-08-09T06:39:00Z" w16du:dateUtc="2025-08-09T01:39:00Z">
            <w:rPr/>
          </w:rPrChange>
        </w:rPr>
        <w:instrText>/</w:instrText>
      </w:r>
      <w:r>
        <w:instrText>RE</w:instrText>
      </w:r>
      <w:r w:rsidRPr="007060A8">
        <w:rPr>
          <w:lang w:val="ru-RU"/>
          <w:rPrChange w:id="1402" w:author="Marchenko, Sergey [Tengizchevroil]" w:date="2025-08-09T06:39:00Z" w16du:dateUtc="2025-08-09T01:39:00Z">
            <w:rPr/>
          </w:rPrChange>
        </w:rPr>
        <w:instrText>/</w:instrText>
      </w:r>
      <w:r>
        <w:instrText>Shared</w:instrText>
      </w:r>
      <w:r w:rsidRPr="007060A8">
        <w:rPr>
          <w:lang w:val="ru-RU"/>
          <w:rPrChange w:id="1403" w:author="Marchenko, Sergey [Tengizchevroil]" w:date="2025-08-09T06:39:00Z" w16du:dateUtc="2025-08-09T01:39:00Z">
            <w:rPr/>
          </w:rPrChange>
        </w:rPr>
        <w:instrText>%20</w:instrText>
      </w:r>
      <w:r>
        <w:instrText>Documents</w:instrText>
      </w:r>
      <w:r w:rsidRPr="007060A8">
        <w:rPr>
          <w:lang w:val="ru-RU"/>
          <w:rPrChange w:id="1404" w:author="Marchenko, Sergey [Tengizchevroil]" w:date="2025-08-09T06:39:00Z" w16du:dateUtc="2025-08-09T01:39:00Z">
            <w:rPr/>
          </w:rPrChange>
        </w:rPr>
        <w:instrText>/</w:instrText>
      </w:r>
      <w:r>
        <w:instrText>Library</w:instrText>
      </w:r>
      <w:r w:rsidRPr="007060A8">
        <w:rPr>
          <w:lang w:val="ru-RU"/>
          <w:rPrChange w:id="1405" w:author="Marchenko, Sergey [Tengizchevroil]" w:date="2025-08-09T06:39:00Z" w16du:dateUtc="2025-08-09T01:39:00Z">
            <w:rPr/>
          </w:rPrChange>
        </w:rPr>
        <w:instrText>/</w:instrText>
      </w:r>
      <w:r>
        <w:instrText>MI</w:instrText>
      </w:r>
      <w:r w:rsidRPr="007060A8">
        <w:rPr>
          <w:lang w:val="ru-RU"/>
          <w:rPrChange w:id="1406" w:author="Marchenko, Sergey [Tengizchevroil]" w:date="2025-08-09T06:39:00Z" w16du:dateUtc="2025-08-09T01:39:00Z">
            <w:rPr/>
          </w:rPrChange>
        </w:rPr>
        <w:instrText>/</w:instrText>
      </w:r>
      <w:r>
        <w:instrText>Welding</w:instrText>
      </w:r>
      <w:r w:rsidRPr="007060A8">
        <w:rPr>
          <w:lang w:val="ru-RU"/>
          <w:rPrChange w:id="1407" w:author="Marchenko, Sergey [Tengizchevroil]" w:date="2025-08-09T06:39:00Z" w16du:dateUtc="2025-08-09T01:39:00Z">
            <w:rPr/>
          </w:rPrChange>
        </w:rPr>
        <w:instrText>%20</w:instrText>
      </w:r>
      <w:r>
        <w:instrText>Engineering</w:instrText>
      </w:r>
      <w:r w:rsidRPr="007060A8">
        <w:rPr>
          <w:lang w:val="ru-RU"/>
          <w:rPrChange w:id="1408" w:author="Marchenko, Sergey [Tengizchevroil]" w:date="2025-08-09T06:39:00Z" w16du:dateUtc="2025-08-09T01:39:00Z">
            <w:rPr/>
          </w:rPrChange>
        </w:rPr>
        <w:instrText>%20</w:instrText>
      </w:r>
      <w:r>
        <w:instrText>Support</w:instrText>
      </w:r>
      <w:r w:rsidRPr="007060A8">
        <w:rPr>
          <w:lang w:val="ru-RU"/>
          <w:rPrChange w:id="1409" w:author="Marchenko, Sergey [Tengizchevroil]" w:date="2025-08-09T06:39:00Z" w16du:dateUtc="2025-08-09T01:39:00Z">
            <w:rPr/>
          </w:rPrChange>
        </w:rPr>
        <w:instrText>/</w:instrText>
      </w:r>
      <w:r>
        <w:instrText>TCO</w:instrText>
      </w:r>
      <w:r w:rsidRPr="007060A8">
        <w:rPr>
          <w:lang w:val="ru-RU"/>
          <w:rPrChange w:id="1410" w:author="Marchenko, Sergey [Tengizchevroil]" w:date="2025-08-09T06:39:00Z" w16du:dateUtc="2025-08-09T01:39:00Z">
            <w:rPr/>
          </w:rPrChange>
        </w:rPr>
        <w:instrText>%20</w:instrText>
      </w:r>
      <w:r>
        <w:instrText>WPC</w:instrText>
      </w:r>
      <w:r w:rsidRPr="007060A8">
        <w:rPr>
          <w:lang w:val="ru-RU"/>
          <w:rPrChange w:id="1411" w:author="Marchenko, Sergey [Tengizchevroil]" w:date="2025-08-09T06:39:00Z" w16du:dateUtc="2025-08-09T01:39:00Z">
            <w:rPr/>
          </w:rPrChange>
        </w:rPr>
        <w:instrText>%20</w:instrText>
      </w:r>
      <w:r>
        <w:instrText>per</w:instrText>
      </w:r>
      <w:r w:rsidRPr="007060A8">
        <w:rPr>
          <w:lang w:val="ru-RU"/>
          <w:rPrChange w:id="1412" w:author="Marchenko, Sergey [Tengizchevroil]" w:date="2025-08-09T06:39:00Z" w16du:dateUtc="2025-08-09T01:39:00Z">
            <w:rPr/>
          </w:rPrChange>
        </w:rPr>
        <w:instrText>%20</w:instrText>
      </w:r>
      <w:r>
        <w:instrText>Pipe</w:instrText>
      </w:r>
      <w:r w:rsidRPr="007060A8">
        <w:rPr>
          <w:lang w:val="ru-RU"/>
          <w:rPrChange w:id="1413" w:author="Marchenko, Sergey [Tengizchevroil]" w:date="2025-08-09T06:39:00Z" w16du:dateUtc="2025-08-09T01:39:00Z">
            <w:rPr/>
          </w:rPrChange>
        </w:rPr>
        <w:instrText>%20</w:instrText>
      </w:r>
      <w:r>
        <w:instrText>Class</w:instrText>
      </w:r>
      <w:r w:rsidRPr="007060A8">
        <w:rPr>
          <w:lang w:val="ru-RU"/>
          <w:rPrChange w:id="1414" w:author="Marchenko, Sergey [Tengizchevroil]" w:date="2025-08-09T06:39:00Z" w16du:dateUtc="2025-08-09T01:39:00Z">
            <w:rPr/>
          </w:rPrChange>
        </w:rPr>
        <w:instrText>%20</w:instrText>
      </w:r>
      <w:r>
        <w:instrText>specified</w:instrText>
      </w:r>
      <w:r w:rsidRPr="007060A8">
        <w:rPr>
          <w:lang w:val="ru-RU"/>
          <w:rPrChange w:id="1415" w:author="Marchenko, Sergey [Tengizchevroil]" w:date="2025-08-09T06:39:00Z" w16du:dateUtc="2025-08-09T01:39:00Z">
            <w:rPr/>
          </w:rPrChange>
        </w:rPr>
        <w:instrText>%20</w:instrText>
      </w:r>
      <w:r>
        <w:instrText>in</w:instrText>
      </w:r>
      <w:r w:rsidRPr="007060A8">
        <w:rPr>
          <w:lang w:val="ru-RU"/>
          <w:rPrChange w:id="1416" w:author="Marchenko, Sergey [Tengizchevroil]" w:date="2025-08-09T06:39:00Z" w16du:dateUtc="2025-08-09T01:39:00Z">
            <w:rPr/>
          </w:rPrChange>
        </w:rPr>
        <w:instrText>%20</w:instrText>
      </w:r>
      <w:r>
        <w:instrText>L</w:instrText>
      </w:r>
      <w:r w:rsidRPr="007060A8">
        <w:rPr>
          <w:lang w:val="ru-RU"/>
          <w:rPrChange w:id="1417" w:author="Marchenko, Sergey [Tengizchevroil]" w:date="2025-08-09T06:39:00Z" w16du:dateUtc="2025-08-09T01:39:00Z">
            <w:rPr/>
          </w:rPrChange>
        </w:rPr>
        <w:instrText>-</w:instrText>
      </w:r>
      <w:r>
        <w:instrText>ST</w:instrText>
      </w:r>
      <w:r w:rsidRPr="007060A8">
        <w:rPr>
          <w:lang w:val="ru-RU"/>
          <w:rPrChange w:id="1418" w:author="Marchenko, Sergey [Tengizchevroil]" w:date="2025-08-09T06:39:00Z" w16du:dateUtc="2025-08-09T01:39:00Z">
            <w:rPr/>
          </w:rPrChange>
        </w:rPr>
        <w:instrText>%202056/</w:instrText>
      </w:r>
      <w:r>
        <w:instrText>TCO</w:instrText>
      </w:r>
      <w:r w:rsidRPr="007060A8">
        <w:rPr>
          <w:lang w:val="ru-RU"/>
          <w:rPrChange w:id="1419" w:author="Marchenko, Sergey [Tengizchevroil]" w:date="2025-08-09T06:39:00Z" w16du:dateUtc="2025-08-09T01:39:00Z">
            <w:rPr/>
          </w:rPrChange>
        </w:rPr>
        <w:instrText>%20</w:instrText>
      </w:r>
      <w:r>
        <w:instrText>WPS</w:instrText>
      </w:r>
      <w:r w:rsidRPr="007060A8">
        <w:rPr>
          <w:lang w:val="ru-RU"/>
          <w:rPrChange w:id="1420" w:author="Marchenko, Sergey [Tengizchevroil]" w:date="2025-08-09T06:39:00Z" w16du:dateUtc="2025-08-09T01:39:00Z">
            <w:rPr/>
          </w:rPrChange>
        </w:rPr>
        <w:instrText>%20</w:instrText>
      </w:r>
      <w:r>
        <w:instrText>per</w:instrText>
      </w:r>
      <w:r w:rsidRPr="007060A8">
        <w:rPr>
          <w:lang w:val="ru-RU"/>
          <w:rPrChange w:id="1421" w:author="Marchenko, Sergey [Tengizchevroil]" w:date="2025-08-09T06:39:00Z" w16du:dateUtc="2025-08-09T01:39:00Z">
            <w:rPr/>
          </w:rPrChange>
        </w:rPr>
        <w:instrText>%20</w:instrText>
      </w:r>
      <w:r>
        <w:instrText>Pipe</w:instrText>
      </w:r>
      <w:r w:rsidRPr="007060A8">
        <w:rPr>
          <w:lang w:val="ru-RU"/>
          <w:rPrChange w:id="1422" w:author="Marchenko, Sergey [Tengizchevroil]" w:date="2025-08-09T06:39:00Z" w16du:dateUtc="2025-08-09T01:39:00Z">
            <w:rPr/>
          </w:rPrChange>
        </w:rPr>
        <w:instrText>%20</w:instrText>
      </w:r>
      <w:r>
        <w:instrText>Class</w:instrText>
      </w:r>
      <w:r w:rsidRPr="007060A8">
        <w:rPr>
          <w:lang w:val="ru-RU"/>
          <w:rPrChange w:id="1423" w:author="Marchenko, Sergey [Tengizchevroil]" w:date="2025-08-09T06:39:00Z" w16du:dateUtc="2025-08-09T01:39:00Z">
            <w:rPr/>
          </w:rPrChange>
        </w:rPr>
        <w:instrText>%20</w:instrText>
      </w:r>
      <w:r>
        <w:instrText>specified</w:instrText>
      </w:r>
      <w:r w:rsidRPr="007060A8">
        <w:rPr>
          <w:lang w:val="ru-RU"/>
          <w:rPrChange w:id="1424" w:author="Marchenko, Sergey [Tengizchevroil]" w:date="2025-08-09T06:39:00Z" w16du:dateUtc="2025-08-09T01:39:00Z">
            <w:rPr/>
          </w:rPrChange>
        </w:rPr>
        <w:instrText>%20</w:instrText>
      </w:r>
      <w:r>
        <w:instrText>in</w:instrText>
      </w:r>
      <w:r w:rsidRPr="007060A8">
        <w:rPr>
          <w:lang w:val="ru-RU"/>
          <w:rPrChange w:id="1425" w:author="Marchenko, Sergey [Tengizchevroil]" w:date="2025-08-09T06:39:00Z" w16du:dateUtc="2025-08-09T01:39:00Z">
            <w:rPr/>
          </w:rPrChange>
        </w:rPr>
        <w:instrText>%20</w:instrText>
      </w:r>
      <w:r>
        <w:instrText>L</w:instrText>
      </w:r>
      <w:r w:rsidRPr="007060A8">
        <w:rPr>
          <w:lang w:val="ru-RU"/>
          <w:rPrChange w:id="1426" w:author="Marchenko, Sergey [Tengizchevroil]" w:date="2025-08-09T06:39:00Z" w16du:dateUtc="2025-08-09T01:39:00Z">
            <w:rPr/>
          </w:rPrChange>
        </w:rPr>
        <w:instrText>-</w:instrText>
      </w:r>
      <w:r>
        <w:instrText>ST</w:instrText>
      </w:r>
      <w:r w:rsidRPr="007060A8">
        <w:rPr>
          <w:lang w:val="ru-RU"/>
          <w:rPrChange w:id="1427" w:author="Marchenko, Sergey [Tengizchevroil]" w:date="2025-08-09T06:39:00Z" w16du:dateUtc="2025-08-09T01:39:00Z">
            <w:rPr/>
          </w:rPrChange>
        </w:rPr>
        <w:instrText>-2056%20</w:instrText>
      </w:r>
      <w:r>
        <w:instrText>Rev</w:instrText>
      </w:r>
      <w:r w:rsidRPr="007060A8">
        <w:rPr>
          <w:lang w:val="ru-RU"/>
          <w:rPrChange w:id="1428" w:author="Marchenko, Sergey [Tengizchevroil]" w:date="2025-08-09T06:39:00Z" w16du:dateUtc="2025-08-09T01:39:00Z">
            <w:rPr/>
          </w:rPrChange>
        </w:rPr>
        <w:instrText>%203%202019_12.</w:instrText>
      </w:r>
      <w:r>
        <w:instrText>pdf</w:instrText>
      </w:r>
      <w:r w:rsidRPr="007060A8">
        <w:rPr>
          <w:lang w:val="ru-RU"/>
          <w:rPrChange w:id="1429" w:author="Marchenko, Sergey [Tengizchevroil]" w:date="2025-08-09T06:39:00Z" w16du:dateUtc="2025-08-09T01:39:00Z">
            <w:rPr/>
          </w:rPrChange>
        </w:rPr>
        <w:instrText>?</w:instrText>
      </w:r>
      <w:r>
        <w:instrText>csf</w:instrText>
      </w:r>
      <w:r w:rsidRPr="007060A8">
        <w:rPr>
          <w:lang w:val="ru-RU"/>
          <w:rPrChange w:id="1430" w:author="Marchenko, Sergey [Tengizchevroil]" w:date="2025-08-09T06:39:00Z" w16du:dateUtc="2025-08-09T01:39:00Z">
            <w:rPr/>
          </w:rPrChange>
        </w:rPr>
        <w:instrText>=1&amp;</w:instrText>
      </w:r>
      <w:r>
        <w:instrText>web</w:instrText>
      </w:r>
      <w:r w:rsidRPr="007060A8">
        <w:rPr>
          <w:lang w:val="ru-RU"/>
          <w:rPrChange w:id="1431" w:author="Marchenko, Sergey [Tengizchevroil]" w:date="2025-08-09T06:39:00Z" w16du:dateUtc="2025-08-09T01:39:00Z">
            <w:rPr/>
          </w:rPrChange>
        </w:rPr>
        <w:instrText>=1&amp;</w:instrText>
      </w:r>
      <w:r>
        <w:instrText>e</w:instrText>
      </w:r>
      <w:r w:rsidRPr="007060A8">
        <w:rPr>
          <w:lang w:val="ru-RU"/>
          <w:rPrChange w:id="1432" w:author="Marchenko, Sergey [Tengizchevroil]" w:date="2025-08-09T06:39:00Z" w16du:dateUtc="2025-08-09T01:39:00Z">
            <w:rPr/>
          </w:rPrChange>
        </w:rPr>
        <w:instrText>=2</w:instrText>
      </w:r>
      <w:r>
        <w:instrText>blDNe</w:instrText>
      </w:r>
      <w:r w:rsidRPr="007060A8">
        <w:rPr>
          <w:lang w:val="ru-RU"/>
          <w:rPrChange w:id="1433" w:author="Marchenko, Sergey [Tengizchevroil]" w:date="2025-08-09T06:39:00Z" w16du:dateUtc="2025-08-09T01:39:00Z">
            <w:rPr/>
          </w:rPrChange>
        </w:rPr>
        <w:instrText>"</w:instrText>
      </w:r>
      <w:r>
        <w:fldChar w:fldCharType="separate"/>
      </w:r>
      <w:r w:rsidRPr="00C16A7A">
        <w:rPr>
          <w:rStyle w:val="Hyperlink"/>
        </w:rPr>
        <w:t>TCO</w:t>
      </w:r>
      <w:r w:rsidRPr="00437321">
        <w:rPr>
          <w:rStyle w:val="Hyperlink"/>
          <w:lang w:val="ru-RU"/>
        </w:rPr>
        <w:t xml:space="preserve"> </w:t>
      </w:r>
      <w:r w:rsidRPr="00C16A7A">
        <w:rPr>
          <w:rStyle w:val="Hyperlink"/>
        </w:rPr>
        <w:t>WPS</w:t>
      </w:r>
      <w:r w:rsidRPr="00437321">
        <w:rPr>
          <w:rStyle w:val="Hyperlink"/>
          <w:lang w:val="ru-RU"/>
        </w:rPr>
        <w:t xml:space="preserve"> </w:t>
      </w:r>
      <w:r w:rsidRPr="00C16A7A">
        <w:rPr>
          <w:rStyle w:val="Hyperlink"/>
        </w:rPr>
        <w:t>per</w:t>
      </w:r>
      <w:r w:rsidRPr="00437321">
        <w:rPr>
          <w:rStyle w:val="Hyperlink"/>
          <w:lang w:val="ru-RU"/>
        </w:rPr>
        <w:t xml:space="preserve"> </w:t>
      </w:r>
      <w:r w:rsidRPr="00C16A7A">
        <w:rPr>
          <w:rStyle w:val="Hyperlink"/>
        </w:rPr>
        <w:t>Pipe</w:t>
      </w:r>
      <w:r w:rsidRPr="00437321">
        <w:rPr>
          <w:rStyle w:val="Hyperlink"/>
          <w:lang w:val="ru-RU"/>
        </w:rPr>
        <w:t xml:space="preserve"> </w:t>
      </w:r>
      <w:r w:rsidRPr="00C16A7A">
        <w:rPr>
          <w:rStyle w:val="Hyperlink"/>
        </w:rPr>
        <w:t>Class</w:t>
      </w:r>
      <w:r>
        <w:fldChar w:fldCharType="end"/>
      </w:r>
    </w:p>
    <w:p w14:paraId="1F4DFCB9" w14:textId="23531E21" w:rsidR="00EC7A40" w:rsidRPr="00C315C6" w:rsidRDefault="00C315C6" w:rsidP="00A068DD">
      <w:pPr>
        <w:pStyle w:val="Heading1"/>
        <w:numPr>
          <w:ilvl w:val="0"/>
          <w:numId w:val="68"/>
        </w:numPr>
        <w:spacing w:before="240" w:after="240"/>
        <w:ind w:left="709" w:hanging="709"/>
        <w:rPr>
          <w:lang w:val="ru-RU"/>
        </w:rPr>
      </w:pPr>
      <w:bookmarkStart w:id="1434" w:name="_Toc205628155"/>
      <w:r w:rsidRPr="00C315C6">
        <w:rPr>
          <w:lang w:val="ru-RU"/>
        </w:rPr>
        <w:t xml:space="preserve">Условия </w:t>
      </w:r>
      <w:r w:rsidR="002F6B83">
        <w:rPr>
          <w:lang w:val="ru-RU"/>
        </w:rPr>
        <w:t xml:space="preserve">на </w:t>
      </w:r>
      <w:r w:rsidRPr="00C315C6">
        <w:rPr>
          <w:lang w:val="ru-RU"/>
        </w:rPr>
        <w:t>рабочей площадк</w:t>
      </w:r>
      <w:r w:rsidR="00FE6856" w:rsidRPr="00FE6856">
        <w:rPr>
          <w:lang w:val="ru-RU"/>
        </w:rPr>
        <w:t>Е</w:t>
      </w:r>
      <w:r w:rsidRPr="00C315C6">
        <w:rPr>
          <w:lang w:val="ru-RU"/>
        </w:rPr>
        <w:t xml:space="preserve"> и производственная документация</w:t>
      </w:r>
      <w:bookmarkEnd w:id="1434"/>
    </w:p>
    <w:p w14:paraId="4F799637" w14:textId="1A93EA2F" w:rsidR="00EC7A40" w:rsidRPr="00C34862" w:rsidRDefault="00EC7A40" w:rsidP="00A068DD">
      <w:pPr>
        <w:pStyle w:val="ListParagraph"/>
        <w:numPr>
          <w:ilvl w:val="1"/>
          <w:numId w:val="43"/>
        </w:numPr>
        <w:spacing w:before="120" w:after="120"/>
        <w:ind w:left="1134" w:hanging="425"/>
        <w:rPr>
          <w:lang w:val="ru-RU"/>
        </w:rPr>
      </w:pPr>
      <w:r w:rsidRPr="007F4A3F">
        <w:rPr>
          <w:b/>
          <w:lang w:val="ru-RU"/>
        </w:rPr>
        <w:t xml:space="preserve">- </w:t>
      </w:r>
      <w:r w:rsidR="00921BC3" w:rsidRPr="007F4A3F">
        <w:rPr>
          <w:color w:val="333333"/>
          <w:lang w:val="ru-RU"/>
        </w:rPr>
        <w:t>Сварщики и операторы сварочных работ должны иметь на производственной площадке копии всех</w:t>
      </w:r>
      <w:r w:rsidR="00C34862" w:rsidRPr="00C34862">
        <w:rPr>
          <w:color w:val="333333"/>
          <w:lang w:val="ru-RU"/>
        </w:rPr>
        <w:t xml:space="preserve"> </w:t>
      </w:r>
      <w:r w:rsidR="005202F2" w:rsidRPr="007F4A3F">
        <w:rPr>
          <w:color w:val="333333"/>
          <w:lang w:val="ru-RU"/>
        </w:rPr>
        <w:t>сварочных</w:t>
      </w:r>
      <w:r w:rsidR="00C34862" w:rsidRPr="00C34862">
        <w:rPr>
          <w:color w:val="333333"/>
          <w:lang w:val="ru-RU"/>
        </w:rPr>
        <w:t xml:space="preserve"> </w:t>
      </w:r>
      <w:r w:rsidR="005202F2" w:rsidRPr="00C34862">
        <w:rPr>
          <w:color w:val="333333"/>
          <w:lang w:val="ru-RU"/>
        </w:rPr>
        <w:t>процедур</w:t>
      </w:r>
      <w:r w:rsidR="00921BC3" w:rsidRPr="00C34862">
        <w:rPr>
          <w:color w:val="333333"/>
          <w:lang w:val="ru-RU"/>
        </w:rPr>
        <w:t xml:space="preserve">, которые будут использоваться во время производственной сварки. Если инспектор </w:t>
      </w:r>
      <w:r w:rsidR="005E48C1" w:rsidRPr="00C34862">
        <w:rPr>
          <w:color w:val="333333"/>
          <w:lang w:val="ru-RU"/>
        </w:rPr>
        <w:t>заказчика</w:t>
      </w:r>
      <w:r w:rsidR="00921BC3" w:rsidRPr="00C34862">
        <w:rPr>
          <w:color w:val="333333"/>
          <w:lang w:val="ru-RU"/>
        </w:rPr>
        <w:t xml:space="preserve"> определит, что</w:t>
      </w:r>
      <w:r w:rsidR="00C34862" w:rsidRPr="00C34862">
        <w:rPr>
          <w:color w:val="333333"/>
          <w:lang w:val="ru-RU"/>
        </w:rPr>
        <w:t xml:space="preserve"> </w:t>
      </w:r>
      <w:r w:rsidR="00921BC3" w:rsidRPr="00C34862">
        <w:rPr>
          <w:color w:val="333333"/>
          <w:lang w:val="ru-RU"/>
        </w:rPr>
        <w:t>требуемые процедуры отсутствуют, инспектор должен сделать следующее:</w:t>
      </w:r>
    </w:p>
    <w:p w14:paraId="068494B3" w14:textId="58D970DC" w:rsidR="00EC7A40" w:rsidRPr="00C34862" w:rsidRDefault="00447F91" w:rsidP="00A068DD">
      <w:pPr>
        <w:pStyle w:val="ListParagraph"/>
        <w:numPr>
          <w:ilvl w:val="2"/>
          <w:numId w:val="43"/>
        </w:numPr>
        <w:spacing w:before="120" w:after="120"/>
        <w:ind w:left="1418" w:hanging="284"/>
        <w:rPr>
          <w:lang w:val="ru-RU"/>
        </w:rPr>
      </w:pPr>
      <w:r w:rsidRPr="007F4A3F">
        <w:rPr>
          <w:color w:val="333333"/>
          <w:spacing w:val="-2"/>
          <w:position w:val="2"/>
          <w:lang w:val="ru-RU"/>
        </w:rPr>
        <w:lastRenderedPageBreak/>
        <w:t>Дать команду</w:t>
      </w:r>
      <w:r w:rsidR="009B372A" w:rsidRPr="007F4A3F">
        <w:rPr>
          <w:color w:val="333333"/>
          <w:spacing w:val="-2"/>
          <w:position w:val="2"/>
          <w:lang w:val="ru-RU"/>
        </w:rPr>
        <w:t xml:space="preserve"> на</w:t>
      </w:r>
      <w:r w:rsidR="00EF1F41" w:rsidRPr="007F4A3F">
        <w:rPr>
          <w:color w:val="333333"/>
          <w:spacing w:val="-2"/>
          <w:position w:val="2"/>
          <w:lang w:val="ru-RU"/>
        </w:rPr>
        <w:t xml:space="preserve"> останов</w:t>
      </w:r>
      <w:r w:rsidR="00B8787E" w:rsidRPr="007F4A3F">
        <w:rPr>
          <w:color w:val="333333"/>
          <w:spacing w:val="-2"/>
          <w:position w:val="2"/>
          <w:lang w:val="ru-RU"/>
        </w:rPr>
        <w:t>ку</w:t>
      </w:r>
      <w:r w:rsidR="00EF1F41" w:rsidRPr="007F4A3F">
        <w:rPr>
          <w:color w:val="333333"/>
          <w:spacing w:val="-2"/>
          <w:position w:val="2"/>
          <w:lang w:val="ru-RU"/>
        </w:rPr>
        <w:t xml:space="preserve"> работ до тех пор, пока</w:t>
      </w:r>
      <w:r w:rsidR="001E7993" w:rsidRPr="007F4A3F">
        <w:rPr>
          <w:color w:val="333333"/>
          <w:spacing w:val="-2"/>
          <w:position w:val="2"/>
          <w:lang w:val="ru-RU"/>
        </w:rPr>
        <w:t xml:space="preserve"> </w:t>
      </w:r>
      <w:r w:rsidR="00EF1F41" w:rsidRPr="007F4A3F">
        <w:rPr>
          <w:color w:val="333333"/>
          <w:spacing w:val="-2"/>
          <w:position w:val="2"/>
          <w:lang w:val="ru-RU"/>
        </w:rPr>
        <w:t>сварщик или оператор</w:t>
      </w:r>
      <w:r w:rsidR="00B336B1" w:rsidRPr="007F4A3F">
        <w:rPr>
          <w:color w:val="333333"/>
          <w:spacing w:val="-2"/>
          <w:position w:val="2"/>
          <w:lang w:val="ru-RU"/>
        </w:rPr>
        <w:t xml:space="preserve"> сварочных работ</w:t>
      </w:r>
      <w:r w:rsidR="00645AAB" w:rsidRPr="007F4A3F">
        <w:rPr>
          <w:color w:val="333333"/>
          <w:spacing w:val="-2"/>
          <w:position w:val="2"/>
          <w:lang w:val="ru-RU"/>
        </w:rPr>
        <w:t xml:space="preserve"> будет иметь</w:t>
      </w:r>
      <w:r w:rsidR="00091DA1" w:rsidRPr="007F4A3F">
        <w:rPr>
          <w:color w:val="333333"/>
          <w:spacing w:val="-2"/>
          <w:position w:val="2"/>
          <w:lang w:val="ru-RU"/>
        </w:rPr>
        <w:t xml:space="preserve"> </w:t>
      </w:r>
      <w:r w:rsidR="00EF1F41" w:rsidRPr="007F4A3F">
        <w:rPr>
          <w:color w:val="333333"/>
          <w:spacing w:val="-2"/>
          <w:position w:val="2"/>
          <w:lang w:val="ru-RU"/>
        </w:rPr>
        <w:t xml:space="preserve">необходимые </w:t>
      </w:r>
      <w:r w:rsidR="00EF1F41" w:rsidRPr="00C34862">
        <w:rPr>
          <w:color w:val="333333"/>
          <w:spacing w:val="-2"/>
          <w:position w:val="2"/>
          <w:lang w:val="ru-RU"/>
        </w:rPr>
        <w:t>процедуры</w:t>
      </w:r>
    </w:p>
    <w:p w14:paraId="27494CE7" w14:textId="4FA023A4" w:rsidR="00EC7A40" w:rsidRPr="007F4A3F" w:rsidRDefault="00D75E5E" w:rsidP="00A068DD">
      <w:pPr>
        <w:pStyle w:val="ListParagraph"/>
        <w:numPr>
          <w:ilvl w:val="2"/>
          <w:numId w:val="43"/>
        </w:numPr>
        <w:tabs>
          <w:tab w:val="left" w:pos="90"/>
        </w:tabs>
        <w:spacing w:before="120" w:after="120"/>
        <w:ind w:left="1418" w:hanging="284"/>
        <w:rPr>
          <w:lang w:val="ru-RU"/>
        </w:rPr>
      </w:pPr>
      <w:r w:rsidRPr="007F4A3F">
        <w:rPr>
          <w:color w:val="333333"/>
          <w:spacing w:val="-2"/>
          <w:position w:val="2"/>
          <w:lang w:val="ru-RU"/>
        </w:rPr>
        <w:t>Определит</w:t>
      </w:r>
      <w:r w:rsidR="000643C4" w:rsidRPr="007F4A3F">
        <w:rPr>
          <w:color w:val="333333"/>
          <w:spacing w:val="-2"/>
          <w:position w:val="2"/>
          <w:lang w:val="ru-RU"/>
        </w:rPr>
        <w:t xml:space="preserve">ь </w:t>
      </w:r>
      <w:r w:rsidR="00866311" w:rsidRPr="007F4A3F">
        <w:rPr>
          <w:color w:val="333333"/>
          <w:spacing w:val="-2"/>
          <w:position w:val="2"/>
          <w:lang w:val="ru-RU"/>
        </w:rPr>
        <w:t>состояние</w:t>
      </w:r>
      <w:r w:rsidR="00BE0066" w:rsidRPr="007F4A3F">
        <w:rPr>
          <w:color w:val="333333"/>
          <w:spacing w:val="-2"/>
          <w:position w:val="2"/>
          <w:lang w:val="ru-RU"/>
        </w:rPr>
        <w:t xml:space="preserve"> (статус)</w:t>
      </w:r>
      <w:r w:rsidR="00866311" w:rsidRPr="007F4A3F">
        <w:rPr>
          <w:color w:val="333333"/>
          <w:spacing w:val="-2"/>
          <w:position w:val="2"/>
          <w:lang w:val="ru-RU"/>
        </w:rPr>
        <w:t xml:space="preserve"> </w:t>
      </w:r>
      <w:r w:rsidR="0023769E" w:rsidRPr="007F4A3F">
        <w:rPr>
          <w:color w:val="333333"/>
          <w:spacing w:val="-2"/>
          <w:position w:val="2"/>
          <w:lang w:val="ru-RU"/>
        </w:rPr>
        <w:t>исследуемых сварных швов,</w:t>
      </w:r>
      <w:r w:rsidR="0071212A" w:rsidRPr="007F4A3F">
        <w:rPr>
          <w:color w:val="333333"/>
          <w:spacing w:val="-2"/>
          <w:position w:val="2"/>
          <w:lang w:val="ru-RU"/>
        </w:rPr>
        <w:t xml:space="preserve"> которые </w:t>
      </w:r>
      <w:r w:rsidR="00C57FD1" w:rsidRPr="007F4A3F">
        <w:rPr>
          <w:color w:val="333333"/>
          <w:spacing w:val="-2"/>
          <w:position w:val="2"/>
          <w:lang w:val="ru-RU"/>
        </w:rPr>
        <w:t>были выполнены без сварочной процедуры</w:t>
      </w:r>
      <w:r w:rsidRPr="007F4A3F">
        <w:rPr>
          <w:color w:val="333333"/>
          <w:spacing w:val="-2"/>
          <w:position w:val="2"/>
          <w:lang w:val="ru-RU"/>
        </w:rPr>
        <w:t>.</w:t>
      </w:r>
    </w:p>
    <w:p w14:paraId="2E6D85A9" w14:textId="6199E98C" w:rsidR="00EC7A40" w:rsidRPr="00C34862" w:rsidRDefault="00601D6A" w:rsidP="00A068DD">
      <w:pPr>
        <w:pStyle w:val="ListParagraph"/>
        <w:numPr>
          <w:ilvl w:val="1"/>
          <w:numId w:val="43"/>
        </w:numPr>
        <w:tabs>
          <w:tab w:val="left" w:pos="605"/>
        </w:tabs>
        <w:spacing w:before="120" w:after="120"/>
        <w:ind w:left="1134" w:hanging="425"/>
        <w:rPr>
          <w:lang w:val="ru-RU"/>
        </w:rPr>
      </w:pPr>
      <w:r w:rsidRPr="007F4A3F">
        <w:rPr>
          <w:b/>
          <w:lang w:val="ru-RU"/>
        </w:rPr>
        <w:t xml:space="preserve">- </w:t>
      </w:r>
      <w:r w:rsidR="0023769E" w:rsidRPr="007F4A3F">
        <w:rPr>
          <w:color w:val="333333"/>
          <w:lang w:val="ru-RU"/>
        </w:rPr>
        <w:t xml:space="preserve">Любой сварной шов, не отмеченный идентификационным </w:t>
      </w:r>
      <w:r w:rsidR="00DE6D22" w:rsidRPr="007F4A3F">
        <w:rPr>
          <w:color w:val="333333"/>
          <w:lang w:val="ru-RU"/>
        </w:rPr>
        <w:t>клеймом</w:t>
      </w:r>
      <w:r w:rsidR="0023769E" w:rsidRPr="007F4A3F">
        <w:rPr>
          <w:color w:val="333333"/>
          <w:lang w:val="ru-RU"/>
        </w:rPr>
        <w:t xml:space="preserve"> сварщика, должен быть отклонен, если его </w:t>
      </w:r>
      <w:r w:rsidR="0023769E" w:rsidRPr="00C34862">
        <w:rPr>
          <w:color w:val="333333"/>
          <w:lang w:val="ru-RU"/>
        </w:rPr>
        <w:t xml:space="preserve">качество не будет подтверждено радиографическим контролем за счет </w:t>
      </w:r>
      <w:r w:rsidR="00540D59" w:rsidRPr="00C34862">
        <w:rPr>
          <w:color w:val="333333"/>
          <w:lang w:val="ru-RU"/>
        </w:rPr>
        <w:t>п</w:t>
      </w:r>
      <w:r w:rsidR="0023769E" w:rsidRPr="00C34862">
        <w:rPr>
          <w:color w:val="333333"/>
          <w:lang w:val="ru-RU"/>
        </w:rPr>
        <w:t>оставщика.</w:t>
      </w:r>
    </w:p>
    <w:p w14:paraId="3AAD7E9C" w14:textId="77B8BD7F" w:rsidR="00EC7A40" w:rsidRPr="00C34862" w:rsidRDefault="00EC7A40" w:rsidP="00A068DD">
      <w:pPr>
        <w:pStyle w:val="ListParagraph"/>
        <w:numPr>
          <w:ilvl w:val="1"/>
          <w:numId w:val="43"/>
        </w:numPr>
        <w:tabs>
          <w:tab w:val="left" w:pos="605"/>
        </w:tabs>
        <w:spacing w:before="120" w:after="120"/>
        <w:ind w:left="1134" w:hanging="425"/>
        <w:rPr>
          <w:lang w:val="ru-RU"/>
        </w:rPr>
      </w:pPr>
      <w:bookmarkStart w:id="1435" w:name="_Hlk205218611"/>
      <w:r w:rsidRPr="007F4A3F">
        <w:rPr>
          <w:b/>
          <w:lang w:val="ru-RU"/>
        </w:rPr>
        <w:t xml:space="preserve">- </w:t>
      </w:r>
      <w:bookmarkEnd w:id="1435"/>
      <w:r w:rsidR="00C35D6A" w:rsidRPr="007F4A3F">
        <w:rPr>
          <w:color w:val="333333"/>
          <w:lang w:val="ru-RU"/>
        </w:rPr>
        <w:t xml:space="preserve">Если работа </w:t>
      </w:r>
      <w:r w:rsidR="008801FA" w:rsidRPr="007F4A3F">
        <w:rPr>
          <w:color w:val="333333"/>
          <w:lang w:val="ru-RU"/>
        </w:rPr>
        <w:t>сборщика (монтажника)</w:t>
      </w:r>
      <w:r w:rsidR="00C35D6A" w:rsidRPr="007F4A3F">
        <w:rPr>
          <w:color w:val="333333"/>
          <w:lang w:val="ru-RU"/>
        </w:rPr>
        <w:t>, сварщика или оператора свар</w:t>
      </w:r>
      <w:r w:rsidR="00A650F7" w:rsidRPr="007F4A3F">
        <w:rPr>
          <w:color w:val="333333"/>
          <w:lang w:val="ru-RU"/>
        </w:rPr>
        <w:t>очных работ</w:t>
      </w:r>
      <w:r w:rsidR="00C35D6A" w:rsidRPr="007F4A3F">
        <w:rPr>
          <w:color w:val="333333"/>
          <w:lang w:val="ru-RU"/>
        </w:rPr>
        <w:t xml:space="preserve"> будет признана </w:t>
      </w:r>
      <w:r w:rsidR="00D509E7" w:rsidRPr="007F4A3F">
        <w:rPr>
          <w:color w:val="333333"/>
          <w:lang w:val="ru-RU"/>
        </w:rPr>
        <w:t>заказчиком</w:t>
      </w:r>
      <w:r w:rsidR="00C35D6A" w:rsidRPr="007F4A3F">
        <w:rPr>
          <w:color w:val="333333"/>
          <w:lang w:val="ru-RU"/>
        </w:rPr>
        <w:t xml:space="preserve"> </w:t>
      </w:r>
      <w:r w:rsidR="00C35D6A" w:rsidRPr="00C34862">
        <w:rPr>
          <w:color w:val="333333"/>
          <w:lang w:val="ru-RU"/>
        </w:rPr>
        <w:t xml:space="preserve">неудовлетворительной, </w:t>
      </w:r>
      <w:r w:rsidR="00E10529" w:rsidRPr="00C34862">
        <w:rPr>
          <w:color w:val="333333"/>
          <w:lang w:val="ru-RU"/>
        </w:rPr>
        <w:t>необходимо выполнить следующее</w:t>
      </w:r>
      <w:r w:rsidR="00C35D6A" w:rsidRPr="00C34862">
        <w:rPr>
          <w:color w:val="333333"/>
          <w:lang w:val="ru-RU"/>
        </w:rPr>
        <w:t>:</w:t>
      </w:r>
    </w:p>
    <w:p w14:paraId="2CDEF4D3" w14:textId="641E86A6" w:rsidR="00EC7A40" w:rsidRPr="007F4A3F" w:rsidRDefault="00DC54E8" w:rsidP="00A068DD">
      <w:pPr>
        <w:pStyle w:val="ListParagraph"/>
        <w:numPr>
          <w:ilvl w:val="2"/>
          <w:numId w:val="43"/>
        </w:numPr>
        <w:tabs>
          <w:tab w:val="left" w:pos="717"/>
        </w:tabs>
        <w:spacing w:after="120"/>
        <w:ind w:left="1418" w:hanging="284"/>
        <w:rPr>
          <w:lang w:val="ru-RU"/>
        </w:rPr>
      </w:pPr>
      <w:r w:rsidRPr="007F4A3F">
        <w:rPr>
          <w:spacing w:val="-2"/>
          <w:position w:val="2"/>
          <w:lang w:val="ru-RU"/>
        </w:rPr>
        <w:t xml:space="preserve">Слесарь, сварщик или </w:t>
      </w:r>
      <w:r w:rsidR="002C3F03" w:rsidRPr="007F4A3F">
        <w:rPr>
          <w:spacing w:val="-2"/>
          <w:position w:val="2"/>
          <w:lang w:val="ru-RU"/>
        </w:rPr>
        <w:t xml:space="preserve">оператор сварочных работ </w:t>
      </w:r>
      <w:r w:rsidRPr="007F4A3F">
        <w:rPr>
          <w:spacing w:val="-2"/>
          <w:position w:val="2"/>
          <w:lang w:val="ru-RU"/>
        </w:rPr>
        <w:t xml:space="preserve">должен быть отстранен от работы </w:t>
      </w:r>
      <w:r w:rsidR="002C3F03" w:rsidRPr="007F4A3F">
        <w:rPr>
          <w:spacing w:val="-2"/>
          <w:position w:val="2"/>
          <w:lang w:val="ru-RU"/>
        </w:rPr>
        <w:t>п</w:t>
      </w:r>
      <w:r w:rsidRPr="007F4A3F">
        <w:rPr>
          <w:spacing w:val="-2"/>
          <w:position w:val="2"/>
          <w:lang w:val="ru-RU"/>
        </w:rPr>
        <w:t>оставщиком.</w:t>
      </w:r>
    </w:p>
    <w:p w14:paraId="722123C8" w14:textId="022068F9" w:rsidR="00EC7A40" w:rsidRPr="00A068DD" w:rsidRDefault="002542CE" w:rsidP="00A068DD">
      <w:pPr>
        <w:pStyle w:val="ListParagraph"/>
        <w:numPr>
          <w:ilvl w:val="2"/>
          <w:numId w:val="43"/>
        </w:numPr>
        <w:tabs>
          <w:tab w:val="left" w:pos="717"/>
          <w:tab w:val="left" w:pos="719"/>
        </w:tabs>
        <w:spacing w:after="120"/>
        <w:ind w:left="1418" w:hanging="284"/>
        <w:rPr>
          <w:lang w:val="ru-RU"/>
        </w:rPr>
      </w:pPr>
      <w:r w:rsidRPr="00A068DD">
        <w:rPr>
          <w:lang w:val="ru-RU"/>
        </w:rPr>
        <w:t xml:space="preserve">Слесарь, сварщик или оператор сварочных работ </w:t>
      </w:r>
      <w:r w:rsidR="00AF2B3F" w:rsidRPr="00A068DD">
        <w:rPr>
          <w:lang w:val="ru-RU"/>
        </w:rPr>
        <w:t xml:space="preserve">могут </w:t>
      </w:r>
      <w:r w:rsidRPr="00A068DD">
        <w:rPr>
          <w:lang w:val="ru-RU"/>
        </w:rPr>
        <w:t>быть переназначены только после завершения удовлетворительных пере</w:t>
      </w:r>
      <w:r w:rsidR="004C2728" w:rsidRPr="00A068DD">
        <w:rPr>
          <w:lang w:val="ru-RU"/>
        </w:rPr>
        <w:t>аттестационных</w:t>
      </w:r>
      <w:r w:rsidRPr="00A068DD">
        <w:rPr>
          <w:lang w:val="ru-RU"/>
        </w:rPr>
        <w:t xml:space="preserve"> испытаний и </w:t>
      </w:r>
      <w:r w:rsidR="00674892" w:rsidRPr="00A068DD">
        <w:rPr>
          <w:lang w:val="ru-RU"/>
        </w:rPr>
        <w:t>одобрени</w:t>
      </w:r>
      <w:r w:rsidR="00CE7A3B" w:rsidRPr="00A068DD">
        <w:rPr>
          <w:lang w:val="ru-RU"/>
        </w:rPr>
        <w:t>я заказчика</w:t>
      </w:r>
      <w:r w:rsidRPr="00A068DD">
        <w:rPr>
          <w:lang w:val="ru-RU"/>
        </w:rPr>
        <w:t>.</w:t>
      </w:r>
    </w:p>
    <w:p w14:paraId="7C66B686" w14:textId="63F9DBC2" w:rsidR="00EC7A40" w:rsidRPr="007F4A3F" w:rsidRDefault="00EC7A40" w:rsidP="00A068DD">
      <w:pPr>
        <w:pStyle w:val="ListParagraph"/>
        <w:numPr>
          <w:ilvl w:val="1"/>
          <w:numId w:val="43"/>
        </w:numPr>
        <w:tabs>
          <w:tab w:val="left" w:pos="630"/>
        </w:tabs>
        <w:spacing w:before="120" w:after="120"/>
        <w:ind w:left="1134" w:hanging="425"/>
        <w:rPr>
          <w:lang w:val="ru-RU"/>
        </w:rPr>
      </w:pPr>
      <w:r w:rsidRPr="007F4A3F">
        <w:rPr>
          <w:b/>
          <w:lang w:val="ru-RU"/>
        </w:rPr>
        <w:t>-</w:t>
      </w:r>
      <w:r w:rsidRPr="007F4A3F">
        <w:rPr>
          <w:b/>
          <w:spacing w:val="1"/>
          <w:lang w:val="ru-RU"/>
        </w:rPr>
        <w:t xml:space="preserve"> </w:t>
      </w:r>
      <w:r w:rsidR="00F57F8A" w:rsidRPr="007F4A3F">
        <w:rPr>
          <w:color w:val="333333"/>
          <w:spacing w:val="-2"/>
          <w:lang w:val="ru-RU"/>
        </w:rPr>
        <w:t>Сварку нельзя производить при наличии следующих условий:</w:t>
      </w:r>
    </w:p>
    <w:p w14:paraId="0B753F79" w14:textId="342DBC1E" w:rsidR="00EC7A40" w:rsidRPr="007F4A3F" w:rsidRDefault="00721E13" w:rsidP="00A068DD">
      <w:pPr>
        <w:pStyle w:val="ListParagraph"/>
        <w:numPr>
          <w:ilvl w:val="2"/>
          <w:numId w:val="43"/>
        </w:numPr>
        <w:spacing w:before="120" w:after="120"/>
        <w:ind w:left="1418" w:hanging="284"/>
        <w:rPr>
          <w:lang w:val="ru-RU"/>
        </w:rPr>
      </w:pPr>
      <w:r w:rsidRPr="007F4A3F">
        <w:rPr>
          <w:color w:val="333333"/>
          <w:spacing w:val="-4"/>
          <w:position w:val="2"/>
          <w:lang w:val="ru-RU"/>
        </w:rPr>
        <w:t>Поверхности мокрые или покрыты льдом.</w:t>
      </w:r>
    </w:p>
    <w:p w14:paraId="2C10C420" w14:textId="53F50B39" w:rsidR="00EC7A40" w:rsidRPr="007F4A3F" w:rsidRDefault="00721E13" w:rsidP="00A068DD">
      <w:pPr>
        <w:pStyle w:val="ListParagraph"/>
        <w:numPr>
          <w:ilvl w:val="2"/>
          <w:numId w:val="43"/>
        </w:numPr>
        <w:spacing w:before="120" w:after="120"/>
        <w:ind w:left="1418" w:hanging="284"/>
        <w:rPr>
          <w:lang w:val="ru-RU"/>
        </w:rPr>
      </w:pPr>
      <w:r w:rsidRPr="007F4A3F">
        <w:rPr>
          <w:color w:val="333333"/>
          <w:spacing w:val="-2"/>
          <w:position w:val="2"/>
          <w:lang w:val="ru-RU"/>
        </w:rPr>
        <w:t>На свариваемые поверхности падает снег.</w:t>
      </w:r>
    </w:p>
    <w:p w14:paraId="1A40B7D3" w14:textId="2AF26982" w:rsidR="00EC7A40" w:rsidRPr="007F4A3F" w:rsidRDefault="00901B10" w:rsidP="00A068DD">
      <w:pPr>
        <w:pStyle w:val="ListParagraph"/>
        <w:numPr>
          <w:ilvl w:val="2"/>
          <w:numId w:val="43"/>
        </w:numPr>
        <w:spacing w:before="120" w:after="120"/>
        <w:ind w:left="1418" w:hanging="284"/>
        <w:rPr>
          <w:lang w:val="ru-RU"/>
        </w:rPr>
      </w:pPr>
      <w:r w:rsidRPr="007F4A3F">
        <w:rPr>
          <w:color w:val="333333"/>
          <w:spacing w:val="-2"/>
          <w:position w:val="2"/>
          <w:lang w:val="ru-RU"/>
        </w:rPr>
        <w:t>В ветреную погоду без использования соответствующих ограждений или защитных экранов.</w:t>
      </w:r>
    </w:p>
    <w:p w14:paraId="35C40C03" w14:textId="1AE441F4" w:rsidR="00BE43CA" w:rsidRPr="00E11544" w:rsidRDefault="00EC7A40" w:rsidP="00A068DD">
      <w:pPr>
        <w:pStyle w:val="ListParagraph"/>
        <w:numPr>
          <w:ilvl w:val="1"/>
          <w:numId w:val="43"/>
        </w:numPr>
        <w:tabs>
          <w:tab w:val="left" w:pos="540"/>
        </w:tabs>
        <w:spacing w:before="120" w:after="120"/>
        <w:ind w:left="1134" w:hanging="425"/>
        <w:rPr>
          <w:color w:val="333333"/>
          <w:lang w:val="ru-RU"/>
        </w:rPr>
      </w:pPr>
      <w:r w:rsidRPr="007F4A3F">
        <w:rPr>
          <w:b/>
          <w:lang w:val="ru-RU"/>
        </w:rPr>
        <w:t xml:space="preserve">- </w:t>
      </w:r>
      <w:r w:rsidR="00BE43CA" w:rsidRPr="007F4A3F">
        <w:rPr>
          <w:color w:val="333333"/>
          <w:lang w:val="ru-RU"/>
        </w:rPr>
        <w:t xml:space="preserve">Необходимо проконсультироваться с инженером по сварке или инженером по материалам </w:t>
      </w:r>
      <w:r w:rsidR="00342370" w:rsidRPr="007F4A3F">
        <w:rPr>
          <w:color w:val="333333"/>
          <w:lang w:val="ru-RU"/>
        </w:rPr>
        <w:t xml:space="preserve">от </w:t>
      </w:r>
      <w:r w:rsidR="003C16DA" w:rsidRPr="007F4A3F">
        <w:rPr>
          <w:color w:val="333333"/>
          <w:lang w:val="ru-RU"/>
        </w:rPr>
        <w:t>заказчика</w:t>
      </w:r>
      <w:r w:rsidR="00BE43CA" w:rsidRPr="007F4A3F">
        <w:rPr>
          <w:color w:val="333333"/>
          <w:lang w:val="ru-RU"/>
        </w:rPr>
        <w:t xml:space="preserve"> по поводу </w:t>
      </w:r>
      <w:r w:rsidR="00E11544" w:rsidRPr="00E11544">
        <w:rPr>
          <w:color w:val="333333"/>
          <w:lang w:val="ru-RU"/>
        </w:rPr>
        <w:t>отжига или других специальных требований, которые могут потребоваться для сварки ответвления (врезки) в существующий трубопровод.</w:t>
      </w:r>
    </w:p>
    <w:p w14:paraId="55A2330D" w14:textId="6933D193" w:rsidR="00EC7A40" w:rsidRPr="00E11544" w:rsidRDefault="00EC7A40" w:rsidP="00A068DD">
      <w:pPr>
        <w:pStyle w:val="ListParagraph"/>
        <w:numPr>
          <w:ilvl w:val="1"/>
          <w:numId w:val="43"/>
        </w:numPr>
        <w:tabs>
          <w:tab w:val="left" w:pos="605"/>
        </w:tabs>
        <w:spacing w:before="120" w:after="120"/>
        <w:ind w:left="1134" w:hanging="425"/>
        <w:rPr>
          <w:lang w:val="ru-RU"/>
        </w:rPr>
      </w:pPr>
      <w:r w:rsidRPr="007F4A3F">
        <w:rPr>
          <w:b/>
          <w:lang w:val="ru-RU"/>
        </w:rPr>
        <w:t xml:space="preserve">- </w:t>
      </w:r>
      <w:r w:rsidR="00383F0B" w:rsidRPr="007F4A3F">
        <w:rPr>
          <w:color w:val="333333"/>
          <w:lang w:val="ru-RU"/>
        </w:rPr>
        <w:t>Перед сваркой и сборкой компоненты должны быть чистыми, сухими и очищенн</w:t>
      </w:r>
      <w:r w:rsidR="00513C5D" w:rsidRPr="007F4A3F">
        <w:rPr>
          <w:color w:val="333333"/>
          <w:lang w:val="ru-RU"/>
        </w:rPr>
        <w:t>ыми</w:t>
      </w:r>
      <w:r w:rsidR="00383F0B" w:rsidRPr="007F4A3F">
        <w:rPr>
          <w:color w:val="333333"/>
          <w:lang w:val="ru-RU"/>
        </w:rPr>
        <w:t xml:space="preserve"> от грязи, шлака и других </w:t>
      </w:r>
      <w:r w:rsidR="00383F0B" w:rsidRPr="00E11544">
        <w:rPr>
          <w:color w:val="333333"/>
          <w:lang w:val="ru-RU"/>
        </w:rPr>
        <w:t xml:space="preserve">посторонних материалов. Внутренние и внешние поверхности соединяемых компонентов должны быть </w:t>
      </w:r>
      <w:r w:rsidR="007C1D17" w:rsidRPr="00E11544">
        <w:rPr>
          <w:color w:val="333333"/>
          <w:lang w:val="ru-RU"/>
        </w:rPr>
        <w:t>зачищены</w:t>
      </w:r>
      <w:r w:rsidR="001253FD" w:rsidRPr="00E11544">
        <w:rPr>
          <w:color w:val="333333"/>
          <w:lang w:val="ru-RU"/>
        </w:rPr>
        <w:t xml:space="preserve"> до металлического блеска </w:t>
      </w:r>
      <w:r w:rsidR="00383F0B" w:rsidRPr="00E11544">
        <w:rPr>
          <w:color w:val="333333"/>
          <w:lang w:val="ru-RU"/>
        </w:rPr>
        <w:t xml:space="preserve">металла на расстоянии не менее </w:t>
      </w:r>
      <w:r w:rsidR="001168A6" w:rsidRPr="00E11544">
        <w:rPr>
          <w:color w:val="333333"/>
          <w:lang w:val="ru-RU"/>
        </w:rPr>
        <w:t>3</w:t>
      </w:r>
      <w:r w:rsidR="00383F0B" w:rsidRPr="00E11544">
        <w:rPr>
          <w:color w:val="333333"/>
          <w:lang w:val="ru-RU"/>
        </w:rPr>
        <w:t>/</w:t>
      </w:r>
      <w:r w:rsidR="001168A6" w:rsidRPr="00E11544">
        <w:rPr>
          <w:color w:val="333333"/>
          <w:lang w:val="ru-RU"/>
        </w:rPr>
        <w:t>4</w:t>
      </w:r>
      <w:r w:rsidR="00383F0B" w:rsidRPr="00E11544">
        <w:rPr>
          <w:color w:val="333333"/>
          <w:lang w:val="ru-RU"/>
        </w:rPr>
        <w:t xml:space="preserve"> дюйма (</w:t>
      </w:r>
      <w:r w:rsidR="001168A6" w:rsidRPr="00E11544">
        <w:rPr>
          <w:color w:val="333333"/>
          <w:lang w:val="ru-RU"/>
        </w:rPr>
        <w:t>20</w:t>
      </w:r>
      <w:r w:rsidR="00383F0B" w:rsidRPr="00E11544">
        <w:rPr>
          <w:color w:val="333333"/>
          <w:lang w:val="ru-RU"/>
        </w:rPr>
        <w:t xml:space="preserve"> мм) от </w:t>
      </w:r>
      <w:r w:rsidR="00D84FC3" w:rsidRPr="00D84FC3">
        <w:rPr>
          <w:color w:val="333333"/>
          <w:lang w:val="ru-RU"/>
        </w:rPr>
        <w:t>края подготовленной под сварку кромки</w:t>
      </w:r>
      <w:r w:rsidR="00383F0B" w:rsidRPr="00E11544">
        <w:rPr>
          <w:color w:val="333333"/>
          <w:lang w:val="ru-RU"/>
        </w:rPr>
        <w:t>.</w:t>
      </w:r>
    </w:p>
    <w:p w14:paraId="2BABC2E6" w14:textId="7E5AFB8B" w:rsidR="00EC7A40" w:rsidRPr="009051AC" w:rsidRDefault="00EC7A40" w:rsidP="00315FE6">
      <w:pPr>
        <w:pStyle w:val="ListParagraph"/>
        <w:numPr>
          <w:ilvl w:val="1"/>
          <w:numId w:val="43"/>
        </w:numPr>
        <w:tabs>
          <w:tab w:val="left" w:pos="605"/>
        </w:tabs>
        <w:spacing w:before="120" w:after="120"/>
        <w:ind w:left="1134" w:hanging="425"/>
        <w:rPr>
          <w:lang w:val="ru-RU"/>
        </w:rPr>
      </w:pPr>
      <w:r w:rsidRPr="009051AC">
        <w:rPr>
          <w:b/>
          <w:lang w:val="ru-RU"/>
        </w:rPr>
        <w:t xml:space="preserve">- </w:t>
      </w:r>
      <w:r w:rsidR="0088376E" w:rsidRPr="009051AC">
        <w:rPr>
          <w:color w:val="333333"/>
          <w:lang w:val="ru-RU"/>
        </w:rPr>
        <w:t>Поставщик должен поддерживать установленный документированный процесс получения, хранения, распределения и возврата сварочных материалов.</w:t>
      </w:r>
    </w:p>
    <w:p w14:paraId="5528CD3A" w14:textId="384C6DBC" w:rsidR="00EC7A40" w:rsidRPr="007F4A3F" w:rsidRDefault="00EC7A40" w:rsidP="00A068DD">
      <w:pPr>
        <w:pStyle w:val="BodyText"/>
        <w:spacing w:before="120" w:after="120"/>
        <w:ind w:left="1418" w:hanging="284"/>
        <w:rPr>
          <w:color w:val="333333"/>
          <w:sz w:val="22"/>
          <w:szCs w:val="22"/>
          <w:lang w:val="ru-RU"/>
        </w:rPr>
      </w:pPr>
      <w:r w:rsidRPr="007F4A3F">
        <w:rPr>
          <w:b/>
          <w:sz w:val="22"/>
          <w:szCs w:val="22"/>
          <w:lang w:val="ru-RU"/>
        </w:rPr>
        <w:t xml:space="preserve">10-7.1 - </w:t>
      </w:r>
      <w:r w:rsidR="00DA2D83" w:rsidRPr="007F4A3F">
        <w:rPr>
          <w:color w:val="333333"/>
          <w:sz w:val="22"/>
          <w:szCs w:val="22"/>
          <w:lang w:val="ru-RU"/>
        </w:rPr>
        <w:t>Со всеми сварочными материалами следует обращаться в соответствии с рекомендациями производителя, чтобы избежать попадания влаги.</w:t>
      </w:r>
    </w:p>
    <w:p w14:paraId="169E33C4" w14:textId="3B96D4C5" w:rsidR="00EC7A40" w:rsidRPr="007F4A3F" w:rsidRDefault="00EC7A40" w:rsidP="00A068DD">
      <w:pPr>
        <w:pStyle w:val="BodyText"/>
        <w:spacing w:before="120" w:after="120"/>
        <w:ind w:left="1418" w:hanging="284"/>
        <w:rPr>
          <w:color w:val="333333"/>
          <w:sz w:val="22"/>
          <w:szCs w:val="22"/>
          <w:lang w:val="ru-RU"/>
        </w:rPr>
      </w:pPr>
      <w:r w:rsidRPr="007F4A3F">
        <w:rPr>
          <w:b/>
          <w:sz w:val="22"/>
          <w:szCs w:val="22"/>
          <w:lang w:val="ru-RU"/>
        </w:rPr>
        <w:t xml:space="preserve">10-7.2 - </w:t>
      </w:r>
      <w:r w:rsidR="00DA2D83" w:rsidRPr="007F4A3F">
        <w:rPr>
          <w:color w:val="333333"/>
          <w:sz w:val="22"/>
          <w:szCs w:val="22"/>
          <w:lang w:val="ru-RU"/>
        </w:rPr>
        <w:t xml:space="preserve">Расходные материалы с низким содержанием водорода должны быть сертифицированы производителем электродов или проверены поставщиком, </w:t>
      </w:r>
      <w:r w:rsidR="001A5465">
        <w:rPr>
          <w:color w:val="333333"/>
          <w:sz w:val="22"/>
          <w:szCs w:val="22"/>
          <w:lang w:val="ru-RU"/>
        </w:rPr>
        <w:t>для обеспечения</w:t>
      </w:r>
      <w:r w:rsidR="00DA2D83" w:rsidRPr="007F4A3F">
        <w:rPr>
          <w:color w:val="333333"/>
          <w:sz w:val="22"/>
          <w:szCs w:val="22"/>
          <w:lang w:val="ru-RU"/>
        </w:rPr>
        <w:t xml:space="preserve"> </w:t>
      </w:r>
      <w:r w:rsidR="00C22306" w:rsidRPr="007F4A3F">
        <w:rPr>
          <w:color w:val="333333"/>
          <w:sz w:val="22"/>
          <w:szCs w:val="22"/>
          <w:lang w:val="ru-RU"/>
        </w:rPr>
        <w:t>гаранти</w:t>
      </w:r>
      <w:r w:rsidR="00C22306">
        <w:rPr>
          <w:color w:val="333333"/>
          <w:sz w:val="22"/>
          <w:szCs w:val="22"/>
          <w:lang w:val="ru-RU"/>
        </w:rPr>
        <w:t>и</w:t>
      </w:r>
      <w:r w:rsidR="00DA2D83" w:rsidRPr="007F4A3F">
        <w:rPr>
          <w:color w:val="333333"/>
          <w:sz w:val="22"/>
          <w:szCs w:val="22"/>
          <w:lang w:val="ru-RU"/>
        </w:rPr>
        <w:t xml:space="preserve"> и соответств</w:t>
      </w:r>
      <w:r w:rsidR="00061A9F">
        <w:rPr>
          <w:color w:val="333333"/>
          <w:sz w:val="22"/>
          <w:szCs w:val="22"/>
          <w:lang w:val="ru-RU"/>
        </w:rPr>
        <w:t>ие</w:t>
      </w:r>
      <w:r w:rsidR="00DA2D83" w:rsidRPr="007F4A3F">
        <w:rPr>
          <w:color w:val="333333"/>
          <w:sz w:val="22"/>
          <w:szCs w:val="22"/>
          <w:lang w:val="ru-RU"/>
        </w:rPr>
        <w:t xml:space="preserve"> стандартам, определенным в </w:t>
      </w:r>
      <w:r w:rsidR="00DA2D83" w:rsidRPr="007F4A3F">
        <w:rPr>
          <w:color w:val="333333"/>
          <w:sz w:val="22"/>
          <w:szCs w:val="22"/>
        </w:rPr>
        <w:t>AWS</w:t>
      </w:r>
      <w:r w:rsidR="00DA2D83" w:rsidRPr="007F4A3F">
        <w:rPr>
          <w:color w:val="333333"/>
          <w:sz w:val="22"/>
          <w:szCs w:val="22"/>
          <w:lang w:val="ru-RU"/>
        </w:rPr>
        <w:t xml:space="preserve"> </w:t>
      </w:r>
      <w:r w:rsidR="00DA2D83" w:rsidRPr="007F4A3F">
        <w:rPr>
          <w:color w:val="333333"/>
          <w:sz w:val="22"/>
          <w:szCs w:val="22"/>
        </w:rPr>
        <w:t>A</w:t>
      </w:r>
      <w:r w:rsidR="00DA2D83" w:rsidRPr="007F4A3F">
        <w:rPr>
          <w:color w:val="333333"/>
          <w:sz w:val="22"/>
          <w:szCs w:val="22"/>
          <w:lang w:val="ru-RU"/>
        </w:rPr>
        <w:t>4.3.</w:t>
      </w:r>
    </w:p>
    <w:p w14:paraId="4E349123" w14:textId="7B9653CD" w:rsidR="00EC7A40" w:rsidRPr="006A37B3" w:rsidRDefault="00B01675" w:rsidP="00A068DD">
      <w:pPr>
        <w:pStyle w:val="Heading1"/>
        <w:numPr>
          <w:ilvl w:val="0"/>
          <w:numId w:val="68"/>
        </w:numPr>
        <w:spacing w:before="240" w:after="240"/>
        <w:ind w:left="709" w:hanging="709"/>
        <w:rPr>
          <w:lang w:val="ru-RU"/>
        </w:rPr>
      </w:pPr>
      <w:bookmarkStart w:id="1436" w:name="_Toc205628156"/>
      <w:r>
        <w:rPr>
          <w:lang w:val="ru-RU"/>
        </w:rPr>
        <w:t>Методики</w:t>
      </w:r>
      <w:r w:rsidR="00F5574C">
        <w:t xml:space="preserve"> </w:t>
      </w:r>
      <w:r w:rsidR="00F5574C">
        <w:rPr>
          <w:lang w:val="ru-RU"/>
        </w:rPr>
        <w:t>выполнения</w:t>
      </w:r>
      <w:r w:rsidR="006A37B3">
        <w:rPr>
          <w:lang w:val="ru-RU"/>
        </w:rPr>
        <w:t xml:space="preserve"> сварочных работ</w:t>
      </w:r>
      <w:bookmarkEnd w:id="1436"/>
    </w:p>
    <w:p w14:paraId="51B0C8A0" w14:textId="31CDFC9A" w:rsidR="00EC7A40" w:rsidRPr="00551D44" w:rsidRDefault="00EC7A40" w:rsidP="00A068DD">
      <w:pPr>
        <w:pStyle w:val="ListParagraph"/>
        <w:numPr>
          <w:ilvl w:val="1"/>
          <w:numId w:val="44"/>
        </w:numPr>
        <w:spacing w:before="120" w:after="120"/>
        <w:ind w:left="1134" w:hanging="425"/>
        <w:rPr>
          <w:lang w:val="ru-RU"/>
        </w:rPr>
      </w:pPr>
      <w:r w:rsidRPr="00551D44">
        <w:rPr>
          <w:b/>
          <w:lang w:val="ru-RU"/>
        </w:rPr>
        <w:t>-</w:t>
      </w:r>
      <w:r w:rsidRPr="00551D44">
        <w:rPr>
          <w:b/>
          <w:spacing w:val="-2"/>
          <w:lang w:val="ru-RU"/>
        </w:rPr>
        <w:t xml:space="preserve"> </w:t>
      </w:r>
      <w:r w:rsidR="00370291" w:rsidRPr="00551D44">
        <w:rPr>
          <w:color w:val="333333"/>
          <w:spacing w:val="-2"/>
          <w:lang w:val="ru-RU"/>
        </w:rPr>
        <w:t>Прихваточные сварные швы должны быть следующими:</w:t>
      </w:r>
    </w:p>
    <w:p w14:paraId="060D84F6" w14:textId="18D9563A" w:rsidR="00EC7A40" w:rsidRPr="00551D44" w:rsidRDefault="009644EF" w:rsidP="00A068DD">
      <w:pPr>
        <w:pStyle w:val="ListParagraph"/>
        <w:numPr>
          <w:ilvl w:val="2"/>
          <w:numId w:val="44"/>
        </w:numPr>
        <w:tabs>
          <w:tab w:val="left" w:pos="717"/>
        </w:tabs>
        <w:spacing w:before="120" w:after="120"/>
        <w:ind w:left="1418" w:hanging="284"/>
        <w:rPr>
          <w:lang w:val="ru-RU"/>
        </w:rPr>
      </w:pPr>
      <w:r w:rsidRPr="00551D44">
        <w:rPr>
          <w:spacing w:val="-2"/>
          <w:position w:val="2"/>
          <w:lang w:val="ru-RU"/>
        </w:rPr>
        <w:t>Из того же материала, что и готовый сварной шов.</w:t>
      </w:r>
    </w:p>
    <w:p w14:paraId="4FB274E2" w14:textId="6CDA61A5" w:rsidR="00EC7A40" w:rsidRPr="00551D44" w:rsidRDefault="00C9290F" w:rsidP="00A068DD">
      <w:pPr>
        <w:pStyle w:val="ListParagraph"/>
        <w:numPr>
          <w:ilvl w:val="2"/>
          <w:numId w:val="44"/>
        </w:numPr>
        <w:tabs>
          <w:tab w:val="left" w:pos="717"/>
        </w:tabs>
        <w:spacing w:before="120" w:after="120"/>
        <w:ind w:left="1418" w:hanging="284"/>
        <w:rPr>
          <w:lang w:val="ru-RU"/>
        </w:rPr>
      </w:pPr>
      <w:r w:rsidRPr="00551D44">
        <w:rPr>
          <w:spacing w:val="-2"/>
          <w:position w:val="2"/>
          <w:lang w:val="ru-RU"/>
        </w:rPr>
        <w:t xml:space="preserve">Полностью </w:t>
      </w:r>
      <w:r w:rsidR="00425BFC" w:rsidRPr="00551D44">
        <w:rPr>
          <w:spacing w:val="-2"/>
          <w:position w:val="2"/>
          <w:lang w:val="ru-RU"/>
        </w:rPr>
        <w:t>пере</w:t>
      </w:r>
      <w:r w:rsidRPr="00551D44">
        <w:rPr>
          <w:spacing w:val="-2"/>
          <w:position w:val="2"/>
          <w:lang w:val="ru-RU"/>
        </w:rPr>
        <w:t>плавлен</w:t>
      </w:r>
      <w:r w:rsidR="00260F51" w:rsidRPr="00551D44">
        <w:rPr>
          <w:spacing w:val="-2"/>
          <w:position w:val="2"/>
          <w:lang w:val="ru-RU"/>
        </w:rPr>
        <w:t>ы</w:t>
      </w:r>
      <w:r w:rsidRPr="00551D44">
        <w:rPr>
          <w:spacing w:val="-2"/>
          <w:position w:val="2"/>
          <w:lang w:val="ru-RU"/>
        </w:rPr>
        <w:t xml:space="preserve"> </w:t>
      </w:r>
      <w:r w:rsidR="00D25218" w:rsidRPr="00551D44">
        <w:rPr>
          <w:spacing w:val="-2"/>
          <w:position w:val="2"/>
          <w:lang w:val="ru-RU"/>
        </w:rPr>
        <w:t xml:space="preserve">со </w:t>
      </w:r>
      <w:r w:rsidRPr="00551D44">
        <w:rPr>
          <w:spacing w:val="-2"/>
          <w:position w:val="2"/>
          <w:lang w:val="ru-RU"/>
        </w:rPr>
        <w:t>сварными швами, если не удал</w:t>
      </w:r>
      <w:r w:rsidR="00986618" w:rsidRPr="00551D44">
        <w:rPr>
          <w:spacing w:val="-2"/>
          <w:position w:val="2"/>
          <w:lang w:val="ru-RU"/>
        </w:rPr>
        <w:t>ялись</w:t>
      </w:r>
      <w:r w:rsidRPr="00551D44">
        <w:rPr>
          <w:spacing w:val="-2"/>
          <w:position w:val="2"/>
          <w:lang w:val="ru-RU"/>
        </w:rPr>
        <w:t xml:space="preserve"> во время свар</w:t>
      </w:r>
      <w:r w:rsidR="00986618" w:rsidRPr="00551D44">
        <w:rPr>
          <w:spacing w:val="-2"/>
          <w:position w:val="2"/>
          <w:lang w:val="ru-RU"/>
        </w:rPr>
        <w:t>о</w:t>
      </w:r>
      <w:r w:rsidR="00604A43" w:rsidRPr="00551D44">
        <w:rPr>
          <w:spacing w:val="-2"/>
          <w:position w:val="2"/>
          <w:lang w:val="ru-RU"/>
        </w:rPr>
        <w:t>чной операции</w:t>
      </w:r>
      <w:r w:rsidR="00986618" w:rsidRPr="00551D44">
        <w:rPr>
          <w:spacing w:val="-2"/>
          <w:position w:val="2"/>
          <w:lang w:val="ru-RU"/>
        </w:rPr>
        <w:t>.</w:t>
      </w:r>
    </w:p>
    <w:p w14:paraId="0C3ADFB1" w14:textId="2BC5B028" w:rsidR="00EC7A40" w:rsidRPr="00551D44" w:rsidRDefault="00EC7A40" w:rsidP="00A068DD">
      <w:pPr>
        <w:pStyle w:val="ListParagraph"/>
        <w:numPr>
          <w:ilvl w:val="1"/>
          <w:numId w:val="44"/>
        </w:numPr>
        <w:spacing w:before="120" w:after="120"/>
        <w:ind w:left="1134" w:hanging="425"/>
        <w:rPr>
          <w:lang w:val="ru-RU"/>
        </w:rPr>
      </w:pPr>
      <w:r w:rsidRPr="00551D44">
        <w:rPr>
          <w:b/>
          <w:lang w:val="ru-RU"/>
        </w:rPr>
        <w:t xml:space="preserve">- </w:t>
      </w:r>
      <w:r w:rsidR="00FA3DDA" w:rsidRPr="00551D44">
        <w:rPr>
          <w:color w:val="333333"/>
          <w:lang w:val="ru-RU"/>
        </w:rPr>
        <w:t>Следует избегать</w:t>
      </w:r>
      <w:r w:rsidR="00D90194" w:rsidRPr="00551D44">
        <w:rPr>
          <w:color w:val="333333"/>
          <w:lang w:val="ru-RU"/>
        </w:rPr>
        <w:t xml:space="preserve"> </w:t>
      </w:r>
      <w:r w:rsidR="00274454" w:rsidRPr="00551D44">
        <w:rPr>
          <w:color w:val="333333"/>
          <w:lang w:val="ru-RU"/>
        </w:rPr>
        <w:t>прижогов</w:t>
      </w:r>
      <w:r w:rsidR="00FA3DDA" w:rsidRPr="00551D44">
        <w:rPr>
          <w:color w:val="333333"/>
          <w:lang w:val="ru-RU"/>
        </w:rPr>
        <w:t xml:space="preserve"> на поверхности труб и фитингов. </w:t>
      </w:r>
      <w:r w:rsidR="0020152E" w:rsidRPr="00551D44">
        <w:rPr>
          <w:color w:val="333333"/>
          <w:lang w:val="ru-RU"/>
        </w:rPr>
        <w:t>Если</w:t>
      </w:r>
      <w:r w:rsidR="007F7959" w:rsidRPr="00551D44">
        <w:rPr>
          <w:color w:val="333333"/>
          <w:lang w:val="ru-RU"/>
        </w:rPr>
        <w:t xml:space="preserve"> на углеродистой или низколегированной стали </w:t>
      </w:r>
      <w:r w:rsidR="00BC6DBB" w:rsidRPr="00551D44">
        <w:rPr>
          <w:color w:val="333333"/>
          <w:lang w:val="ru-RU"/>
        </w:rPr>
        <w:t>возникают</w:t>
      </w:r>
      <w:r w:rsidR="0020152E" w:rsidRPr="00551D44">
        <w:rPr>
          <w:color w:val="333333"/>
          <w:lang w:val="ru-RU"/>
        </w:rPr>
        <w:t xml:space="preserve"> </w:t>
      </w:r>
      <w:r w:rsidR="00EF00B6" w:rsidRPr="00551D44">
        <w:rPr>
          <w:color w:val="333333"/>
          <w:lang w:val="ru-RU"/>
        </w:rPr>
        <w:t xml:space="preserve">следы от </w:t>
      </w:r>
      <w:r w:rsidR="00163E4B" w:rsidRPr="00551D44">
        <w:rPr>
          <w:color w:val="333333"/>
          <w:lang w:val="ru-RU"/>
        </w:rPr>
        <w:t>касания</w:t>
      </w:r>
      <w:r w:rsidR="0020152E" w:rsidRPr="00551D44">
        <w:rPr>
          <w:color w:val="333333"/>
          <w:lang w:val="ru-RU"/>
        </w:rPr>
        <w:t xml:space="preserve"> дуг</w:t>
      </w:r>
      <w:r w:rsidR="00451A31" w:rsidRPr="00551D44">
        <w:rPr>
          <w:color w:val="333333"/>
          <w:lang w:val="ru-RU"/>
        </w:rPr>
        <w:t>ой</w:t>
      </w:r>
      <w:r w:rsidR="008A6759" w:rsidRPr="00551D44">
        <w:rPr>
          <w:color w:val="333333"/>
          <w:lang w:val="ru-RU"/>
        </w:rPr>
        <w:t xml:space="preserve"> и</w:t>
      </w:r>
      <w:r w:rsidR="00BC6DBB" w:rsidRPr="00551D44">
        <w:rPr>
          <w:color w:val="333333"/>
          <w:lang w:val="ru-RU"/>
        </w:rPr>
        <w:t>ли</w:t>
      </w:r>
      <w:r w:rsidR="008A6759" w:rsidRPr="00551D44">
        <w:rPr>
          <w:color w:val="333333"/>
          <w:lang w:val="ru-RU"/>
        </w:rPr>
        <w:t xml:space="preserve"> прижог</w:t>
      </w:r>
      <w:r w:rsidR="00163E4B" w:rsidRPr="00551D44">
        <w:rPr>
          <w:color w:val="333333"/>
          <w:lang w:val="ru-RU"/>
        </w:rPr>
        <w:t>ов</w:t>
      </w:r>
      <w:r w:rsidR="00357EDC" w:rsidRPr="00551D44">
        <w:rPr>
          <w:color w:val="333333"/>
          <w:lang w:val="ru-RU"/>
        </w:rPr>
        <w:t>,</w:t>
      </w:r>
      <w:r w:rsidR="00DE5F4D" w:rsidRPr="00551D44">
        <w:rPr>
          <w:color w:val="333333"/>
          <w:lang w:val="ru-RU"/>
        </w:rPr>
        <w:t xml:space="preserve"> то они должны быть удалены с помощью шлифовального инструмента</w:t>
      </w:r>
      <w:r w:rsidR="00E900B7" w:rsidRPr="00551D44">
        <w:rPr>
          <w:color w:val="333333"/>
          <w:lang w:val="ru-RU"/>
        </w:rPr>
        <w:t>.</w:t>
      </w:r>
      <w:r w:rsidR="008A6759" w:rsidRPr="00551D44">
        <w:rPr>
          <w:color w:val="333333"/>
          <w:lang w:val="ru-RU"/>
        </w:rPr>
        <w:t xml:space="preserve"> </w:t>
      </w:r>
    </w:p>
    <w:p w14:paraId="3BFBD8A1" w14:textId="3393877D" w:rsidR="00EC7A40" w:rsidRPr="00551D44" w:rsidRDefault="00EC7A40" w:rsidP="00A068DD">
      <w:pPr>
        <w:pStyle w:val="BodyText"/>
        <w:spacing w:before="120" w:after="120"/>
        <w:ind w:left="1418" w:hanging="284"/>
        <w:rPr>
          <w:color w:val="333333"/>
          <w:sz w:val="22"/>
          <w:szCs w:val="22"/>
          <w:lang w:val="ru-RU"/>
        </w:rPr>
      </w:pPr>
      <w:r w:rsidRPr="00551D44">
        <w:rPr>
          <w:b/>
          <w:sz w:val="22"/>
          <w:szCs w:val="22"/>
          <w:lang w:val="ru-RU"/>
        </w:rPr>
        <w:t xml:space="preserve">11-2.1 - </w:t>
      </w:r>
      <w:r w:rsidR="00430B74" w:rsidRPr="00551D44">
        <w:rPr>
          <w:color w:val="333333"/>
          <w:sz w:val="22"/>
          <w:szCs w:val="22"/>
          <w:lang w:val="ru-RU"/>
        </w:rPr>
        <w:t>За исключением случаев, разрешенных в пунктах</w:t>
      </w:r>
      <w:r w:rsidR="00430B74">
        <w:fldChar w:fldCharType="begin"/>
      </w:r>
      <w:r w:rsidR="00430B74">
        <w:instrText>HYPERLINK</w:instrText>
      </w:r>
      <w:r w:rsidR="00430B74" w:rsidRPr="007060A8">
        <w:rPr>
          <w:lang w:val="ru-RU"/>
          <w:rPrChange w:id="1437" w:author="Marchenko, Sergey [Tengizchevroil]" w:date="2025-08-09T06:39:00Z" w16du:dateUtc="2025-08-09T01:39:00Z">
            <w:rPr/>
          </w:rPrChange>
        </w:rPr>
        <w:instrText xml:space="preserve"> \</w:instrText>
      </w:r>
      <w:r w:rsidR="00430B74">
        <w:instrText>l</w:instrText>
      </w:r>
      <w:r w:rsidR="00430B74" w:rsidRPr="007060A8">
        <w:rPr>
          <w:lang w:val="ru-RU"/>
          <w:rPrChange w:id="1438" w:author="Marchenko, Sergey [Tengizchevroil]" w:date="2025-08-09T06:39:00Z" w16du:dateUtc="2025-08-09T01:39:00Z">
            <w:rPr/>
          </w:rPrChange>
        </w:rPr>
        <w:instrText xml:space="preserve"> "_</w:instrText>
      </w:r>
      <w:r w:rsidR="00430B74">
        <w:instrText>bookmark</w:instrText>
      </w:r>
      <w:r w:rsidR="00430B74" w:rsidRPr="007060A8">
        <w:rPr>
          <w:lang w:val="ru-RU"/>
          <w:rPrChange w:id="1439" w:author="Marchenko, Sergey [Tengizchevroil]" w:date="2025-08-09T06:39:00Z" w16du:dateUtc="2025-08-09T01:39:00Z">
            <w:rPr/>
          </w:rPrChange>
        </w:rPr>
        <w:instrText>31"</w:instrText>
      </w:r>
      <w:r w:rsidR="00430B74">
        <w:fldChar w:fldCharType="separate"/>
      </w:r>
      <w:r w:rsidR="00430B74" w:rsidRPr="00551D44">
        <w:rPr>
          <w:sz w:val="22"/>
          <w:szCs w:val="22"/>
          <w:u w:val="single"/>
          <w:lang w:val="ru-RU"/>
        </w:rPr>
        <w:t>11-2.2</w:t>
      </w:r>
      <w:r w:rsidR="00430B74">
        <w:fldChar w:fldCharType="end"/>
      </w:r>
      <w:r w:rsidR="00430B74" w:rsidRPr="00551D44">
        <w:rPr>
          <w:color w:val="333333"/>
          <w:sz w:val="22"/>
          <w:szCs w:val="22"/>
          <w:lang w:val="ru-RU"/>
        </w:rPr>
        <w:t xml:space="preserve"> и </w:t>
      </w:r>
      <w:r w:rsidR="00430B74">
        <w:fldChar w:fldCharType="begin"/>
      </w:r>
      <w:r w:rsidR="00430B74">
        <w:instrText>HYPERLINK</w:instrText>
      </w:r>
      <w:r w:rsidR="00430B74" w:rsidRPr="007060A8">
        <w:rPr>
          <w:lang w:val="ru-RU"/>
          <w:rPrChange w:id="1440" w:author="Marchenko, Sergey [Tengizchevroil]" w:date="2025-08-09T06:39:00Z" w16du:dateUtc="2025-08-09T01:39:00Z">
            <w:rPr/>
          </w:rPrChange>
        </w:rPr>
        <w:instrText xml:space="preserve"> \</w:instrText>
      </w:r>
      <w:r w:rsidR="00430B74">
        <w:instrText>l</w:instrText>
      </w:r>
      <w:r w:rsidR="00430B74" w:rsidRPr="007060A8">
        <w:rPr>
          <w:lang w:val="ru-RU"/>
          <w:rPrChange w:id="1441" w:author="Marchenko, Sergey [Tengizchevroil]" w:date="2025-08-09T06:39:00Z" w16du:dateUtc="2025-08-09T01:39:00Z">
            <w:rPr/>
          </w:rPrChange>
        </w:rPr>
        <w:instrText xml:space="preserve"> "_</w:instrText>
      </w:r>
      <w:r w:rsidR="00430B74">
        <w:instrText>bookmark</w:instrText>
      </w:r>
      <w:r w:rsidR="00430B74" w:rsidRPr="007060A8">
        <w:rPr>
          <w:lang w:val="ru-RU"/>
          <w:rPrChange w:id="1442" w:author="Marchenko, Sergey [Tengizchevroil]" w:date="2025-08-09T06:39:00Z" w16du:dateUtc="2025-08-09T01:39:00Z">
            <w:rPr/>
          </w:rPrChange>
        </w:rPr>
        <w:instrText>32"</w:instrText>
      </w:r>
      <w:r w:rsidR="00430B74">
        <w:fldChar w:fldCharType="separate"/>
      </w:r>
      <w:r w:rsidR="00430B74" w:rsidRPr="00551D44">
        <w:rPr>
          <w:sz w:val="22"/>
          <w:szCs w:val="22"/>
          <w:u w:val="single"/>
          <w:lang w:val="ru-RU"/>
        </w:rPr>
        <w:t>11-2.3</w:t>
      </w:r>
      <w:r w:rsidR="00430B74">
        <w:fldChar w:fldCharType="end"/>
      </w:r>
      <w:r w:rsidR="00430B74" w:rsidRPr="00551D44">
        <w:rPr>
          <w:color w:val="333333"/>
          <w:sz w:val="22"/>
          <w:szCs w:val="22"/>
          <w:lang w:val="ru-RU"/>
        </w:rPr>
        <w:t>, травление персульфатом аммония должно использоваться для проверки удаления</w:t>
      </w:r>
      <w:r w:rsidR="00533E73" w:rsidRPr="00551D44">
        <w:rPr>
          <w:color w:val="333333"/>
          <w:sz w:val="22"/>
          <w:szCs w:val="22"/>
          <w:lang w:val="ru-RU"/>
        </w:rPr>
        <w:t xml:space="preserve"> следов </w:t>
      </w:r>
      <w:r w:rsidR="00830F56" w:rsidRPr="00551D44">
        <w:rPr>
          <w:color w:val="333333"/>
          <w:sz w:val="22"/>
          <w:szCs w:val="22"/>
          <w:lang w:val="ru-RU"/>
        </w:rPr>
        <w:t xml:space="preserve">от </w:t>
      </w:r>
      <w:r w:rsidR="00533E73" w:rsidRPr="00551D44">
        <w:rPr>
          <w:color w:val="333333"/>
          <w:sz w:val="22"/>
          <w:szCs w:val="22"/>
          <w:lang w:val="ru-RU"/>
        </w:rPr>
        <w:t>зажигания дуг</w:t>
      </w:r>
      <w:r w:rsidR="00451A31" w:rsidRPr="00551D44">
        <w:rPr>
          <w:color w:val="333333"/>
          <w:sz w:val="22"/>
          <w:szCs w:val="22"/>
          <w:lang w:val="ru-RU"/>
        </w:rPr>
        <w:t>ой</w:t>
      </w:r>
      <w:r w:rsidR="00430B74" w:rsidRPr="00551D44">
        <w:rPr>
          <w:color w:val="333333"/>
          <w:sz w:val="22"/>
          <w:szCs w:val="22"/>
          <w:lang w:val="ru-RU"/>
        </w:rPr>
        <w:t xml:space="preserve"> на углеродистой стали и низколегированных материалах. Другие предлагаемые исключения должны быть представлены на рассмотрение и принятие </w:t>
      </w:r>
      <w:r w:rsidR="00342370" w:rsidRPr="00551D44">
        <w:rPr>
          <w:color w:val="333333"/>
          <w:sz w:val="22"/>
          <w:szCs w:val="22"/>
          <w:lang w:val="ru-RU"/>
        </w:rPr>
        <w:t>заказчику</w:t>
      </w:r>
      <w:r w:rsidR="00430B74" w:rsidRPr="00551D44">
        <w:rPr>
          <w:color w:val="333333"/>
          <w:sz w:val="22"/>
          <w:szCs w:val="22"/>
          <w:lang w:val="ru-RU"/>
        </w:rPr>
        <w:t>.</w:t>
      </w:r>
    </w:p>
    <w:p w14:paraId="24E9E5E7" w14:textId="09C1BCAC" w:rsidR="00EC7A40" w:rsidRPr="00551D44" w:rsidRDefault="00EC7A40" w:rsidP="00A068DD">
      <w:pPr>
        <w:pStyle w:val="BodyText"/>
        <w:spacing w:before="120" w:after="120"/>
        <w:ind w:left="1418" w:hanging="284"/>
        <w:rPr>
          <w:sz w:val="22"/>
          <w:szCs w:val="22"/>
          <w:lang w:val="ru-RU"/>
        </w:rPr>
      </w:pPr>
      <w:r w:rsidRPr="00551D44">
        <w:rPr>
          <w:b/>
          <w:sz w:val="22"/>
          <w:szCs w:val="22"/>
          <w:lang w:val="ru-RU"/>
        </w:rPr>
        <w:lastRenderedPageBreak/>
        <w:t>11-2.2</w:t>
      </w:r>
      <w:r w:rsidRPr="00551D44">
        <w:rPr>
          <w:b/>
          <w:spacing w:val="26"/>
          <w:sz w:val="22"/>
          <w:szCs w:val="22"/>
          <w:lang w:val="ru-RU"/>
        </w:rPr>
        <w:t xml:space="preserve"> </w:t>
      </w:r>
      <w:r w:rsidRPr="00551D44">
        <w:rPr>
          <w:b/>
          <w:sz w:val="22"/>
          <w:szCs w:val="22"/>
          <w:lang w:val="ru-RU"/>
        </w:rPr>
        <w:t xml:space="preserve">- </w:t>
      </w:r>
      <w:r w:rsidR="002137E5" w:rsidRPr="00551D44">
        <w:rPr>
          <w:sz w:val="22"/>
          <w:szCs w:val="22"/>
          <w:lang w:val="ru-RU"/>
        </w:rPr>
        <w:t xml:space="preserve">Травление не требуется для материалов </w:t>
      </w:r>
      <w:r w:rsidR="002137E5" w:rsidRPr="00551D44">
        <w:rPr>
          <w:sz w:val="22"/>
          <w:szCs w:val="22"/>
        </w:rPr>
        <w:t>P</w:t>
      </w:r>
      <w:r w:rsidR="002137E5" w:rsidRPr="00551D44">
        <w:rPr>
          <w:sz w:val="22"/>
          <w:szCs w:val="22"/>
          <w:lang w:val="ru-RU"/>
        </w:rPr>
        <w:t xml:space="preserve">-1 с минимальным пределом текучести менее 60 фунтов на квадратный дюйм (415 МПа). Удаление </w:t>
      </w:r>
      <w:r w:rsidR="00B36E55" w:rsidRPr="00551D44">
        <w:rPr>
          <w:sz w:val="22"/>
          <w:szCs w:val="22"/>
          <w:lang w:val="ru-RU"/>
        </w:rPr>
        <w:t xml:space="preserve">следов </w:t>
      </w:r>
      <w:r w:rsidR="00830F56" w:rsidRPr="00551D44">
        <w:rPr>
          <w:sz w:val="22"/>
          <w:szCs w:val="22"/>
          <w:lang w:val="ru-RU"/>
        </w:rPr>
        <w:t>от</w:t>
      </w:r>
      <w:r w:rsidR="00644C69" w:rsidRPr="00551D44">
        <w:rPr>
          <w:sz w:val="22"/>
          <w:szCs w:val="22"/>
          <w:lang w:val="ru-RU"/>
        </w:rPr>
        <w:t xml:space="preserve"> касания дугой</w:t>
      </w:r>
      <w:r w:rsidR="002137E5" w:rsidRPr="00551D44">
        <w:rPr>
          <w:sz w:val="22"/>
          <w:szCs w:val="22"/>
          <w:lang w:val="ru-RU"/>
        </w:rPr>
        <w:t xml:space="preserve"> за пределами зоны готовой фаски сварного шва должно быть проверено визуальным осмотром.</w:t>
      </w:r>
    </w:p>
    <w:p w14:paraId="0A88DA82" w14:textId="37F389E9" w:rsidR="00EC7A40" w:rsidRPr="00551D44" w:rsidRDefault="00EC7A40" w:rsidP="00A068DD">
      <w:pPr>
        <w:pStyle w:val="BodyText"/>
        <w:spacing w:before="120" w:after="120"/>
        <w:ind w:left="1418" w:hanging="284"/>
        <w:rPr>
          <w:color w:val="333333"/>
          <w:sz w:val="22"/>
          <w:szCs w:val="22"/>
          <w:lang w:val="ru-RU"/>
        </w:rPr>
      </w:pPr>
      <w:r w:rsidRPr="00551D44">
        <w:rPr>
          <w:b/>
          <w:sz w:val="22"/>
          <w:szCs w:val="22"/>
          <w:lang w:val="ru-RU"/>
        </w:rPr>
        <w:t xml:space="preserve">11-2.3 - </w:t>
      </w:r>
      <w:r w:rsidR="00DF3904" w:rsidRPr="00551D44">
        <w:rPr>
          <w:color w:val="333333"/>
          <w:sz w:val="22"/>
          <w:szCs w:val="22"/>
          <w:lang w:val="ru-RU"/>
        </w:rPr>
        <w:t xml:space="preserve">Травление не требуется для любого материала с номером </w:t>
      </w:r>
      <w:r w:rsidR="00DF3904" w:rsidRPr="00551D44">
        <w:rPr>
          <w:color w:val="333333"/>
          <w:sz w:val="22"/>
          <w:szCs w:val="22"/>
        </w:rPr>
        <w:t>P</w:t>
      </w:r>
      <w:r w:rsidR="00DF3904" w:rsidRPr="00551D44">
        <w:rPr>
          <w:color w:val="333333"/>
          <w:sz w:val="22"/>
          <w:szCs w:val="22"/>
          <w:lang w:val="ru-RU"/>
        </w:rPr>
        <w:t xml:space="preserve">, когда </w:t>
      </w:r>
      <w:r w:rsidR="0042357E" w:rsidRPr="00551D44">
        <w:rPr>
          <w:color w:val="333333"/>
          <w:sz w:val="22"/>
          <w:szCs w:val="22"/>
          <w:lang w:val="ru-RU"/>
        </w:rPr>
        <w:t xml:space="preserve">следы от </w:t>
      </w:r>
      <w:r w:rsidR="00DF3904" w:rsidRPr="00551D44">
        <w:rPr>
          <w:color w:val="333333"/>
          <w:sz w:val="22"/>
          <w:szCs w:val="22"/>
          <w:lang w:val="ru-RU"/>
        </w:rPr>
        <w:t>зажигани</w:t>
      </w:r>
      <w:r w:rsidR="0042357E" w:rsidRPr="00551D44">
        <w:rPr>
          <w:color w:val="333333"/>
          <w:sz w:val="22"/>
          <w:szCs w:val="22"/>
          <w:lang w:val="ru-RU"/>
        </w:rPr>
        <w:t>я</w:t>
      </w:r>
      <w:r w:rsidR="00DF3904" w:rsidRPr="00551D44">
        <w:rPr>
          <w:color w:val="333333"/>
          <w:sz w:val="22"/>
          <w:szCs w:val="22"/>
          <w:lang w:val="ru-RU"/>
        </w:rPr>
        <w:t xml:space="preserve"> дуг</w:t>
      </w:r>
      <w:r w:rsidR="00714F7C" w:rsidRPr="00551D44">
        <w:rPr>
          <w:color w:val="333333"/>
          <w:sz w:val="22"/>
          <w:szCs w:val="22"/>
          <w:lang w:val="ru-RU"/>
        </w:rPr>
        <w:t>ой</w:t>
      </w:r>
      <w:r w:rsidR="00DF3904" w:rsidRPr="00551D44">
        <w:rPr>
          <w:color w:val="333333"/>
          <w:sz w:val="22"/>
          <w:szCs w:val="22"/>
          <w:lang w:val="ru-RU"/>
        </w:rPr>
        <w:t xml:space="preserve"> наход</w:t>
      </w:r>
      <w:r w:rsidR="001A0C21" w:rsidRPr="00551D44">
        <w:rPr>
          <w:color w:val="333333"/>
          <w:sz w:val="22"/>
          <w:szCs w:val="22"/>
          <w:lang w:val="ru-RU"/>
        </w:rPr>
        <w:t>я</w:t>
      </w:r>
      <w:r w:rsidR="00DF3904" w:rsidRPr="00551D44">
        <w:rPr>
          <w:color w:val="333333"/>
          <w:sz w:val="22"/>
          <w:szCs w:val="22"/>
          <w:lang w:val="ru-RU"/>
        </w:rPr>
        <w:t xml:space="preserve">тся в пределах зоны выдержки </w:t>
      </w:r>
      <w:r w:rsidR="00DF3904" w:rsidRPr="00551D44">
        <w:rPr>
          <w:color w:val="333333"/>
          <w:sz w:val="22"/>
          <w:szCs w:val="22"/>
        </w:rPr>
        <w:t>PWHT</w:t>
      </w:r>
      <w:r w:rsidR="00DF3904" w:rsidRPr="00551D44">
        <w:rPr>
          <w:color w:val="333333"/>
          <w:sz w:val="22"/>
          <w:szCs w:val="22"/>
          <w:lang w:val="ru-RU"/>
        </w:rPr>
        <w:t xml:space="preserve"> (т. е. в пределах 1,5 </w:t>
      </w:r>
      <w:r w:rsidR="008541A7" w:rsidRPr="00551D44">
        <w:rPr>
          <w:color w:val="333333"/>
          <w:sz w:val="22"/>
          <w:szCs w:val="22"/>
        </w:rPr>
        <w:t>t</w:t>
      </w:r>
      <w:r w:rsidR="00DF3904" w:rsidRPr="00551D44">
        <w:rPr>
          <w:color w:val="333333"/>
          <w:sz w:val="22"/>
          <w:szCs w:val="22"/>
          <w:lang w:val="ru-RU"/>
        </w:rPr>
        <w:t xml:space="preserve"> от края сварного шва, где «</w:t>
      </w:r>
      <w:r w:rsidR="00DF3904" w:rsidRPr="00551D44">
        <w:rPr>
          <w:color w:val="333333"/>
          <w:sz w:val="22"/>
          <w:szCs w:val="22"/>
        </w:rPr>
        <w:t>t</w:t>
      </w:r>
      <w:r w:rsidR="00DF3904" w:rsidRPr="00551D44">
        <w:rPr>
          <w:color w:val="333333"/>
          <w:sz w:val="22"/>
          <w:szCs w:val="22"/>
          <w:lang w:val="ru-RU"/>
        </w:rPr>
        <w:t>» — толщина стенки сварного шва).</w:t>
      </w:r>
    </w:p>
    <w:p w14:paraId="3F335D55" w14:textId="511B66D6" w:rsidR="00EC7A40" w:rsidRPr="00551D44" w:rsidRDefault="00EC7A40" w:rsidP="00A068DD">
      <w:pPr>
        <w:pStyle w:val="BodyText"/>
        <w:spacing w:before="120" w:after="120"/>
        <w:ind w:left="1418" w:hanging="284"/>
        <w:rPr>
          <w:color w:val="333333"/>
          <w:spacing w:val="-2"/>
          <w:sz w:val="22"/>
          <w:szCs w:val="22"/>
          <w:lang w:val="ru-RU"/>
        </w:rPr>
      </w:pPr>
      <w:r w:rsidRPr="00551D44">
        <w:rPr>
          <w:b/>
          <w:sz w:val="22"/>
          <w:szCs w:val="22"/>
          <w:lang w:val="ru-RU"/>
        </w:rPr>
        <w:t>11-2.4</w:t>
      </w:r>
      <w:r w:rsidRPr="00551D44">
        <w:rPr>
          <w:b/>
          <w:spacing w:val="14"/>
          <w:sz w:val="22"/>
          <w:szCs w:val="22"/>
          <w:lang w:val="ru-RU"/>
        </w:rPr>
        <w:t xml:space="preserve"> </w:t>
      </w:r>
      <w:r w:rsidRPr="00551D44">
        <w:rPr>
          <w:b/>
          <w:sz w:val="22"/>
          <w:szCs w:val="22"/>
          <w:lang w:val="ru-RU"/>
        </w:rPr>
        <w:t xml:space="preserve">- </w:t>
      </w:r>
      <w:r w:rsidR="00387B04" w:rsidRPr="00551D44">
        <w:rPr>
          <w:sz w:val="22"/>
          <w:szCs w:val="22"/>
          <w:lang w:val="ru-RU"/>
        </w:rPr>
        <w:t>Налич</w:t>
      </w:r>
      <w:r w:rsidR="00DA59F3" w:rsidRPr="00551D44">
        <w:rPr>
          <w:sz w:val="22"/>
          <w:szCs w:val="22"/>
          <w:lang w:val="ru-RU"/>
        </w:rPr>
        <w:t>ие следов</w:t>
      </w:r>
      <w:r w:rsidR="0070004A" w:rsidRPr="00551D44">
        <w:rPr>
          <w:color w:val="333333"/>
          <w:spacing w:val="-2"/>
          <w:sz w:val="22"/>
          <w:szCs w:val="22"/>
          <w:lang w:val="ru-RU"/>
        </w:rPr>
        <w:t xml:space="preserve"> от</w:t>
      </w:r>
      <w:r w:rsidR="00DA59F3" w:rsidRPr="00551D44">
        <w:rPr>
          <w:color w:val="333333"/>
          <w:spacing w:val="-2"/>
          <w:sz w:val="22"/>
          <w:szCs w:val="22"/>
          <w:lang w:val="ru-RU"/>
        </w:rPr>
        <w:t xml:space="preserve"> </w:t>
      </w:r>
      <w:r w:rsidR="000C0B25" w:rsidRPr="00551D44">
        <w:rPr>
          <w:color w:val="333333"/>
          <w:spacing w:val="-2"/>
          <w:sz w:val="22"/>
          <w:szCs w:val="22"/>
          <w:lang w:val="ru-RU"/>
        </w:rPr>
        <w:t>касани</w:t>
      </w:r>
      <w:r w:rsidR="00ED57B7" w:rsidRPr="00551D44">
        <w:rPr>
          <w:color w:val="333333"/>
          <w:spacing w:val="-2"/>
          <w:sz w:val="22"/>
          <w:szCs w:val="22"/>
          <w:lang w:val="ru-RU"/>
        </w:rPr>
        <w:t>я</w:t>
      </w:r>
      <w:r w:rsidR="00ED696A" w:rsidRPr="00551D44">
        <w:rPr>
          <w:color w:val="333333"/>
          <w:spacing w:val="-2"/>
          <w:sz w:val="22"/>
          <w:szCs w:val="22"/>
          <w:lang w:val="ru-RU"/>
        </w:rPr>
        <w:t xml:space="preserve"> дугой </w:t>
      </w:r>
      <w:r w:rsidR="00AC1FAF">
        <w:rPr>
          <w:color w:val="333333"/>
          <w:spacing w:val="-2"/>
          <w:sz w:val="22"/>
          <w:szCs w:val="22"/>
          <w:lang w:val="ru-RU"/>
        </w:rPr>
        <w:t xml:space="preserve">на </w:t>
      </w:r>
      <w:r w:rsidR="00ED696A" w:rsidRPr="00551D44">
        <w:rPr>
          <w:color w:val="333333"/>
          <w:spacing w:val="-2"/>
          <w:sz w:val="22"/>
          <w:szCs w:val="22"/>
          <w:lang w:val="ru-RU"/>
        </w:rPr>
        <w:t xml:space="preserve">всех других материалов должно быть проверено </w:t>
      </w:r>
      <w:r w:rsidR="00E1618B" w:rsidRPr="00551D44">
        <w:rPr>
          <w:color w:val="333333"/>
          <w:spacing w:val="-2"/>
          <w:sz w:val="22"/>
          <w:szCs w:val="22"/>
          <w:lang w:val="ru-RU"/>
        </w:rPr>
        <w:t>заказчиком</w:t>
      </w:r>
      <w:r w:rsidR="00ED696A" w:rsidRPr="00551D44">
        <w:rPr>
          <w:color w:val="333333"/>
          <w:spacing w:val="-2"/>
          <w:sz w:val="22"/>
          <w:szCs w:val="22"/>
          <w:lang w:val="ru-RU"/>
        </w:rPr>
        <w:t xml:space="preserve"> до исправления и приемки.</w:t>
      </w:r>
    </w:p>
    <w:p w14:paraId="2B7BC120" w14:textId="26DE39D4" w:rsidR="00EC7A40" w:rsidRPr="004542DE" w:rsidRDefault="00EC7A40" w:rsidP="00A068DD">
      <w:pPr>
        <w:pStyle w:val="ListParagraph"/>
        <w:numPr>
          <w:ilvl w:val="1"/>
          <w:numId w:val="45"/>
        </w:numPr>
        <w:tabs>
          <w:tab w:val="left" w:pos="142"/>
        </w:tabs>
        <w:spacing w:before="120" w:after="120"/>
        <w:ind w:left="1134" w:hanging="425"/>
        <w:rPr>
          <w:lang w:val="ru-RU"/>
        </w:rPr>
      </w:pPr>
      <w:r w:rsidRPr="00551D44">
        <w:rPr>
          <w:b/>
          <w:lang w:val="ru-RU"/>
        </w:rPr>
        <w:t xml:space="preserve">- </w:t>
      </w:r>
      <w:r w:rsidR="00912A1E" w:rsidRPr="00551D44">
        <w:rPr>
          <w:color w:val="333333"/>
          <w:lang w:val="ru-RU"/>
        </w:rPr>
        <w:t>Если при шлифовке толщина стенки становится меньше минимальной толщины стенки (</w:t>
      </w:r>
      <w:r w:rsidR="00912A1E" w:rsidRPr="00551D44">
        <w:rPr>
          <w:color w:val="333333"/>
        </w:rPr>
        <w:t>t</w:t>
      </w:r>
      <w:r w:rsidR="00D83893" w:rsidRPr="00551D44">
        <w:rPr>
          <w:color w:val="333333"/>
          <w:lang w:val="ru-RU"/>
        </w:rPr>
        <w:t xml:space="preserve"> </w:t>
      </w:r>
      <w:r w:rsidR="00912A1E" w:rsidRPr="00551D44">
        <w:rPr>
          <w:color w:val="333333"/>
        </w:rPr>
        <w:t>min</w:t>
      </w:r>
      <w:r w:rsidR="00912A1E" w:rsidRPr="00551D44">
        <w:rPr>
          <w:color w:val="333333"/>
          <w:lang w:val="ru-RU"/>
        </w:rPr>
        <w:t xml:space="preserve">) плюс любой </w:t>
      </w:r>
      <w:r w:rsidR="00912A1E" w:rsidRPr="00D06A8D">
        <w:rPr>
          <w:color w:val="333333"/>
          <w:lang w:val="ru-RU"/>
        </w:rPr>
        <w:t>указанный допуск на коррозию/эрозию, по</w:t>
      </w:r>
      <w:r w:rsidR="003D4E3F" w:rsidRPr="00D06A8D">
        <w:rPr>
          <w:color w:val="333333"/>
          <w:lang w:val="ru-RU"/>
        </w:rPr>
        <w:t>врежденную</w:t>
      </w:r>
      <w:r w:rsidR="00912A1E" w:rsidRPr="00D06A8D">
        <w:rPr>
          <w:color w:val="333333"/>
          <w:lang w:val="ru-RU"/>
        </w:rPr>
        <w:t xml:space="preserve"> трубу следует вырезать и заменить </w:t>
      </w:r>
      <w:r w:rsidR="0044589E" w:rsidRPr="00D06A8D">
        <w:rPr>
          <w:color w:val="333333"/>
          <w:lang w:val="ru-RU"/>
        </w:rPr>
        <w:t>секци</w:t>
      </w:r>
      <w:r w:rsidR="00C66A90" w:rsidRPr="00D06A8D">
        <w:rPr>
          <w:color w:val="333333"/>
          <w:lang w:val="ru-RU"/>
        </w:rPr>
        <w:t>ей</w:t>
      </w:r>
      <w:r w:rsidR="00912A1E" w:rsidRPr="00D06A8D">
        <w:rPr>
          <w:color w:val="333333"/>
          <w:lang w:val="ru-RU"/>
        </w:rPr>
        <w:t xml:space="preserve"> трубы</w:t>
      </w:r>
      <w:r w:rsidR="00CA21AC" w:rsidRPr="00D06A8D">
        <w:rPr>
          <w:color w:val="333333"/>
          <w:lang w:val="ru-RU"/>
        </w:rPr>
        <w:t xml:space="preserve"> (катушкой)</w:t>
      </w:r>
      <w:r w:rsidR="00912A1E" w:rsidRPr="00D06A8D">
        <w:rPr>
          <w:color w:val="333333"/>
          <w:lang w:val="ru-RU"/>
        </w:rPr>
        <w:t xml:space="preserve"> длиной не менее 2 футов (610 мм) (включая фитинги).</w:t>
      </w:r>
    </w:p>
    <w:p w14:paraId="4EA41D5A" w14:textId="383C9F35" w:rsidR="00E10329" w:rsidRPr="004542DE" w:rsidRDefault="00EC7A40" w:rsidP="00A068DD">
      <w:pPr>
        <w:pStyle w:val="ListParagraph"/>
        <w:numPr>
          <w:ilvl w:val="1"/>
          <w:numId w:val="45"/>
        </w:numPr>
        <w:tabs>
          <w:tab w:val="left" w:pos="142"/>
        </w:tabs>
        <w:spacing w:before="120" w:after="120"/>
        <w:ind w:left="1134" w:hanging="425"/>
        <w:rPr>
          <w:lang w:val="ru-RU"/>
        </w:rPr>
      </w:pPr>
      <w:r w:rsidRPr="004542DE">
        <w:rPr>
          <w:b/>
          <w:color w:val="333333"/>
          <w:lang w:val="ru-RU"/>
        </w:rPr>
        <w:t xml:space="preserve">- </w:t>
      </w:r>
      <w:r w:rsidR="007F0521" w:rsidRPr="004542DE">
        <w:rPr>
          <w:color w:val="333333"/>
          <w:lang w:val="ru-RU"/>
        </w:rPr>
        <w:t>Сварка неповоротного стыка должна осуществляться в направлении только снизу вверх, за исключением случаев,</w:t>
      </w:r>
      <w:r w:rsidR="00D06A8D" w:rsidRPr="004542DE">
        <w:rPr>
          <w:color w:val="333333"/>
          <w:lang w:val="ru-RU"/>
        </w:rPr>
        <w:t xml:space="preserve"> разрешенных для корневого прохода дуговой сварки в среде защитных газов с коротким замыканием (</w:t>
      </w:r>
      <w:r w:rsidR="00D06A8D" w:rsidRPr="004542DE">
        <w:rPr>
          <w:color w:val="333333"/>
        </w:rPr>
        <w:t>GMAW</w:t>
      </w:r>
      <w:r w:rsidR="00D06A8D" w:rsidRPr="004542DE">
        <w:rPr>
          <w:color w:val="333333"/>
          <w:lang w:val="ru-RU"/>
        </w:rPr>
        <w:t>-</w:t>
      </w:r>
      <w:r w:rsidR="00D06A8D" w:rsidRPr="004542DE">
        <w:rPr>
          <w:color w:val="333333"/>
        </w:rPr>
        <w:t>S</w:t>
      </w:r>
      <w:r w:rsidR="00D06A8D" w:rsidRPr="004542DE">
        <w:rPr>
          <w:color w:val="333333"/>
          <w:lang w:val="ru-RU"/>
        </w:rPr>
        <w:t xml:space="preserve">) </w:t>
      </w:r>
      <w:r w:rsidR="007F0521" w:rsidRPr="004542DE">
        <w:rPr>
          <w:color w:val="333333"/>
          <w:lang w:val="ru-RU"/>
        </w:rPr>
        <w:t>указанных в пункте</w:t>
      </w:r>
      <w:r w:rsidR="00EB2FCD" w:rsidRPr="004542DE">
        <w:rPr>
          <w:color w:val="333333"/>
          <w:lang w:val="ru-RU"/>
        </w:rPr>
        <w:t xml:space="preserve"> </w:t>
      </w:r>
      <w:r w:rsidR="007F0521">
        <w:fldChar w:fldCharType="begin"/>
      </w:r>
      <w:r w:rsidR="007F0521">
        <w:instrText>HYPERLINK</w:instrText>
      </w:r>
      <w:r w:rsidR="007F0521" w:rsidRPr="007060A8">
        <w:rPr>
          <w:lang w:val="ru-RU"/>
          <w:rPrChange w:id="1443" w:author="Marchenko, Sergey [Tengizchevroil]" w:date="2025-08-09T06:39:00Z" w16du:dateUtc="2025-08-09T01:39:00Z">
            <w:rPr/>
          </w:rPrChange>
        </w:rPr>
        <w:instrText xml:space="preserve"> \</w:instrText>
      </w:r>
      <w:r w:rsidR="007F0521">
        <w:instrText>l</w:instrText>
      </w:r>
      <w:r w:rsidR="007F0521" w:rsidRPr="007060A8">
        <w:rPr>
          <w:lang w:val="ru-RU"/>
          <w:rPrChange w:id="1444" w:author="Marchenko, Sergey [Tengizchevroil]" w:date="2025-08-09T06:39:00Z" w16du:dateUtc="2025-08-09T01:39:00Z">
            <w:rPr/>
          </w:rPrChange>
        </w:rPr>
        <w:instrText xml:space="preserve"> "_</w:instrText>
      </w:r>
      <w:r w:rsidR="007F0521">
        <w:instrText>bookmark</w:instrText>
      </w:r>
      <w:r w:rsidR="007F0521" w:rsidRPr="007060A8">
        <w:rPr>
          <w:lang w:val="ru-RU"/>
          <w:rPrChange w:id="1445" w:author="Marchenko, Sergey [Tengizchevroil]" w:date="2025-08-09T06:39:00Z" w16du:dateUtc="2025-08-09T01:39:00Z">
            <w:rPr/>
          </w:rPrChange>
        </w:rPr>
        <w:instrText>35"</w:instrText>
      </w:r>
      <w:r w:rsidR="007F0521">
        <w:fldChar w:fldCharType="separate"/>
      </w:r>
      <w:r w:rsidR="007F0521" w:rsidRPr="004542DE">
        <w:rPr>
          <w:rStyle w:val="Hyperlink"/>
          <w:lang w:val="ru-RU"/>
        </w:rPr>
        <w:t>12-1.3.2</w:t>
      </w:r>
      <w:r w:rsidR="007F0521">
        <w:fldChar w:fldCharType="end"/>
      </w:r>
      <w:r w:rsidR="007F0521" w:rsidRPr="004542DE">
        <w:rPr>
          <w:color w:val="333333"/>
          <w:lang w:val="ru-RU"/>
        </w:rPr>
        <w:t xml:space="preserve"> и для сплавов CuNi в пункте </w:t>
      </w:r>
      <w:r w:rsidR="007F0521">
        <w:fldChar w:fldCharType="begin"/>
      </w:r>
      <w:r w:rsidR="007F0521">
        <w:instrText>HYPERLINK</w:instrText>
      </w:r>
      <w:r w:rsidR="007F0521" w:rsidRPr="007060A8">
        <w:rPr>
          <w:lang w:val="ru-RU"/>
          <w:rPrChange w:id="1446" w:author="Marchenko, Sergey [Tengizchevroil]" w:date="2025-08-09T06:39:00Z" w16du:dateUtc="2025-08-09T01:39:00Z">
            <w:rPr/>
          </w:rPrChange>
        </w:rPr>
        <w:instrText xml:space="preserve"> \</w:instrText>
      </w:r>
      <w:r w:rsidR="007F0521">
        <w:instrText>l</w:instrText>
      </w:r>
      <w:r w:rsidR="007F0521" w:rsidRPr="007060A8">
        <w:rPr>
          <w:lang w:val="ru-RU"/>
          <w:rPrChange w:id="1447" w:author="Marchenko, Sergey [Tengizchevroil]" w:date="2025-08-09T06:39:00Z" w16du:dateUtc="2025-08-09T01:39:00Z">
            <w:rPr/>
          </w:rPrChange>
        </w:rPr>
        <w:instrText xml:space="preserve"> "_</w:instrText>
      </w:r>
      <w:r w:rsidR="007F0521">
        <w:instrText>bookmark</w:instrText>
      </w:r>
      <w:r w:rsidR="007F0521" w:rsidRPr="007060A8">
        <w:rPr>
          <w:lang w:val="ru-RU"/>
          <w:rPrChange w:id="1448" w:author="Marchenko, Sergey [Tengizchevroil]" w:date="2025-08-09T06:39:00Z" w16du:dateUtc="2025-08-09T01:39:00Z">
            <w:rPr/>
          </w:rPrChange>
        </w:rPr>
        <w:instrText>47"</w:instrText>
      </w:r>
      <w:r w:rsidR="007F0521">
        <w:fldChar w:fldCharType="separate"/>
      </w:r>
      <w:r w:rsidR="007F0521" w:rsidRPr="004542DE">
        <w:rPr>
          <w:rStyle w:val="Hyperlink"/>
          <w:lang w:val="ru-RU"/>
        </w:rPr>
        <w:t>17-2</w:t>
      </w:r>
      <w:r w:rsidR="007F0521">
        <w:fldChar w:fldCharType="end"/>
      </w:r>
      <w:r w:rsidR="007F0521" w:rsidRPr="004542DE">
        <w:rPr>
          <w:color w:val="333333"/>
          <w:u w:val="single"/>
          <w:lang w:val="ru-RU"/>
        </w:rPr>
        <w:t>.</w:t>
      </w:r>
    </w:p>
    <w:p w14:paraId="4F4EE8DB" w14:textId="72464272" w:rsidR="00EC7A40" w:rsidRPr="004542DE" w:rsidRDefault="00EC7A40" w:rsidP="00A068DD">
      <w:pPr>
        <w:pStyle w:val="ListParagraph"/>
        <w:numPr>
          <w:ilvl w:val="1"/>
          <w:numId w:val="45"/>
        </w:numPr>
        <w:spacing w:before="120" w:after="120"/>
        <w:ind w:left="1134" w:hanging="425"/>
        <w:rPr>
          <w:color w:val="333333"/>
          <w:lang w:val="ru-RU"/>
        </w:rPr>
      </w:pPr>
      <w:r w:rsidRPr="00551D44">
        <w:rPr>
          <w:b/>
          <w:color w:val="333333"/>
          <w:lang w:val="ru-RU"/>
        </w:rPr>
        <w:t xml:space="preserve">- </w:t>
      </w:r>
      <w:r w:rsidR="00674378" w:rsidRPr="00551D44">
        <w:rPr>
          <w:color w:val="333333"/>
          <w:lang w:val="ru-RU"/>
        </w:rPr>
        <w:t xml:space="preserve">Сварные швы с </w:t>
      </w:r>
      <w:r w:rsidR="00C73BDD" w:rsidRPr="00551D44">
        <w:rPr>
          <w:color w:val="333333"/>
          <w:lang w:val="ru-RU"/>
        </w:rPr>
        <w:t>разделкой кромок</w:t>
      </w:r>
      <w:r w:rsidR="00674378" w:rsidRPr="00551D44">
        <w:rPr>
          <w:color w:val="333333"/>
          <w:lang w:val="ru-RU"/>
        </w:rPr>
        <w:t xml:space="preserve">, </w:t>
      </w:r>
      <w:r w:rsidR="008A1CD7" w:rsidRPr="00551D44">
        <w:rPr>
          <w:color w:val="333333"/>
          <w:lang w:val="ru-RU"/>
        </w:rPr>
        <w:t>работающие под</w:t>
      </w:r>
      <w:r w:rsidR="00044724" w:rsidRPr="00551D44">
        <w:rPr>
          <w:color w:val="333333"/>
          <w:lang w:val="ru-RU"/>
        </w:rPr>
        <w:t xml:space="preserve"> </w:t>
      </w:r>
      <w:r w:rsidR="008A1CD7" w:rsidRPr="00551D44">
        <w:rPr>
          <w:color w:val="333333"/>
          <w:lang w:val="ru-RU"/>
        </w:rPr>
        <w:t>давлением</w:t>
      </w:r>
      <w:r w:rsidR="00674378" w:rsidRPr="00551D44">
        <w:rPr>
          <w:color w:val="333333"/>
          <w:lang w:val="ru-RU"/>
        </w:rPr>
        <w:t xml:space="preserve">, должны быть с полным </w:t>
      </w:r>
      <w:r w:rsidR="004542DE" w:rsidRPr="00551D44">
        <w:rPr>
          <w:color w:val="333333"/>
          <w:lang w:val="ru-RU"/>
        </w:rPr>
        <w:t xml:space="preserve">проплавлением </w:t>
      </w:r>
      <w:r w:rsidR="004542DE">
        <w:rPr>
          <w:color w:val="333333"/>
          <w:lang w:val="ru-RU"/>
        </w:rPr>
        <w:t>и</w:t>
      </w:r>
      <w:r w:rsidR="00674378" w:rsidRPr="00551D44">
        <w:rPr>
          <w:color w:val="333333"/>
          <w:lang w:val="ru-RU"/>
        </w:rPr>
        <w:t xml:space="preserve"> состоять </w:t>
      </w:r>
      <w:r w:rsidR="00674378" w:rsidRPr="004542DE">
        <w:rPr>
          <w:color w:val="333333"/>
          <w:lang w:val="ru-RU"/>
        </w:rPr>
        <w:t>как минимум из двух слоев.</w:t>
      </w:r>
    </w:p>
    <w:p w14:paraId="2147F2E0" w14:textId="48BE6E21" w:rsidR="00EC7A40" w:rsidRPr="004542DE" w:rsidRDefault="00EC7A40" w:rsidP="00A068DD">
      <w:pPr>
        <w:pStyle w:val="ListParagraph"/>
        <w:numPr>
          <w:ilvl w:val="1"/>
          <w:numId w:val="45"/>
        </w:numPr>
        <w:spacing w:before="120" w:after="120"/>
        <w:ind w:left="1134" w:hanging="425"/>
        <w:rPr>
          <w:color w:val="333333"/>
          <w:lang w:val="ru-RU"/>
        </w:rPr>
      </w:pPr>
      <w:r w:rsidRPr="00551D44">
        <w:rPr>
          <w:b/>
          <w:color w:val="333333"/>
          <w:lang w:val="ru-RU"/>
        </w:rPr>
        <w:t xml:space="preserve">- </w:t>
      </w:r>
      <w:r w:rsidR="00F336FF" w:rsidRPr="00551D44">
        <w:rPr>
          <w:color w:val="333333"/>
          <w:lang w:val="ru-RU"/>
        </w:rPr>
        <w:t xml:space="preserve">Угловые сварные швы, </w:t>
      </w:r>
      <w:r w:rsidR="0047008F" w:rsidRPr="00551D44">
        <w:rPr>
          <w:color w:val="333333"/>
          <w:lang w:val="ru-RU"/>
        </w:rPr>
        <w:t>работающие под давлением</w:t>
      </w:r>
      <w:r w:rsidR="00F336FF" w:rsidRPr="00551D44">
        <w:rPr>
          <w:color w:val="333333"/>
          <w:lang w:val="ru-RU"/>
        </w:rPr>
        <w:t>, включая раструбные сварные швы, должны</w:t>
      </w:r>
      <w:r w:rsidR="004542DE">
        <w:rPr>
          <w:color w:val="333333"/>
          <w:lang w:val="ru-RU"/>
        </w:rPr>
        <w:t xml:space="preserve"> </w:t>
      </w:r>
      <w:r w:rsidR="00F336FF" w:rsidRPr="00551D44">
        <w:rPr>
          <w:color w:val="333333"/>
          <w:lang w:val="ru-RU"/>
        </w:rPr>
        <w:t xml:space="preserve">выполняться </w:t>
      </w:r>
      <w:r w:rsidR="00F336FF" w:rsidRPr="004542DE">
        <w:rPr>
          <w:color w:val="333333"/>
          <w:lang w:val="ru-RU"/>
        </w:rPr>
        <w:t>минимум в два прохода.</w:t>
      </w:r>
    </w:p>
    <w:p w14:paraId="293210BA" w14:textId="05F39F6E" w:rsidR="00EC7A40" w:rsidRPr="004542DE" w:rsidRDefault="00EC7A40" w:rsidP="00A068DD">
      <w:pPr>
        <w:pStyle w:val="ListParagraph"/>
        <w:numPr>
          <w:ilvl w:val="1"/>
          <w:numId w:val="45"/>
        </w:numPr>
        <w:spacing w:before="120" w:after="120"/>
        <w:ind w:left="1134" w:hanging="425"/>
        <w:rPr>
          <w:color w:val="333333"/>
          <w:lang w:val="ru-RU"/>
        </w:rPr>
      </w:pPr>
      <w:r w:rsidRPr="00551D44">
        <w:rPr>
          <w:b/>
          <w:color w:val="333333"/>
          <w:lang w:val="ru-RU"/>
        </w:rPr>
        <w:t xml:space="preserve">- </w:t>
      </w:r>
      <w:r w:rsidR="00D650D9" w:rsidRPr="00551D44">
        <w:rPr>
          <w:color w:val="333333"/>
          <w:lang w:val="ru-RU"/>
        </w:rPr>
        <w:t>Подклад</w:t>
      </w:r>
      <w:r w:rsidR="00247E62">
        <w:rPr>
          <w:color w:val="333333"/>
          <w:lang w:val="ru-RU"/>
        </w:rPr>
        <w:t>ные</w:t>
      </w:r>
      <w:r w:rsidR="00D650D9" w:rsidRPr="00551D44">
        <w:rPr>
          <w:color w:val="333333"/>
          <w:lang w:val="ru-RU"/>
        </w:rPr>
        <w:t xml:space="preserve"> полосы не допускаются для сварных швов, </w:t>
      </w:r>
      <w:r w:rsidR="005C7BEF" w:rsidRPr="00551D44">
        <w:rPr>
          <w:color w:val="333333"/>
          <w:lang w:val="ru-RU"/>
        </w:rPr>
        <w:t>которые работаю</w:t>
      </w:r>
      <w:r w:rsidR="005743AC" w:rsidRPr="00551D44">
        <w:rPr>
          <w:color w:val="333333"/>
          <w:lang w:val="ru-RU"/>
        </w:rPr>
        <w:t>т</w:t>
      </w:r>
      <w:r w:rsidR="005C7BEF" w:rsidRPr="00551D44">
        <w:rPr>
          <w:color w:val="333333"/>
          <w:lang w:val="ru-RU"/>
        </w:rPr>
        <w:t xml:space="preserve"> под давлением</w:t>
      </w:r>
      <w:r w:rsidR="00D650D9" w:rsidRPr="00551D44">
        <w:rPr>
          <w:color w:val="333333"/>
          <w:lang w:val="ru-RU"/>
        </w:rPr>
        <w:t xml:space="preserve">, за исключением </w:t>
      </w:r>
      <w:r w:rsidR="00D650D9" w:rsidRPr="004542DE">
        <w:rPr>
          <w:color w:val="333333"/>
          <w:lang w:val="ru-RU"/>
        </w:rPr>
        <w:t xml:space="preserve">длинного шва при </w:t>
      </w:r>
      <w:r w:rsidR="00D06506" w:rsidRPr="004542DE">
        <w:rPr>
          <w:color w:val="333333"/>
          <w:lang w:val="ru-RU"/>
        </w:rPr>
        <w:t>монтаже</w:t>
      </w:r>
      <w:r w:rsidR="00D650D9" w:rsidRPr="004542DE">
        <w:rPr>
          <w:color w:val="333333"/>
          <w:lang w:val="ru-RU"/>
        </w:rPr>
        <w:t xml:space="preserve"> разъемных компонентов</w:t>
      </w:r>
      <w:r w:rsidR="002B79CC" w:rsidRPr="004542DE">
        <w:rPr>
          <w:color w:val="333333"/>
          <w:lang w:val="ru-RU"/>
        </w:rPr>
        <w:t xml:space="preserve"> капсулы</w:t>
      </w:r>
      <w:r w:rsidR="00D650D9" w:rsidRPr="004542DE">
        <w:rPr>
          <w:color w:val="333333"/>
          <w:lang w:val="ru-RU"/>
        </w:rPr>
        <w:t xml:space="preserve"> (например, фитинг</w:t>
      </w:r>
      <w:r w:rsidR="00D0630F" w:rsidRPr="004542DE">
        <w:rPr>
          <w:color w:val="333333"/>
          <w:lang w:val="ru-RU"/>
        </w:rPr>
        <w:t>и</w:t>
      </w:r>
      <w:r w:rsidR="00D650D9" w:rsidRPr="004542DE">
        <w:rPr>
          <w:color w:val="333333"/>
          <w:lang w:val="ru-RU"/>
        </w:rPr>
        <w:t xml:space="preserve"> для вре</w:t>
      </w:r>
      <w:r w:rsidR="0005259C" w:rsidRPr="004542DE">
        <w:rPr>
          <w:color w:val="333333"/>
          <w:lang w:val="ru-RU"/>
        </w:rPr>
        <w:t>зок к существующ</w:t>
      </w:r>
      <w:r w:rsidR="00586F03" w:rsidRPr="004542DE">
        <w:rPr>
          <w:color w:val="333333"/>
          <w:lang w:val="ru-RU"/>
        </w:rPr>
        <w:t>им объектам</w:t>
      </w:r>
      <w:r w:rsidR="00D650D9" w:rsidRPr="004542DE">
        <w:rPr>
          <w:color w:val="333333"/>
          <w:lang w:val="ru-RU"/>
        </w:rPr>
        <w:t>).</w:t>
      </w:r>
    </w:p>
    <w:p w14:paraId="405A2B63" w14:textId="7D3A2AD9" w:rsidR="00EC7A40" w:rsidRPr="004542DE" w:rsidRDefault="00EC7A40" w:rsidP="00A068DD">
      <w:pPr>
        <w:pStyle w:val="ListParagraph"/>
        <w:numPr>
          <w:ilvl w:val="1"/>
          <w:numId w:val="45"/>
        </w:numPr>
        <w:spacing w:before="120" w:after="120"/>
        <w:ind w:left="1134" w:hanging="425"/>
        <w:rPr>
          <w:color w:val="333333"/>
          <w:lang w:val="ru-RU"/>
        </w:rPr>
      </w:pPr>
      <w:r w:rsidRPr="00551D44">
        <w:rPr>
          <w:b/>
          <w:color w:val="333333"/>
          <w:lang w:val="ru-RU"/>
        </w:rPr>
        <w:t xml:space="preserve">- </w:t>
      </w:r>
      <w:r w:rsidR="00FE022E" w:rsidRPr="00551D44">
        <w:rPr>
          <w:color w:val="333333"/>
          <w:lang w:val="ru-RU"/>
        </w:rPr>
        <w:t xml:space="preserve">Вставки для корневого зазора (плавящиеся вставки по </w:t>
      </w:r>
      <w:r w:rsidR="00FE022E" w:rsidRPr="00551D44">
        <w:rPr>
          <w:color w:val="333333"/>
        </w:rPr>
        <w:t>SFA</w:t>
      </w:r>
      <w:r w:rsidR="00FE022E" w:rsidRPr="00551D44">
        <w:rPr>
          <w:color w:val="333333"/>
          <w:lang w:val="ru-RU"/>
        </w:rPr>
        <w:t xml:space="preserve">-5.30), полностью расплавленные и вплавленные в </w:t>
      </w:r>
      <w:r w:rsidR="00FE022E" w:rsidRPr="004542DE">
        <w:rPr>
          <w:color w:val="333333"/>
          <w:lang w:val="ru-RU"/>
        </w:rPr>
        <w:t>сварной шов, допускаются при условии, что они имеют тот же номинальный состав, что и присадочный металл.</w:t>
      </w:r>
    </w:p>
    <w:p w14:paraId="5E3F5E17" w14:textId="4E922950" w:rsidR="00EC7A40" w:rsidRPr="00551D44" w:rsidRDefault="00EC7A40" w:rsidP="00A068DD">
      <w:pPr>
        <w:pStyle w:val="ListParagraph"/>
        <w:numPr>
          <w:ilvl w:val="1"/>
          <w:numId w:val="45"/>
        </w:numPr>
        <w:spacing w:before="120" w:after="120"/>
        <w:ind w:left="1134" w:hanging="425"/>
        <w:rPr>
          <w:color w:val="333333"/>
          <w:lang w:val="ru-RU"/>
        </w:rPr>
      </w:pPr>
      <w:r w:rsidRPr="00551D44">
        <w:rPr>
          <w:b/>
          <w:color w:val="333333"/>
          <w:lang w:val="ru-RU"/>
        </w:rPr>
        <w:t xml:space="preserve">- </w:t>
      </w:r>
      <w:r w:rsidR="00E91D9A" w:rsidRPr="00551D44">
        <w:rPr>
          <w:color w:val="333333"/>
          <w:lang w:val="ru-RU"/>
        </w:rPr>
        <w:t>Упрочнение (проковка)</w:t>
      </w:r>
      <w:r w:rsidR="00E45F7C" w:rsidRPr="00551D44">
        <w:rPr>
          <w:color w:val="333333"/>
          <w:lang w:val="ru-RU"/>
        </w:rPr>
        <w:t xml:space="preserve"> сварных швов не допускается.</w:t>
      </w:r>
    </w:p>
    <w:p w14:paraId="071FA2A4" w14:textId="542C33A5" w:rsidR="00C546C1" w:rsidRPr="00A068DD" w:rsidRDefault="00EC7A40" w:rsidP="00A068DD">
      <w:pPr>
        <w:pStyle w:val="ListParagraph"/>
        <w:numPr>
          <w:ilvl w:val="1"/>
          <w:numId w:val="45"/>
        </w:numPr>
        <w:tabs>
          <w:tab w:val="left" w:pos="727"/>
        </w:tabs>
        <w:spacing w:before="120" w:after="120"/>
        <w:ind w:left="1134" w:hanging="425"/>
        <w:rPr>
          <w:lang w:val="ru-RU"/>
        </w:rPr>
      </w:pPr>
      <w:r w:rsidRPr="00551D44">
        <w:rPr>
          <w:b/>
          <w:lang w:val="ru-RU"/>
        </w:rPr>
        <w:t xml:space="preserve">- </w:t>
      </w:r>
      <w:r w:rsidR="00013BA2" w:rsidRPr="00551D44">
        <w:rPr>
          <w:lang w:val="ru-RU"/>
        </w:rPr>
        <w:t>Д</w:t>
      </w:r>
      <w:r w:rsidR="00447EBD" w:rsidRPr="00551D44">
        <w:rPr>
          <w:lang w:val="ru-RU"/>
        </w:rPr>
        <w:t xml:space="preserve">ля сварных швов, которые не были завершены в непрерывном режиме до приостановки сварки, </w:t>
      </w:r>
      <w:r w:rsidR="00013BA2" w:rsidRPr="00551D44">
        <w:rPr>
          <w:lang w:val="ru-RU"/>
        </w:rPr>
        <w:t>как минимум</w:t>
      </w:r>
      <w:r w:rsidR="00447EBD" w:rsidRPr="00551D44">
        <w:rPr>
          <w:lang w:val="ru-RU"/>
        </w:rPr>
        <w:t xml:space="preserve"> </w:t>
      </w:r>
      <w:r w:rsidR="00447EBD" w:rsidRPr="004542DE">
        <w:rPr>
          <w:lang w:val="ru-RU"/>
        </w:rPr>
        <w:t>корневой проход, горячий проход и первый заполняющий проход</w:t>
      </w:r>
      <w:r w:rsidR="004667B8" w:rsidRPr="004542DE">
        <w:rPr>
          <w:lang w:val="ru-RU"/>
        </w:rPr>
        <w:t xml:space="preserve"> должны быть </w:t>
      </w:r>
      <w:r w:rsidR="00A70E1D" w:rsidRPr="004542DE">
        <w:rPr>
          <w:lang w:val="ru-RU"/>
        </w:rPr>
        <w:t>завершены</w:t>
      </w:r>
      <w:r w:rsidR="00C60142" w:rsidRPr="004542DE">
        <w:rPr>
          <w:lang w:val="ru-RU"/>
        </w:rPr>
        <w:t xml:space="preserve"> до остановки</w:t>
      </w:r>
      <w:r w:rsidR="00447EBD" w:rsidRPr="004542DE">
        <w:rPr>
          <w:lang w:val="ru-RU"/>
        </w:rPr>
        <w:t xml:space="preserve">. </w:t>
      </w:r>
      <w:r w:rsidR="00904A26" w:rsidRPr="00A068DD">
        <w:rPr>
          <w:rStyle w:val="ts-alignment-element"/>
          <w:lang w:val="ru-RU"/>
        </w:rPr>
        <w:t>Пр</w:t>
      </w:r>
      <w:r w:rsidR="00DC02B7" w:rsidRPr="00A068DD">
        <w:rPr>
          <w:rStyle w:val="ts-alignment-element"/>
          <w:lang w:val="ru-RU"/>
        </w:rPr>
        <w:t>ерывание</w:t>
      </w:r>
      <w:r w:rsidR="00904A26" w:rsidRPr="00A068DD">
        <w:rPr>
          <w:lang w:val="ru-RU"/>
        </w:rPr>
        <w:t xml:space="preserve"> </w:t>
      </w:r>
      <w:r w:rsidR="00904A26" w:rsidRPr="00A068DD">
        <w:rPr>
          <w:rStyle w:val="ts-alignment-element"/>
          <w:lang w:val="ru-RU"/>
        </w:rPr>
        <w:t>сварочных</w:t>
      </w:r>
      <w:r w:rsidR="00904A26" w:rsidRPr="00A068DD">
        <w:rPr>
          <w:lang w:val="ru-RU"/>
        </w:rPr>
        <w:t xml:space="preserve"> </w:t>
      </w:r>
      <w:r w:rsidR="00904A26" w:rsidRPr="00A068DD">
        <w:rPr>
          <w:rStyle w:val="ts-alignment-element"/>
          <w:lang w:val="ru-RU"/>
        </w:rPr>
        <w:t>работ</w:t>
      </w:r>
      <w:r w:rsidR="00904A26" w:rsidRPr="00A068DD">
        <w:rPr>
          <w:lang w:val="ru-RU"/>
        </w:rPr>
        <w:t xml:space="preserve"> </w:t>
      </w:r>
      <w:r w:rsidR="00904A26" w:rsidRPr="00A068DD">
        <w:rPr>
          <w:rStyle w:val="ts-alignment-element"/>
          <w:lang w:val="ru-RU"/>
        </w:rPr>
        <w:t>или</w:t>
      </w:r>
      <w:r w:rsidR="00904A26" w:rsidRPr="00A068DD">
        <w:rPr>
          <w:lang w:val="ru-RU"/>
        </w:rPr>
        <w:t xml:space="preserve"> </w:t>
      </w:r>
      <w:r w:rsidR="00554EF7" w:rsidRPr="00A068DD">
        <w:rPr>
          <w:lang w:val="ru-RU"/>
        </w:rPr>
        <w:t>выполнение и поддержание</w:t>
      </w:r>
      <w:r w:rsidR="00554EF7" w:rsidRPr="00A068DD">
        <w:rPr>
          <w:rStyle w:val="ts-alignment-element"/>
          <w:lang w:val="ru-RU"/>
        </w:rPr>
        <w:t xml:space="preserve"> предварительного</w:t>
      </w:r>
      <w:r w:rsidR="00904A26" w:rsidRPr="00A068DD">
        <w:rPr>
          <w:lang w:val="ru-RU"/>
        </w:rPr>
        <w:t xml:space="preserve"> </w:t>
      </w:r>
      <w:r w:rsidR="00904A26" w:rsidRPr="00A068DD">
        <w:rPr>
          <w:rStyle w:val="ts-alignment-element"/>
          <w:lang w:val="ru-RU"/>
        </w:rPr>
        <w:t>нагрева</w:t>
      </w:r>
      <w:r w:rsidR="00904A26" w:rsidRPr="00A068DD">
        <w:rPr>
          <w:lang w:val="ru-RU"/>
        </w:rPr>
        <w:t xml:space="preserve">, </w:t>
      </w:r>
      <w:r w:rsidR="00904A26" w:rsidRPr="00A068DD">
        <w:rPr>
          <w:rStyle w:val="ts-alignment-element"/>
          <w:lang w:val="ru-RU"/>
        </w:rPr>
        <w:t>когда</w:t>
      </w:r>
      <w:r w:rsidR="00904A26" w:rsidRPr="00A068DD">
        <w:rPr>
          <w:lang w:val="ru-RU"/>
        </w:rPr>
        <w:t xml:space="preserve"> </w:t>
      </w:r>
      <w:r w:rsidR="00904A26" w:rsidRPr="00A068DD">
        <w:rPr>
          <w:rStyle w:val="ts-alignment-element"/>
          <w:lang w:val="ru-RU"/>
        </w:rPr>
        <w:t>это</w:t>
      </w:r>
      <w:r w:rsidR="00904A26" w:rsidRPr="00A068DD">
        <w:rPr>
          <w:lang w:val="ru-RU"/>
        </w:rPr>
        <w:t xml:space="preserve"> </w:t>
      </w:r>
      <w:r w:rsidR="00904A26" w:rsidRPr="00A068DD">
        <w:rPr>
          <w:rStyle w:val="ts-alignment-element"/>
          <w:lang w:val="ru-RU"/>
        </w:rPr>
        <w:t>необходимо,</w:t>
      </w:r>
      <w:r w:rsidR="00904A26" w:rsidRPr="00A068DD">
        <w:rPr>
          <w:lang w:val="ru-RU"/>
        </w:rPr>
        <w:t xml:space="preserve"> </w:t>
      </w:r>
      <w:r w:rsidR="00904A26" w:rsidRPr="00A068DD">
        <w:rPr>
          <w:rStyle w:val="ts-alignment-element"/>
          <w:lang w:val="ru-RU"/>
        </w:rPr>
        <w:t>должно</w:t>
      </w:r>
      <w:r w:rsidR="00904A26" w:rsidRPr="00A068DD">
        <w:rPr>
          <w:lang w:val="ru-RU"/>
        </w:rPr>
        <w:t xml:space="preserve"> </w:t>
      </w:r>
      <w:r w:rsidR="00904A26" w:rsidRPr="00A068DD">
        <w:rPr>
          <w:rStyle w:val="ts-alignment-element"/>
          <w:lang w:val="ru-RU"/>
        </w:rPr>
        <w:t>быть</w:t>
      </w:r>
      <w:r w:rsidR="00FB739A" w:rsidRPr="00A068DD">
        <w:rPr>
          <w:rStyle w:val="ts-alignment-element"/>
          <w:lang w:val="ru-RU"/>
        </w:rPr>
        <w:t xml:space="preserve"> так</w:t>
      </w:r>
      <w:r w:rsidR="00904A26" w:rsidRPr="00A068DD">
        <w:rPr>
          <w:rStyle w:val="ts-alignment-element"/>
          <w:lang w:val="ru-RU"/>
        </w:rPr>
        <w:t>,</w:t>
      </w:r>
      <w:r w:rsidR="00904A26" w:rsidRPr="00A068DD">
        <w:rPr>
          <w:lang w:val="ru-RU"/>
        </w:rPr>
        <w:t xml:space="preserve"> </w:t>
      </w:r>
      <w:r w:rsidR="00904A26" w:rsidRPr="00A068DD">
        <w:rPr>
          <w:rStyle w:val="ts-alignment-element"/>
          <w:lang w:val="ru-RU"/>
        </w:rPr>
        <w:t>как</w:t>
      </w:r>
      <w:r w:rsidR="00904A26" w:rsidRPr="00A068DD">
        <w:rPr>
          <w:lang w:val="ru-RU"/>
        </w:rPr>
        <w:t xml:space="preserve"> </w:t>
      </w:r>
      <w:r w:rsidR="00904A26" w:rsidRPr="00A068DD">
        <w:rPr>
          <w:rStyle w:val="ts-alignment-element"/>
          <w:lang w:val="ru-RU"/>
        </w:rPr>
        <w:t>описано</w:t>
      </w:r>
      <w:r w:rsidR="00904A26" w:rsidRPr="00A068DD">
        <w:rPr>
          <w:lang w:val="ru-RU"/>
        </w:rPr>
        <w:t xml:space="preserve"> </w:t>
      </w:r>
      <w:r w:rsidR="00904A26" w:rsidRPr="00A068DD">
        <w:rPr>
          <w:rStyle w:val="ts-alignment-element"/>
          <w:lang w:val="ru-RU"/>
        </w:rPr>
        <w:t>в</w:t>
      </w:r>
      <w:r w:rsidR="00640AE5" w:rsidRPr="00A068DD">
        <w:rPr>
          <w:lang w:val="ru-RU"/>
        </w:rPr>
        <w:t xml:space="preserve"> разделе</w:t>
      </w:r>
      <w:r w:rsidR="009C7013" w:rsidRPr="00A068DD">
        <w:rPr>
          <w:lang w:val="ru-RU"/>
        </w:rPr>
        <w:t xml:space="preserve"> </w:t>
      </w:r>
      <w:r w:rsidR="009C7013">
        <w:fldChar w:fldCharType="begin"/>
      </w:r>
      <w:r w:rsidR="009C7013">
        <w:instrText>HYPERLINK</w:instrText>
      </w:r>
      <w:r w:rsidR="009C7013" w:rsidRPr="007060A8">
        <w:rPr>
          <w:lang w:val="ru-RU"/>
          <w:rPrChange w:id="1449" w:author="Marchenko, Sergey [Tengizchevroil]" w:date="2025-08-09T06:39:00Z" w16du:dateUtc="2025-08-09T01:39:00Z">
            <w:rPr/>
          </w:rPrChange>
        </w:rPr>
        <w:instrText xml:space="preserve"> \</w:instrText>
      </w:r>
      <w:r w:rsidR="009C7013">
        <w:instrText>l</w:instrText>
      </w:r>
      <w:r w:rsidR="009C7013" w:rsidRPr="007060A8">
        <w:rPr>
          <w:lang w:val="ru-RU"/>
          <w:rPrChange w:id="1450" w:author="Marchenko, Sergey [Tengizchevroil]" w:date="2025-08-09T06:39:00Z" w16du:dateUtc="2025-08-09T01:39:00Z">
            <w:rPr/>
          </w:rPrChange>
        </w:rPr>
        <w:instrText xml:space="preserve"> "_</w:instrText>
      </w:r>
      <w:r w:rsidR="009C7013">
        <w:instrText>bookmark</w:instrText>
      </w:r>
      <w:r w:rsidR="009C7013" w:rsidRPr="007060A8">
        <w:rPr>
          <w:lang w:val="ru-RU"/>
          <w:rPrChange w:id="1451" w:author="Marchenko, Sergey [Tengizchevroil]" w:date="2025-08-09T06:39:00Z" w16du:dateUtc="2025-08-09T01:39:00Z">
            <w:rPr/>
          </w:rPrChange>
        </w:rPr>
        <w:instrText>59"</w:instrText>
      </w:r>
      <w:r w:rsidR="009C7013">
        <w:fldChar w:fldCharType="separate"/>
      </w:r>
      <w:r w:rsidR="009C7013" w:rsidRPr="00A068DD">
        <w:rPr>
          <w:u w:val="single"/>
          <w:lang w:val="ru-RU"/>
        </w:rPr>
        <w:t>21</w:t>
      </w:r>
      <w:r w:rsidR="009C7013">
        <w:fldChar w:fldCharType="end"/>
      </w:r>
      <w:r w:rsidR="009C7013" w:rsidRPr="00A068DD">
        <w:rPr>
          <w:lang w:val="ru-RU"/>
        </w:rPr>
        <w:t xml:space="preserve">. </w:t>
      </w:r>
      <w:r w:rsidR="00640AE5" w:rsidRPr="00A068DD">
        <w:rPr>
          <w:lang w:val="ru-RU"/>
        </w:rPr>
        <w:t xml:space="preserve"> </w:t>
      </w:r>
    </w:p>
    <w:p w14:paraId="21793A17" w14:textId="09D3A5AA" w:rsidR="00EC7A40" w:rsidRPr="004542DE" w:rsidRDefault="00EC7A40" w:rsidP="00A068DD">
      <w:pPr>
        <w:pStyle w:val="ListParagraph"/>
        <w:numPr>
          <w:ilvl w:val="1"/>
          <w:numId w:val="45"/>
        </w:numPr>
        <w:tabs>
          <w:tab w:val="left" w:pos="727"/>
        </w:tabs>
        <w:spacing w:before="120" w:after="120"/>
        <w:ind w:left="1134" w:hanging="425"/>
        <w:rPr>
          <w:lang w:val="ru-RU"/>
        </w:rPr>
      </w:pPr>
      <w:r w:rsidRPr="00551D44">
        <w:rPr>
          <w:b/>
          <w:lang w:val="ru-RU"/>
        </w:rPr>
        <w:t xml:space="preserve">- </w:t>
      </w:r>
      <w:r w:rsidR="00EB3976" w:rsidRPr="00551D44">
        <w:rPr>
          <w:color w:val="333333"/>
          <w:lang w:val="ru-RU"/>
        </w:rPr>
        <w:t>По окончании сварки и перед ин</w:t>
      </w:r>
      <w:r w:rsidR="00295722" w:rsidRPr="00551D44">
        <w:rPr>
          <w:color w:val="333333"/>
          <w:lang w:val="ru-RU"/>
        </w:rPr>
        <w:t>с</w:t>
      </w:r>
      <w:r w:rsidR="00EB3976" w:rsidRPr="00551D44">
        <w:rPr>
          <w:color w:val="333333"/>
          <w:lang w:val="ru-RU"/>
        </w:rPr>
        <w:t>пекци</w:t>
      </w:r>
      <w:r w:rsidR="00B4377B" w:rsidRPr="00551D44">
        <w:rPr>
          <w:color w:val="333333"/>
          <w:lang w:val="ru-RU"/>
        </w:rPr>
        <w:t>ей</w:t>
      </w:r>
      <w:r w:rsidR="00295722" w:rsidRPr="00551D44">
        <w:rPr>
          <w:lang w:val="ru-RU"/>
        </w:rPr>
        <w:t xml:space="preserve"> </w:t>
      </w:r>
      <w:r w:rsidR="00295722" w:rsidRPr="00551D44">
        <w:rPr>
          <w:color w:val="333333"/>
          <w:lang w:val="ru-RU"/>
        </w:rPr>
        <w:t>должны быть удалены</w:t>
      </w:r>
      <w:r w:rsidR="00EB3976" w:rsidRPr="00551D44">
        <w:rPr>
          <w:color w:val="333333"/>
          <w:lang w:val="ru-RU"/>
        </w:rPr>
        <w:t xml:space="preserve"> излишки металла шва, шлак, брызги и другие </w:t>
      </w:r>
      <w:r w:rsidR="00EB3976" w:rsidRPr="004542DE">
        <w:rPr>
          <w:color w:val="333333"/>
          <w:lang w:val="ru-RU"/>
        </w:rPr>
        <w:t>посторонние материалы.</w:t>
      </w:r>
    </w:p>
    <w:p w14:paraId="42B6368F" w14:textId="432F5E7C" w:rsidR="00EC7A40" w:rsidRPr="00551D44" w:rsidRDefault="00EC7A40" w:rsidP="00A068DD">
      <w:pPr>
        <w:pStyle w:val="ListParagraph"/>
        <w:numPr>
          <w:ilvl w:val="1"/>
          <w:numId w:val="45"/>
        </w:numPr>
        <w:tabs>
          <w:tab w:val="left" w:pos="727"/>
        </w:tabs>
        <w:spacing w:before="120" w:after="120"/>
        <w:ind w:left="1134" w:hanging="425"/>
        <w:rPr>
          <w:lang w:val="ru-RU"/>
        </w:rPr>
      </w:pPr>
      <w:r w:rsidRPr="00551D44">
        <w:rPr>
          <w:b/>
          <w:lang w:val="ru-RU"/>
        </w:rPr>
        <w:t>-</w:t>
      </w:r>
      <w:r w:rsidRPr="00551D44">
        <w:rPr>
          <w:b/>
          <w:spacing w:val="1"/>
          <w:lang w:val="ru-RU"/>
        </w:rPr>
        <w:t xml:space="preserve"> </w:t>
      </w:r>
      <w:r w:rsidR="00C16C12" w:rsidRPr="00551D44">
        <w:rPr>
          <w:color w:val="333333"/>
          <w:spacing w:val="-5"/>
          <w:lang w:val="ru-RU"/>
        </w:rPr>
        <w:t>Послесварочная термообработка (</w:t>
      </w:r>
      <w:r w:rsidR="00C16C12" w:rsidRPr="00551D44">
        <w:rPr>
          <w:color w:val="333333"/>
          <w:spacing w:val="-5"/>
        </w:rPr>
        <w:t>PWHT</w:t>
      </w:r>
      <w:r w:rsidR="00C16C12" w:rsidRPr="00551D44">
        <w:rPr>
          <w:color w:val="333333"/>
          <w:spacing w:val="-5"/>
          <w:lang w:val="ru-RU"/>
        </w:rPr>
        <w:t xml:space="preserve">) должна проводиться в соответствии с разделом </w:t>
      </w:r>
      <w:r w:rsidR="00C16C12">
        <w:fldChar w:fldCharType="begin"/>
      </w:r>
      <w:r w:rsidR="00C16C12">
        <w:instrText>HYPERLINK</w:instrText>
      </w:r>
      <w:r w:rsidR="00C16C12" w:rsidRPr="007060A8">
        <w:rPr>
          <w:lang w:val="ru-RU"/>
          <w:rPrChange w:id="1452" w:author="Marchenko, Sergey [Tengizchevroil]" w:date="2025-08-09T06:39:00Z" w16du:dateUtc="2025-08-09T01:39:00Z">
            <w:rPr/>
          </w:rPrChange>
        </w:rPr>
        <w:instrText xml:space="preserve"> \</w:instrText>
      </w:r>
      <w:r w:rsidR="00C16C12">
        <w:instrText>l</w:instrText>
      </w:r>
      <w:r w:rsidR="00C16C12" w:rsidRPr="007060A8">
        <w:rPr>
          <w:lang w:val="ru-RU"/>
          <w:rPrChange w:id="1453" w:author="Marchenko, Sergey [Tengizchevroil]" w:date="2025-08-09T06:39:00Z" w16du:dateUtc="2025-08-09T01:39:00Z">
            <w:rPr/>
          </w:rPrChange>
        </w:rPr>
        <w:instrText xml:space="preserve"> "_</w:instrText>
      </w:r>
      <w:r w:rsidR="00C16C12">
        <w:instrText>bookmark</w:instrText>
      </w:r>
      <w:r w:rsidR="00C16C12" w:rsidRPr="007060A8">
        <w:rPr>
          <w:lang w:val="ru-RU"/>
          <w:rPrChange w:id="1454" w:author="Marchenko, Sergey [Tengizchevroil]" w:date="2025-08-09T06:39:00Z" w16du:dateUtc="2025-08-09T01:39:00Z">
            <w:rPr/>
          </w:rPrChange>
        </w:rPr>
        <w:instrText>67"</w:instrText>
      </w:r>
      <w:r w:rsidR="00C16C12">
        <w:fldChar w:fldCharType="separate"/>
      </w:r>
      <w:r w:rsidR="00C16C12" w:rsidRPr="00551D44">
        <w:rPr>
          <w:spacing w:val="-5"/>
          <w:u w:val="single"/>
          <w:lang w:val="ru-RU"/>
        </w:rPr>
        <w:t>22</w:t>
      </w:r>
      <w:r w:rsidR="00C16C12">
        <w:fldChar w:fldCharType="end"/>
      </w:r>
      <w:r w:rsidR="00C16C12" w:rsidRPr="00551D44">
        <w:rPr>
          <w:color w:val="333333"/>
          <w:spacing w:val="-5"/>
          <w:lang w:val="ru-RU"/>
        </w:rPr>
        <w:t>.</w:t>
      </w:r>
      <w:r w:rsidR="00C16C12" w:rsidRPr="00551D44">
        <w:rPr>
          <w:lang w:val="ru-RU"/>
        </w:rPr>
        <w:t xml:space="preserve"> </w:t>
      </w:r>
    </w:p>
    <w:p w14:paraId="6357DA3F" w14:textId="0A87AD78" w:rsidR="00EC7A40" w:rsidRPr="00551D44" w:rsidRDefault="00EC7A40" w:rsidP="00A068DD">
      <w:pPr>
        <w:pStyle w:val="BodyText"/>
        <w:spacing w:before="120"/>
        <w:ind w:left="1418" w:hanging="284"/>
        <w:rPr>
          <w:sz w:val="22"/>
          <w:szCs w:val="22"/>
          <w:lang w:val="ru-RU"/>
        </w:rPr>
      </w:pPr>
      <w:r w:rsidRPr="00551D44">
        <w:rPr>
          <w:b/>
          <w:sz w:val="22"/>
          <w:szCs w:val="22"/>
          <w:lang w:val="ru-RU"/>
        </w:rPr>
        <w:t>11-12.1</w:t>
      </w:r>
      <w:r w:rsidRPr="00551D44">
        <w:rPr>
          <w:b/>
          <w:spacing w:val="1"/>
          <w:sz w:val="22"/>
          <w:szCs w:val="22"/>
          <w:lang w:val="ru-RU"/>
        </w:rPr>
        <w:t xml:space="preserve"> </w:t>
      </w:r>
      <w:r w:rsidRPr="00551D44">
        <w:rPr>
          <w:b/>
          <w:sz w:val="22"/>
          <w:szCs w:val="22"/>
          <w:lang w:val="ru-RU"/>
        </w:rPr>
        <w:t>-</w:t>
      </w:r>
      <w:r w:rsidRPr="00551D44">
        <w:rPr>
          <w:b/>
          <w:spacing w:val="1"/>
          <w:sz w:val="22"/>
          <w:szCs w:val="22"/>
          <w:lang w:val="ru-RU"/>
        </w:rPr>
        <w:t xml:space="preserve"> </w:t>
      </w:r>
      <w:r w:rsidR="00D90D45" w:rsidRPr="00551D44">
        <w:rPr>
          <w:color w:val="333333"/>
          <w:spacing w:val="-2"/>
          <w:sz w:val="22"/>
          <w:szCs w:val="22"/>
          <w:lang w:val="ru-RU"/>
        </w:rPr>
        <w:t xml:space="preserve">Сварка не допускается после </w:t>
      </w:r>
      <w:r w:rsidR="00D90D45" w:rsidRPr="00551D44">
        <w:rPr>
          <w:color w:val="333333"/>
          <w:spacing w:val="-2"/>
          <w:sz w:val="22"/>
          <w:szCs w:val="22"/>
        </w:rPr>
        <w:t>PWHT</w:t>
      </w:r>
      <w:r w:rsidR="00D90D45" w:rsidRPr="00551D44">
        <w:rPr>
          <w:color w:val="333333"/>
          <w:spacing w:val="-2"/>
          <w:sz w:val="22"/>
          <w:szCs w:val="22"/>
          <w:lang w:val="ru-RU"/>
        </w:rPr>
        <w:t xml:space="preserve"> без </w:t>
      </w:r>
      <w:r w:rsidR="006B0B90" w:rsidRPr="00551D44">
        <w:rPr>
          <w:color w:val="333333"/>
          <w:spacing w:val="-2"/>
          <w:sz w:val="22"/>
          <w:szCs w:val="22"/>
          <w:lang w:val="ru-RU"/>
        </w:rPr>
        <w:t>согласования</w:t>
      </w:r>
      <w:r w:rsidR="00D90D45" w:rsidRPr="00551D44">
        <w:rPr>
          <w:color w:val="333333"/>
          <w:spacing w:val="-2"/>
          <w:sz w:val="22"/>
          <w:szCs w:val="22"/>
          <w:lang w:val="ru-RU"/>
        </w:rPr>
        <w:t xml:space="preserve"> </w:t>
      </w:r>
      <w:r w:rsidR="00041D46" w:rsidRPr="00551D44">
        <w:rPr>
          <w:color w:val="333333"/>
          <w:spacing w:val="-2"/>
          <w:sz w:val="22"/>
          <w:szCs w:val="22"/>
          <w:lang w:val="ru-RU"/>
        </w:rPr>
        <w:t>заказчика</w:t>
      </w:r>
      <w:r w:rsidR="00D90D45" w:rsidRPr="00551D44">
        <w:rPr>
          <w:color w:val="333333"/>
          <w:spacing w:val="-2"/>
          <w:sz w:val="22"/>
          <w:szCs w:val="22"/>
          <w:lang w:val="ru-RU"/>
        </w:rPr>
        <w:t>.</w:t>
      </w:r>
    </w:p>
    <w:p w14:paraId="54004952" w14:textId="50D60C86" w:rsidR="00EC7A40" w:rsidRPr="00551D44" w:rsidRDefault="00EC7A40" w:rsidP="00A068DD">
      <w:pPr>
        <w:pStyle w:val="BodyText"/>
        <w:spacing w:before="120"/>
        <w:ind w:left="1418" w:hanging="284"/>
        <w:rPr>
          <w:color w:val="333333"/>
          <w:spacing w:val="34"/>
          <w:sz w:val="22"/>
          <w:szCs w:val="22"/>
          <w:lang w:val="ru-RU"/>
        </w:rPr>
      </w:pPr>
      <w:r w:rsidRPr="00551D44">
        <w:rPr>
          <w:b/>
          <w:sz w:val="22"/>
          <w:szCs w:val="22"/>
          <w:lang w:val="ru-RU"/>
        </w:rPr>
        <w:t xml:space="preserve">11-12.2 - </w:t>
      </w:r>
      <w:r w:rsidR="00585D61" w:rsidRPr="00551D44">
        <w:rPr>
          <w:color w:val="333333"/>
          <w:sz w:val="22"/>
          <w:szCs w:val="22"/>
          <w:lang w:val="ru-RU"/>
        </w:rPr>
        <w:t xml:space="preserve">Если требуется </w:t>
      </w:r>
      <w:r w:rsidR="00585D61" w:rsidRPr="00551D44">
        <w:rPr>
          <w:color w:val="333333"/>
          <w:sz w:val="22"/>
          <w:szCs w:val="22"/>
        </w:rPr>
        <w:t>PWHT</w:t>
      </w:r>
      <w:r w:rsidR="00585D61" w:rsidRPr="00551D44">
        <w:rPr>
          <w:color w:val="333333"/>
          <w:sz w:val="22"/>
          <w:szCs w:val="22"/>
          <w:lang w:val="ru-RU"/>
        </w:rPr>
        <w:t xml:space="preserve">, это должно быть указано в спецификации </w:t>
      </w:r>
      <w:r w:rsidR="00CA3E91" w:rsidRPr="00551D44">
        <w:rPr>
          <w:color w:val="333333"/>
          <w:sz w:val="22"/>
          <w:szCs w:val="22"/>
          <w:lang w:val="ru-RU"/>
        </w:rPr>
        <w:t>сварочной процедур</w:t>
      </w:r>
      <w:r w:rsidR="00A0427B" w:rsidRPr="00551D44">
        <w:rPr>
          <w:color w:val="333333"/>
          <w:sz w:val="22"/>
          <w:szCs w:val="22"/>
          <w:lang w:val="ru-RU"/>
        </w:rPr>
        <w:t>ы</w:t>
      </w:r>
      <w:r w:rsidR="00585D61" w:rsidRPr="00551D44">
        <w:rPr>
          <w:color w:val="333333"/>
          <w:sz w:val="22"/>
          <w:szCs w:val="22"/>
          <w:lang w:val="ru-RU"/>
        </w:rPr>
        <w:t xml:space="preserve"> (</w:t>
      </w:r>
      <w:r w:rsidR="00585D61" w:rsidRPr="00551D44">
        <w:rPr>
          <w:color w:val="333333"/>
          <w:sz w:val="22"/>
          <w:szCs w:val="22"/>
        </w:rPr>
        <w:t>WPS</w:t>
      </w:r>
      <w:r w:rsidR="00585D61" w:rsidRPr="00551D44">
        <w:rPr>
          <w:color w:val="333333"/>
          <w:sz w:val="22"/>
          <w:szCs w:val="22"/>
          <w:lang w:val="ru-RU"/>
        </w:rPr>
        <w:t>) и подтверждено</w:t>
      </w:r>
      <w:r w:rsidR="00FC6546" w:rsidRPr="00551D44">
        <w:rPr>
          <w:color w:val="333333"/>
          <w:sz w:val="22"/>
          <w:szCs w:val="22"/>
          <w:lang w:val="ru-RU"/>
        </w:rPr>
        <w:t xml:space="preserve"> протокол</w:t>
      </w:r>
      <w:r w:rsidR="006E7E58" w:rsidRPr="00551D44">
        <w:rPr>
          <w:color w:val="333333"/>
          <w:sz w:val="22"/>
          <w:szCs w:val="22"/>
          <w:lang w:val="ru-RU"/>
        </w:rPr>
        <w:t>ами</w:t>
      </w:r>
      <w:r w:rsidR="00CA3E91" w:rsidRPr="00551D44">
        <w:rPr>
          <w:color w:val="333333"/>
          <w:sz w:val="22"/>
          <w:szCs w:val="22"/>
          <w:lang w:val="ru-RU"/>
        </w:rPr>
        <w:t xml:space="preserve"> </w:t>
      </w:r>
      <w:r w:rsidR="00721B64" w:rsidRPr="00551D44">
        <w:rPr>
          <w:color w:val="333333"/>
          <w:sz w:val="22"/>
          <w:szCs w:val="22"/>
          <w:lang w:val="ru-RU"/>
        </w:rPr>
        <w:t>аттестации процедуры (PQR), которые были аттестованы в соответствии с соответствующими правилами ASME Раздел IX QW-407.</w:t>
      </w:r>
    </w:p>
    <w:p w14:paraId="4E43C96C" w14:textId="4A38C6AB" w:rsidR="00EC7A40" w:rsidRPr="004542DE" w:rsidRDefault="00EC7A40" w:rsidP="00A068DD">
      <w:pPr>
        <w:pStyle w:val="ListParagraph"/>
        <w:numPr>
          <w:ilvl w:val="1"/>
          <w:numId w:val="46"/>
        </w:numPr>
        <w:tabs>
          <w:tab w:val="left" w:pos="720"/>
        </w:tabs>
        <w:spacing w:before="120" w:after="120"/>
        <w:ind w:left="1134" w:hanging="425"/>
        <w:rPr>
          <w:color w:val="333333"/>
          <w:lang w:val="ru-RU"/>
        </w:rPr>
      </w:pPr>
      <w:r w:rsidRPr="00551D44">
        <w:rPr>
          <w:b/>
          <w:color w:val="333333"/>
          <w:lang w:val="ru-RU"/>
        </w:rPr>
        <w:t xml:space="preserve">- </w:t>
      </w:r>
      <w:r w:rsidR="00F517DD" w:rsidRPr="00551D44">
        <w:rPr>
          <w:color w:val="333333"/>
          <w:lang w:val="ru-RU"/>
        </w:rPr>
        <w:t xml:space="preserve">Сварные швы, горячие и холодные гибы радиусом менее пяти наружных диаметров трубы должны подвергаться </w:t>
      </w:r>
      <w:r w:rsidR="00F517DD" w:rsidRPr="004542DE">
        <w:rPr>
          <w:color w:val="333333"/>
          <w:lang w:val="ru-RU"/>
        </w:rPr>
        <w:t>термической обработке в соответствии с настоящей спецификацией.</w:t>
      </w:r>
    </w:p>
    <w:p w14:paraId="1A3B3059" w14:textId="70B3B43E" w:rsidR="009051AC" w:rsidRPr="00A71D79" w:rsidRDefault="00EC7A40" w:rsidP="00A71D79">
      <w:pPr>
        <w:pStyle w:val="ListParagraph"/>
        <w:numPr>
          <w:ilvl w:val="1"/>
          <w:numId w:val="46"/>
        </w:numPr>
        <w:tabs>
          <w:tab w:val="left" w:pos="720"/>
        </w:tabs>
        <w:spacing w:before="120" w:after="120"/>
        <w:ind w:left="1134" w:hanging="425"/>
        <w:rPr>
          <w:color w:val="333333"/>
          <w:lang w:val="ru-RU"/>
        </w:rPr>
      </w:pPr>
      <w:r w:rsidRPr="00551D44">
        <w:rPr>
          <w:b/>
          <w:color w:val="333333"/>
          <w:lang w:val="ru-RU"/>
        </w:rPr>
        <w:t xml:space="preserve">- </w:t>
      </w:r>
      <w:r w:rsidR="00381164" w:rsidRPr="00551D44">
        <w:rPr>
          <w:color w:val="333333"/>
          <w:lang w:val="ru-RU"/>
        </w:rPr>
        <w:t xml:space="preserve">Требуется </w:t>
      </w:r>
      <w:r w:rsidR="00A90152" w:rsidRPr="00551D44">
        <w:rPr>
          <w:color w:val="333333"/>
          <w:lang w:val="ru-RU"/>
        </w:rPr>
        <w:t>одобрение со стороны</w:t>
      </w:r>
      <w:r w:rsidR="00381164" w:rsidRPr="00551D44">
        <w:rPr>
          <w:color w:val="333333"/>
          <w:lang w:val="ru-RU"/>
        </w:rPr>
        <w:t xml:space="preserve"> </w:t>
      </w:r>
      <w:r w:rsidR="004A0947" w:rsidRPr="00551D44">
        <w:rPr>
          <w:color w:val="333333"/>
          <w:lang w:val="ru-RU"/>
        </w:rPr>
        <w:t>заказчика</w:t>
      </w:r>
      <w:r w:rsidR="00381164" w:rsidRPr="00551D44">
        <w:rPr>
          <w:color w:val="333333"/>
          <w:lang w:val="ru-RU"/>
        </w:rPr>
        <w:t xml:space="preserve"> для печи </w:t>
      </w:r>
      <w:r w:rsidR="00381164" w:rsidRPr="00551D44">
        <w:rPr>
          <w:color w:val="333333"/>
        </w:rPr>
        <w:t>PWHT</w:t>
      </w:r>
      <w:r w:rsidR="00381164" w:rsidRPr="00551D44">
        <w:rPr>
          <w:color w:val="333333"/>
          <w:lang w:val="ru-RU"/>
        </w:rPr>
        <w:t xml:space="preserve"> на</w:t>
      </w:r>
      <w:r w:rsidR="00700017" w:rsidRPr="00551D44">
        <w:rPr>
          <w:color w:val="333333"/>
          <w:lang w:val="ru-RU"/>
        </w:rPr>
        <w:t xml:space="preserve"> стыковых</w:t>
      </w:r>
      <w:r w:rsidR="00395DA9" w:rsidRPr="00551D44">
        <w:rPr>
          <w:color w:val="333333"/>
          <w:lang w:val="ru-RU"/>
        </w:rPr>
        <w:t xml:space="preserve"> и</w:t>
      </w:r>
      <w:r w:rsidR="00395DA9" w:rsidRPr="00551D44">
        <w:rPr>
          <w:lang w:val="ru-RU"/>
        </w:rPr>
        <w:t xml:space="preserve"> </w:t>
      </w:r>
      <w:r w:rsidR="00395DA9" w:rsidRPr="00551D44">
        <w:rPr>
          <w:color w:val="333333"/>
          <w:lang w:val="ru-RU"/>
        </w:rPr>
        <w:t>раструбны</w:t>
      </w:r>
      <w:r w:rsidR="00CF16DB" w:rsidRPr="00551D44">
        <w:rPr>
          <w:color w:val="333333"/>
          <w:lang w:val="ru-RU"/>
        </w:rPr>
        <w:t>х</w:t>
      </w:r>
      <w:r w:rsidR="00395DA9" w:rsidRPr="00551D44">
        <w:rPr>
          <w:color w:val="333333"/>
          <w:lang w:val="ru-RU"/>
        </w:rPr>
        <w:t xml:space="preserve"> сварны</w:t>
      </w:r>
      <w:r w:rsidR="00CF16DB" w:rsidRPr="00551D44">
        <w:rPr>
          <w:color w:val="333333"/>
          <w:lang w:val="ru-RU"/>
        </w:rPr>
        <w:t>х</w:t>
      </w:r>
      <w:r w:rsidR="00395DA9" w:rsidRPr="00551D44">
        <w:rPr>
          <w:color w:val="333333"/>
          <w:lang w:val="ru-RU"/>
        </w:rPr>
        <w:t xml:space="preserve"> шв</w:t>
      </w:r>
      <w:r w:rsidR="00CF16DB" w:rsidRPr="00551D44">
        <w:rPr>
          <w:color w:val="333333"/>
          <w:lang w:val="ru-RU"/>
        </w:rPr>
        <w:t>ах запорной</w:t>
      </w:r>
      <w:r w:rsidR="004542DE">
        <w:rPr>
          <w:color w:val="333333"/>
          <w:lang w:val="ru-RU"/>
        </w:rPr>
        <w:t xml:space="preserve"> </w:t>
      </w:r>
      <w:r w:rsidR="00CF16DB" w:rsidRPr="004542DE">
        <w:rPr>
          <w:color w:val="333333"/>
          <w:lang w:val="ru-RU"/>
        </w:rPr>
        <w:t>арматуры</w:t>
      </w:r>
      <w:r w:rsidR="00381164" w:rsidRPr="004542DE">
        <w:rPr>
          <w:color w:val="333333"/>
          <w:lang w:val="ru-RU"/>
        </w:rPr>
        <w:t xml:space="preserve">. С </w:t>
      </w:r>
      <w:r w:rsidR="006B6CEC" w:rsidRPr="004542DE">
        <w:rPr>
          <w:color w:val="333333"/>
          <w:lang w:val="ru-RU"/>
        </w:rPr>
        <w:t>согласования</w:t>
      </w:r>
      <w:r w:rsidR="00381164" w:rsidRPr="004542DE">
        <w:rPr>
          <w:color w:val="333333"/>
          <w:lang w:val="ru-RU"/>
        </w:rPr>
        <w:t xml:space="preserve"> </w:t>
      </w:r>
      <w:r w:rsidR="0035403D" w:rsidRPr="004542DE">
        <w:rPr>
          <w:color w:val="333333"/>
          <w:lang w:val="ru-RU"/>
        </w:rPr>
        <w:t>з</w:t>
      </w:r>
      <w:r w:rsidR="00381164" w:rsidRPr="004542DE">
        <w:rPr>
          <w:color w:val="333333"/>
          <w:lang w:val="ru-RU"/>
        </w:rPr>
        <w:t>аказчика клапаны, приваренные в раструб, могут подвергаться термообработке в печи в соответствии с документально оформленными процедурами, предоставленными производителем, включая сопроводительное письмо со ссылкой на проект, для которого был</w:t>
      </w:r>
      <w:r w:rsidR="003D0AE4" w:rsidRPr="004542DE">
        <w:rPr>
          <w:color w:val="333333"/>
          <w:lang w:val="ru-RU"/>
        </w:rPr>
        <w:t>а</w:t>
      </w:r>
      <w:r w:rsidR="00381164" w:rsidRPr="004542DE">
        <w:rPr>
          <w:color w:val="333333"/>
          <w:lang w:val="ru-RU"/>
        </w:rPr>
        <w:t xml:space="preserve"> поставлен</w:t>
      </w:r>
      <w:r w:rsidR="003D0AE4" w:rsidRPr="004542DE">
        <w:rPr>
          <w:color w:val="333333"/>
          <w:lang w:val="ru-RU"/>
        </w:rPr>
        <w:t>а</w:t>
      </w:r>
      <w:r w:rsidR="00381164" w:rsidRPr="004542DE">
        <w:rPr>
          <w:color w:val="333333"/>
          <w:lang w:val="ru-RU"/>
        </w:rPr>
        <w:t xml:space="preserve"> </w:t>
      </w:r>
      <w:r w:rsidR="003D0AE4" w:rsidRPr="004542DE">
        <w:rPr>
          <w:color w:val="333333"/>
          <w:lang w:val="ru-RU"/>
        </w:rPr>
        <w:t xml:space="preserve">запорная </w:t>
      </w:r>
      <w:r w:rsidR="00EB5368" w:rsidRPr="004542DE">
        <w:rPr>
          <w:color w:val="333333"/>
          <w:lang w:val="ru-RU"/>
        </w:rPr>
        <w:t>арматура.</w:t>
      </w:r>
    </w:p>
    <w:p w14:paraId="7F6E7718" w14:textId="0A212D8B" w:rsidR="00EC7A40" w:rsidRPr="00814567" w:rsidRDefault="001E0E46" w:rsidP="00A068DD">
      <w:pPr>
        <w:pStyle w:val="Heading1"/>
        <w:numPr>
          <w:ilvl w:val="0"/>
          <w:numId w:val="68"/>
        </w:numPr>
        <w:spacing w:before="240" w:after="240"/>
        <w:ind w:left="709" w:hanging="709"/>
      </w:pPr>
      <w:bookmarkStart w:id="1455" w:name="_Toc205628157"/>
      <w:r>
        <w:rPr>
          <w:lang w:val="ru-RU"/>
        </w:rPr>
        <w:lastRenderedPageBreak/>
        <w:t>Сварочные процессы</w:t>
      </w:r>
      <w:bookmarkEnd w:id="1455"/>
    </w:p>
    <w:p w14:paraId="4BDBBDBE" w14:textId="5414686C" w:rsidR="00EC7A40" w:rsidRPr="00C3283A" w:rsidRDefault="00EC7A40" w:rsidP="00A068DD">
      <w:pPr>
        <w:pStyle w:val="ListParagraph"/>
        <w:numPr>
          <w:ilvl w:val="1"/>
          <w:numId w:val="47"/>
        </w:numPr>
        <w:spacing w:before="120" w:after="120"/>
        <w:ind w:left="1134" w:hanging="425"/>
        <w:rPr>
          <w:lang w:val="ru-RU"/>
        </w:rPr>
      </w:pPr>
      <w:r w:rsidRPr="00B6223B">
        <w:rPr>
          <w:b/>
          <w:lang w:val="ru-RU"/>
        </w:rPr>
        <w:t xml:space="preserve">- </w:t>
      </w:r>
      <w:r w:rsidR="00E47E52" w:rsidRPr="00B6223B">
        <w:rPr>
          <w:lang w:val="ru-RU"/>
        </w:rPr>
        <w:t xml:space="preserve">Приемлемые сварочные процессы должны быть следующими, если иное не ограничено типами материалов в </w:t>
      </w:r>
      <w:r w:rsidR="00E47E52" w:rsidRPr="00C3283A">
        <w:rPr>
          <w:lang w:val="ru-RU"/>
        </w:rPr>
        <w:t xml:space="preserve">разделах </w:t>
      </w:r>
      <w:r w:rsidR="00E47E52">
        <w:fldChar w:fldCharType="begin"/>
      </w:r>
      <w:r w:rsidR="00E47E52">
        <w:instrText>HYPERLINK</w:instrText>
      </w:r>
      <w:r w:rsidR="00E47E52" w:rsidRPr="007060A8">
        <w:rPr>
          <w:lang w:val="ru-RU"/>
          <w:rPrChange w:id="1456" w:author="Marchenko, Sergey [Tengizchevroil]" w:date="2025-08-09T06:39:00Z" w16du:dateUtc="2025-08-09T01:39:00Z">
            <w:rPr/>
          </w:rPrChange>
        </w:rPr>
        <w:instrText xml:space="preserve"> \</w:instrText>
      </w:r>
      <w:r w:rsidR="00E47E52">
        <w:instrText>l</w:instrText>
      </w:r>
      <w:r w:rsidR="00E47E52" w:rsidRPr="007060A8">
        <w:rPr>
          <w:lang w:val="ru-RU"/>
          <w:rPrChange w:id="1457" w:author="Marchenko, Sergey [Tengizchevroil]" w:date="2025-08-09T06:39:00Z" w16du:dateUtc="2025-08-09T01:39:00Z">
            <w:rPr/>
          </w:rPrChange>
        </w:rPr>
        <w:instrText xml:space="preserve"> "_</w:instrText>
      </w:r>
      <w:r w:rsidR="00E47E52">
        <w:instrText>bookmark</w:instrText>
      </w:r>
      <w:r w:rsidR="00E47E52" w:rsidRPr="007060A8">
        <w:rPr>
          <w:lang w:val="ru-RU"/>
          <w:rPrChange w:id="1458" w:author="Marchenko, Sergey [Tengizchevroil]" w:date="2025-08-09T06:39:00Z" w16du:dateUtc="2025-08-09T01:39:00Z">
            <w:rPr/>
          </w:rPrChange>
        </w:rPr>
        <w:instrText>40"</w:instrText>
      </w:r>
      <w:r w:rsidR="00E47E52">
        <w:fldChar w:fldCharType="separate"/>
      </w:r>
      <w:r w:rsidR="00E47E52" w:rsidRPr="00C3283A">
        <w:rPr>
          <w:u w:val="single"/>
          <w:lang w:val="ru-RU"/>
        </w:rPr>
        <w:t>14</w:t>
      </w:r>
      <w:r w:rsidR="00E47E52">
        <w:fldChar w:fldCharType="end"/>
      </w:r>
      <w:r w:rsidR="00E47E52" w:rsidRPr="00C3283A">
        <w:rPr>
          <w:lang w:val="ru-RU"/>
        </w:rPr>
        <w:t xml:space="preserve"> –</w:t>
      </w:r>
      <w:r w:rsidR="00E82B7D" w:rsidRPr="00C3283A">
        <w:rPr>
          <w:lang w:val="ru-RU"/>
        </w:rPr>
        <w:t xml:space="preserve"> </w:t>
      </w:r>
      <w:r w:rsidR="00E82B7D">
        <w:fldChar w:fldCharType="begin"/>
      </w:r>
      <w:r w:rsidR="00E82B7D">
        <w:instrText>HYPERLINK</w:instrText>
      </w:r>
      <w:r w:rsidR="00E82B7D" w:rsidRPr="007060A8">
        <w:rPr>
          <w:lang w:val="ru-RU"/>
          <w:rPrChange w:id="1459" w:author="Marchenko, Sergey [Tengizchevroil]" w:date="2025-08-09T06:39:00Z" w16du:dateUtc="2025-08-09T01:39:00Z">
            <w:rPr/>
          </w:rPrChange>
        </w:rPr>
        <w:instrText xml:space="preserve"> \</w:instrText>
      </w:r>
      <w:r w:rsidR="00E82B7D">
        <w:instrText>l</w:instrText>
      </w:r>
      <w:r w:rsidR="00E82B7D" w:rsidRPr="007060A8">
        <w:rPr>
          <w:lang w:val="ru-RU"/>
          <w:rPrChange w:id="1460" w:author="Marchenko, Sergey [Tengizchevroil]" w:date="2025-08-09T06:39:00Z" w16du:dateUtc="2025-08-09T01:39:00Z">
            <w:rPr/>
          </w:rPrChange>
        </w:rPr>
        <w:instrText xml:space="preserve"> "_</w:instrText>
      </w:r>
      <w:r w:rsidR="00E82B7D">
        <w:instrText>bookmark</w:instrText>
      </w:r>
      <w:r w:rsidR="00E82B7D" w:rsidRPr="007060A8">
        <w:rPr>
          <w:lang w:val="ru-RU"/>
          <w:rPrChange w:id="1461" w:author="Marchenko, Sergey [Tengizchevroil]" w:date="2025-08-09T06:39:00Z" w16du:dateUtc="2025-08-09T01:39:00Z">
            <w:rPr/>
          </w:rPrChange>
        </w:rPr>
        <w:instrText>54"</w:instrText>
      </w:r>
      <w:r w:rsidR="00E82B7D">
        <w:fldChar w:fldCharType="separate"/>
      </w:r>
      <w:r w:rsidR="00E82B7D" w:rsidRPr="00C3283A">
        <w:rPr>
          <w:u w:val="single"/>
          <w:lang w:val="ru-RU"/>
        </w:rPr>
        <w:t>20</w:t>
      </w:r>
      <w:r w:rsidR="00E82B7D">
        <w:fldChar w:fldCharType="end"/>
      </w:r>
      <w:r w:rsidR="00E82B7D" w:rsidRPr="00C3283A">
        <w:rPr>
          <w:lang w:val="ru-RU"/>
        </w:rPr>
        <w:t xml:space="preserve">. </w:t>
      </w:r>
    </w:p>
    <w:p w14:paraId="480AFCC3" w14:textId="0C54E247" w:rsidR="00EC7A40" w:rsidRPr="00B6223B" w:rsidRDefault="00EC7A40" w:rsidP="008F5BD8">
      <w:pPr>
        <w:spacing w:before="120" w:after="120"/>
        <w:ind w:left="1418" w:hanging="284"/>
        <w:rPr>
          <w:lang w:val="ru-RU"/>
        </w:rPr>
      </w:pPr>
      <w:r w:rsidRPr="00B6223B">
        <w:rPr>
          <w:b/>
          <w:lang w:val="ru-RU"/>
        </w:rPr>
        <w:t>12-1.1</w:t>
      </w:r>
      <w:r w:rsidRPr="00B6223B">
        <w:rPr>
          <w:b/>
          <w:spacing w:val="13"/>
          <w:lang w:val="ru-RU"/>
        </w:rPr>
        <w:t xml:space="preserve"> </w:t>
      </w:r>
      <w:r w:rsidRPr="00B6223B">
        <w:rPr>
          <w:b/>
          <w:lang w:val="ru-RU"/>
        </w:rPr>
        <w:t>-</w:t>
      </w:r>
      <w:r w:rsidRPr="00B6223B">
        <w:rPr>
          <w:b/>
          <w:spacing w:val="3"/>
          <w:lang w:val="ru-RU"/>
        </w:rPr>
        <w:t xml:space="preserve"> </w:t>
      </w:r>
      <w:r w:rsidR="00CA7FCC" w:rsidRPr="00B6223B">
        <w:rPr>
          <w:color w:val="333333"/>
          <w:lang w:val="ru-RU"/>
        </w:rPr>
        <w:t>Дуговая сварка покрытым электродом</w:t>
      </w:r>
      <w:r w:rsidRPr="00B6223B">
        <w:rPr>
          <w:color w:val="333333"/>
          <w:spacing w:val="9"/>
          <w:lang w:val="ru-RU"/>
        </w:rPr>
        <w:t xml:space="preserve"> </w:t>
      </w:r>
      <w:r w:rsidRPr="00B6223B">
        <w:rPr>
          <w:color w:val="333333"/>
          <w:spacing w:val="-2"/>
          <w:lang w:val="ru-RU"/>
        </w:rPr>
        <w:t>(</w:t>
      </w:r>
      <w:r w:rsidRPr="00B6223B">
        <w:rPr>
          <w:color w:val="333333"/>
          <w:spacing w:val="-2"/>
        </w:rPr>
        <w:t>SMAW</w:t>
      </w:r>
      <w:r w:rsidRPr="00B6223B">
        <w:rPr>
          <w:color w:val="333333"/>
          <w:spacing w:val="-2"/>
          <w:lang w:val="ru-RU"/>
        </w:rPr>
        <w:t>).</w:t>
      </w:r>
    </w:p>
    <w:p w14:paraId="68966D14" w14:textId="00D27558" w:rsidR="00EC7A40" w:rsidRPr="00B6223B" w:rsidRDefault="00EC7A40" w:rsidP="008F5BD8">
      <w:pPr>
        <w:pStyle w:val="BodyText"/>
        <w:spacing w:before="120" w:after="120"/>
        <w:ind w:left="1418" w:hanging="284"/>
        <w:rPr>
          <w:sz w:val="22"/>
          <w:szCs w:val="22"/>
          <w:lang w:val="ru-RU"/>
        </w:rPr>
      </w:pPr>
      <w:r w:rsidRPr="00B6223B">
        <w:rPr>
          <w:b/>
          <w:sz w:val="22"/>
          <w:szCs w:val="22"/>
          <w:lang w:val="ru-RU"/>
        </w:rPr>
        <w:t xml:space="preserve">12-1.2 - </w:t>
      </w:r>
      <w:r w:rsidR="005A100F" w:rsidRPr="00B6223B">
        <w:rPr>
          <w:sz w:val="22"/>
          <w:szCs w:val="22"/>
          <w:lang w:val="ru-RU"/>
        </w:rPr>
        <w:t xml:space="preserve">Дуговая сварка </w:t>
      </w:r>
      <w:bookmarkStart w:id="1462" w:name="_Hlk172291343"/>
      <w:r w:rsidR="005A100F" w:rsidRPr="00B6223B">
        <w:rPr>
          <w:sz w:val="22"/>
          <w:szCs w:val="22"/>
          <w:lang w:val="ru-RU"/>
        </w:rPr>
        <w:t>под слоем флюса</w:t>
      </w:r>
      <w:r w:rsidRPr="00B6223B">
        <w:rPr>
          <w:sz w:val="22"/>
          <w:szCs w:val="22"/>
          <w:lang w:val="ru-RU"/>
        </w:rPr>
        <w:t xml:space="preserve"> </w:t>
      </w:r>
      <w:bookmarkEnd w:id="1462"/>
      <w:r w:rsidRPr="00B6223B">
        <w:rPr>
          <w:sz w:val="22"/>
          <w:szCs w:val="22"/>
          <w:lang w:val="ru-RU"/>
        </w:rPr>
        <w:t>(</w:t>
      </w:r>
      <w:r w:rsidRPr="00B6223B">
        <w:rPr>
          <w:sz w:val="22"/>
          <w:szCs w:val="22"/>
        </w:rPr>
        <w:t>SAW</w:t>
      </w:r>
      <w:r w:rsidRPr="00B6223B">
        <w:rPr>
          <w:sz w:val="22"/>
          <w:szCs w:val="22"/>
          <w:lang w:val="ru-RU"/>
        </w:rPr>
        <w:t>).</w:t>
      </w:r>
    </w:p>
    <w:p w14:paraId="6DE39159" w14:textId="6219758A" w:rsidR="00EC7A40" w:rsidRPr="00B6223B" w:rsidRDefault="00EC7A40" w:rsidP="008F5BD8">
      <w:pPr>
        <w:pStyle w:val="BodyText"/>
        <w:spacing w:before="120" w:after="120"/>
        <w:ind w:left="1701" w:hanging="283"/>
        <w:rPr>
          <w:sz w:val="22"/>
          <w:szCs w:val="22"/>
          <w:lang w:val="ru-RU"/>
        </w:rPr>
      </w:pPr>
      <w:r w:rsidRPr="00B6223B">
        <w:rPr>
          <w:b/>
          <w:sz w:val="22"/>
          <w:szCs w:val="22"/>
          <w:lang w:val="ru-RU"/>
        </w:rPr>
        <w:t>12-1.2.1</w:t>
      </w:r>
      <w:r w:rsidRPr="00B6223B">
        <w:rPr>
          <w:b/>
          <w:spacing w:val="5"/>
          <w:sz w:val="22"/>
          <w:szCs w:val="22"/>
          <w:lang w:val="ru-RU"/>
        </w:rPr>
        <w:t xml:space="preserve"> </w:t>
      </w:r>
      <w:r w:rsidRPr="00B6223B">
        <w:rPr>
          <w:b/>
          <w:sz w:val="22"/>
          <w:szCs w:val="22"/>
          <w:lang w:val="ru-RU"/>
        </w:rPr>
        <w:t>-</w:t>
      </w:r>
      <w:r w:rsidRPr="00B6223B">
        <w:rPr>
          <w:b/>
          <w:spacing w:val="4"/>
          <w:sz w:val="22"/>
          <w:szCs w:val="22"/>
          <w:lang w:val="ru-RU"/>
        </w:rPr>
        <w:t xml:space="preserve"> </w:t>
      </w:r>
      <w:r w:rsidR="00043F4F" w:rsidRPr="00B6223B">
        <w:rPr>
          <w:color w:val="333333"/>
          <w:sz w:val="22"/>
          <w:szCs w:val="22"/>
          <w:lang w:val="ru-RU"/>
        </w:rPr>
        <w:t xml:space="preserve">Ручная (полуавтоматическая) </w:t>
      </w:r>
      <w:r w:rsidR="009A37AC" w:rsidRPr="00B6223B">
        <w:rPr>
          <w:color w:val="333333"/>
          <w:sz w:val="22"/>
          <w:szCs w:val="22"/>
          <w:lang w:val="ru-RU"/>
        </w:rPr>
        <w:t xml:space="preserve">дуговая </w:t>
      </w:r>
      <w:r w:rsidR="00043F4F" w:rsidRPr="00B6223B">
        <w:rPr>
          <w:color w:val="333333"/>
          <w:sz w:val="22"/>
          <w:szCs w:val="22"/>
          <w:lang w:val="ru-RU"/>
        </w:rPr>
        <w:t>сварка</w:t>
      </w:r>
      <w:r w:rsidRPr="00B6223B">
        <w:rPr>
          <w:color w:val="333333"/>
          <w:spacing w:val="11"/>
          <w:sz w:val="22"/>
          <w:szCs w:val="22"/>
          <w:lang w:val="ru-RU"/>
        </w:rPr>
        <w:t xml:space="preserve"> </w:t>
      </w:r>
      <w:r w:rsidR="009A37AC" w:rsidRPr="00B6223B">
        <w:rPr>
          <w:color w:val="333333"/>
          <w:spacing w:val="11"/>
          <w:sz w:val="22"/>
          <w:szCs w:val="22"/>
          <w:lang w:val="ru-RU"/>
        </w:rPr>
        <w:t xml:space="preserve">под слоем флюса </w:t>
      </w:r>
      <w:r w:rsidRPr="00B6223B">
        <w:rPr>
          <w:color w:val="333333"/>
          <w:sz w:val="22"/>
          <w:szCs w:val="22"/>
          <w:lang w:val="ru-RU"/>
        </w:rPr>
        <w:t>(</w:t>
      </w:r>
      <w:r w:rsidRPr="00B6223B">
        <w:rPr>
          <w:color w:val="333333"/>
          <w:sz w:val="22"/>
          <w:szCs w:val="22"/>
        </w:rPr>
        <w:t>SAW</w:t>
      </w:r>
      <w:r w:rsidRPr="00B6223B">
        <w:rPr>
          <w:color w:val="333333"/>
          <w:sz w:val="22"/>
          <w:szCs w:val="22"/>
          <w:lang w:val="ru-RU"/>
        </w:rPr>
        <w:t>)</w:t>
      </w:r>
      <w:r w:rsidR="009E5050" w:rsidRPr="00B6223B">
        <w:rPr>
          <w:color w:val="333333"/>
          <w:sz w:val="22"/>
          <w:szCs w:val="22"/>
          <w:lang w:val="ru-RU"/>
        </w:rPr>
        <w:t xml:space="preserve"> не допускается.</w:t>
      </w:r>
    </w:p>
    <w:p w14:paraId="527E8F8E" w14:textId="4E784FA0" w:rsidR="00EC7A40" w:rsidRPr="00B6223B" w:rsidRDefault="00EC7A40" w:rsidP="008F5BD8">
      <w:pPr>
        <w:pStyle w:val="BodyText"/>
        <w:spacing w:before="120" w:after="120"/>
        <w:ind w:left="1701" w:hanging="283"/>
        <w:rPr>
          <w:color w:val="333333"/>
          <w:sz w:val="22"/>
          <w:szCs w:val="22"/>
          <w:lang w:val="ru-RU"/>
        </w:rPr>
      </w:pPr>
      <w:r w:rsidRPr="00B6223B">
        <w:rPr>
          <w:b/>
          <w:sz w:val="22"/>
          <w:szCs w:val="22"/>
          <w:lang w:val="ru-RU"/>
        </w:rPr>
        <w:t xml:space="preserve">12-1.2.2 - </w:t>
      </w:r>
      <w:r w:rsidR="000737C1">
        <w:rPr>
          <w:color w:val="333333"/>
          <w:sz w:val="22"/>
          <w:szCs w:val="22"/>
          <w:lang w:val="ru-RU"/>
        </w:rPr>
        <w:t>Вы</w:t>
      </w:r>
      <w:r w:rsidR="000E5AFE">
        <w:rPr>
          <w:color w:val="333333"/>
          <w:sz w:val="22"/>
          <w:szCs w:val="22"/>
          <w:lang w:val="ru-RU"/>
        </w:rPr>
        <w:t>водные</w:t>
      </w:r>
      <w:r w:rsidR="00BB1AA4" w:rsidRPr="00B6223B">
        <w:rPr>
          <w:color w:val="333333"/>
          <w:sz w:val="22"/>
          <w:szCs w:val="22"/>
          <w:lang w:val="ru-RU"/>
        </w:rPr>
        <w:t xml:space="preserve"> пластины для </w:t>
      </w:r>
      <w:r w:rsidR="005B47CB" w:rsidRPr="00B6223B">
        <w:rPr>
          <w:color w:val="333333"/>
          <w:sz w:val="22"/>
          <w:szCs w:val="22"/>
          <w:lang w:val="ru-RU"/>
        </w:rPr>
        <w:t xml:space="preserve">дуговой </w:t>
      </w:r>
      <w:r w:rsidR="00BB1AA4" w:rsidRPr="00B6223B">
        <w:rPr>
          <w:color w:val="333333"/>
          <w:sz w:val="22"/>
          <w:szCs w:val="22"/>
          <w:lang w:val="ru-RU"/>
        </w:rPr>
        <w:t>сварки под флюсом (</w:t>
      </w:r>
      <w:r w:rsidR="00BB1AA4" w:rsidRPr="00B6223B">
        <w:rPr>
          <w:color w:val="333333"/>
          <w:sz w:val="22"/>
          <w:szCs w:val="22"/>
        </w:rPr>
        <w:t>SAW</w:t>
      </w:r>
      <w:r w:rsidR="00BB1AA4" w:rsidRPr="00B6223B">
        <w:rPr>
          <w:color w:val="333333"/>
          <w:sz w:val="22"/>
          <w:szCs w:val="22"/>
          <w:lang w:val="ru-RU"/>
        </w:rPr>
        <w:t xml:space="preserve">) должны иметь тот же номер </w:t>
      </w:r>
      <w:r w:rsidR="00BB1AA4" w:rsidRPr="00B6223B">
        <w:rPr>
          <w:color w:val="333333"/>
          <w:sz w:val="22"/>
          <w:szCs w:val="22"/>
        </w:rPr>
        <w:t>P</w:t>
      </w:r>
      <w:r w:rsidR="00BB1AA4" w:rsidRPr="00B6223B">
        <w:rPr>
          <w:color w:val="333333"/>
          <w:sz w:val="22"/>
          <w:szCs w:val="22"/>
          <w:lang w:val="ru-RU"/>
        </w:rPr>
        <w:t>, что и основной металл производственного сварного шва.</w:t>
      </w:r>
    </w:p>
    <w:p w14:paraId="0333F4AA" w14:textId="200B6824" w:rsidR="00EC7A40" w:rsidRPr="00B6223B" w:rsidRDefault="00EC7A40" w:rsidP="009051AC">
      <w:pPr>
        <w:pStyle w:val="BodyText"/>
        <w:spacing w:before="120"/>
        <w:ind w:left="1701" w:hanging="283"/>
        <w:rPr>
          <w:color w:val="333333"/>
          <w:sz w:val="22"/>
          <w:szCs w:val="22"/>
          <w:lang w:val="ru-RU"/>
        </w:rPr>
      </w:pPr>
      <w:r w:rsidRPr="00B6223B">
        <w:rPr>
          <w:b/>
          <w:sz w:val="22"/>
          <w:szCs w:val="22"/>
          <w:lang w:val="ru-RU"/>
        </w:rPr>
        <w:t xml:space="preserve">12-1.2.3 - </w:t>
      </w:r>
      <w:bookmarkStart w:id="1463" w:name="_Hlk172361789"/>
      <w:r w:rsidR="0016790F" w:rsidRPr="00B6223B">
        <w:rPr>
          <w:color w:val="333333"/>
          <w:sz w:val="22"/>
          <w:szCs w:val="22"/>
          <w:lang w:val="ru-RU"/>
        </w:rPr>
        <w:t xml:space="preserve">Марка и торговые наименования конкретного производителя, включая </w:t>
      </w:r>
      <w:r w:rsidR="00DA59B1">
        <w:rPr>
          <w:color w:val="333333"/>
          <w:sz w:val="22"/>
          <w:szCs w:val="22"/>
          <w:lang w:val="ru-RU"/>
        </w:rPr>
        <w:t>конкретную</w:t>
      </w:r>
      <w:r w:rsidR="0016790F" w:rsidRPr="00B6223B">
        <w:rPr>
          <w:color w:val="333333"/>
          <w:sz w:val="22"/>
          <w:szCs w:val="22"/>
          <w:lang w:val="ru-RU"/>
        </w:rPr>
        <w:t xml:space="preserve"> комбинацию присадочного металла и флюса, используемых в производстве, должны</w:t>
      </w:r>
      <w:r w:rsidR="009374FA" w:rsidRPr="00B6223B">
        <w:rPr>
          <w:color w:val="333333"/>
          <w:sz w:val="22"/>
          <w:szCs w:val="22"/>
          <w:lang w:val="ru-RU"/>
        </w:rPr>
        <w:t xml:space="preserve"> быть</w:t>
      </w:r>
      <w:r w:rsidR="009437FC" w:rsidRPr="00B6223B">
        <w:rPr>
          <w:color w:val="333333"/>
          <w:sz w:val="22"/>
          <w:szCs w:val="22"/>
          <w:lang w:val="ru-RU"/>
        </w:rPr>
        <w:t xml:space="preserve"> точно такими же</w:t>
      </w:r>
      <w:r w:rsidR="0016790F" w:rsidRPr="00B6223B">
        <w:rPr>
          <w:color w:val="333333"/>
          <w:sz w:val="22"/>
          <w:szCs w:val="22"/>
          <w:lang w:val="ru-RU"/>
        </w:rPr>
        <w:t xml:space="preserve">, как и при аттестации </w:t>
      </w:r>
      <w:r w:rsidR="008219AB" w:rsidRPr="00B6223B">
        <w:rPr>
          <w:color w:val="333333"/>
          <w:sz w:val="22"/>
          <w:szCs w:val="22"/>
          <w:lang w:val="ru-RU"/>
        </w:rPr>
        <w:t>сварочной процедуры</w:t>
      </w:r>
      <w:r w:rsidR="0016790F" w:rsidRPr="00B6223B">
        <w:rPr>
          <w:color w:val="333333"/>
          <w:sz w:val="22"/>
          <w:szCs w:val="22"/>
          <w:lang w:val="ru-RU"/>
        </w:rPr>
        <w:t xml:space="preserve">, и должны быть задокументированы в спецификации </w:t>
      </w:r>
      <w:r w:rsidR="00A44AB6" w:rsidRPr="00B6223B">
        <w:rPr>
          <w:color w:val="333333"/>
          <w:sz w:val="22"/>
          <w:szCs w:val="22"/>
          <w:lang w:val="ru-RU"/>
        </w:rPr>
        <w:t>сварочной процедуры</w:t>
      </w:r>
      <w:r w:rsidR="0016790F" w:rsidRPr="00B6223B">
        <w:rPr>
          <w:color w:val="333333"/>
          <w:sz w:val="22"/>
          <w:szCs w:val="22"/>
          <w:lang w:val="ru-RU"/>
        </w:rPr>
        <w:t xml:space="preserve"> (</w:t>
      </w:r>
      <w:r w:rsidR="0016790F" w:rsidRPr="00B6223B">
        <w:rPr>
          <w:color w:val="333333"/>
          <w:sz w:val="22"/>
          <w:szCs w:val="22"/>
        </w:rPr>
        <w:t>WPS</w:t>
      </w:r>
      <w:r w:rsidR="0016790F" w:rsidRPr="00B6223B">
        <w:rPr>
          <w:color w:val="333333"/>
          <w:sz w:val="22"/>
          <w:szCs w:val="22"/>
          <w:lang w:val="ru-RU"/>
        </w:rPr>
        <w:t>) и протоколе аттестации процедуры (</w:t>
      </w:r>
      <w:r w:rsidR="0016790F" w:rsidRPr="00B6223B">
        <w:rPr>
          <w:color w:val="333333"/>
          <w:sz w:val="22"/>
          <w:szCs w:val="22"/>
        </w:rPr>
        <w:t>PQR</w:t>
      </w:r>
      <w:r w:rsidR="0016790F" w:rsidRPr="00B6223B">
        <w:rPr>
          <w:color w:val="333333"/>
          <w:sz w:val="22"/>
          <w:szCs w:val="22"/>
          <w:lang w:val="ru-RU"/>
        </w:rPr>
        <w:t xml:space="preserve">). </w:t>
      </w:r>
      <w:bookmarkEnd w:id="1463"/>
      <w:r w:rsidR="0016790F" w:rsidRPr="00B6223B">
        <w:rPr>
          <w:color w:val="333333"/>
          <w:sz w:val="22"/>
          <w:szCs w:val="22"/>
          <w:lang w:val="ru-RU"/>
        </w:rPr>
        <w:t>Используйте комбинации присадочного металла и флюса одного и того же производителя и в соответствии с рекомендациями производителя.</w:t>
      </w:r>
    </w:p>
    <w:p w14:paraId="7B3DCE88" w14:textId="02FA414F" w:rsidR="00EC7A40" w:rsidRPr="00B6223B" w:rsidRDefault="00EC7A40" w:rsidP="008F5BD8">
      <w:pPr>
        <w:spacing w:before="120" w:after="120"/>
        <w:ind w:left="1701" w:hanging="283"/>
        <w:rPr>
          <w:lang w:val="ru-RU"/>
        </w:rPr>
      </w:pPr>
      <w:r w:rsidRPr="00B6223B">
        <w:rPr>
          <w:b/>
          <w:lang w:val="ru-RU"/>
        </w:rPr>
        <w:t>12-1.2.4</w:t>
      </w:r>
      <w:r w:rsidRPr="00B6223B">
        <w:rPr>
          <w:b/>
          <w:spacing w:val="1"/>
          <w:lang w:val="ru-RU"/>
        </w:rPr>
        <w:t xml:space="preserve"> </w:t>
      </w:r>
      <w:r w:rsidRPr="00B6223B">
        <w:rPr>
          <w:b/>
          <w:lang w:val="ru-RU"/>
        </w:rPr>
        <w:t>-</w:t>
      </w:r>
      <w:r w:rsidRPr="00B6223B">
        <w:rPr>
          <w:b/>
          <w:spacing w:val="1"/>
          <w:lang w:val="ru-RU"/>
        </w:rPr>
        <w:t xml:space="preserve"> </w:t>
      </w:r>
      <w:r w:rsidR="004123F0" w:rsidRPr="00B6223B">
        <w:rPr>
          <w:color w:val="333333"/>
          <w:spacing w:val="-2"/>
          <w:lang w:val="ru-RU"/>
        </w:rPr>
        <w:t xml:space="preserve">Повторно измельченный </w:t>
      </w:r>
      <w:r w:rsidR="00FD4999" w:rsidRPr="00B6223B">
        <w:rPr>
          <w:color w:val="333333"/>
          <w:spacing w:val="-2"/>
          <w:lang w:val="ru-RU"/>
        </w:rPr>
        <w:t>фл</w:t>
      </w:r>
      <w:r w:rsidR="00842F17" w:rsidRPr="00B6223B">
        <w:rPr>
          <w:color w:val="333333"/>
          <w:spacing w:val="-2"/>
          <w:lang w:val="ru-RU"/>
        </w:rPr>
        <w:t>юс</w:t>
      </w:r>
      <w:r w:rsidR="004123F0" w:rsidRPr="00B6223B">
        <w:rPr>
          <w:color w:val="333333"/>
          <w:spacing w:val="-2"/>
          <w:lang w:val="ru-RU"/>
        </w:rPr>
        <w:t xml:space="preserve"> не допускается.</w:t>
      </w:r>
    </w:p>
    <w:p w14:paraId="0D294121" w14:textId="537947CA" w:rsidR="00EC7A40" w:rsidRPr="00B6223B" w:rsidRDefault="00EC7A40" w:rsidP="008F5BD8">
      <w:pPr>
        <w:spacing w:before="120" w:after="120"/>
        <w:ind w:left="1418" w:hanging="284"/>
        <w:rPr>
          <w:lang w:val="ru-RU"/>
        </w:rPr>
      </w:pPr>
      <w:r w:rsidRPr="00B6223B">
        <w:rPr>
          <w:b/>
          <w:lang w:val="ru-RU"/>
        </w:rPr>
        <w:t>12-1.3</w:t>
      </w:r>
      <w:r w:rsidRPr="00B6223B">
        <w:rPr>
          <w:b/>
          <w:spacing w:val="12"/>
          <w:lang w:val="ru-RU"/>
        </w:rPr>
        <w:t xml:space="preserve"> </w:t>
      </w:r>
      <w:r w:rsidRPr="00B6223B">
        <w:rPr>
          <w:b/>
          <w:lang w:val="ru-RU"/>
        </w:rPr>
        <w:t xml:space="preserve">- </w:t>
      </w:r>
      <w:r w:rsidR="00BB31BD" w:rsidRPr="00B6223B">
        <w:rPr>
          <w:lang w:val="ru-RU"/>
        </w:rPr>
        <w:t>Дуговая сварка в среде защитных газов</w:t>
      </w:r>
      <w:r w:rsidRPr="00B6223B">
        <w:rPr>
          <w:spacing w:val="6"/>
          <w:lang w:val="ru-RU"/>
        </w:rPr>
        <w:t xml:space="preserve"> </w:t>
      </w:r>
      <w:r w:rsidRPr="00B6223B">
        <w:rPr>
          <w:spacing w:val="-2"/>
          <w:lang w:val="ru-RU"/>
        </w:rPr>
        <w:t>(</w:t>
      </w:r>
      <w:r w:rsidRPr="00B6223B">
        <w:rPr>
          <w:spacing w:val="-2"/>
        </w:rPr>
        <w:t>GMAW</w:t>
      </w:r>
      <w:r w:rsidRPr="00B6223B">
        <w:rPr>
          <w:spacing w:val="-2"/>
          <w:lang w:val="ru-RU"/>
        </w:rPr>
        <w:t>).</w:t>
      </w:r>
    </w:p>
    <w:p w14:paraId="1775E661" w14:textId="6A02B57B" w:rsidR="00EC7A40" w:rsidRPr="00B6223B" w:rsidRDefault="00EC7A40" w:rsidP="008F5BD8">
      <w:pPr>
        <w:pStyle w:val="BodyText"/>
        <w:spacing w:before="120" w:after="120"/>
        <w:ind w:left="1701" w:hanging="283"/>
        <w:rPr>
          <w:color w:val="333333"/>
          <w:sz w:val="22"/>
          <w:szCs w:val="22"/>
          <w:lang w:val="ru-RU"/>
        </w:rPr>
      </w:pPr>
      <w:r w:rsidRPr="00B6223B">
        <w:rPr>
          <w:b/>
          <w:sz w:val="22"/>
          <w:szCs w:val="22"/>
          <w:lang w:val="ru-RU"/>
        </w:rPr>
        <w:t>12-1.3.1</w:t>
      </w:r>
      <w:r w:rsidRPr="00B6223B">
        <w:rPr>
          <w:b/>
          <w:spacing w:val="-1"/>
          <w:sz w:val="22"/>
          <w:szCs w:val="22"/>
          <w:lang w:val="ru-RU"/>
        </w:rPr>
        <w:t xml:space="preserve"> </w:t>
      </w:r>
      <w:r w:rsidRPr="00B6223B">
        <w:rPr>
          <w:b/>
          <w:sz w:val="22"/>
          <w:szCs w:val="22"/>
          <w:lang w:val="ru-RU"/>
        </w:rPr>
        <w:t xml:space="preserve">- </w:t>
      </w:r>
      <w:r w:rsidR="00B34034" w:rsidRPr="00B6223B">
        <w:rPr>
          <w:color w:val="333333"/>
          <w:sz w:val="22"/>
          <w:szCs w:val="22"/>
          <w:lang w:val="ru-RU"/>
        </w:rPr>
        <w:t>Дуговая сварка в среде защитных газов с коротким замыканием должна использоваться только для корневого и горячего прохода, не превышая 0,375 дюйма (9,5 мм) толщины наплавленного металла сварного шва односторонних стыковых швов с разделкой кромок для любой аттестованной толщины основного металла, где обратная сторона шва недоступна для выполнения подварочного шва. GMAW-S может использоваться для корневого прохода двусторонних сварных швов, в таких случаях корневой проход должен быть полностью удален перед сваркой с обратной стороны.</w:t>
      </w:r>
    </w:p>
    <w:p w14:paraId="0ED905B7" w14:textId="1346BF6B" w:rsidR="00EC7A40" w:rsidRPr="00B6223B" w:rsidRDefault="00EC7A40" w:rsidP="008F5BD8">
      <w:pPr>
        <w:pStyle w:val="BodyText"/>
        <w:spacing w:before="120" w:after="120"/>
        <w:ind w:left="1701" w:hanging="283"/>
        <w:rPr>
          <w:color w:val="333333"/>
          <w:sz w:val="22"/>
          <w:szCs w:val="22"/>
          <w:lang w:val="ru-RU"/>
        </w:rPr>
      </w:pPr>
      <w:r w:rsidRPr="00B6223B">
        <w:rPr>
          <w:b/>
          <w:sz w:val="22"/>
          <w:szCs w:val="22"/>
          <w:lang w:val="ru-RU"/>
        </w:rPr>
        <w:t xml:space="preserve">12-1.3.2 - </w:t>
      </w:r>
      <w:r w:rsidR="005E0B0F" w:rsidRPr="00B6223B">
        <w:rPr>
          <w:color w:val="333333"/>
          <w:sz w:val="22"/>
          <w:szCs w:val="22"/>
          <w:lang w:val="ru-RU"/>
        </w:rPr>
        <w:t>Сварка неповоротного стыка в направлении снизу вверх</w:t>
      </w:r>
      <w:r w:rsidR="008571A2" w:rsidRPr="00B6223B">
        <w:rPr>
          <w:color w:val="333333"/>
          <w:sz w:val="22"/>
          <w:szCs w:val="22"/>
          <w:lang w:val="ru-RU"/>
        </w:rPr>
        <w:t xml:space="preserve"> или сверху вниз</w:t>
      </w:r>
      <w:r w:rsidR="009D323B" w:rsidRPr="00B6223B">
        <w:rPr>
          <w:sz w:val="22"/>
          <w:szCs w:val="22"/>
          <w:lang w:val="ru-RU"/>
        </w:rPr>
        <w:t xml:space="preserve"> выполне</w:t>
      </w:r>
      <w:r w:rsidR="003A5E01">
        <w:rPr>
          <w:sz w:val="22"/>
          <w:szCs w:val="22"/>
          <w:lang w:val="ru-RU"/>
        </w:rPr>
        <w:t>н</w:t>
      </w:r>
      <w:r w:rsidR="00B93690" w:rsidRPr="00B6223B">
        <w:rPr>
          <w:sz w:val="22"/>
          <w:szCs w:val="22"/>
          <w:lang w:val="ru-RU"/>
        </w:rPr>
        <w:t>н</w:t>
      </w:r>
      <w:r w:rsidR="00B670CE" w:rsidRPr="00B6223B">
        <w:rPr>
          <w:sz w:val="22"/>
          <w:szCs w:val="22"/>
          <w:lang w:val="ru-RU"/>
        </w:rPr>
        <w:t>а</w:t>
      </w:r>
      <w:r w:rsidR="003A5E01">
        <w:rPr>
          <w:sz w:val="22"/>
          <w:szCs w:val="22"/>
          <w:lang w:val="ru-RU"/>
        </w:rPr>
        <w:t>я</w:t>
      </w:r>
      <w:r w:rsidR="00A80F1D" w:rsidRPr="00B6223B">
        <w:rPr>
          <w:sz w:val="22"/>
          <w:szCs w:val="22"/>
          <w:lang w:val="ru-RU"/>
        </w:rPr>
        <w:t xml:space="preserve"> </w:t>
      </w:r>
      <w:bookmarkStart w:id="1464" w:name="_Hlk172295524"/>
      <w:r w:rsidR="00A80F1D" w:rsidRPr="00B6223B">
        <w:rPr>
          <w:color w:val="333333"/>
          <w:sz w:val="22"/>
          <w:szCs w:val="22"/>
          <w:lang w:val="ru-RU"/>
        </w:rPr>
        <w:t>дуговой сварк</w:t>
      </w:r>
      <w:r w:rsidR="00B93690" w:rsidRPr="00B6223B">
        <w:rPr>
          <w:color w:val="333333"/>
          <w:sz w:val="22"/>
          <w:szCs w:val="22"/>
          <w:lang w:val="ru-RU"/>
        </w:rPr>
        <w:t>ой</w:t>
      </w:r>
      <w:r w:rsidR="00A80F1D" w:rsidRPr="00B6223B">
        <w:rPr>
          <w:color w:val="333333"/>
          <w:sz w:val="22"/>
          <w:szCs w:val="22"/>
          <w:lang w:val="ru-RU"/>
        </w:rPr>
        <w:t xml:space="preserve"> в среде защитных газов с коротким замыканием</w:t>
      </w:r>
      <w:r w:rsidR="00576794" w:rsidRPr="00B6223B">
        <w:rPr>
          <w:color w:val="333333"/>
          <w:sz w:val="22"/>
          <w:szCs w:val="22"/>
          <w:lang w:val="ru-RU"/>
        </w:rPr>
        <w:t xml:space="preserve"> (GMAW-S)</w:t>
      </w:r>
      <w:bookmarkEnd w:id="1464"/>
      <w:r w:rsidR="00576794" w:rsidRPr="00B6223B">
        <w:rPr>
          <w:color w:val="333333"/>
          <w:sz w:val="22"/>
          <w:szCs w:val="22"/>
          <w:lang w:val="ru-RU"/>
        </w:rPr>
        <w:t xml:space="preserve"> разрешен</w:t>
      </w:r>
      <w:r w:rsidR="00FF42E0" w:rsidRPr="00B6223B">
        <w:rPr>
          <w:color w:val="333333"/>
          <w:sz w:val="22"/>
          <w:szCs w:val="22"/>
          <w:lang w:val="ru-RU"/>
        </w:rPr>
        <w:t>а</w:t>
      </w:r>
      <w:r w:rsidR="00576794" w:rsidRPr="00B6223B">
        <w:rPr>
          <w:color w:val="333333"/>
          <w:sz w:val="22"/>
          <w:szCs w:val="22"/>
          <w:lang w:val="ru-RU"/>
        </w:rPr>
        <w:t xml:space="preserve"> только для корневого прохода.</w:t>
      </w:r>
      <w:r w:rsidR="007E580A" w:rsidRPr="00B6223B">
        <w:rPr>
          <w:color w:val="333333"/>
          <w:sz w:val="22"/>
          <w:szCs w:val="22"/>
          <w:lang w:val="ru-RU"/>
        </w:rPr>
        <w:t xml:space="preserve"> Горячий</w:t>
      </w:r>
      <w:r w:rsidR="00585178" w:rsidRPr="00B6223B">
        <w:rPr>
          <w:color w:val="333333"/>
          <w:sz w:val="22"/>
          <w:szCs w:val="22"/>
          <w:lang w:val="ru-RU"/>
        </w:rPr>
        <w:t xml:space="preserve"> проход</w:t>
      </w:r>
      <w:r w:rsidR="009532F4" w:rsidRPr="00B6223B">
        <w:rPr>
          <w:color w:val="333333"/>
          <w:sz w:val="22"/>
          <w:szCs w:val="22"/>
          <w:lang w:val="ru-RU"/>
        </w:rPr>
        <w:t xml:space="preserve"> должен быть</w:t>
      </w:r>
      <w:r w:rsidR="009758D2" w:rsidRPr="00B6223B">
        <w:rPr>
          <w:color w:val="333333"/>
          <w:sz w:val="22"/>
          <w:szCs w:val="22"/>
          <w:lang w:val="ru-RU"/>
        </w:rPr>
        <w:t xml:space="preserve"> выполнен</w:t>
      </w:r>
      <w:r w:rsidR="009758D2" w:rsidRPr="00B6223B">
        <w:rPr>
          <w:sz w:val="22"/>
          <w:szCs w:val="22"/>
          <w:lang w:val="ru-RU"/>
        </w:rPr>
        <w:t xml:space="preserve"> </w:t>
      </w:r>
      <w:r w:rsidR="009758D2" w:rsidRPr="00B6223B">
        <w:rPr>
          <w:color w:val="333333"/>
          <w:sz w:val="22"/>
          <w:szCs w:val="22"/>
          <w:lang w:val="ru-RU"/>
        </w:rPr>
        <w:t>в направлении снизу вверх.</w:t>
      </w:r>
    </w:p>
    <w:p w14:paraId="5568423B" w14:textId="3E8A5C3C" w:rsidR="00EC7A40" w:rsidRPr="00823481" w:rsidRDefault="00EC7A40" w:rsidP="008F5BD8">
      <w:pPr>
        <w:pStyle w:val="BodyText"/>
        <w:spacing w:before="120" w:after="120"/>
        <w:ind w:left="1701" w:hanging="283"/>
        <w:rPr>
          <w:sz w:val="22"/>
          <w:szCs w:val="22"/>
          <w:lang w:val="ru-RU"/>
        </w:rPr>
      </w:pPr>
      <w:r w:rsidRPr="00B6223B">
        <w:rPr>
          <w:b/>
          <w:sz w:val="22"/>
          <w:szCs w:val="22"/>
          <w:lang w:val="ru-RU"/>
        </w:rPr>
        <w:t xml:space="preserve">12-1.3.3 - </w:t>
      </w:r>
      <w:r w:rsidR="00532873" w:rsidRPr="00532873">
        <w:rPr>
          <w:color w:val="333333"/>
          <w:sz w:val="22"/>
          <w:szCs w:val="22"/>
          <w:lang w:val="ru-RU"/>
        </w:rPr>
        <w:t xml:space="preserve">Газ обратной поддувки </w:t>
      </w:r>
      <w:r w:rsidR="00E72A0F" w:rsidRPr="00B6223B">
        <w:rPr>
          <w:color w:val="333333"/>
          <w:sz w:val="22"/>
          <w:szCs w:val="22"/>
          <w:lang w:val="ru-RU"/>
        </w:rPr>
        <w:t>следует</w:t>
      </w:r>
      <w:r w:rsidR="00A01D27" w:rsidRPr="00B6223B">
        <w:rPr>
          <w:color w:val="333333"/>
          <w:sz w:val="22"/>
          <w:szCs w:val="22"/>
          <w:lang w:val="ru-RU"/>
        </w:rPr>
        <w:t xml:space="preserve"> использова</w:t>
      </w:r>
      <w:r w:rsidR="00F4351D" w:rsidRPr="00B6223B">
        <w:rPr>
          <w:color w:val="333333"/>
          <w:sz w:val="22"/>
          <w:szCs w:val="22"/>
          <w:lang w:val="ru-RU"/>
        </w:rPr>
        <w:t>ть</w:t>
      </w:r>
      <w:r w:rsidR="00FF482D" w:rsidRPr="00B6223B">
        <w:rPr>
          <w:color w:val="333333"/>
          <w:sz w:val="22"/>
          <w:szCs w:val="22"/>
          <w:lang w:val="ru-RU"/>
        </w:rPr>
        <w:t>,</w:t>
      </w:r>
      <w:r w:rsidR="003C45E8" w:rsidRPr="00B6223B">
        <w:rPr>
          <w:sz w:val="22"/>
          <w:szCs w:val="22"/>
          <w:lang w:val="ru-RU"/>
        </w:rPr>
        <w:t xml:space="preserve"> </w:t>
      </w:r>
      <w:r w:rsidR="003C45E8" w:rsidRPr="00B6223B">
        <w:rPr>
          <w:color w:val="333333"/>
          <w:sz w:val="22"/>
          <w:szCs w:val="22"/>
          <w:lang w:val="ru-RU"/>
        </w:rPr>
        <w:t>для корневого и горячего прохода</w:t>
      </w:r>
      <w:r w:rsidR="001C5277" w:rsidRPr="00B6223B">
        <w:rPr>
          <w:color w:val="333333"/>
          <w:sz w:val="22"/>
          <w:szCs w:val="22"/>
          <w:lang w:val="ru-RU"/>
        </w:rPr>
        <w:t xml:space="preserve"> для</w:t>
      </w:r>
      <w:r w:rsidR="005E3891" w:rsidRPr="00B6223B">
        <w:rPr>
          <w:sz w:val="22"/>
          <w:szCs w:val="22"/>
          <w:lang w:val="ru-RU"/>
        </w:rPr>
        <w:t xml:space="preserve"> </w:t>
      </w:r>
      <w:r w:rsidR="005E3891" w:rsidRPr="00B6223B">
        <w:rPr>
          <w:color w:val="333333"/>
          <w:sz w:val="22"/>
          <w:szCs w:val="22"/>
          <w:lang w:val="ru-RU"/>
        </w:rPr>
        <w:t>дугов</w:t>
      </w:r>
      <w:r w:rsidR="001C2B26" w:rsidRPr="00B6223B">
        <w:rPr>
          <w:color w:val="333333"/>
          <w:sz w:val="22"/>
          <w:szCs w:val="22"/>
          <w:lang w:val="ru-RU"/>
        </w:rPr>
        <w:t>ой</w:t>
      </w:r>
      <w:r w:rsidR="005E3891" w:rsidRPr="00B6223B">
        <w:rPr>
          <w:color w:val="333333"/>
          <w:sz w:val="22"/>
          <w:szCs w:val="22"/>
          <w:lang w:val="ru-RU"/>
        </w:rPr>
        <w:t xml:space="preserve"> сварк</w:t>
      </w:r>
      <w:r w:rsidR="004C3F75" w:rsidRPr="00B6223B">
        <w:rPr>
          <w:color w:val="333333"/>
          <w:sz w:val="22"/>
          <w:szCs w:val="22"/>
          <w:lang w:val="ru-RU"/>
        </w:rPr>
        <w:t>и</w:t>
      </w:r>
      <w:r w:rsidR="005E3891" w:rsidRPr="00B6223B">
        <w:rPr>
          <w:color w:val="333333"/>
          <w:sz w:val="22"/>
          <w:szCs w:val="22"/>
          <w:lang w:val="ru-RU"/>
        </w:rPr>
        <w:t xml:space="preserve"> в среде защитных газов с коротким замыканием (GMAW-S)</w:t>
      </w:r>
      <w:r w:rsidR="00FF482D" w:rsidRPr="00B6223B">
        <w:rPr>
          <w:color w:val="333333"/>
          <w:sz w:val="22"/>
          <w:szCs w:val="22"/>
          <w:lang w:val="ru-RU"/>
        </w:rPr>
        <w:t>.</w:t>
      </w:r>
      <w:r w:rsidR="00334B5F" w:rsidRPr="00B6223B">
        <w:rPr>
          <w:sz w:val="22"/>
          <w:szCs w:val="22"/>
          <w:lang w:val="ru-RU"/>
        </w:rPr>
        <w:t xml:space="preserve"> </w:t>
      </w:r>
      <w:r w:rsidR="00334B5F" w:rsidRPr="00B6223B">
        <w:rPr>
          <w:color w:val="333333"/>
          <w:sz w:val="22"/>
          <w:szCs w:val="22"/>
          <w:lang w:val="ru-RU"/>
        </w:rPr>
        <w:t xml:space="preserve">Если материалы P1, P3, P4 или P5A аттестуются без </w:t>
      </w:r>
      <w:r w:rsidR="000C79E4" w:rsidRPr="00B6223B">
        <w:rPr>
          <w:color w:val="333333"/>
          <w:sz w:val="22"/>
          <w:szCs w:val="22"/>
          <w:lang w:val="ru-RU"/>
        </w:rPr>
        <w:t>вспомогательного</w:t>
      </w:r>
      <w:r w:rsidR="00FE75D8" w:rsidRPr="00B6223B">
        <w:rPr>
          <w:color w:val="333333"/>
          <w:sz w:val="22"/>
          <w:szCs w:val="22"/>
          <w:lang w:val="ru-RU"/>
        </w:rPr>
        <w:t xml:space="preserve"> (защитного) </w:t>
      </w:r>
      <w:r w:rsidR="00334B5F" w:rsidRPr="00B6223B">
        <w:rPr>
          <w:color w:val="333333"/>
          <w:sz w:val="22"/>
          <w:szCs w:val="22"/>
          <w:lang w:val="ru-RU"/>
        </w:rPr>
        <w:t>газа,</w:t>
      </w:r>
      <w:r w:rsidR="007B477B" w:rsidRPr="00B6223B">
        <w:rPr>
          <w:color w:val="333333"/>
          <w:sz w:val="22"/>
          <w:szCs w:val="22"/>
          <w:lang w:val="ru-RU"/>
        </w:rPr>
        <w:t xml:space="preserve"> то</w:t>
      </w:r>
      <w:r w:rsidR="00334B5F" w:rsidRPr="00B6223B">
        <w:rPr>
          <w:color w:val="333333"/>
          <w:sz w:val="22"/>
          <w:szCs w:val="22"/>
          <w:lang w:val="ru-RU"/>
        </w:rPr>
        <w:t xml:space="preserve"> </w:t>
      </w:r>
      <w:r w:rsidR="00365A37" w:rsidRPr="00B6223B">
        <w:rPr>
          <w:color w:val="333333"/>
          <w:sz w:val="22"/>
          <w:szCs w:val="22"/>
          <w:lang w:val="ru-RU"/>
        </w:rPr>
        <w:t>вспомогательный</w:t>
      </w:r>
      <w:r w:rsidR="00FE75D8" w:rsidRPr="00B6223B">
        <w:rPr>
          <w:color w:val="333333"/>
          <w:sz w:val="22"/>
          <w:szCs w:val="22"/>
          <w:lang w:val="ru-RU"/>
        </w:rPr>
        <w:t xml:space="preserve"> (защитный) </w:t>
      </w:r>
      <w:r w:rsidR="00334B5F" w:rsidRPr="00B6223B">
        <w:rPr>
          <w:color w:val="333333"/>
          <w:sz w:val="22"/>
          <w:szCs w:val="22"/>
          <w:lang w:val="ru-RU"/>
        </w:rPr>
        <w:t>газ можно не использовать для производственных сварных швов.</w:t>
      </w:r>
    </w:p>
    <w:p w14:paraId="740D3D79" w14:textId="22D3C22F" w:rsidR="00EC7A40" w:rsidRPr="00B6223B" w:rsidRDefault="00EC7A40" w:rsidP="008F5BD8">
      <w:pPr>
        <w:spacing w:before="120" w:after="120"/>
        <w:ind w:left="1701" w:hanging="283"/>
        <w:rPr>
          <w:lang w:val="ru-RU"/>
        </w:rPr>
      </w:pPr>
      <w:r w:rsidRPr="00B6223B">
        <w:rPr>
          <w:b/>
          <w:lang w:val="ru-RU"/>
        </w:rPr>
        <w:t xml:space="preserve">12-1.3.4 - </w:t>
      </w:r>
      <w:r w:rsidR="00685FA8" w:rsidRPr="00B6223B">
        <w:rPr>
          <w:lang w:val="ru-RU"/>
        </w:rPr>
        <w:t>Дуговая сварка в среде защитных газов с коротким замыканием (</w:t>
      </w:r>
      <w:r w:rsidR="00685FA8" w:rsidRPr="00B6223B">
        <w:t>GMAW</w:t>
      </w:r>
      <w:r w:rsidR="00685FA8" w:rsidRPr="00B6223B">
        <w:rPr>
          <w:lang w:val="ru-RU"/>
        </w:rPr>
        <w:t>-</w:t>
      </w:r>
      <w:r w:rsidR="00685FA8" w:rsidRPr="00B6223B">
        <w:t>S</w:t>
      </w:r>
      <w:r w:rsidR="00685FA8" w:rsidRPr="00B6223B">
        <w:rPr>
          <w:lang w:val="ru-RU"/>
        </w:rPr>
        <w:t>)</w:t>
      </w:r>
      <w:r w:rsidR="00783369" w:rsidRPr="00B6223B">
        <w:rPr>
          <w:lang w:val="ru-RU"/>
        </w:rPr>
        <w:t xml:space="preserve"> не должна использоваться для соединений ответвлений, сварных швов </w:t>
      </w:r>
      <w:r w:rsidR="006C5284" w:rsidRPr="00B6223B">
        <w:rPr>
          <w:lang w:val="ru-RU"/>
        </w:rPr>
        <w:t>патрубок</w:t>
      </w:r>
      <w:r w:rsidR="00783369" w:rsidRPr="00B6223B">
        <w:rPr>
          <w:lang w:val="ru-RU"/>
        </w:rPr>
        <w:t>-корпус или раструбных сварных швов.</w:t>
      </w:r>
    </w:p>
    <w:p w14:paraId="1ED0A017" w14:textId="279338EC" w:rsidR="00B776B3" w:rsidRPr="00B6223B" w:rsidRDefault="00EC7A40" w:rsidP="008F5BD8">
      <w:pPr>
        <w:spacing w:before="120" w:after="120"/>
        <w:ind w:left="1701" w:hanging="283"/>
        <w:rPr>
          <w:lang w:val="ru-RU"/>
        </w:rPr>
      </w:pPr>
      <w:r w:rsidRPr="00B6223B">
        <w:rPr>
          <w:b/>
          <w:lang w:val="ru-RU"/>
        </w:rPr>
        <w:t xml:space="preserve">12-1.3.5 - </w:t>
      </w:r>
      <w:r w:rsidR="00C71545" w:rsidRPr="00B6223B">
        <w:rPr>
          <w:lang w:val="ru-RU"/>
        </w:rPr>
        <w:t>Р</w:t>
      </w:r>
      <w:r w:rsidR="00DF36A8" w:rsidRPr="00B6223B">
        <w:rPr>
          <w:lang w:val="ru-RU"/>
        </w:rPr>
        <w:t>аспыл</w:t>
      </w:r>
      <w:r w:rsidR="00D34645" w:rsidRPr="00B6223B">
        <w:rPr>
          <w:lang w:val="ru-RU"/>
        </w:rPr>
        <w:t xml:space="preserve">ительный, импульсный </w:t>
      </w:r>
      <w:r w:rsidR="0014022B" w:rsidRPr="00B6223B">
        <w:rPr>
          <w:lang w:val="ru-RU"/>
        </w:rPr>
        <w:t>или крупнокапельный</w:t>
      </w:r>
      <w:r w:rsidR="00C71545" w:rsidRPr="00B6223B">
        <w:rPr>
          <w:lang w:val="ru-RU"/>
        </w:rPr>
        <w:t xml:space="preserve"> режимы переноса металла</w:t>
      </w:r>
      <w:r w:rsidR="00783F1B" w:rsidRPr="00B6223B">
        <w:rPr>
          <w:lang w:val="ru-RU"/>
        </w:rPr>
        <w:t>,</w:t>
      </w:r>
      <w:r w:rsidR="000C1FB4" w:rsidRPr="00B6223B">
        <w:rPr>
          <w:lang w:val="ru-RU"/>
        </w:rPr>
        <w:t xml:space="preserve"> исполь</w:t>
      </w:r>
      <w:r w:rsidR="00A36D92" w:rsidRPr="00B6223B">
        <w:rPr>
          <w:lang w:val="ru-RU"/>
        </w:rPr>
        <w:t>зуемые для дуговой сварки в среде защитных газов</w:t>
      </w:r>
      <w:r w:rsidR="00783F1B" w:rsidRPr="00B6223B">
        <w:rPr>
          <w:lang w:val="ru-RU"/>
        </w:rPr>
        <w:t>,</w:t>
      </w:r>
      <w:r w:rsidR="009D5656" w:rsidRPr="00B6223B">
        <w:rPr>
          <w:lang w:val="ru-RU"/>
        </w:rPr>
        <w:t xml:space="preserve"> может использоваться для всех проходов сварки материала любой требуемой толщины в любом положении.</w:t>
      </w:r>
      <w:r w:rsidR="004218B2" w:rsidRPr="00B6223B">
        <w:rPr>
          <w:lang w:val="ru-RU"/>
        </w:rPr>
        <w:t xml:space="preserve"> Сварка неповоротного стыка</w:t>
      </w:r>
      <w:r w:rsidR="006F4E28" w:rsidRPr="00B6223B">
        <w:rPr>
          <w:lang w:val="ru-RU"/>
        </w:rPr>
        <w:t xml:space="preserve"> должна </w:t>
      </w:r>
      <w:r w:rsidR="00D747B7" w:rsidRPr="00B6223B">
        <w:rPr>
          <w:lang w:val="ru-RU"/>
        </w:rPr>
        <w:t>осущест</w:t>
      </w:r>
      <w:r w:rsidR="00EF2631" w:rsidRPr="00B6223B">
        <w:rPr>
          <w:lang w:val="ru-RU"/>
        </w:rPr>
        <w:t>в</w:t>
      </w:r>
      <w:r w:rsidR="00D747B7" w:rsidRPr="00B6223B">
        <w:rPr>
          <w:lang w:val="ru-RU"/>
        </w:rPr>
        <w:t>ляться</w:t>
      </w:r>
      <w:r w:rsidR="004218B2" w:rsidRPr="00B6223B">
        <w:rPr>
          <w:lang w:val="ru-RU"/>
        </w:rPr>
        <w:t xml:space="preserve"> в направлении снизу вверх</w:t>
      </w:r>
      <w:r w:rsidR="00D747B7" w:rsidRPr="00B6223B">
        <w:rPr>
          <w:lang w:val="ru-RU"/>
        </w:rPr>
        <w:t xml:space="preserve"> за исключением переноса распылением.</w:t>
      </w:r>
    </w:p>
    <w:p w14:paraId="0354A69C" w14:textId="20A7E867" w:rsidR="00EC7A40" w:rsidRPr="00B6223B" w:rsidRDefault="00EC7A40" w:rsidP="008F5BD8">
      <w:pPr>
        <w:spacing w:before="120" w:after="120"/>
        <w:ind w:left="1701" w:hanging="283"/>
        <w:rPr>
          <w:lang w:val="ru-RU"/>
        </w:rPr>
      </w:pPr>
      <w:r w:rsidRPr="00B6223B">
        <w:rPr>
          <w:b/>
          <w:lang w:val="ru-RU"/>
        </w:rPr>
        <w:t xml:space="preserve">12-1.3.6 - </w:t>
      </w:r>
      <w:r w:rsidR="00C008B7" w:rsidRPr="00B6223B">
        <w:rPr>
          <w:lang w:val="ru-RU"/>
        </w:rPr>
        <w:t>Когда применяется</w:t>
      </w:r>
      <w:r w:rsidR="0023557C" w:rsidRPr="00B6223B">
        <w:rPr>
          <w:lang w:val="ru-RU"/>
        </w:rPr>
        <w:t xml:space="preserve"> </w:t>
      </w:r>
      <w:r w:rsidR="00443E26" w:rsidRPr="00B6223B">
        <w:rPr>
          <w:lang w:val="ru-RU"/>
        </w:rPr>
        <w:t>дугов</w:t>
      </w:r>
      <w:r w:rsidR="006466CC" w:rsidRPr="00B6223B">
        <w:rPr>
          <w:lang w:val="ru-RU"/>
        </w:rPr>
        <w:t>ая</w:t>
      </w:r>
      <w:r w:rsidR="00443E26" w:rsidRPr="00B6223B">
        <w:rPr>
          <w:lang w:val="ru-RU"/>
        </w:rPr>
        <w:t xml:space="preserve"> сварк</w:t>
      </w:r>
      <w:r w:rsidR="006466CC" w:rsidRPr="00B6223B">
        <w:rPr>
          <w:lang w:val="ru-RU"/>
        </w:rPr>
        <w:t>а</w:t>
      </w:r>
      <w:r w:rsidR="00443E26" w:rsidRPr="00B6223B">
        <w:rPr>
          <w:lang w:val="ru-RU"/>
        </w:rPr>
        <w:t xml:space="preserve"> в среде защитных газов с пульсирующей дугой</w:t>
      </w:r>
      <w:r w:rsidR="0023557C" w:rsidRPr="00B6223B">
        <w:rPr>
          <w:lang w:val="ru-RU"/>
        </w:rPr>
        <w:t xml:space="preserve"> (</w:t>
      </w:r>
      <w:r w:rsidR="0023557C" w:rsidRPr="00B6223B">
        <w:t>GMAW</w:t>
      </w:r>
      <w:r w:rsidR="0023557C" w:rsidRPr="00B6223B">
        <w:rPr>
          <w:lang w:val="ru-RU"/>
        </w:rPr>
        <w:t>-</w:t>
      </w:r>
      <w:r w:rsidR="0023557C" w:rsidRPr="00B6223B">
        <w:t>P</w:t>
      </w:r>
      <w:r w:rsidR="0023557C" w:rsidRPr="00B6223B">
        <w:rPr>
          <w:lang w:val="ru-RU"/>
        </w:rPr>
        <w:t>)</w:t>
      </w:r>
      <w:r w:rsidR="009C4557" w:rsidRPr="00B6223B">
        <w:rPr>
          <w:lang w:val="ru-RU"/>
        </w:rPr>
        <w:t>,</w:t>
      </w:r>
      <w:r w:rsidR="0023557C" w:rsidRPr="00B6223B">
        <w:rPr>
          <w:lang w:val="ru-RU"/>
        </w:rPr>
        <w:t xml:space="preserve"> следует использовать ту же марку, модель и настройки программы оборудования, что и при аттестации </w:t>
      </w:r>
      <w:r w:rsidR="002F0602" w:rsidRPr="00B6223B">
        <w:rPr>
          <w:lang w:val="ru-RU"/>
        </w:rPr>
        <w:t>сварочной процедуры</w:t>
      </w:r>
      <w:r w:rsidR="0023557C" w:rsidRPr="00B6223B">
        <w:rPr>
          <w:lang w:val="ru-RU"/>
        </w:rPr>
        <w:t xml:space="preserve">. Эти переменные должны быть указаны в спецификации </w:t>
      </w:r>
      <w:r w:rsidR="00BE580D" w:rsidRPr="00B6223B">
        <w:rPr>
          <w:lang w:val="ru-RU"/>
        </w:rPr>
        <w:t xml:space="preserve">сварочной процедуры </w:t>
      </w:r>
      <w:r w:rsidR="0023557C" w:rsidRPr="00B6223B">
        <w:rPr>
          <w:lang w:val="ru-RU"/>
        </w:rPr>
        <w:t>(</w:t>
      </w:r>
      <w:r w:rsidR="0023557C" w:rsidRPr="00B6223B">
        <w:t>WPS</w:t>
      </w:r>
      <w:r w:rsidR="0023557C" w:rsidRPr="00B6223B">
        <w:rPr>
          <w:lang w:val="ru-RU"/>
        </w:rPr>
        <w:t>) и в</w:t>
      </w:r>
      <w:r w:rsidR="00BE580D" w:rsidRPr="00B6223B">
        <w:rPr>
          <w:lang w:val="ru-RU"/>
        </w:rPr>
        <w:t xml:space="preserve"> протоколе</w:t>
      </w:r>
      <w:r w:rsidR="0023557C" w:rsidRPr="00B6223B">
        <w:rPr>
          <w:lang w:val="ru-RU"/>
        </w:rPr>
        <w:t xml:space="preserve"> </w:t>
      </w:r>
      <w:r w:rsidR="00BE580D" w:rsidRPr="00B6223B">
        <w:rPr>
          <w:lang w:val="ru-RU"/>
        </w:rPr>
        <w:t>аттестации</w:t>
      </w:r>
      <w:r w:rsidR="0023557C" w:rsidRPr="00B6223B">
        <w:rPr>
          <w:lang w:val="ru-RU"/>
        </w:rPr>
        <w:t xml:space="preserve"> процедуры (</w:t>
      </w:r>
      <w:r w:rsidR="0023557C" w:rsidRPr="00B6223B">
        <w:t>PQR</w:t>
      </w:r>
      <w:r w:rsidR="0023557C" w:rsidRPr="00B6223B">
        <w:rPr>
          <w:lang w:val="ru-RU"/>
        </w:rPr>
        <w:t>).</w:t>
      </w:r>
    </w:p>
    <w:p w14:paraId="61885256" w14:textId="0E52840C" w:rsidR="00EC7A40" w:rsidRPr="00B6223B" w:rsidRDefault="00EC7A40" w:rsidP="008F5BD8">
      <w:pPr>
        <w:spacing w:before="120" w:after="120"/>
        <w:ind w:left="1418" w:hanging="284"/>
        <w:rPr>
          <w:lang w:val="ru-RU"/>
        </w:rPr>
      </w:pPr>
      <w:r w:rsidRPr="00B6223B">
        <w:rPr>
          <w:b/>
          <w:lang w:val="ru-RU"/>
        </w:rPr>
        <w:lastRenderedPageBreak/>
        <w:t xml:space="preserve">12-1.4 - </w:t>
      </w:r>
      <w:r w:rsidR="00C02AE0" w:rsidRPr="00B6223B">
        <w:rPr>
          <w:lang w:val="ru-RU"/>
        </w:rPr>
        <w:t>Газовая дуговая сварка вольфрамовым электродом</w:t>
      </w:r>
      <w:r w:rsidRPr="00B6223B">
        <w:rPr>
          <w:lang w:val="ru-RU"/>
        </w:rPr>
        <w:t xml:space="preserve"> (</w:t>
      </w:r>
      <w:r w:rsidRPr="00B6223B">
        <w:t>GTAW</w:t>
      </w:r>
      <w:r w:rsidRPr="00B6223B">
        <w:rPr>
          <w:lang w:val="ru-RU"/>
        </w:rPr>
        <w:t>):</w:t>
      </w:r>
    </w:p>
    <w:p w14:paraId="436333DB" w14:textId="445E7F14" w:rsidR="00EC7A40" w:rsidRPr="00B6223B" w:rsidRDefault="00EC7A40" w:rsidP="008F5BD8">
      <w:pPr>
        <w:spacing w:before="120" w:after="120"/>
        <w:ind w:left="1701" w:hanging="283"/>
        <w:rPr>
          <w:lang w:val="ru-RU"/>
        </w:rPr>
      </w:pPr>
      <w:r w:rsidRPr="00B6223B">
        <w:rPr>
          <w:b/>
          <w:lang w:val="ru-RU"/>
        </w:rPr>
        <w:t xml:space="preserve">12-1.4.1 - </w:t>
      </w:r>
      <w:r w:rsidR="00E22D55" w:rsidRPr="00B6223B">
        <w:rPr>
          <w:lang w:val="ru-RU"/>
        </w:rPr>
        <w:t>Когда</w:t>
      </w:r>
      <w:r w:rsidR="00C8395D" w:rsidRPr="00B6223B">
        <w:rPr>
          <w:lang w:val="ru-RU"/>
        </w:rPr>
        <w:t xml:space="preserve"> импульсный постоянный ток</w:t>
      </w:r>
      <w:r w:rsidR="00FB5601" w:rsidRPr="00B6223B">
        <w:rPr>
          <w:lang w:val="ru-RU"/>
        </w:rPr>
        <w:t xml:space="preserve"> процесса</w:t>
      </w:r>
      <w:r w:rsidR="00E22D55" w:rsidRPr="00B6223B">
        <w:rPr>
          <w:lang w:val="ru-RU"/>
        </w:rPr>
        <w:t xml:space="preserve"> </w:t>
      </w:r>
      <w:r w:rsidR="00E22D55" w:rsidRPr="00B6223B">
        <w:t>GTAW</w:t>
      </w:r>
      <w:r w:rsidR="00E22D55" w:rsidRPr="00B6223B">
        <w:rPr>
          <w:lang w:val="ru-RU"/>
        </w:rPr>
        <w:t xml:space="preserve"> (</w:t>
      </w:r>
      <w:r w:rsidR="005E4FF3" w:rsidRPr="00B6223B">
        <w:rPr>
          <w:lang w:val="ru-RU"/>
        </w:rPr>
        <w:t xml:space="preserve">газовая дуговая сварка вольфрамовым электродом с импульсным током </w:t>
      </w:r>
      <w:r w:rsidR="00E22D55" w:rsidRPr="00B6223B">
        <w:rPr>
          <w:lang w:val="ru-RU"/>
        </w:rPr>
        <w:t>[</w:t>
      </w:r>
      <w:r w:rsidR="00E22D55" w:rsidRPr="00B6223B">
        <w:t>GTAW</w:t>
      </w:r>
      <w:r w:rsidR="00E22D55" w:rsidRPr="00B6223B">
        <w:rPr>
          <w:lang w:val="ru-RU"/>
        </w:rPr>
        <w:t>-</w:t>
      </w:r>
      <w:r w:rsidR="00E22D55" w:rsidRPr="00B6223B">
        <w:t>P</w:t>
      </w:r>
      <w:r w:rsidR="00E22D55" w:rsidRPr="00B6223B">
        <w:rPr>
          <w:lang w:val="ru-RU"/>
        </w:rPr>
        <w:t xml:space="preserve">]), должны использоваться те же настройки марки, модели и программы, что и во время аттестации сварки. Эти переменные должны быть указаны в спецификации </w:t>
      </w:r>
      <w:r w:rsidR="006642EE" w:rsidRPr="00B6223B">
        <w:rPr>
          <w:lang w:val="ru-RU"/>
        </w:rPr>
        <w:t>сварочной процедуры</w:t>
      </w:r>
      <w:r w:rsidR="00E22D55" w:rsidRPr="00B6223B">
        <w:rPr>
          <w:lang w:val="ru-RU"/>
        </w:rPr>
        <w:t xml:space="preserve"> (</w:t>
      </w:r>
      <w:r w:rsidR="00E22D55" w:rsidRPr="00B6223B">
        <w:t>WPS</w:t>
      </w:r>
      <w:r w:rsidR="00E22D55" w:rsidRPr="00B6223B">
        <w:rPr>
          <w:lang w:val="ru-RU"/>
        </w:rPr>
        <w:t xml:space="preserve">) и в </w:t>
      </w:r>
      <w:r w:rsidR="008B0678" w:rsidRPr="00B6223B">
        <w:rPr>
          <w:lang w:val="ru-RU"/>
        </w:rPr>
        <w:t>протоколе</w:t>
      </w:r>
      <w:r w:rsidR="00E22D55" w:rsidRPr="00B6223B">
        <w:rPr>
          <w:lang w:val="ru-RU"/>
        </w:rPr>
        <w:t xml:space="preserve"> </w:t>
      </w:r>
      <w:r w:rsidR="008B0678" w:rsidRPr="00B6223B">
        <w:rPr>
          <w:lang w:val="ru-RU"/>
        </w:rPr>
        <w:t>аттестации</w:t>
      </w:r>
      <w:r w:rsidR="00E22D55" w:rsidRPr="00B6223B">
        <w:rPr>
          <w:lang w:val="ru-RU"/>
        </w:rPr>
        <w:t xml:space="preserve"> процедуры (</w:t>
      </w:r>
      <w:r w:rsidR="00E22D55" w:rsidRPr="00B6223B">
        <w:t>PQR</w:t>
      </w:r>
      <w:r w:rsidR="00E22D55" w:rsidRPr="00B6223B">
        <w:rPr>
          <w:lang w:val="ru-RU"/>
        </w:rPr>
        <w:t>).</w:t>
      </w:r>
    </w:p>
    <w:p w14:paraId="74C1C32C" w14:textId="075819CE" w:rsidR="00EC7A40" w:rsidRPr="00B6223B" w:rsidRDefault="00EC7A40" w:rsidP="008F5BD8">
      <w:pPr>
        <w:spacing w:before="120" w:after="120"/>
        <w:ind w:left="1701" w:hanging="283"/>
        <w:rPr>
          <w:lang w:val="ru-RU"/>
        </w:rPr>
      </w:pPr>
      <w:r w:rsidRPr="00B6223B">
        <w:rPr>
          <w:b/>
          <w:lang w:val="ru-RU"/>
        </w:rPr>
        <w:t xml:space="preserve">12-1.4.2 - </w:t>
      </w:r>
      <w:r w:rsidR="00F66295" w:rsidRPr="00F66295">
        <w:rPr>
          <w:lang w:val="ru-RU"/>
        </w:rPr>
        <w:t xml:space="preserve">Газ обратной поддувки </w:t>
      </w:r>
      <w:r w:rsidR="00A1445F" w:rsidRPr="00B6223B">
        <w:rPr>
          <w:lang w:val="ru-RU"/>
        </w:rPr>
        <w:t>следует использовать, для корневого и горячего прохода</w:t>
      </w:r>
      <w:r w:rsidR="008C5C3D" w:rsidRPr="00B6223B">
        <w:rPr>
          <w:lang w:val="ru-RU"/>
        </w:rPr>
        <w:t xml:space="preserve"> для</w:t>
      </w:r>
      <w:r w:rsidR="000A26FF" w:rsidRPr="00B6223B">
        <w:rPr>
          <w:lang w:val="ru-RU"/>
        </w:rPr>
        <w:t xml:space="preserve"> процесса GTAW</w:t>
      </w:r>
      <w:r w:rsidR="008C5C3D" w:rsidRPr="00B6223B">
        <w:rPr>
          <w:lang w:val="ru-RU"/>
        </w:rPr>
        <w:t>.</w:t>
      </w:r>
      <w:r w:rsidR="000A26FF" w:rsidRPr="00B6223B">
        <w:rPr>
          <w:lang w:val="ru-RU"/>
        </w:rPr>
        <w:t xml:space="preserve"> </w:t>
      </w:r>
      <w:r w:rsidR="005D5A30" w:rsidRPr="00B6223B">
        <w:rPr>
          <w:lang w:val="ru-RU"/>
        </w:rPr>
        <w:t>Если материалы P1, P3, P4 или P5A аттестуются без вспомогательного</w:t>
      </w:r>
      <w:r w:rsidR="00FE75D8" w:rsidRPr="00B6223B">
        <w:rPr>
          <w:lang w:val="ru-RU"/>
        </w:rPr>
        <w:t xml:space="preserve"> </w:t>
      </w:r>
      <w:bookmarkStart w:id="1465" w:name="_Hlk172303387"/>
      <w:r w:rsidR="00FE75D8" w:rsidRPr="00B6223B">
        <w:rPr>
          <w:lang w:val="ru-RU"/>
        </w:rPr>
        <w:t>(защитного)</w:t>
      </w:r>
      <w:r w:rsidR="005D5A30" w:rsidRPr="00B6223B">
        <w:rPr>
          <w:lang w:val="ru-RU"/>
        </w:rPr>
        <w:t xml:space="preserve"> </w:t>
      </w:r>
      <w:bookmarkEnd w:id="1465"/>
      <w:r w:rsidR="005D5A30" w:rsidRPr="00B6223B">
        <w:rPr>
          <w:lang w:val="ru-RU"/>
        </w:rPr>
        <w:t>газа, то вспомогательный</w:t>
      </w:r>
      <w:r w:rsidR="00FE75D8" w:rsidRPr="00B6223B">
        <w:rPr>
          <w:lang w:val="ru-RU"/>
        </w:rPr>
        <w:t xml:space="preserve"> (защитный)</w:t>
      </w:r>
      <w:r w:rsidR="005D5A30" w:rsidRPr="00B6223B">
        <w:rPr>
          <w:lang w:val="ru-RU"/>
        </w:rPr>
        <w:t xml:space="preserve"> газ можно не использовать для производственных сварных швов.</w:t>
      </w:r>
    </w:p>
    <w:p w14:paraId="22059679" w14:textId="15DFE1B8" w:rsidR="00167C66" w:rsidRPr="00B6223B" w:rsidRDefault="00AD189A" w:rsidP="008F5BD8">
      <w:pPr>
        <w:spacing w:before="120" w:after="120"/>
        <w:ind w:left="1701" w:hanging="283"/>
        <w:rPr>
          <w:lang w:val="ru-RU"/>
        </w:rPr>
      </w:pPr>
      <w:bookmarkStart w:id="1466" w:name="_Hlk176259046"/>
      <w:bookmarkStart w:id="1467" w:name="_Hlk176258054"/>
      <w:r w:rsidRPr="00B6223B">
        <w:rPr>
          <w:b/>
          <w:lang w:val="ru-RU"/>
        </w:rPr>
        <w:t xml:space="preserve">12-1.4.3 - </w:t>
      </w:r>
      <w:bookmarkEnd w:id="1466"/>
      <w:r w:rsidR="00C54C56" w:rsidRPr="00B6223B">
        <w:rPr>
          <w:lang w:val="ru-RU"/>
        </w:rPr>
        <w:t>Защитным газом для процесса GTAW должен быть сварочный аргон или гелий с чистотой не менее 99,997% согласно ASME, Section II, Part C, SFA-5.32, Table 1, азот или водород не должны использоваться.</w:t>
      </w:r>
    </w:p>
    <w:p w14:paraId="392E198F" w14:textId="4C0F7FBE" w:rsidR="005B5E2C" w:rsidRPr="00B6223B" w:rsidRDefault="005B5E2C" w:rsidP="008F5BD8">
      <w:pPr>
        <w:spacing w:before="120" w:after="120"/>
        <w:ind w:left="1701" w:hanging="283"/>
        <w:rPr>
          <w:lang w:val="ru-RU"/>
        </w:rPr>
      </w:pPr>
      <w:bookmarkStart w:id="1468" w:name="_Hlk176259111"/>
      <w:bookmarkStart w:id="1469" w:name="_Hlk176259127"/>
      <w:bookmarkStart w:id="1470" w:name="_Hlk176259199"/>
      <w:r w:rsidRPr="00B6223B">
        <w:rPr>
          <w:b/>
          <w:lang w:val="ru-RU"/>
        </w:rPr>
        <w:t xml:space="preserve">12-1.4.4 </w:t>
      </w:r>
      <w:bookmarkEnd w:id="1468"/>
      <w:r w:rsidRPr="00B6223B">
        <w:rPr>
          <w:b/>
          <w:lang w:val="ru-RU"/>
        </w:rPr>
        <w:t xml:space="preserve">- </w:t>
      </w:r>
      <w:bookmarkEnd w:id="1469"/>
      <w:r w:rsidRPr="00B6223B">
        <w:rPr>
          <w:lang w:val="ru-RU"/>
        </w:rPr>
        <w:t>Защитным газом, предназначенным для обратной продувки, должен быть сварочный аргон или гелий, с чистотой не менее 99,997%</w:t>
      </w:r>
    </w:p>
    <w:p w14:paraId="396CD93E" w14:textId="1D77BB25" w:rsidR="00814D18" w:rsidRPr="00B6223B" w:rsidRDefault="00814D18" w:rsidP="008F5BD8">
      <w:pPr>
        <w:spacing w:before="120" w:after="120"/>
        <w:ind w:left="1701" w:hanging="283"/>
        <w:rPr>
          <w:lang w:val="ru-RU"/>
        </w:rPr>
      </w:pPr>
      <w:r w:rsidRPr="00B6223B">
        <w:rPr>
          <w:b/>
          <w:lang w:val="ru-RU"/>
        </w:rPr>
        <w:t xml:space="preserve">12-1.4.5 - </w:t>
      </w:r>
      <w:r w:rsidRPr="00B6223B">
        <w:rPr>
          <w:lang w:val="ru-RU"/>
        </w:rPr>
        <w:t>Односторонние сварные швы должны выполняться с корневым проходом процесс</w:t>
      </w:r>
      <w:r w:rsidR="002E3E37" w:rsidRPr="00B6223B">
        <w:rPr>
          <w:lang w:val="ru-RU"/>
        </w:rPr>
        <w:t>ом</w:t>
      </w:r>
      <w:r w:rsidRPr="00B6223B">
        <w:rPr>
          <w:lang w:val="ru-RU"/>
        </w:rPr>
        <w:t xml:space="preserve"> </w:t>
      </w:r>
      <w:r w:rsidRPr="00B6223B">
        <w:t>GTAW</w:t>
      </w:r>
      <w:r w:rsidRPr="00B6223B">
        <w:rPr>
          <w:lang w:val="ru-RU"/>
        </w:rPr>
        <w:t xml:space="preserve"> и с обратной продувкой до тех пор, пока не будет нанесено не менее 1/4 дюйма (6 мм) толщины металла сварного шва.</w:t>
      </w:r>
    </w:p>
    <w:p w14:paraId="5F3C3EB3" w14:textId="581E0B18" w:rsidR="00E1156C" w:rsidRPr="00B6223B" w:rsidRDefault="00E1156C" w:rsidP="008F5BD8">
      <w:pPr>
        <w:spacing w:before="120" w:after="120"/>
        <w:ind w:left="1701" w:hanging="283"/>
        <w:rPr>
          <w:lang w:val="ru-RU"/>
        </w:rPr>
      </w:pPr>
      <w:r w:rsidRPr="00B6223B">
        <w:rPr>
          <w:b/>
          <w:lang w:val="ru-RU"/>
        </w:rPr>
        <w:t xml:space="preserve">12-1.4.6 - </w:t>
      </w:r>
      <w:r w:rsidR="00C80A4A" w:rsidRPr="00B6223B">
        <w:rPr>
          <w:lang w:val="ru-RU"/>
        </w:rPr>
        <w:t>Содержание кислорода в объеме обратной продувки должно быть менее 0,01 процента (100 частей на миллион).</w:t>
      </w:r>
      <w:r w:rsidR="007C297C" w:rsidRPr="00B6223B">
        <w:rPr>
          <w:lang w:val="ru-RU"/>
        </w:rPr>
        <w:t xml:space="preserve"> Поставщик должен предоставить подробную информацию о методе и оборудовании, которые будут использоваться для мониторинга содержания кислорода в рамках WPS.</w:t>
      </w:r>
    </w:p>
    <w:bookmarkEnd w:id="1467"/>
    <w:bookmarkEnd w:id="1470"/>
    <w:p w14:paraId="486963A6" w14:textId="1B28D65C" w:rsidR="00EC7A40" w:rsidRPr="00B6223B" w:rsidRDefault="00EC7A40" w:rsidP="008F5BD8">
      <w:pPr>
        <w:spacing w:before="120" w:after="120"/>
        <w:ind w:left="1418" w:hanging="284"/>
        <w:rPr>
          <w:lang w:val="ru-RU"/>
        </w:rPr>
      </w:pPr>
      <w:r w:rsidRPr="00B6223B">
        <w:rPr>
          <w:b/>
          <w:lang w:val="ru-RU"/>
        </w:rPr>
        <w:t xml:space="preserve">12-1.5 - </w:t>
      </w:r>
      <w:r w:rsidR="004C248E" w:rsidRPr="00B6223B">
        <w:rPr>
          <w:lang w:val="ru-RU"/>
        </w:rPr>
        <w:t>Дуговая сварка порошковой проволокой в ​​защитных газах</w:t>
      </w:r>
      <w:r w:rsidRPr="00B6223B">
        <w:rPr>
          <w:lang w:val="ru-RU"/>
        </w:rPr>
        <w:t xml:space="preserve"> (</w:t>
      </w:r>
      <w:r w:rsidRPr="00B6223B">
        <w:t>FCAW</w:t>
      </w:r>
      <w:r w:rsidRPr="00B6223B">
        <w:rPr>
          <w:lang w:val="ru-RU"/>
        </w:rPr>
        <w:t>-</w:t>
      </w:r>
      <w:r w:rsidRPr="00B6223B">
        <w:t>G</w:t>
      </w:r>
      <w:r w:rsidRPr="00B6223B">
        <w:rPr>
          <w:lang w:val="ru-RU"/>
        </w:rPr>
        <w:t>):</w:t>
      </w:r>
    </w:p>
    <w:p w14:paraId="10BEDC35" w14:textId="37C95DCE" w:rsidR="00CB12B6" w:rsidRPr="00B6223B" w:rsidRDefault="00EC7A40" w:rsidP="008F5BD8">
      <w:pPr>
        <w:spacing w:before="120" w:after="120"/>
        <w:ind w:left="1701" w:hanging="283"/>
        <w:rPr>
          <w:lang w:val="ru-RU"/>
        </w:rPr>
      </w:pPr>
      <w:r w:rsidRPr="00B6223B">
        <w:rPr>
          <w:b/>
          <w:lang w:val="ru-RU"/>
        </w:rPr>
        <w:t xml:space="preserve">12-1.5.1 - </w:t>
      </w:r>
      <w:r w:rsidR="00CB12B6" w:rsidRPr="00B6223B">
        <w:rPr>
          <w:lang w:val="ru-RU"/>
        </w:rPr>
        <w:t>Марка и торговые наименования конкретного производителя, используемых в производстве, должны быть точно такими же, как и при аттестации</w:t>
      </w:r>
      <w:r w:rsidR="008219AB" w:rsidRPr="00B6223B">
        <w:rPr>
          <w:lang w:val="ru-RU"/>
        </w:rPr>
        <w:t xml:space="preserve"> </w:t>
      </w:r>
      <w:r w:rsidR="00EF7A17" w:rsidRPr="00B6223B">
        <w:rPr>
          <w:lang w:val="ru-RU"/>
        </w:rPr>
        <w:t>сварочной</w:t>
      </w:r>
      <w:r w:rsidR="008219AB" w:rsidRPr="00B6223B">
        <w:rPr>
          <w:lang w:val="ru-RU"/>
        </w:rPr>
        <w:t xml:space="preserve"> процедуры</w:t>
      </w:r>
      <w:r w:rsidR="00CB12B6" w:rsidRPr="00B6223B">
        <w:rPr>
          <w:lang w:val="ru-RU"/>
        </w:rPr>
        <w:t>, и должны быть задокументированы в спецификации сварочной процедуры (WPS) и протоколе аттестации процедуры (PQR).</w:t>
      </w:r>
    </w:p>
    <w:p w14:paraId="2A564ECC" w14:textId="26070064" w:rsidR="00EC7A40" w:rsidRPr="00B6223B" w:rsidRDefault="00EC7A40" w:rsidP="008F5BD8">
      <w:pPr>
        <w:pStyle w:val="BodyText"/>
        <w:spacing w:before="120" w:after="120"/>
        <w:ind w:left="1701" w:hanging="283"/>
        <w:jc w:val="both"/>
        <w:rPr>
          <w:color w:val="333333"/>
          <w:sz w:val="22"/>
          <w:szCs w:val="22"/>
          <w:lang w:val="ru-RU"/>
        </w:rPr>
      </w:pPr>
      <w:r w:rsidRPr="00B6223B">
        <w:rPr>
          <w:b/>
          <w:sz w:val="22"/>
          <w:szCs w:val="22"/>
          <w:lang w:val="ru-RU"/>
        </w:rPr>
        <w:t xml:space="preserve">12-1.5.2 - </w:t>
      </w:r>
      <w:r w:rsidR="002B6546" w:rsidRPr="00B6223B">
        <w:rPr>
          <w:color w:val="333333"/>
          <w:sz w:val="22"/>
          <w:szCs w:val="22"/>
          <w:lang w:val="ru-RU"/>
        </w:rPr>
        <w:t>Дуговую сварку порошковой проволокой в ​​среде защитного газа (</w:t>
      </w:r>
      <w:r w:rsidR="002B6546" w:rsidRPr="00B6223B">
        <w:rPr>
          <w:color w:val="333333"/>
          <w:sz w:val="22"/>
          <w:szCs w:val="22"/>
        </w:rPr>
        <w:t>FCAW</w:t>
      </w:r>
      <w:r w:rsidR="002B6546" w:rsidRPr="00B6223B">
        <w:rPr>
          <w:color w:val="333333"/>
          <w:sz w:val="22"/>
          <w:szCs w:val="22"/>
          <w:lang w:val="ru-RU"/>
        </w:rPr>
        <w:t>-</w:t>
      </w:r>
      <w:r w:rsidR="002B6546" w:rsidRPr="00B6223B">
        <w:rPr>
          <w:color w:val="333333"/>
          <w:sz w:val="22"/>
          <w:szCs w:val="22"/>
        </w:rPr>
        <w:t>G</w:t>
      </w:r>
      <w:r w:rsidR="002B6546" w:rsidRPr="00B6223B">
        <w:rPr>
          <w:color w:val="333333"/>
          <w:sz w:val="22"/>
          <w:szCs w:val="22"/>
          <w:lang w:val="ru-RU"/>
        </w:rPr>
        <w:t>) следует применять</w:t>
      </w:r>
      <w:r w:rsidR="00C97135" w:rsidRPr="00B6223B">
        <w:rPr>
          <w:color w:val="333333"/>
          <w:sz w:val="22"/>
          <w:szCs w:val="22"/>
          <w:lang w:val="ru-RU"/>
        </w:rPr>
        <w:t>,</w:t>
      </w:r>
      <w:r w:rsidR="002B6546" w:rsidRPr="00B6223B">
        <w:rPr>
          <w:color w:val="333333"/>
          <w:sz w:val="22"/>
          <w:szCs w:val="22"/>
          <w:lang w:val="ru-RU"/>
        </w:rPr>
        <w:t xml:space="preserve"> только</w:t>
      </w:r>
      <w:r w:rsidR="00C97135" w:rsidRPr="00B6223B">
        <w:rPr>
          <w:color w:val="333333"/>
          <w:sz w:val="22"/>
          <w:szCs w:val="22"/>
          <w:lang w:val="ru-RU"/>
        </w:rPr>
        <w:t xml:space="preserve"> с</w:t>
      </w:r>
      <w:r w:rsidR="002B6546" w:rsidRPr="00B6223B">
        <w:rPr>
          <w:color w:val="333333"/>
          <w:sz w:val="22"/>
          <w:szCs w:val="22"/>
          <w:lang w:val="ru-RU"/>
        </w:rPr>
        <w:t xml:space="preserve"> </w:t>
      </w:r>
      <w:r w:rsidR="0043492A" w:rsidRPr="00B6223B">
        <w:rPr>
          <w:color w:val="333333"/>
          <w:sz w:val="22"/>
          <w:szCs w:val="22"/>
          <w:lang w:val="ru-RU"/>
        </w:rPr>
        <w:t>электродами,</w:t>
      </w:r>
      <w:r w:rsidR="00783341" w:rsidRPr="00B6223B">
        <w:rPr>
          <w:color w:val="333333"/>
          <w:sz w:val="22"/>
          <w:szCs w:val="22"/>
          <w:lang w:val="ru-RU"/>
        </w:rPr>
        <w:t xml:space="preserve"> предназначенн</w:t>
      </w:r>
      <w:r w:rsidR="00C97135" w:rsidRPr="00B6223B">
        <w:rPr>
          <w:color w:val="333333"/>
          <w:sz w:val="22"/>
          <w:szCs w:val="22"/>
          <w:lang w:val="ru-RU"/>
        </w:rPr>
        <w:t>ыми</w:t>
      </w:r>
      <w:r w:rsidR="0022671F" w:rsidRPr="00B6223B">
        <w:rPr>
          <w:color w:val="333333"/>
          <w:sz w:val="22"/>
          <w:szCs w:val="22"/>
          <w:lang w:val="ru-RU"/>
        </w:rPr>
        <w:t xml:space="preserve"> для использования</w:t>
      </w:r>
      <w:r w:rsidR="002B6546" w:rsidRPr="00B6223B">
        <w:rPr>
          <w:color w:val="333333"/>
          <w:sz w:val="22"/>
          <w:szCs w:val="22"/>
          <w:lang w:val="ru-RU"/>
        </w:rPr>
        <w:t xml:space="preserve"> в среде защитного</w:t>
      </w:r>
      <w:r w:rsidR="00DC406E" w:rsidRPr="00B6223B">
        <w:rPr>
          <w:color w:val="333333"/>
          <w:sz w:val="22"/>
          <w:szCs w:val="22"/>
          <w:lang w:val="ru-RU"/>
        </w:rPr>
        <w:t xml:space="preserve"> </w:t>
      </w:r>
      <w:r w:rsidR="002B6546" w:rsidRPr="00B6223B">
        <w:rPr>
          <w:color w:val="333333"/>
          <w:sz w:val="22"/>
          <w:szCs w:val="22"/>
          <w:lang w:val="ru-RU"/>
        </w:rPr>
        <w:t>газа.</w:t>
      </w:r>
      <w:r w:rsidR="00DC406E" w:rsidRPr="00B6223B">
        <w:rPr>
          <w:sz w:val="22"/>
          <w:szCs w:val="22"/>
          <w:lang w:val="ru-RU"/>
        </w:rPr>
        <w:t xml:space="preserve"> </w:t>
      </w:r>
      <w:r w:rsidR="003A66A0" w:rsidRPr="00B6223B">
        <w:rPr>
          <w:sz w:val="22"/>
          <w:szCs w:val="22"/>
          <w:lang w:val="ru-RU"/>
        </w:rPr>
        <w:t xml:space="preserve">Дуговую сварку самозащитой порошковой проволокой </w:t>
      </w:r>
      <w:r w:rsidR="0085695A" w:rsidRPr="00B6223B">
        <w:rPr>
          <w:color w:val="333333"/>
          <w:sz w:val="22"/>
          <w:szCs w:val="22"/>
          <w:lang w:val="ru-RU"/>
        </w:rPr>
        <w:t>(FCAW-S) использовать нельзя.</w:t>
      </w:r>
    </w:p>
    <w:p w14:paraId="4C19AA1F" w14:textId="322E371E" w:rsidR="00EC7A40" w:rsidRPr="00B6223B" w:rsidRDefault="00EC7A40" w:rsidP="008F5BD8">
      <w:pPr>
        <w:pStyle w:val="BodyText"/>
        <w:spacing w:before="120" w:after="120"/>
        <w:ind w:left="1701" w:hanging="283"/>
        <w:jc w:val="both"/>
        <w:rPr>
          <w:sz w:val="22"/>
          <w:szCs w:val="22"/>
          <w:lang w:val="ru-RU"/>
        </w:rPr>
      </w:pPr>
      <w:r w:rsidRPr="00B6223B">
        <w:rPr>
          <w:b/>
          <w:sz w:val="22"/>
          <w:szCs w:val="22"/>
          <w:lang w:val="ru-RU"/>
        </w:rPr>
        <w:t>12-1.5.3</w:t>
      </w:r>
      <w:r w:rsidRPr="00B6223B">
        <w:rPr>
          <w:b/>
          <w:spacing w:val="2"/>
          <w:sz w:val="22"/>
          <w:szCs w:val="22"/>
          <w:lang w:val="ru-RU"/>
        </w:rPr>
        <w:t xml:space="preserve"> </w:t>
      </w:r>
      <w:r w:rsidRPr="00B6223B">
        <w:rPr>
          <w:b/>
          <w:sz w:val="22"/>
          <w:szCs w:val="22"/>
          <w:lang w:val="ru-RU"/>
        </w:rPr>
        <w:t>-</w:t>
      </w:r>
      <w:r w:rsidRPr="00B6223B">
        <w:rPr>
          <w:b/>
          <w:spacing w:val="1"/>
          <w:sz w:val="22"/>
          <w:szCs w:val="22"/>
          <w:lang w:val="ru-RU"/>
        </w:rPr>
        <w:t xml:space="preserve"> </w:t>
      </w:r>
      <w:r w:rsidR="00D8585D" w:rsidRPr="00B6223B">
        <w:rPr>
          <w:color w:val="333333"/>
          <w:spacing w:val="-4"/>
          <w:sz w:val="22"/>
          <w:szCs w:val="22"/>
          <w:lang w:val="ru-RU"/>
        </w:rPr>
        <w:t>Диаметр электрода не должен превышать 1/8 дюйма (3,2 мм).</w:t>
      </w:r>
    </w:p>
    <w:p w14:paraId="0FA04214" w14:textId="7DFB73EB" w:rsidR="00EC7A40" w:rsidRDefault="00602841" w:rsidP="008F5BD8">
      <w:pPr>
        <w:pStyle w:val="BodyText"/>
        <w:numPr>
          <w:ilvl w:val="3"/>
          <w:numId w:val="74"/>
        </w:numPr>
        <w:spacing w:before="120" w:after="120"/>
        <w:ind w:left="1701" w:hanging="283"/>
        <w:jc w:val="both"/>
        <w:rPr>
          <w:color w:val="333333"/>
          <w:spacing w:val="-2"/>
          <w:sz w:val="22"/>
          <w:szCs w:val="22"/>
          <w:lang w:val="ru-RU"/>
        </w:rPr>
      </w:pPr>
      <w:r>
        <w:rPr>
          <w:b/>
          <w:sz w:val="22"/>
          <w:szCs w:val="22"/>
          <w:lang w:val="ru-RU"/>
        </w:rPr>
        <w:t xml:space="preserve"> </w:t>
      </w:r>
      <w:r w:rsidR="00EC7A40" w:rsidRPr="00B6223B">
        <w:rPr>
          <w:b/>
          <w:sz w:val="22"/>
          <w:szCs w:val="22"/>
          <w:lang w:val="ru-RU"/>
        </w:rPr>
        <w:t>-</w:t>
      </w:r>
      <w:r w:rsidR="00EC7A40" w:rsidRPr="00B6223B">
        <w:rPr>
          <w:b/>
          <w:spacing w:val="-1"/>
          <w:sz w:val="22"/>
          <w:szCs w:val="22"/>
          <w:lang w:val="ru-RU"/>
        </w:rPr>
        <w:t xml:space="preserve"> </w:t>
      </w:r>
      <w:r w:rsidR="00655237" w:rsidRPr="00B6223B">
        <w:rPr>
          <w:color w:val="333333"/>
          <w:spacing w:val="-2"/>
          <w:sz w:val="22"/>
          <w:szCs w:val="22"/>
          <w:lang w:val="ru-RU"/>
        </w:rPr>
        <w:t>Сварка неповоротного стыка в направлении сверху вниз</w:t>
      </w:r>
      <w:r w:rsidR="00863390" w:rsidRPr="00B6223B">
        <w:rPr>
          <w:sz w:val="22"/>
          <w:szCs w:val="22"/>
          <w:lang w:val="ru-RU"/>
        </w:rPr>
        <w:t xml:space="preserve"> </w:t>
      </w:r>
      <w:r w:rsidR="00863390" w:rsidRPr="00B6223B">
        <w:rPr>
          <w:color w:val="333333"/>
          <w:spacing w:val="-2"/>
          <w:sz w:val="22"/>
          <w:szCs w:val="22"/>
          <w:lang w:val="ru-RU"/>
        </w:rPr>
        <w:t>не допускается.</w:t>
      </w:r>
    </w:p>
    <w:p w14:paraId="1213B270" w14:textId="43B29A09" w:rsidR="00EC7A40" w:rsidRPr="00602841" w:rsidRDefault="00EC7A40" w:rsidP="008F5BD8">
      <w:pPr>
        <w:pStyle w:val="BodyText"/>
        <w:numPr>
          <w:ilvl w:val="3"/>
          <w:numId w:val="74"/>
        </w:numPr>
        <w:tabs>
          <w:tab w:val="left" w:pos="1530"/>
        </w:tabs>
        <w:spacing w:before="120" w:after="120"/>
        <w:ind w:left="1701" w:hanging="283"/>
        <w:jc w:val="both"/>
        <w:rPr>
          <w:sz w:val="22"/>
          <w:szCs w:val="22"/>
          <w:lang w:val="ru-RU"/>
        </w:rPr>
      </w:pPr>
      <w:r w:rsidRPr="00823481">
        <w:rPr>
          <w:b/>
          <w:sz w:val="22"/>
          <w:szCs w:val="22"/>
          <w:lang w:val="ru-RU"/>
        </w:rPr>
        <w:t xml:space="preserve">- </w:t>
      </w:r>
      <w:r w:rsidR="001F64F9" w:rsidRPr="00823481">
        <w:rPr>
          <w:color w:val="333333"/>
          <w:spacing w:val="-2"/>
          <w:sz w:val="22"/>
          <w:szCs w:val="22"/>
          <w:lang w:val="ru-RU"/>
        </w:rPr>
        <w:t xml:space="preserve">Скорость ветра не должна превышать 5 миль в час (8 км/ч) в зоне сварки, если место сварки не защищено </w:t>
      </w:r>
      <w:r w:rsidR="001F64F9" w:rsidRPr="00602841">
        <w:rPr>
          <w:color w:val="333333"/>
          <w:spacing w:val="-2"/>
          <w:sz w:val="22"/>
          <w:szCs w:val="22"/>
          <w:lang w:val="ru-RU"/>
        </w:rPr>
        <w:t>от ветра.</w:t>
      </w:r>
    </w:p>
    <w:p w14:paraId="67A19E22" w14:textId="0597D160" w:rsidR="00D062A3" w:rsidRPr="00602841" w:rsidRDefault="00D062A3" w:rsidP="008F5BD8">
      <w:pPr>
        <w:pStyle w:val="ListParagraph"/>
        <w:numPr>
          <w:ilvl w:val="3"/>
          <w:numId w:val="74"/>
        </w:numPr>
        <w:tabs>
          <w:tab w:val="left" w:pos="1530"/>
        </w:tabs>
        <w:ind w:left="1701" w:hanging="283"/>
        <w:rPr>
          <w:lang w:val="ru-RU"/>
        </w:rPr>
      </w:pPr>
      <w:r w:rsidRPr="00B6223B">
        <w:rPr>
          <w:b/>
          <w:lang w:val="ru-RU"/>
        </w:rPr>
        <w:t xml:space="preserve">- </w:t>
      </w:r>
      <w:r w:rsidR="009D7F01" w:rsidRPr="00B6223B">
        <w:rPr>
          <w:lang w:val="ru-RU"/>
        </w:rPr>
        <w:t xml:space="preserve">Защитный газ для процесса </w:t>
      </w:r>
      <w:r w:rsidR="009D7F01" w:rsidRPr="00B6223B">
        <w:t>FCAW</w:t>
      </w:r>
      <w:r w:rsidR="009D7F01" w:rsidRPr="00B6223B">
        <w:rPr>
          <w:lang w:val="ru-RU"/>
        </w:rPr>
        <w:t>-</w:t>
      </w:r>
      <w:r w:rsidR="009D7F01" w:rsidRPr="00B6223B">
        <w:t>G</w:t>
      </w:r>
      <w:r w:rsidR="009D7F01" w:rsidRPr="00B6223B">
        <w:rPr>
          <w:lang w:val="ru-RU"/>
        </w:rPr>
        <w:t xml:space="preserve"> должен представлять собой смесь 75 процентов аргона</w:t>
      </w:r>
      <w:r w:rsidR="00563A21" w:rsidRPr="00B6223B">
        <w:rPr>
          <w:lang w:val="ru-RU"/>
        </w:rPr>
        <w:t xml:space="preserve"> как </w:t>
      </w:r>
      <w:r w:rsidR="00563A21" w:rsidRPr="00602841">
        <w:rPr>
          <w:lang w:val="ru-RU"/>
        </w:rPr>
        <w:t>минимум</w:t>
      </w:r>
      <w:r w:rsidR="009D7F01" w:rsidRPr="00602841">
        <w:rPr>
          <w:lang w:val="ru-RU"/>
        </w:rPr>
        <w:t xml:space="preserve"> и 25 процентов </w:t>
      </w:r>
      <w:r w:rsidR="009D7F01" w:rsidRPr="00B6223B">
        <w:t>CO</w:t>
      </w:r>
      <w:r w:rsidR="009D7F01" w:rsidRPr="00602841">
        <w:rPr>
          <w:lang w:val="ru-RU"/>
        </w:rPr>
        <w:t>2.</w:t>
      </w:r>
      <w:r w:rsidRPr="00602841">
        <w:rPr>
          <w:lang w:val="ru-RU"/>
        </w:rPr>
        <w:t xml:space="preserve"> </w:t>
      </w:r>
    </w:p>
    <w:p w14:paraId="3EBF31EA" w14:textId="77777777" w:rsidR="00F311B1" w:rsidRPr="00F311B1" w:rsidRDefault="00EC7A40" w:rsidP="008F5BD8">
      <w:pPr>
        <w:pStyle w:val="ListParagraph"/>
        <w:numPr>
          <w:ilvl w:val="1"/>
          <w:numId w:val="47"/>
        </w:numPr>
        <w:spacing w:before="120" w:after="120"/>
        <w:ind w:left="1134" w:hanging="425"/>
        <w:rPr>
          <w:lang w:val="ru-RU"/>
        </w:rPr>
      </w:pPr>
      <w:r w:rsidRPr="00B6223B">
        <w:rPr>
          <w:b/>
          <w:lang w:val="ru-RU"/>
        </w:rPr>
        <w:t>-</w:t>
      </w:r>
      <w:r w:rsidRPr="00B6223B">
        <w:rPr>
          <w:b/>
          <w:spacing w:val="1"/>
          <w:lang w:val="ru-RU"/>
        </w:rPr>
        <w:t xml:space="preserve"> </w:t>
      </w:r>
      <w:r w:rsidR="00597180" w:rsidRPr="00B6223B">
        <w:rPr>
          <w:lang w:val="ru-RU"/>
        </w:rPr>
        <w:t xml:space="preserve">Трубопроводы </w:t>
      </w:r>
      <w:r w:rsidR="00597180" w:rsidRPr="00B6223B">
        <w:rPr>
          <w:color w:val="333333"/>
          <w:spacing w:val="-2"/>
          <w:lang w:val="ru-RU"/>
        </w:rPr>
        <w:t xml:space="preserve">подачи пара на турбину и другие трубопроводы, требующие специальной очистки, должны иметь </w:t>
      </w:r>
      <w:r w:rsidR="003D2935" w:rsidRPr="003D2935">
        <w:rPr>
          <w:color w:val="333333"/>
          <w:spacing w:val="-2"/>
          <w:lang w:val="ru-RU"/>
        </w:rPr>
        <w:t>корневой проход, наплавленный газовой дуговой сваркой вольфрамовым электродом (GTAW).</w:t>
      </w:r>
    </w:p>
    <w:p w14:paraId="52C5DAB8" w14:textId="406FB910" w:rsidR="00EC7A40" w:rsidRPr="00F311B1" w:rsidRDefault="003D2935" w:rsidP="008F5BD8">
      <w:pPr>
        <w:pStyle w:val="ListParagraph"/>
        <w:numPr>
          <w:ilvl w:val="1"/>
          <w:numId w:val="47"/>
        </w:numPr>
        <w:spacing w:before="120" w:after="120"/>
        <w:ind w:left="1134" w:hanging="425"/>
        <w:rPr>
          <w:lang w:val="ru-RU"/>
        </w:rPr>
      </w:pPr>
      <w:r w:rsidRPr="003D2935">
        <w:rPr>
          <w:color w:val="333333"/>
          <w:spacing w:val="-2"/>
          <w:lang w:val="ru-RU"/>
        </w:rPr>
        <w:t xml:space="preserve"> </w:t>
      </w:r>
      <w:r w:rsidR="00AC0E04" w:rsidRPr="00F311B1">
        <w:rPr>
          <w:color w:val="333333"/>
          <w:spacing w:val="-2"/>
          <w:lang w:val="ru-RU"/>
        </w:rPr>
        <w:t xml:space="preserve">Запрещается использовать следующие </w:t>
      </w:r>
      <w:r w:rsidR="006209F0" w:rsidRPr="00F311B1">
        <w:rPr>
          <w:color w:val="333333"/>
          <w:spacing w:val="-2"/>
          <w:lang w:val="ru-RU"/>
        </w:rPr>
        <w:t>процессы</w:t>
      </w:r>
      <w:r w:rsidR="00AC0E04" w:rsidRPr="00F311B1">
        <w:rPr>
          <w:color w:val="333333"/>
          <w:spacing w:val="-2"/>
          <w:lang w:val="ru-RU"/>
        </w:rPr>
        <w:t xml:space="preserve"> сварки:</w:t>
      </w:r>
    </w:p>
    <w:p w14:paraId="0B64B7DD" w14:textId="53B1A289" w:rsidR="00EC7A40" w:rsidRPr="00B6223B" w:rsidRDefault="00E036F6" w:rsidP="008F5BD8">
      <w:pPr>
        <w:pStyle w:val="ListParagraph"/>
        <w:numPr>
          <w:ilvl w:val="2"/>
          <w:numId w:val="47"/>
        </w:numPr>
        <w:spacing w:before="120" w:after="120"/>
        <w:ind w:left="1418" w:hanging="291"/>
        <w:rPr>
          <w:lang w:val="ru-RU"/>
        </w:rPr>
      </w:pPr>
      <w:r w:rsidRPr="00B6223B">
        <w:rPr>
          <w:color w:val="333333"/>
          <w:position w:val="2"/>
          <w:lang w:val="ru-RU"/>
        </w:rPr>
        <w:t>Контактная сварк</w:t>
      </w:r>
      <w:r w:rsidR="005A2285" w:rsidRPr="00B6223B">
        <w:rPr>
          <w:color w:val="333333"/>
          <w:position w:val="2"/>
          <w:lang w:val="ru-RU"/>
        </w:rPr>
        <w:t xml:space="preserve">а </w:t>
      </w:r>
      <w:r w:rsidRPr="00B6223B">
        <w:rPr>
          <w:color w:val="333333"/>
          <w:position w:val="2"/>
          <w:lang w:val="ru-RU"/>
        </w:rPr>
        <w:t xml:space="preserve">(Электрическая сварка сопротивлением) </w:t>
      </w:r>
      <w:r w:rsidR="00EC7A40" w:rsidRPr="00B6223B">
        <w:rPr>
          <w:color w:val="333333"/>
          <w:spacing w:val="-2"/>
          <w:position w:val="2"/>
          <w:lang w:val="ru-RU"/>
        </w:rPr>
        <w:t>(</w:t>
      </w:r>
      <w:r w:rsidR="00EC7A40" w:rsidRPr="00B6223B">
        <w:rPr>
          <w:color w:val="333333"/>
          <w:spacing w:val="-2"/>
          <w:position w:val="2"/>
        </w:rPr>
        <w:t>ERW</w:t>
      </w:r>
      <w:r w:rsidR="00EC7A40" w:rsidRPr="00B6223B">
        <w:rPr>
          <w:color w:val="333333"/>
          <w:spacing w:val="-2"/>
          <w:position w:val="2"/>
          <w:lang w:val="ru-RU"/>
        </w:rPr>
        <w:t>).</w:t>
      </w:r>
    </w:p>
    <w:p w14:paraId="31EE45CB" w14:textId="242DC774" w:rsidR="00EC7A40" w:rsidRPr="00B6223B" w:rsidRDefault="005A2285" w:rsidP="008F5BD8">
      <w:pPr>
        <w:pStyle w:val="ListParagraph"/>
        <w:numPr>
          <w:ilvl w:val="2"/>
          <w:numId w:val="47"/>
        </w:numPr>
        <w:spacing w:before="120" w:after="120"/>
        <w:ind w:left="1418" w:hanging="291"/>
        <w:rPr>
          <w:lang w:val="ru-RU"/>
        </w:rPr>
      </w:pPr>
      <w:r w:rsidRPr="00B6223B">
        <w:rPr>
          <w:color w:val="333333"/>
          <w:spacing w:val="-2"/>
          <w:position w:val="2"/>
          <w:lang w:val="ru-RU"/>
        </w:rPr>
        <w:t>Сварка оплавлением металлов</w:t>
      </w:r>
    </w:p>
    <w:p w14:paraId="1CF8528B" w14:textId="0CC6EA9E" w:rsidR="00EC7A40" w:rsidRPr="00B6223B" w:rsidRDefault="00E052C3" w:rsidP="008F5BD8">
      <w:pPr>
        <w:pStyle w:val="ListParagraph"/>
        <w:numPr>
          <w:ilvl w:val="2"/>
          <w:numId w:val="47"/>
        </w:numPr>
        <w:spacing w:before="120" w:after="120"/>
        <w:ind w:left="1418" w:hanging="291"/>
      </w:pPr>
      <w:r w:rsidRPr="00B6223B">
        <w:rPr>
          <w:color w:val="333333"/>
          <w:spacing w:val="-2"/>
          <w:position w:val="2"/>
          <w:lang w:val="ru-RU"/>
        </w:rPr>
        <w:t>Сварка давлением</w:t>
      </w:r>
    </w:p>
    <w:p w14:paraId="31CCF08D" w14:textId="124D1E61" w:rsidR="00EC7A40" w:rsidRPr="008F5BD8" w:rsidRDefault="00EC7A40" w:rsidP="00070FA3">
      <w:pPr>
        <w:pStyle w:val="ListParagraph"/>
        <w:numPr>
          <w:ilvl w:val="1"/>
          <w:numId w:val="47"/>
        </w:numPr>
        <w:spacing w:before="120" w:after="120"/>
        <w:ind w:left="1134" w:hanging="425"/>
        <w:rPr>
          <w:lang w:val="ru-RU"/>
        </w:rPr>
      </w:pPr>
      <w:r w:rsidRPr="008F5BD8">
        <w:rPr>
          <w:b/>
          <w:lang w:val="ru-RU"/>
        </w:rPr>
        <w:lastRenderedPageBreak/>
        <w:t xml:space="preserve">- </w:t>
      </w:r>
      <w:r w:rsidR="00C72008" w:rsidRPr="008F5BD8">
        <w:rPr>
          <w:color w:val="333333"/>
          <w:lang w:val="ru-RU"/>
        </w:rPr>
        <w:t>Для сварных швов, выполненных газозащитным процессом и требующих внутренней газовой продувки (защитного газа), продувка должна поддерживаться до завершения корневого прохода и горячего прохода (второго слоя).</w:t>
      </w:r>
    </w:p>
    <w:p w14:paraId="79BECB1A" w14:textId="37E06182" w:rsidR="00EC7A40" w:rsidRPr="00892837" w:rsidRDefault="00EC7A40" w:rsidP="008F5BD8">
      <w:pPr>
        <w:pStyle w:val="BodyText"/>
        <w:spacing w:before="120" w:after="120"/>
        <w:ind w:left="1418" w:hanging="284"/>
        <w:rPr>
          <w:sz w:val="22"/>
          <w:szCs w:val="22"/>
          <w:lang w:val="ru-RU"/>
        </w:rPr>
      </w:pPr>
      <w:r w:rsidRPr="00B6223B">
        <w:rPr>
          <w:b/>
          <w:sz w:val="22"/>
          <w:szCs w:val="22"/>
          <w:lang w:val="ru-RU"/>
        </w:rPr>
        <w:t xml:space="preserve">12-4.1 - </w:t>
      </w:r>
      <w:r w:rsidR="0096757B" w:rsidRPr="00B6223B">
        <w:rPr>
          <w:sz w:val="22"/>
          <w:szCs w:val="22"/>
          <w:lang w:val="ru-RU"/>
        </w:rPr>
        <w:t>Если для предотвращения окисления или образования окалины на</w:t>
      </w:r>
      <w:r w:rsidR="00B819C2" w:rsidRPr="00B6223B">
        <w:rPr>
          <w:sz w:val="22"/>
          <w:szCs w:val="22"/>
          <w:lang w:val="ru-RU"/>
        </w:rPr>
        <w:t xml:space="preserve"> обра</w:t>
      </w:r>
      <w:r w:rsidR="0038738A" w:rsidRPr="00B6223B">
        <w:rPr>
          <w:sz w:val="22"/>
          <w:szCs w:val="22"/>
          <w:lang w:val="ru-RU"/>
        </w:rPr>
        <w:t>тной</w:t>
      </w:r>
      <w:r w:rsidR="0096757B" w:rsidRPr="00B6223B">
        <w:rPr>
          <w:sz w:val="22"/>
          <w:szCs w:val="22"/>
          <w:lang w:val="ru-RU"/>
        </w:rPr>
        <w:t xml:space="preserve"> стороне сварного шва выбрана обратная продувка газом, продувку следует п</w:t>
      </w:r>
      <w:r w:rsidR="008F0BF5" w:rsidRPr="00B6223B">
        <w:rPr>
          <w:sz w:val="22"/>
          <w:szCs w:val="22"/>
          <w:lang w:val="ru-RU"/>
        </w:rPr>
        <w:t>оддерживать</w:t>
      </w:r>
      <w:r w:rsidR="0096757B" w:rsidRPr="00B6223B">
        <w:rPr>
          <w:sz w:val="22"/>
          <w:szCs w:val="22"/>
          <w:lang w:val="ru-RU"/>
        </w:rPr>
        <w:t xml:space="preserve"> до тех пор, пока не будет нанесен слой металла сварного шва </w:t>
      </w:r>
      <w:r w:rsidR="00E85835" w:rsidRPr="00B6223B">
        <w:rPr>
          <w:sz w:val="22"/>
          <w:szCs w:val="22"/>
          <w:lang w:val="ru-RU"/>
        </w:rPr>
        <w:t>толщиной</w:t>
      </w:r>
      <w:r w:rsidR="0096757B" w:rsidRPr="00B6223B">
        <w:rPr>
          <w:sz w:val="22"/>
          <w:szCs w:val="22"/>
          <w:lang w:val="ru-RU"/>
        </w:rPr>
        <w:t xml:space="preserve"> не менее 1/4 дюйма (6,5 мм).</w:t>
      </w:r>
    </w:p>
    <w:p w14:paraId="574724D4" w14:textId="2642C00B" w:rsidR="00EC7A40" w:rsidRPr="008F5BD8" w:rsidRDefault="00EC7A40" w:rsidP="008F5BD8">
      <w:pPr>
        <w:pStyle w:val="ListParagraph"/>
        <w:numPr>
          <w:ilvl w:val="1"/>
          <w:numId w:val="47"/>
        </w:numPr>
        <w:spacing w:before="120" w:after="120"/>
        <w:ind w:left="1134" w:hanging="425"/>
        <w:rPr>
          <w:color w:val="333333"/>
          <w:lang w:val="ru-RU"/>
        </w:rPr>
      </w:pPr>
      <w:r w:rsidRPr="008F5BD8">
        <w:rPr>
          <w:b/>
          <w:lang w:val="ru-RU"/>
        </w:rPr>
        <w:t xml:space="preserve">- </w:t>
      </w:r>
      <w:r w:rsidR="00750D01" w:rsidRPr="008F5BD8">
        <w:rPr>
          <w:color w:val="333333"/>
          <w:lang w:val="ru-RU"/>
        </w:rPr>
        <w:t>При</w:t>
      </w:r>
      <w:r w:rsidR="00CE1FCB" w:rsidRPr="008F5BD8">
        <w:rPr>
          <w:color w:val="333333"/>
          <w:lang w:val="ru-RU"/>
        </w:rPr>
        <w:t xml:space="preserve"> </w:t>
      </w:r>
      <w:r w:rsidR="00750D01" w:rsidRPr="008F5BD8">
        <w:rPr>
          <w:color w:val="333333"/>
          <w:lang w:val="ru-RU"/>
        </w:rPr>
        <w:t>креплени</w:t>
      </w:r>
      <w:r w:rsidR="00CE1FCB" w:rsidRPr="008F5BD8">
        <w:rPr>
          <w:color w:val="333333"/>
          <w:lang w:val="ru-RU"/>
        </w:rPr>
        <w:t>и</w:t>
      </w:r>
      <w:r w:rsidR="00750D01" w:rsidRPr="008F5BD8">
        <w:rPr>
          <w:color w:val="333333"/>
          <w:lang w:val="ru-RU"/>
        </w:rPr>
        <w:t xml:space="preserve"> шпилек к компонентам трубопровода, если это разрешено, должно осуществляться с использованием сварочных процессов, указанных в разделе</w:t>
      </w:r>
      <w:r w:rsidR="00CE1FCB" w:rsidRPr="008F5BD8">
        <w:rPr>
          <w:color w:val="333333"/>
          <w:lang w:val="ru-RU"/>
        </w:rPr>
        <w:t xml:space="preserve"> </w:t>
      </w:r>
      <w:r w:rsidR="00CE1FCB">
        <w:fldChar w:fldCharType="begin"/>
      </w:r>
      <w:r w:rsidR="00CE1FCB">
        <w:instrText>HYPERLINK</w:instrText>
      </w:r>
      <w:r w:rsidR="00CE1FCB" w:rsidRPr="007060A8">
        <w:rPr>
          <w:lang w:val="ru-RU"/>
          <w:rPrChange w:id="1471" w:author="Marchenko, Sergey [Tengizchevroil]" w:date="2025-08-09T06:39:00Z" w16du:dateUtc="2025-08-09T01:39:00Z">
            <w:rPr/>
          </w:rPrChange>
        </w:rPr>
        <w:instrText xml:space="preserve"> \</w:instrText>
      </w:r>
      <w:r w:rsidR="00CE1FCB">
        <w:instrText>l</w:instrText>
      </w:r>
      <w:r w:rsidR="00CE1FCB" w:rsidRPr="007060A8">
        <w:rPr>
          <w:lang w:val="ru-RU"/>
          <w:rPrChange w:id="1472" w:author="Marchenko, Sergey [Tengizchevroil]" w:date="2025-08-09T06:39:00Z" w16du:dateUtc="2025-08-09T01:39:00Z">
            <w:rPr/>
          </w:rPrChange>
        </w:rPr>
        <w:instrText xml:space="preserve"> "_</w:instrText>
      </w:r>
      <w:r w:rsidR="00CE1FCB">
        <w:instrText>bookmark</w:instrText>
      </w:r>
      <w:r w:rsidR="00CE1FCB" w:rsidRPr="007060A8">
        <w:rPr>
          <w:lang w:val="ru-RU"/>
          <w:rPrChange w:id="1473" w:author="Marchenko, Sergey [Tengizchevroil]" w:date="2025-08-09T06:39:00Z" w16du:dateUtc="2025-08-09T01:39:00Z">
            <w:rPr/>
          </w:rPrChange>
        </w:rPr>
        <w:instrText>34"</w:instrText>
      </w:r>
      <w:r w:rsidR="00CE1FCB">
        <w:fldChar w:fldCharType="separate"/>
      </w:r>
      <w:r w:rsidR="00CE1FCB" w:rsidRPr="008F5BD8">
        <w:rPr>
          <w:u w:val="single"/>
          <w:lang w:val="ru-RU"/>
        </w:rPr>
        <w:t>12</w:t>
      </w:r>
      <w:r w:rsidR="00CE1FCB">
        <w:fldChar w:fldCharType="end"/>
      </w:r>
      <w:r w:rsidR="00CE1FCB" w:rsidRPr="008F5BD8">
        <w:rPr>
          <w:color w:val="333333"/>
          <w:lang w:val="ru-RU"/>
        </w:rPr>
        <w:t>,</w:t>
      </w:r>
      <w:r w:rsidR="00750D01" w:rsidRPr="008F5BD8">
        <w:rPr>
          <w:color w:val="333333"/>
          <w:lang w:val="ru-RU"/>
        </w:rPr>
        <w:t xml:space="preserve"> или дуговой сварк</w:t>
      </w:r>
      <w:r w:rsidR="00442713" w:rsidRPr="008F5BD8">
        <w:rPr>
          <w:color w:val="333333"/>
          <w:lang w:val="ru-RU"/>
        </w:rPr>
        <w:t>ой</w:t>
      </w:r>
      <w:r w:rsidR="00750D01" w:rsidRPr="008F5BD8">
        <w:rPr>
          <w:color w:val="333333"/>
          <w:lang w:val="ru-RU"/>
        </w:rPr>
        <w:t xml:space="preserve"> с компьютерным управлением (</w:t>
      </w:r>
      <w:r w:rsidR="00750D01" w:rsidRPr="008F5BD8">
        <w:rPr>
          <w:color w:val="333333"/>
        </w:rPr>
        <w:t>CCDA</w:t>
      </w:r>
      <w:r w:rsidR="00750D01" w:rsidRPr="008F5BD8">
        <w:rPr>
          <w:color w:val="333333"/>
          <w:lang w:val="ru-RU"/>
        </w:rPr>
        <w:t xml:space="preserve">) в соответствии с </w:t>
      </w:r>
      <w:bookmarkStart w:id="1474" w:name="_Hlk172370791"/>
      <w:r w:rsidR="00750D01" w:rsidRPr="008F5BD8">
        <w:rPr>
          <w:color w:val="333333"/>
        </w:rPr>
        <w:t>WEM</w:t>
      </w:r>
      <w:r w:rsidR="00750D01" w:rsidRPr="008F5BD8">
        <w:rPr>
          <w:color w:val="333333"/>
          <w:lang w:val="ru-RU"/>
        </w:rPr>
        <w:t>-</w:t>
      </w:r>
      <w:r w:rsidR="00750D01" w:rsidRPr="008F5BD8">
        <w:rPr>
          <w:color w:val="333333"/>
        </w:rPr>
        <w:t>PU</w:t>
      </w:r>
      <w:r w:rsidR="00750D01" w:rsidRPr="008F5BD8">
        <w:rPr>
          <w:color w:val="333333"/>
          <w:lang w:val="ru-RU"/>
        </w:rPr>
        <w:t xml:space="preserve"> 6251-</w:t>
      </w:r>
      <w:r w:rsidR="00750D01" w:rsidRPr="008F5BD8">
        <w:rPr>
          <w:color w:val="333333"/>
        </w:rPr>
        <w:t>TCO</w:t>
      </w:r>
      <w:bookmarkEnd w:id="1474"/>
      <w:r w:rsidR="00750D01" w:rsidRPr="008F5BD8">
        <w:rPr>
          <w:color w:val="333333"/>
          <w:lang w:val="ru-RU"/>
        </w:rPr>
        <w:t>.</w:t>
      </w:r>
    </w:p>
    <w:p w14:paraId="5F5CCF1A" w14:textId="46F9AD35" w:rsidR="00EC7A40" w:rsidRPr="00E058C4" w:rsidRDefault="00E058C4" w:rsidP="008F5BD8">
      <w:pPr>
        <w:pStyle w:val="Heading1"/>
        <w:numPr>
          <w:ilvl w:val="0"/>
          <w:numId w:val="68"/>
        </w:numPr>
        <w:spacing w:before="240" w:after="240"/>
        <w:ind w:left="709" w:hanging="709"/>
        <w:rPr>
          <w:lang w:val="ru-RU"/>
        </w:rPr>
      </w:pPr>
      <w:bookmarkStart w:id="1475" w:name="_Toc205628158"/>
      <w:r w:rsidRPr="00E058C4">
        <w:rPr>
          <w:lang w:val="ru-RU"/>
        </w:rPr>
        <w:t>Предел</w:t>
      </w:r>
      <w:r w:rsidR="001B75C4">
        <w:rPr>
          <w:lang w:val="ru-RU"/>
        </w:rPr>
        <w:t>ьные значения</w:t>
      </w:r>
      <w:r w:rsidRPr="00E058C4">
        <w:rPr>
          <w:lang w:val="ru-RU"/>
        </w:rPr>
        <w:t xml:space="preserve"> твердости сварн</w:t>
      </w:r>
      <w:r w:rsidR="001B75C4">
        <w:rPr>
          <w:lang w:val="ru-RU"/>
        </w:rPr>
        <w:t>ого</w:t>
      </w:r>
      <w:r w:rsidRPr="00E058C4">
        <w:rPr>
          <w:lang w:val="ru-RU"/>
        </w:rPr>
        <w:t xml:space="preserve"> шв</w:t>
      </w:r>
      <w:r w:rsidR="00226D97">
        <w:rPr>
          <w:lang w:val="ru-RU"/>
        </w:rPr>
        <w:t>а</w:t>
      </w:r>
      <w:r w:rsidRPr="00E058C4">
        <w:rPr>
          <w:lang w:val="ru-RU"/>
        </w:rPr>
        <w:t xml:space="preserve"> и требования к испытаниям</w:t>
      </w:r>
      <w:bookmarkEnd w:id="1475"/>
    </w:p>
    <w:p w14:paraId="43BF9A9A" w14:textId="5BE3513D" w:rsidR="00EC7A40" w:rsidRPr="00A41BCD" w:rsidRDefault="00EC7A40" w:rsidP="008F5BD8">
      <w:pPr>
        <w:pStyle w:val="ListParagraph"/>
        <w:numPr>
          <w:ilvl w:val="1"/>
          <w:numId w:val="72"/>
        </w:numPr>
        <w:spacing w:before="120" w:after="120"/>
        <w:ind w:left="1134" w:hanging="425"/>
        <w:rPr>
          <w:lang w:val="ru-RU"/>
        </w:rPr>
      </w:pPr>
      <w:r w:rsidRPr="006A1730">
        <w:rPr>
          <w:b/>
          <w:lang w:val="ru-RU"/>
        </w:rPr>
        <w:t xml:space="preserve">- </w:t>
      </w:r>
      <w:r w:rsidR="00A372D5" w:rsidRPr="006A1730">
        <w:rPr>
          <w:color w:val="333333"/>
          <w:lang w:val="ru-RU"/>
        </w:rPr>
        <w:t xml:space="preserve">В </w:t>
      </w:r>
      <w:r w:rsidR="00DB08FC" w:rsidRPr="006A1730">
        <w:rPr>
          <w:color w:val="333333"/>
          <w:lang w:val="ru-RU"/>
        </w:rPr>
        <w:t>т</w:t>
      </w:r>
      <w:r w:rsidR="00A372D5" w:rsidRPr="006A1730">
        <w:rPr>
          <w:color w:val="333333"/>
          <w:lang w:val="ru-RU"/>
        </w:rPr>
        <w:t xml:space="preserve">аблице 2 указаны пределы твердости и требования к испытаниям, применимые для аттестации спецификации </w:t>
      </w:r>
      <w:r w:rsidR="000103A2" w:rsidRPr="00A41BCD">
        <w:rPr>
          <w:color w:val="333333"/>
          <w:lang w:val="ru-RU"/>
        </w:rPr>
        <w:t>сварочной процедуры</w:t>
      </w:r>
      <w:r w:rsidR="00A372D5" w:rsidRPr="00A41BCD">
        <w:rPr>
          <w:color w:val="333333"/>
          <w:lang w:val="ru-RU"/>
        </w:rPr>
        <w:t xml:space="preserve"> (</w:t>
      </w:r>
      <w:r w:rsidR="00A372D5" w:rsidRPr="00A41BCD">
        <w:rPr>
          <w:color w:val="333333"/>
        </w:rPr>
        <w:t>WPS</w:t>
      </w:r>
      <w:r w:rsidR="00A372D5" w:rsidRPr="00A41BCD">
        <w:rPr>
          <w:color w:val="333333"/>
          <w:lang w:val="ru-RU"/>
        </w:rPr>
        <w:t>) и проверки твердости производственного сварного шва.</w:t>
      </w:r>
    </w:p>
    <w:p w14:paraId="5AB59A9A" w14:textId="35C8B6BA" w:rsidR="00EC7A40" w:rsidRPr="005733B1" w:rsidRDefault="00EC7A40" w:rsidP="008F5BD8">
      <w:pPr>
        <w:pStyle w:val="ListParagraph"/>
        <w:numPr>
          <w:ilvl w:val="1"/>
          <w:numId w:val="72"/>
        </w:numPr>
        <w:tabs>
          <w:tab w:val="left" w:pos="605"/>
        </w:tabs>
        <w:spacing w:before="120" w:after="120"/>
        <w:ind w:left="1134" w:hanging="425"/>
        <w:rPr>
          <w:lang w:val="ru-RU"/>
          <w:rPrChange w:id="1476" w:author="Marchenko, Sergey [Tengizchevroil]" w:date="2025-08-09T08:08:00Z" w16du:dateUtc="2025-08-09T03:08:00Z">
            <w:rPr>
              <w:highlight w:val="red"/>
              <w:lang w:val="ru-RU"/>
            </w:rPr>
          </w:rPrChange>
        </w:rPr>
      </w:pPr>
      <w:r w:rsidRPr="005733B1">
        <w:rPr>
          <w:b/>
          <w:lang w:val="ru-RU"/>
          <w:rPrChange w:id="1477" w:author="Marchenko, Sergey [Tengizchevroil]" w:date="2025-08-09T08:08:00Z" w16du:dateUtc="2025-08-09T03:08:00Z">
            <w:rPr>
              <w:b/>
              <w:highlight w:val="red"/>
              <w:lang w:val="ru-RU"/>
            </w:rPr>
          </w:rPrChange>
        </w:rPr>
        <w:t xml:space="preserve">- </w:t>
      </w:r>
      <w:r w:rsidR="00E73E37" w:rsidRPr="005733B1">
        <w:rPr>
          <w:lang w:val="ru-RU"/>
          <w:rPrChange w:id="1478" w:author="Marchenko, Sergey [Tengizchevroil]" w:date="2025-08-09T08:08:00Z" w16du:dateUtc="2025-08-09T03:08:00Z">
            <w:rPr>
              <w:highlight w:val="red"/>
              <w:lang w:val="ru-RU"/>
            </w:rPr>
          </w:rPrChange>
        </w:rPr>
        <w:t>Если</w:t>
      </w:r>
      <w:r w:rsidR="00603170" w:rsidRPr="005733B1">
        <w:rPr>
          <w:lang w:val="ru-RU"/>
          <w:rPrChange w:id="1479" w:author="Marchenko, Sergey [Tengizchevroil]" w:date="2025-08-09T08:08:00Z" w16du:dateUtc="2025-08-09T03:08:00Z">
            <w:rPr>
              <w:highlight w:val="red"/>
              <w:lang w:val="ru-RU"/>
            </w:rPr>
          </w:rPrChange>
        </w:rPr>
        <w:t xml:space="preserve"> испытание на твердость требуется для</w:t>
      </w:r>
      <w:r w:rsidR="003D40E9" w:rsidRPr="005733B1">
        <w:rPr>
          <w:lang w:val="ru-RU"/>
          <w:rPrChange w:id="1480" w:author="Marchenko, Sergey [Tengizchevroil]" w:date="2025-08-09T08:08:00Z" w16du:dateUtc="2025-08-09T03:08:00Z">
            <w:rPr>
              <w:highlight w:val="red"/>
              <w:lang w:val="ru-RU"/>
            </w:rPr>
          </w:rPrChange>
        </w:rPr>
        <w:t xml:space="preserve"> протокола аттестации процедуры</w:t>
      </w:r>
      <w:r w:rsidR="000103A2" w:rsidRPr="005733B1">
        <w:rPr>
          <w:color w:val="333333"/>
          <w:lang w:val="ru-RU"/>
          <w:rPrChange w:id="1481" w:author="Marchenko, Sergey [Tengizchevroil]" w:date="2025-08-09T08:08:00Z" w16du:dateUtc="2025-08-09T03:08:00Z">
            <w:rPr>
              <w:color w:val="333333"/>
              <w:highlight w:val="red"/>
              <w:lang w:val="ru-RU"/>
            </w:rPr>
          </w:rPrChange>
        </w:rPr>
        <w:t>,</w:t>
      </w:r>
      <w:r w:rsidR="007A3687" w:rsidRPr="005733B1">
        <w:rPr>
          <w:color w:val="333333"/>
          <w:lang w:val="ru-RU"/>
          <w:rPrChange w:id="1482" w:author="Marchenko, Sergey [Tengizchevroil]" w:date="2025-08-09T08:08:00Z" w16du:dateUtc="2025-08-09T03:08:00Z">
            <w:rPr>
              <w:color w:val="333333"/>
              <w:highlight w:val="red"/>
              <w:lang w:val="ru-RU"/>
            </w:rPr>
          </w:rPrChange>
        </w:rPr>
        <w:t xml:space="preserve"> то</w:t>
      </w:r>
      <w:r w:rsidR="000103A2" w:rsidRPr="005733B1">
        <w:rPr>
          <w:color w:val="333333"/>
          <w:lang w:val="ru-RU"/>
          <w:rPrChange w:id="1483" w:author="Marchenko, Sergey [Tengizchevroil]" w:date="2025-08-09T08:08:00Z" w16du:dateUtc="2025-08-09T03:08:00Z">
            <w:rPr>
              <w:color w:val="333333"/>
              <w:highlight w:val="red"/>
              <w:lang w:val="ru-RU"/>
            </w:rPr>
          </w:rPrChange>
        </w:rPr>
        <w:t xml:space="preserve"> измерение твердости по Виккерсу должно выполняться в соответствии с </w:t>
      </w:r>
      <w:ins w:id="1484" w:author="Marchenko, Sergey [Tengizchevroil]" w:date="2025-08-09T08:08:00Z" w16du:dateUtc="2025-08-09T03:08:00Z">
        <w:r w:rsidR="005733B1" w:rsidRPr="005733B1">
          <w:rPr>
            <w:color w:val="333333"/>
            <w:lang w:val="ru-RU"/>
            <w:rPrChange w:id="1485" w:author="Marchenko, Sergey [Tengizchevroil]" w:date="2025-08-09T08:08:00Z" w16du:dateUtc="2025-08-09T03:08:00Z">
              <w:rPr>
                <w:color w:val="333333"/>
                <w:highlight w:val="red"/>
                <w:lang w:val="ru-RU"/>
              </w:rPr>
            </w:rPrChange>
          </w:rPr>
          <w:t>рисунком 1</w:t>
        </w:r>
      </w:ins>
      <w:del w:id="1486" w:author="Marchenko, Sergey [Tengizchevroil]" w:date="2025-08-09T08:08:00Z" w16du:dateUtc="2025-08-09T03:08:00Z">
        <w:r w:rsidR="000103A2" w:rsidRPr="005733B1" w:rsidDel="005733B1">
          <w:rPr>
            <w:color w:val="333333"/>
            <w:lang w:val="ru-RU"/>
            <w:rPrChange w:id="1487" w:author="Marchenko, Sergey [Tengizchevroil]" w:date="2025-08-09T08:08:00Z" w16du:dateUtc="2025-08-09T03:08:00Z">
              <w:rPr>
                <w:color w:val="333333"/>
                <w:highlight w:val="red"/>
                <w:lang w:val="ru-RU"/>
              </w:rPr>
            </w:rPrChange>
          </w:rPr>
          <w:delText xml:space="preserve">последним изданием </w:delText>
        </w:r>
        <w:r w:rsidR="000103A2" w:rsidRPr="005733B1" w:rsidDel="005733B1">
          <w:rPr>
            <w:color w:val="333333"/>
            <w:rPrChange w:id="1488" w:author="Marchenko, Sergey [Tengizchevroil]" w:date="2025-08-09T08:08:00Z" w16du:dateUtc="2025-08-09T03:08:00Z">
              <w:rPr>
                <w:color w:val="333333"/>
                <w:highlight w:val="red"/>
              </w:rPr>
            </w:rPrChange>
          </w:rPr>
          <w:delText>NACE</w:delText>
        </w:r>
        <w:r w:rsidR="000103A2" w:rsidRPr="005733B1" w:rsidDel="005733B1">
          <w:rPr>
            <w:color w:val="333333"/>
            <w:lang w:val="ru-RU"/>
            <w:rPrChange w:id="1489" w:author="Marchenko, Sergey [Tengizchevroil]" w:date="2025-08-09T08:08:00Z" w16du:dateUtc="2025-08-09T03:08:00Z">
              <w:rPr>
                <w:color w:val="333333"/>
                <w:highlight w:val="red"/>
                <w:lang w:val="ru-RU"/>
              </w:rPr>
            </w:rPrChange>
          </w:rPr>
          <w:delText xml:space="preserve"> </w:delText>
        </w:r>
        <w:r w:rsidR="000103A2" w:rsidRPr="005733B1" w:rsidDel="005733B1">
          <w:rPr>
            <w:color w:val="333333"/>
            <w:rPrChange w:id="1490" w:author="Marchenko, Sergey [Tengizchevroil]" w:date="2025-08-09T08:08:00Z" w16du:dateUtc="2025-08-09T03:08:00Z">
              <w:rPr>
                <w:color w:val="333333"/>
                <w:highlight w:val="red"/>
              </w:rPr>
            </w:rPrChange>
          </w:rPr>
          <w:delText>MR</w:delText>
        </w:r>
        <w:r w:rsidR="000103A2" w:rsidRPr="005733B1" w:rsidDel="005733B1">
          <w:rPr>
            <w:color w:val="333333"/>
            <w:lang w:val="ru-RU"/>
            <w:rPrChange w:id="1491" w:author="Marchenko, Sergey [Tengizchevroil]" w:date="2025-08-09T08:08:00Z" w16du:dateUtc="2025-08-09T03:08:00Z">
              <w:rPr>
                <w:color w:val="333333"/>
                <w:highlight w:val="red"/>
                <w:lang w:val="ru-RU"/>
              </w:rPr>
            </w:rPrChange>
          </w:rPr>
          <w:delText xml:space="preserve">0175, </w:delText>
        </w:r>
        <w:r w:rsidR="000103A2" w:rsidRPr="005733B1" w:rsidDel="005733B1">
          <w:rPr>
            <w:color w:val="333333"/>
            <w:rPrChange w:id="1492" w:author="Marchenko, Sergey [Tengizchevroil]" w:date="2025-08-09T08:08:00Z" w16du:dateUtc="2025-08-09T03:08:00Z">
              <w:rPr>
                <w:color w:val="333333"/>
                <w:highlight w:val="red"/>
              </w:rPr>
            </w:rPrChange>
          </w:rPr>
          <w:delText>SP</w:delText>
        </w:r>
        <w:r w:rsidR="000103A2" w:rsidRPr="005733B1" w:rsidDel="005733B1">
          <w:rPr>
            <w:color w:val="333333"/>
            <w:lang w:val="ru-RU"/>
            <w:rPrChange w:id="1493" w:author="Marchenko, Sergey [Tengizchevroil]" w:date="2025-08-09T08:08:00Z" w16du:dateUtc="2025-08-09T03:08:00Z">
              <w:rPr>
                <w:color w:val="333333"/>
                <w:highlight w:val="red"/>
                <w:lang w:val="ru-RU"/>
              </w:rPr>
            </w:rPrChange>
          </w:rPr>
          <w:delText xml:space="preserve">0472 или </w:delText>
        </w:r>
        <w:r w:rsidR="000103A2" w:rsidRPr="005733B1" w:rsidDel="005733B1">
          <w:rPr>
            <w:color w:val="333333"/>
            <w:rPrChange w:id="1494" w:author="Marchenko, Sergey [Tengizchevroil]" w:date="2025-08-09T08:08:00Z" w16du:dateUtc="2025-08-09T03:08:00Z">
              <w:rPr>
                <w:color w:val="333333"/>
                <w:highlight w:val="red"/>
              </w:rPr>
            </w:rPrChange>
          </w:rPr>
          <w:delText>AMPP</w:delText>
        </w:r>
        <w:r w:rsidR="000103A2" w:rsidRPr="005733B1" w:rsidDel="005733B1">
          <w:rPr>
            <w:color w:val="333333"/>
            <w:lang w:val="ru-RU"/>
            <w:rPrChange w:id="1495" w:author="Marchenko, Sergey [Tengizchevroil]" w:date="2025-08-09T08:08:00Z" w16du:dateUtc="2025-08-09T03:08:00Z">
              <w:rPr>
                <w:color w:val="333333"/>
                <w:highlight w:val="red"/>
                <w:lang w:val="ru-RU"/>
              </w:rPr>
            </w:rPrChange>
          </w:rPr>
          <w:delText xml:space="preserve"> </w:delText>
        </w:r>
        <w:r w:rsidR="000103A2" w:rsidRPr="005733B1" w:rsidDel="005733B1">
          <w:rPr>
            <w:color w:val="333333"/>
            <w:rPrChange w:id="1496" w:author="Marchenko, Sergey [Tengizchevroil]" w:date="2025-08-09T08:08:00Z" w16du:dateUtc="2025-08-09T03:08:00Z">
              <w:rPr>
                <w:color w:val="333333"/>
                <w:highlight w:val="red"/>
              </w:rPr>
            </w:rPrChange>
          </w:rPr>
          <w:delText>MR</w:delText>
        </w:r>
        <w:r w:rsidR="000103A2" w:rsidRPr="005733B1" w:rsidDel="005733B1">
          <w:rPr>
            <w:color w:val="333333"/>
            <w:lang w:val="ru-RU"/>
            <w:rPrChange w:id="1497" w:author="Marchenko, Sergey [Tengizchevroil]" w:date="2025-08-09T08:08:00Z" w16du:dateUtc="2025-08-09T03:08:00Z">
              <w:rPr>
                <w:color w:val="333333"/>
                <w:highlight w:val="red"/>
                <w:lang w:val="ru-RU"/>
              </w:rPr>
            </w:rPrChange>
          </w:rPr>
          <w:delText>0103</w:delText>
        </w:r>
      </w:del>
      <w:r w:rsidR="000103A2" w:rsidRPr="005733B1">
        <w:rPr>
          <w:color w:val="333333"/>
          <w:lang w:val="ru-RU"/>
          <w:rPrChange w:id="1498" w:author="Marchenko, Sergey [Tengizchevroil]" w:date="2025-08-09T08:08:00Z" w16du:dateUtc="2025-08-09T03:08:00Z">
            <w:rPr>
              <w:color w:val="333333"/>
              <w:highlight w:val="red"/>
              <w:lang w:val="ru-RU"/>
            </w:rPr>
          </w:rPrChange>
        </w:rPr>
        <w:t>.</w:t>
      </w:r>
    </w:p>
    <w:p w14:paraId="52521661" w14:textId="58E7F207" w:rsidR="00EC7A40" w:rsidRPr="002B195C" w:rsidRDefault="00EC7A40" w:rsidP="008F5BD8">
      <w:pPr>
        <w:pStyle w:val="ListParagraph"/>
        <w:numPr>
          <w:ilvl w:val="1"/>
          <w:numId w:val="72"/>
        </w:numPr>
        <w:tabs>
          <w:tab w:val="left" w:pos="605"/>
        </w:tabs>
        <w:spacing w:before="120" w:after="120"/>
        <w:ind w:left="1134" w:hanging="425"/>
        <w:rPr>
          <w:lang w:val="ru-RU"/>
        </w:rPr>
      </w:pPr>
      <w:r w:rsidRPr="006A1730">
        <w:rPr>
          <w:b/>
          <w:lang w:val="ru-RU"/>
        </w:rPr>
        <w:t xml:space="preserve">- </w:t>
      </w:r>
      <w:r w:rsidR="008454F4" w:rsidRPr="006A1730">
        <w:rPr>
          <w:color w:val="333333"/>
          <w:lang w:val="ru-RU"/>
        </w:rPr>
        <w:t xml:space="preserve">Если для испытаний сварных швов требуется измерение твердости, измерение по Бринеллю должно проводиться с </w:t>
      </w:r>
      <w:r w:rsidR="008454F4" w:rsidRPr="00A41BCD">
        <w:rPr>
          <w:color w:val="333333"/>
          <w:lang w:val="ru-RU"/>
        </w:rPr>
        <w:t xml:space="preserve">помощью портативного твердомера типа Телебринеллер или альтернативного варианта, одобренного </w:t>
      </w:r>
      <w:r w:rsidR="00D33CA1" w:rsidRPr="00A41BCD">
        <w:rPr>
          <w:color w:val="333333"/>
          <w:lang w:val="ru-RU"/>
        </w:rPr>
        <w:t>заказчиком</w:t>
      </w:r>
      <w:r w:rsidR="008454F4" w:rsidRPr="00A41BCD">
        <w:rPr>
          <w:color w:val="333333"/>
          <w:lang w:val="ru-RU"/>
        </w:rPr>
        <w:t xml:space="preserve">. </w:t>
      </w:r>
      <w:r w:rsidR="008454F4" w:rsidRPr="002B195C">
        <w:rPr>
          <w:color w:val="333333"/>
          <w:lang w:val="ru-RU"/>
        </w:rPr>
        <w:t>Испытание должно проводиться только на сварном шве, и количество испытаний, выполняемых для каждого испытуемого сварного шва, должно быть следующим:</w:t>
      </w:r>
    </w:p>
    <w:p w14:paraId="32317203" w14:textId="680BAF2C" w:rsidR="00EC7A40" w:rsidRPr="006A1730" w:rsidRDefault="007D3903" w:rsidP="008F5BD8">
      <w:pPr>
        <w:pStyle w:val="ListParagraph"/>
        <w:numPr>
          <w:ilvl w:val="2"/>
          <w:numId w:val="72"/>
        </w:numPr>
        <w:spacing w:before="120" w:after="120"/>
        <w:ind w:left="1418" w:hanging="291"/>
        <w:rPr>
          <w:lang w:val="ru-RU"/>
        </w:rPr>
      </w:pPr>
      <w:r w:rsidRPr="006A1730">
        <w:rPr>
          <w:color w:val="333333"/>
          <w:spacing w:val="-2"/>
          <w:position w:val="2"/>
          <w:lang w:val="ru-RU"/>
        </w:rPr>
        <w:t xml:space="preserve">Труба ≤ 10 дюймов: две </w:t>
      </w:r>
      <w:r w:rsidR="00865633" w:rsidRPr="006A1730">
        <w:rPr>
          <w:color w:val="333333"/>
          <w:spacing w:val="-2"/>
          <w:position w:val="2"/>
          <w:lang w:val="ru-RU"/>
        </w:rPr>
        <w:t xml:space="preserve">проверки </w:t>
      </w:r>
      <w:r w:rsidR="00865633">
        <w:rPr>
          <w:color w:val="333333"/>
          <w:spacing w:val="-2"/>
          <w:position w:val="2"/>
          <w:lang w:val="ru-RU"/>
        </w:rPr>
        <w:t>расположенные</w:t>
      </w:r>
      <w:r w:rsidR="00331EB7">
        <w:rPr>
          <w:color w:val="333333"/>
          <w:spacing w:val="-2"/>
          <w:position w:val="2"/>
          <w:lang w:val="ru-RU"/>
        </w:rPr>
        <w:t xml:space="preserve"> в</w:t>
      </w:r>
      <w:r w:rsidRPr="006A1730">
        <w:rPr>
          <w:color w:val="333333"/>
          <w:spacing w:val="-2"/>
          <w:position w:val="2"/>
          <w:lang w:val="ru-RU"/>
        </w:rPr>
        <w:t xml:space="preserve"> 90 градусов друг от друга.</w:t>
      </w:r>
    </w:p>
    <w:p w14:paraId="2DEFB0B6" w14:textId="174FEDC9" w:rsidR="00EC7A40" w:rsidRPr="006A1730" w:rsidRDefault="00A772CF" w:rsidP="008F5BD8">
      <w:pPr>
        <w:pStyle w:val="ListParagraph"/>
        <w:numPr>
          <w:ilvl w:val="2"/>
          <w:numId w:val="72"/>
        </w:numPr>
        <w:spacing w:before="120" w:after="120"/>
        <w:ind w:left="1418" w:hanging="291"/>
        <w:rPr>
          <w:lang w:val="ru-RU"/>
        </w:rPr>
      </w:pPr>
      <w:r w:rsidRPr="006A1730">
        <w:rPr>
          <w:color w:val="333333"/>
          <w:spacing w:val="-2"/>
          <w:position w:val="2"/>
          <w:lang w:val="ru-RU"/>
        </w:rPr>
        <w:t xml:space="preserve">Труба ≥ 12 дюймов: три </w:t>
      </w:r>
      <w:r w:rsidR="00522CFD" w:rsidRPr="006A1730">
        <w:rPr>
          <w:color w:val="333333"/>
          <w:spacing w:val="-2"/>
          <w:position w:val="2"/>
          <w:lang w:val="ru-RU"/>
        </w:rPr>
        <w:t>проверки</w:t>
      </w:r>
      <w:r w:rsidRPr="006A1730">
        <w:rPr>
          <w:color w:val="333333"/>
          <w:spacing w:val="-2"/>
          <w:position w:val="2"/>
          <w:lang w:val="ru-RU"/>
        </w:rPr>
        <w:t>, расположенные на равном расстоянии друг от друга.</w:t>
      </w:r>
    </w:p>
    <w:p w14:paraId="56F89050" w14:textId="366A92A7" w:rsidR="00EC7A40" w:rsidRPr="002B195C" w:rsidRDefault="00EC7A40" w:rsidP="008F5BD8">
      <w:pPr>
        <w:pStyle w:val="ListParagraph"/>
        <w:numPr>
          <w:ilvl w:val="1"/>
          <w:numId w:val="72"/>
        </w:numPr>
        <w:spacing w:before="120" w:after="120"/>
        <w:ind w:left="1134" w:hanging="425"/>
        <w:rPr>
          <w:lang w:val="ru-RU"/>
        </w:rPr>
      </w:pPr>
      <w:r w:rsidRPr="006A1730">
        <w:rPr>
          <w:b/>
          <w:lang w:val="ru-RU"/>
        </w:rPr>
        <w:t xml:space="preserve">- </w:t>
      </w:r>
      <w:r w:rsidR="00D56B51" w:rsidRPr="006A1730">
        <w:rPr>
          <w:color w:val="333333"/>
          <w:lang w:val="ru-RU"/>
        </w:rPr>
        <w:t>Если как</w:t>
      </w:r>
      <w:r w:rsidR="000D1CDB" w:rsidRPr="006A1730">
        <w:rPr>
          <w:color w:val="333333"/>
          <w:lang w:val="ru-RU"/>
        </w:rPr>
        <w:t>ой</w:t>
      </w:r>
      <w:r w:rsidR="00D56B51" w:rsidRPr="006A1730">
        <w:rPr>
          <w:color w:val="333333"/>
          <w:lang w:val="ru-RU"/>
        </w:rPr>
        <w:t xml:space="preserve">-либо </w:t>
      </w:r>
      <w:r w:rsidR="000D1CDB" w:rsidRPr="006A1730">
        <w:rPr>
          <w:color w:val="333333"/>
          <w:lang w:val="ru-RU"/>
        </w:rPr>
        <w:t>наплавленный</w:t>
      </w:r>
      <w:r w:rsidR="00665372" w:rsidRPr="006A1730">
        <w:rPr>
          <w:color w:val="333333"/>
          <w:lang w:val="ru-RU"/>
        </w:rPr>
        <w:t xml:space="preserve"> сварочный </w:t>
      </w:r>
      <w:r w:rsidR="00C02C45" w:rsidRPr="006A1730">
        <w:rPr>
          <w:color w:val="333333"/>
          <w:lang w:val="ru-RU"/>
        </w:rPr>
        <w:t>шов</w:t>
      </w:r>
      <w:r w:rsidR="00665372" w:rsidRPr="006A1730">
        <w:rPr>
          <w:color w:val="333333"/>
          <w:lang w:val="ru-RU"/>
        </w:rPr>
        <w:t xml:space="preserve"> </w:t>
      </w:r>
      <w:r w:rsidR="00D56B51" w:rsidRPr="006A1730">
        <w:rPr>
          <w:color w:val="333333"/>
          <w:lang w:val="ru-RU"/>
        </w:rPr>
        <w:t>имеет твердость, превышающую максимально допустимую,</w:t>
      </w:r>
      <w:r w:rsidR="0036112B" w:rsidRPr="006A1730">
        <w:rPr>
          <w:color w:val="333333"/>
          <w:lang w:val="ru-RU"/>
        </w:rPr>
        <w:t xml:space="preserve"> то</w:t>
      </w:r>
      <w:r w:rsidR="00D56B51" w:rsidRPr="006A1730">
        <w:rPr>
          <w:color w:val="333333"/>
          <w:lang w:val="ru-RU"/>
        </w:rPr>
        <w:t xml:space="preserve"> за </w:t>
      </w:r>
      <w:r w:rsidR="00D56B51" w:rsidRPr="002B195C">
        <w:rPr>
          <w:color w:val="333333"/>
          <w:lang w:val="ru-RU"/>
        </w:rPr>
        <w:t xml:space="preserve">счет </w:t>
      </w:r>
      <w:r w:rsidR="0036112B" w:rsidRPr="002B195C">
        <w:rPr>
          <w:color w:val="333333"/>
          <w:lang w:val="ru-RU"/>
        </w:rPr>
        <w:t>п</w:t>
      </w:r>
      <w:r w:rsidR="00D56B51" w:rsidRPr="002B195C">
        <w:rPr>
          <w:color w:val="333333"/>
          <w:lang w:val="ru-RU"/>
        </w:rPr>
        <w:t xml:space="preserve">оставщика должны быть проведены дополнительные испытания на твердость до тех пор, пока не будет установлен объем неприемлемого металла сварного шва. Неприемлемый металл сварного шва подлежит повторной термообработке или замене, а затем повторному испытанию за счет </w:t>
      </w:r>
      <w:r w:rsidR="00301117" w:rsidRPr="002B195C">
        <w:rPr>
          <w:color w:val="333333"/>
          <w:lang w:val="ru-RU"/>
        </w:rPr>
        <w:t>п</w:t>
      </w:r>
      <w:r w:rsidR="00D56B51" w:rsidRPr="002B195C">
        <w:rPr>
          <w:color w:val="333333"/>
          <w:lang w:val="ru-RU"/>
        </w:rPr>
        <w:t>оставщика.</w:t>
      </w:r>
    </w:p>
    <w:p w14:paraId="18C51EE3" w14:textId="0AF447F0" w:rsidR="00EC7A40" w:rsidRPr="006A1730" w:rsidRDefault="0090107D" w:rsidP="008F5BD8">
      <w:pPr>
        <w:spacing w:before="120" w:after="240"/>
        <w:ind w:left="709"/>
        <w:rPr>
          <w:b/>
          <w:spacing w:val="-2"/>
          <w:lang w:val="ru-RU"/>
        </w:rPr>
      </w:pPr>
      <w:r w:rsidRPr="001B356D">
        <w:rPr>
          <w:b/>
          <w:spacing w:val="-2"/>
          <w:lang w:val="ru-RU"/>
          <w:rPrChange w:id="1499" w:author="Marchenko, Sergey [Tengizchevroil]" w:date="2025-08-07T15:43:00Z" w16du:dateUtc="2025-08-07T10:43:00Z">
            <w:rPr>
              <w:b/>
              <w:spacing w:val="-2"/>
              <w:highlight w:val="red"/>
              <w:lang w:val="ru-RU"/>
            </w:rPr>
          </w:rPrChange>
        </w:rPr>
        <w:t>Таблица 2</w:t>
      </w:r>
      <w:r w:rsidR="001317AA" w:rsidRPr="001B356D">
        <w:rPr>
          <w:b/>
          <w:spacing w:val="-2"/>
          <w:lang w:val="ru-RU"/>
          <w:rPrChange w:id="1500" w:author="Marchenko, Sergey [Tengizchevroil]" w:date="2025-08-07T15:43:00Z" w16du:dateUtc="2025-08-07T10:43:00Z">
            <w:rPr>
              <w:b/>
              <w:spacing w:val="-2"/>
              <w:highlight w:val="red"/>
              <w:lang w:val="ru-RU"/>
            </w:rPr>
          </w:rPrChange>
        </w:rPr>
        <w:t>:</w:t>
      </w:r>
      <w:r w:rsidRPr="001B356D">
        <w:rPr>
          <w:b/>
          <w:spacing w:val="-2"/>
          <w:lang w:val="ru-RU"/>
          <w:rPrChange w:id="1501" w:author="Marchenko, Sergey [Tengizchevroil]" w:date="2025-08-07T15:43:00Z" w16du:dateUtc="2025-08-07T10:43:00Z">
            <w:rPr>
              <w:b/>
              <w:spacing w:val="-2"/>
              <w:highlight w:val="red"/>
              <w:lang w:val="ru-RU"/>
            </w:rPr>
          </w:rPrChange>
        </w:rPr>
        <w:t xml:space="preserve"> Предельные значения твердости сварного шва и требования к испытаниям</w:t>
      </w:r>
    </w:p>
    <w:tbl>
      <w:tblPr>
        <w:tblW w:w="0" w:type="auto"/>
        <w:tblInd w:w="1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150"/>
        <w:gridCol w:w="3240"/>
        <w:gridCol w:w="3960"/>
      </w:tblGrid>
      <w:tr w:rsidR="001A3DE1" w:rsidRPr="00697636" w14:paraId="2B561756" w14:textId="77777777" w:rsidTr="00C73F9D">
        <w:trPr>
          <w:trHeight w:val="565"/>
        </w:trPr>
        <w:tc>
          <w:tcPr>
            <w:tcW w:w="3150" w:type="dxa"/>
            <w:shd w:val="clear" w:color="auto" w:fill="F0F0F0"/>
            <w:vAlign w:val="center"/>
          </w:tcPr>
          <w:p w14:paraId="5D3EAB6D" w14:textId="580BBFCC" w:rsidR="001A3DE1" w:rsidRPr="003C24FC" w:rsidRDefault="001A3DE1" w:rsidP="00EA6D5B">
            <w:pPr>
              <w:pStyle w:val="TableParagraph"/>
              <w:spacing w:before="0"/>
              <w:ind w:left="0"/>
              <w:jc w:val="center"/>
              <w:rPr>
                <w:rFonts w:ascii="Times New Roman" w:hAnsi="Times New Roman" w:cs="Times New Roman"/>
                <w:b/>
                <w:lang w:val="ru-RU"/>
              </w:rPr>
            </w:pPr>
            <w:r w:rsidRPr="003C24FC">
              <w:rPr>
                <w:rFonts w:ascii="Times New Roman" w:hAnsi="Times New Roman" w:cs="Times New Roman"/>
                <w:b/>
                <w:color w:val="333333"/>
                <w:spacing w:val="-2"/>
                <w:lang w:val="ru-RU"/>
              </w:rPr>
              <w:t>Материал</w:t>
            </w:r>
          </w:p>
        </w:tc>
        <w:tc>
          <w:tcPr>
            <w:tcW w:w="3240" w:type="dxa"/>
            <w:shd w:val="clear" w:color="auto" w:fill="F0F0F0"/>
            <w:vAlign w:val="center"/>
          </w:tcPr>
          <w:p w14:paraId="7C4AFC2B" w14:textId="77777777" w:rsidR="001A3DE1" w:rsidRPr="003C24FC" w:rsidRDefault="001A3DE1" w:rsidP="006B431C">
            <w:pPr>
              <w:pStyle w:val="TableParagraph"/>
              <w:spacing w:before="0"/>
              <w:ind w:left="0"/>
              <w:jc w:val="center"/>
              <w:rPr>
                <w:rFonts w:ascii="Times New Roman" w:hAnsi="Times New Roman" w:cs="Times New Roman"/>
                <w:b/>
                <w:color w:val="333333"/>
                <w:spacing w:val="-5"/>
                <w:lang w:val="ru-RU"/>
              </w:rPr>
            </w:pPr>
            <w:r w:rsidRPr="003C24FC">
              <w:rPr>
                <w:rFonts w:ascii="Times New Roman" w:hAnsi="Times New Roman" w:cs="Times New Roman"/>
                <w:b/>
                <w:color w:val="333333"/>
                <w:spacing w:val="-5"/>
                <w:lang w:val="ru-RU"/>
              </w:rPr>
              <w:t xml:space="preserve">Максимальное значение твердости для аттестации процедуры </w:t>
            </w:r>
          </w:p>
          <w:p w14:paraId="5BEAF06A" w14:textId="609746CB" w:rsidR="001A3DE1" w:rsidRPr="003C24FC" w:rsidRDefault="001A3DE1" w:rsidP="006B431C">
            <w:pPr>
              <w:pStyle w:val="TableParagraph"/>
              <w:spacing w:before="0"/>
              <w:ind w:left="0"/>
              <w:jc w:val="center"/>
              <w:rPr>
                <w:rFonts w:ascii="Times New Roman" w:hAnsi="Times New Roman" w:cs="Times New Roman"/>
                <w:b/>
                <w:lang w:val="ru-RU"/>
              </w:rPr>
            </w:pPr>
            <w:r w:rsidRPr="003C24FC">
              <w:rPr>
                <w:rFonts w:ascii="Times New Roman" w:hAnsi="Times New Roman" w:cs="Times New Roman"/>
                <w:b/>
                <w:color w:val="333333"/>
                <w:spacing w:val="-5"/>
                <w:lang w:val="ru-RU"/>
              </w:rPr>
              <w:t>[примечание 1]</w:t>
            </w:r>
          </w:p>
        </w:tc>
        <w:tc>
          <w:tcPr>
            <w:tcW w:w="3960" w:type="dxa"/>
            <w:shd w:val="clear" w:color="auto" w:fill="F0F0F0"/>
            <w:vAlign w:val="center"/>
          </w:tcPr>
          <w:p w14:paraId="69B6A5DE" w14:textId="166C2096" w:rsidR="001A3DE1" w:rsidRPr="003C24FC" w:rsidRDefault="001A3DE1" w:rsidP="006B431C">
            <w:pPr>
              <w:pStyle w:val="TableParagraph"/>
              <w:spacing w:before="0"/>
              <w:ind w:left="0"/>
              <w:jc w:val="center"/>
              <w:rPr>
                <w:rFonts w:ascii="Times New Roman" w:hAnsi="Times New Roman" w:cs="Times New Roman"/>
                <w:b/>
                <w:lang w:val="ru-RU"/>
              </w:rPr>
            </w:pPr>
            <w:r w:rsidRPr="003C24FC">
              <w:rPr>
                <w:rFonts w:ascii="Times New Roman" w:hAnsi="Times New Roman" w:cs="Times New Roman"/>
                <w:b/>
                <w:color w:val="333333"/>
                <w:spacing w:val="-5"/>
                <w:lang w:val="ru-RU"/>
              </w:rPr>
              <w:t>Максимальное значение твердости для производственных сварных швов [примечание 1 и 3]</w:t>
            </w:r>
          </w:p>
        </w:tc>
      </w:tr>
      <w:tr w:rsidR="001A3DE1" w14:paraId="550D5D5E" w14:textId="77777777" w:rsidTr="00C73F9D">
        <w:trPr>
          <w:trHeight w:val="454"/>
        </w:trPr>
        <w:tc>
          <w:tcPr>
            <w:tcW w:w="3150" w:type="dxa"/>
          </w:tcPr>
          <w:p w14:paraId="20CA049A" w14:textId="77777777" w:rsidR="001A3DE1" w:rsidRPr="003C24FC" w:rsidRDefault="001A3DE1" w:rsidP="00EA6D5B">
            <w:pPr>
              <w:pStyle w:val="TableParagraph"/>
              <w:spacing w:before="0"/>
              <w:ind w:left="0"/>
              <w:jc w:val="center"/>
              <w:rPr>
                <w:rFonts w:ascii="Times New Roman" w:hAnsi="Times New Roman" w:cs="Times New Roman"/>
                <w:lang w:val="ru-RU"/>
              </w:rPr>
            </w:pPr>
          </w:p>
        </w:tc>
        <w:tc>
          <w:tcPr>
            <w:tcW w:w="3240" w:type="dxa"/>
            <w:vAlign w:val="center"/>
          </w:tcPr>
          <w:p w14:paraId="29706ACB" w14:textId="0306F066" w:rsidR="001A3DE1" w:rsidRPr="003C24FC" w:rsidRDefault="001A3DE1" w:rsidP="00BC4D51">
            <w:pPr>
              <w:pStyle w:val="TableParagraph"/>
              <w:spacing w:before="0"/>
              <w:ind w:left="0"/>
              <w:jc w:val="center"/>
              <w:rPr>
                <w:rFonts w:ascii="Times New Roman" w:hAnsi="Times New Roman" w:cs="Times New Roman"/>
                <w:b/>
              </w:rPr>
            </w:pPr>
            <w:r w:rsidRPr="003C24FC">
              <w:rPr>
                <w:rFonts w:ascii="Times New Roman" w:hAnsi="Times New Roman" w:cs="Times New Roman"/>
                <w:b/>
                <w:color w:val="333333"/>
                <w:spacing w:val="-2"/>
                <w:lang w:val="ru-RU"/>
              </w:rPr>
              <w:t>Согласно</w:t>
            </w:r>
            <w:r w:rsidRPr="003C24FC">
              <w:rPr>
                <w:rFonts w:ascii="Times New Roman" w:hAnsi="Times New Roman" w:cs="Times New Roman"/>
                <w:b/>
                <w:color w:val="333333"/>
                <w:spacing w:val="-2"/>
              </w:rPr>
              <w:t xml:space="preserve"> AMPP MR0103 </w:t>
            </w:r>
            <w:r w:rsidRPr="003C24FC">
              <w:rPr>
                <w:rFonts w:ascii="Times New Roman" w:hAnsi="Times New Roman" w:cs="Times New Roman"/>
                <w:b/>
                <w:color w:val="333333"/>
                <w:spacing w:val="-2"/>
                <w:lang w:val="ru-RU"/>
              </w:rPr>
              <w:t>или</w:t>
            </w:r>
            <w:r w:rsidRPr="003C24FC">
              <w:rPr>
                <w:rFonts w:ascii="Times New Roman" w:hAnsi="Times New Roman" w:cs="Times New Roman"/>
                <w:b/>
              </w:rPr>
              <w:t xml:space="preserve"> </w:t>
            </w:r>
            <w:r w:rsidRPr="003C24FC">
              <w:rPr>
                <w:rFonts w:ascii="Times New Roman" w:hAnsi="Times New Roman" w:cs="Times New Roman"/>
                <w:b/>
                <w:color w:val="333333"/>
                <w:spacing w:val="-2"/>
              </w:rPr>
              <w:t>NACE MR0175</w:t>
            </w:r>
          </w:p>
        </w:tc>
        <w:tc>
          <w:tcPr>
            <w:tcW w:w="3960" w:type="dxa"/>
            <w:vAlign w:val="center"/>
          </w:tcPr>
          <w:p w14:paraId="58BDA74A" w14:textId="1ED08474" w:rsidR="001A3DE1" w:rsidRPr="003C24FC" w:rsidRDefault="001A3DE1" w:rsidP="00EA6D5B">
            <w:pPr>
              <w:pStyle w:val="TableParagraph"/>
              <w:spacing w:before="0"/>
              <w:ind w:left="0"/>
              <w:jc w:val="center"/>
              <w:rPr>
                <w:rFonts w:ascii="Times New Roman" w:hAnsi="Times New Roman" w:cs="Times New Roman"/>
                <w:b/>
                <w:lang w:val="ru-RU"/>
              </w:rPr>
            </w:pPr>
            <w:r w:rsidRPr="003C24FC">
              <w:rPr>
                <w:rFonts w:ascii="Times New Roman" w:hAnsi="Times New Roman" w:cs="Times New Roman"/>
                <w:b/>
                <w:color w:val="333333"/>
                <w:spacing w:val="-4"/>
                <w:lang w:val="ru-RU"/>
              </w:rPr>
              <w:t>Только облицовочный шов</w:t>
            </w:r>
          </w:p>
        </w:tc>
      </w:tr>
      <w:tr w:rsidR="001A3DE1" w14:paraId="5BD9AFC5" w14:textId="77777777" w:rsidTr="00C73F9D">
        <w:trPr>
          <w:trHeight w:val="303"/>
        </w:trPr>
        <w:tc>
          <w:tcPr>
            <w:tcW w:w="3150" w:type="dxa"/>
            <w:vAlign w:val="center"/>
          </w:tcPr>
          <w:p w14:paraId="7CC3CD4A" w14:textId="60D0A1B6" w:rsidR="001A3DE1" w:rsidRPr="003C24FC" w:rsidRDefault="001A3DE1" w:rsidP="00D61626">
            <w:pPr>
              <w:pStyle w:val="TableParagraph"/>
              <w:spacing w:before="0"/>
              <w:ind w:left="0"/>
              <w:rPr>
                <w:rFonts w:ascii="Times New Roman" w:hAnsi="Times New Roman" w:cs="Times New Roman"/>
                <w:lang w:val="ru-RU"/>
              </w:rPr>
            </w:pPr>
            <w:r w:rsidRPr="003C24FC">
              <w:rPr>
                <w:rFonts w:ascii="Times New Roman" w:hAnsi="Times New Roman" w:cs="Times New Roman"/>
                <w:color w:val="333333"/>
              </w:rPr>
              <w:t>P</w:t>
            </w:r>
            <w:r w:rsidRPr="003C24FC">
              <w:rPr>
                <w:rFonts w:ascii="Times New Roman" w:hAnsi="Times New Roman" w:cs="Times New Roman"/>
                <w:color w:val="333333"/>
                <w:lang w:val="ru-RU"/>
              </w:rPr>
              <w:t>-1</w:t>
            </w:r>
            <w:r w:rsidRPr="003C24FC">
              <w:rPr>
                <w:rFonts w:ascii="Times New Roman" w:hAnsi="Times New Roman" w:cs="Times New Roman"/>
                <w:color w:val="333333"/>
                <w:spacing w:val="6"/>
                <w:lang w:val="ru-RU"/>
              </w:rPr>
              <w:t xml:space="preserve"> </w:t>
            </w:r>
            <w:r w:rsidRPr="003C24FC">
              <w:rPr>
                <w:rFonts w:ascii="Times New Roman" w:hAnsi="Times New Roman" w:cs="Times New Roman"/>
                <w:color w:val="333333"/>
                <w:lang w:val="ru-RU"/>
              </w:rPr>
              <w:t>/</w:t>
            </w:r>
            <w:r w:rsidRPr="003C24FC">
              <w:rPr>
                <w:rFonts w:ascii="Times New Roman" w:hAnsi="Times New Roman" w:cs="Times New Roman"/>
                <w:color w:val="333333"/>
                <w:spacing w:val="7"/>
                <w:lang w:val="ru-RU"/>
              </w:rPr>
              <w:t xml:space="preserve"> </w:t>
            </w:r>
            <w:r w:rsidRPr="003C24FC">
              <w:rPr>
                <w:rFonts w:ascii="Times New Roman" w:hAnsi="Times New Roman" w:cs="Times New Roman"/>
                <w:color w:val="333333"/>
                <w:lang w:val="ru-RU"/>
              </w:rPr>
              <w:t>УС</w:t>
            </w:r>
            <w:r w:rsidRPr="003C24FC">
              <w:rPr>
                <w:rFonts w:ascii="Times New Roman" w:hAnsi="Times New Roman" w:cs="Times New Roman"/>
                <w:color w:val="333333"/>
                <w:spacing w:val="6"/>
                <w:lang w:val="ru-RU"/>
              </w:rPr>
              <w:t xml:space="preserve"> </w:t>
            </w:r>
            <w:r w:rsidRPr="003C24FC">
              <w:rPr>
                <w:rFonts w:ascii="Times New Roman" w:hAnsi="Times New Roman" w:cs="Times New Roman"/>
                <w:color w:val="333333"/>
                <w:lang w:val="ru-RU"/>
              </w:rPr>
              <w:t xml:space="preserve">(без </w:t>
            </w:r>
            <w:r w:rsidRPr="003C24FC">
              <w:rPr>
                <w:rFonts w:ascii="Times New Roman" w:hAnsi="Times New Roman" w:cs="Times New Roman"/>
                <w:color w:val="333333"/>
              </w:rPr>
              <w:t>H</w:t>
            </w:r>
            <w:r w:rsidR="00D935B6" w:rsidRPr="00D935B6">
              <w:rPr>
                <w:rFonts w:ascii="Times New Roman" w:hAnsi="Times New Roman" w:cs="Times New Roman"/>
                <w:color w:val="333333"/>
                <w:vertAlign w:val="subscript"/>
                <w:lang w:val="ru-RU"/>
              </w:rPr>
              <w:t>2</w:t>
            </w:r>
            <w:r w:rsidRPr="003C24FC">
              <w:rPr>
                <w:rFonts w:ascii="Times New Roman" w:hAnsi="Times New Roman" w:cs="Times New Roman"/>
                <w:color w:val="333333"/>
              </w:rPr>
              <w:t>S</w:t>
            </w:r>
            <w:r w:rsidRPr="003C24FC">
              <w:rPr>
                <w:rFonts w:ascii="Times New Roman" w:hAnsi="Times New Roman" w:cs="Times New Roman"/>
                <w:color w:val="333333"/>
                <w:lang w:val="ru-RU"/>
              </w:rPr>
              <w:t xml:space="preserve"> среды</w:t>
            </w:r>
            <w:r w:rsidRPr="003C24FC">
              <w:rPr>
                <w:rFonts w:ascii="Times New Roman" w:hAnsi="Times New Roman" w:cs="Times New Roman"/>
                <w:color w:val="333333"/>
                <w:spacing w:val="-2"/>
                <w:lang w:val="ru-RU"/>
              </w:rPr>
              <w:t>)</w:t>
            </w:r>
          </w:p>
        </w:tc>
        <w:tc>
          <w:tcPr>
            <w:tcW w:w="3240" w:type="dxa"/>
            <w:vAlign w:val="center"/>
          </w:tcPr>
          <w:p w14:paraId="7EA79088" w14:textId="42E239D1" w:rsidR="001A3DE1" w:rsidRPr="003C24FC" w:rsidRDefault="001A3DE1" w:rsidP="00D61626">
            <w:pPr>
              <w:pStyle w:val="TableParagraph"/>
              <w:spacing w:before="0"/>
              <w:ind w:left="0"/>
              <w:jc w:val="center"/>
              <w:rPr>
                <w:rFonts w:ascii="Times New Roman" w:hAnsi="Times New Roman" w:cs="Times New Roman"/>
                <w:lang w:val="ru-RU"/>
              </w:rPr>
            </w:pPr>
            <w:r w:rsidRPr="003C24FC">
              <w:rPr>
                <w:rFonts w:ascii="Times New Roman" w:hAnsi="Times New Roman" w:cs="Times New Roman"/>
                <w:color w:val="333333"/>
              </w:rPr>
              <w:t>250</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4"/>
              </w:rPr>
              <w:t>HV10</w:t>
            </w:r>
          </w:p>
        </w:tc>
        <w:tc>
          <w:tcPr>
            <w:tcW w:w="3960" w:type="dxa"/>
            <w:vAlign w:val="center"/>
          </w:tcPr>
          <w:p w14:paraId="7D60ACF6" w14:textId="3B9AC57E" w:rsidR="001A3DE1" w:rsidRPr="003C24FC" w:rsidRDefault="001A3DE1" w:rsidP="00D61626">
            <w:pPr>
              <w:pStyle w:val="TableParagraph"/>
              <w:spacing w:before="0"/>
              <w:ind w:left="0"/>
              <w:jc w:val="center"/>
              <w:rPr>
                <w:rFonts w:ascii="Times New Roman" w:hAnsi="Times New Roman" w:cs="Times New Roman"/>
                <w:lang w:val="ru-RU"/>
              </w:rPr>
            </w:pPr>
            <w:r w:rsidRPr="001B356D">
              <w:rPr>
                <w:rFonts w:ascii="Times New Roman" w:hAnsi="Times New Roman" w:cs="Times New Roman"/>
                <w:color w:val="333333"/>
                <w:rPrChange w:id="1502" w:author="Marchenko, Sergey [Tengizchevroil]" w:date="2025-08-07T15:44:00Z" w16du:dateUtc="2025-08-07T10:44:00Z">
                  <w:rPr>
                    <w:rFonts w:ascii="Times New Roman" w:hAnsi="Times New Roman" w:cs="Times New Roman"/>
                    <w:color w:val="333333"/>
                    <w:highlight w:val="yellow"/>
                  </w:rPr>
                </w:rPrChange>
              </w:rPr>
              <w:t>2</w:t>
            </w:r>
            <w:r w:rsidR="00BB26D0" w:rsidRPr="001B356D">
              <w:rPr>
                <w:rFonts w:ascii="Times New Roman" w:hAnsi="Times New Roman" w:cs="Times New Roman"/>
                <w:color w:val="333333"/>
                <w:rPrChange w:id="1503" w:author="Marchenko, Sergey [Tengizchevroil]" w:date="2025-08-07T15:44:00Z" w16du:dateUtc="2025-08-07T10:44:00Z">
                  <w:rPr>
                    <w:rFonts w:ascii="Times New Roman" w:hAnsi="Times New Roman" w:cs="Times New Roman"/>
                    <w:color w:val="333333"/>
                    <w:highlight w:val="yellow"/>
                  </w:rPr>
                </w:rPrChange>
              </w:rPr>
              <w:t>35</w:t>
            </w:r>
            <w:r w:rsidRPr="001B356D">
              <w:rPr>
                <w:rFonts w:ascii="Times New Roman" w:hAnsi="Times New Roman" w:cs="Times New Roman"/>
                <w:color w:val="333333"/>
                <w:spacing w:val="5"/>
                <w:rPrChange w:id="1504" w:author="Marchenko, Sergey [Tengizchevroil]" w:date="2025-08-07T15:44:00Z" w16du:dateUtc="2025-08-07T10:44:00Z">
                  <w:rPr>
                    <w:rFonts w:ascii="Times New Roman" w:hAnsi="Times New Roman" w:cs="Times New Roman"/>
                    <w:color w:val="333333"/>
                    <w:spacing w:val="5"/>
                    <w:highlight w:val="yellow"/>
                  </w:rPr>
                </w:rPrChange>
              </w:rPr>
              <w:t xml:space="preserve"> </w:t>
            </w:r>
            <w:r w:rsidRPr="001B356D">
              <w:rPr>
                <w:rFonts w:ascii="Times New Roman" w:hAnsi="Times New Roman" w:cs="Times New Roman"/>
                <w:color w:val="333333"/>
                <w:spacing w:val="-5"/>
                <w:rPrChange w:id="1505" w:author="Marchenko, Sergey [Tengizchevroil]" w:date="2025-08-07T15:44:00Z" w16du:dateUtc="2025-08-07T10:44:00Z">
                  <w:rPr>
                    <w:rFonts w:ascii="Times New Roman" w:hAnsi="Times New Roman" w:cs="Times New Roman"/>
                    <w:color w:val="333333"/>
                    <w:spacing w:val="-5"/>
                    <w:highlight w:val="yellow"/>
                  </w:rPr>
                </w:rPrChange>
              </w:rPr>
              <w:t>BHN</w:t>
            </w:r>
          </w:p>
        </w:tc>
      </w:tr>
      <w:tr w:rsidR="001A3DE1" w14:paraId="1E55761E" w14:textId="77777777" w:rsidTr="00C73F9D">
        <w:trPr>
          <w:trHeight w:val="303"/>
        </w:trPr>
        <w:tc>
          <w:tcPr>
            <w:tcW w:w="3150" w:type="dxa"/>
            <w:vAlign w:val="center"/>
          </w:tcPr>
          <w:p w14:paraId="4938F3F1" w14:textId="7C5CDBF1" w:rsidR="001A3DE1" w:rsidRPr="003C24FC" w:rsidRDefault="001A3DE1" w:rsidP="007D3EE6">
            <w:pPr>
              <w:pStyle w:val="TableParagraph"/>
              <w:spacing w:before="0"/>
              <w:ind w:left="0"/>
              <w:rPr>
                <w:rFonts w:ascii="Times New Roman" w:hAnsi="Times New Roman" w:cs="Times New Roman"/>
                <w:lang w:val="ru-RU"/>
              </w:rPr>
            </w:pPr>
            <w:r w:rsidRPr="003C24FC">
              <w:rPr>
                <w:rFonts w:ascii="Times New Roman" w:hAnsi="Times New Roman" w:cs="Times New Roman"/>
                <w:color w:val="333333"/>
              </w:rPr>
              <w:t>P</w:t>
            </w:r>
            <w:r w:rsidRPr="003C24FC">
              <w:rPr>
                <w:rFonts w:ascii="Times New Roman" w:hAnsi="Times New Roman" w:cs="Times New Roman"/>
                <w:color w:val="333333"/>
                <w:lang w:val="ru-RU"/>
              </w:rPr>
              <w:t>-1</w:t>
            </w:r>
            <w:r w:rsidRPr="003C24FC">
              <w:rPr>
                <w:rFonts w:ascii="Times New Roman" w:hAnsi="Times New Roman" w:cs="Times New Roman"/>
                <w:color w:val="333333"/>
                <w:spacing w:val="3"/>
                <w:lang w:val="ru-RU"/>
              </w:rPr>
              <w:t xml:space="preserve"> </w:t>
            </w:r>
            <w:r w:rsidRPr="003C24FC">
              <w:rPr>
                <w:rFonts w:ascii="Times New Roman" w:hAnsi="Times New Roman" w:cs="Times New Roman"/>
                <w:color w:val="333333"/>
                <w:lang w:val="ru-RU"/>
              </w:rPr>
              <w:t>/</w:t>
            </w:r>
            <w:r w:rsidRPr="003C24FC">
              <w:rPr>
                <w:rFonts w:ascii="Times New Roman" w:hAnsi="Times New Roman" w:cs="Times New Roman"/>
                <w:color w:val="333333"/>
                <w:spacing w:val="4"/>
                <w:lang w:val="ru-RU"/>
              </w:rPr>
              <w:t xml:space="preserve"> </w:t>
            </w:r>
            <w:r w:rsidRPr="003C24FC">
              <w:rPr>
                <w:rFonts w:ascii="Times New Roman" w:hAnsi="Times New Roman" w:cs="Times New Roman"/>
                <w:color w:val="333333"/>
                <w:lang w:val="ru-RU"/>
              </w:rPr>
              <w:t>УС</w:t>
            </w:r>
            <w:r w:rsidRPr="003C24FC">
              <w:rPr>
                <w:rFonts w:ascii="Times New Roman" w:hAnsi="Times New Roman" w:cs="Times New Roman"/>
                <w:color w:val="333333"/>
                <w:spacing w:val="3"/>
                <w:lang w:val="ru-RU"/>
              </w:rPr>
              <w:t xml:space="preserve"> </w:t>
            </w:r>
            <w:r w:rsidRPr="003C24FC">
              <w:rPr>
                <w:rFonts w:ascii="Times New Roman" w:hAnsi="Times New Roman" w:cs="Times New Roman"/>
                <w:color w:val="333333"/>
                <w:spacing w:val="-2"/>
                <w:lang w:val="ru-RU"/>
              </w:rPr>
              <w:t xml:space="preserve">(с </w:t>
            </w:r>
            <w:r w:rsidRPr="003C24FC">
              <w:rPr>
                <w:rFonts w:ascii="Times New Roman" w:hAnsi="Times New Roman" w:cs="Times New Roman"/>
                <w:color w:val="333333"/>
                <w:spacing w:val="-2"/>
              </w:rPr>
              <w:t>H</w:t>
            </w:r>
            <w:r w:rsidRPr="00D935B6">
              <w:rPr>
                <w:rFonts w:ascii="Times New Roman" w:hAnsi="Times New Roman" w:cs="Times New Roman"/>
                <w:color w:val="333333"/>
                <w:spacing w:val="-2"/>
                <w:vertAlign w:val="subscript"/>
                <w:lang w:val="ru-RU"/>
              </w:rPr>
              <w:t>2</w:t>
            </w:r>
            <w:r w:rsidRPr="003C24FC">
              <w:rPr>
                <w:rFonts w:ascii="Times New Roman" w:hAnsi="Times New Roman" w:cs="Times New Roman"/>
                <w:color w:val="333333"/>
                <w:spacing w:val="-2"/>
              </w:rPr>
              <w:t>S</w:t>
            </w:r>
            <w:r w:rsidRPr="003C24FC">
              <w:rPr>
                <w:rFonts w:ascii="Times New Roman" w:hAnsi="Times New Roman" w:cs="Times New Roman"/>
                <w:color w:val="333333"/>
                <w:spacing w:val="-2"/>
                <w:lang w:val="ru-RU"/>
              </w:rPr>
              <w:t xml:space="preserve"> средой)</w:t>
            </w:r>
          </w:p>
        </w:tc>
        <w:tc>
          <w:tcPr>
            <w:tcW w:w="3240" w:type="dxa"/>
            <w:vAlign w:val="center"/>
          </w:tcPr>
          <w:p w14:paraId="28F33EC4" w14:textId="58BB0AA8" w:rsidR="001A3DE1" w:rsidRPr="003C24FC" w:rsidRDefault="001A3DE1"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w:t>
            </w:r>
            <w:r w:rsidRPr="003C24FC">
              <w:rPr>
                <w:rFonts w:ascii="Times New Roman" w:hAnsi="Times New Roman" w:cs="Times New Roman"/>
                <w:color w:val="333333"/>
                <w:lang w:val="ru-RU"/>
              </w:rPr>
              <w:t>2</w:t>
            </w:r>
            <w:r w:rsidRPr="003C24FC">
              <w:rPr>
                <w:rFonts w:ascii="Times New Roman" w:hAnsi="Times New Roman" w:cs="Times New Roman"/>
                <w:color w:val="333333"/>
              </w:rPr>
              <w:t>0</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4"/>
              </w:rPr>
              <w:t>HV10</w:t>
            </w:r>
          </w:p>
        </w:tc>
        <w:tc>
          <w:tcPr>
            <w:tcW w:w="3960" w:type="dxa"/>
            <w:vAlign w:val="center"/>
          </w:tcPr>
          <w:p w14:paraId="16BBB35B" w14:textId="77777777" w:rsidR="001A3DE1" w:rsidRPr="003C24FC" w:rsidRDefault="001A3DE1"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200</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5"/>
              </w:rPr>
              <w:t>BHN</w:t>
            </w:r>
          </w:p>
        </w:tc>
      </w:tr>
      <w:tr w:rsidR="001A3DE1" w14:paraId="5994CC4B" w14:textId="77777777" w:rsidTr="00C73F9D">
        <w:trPr>
          <w:trHeight w:val="569"/>
        </w:trPr>
        <w:tc>
          <w:tcPr>
            <w:tcW w:w="3150" w:type="dxa"/>
            <w:vAlign w:val="center"/>
          </w:tcPr>
          <w:p w14:paraId="73766818" w14:textId="7190F1BB" w:rsidR="001A3DE1" w:rsidRPr="003C24FC" w:rsidRDefault="001A3DE1" w:rsidP="007D3EE6">
            <w:pPr>
              <w:pStyle w:val="TableParagraph"/>
              <w:spacing w:before="0"/>
              <w:ind w:left="0"/>
              <w:rPr>
                <w:rFonts w:ascii="Times New Roman" w:hAnsi="Times New Roman" w:cs="Times New Roman"/>
                <w:lang w:val="ru-RU"/>
              </w:rPr>
            </w:pPr>
            <w:r w:rsidRPr="003C24FC">
              <w:rPr>
                <w:rFonts w:ascii="Times New Roman" w:hAnsi="Times New Roman" w:cs="Times New Roman"/>
                <w:color w:val="333333"/>
              </w:rPr>
              <w:t>P</w:t>
            </w:r>
            <w:r w:rsidRPr="003C24FC">
              <w:rPr>
                <w:rFonts w:ascii="Times New Roman" w:hAnsi="Times New Roman" w:cs="Times New Roman"/>
                <w:color w:val="333333"/>
                <w:lang w:val="ru-RU"/>
              </w:rPr>
              <w:t>-4</w:t>
            </w:r>
            <w:r w:rsidRPr="003C24FC">
              <w:rPr>
                <w:rFonts w:ascii="Times New Roman" w:hAnsi="Times New Roman" w:cs="Times New Roman"/>
                <w:color w:val="333333"/>
                <w:spacing w:val="3"/>
                <w:lang w:val="ru-RU"/>
              </w:rPr>
              <w:t xml:space="preserve"> </w:t>
            </w:r>
            <w:r w:rsidRPr="003C24FC">
              <w:rPr>
                <w:rFonts w:ascii="Times New Roman" w:hAnsi="Times New Roman" w:cs="Times New Roman"/>
                <w:color w:val="333333"/>
                <w:lang w:val="ru-RU"/>
              </w:rPr>
              <w:t>/</w:t>
            </w:r>
            <w:r w:rsidRPr="003C24FC">
              <w:rPr>
                <w:rFonts w:ascii="Times New Roman" w:hAnsi="Times New Roman" w:cs="Times New Roman"/>
                <w:color w:val="333333"/>
                <w:spacing w:val="3"/>
                <w:lang w:val="ru-RU"/>
              </w:rPr>
              <w:t xml:space="preserve"> </w:t>
            </w:r>
            <w:r w:rsidRPr="003C24FC">
              <w:rPr>
                <w:rFonts w:ascii="Times New Roman" w:hAnsi="Times New Roman" w:cs="Times New Roman"/>
                <w:color w:val="333333"/>
                <w:spacing w:val="-5"/>
              </w:rPr>
              <w:t>P</w:t>
            </w:r>
            <w:r w:rsidRPr="003C24FC">
              <w:rPr>
                <w:rFonts w:ascii="Times New Roman" w:hAnsi="Times New Roman" w:cs="Times New Roman"/>
                <w:color w:val="333333"/>
                <w:spacing w:val="-5"/>
                <w:lang w:val="ru-RU"/>
              </w:rPr>
              <w:t>11</w:t>
            </w:r>
            <w:r w:rsidRPr="003C24FC">
              <w:rPr>
                <w:rFonts w:ascii="Times New Roman" w:hAnsi="Times New Roman" w:cs="Times New Roman"/>
                <w:lang w:val="ru-RU"/>
              </w:rPr>
              <w:t xml:space="preserve"> </w:t>
            </w:r>
            <w:r w:rsidRPr="003C24FC">
              <w:rPr>
                <w:rFonts w:ascii="Times New Roman" w:hAnsi="Times New Roman" w:cs="Times New Roman"/>
                <w:color w:val="333333"/>
                <w:lang w:val="ru-RU"/>
              </w:rPr>
              <w:t>(1-1/4</w:t>
            </w:r>
            <w:r w:rsidRPr="003C24FC">
              <w:rPr>
                <w:rFonts w:ascii="Times New Roman" w:hAnsi="Times New Roman" w:cs="Times New Roman"/>
                <w:color w:val="333333"/>
                <w:spacing w:val="6"/>
                <w:lang w:val="ru-RU"/>
              </w:rPr>
              <w:t xml:space="preserve"> </w:t>
            </w:r>
            <w:r w:rsidRPr="003C24FC">
              <w:rPr>
                <w:rFonts w:ascii="Times New Roman" w:hAnsi="Times New Roman" w:cs="Times New Roman"/>
                <w:color w:val="333333"/>
              </w:rPr>
              <w:t>Cr</w:t>
            </w:r>
            <w:r w:rsidRPr="003C24FC">
              <w:rPr>
                <w:rFonts w:ascii="Times New Roman" w:hAnsi="Times New Roman" w:cs="Times New Roman"/>
                <w:color w:val="333333"/>
                <w:lang w:val="ru-RU"/>
              </w:rPr>
              <w:t>–1/2</w:t>
            </w:r>
            <w:r w:rsidRPr="003C24FC">
              <w:rPr>
                <w:rFonts w:ascii="Times New Roman" w:hAnsi="Times New Roman" w:cs="Times New Roman"/>
                <w:color w:val="333333"/>
                <w:spacing w:val="6"/>
                <w:lang w:val="ru-RU"/>
              </w:rPr>
              <w:t xml:space="preserve"> </w:t>
            </w:r>
            <w:r w:rsidRPr="003C24FC">
              <w:rPr>
                <w:rFonts w:ascii="Times New Roman" w:hAnsi="Times New Roman" w:cs="Times New Roman"/>
                <w:color w:val="333333"/>
                <w:spacing w:val="-5"/>
              </w:rPr>
              <w:t>Mo</w:t>
            </w:r>
            <w:r w:rsidRPr="003C24FC">
              <w:rPr>
                <w:rFonts w:ascii="Times New Roman" w:hAnsi="Times New Roman" w:cs="Times New Roman"/>
                <w:color w:val="333333"/>
                <w:spacing w:val="-5"/>
                <w:lang w:val="ru-RU"/>
              </w:rPr>
              <w:t>)</w:t>
            </w:r>
          </w:p>
          <w:p w14:paraId="20844832" w14:textId="45345A87" w:rsidR="001A3DE1" w:rsidRPr="003C24FC" w:rsidRDefault="001A3DE1" w:rsidP="007D3EE6">
            <w:pPr>
              <w:pStyle w:val="TableParagraph"/>
              <w:spacing w:before="0"/>
              <w:ind w:left="0"/>
              <w:rPr>
                <w:rFonts w:ascii="Times New Roman" w:hAnsi="Times New Roman" w:cs="Times New Roman"/>
                <w:lang w:val="ru-RU"/>
              </w:rPr>
            </w:pPr>
            <w:r w:rsidRPr="003C24FC">
              <w:rPr>
                <w:rFonts w:ascii="Times New Roman" w:hAnsi="Times New Roman" w:cs="Times New Roman"/>
                <w:color w:val="333333"/>
                <w:lang w:val="ru-RU"/>
              </w:rPr>
              <w:t>(</w:t>
            </w:r>
            <w:r w:rsidRPr="003C24FC">
              <w:rPr>
                <w:rFonts w:ascii="Times New Roman" w:hAnsi="Times New Roman" w:cs="Times New Roman"/>
                <w:color w:val="333333"/>
                <w:spacing w:val="-2"/>
                <w:lang w:val="ru-RU"/>
              </w:rPr>
              <w:t xml:space="preserve">с </w:t>
            </w:r>
            <w:r w:rsidRPr="003C24FC">
              <w:rPr>
                <w:rFonts w:ascii="Times New Roman" w:hAnsi="Times New Roman" w:cs="Times New Roman"/>
                <w:color w:val="333333"/>
                <w:spacing w:val="-2"/>
              </w:rPr>
              <w:t>H</w:t>
            </w:r>
            <w:r w:rsidRPr="00D935B6">
              <w:rPr>
                <w:rFonts w:ascii="Times New Roman" w:hAnsi="Times New Roman" w:cs="Times New Roman"/>
                <w:color w:val="333333"/>
                <w:spacing w:val="-2"/>
                <w:vertAlign w:val="subscript"/>
                <w:lang w:val="ru-RU"/>
              </w:rPr>
              <w:t>2</w:t>
            </w:r>
            <w:r w:rsidRPr="003C24FC">
              <w:rPr>
                <w:rFonts w:ascii="Times New Roman" w:hAnsi="Times New Roman" w:cs="Times New Roman"/>
                <w:color w:val="333333"/>
                <w:spacing w:val="-2"/>
              </w:rPr>
              <w:t>S</w:t>
            </w:r>
            <w:r w:rsidRPr="003C24FC">
              <w:rPr>
                <w:rFonts w:ascii="Times New Roman" w:hAnsi="Times New Roman" w:cs="Times New Roman"/>
                <w:color w:val="333333"/>
                <w:spacing w:val="-2"/>
                <w:lang w:val="ru-RU"/>
              </w:rPr>
              <w:t xml:space="preserve"> средой и без</w:t>
            </w:r>
            <w:r w:rsidRPr="003C24FC">
              <w:rPr>
                <w:lang w:val="ru-RU"/>
              </w:rPr>
              <w:t xml:space="preserve"> </w:t>
            </w:r>
            <w:r w:rsidRPr="003C24FC">
              <w:rPr>
                <w:rFonts w:ascii="Times New Roman" w:hAnsi="Times New Roman" w:cs="Times New Roman"/>
                <w:color w:val="333333"/>
                <w:spacing w:val="-2"/>
              </w:rPr>
              <w:t>H</w:t>
            </w:r>
            <w:r w:rsidRPr="00D935B6">
              <w:rPr>
                <w:rFonts w:ascii="Times New Roman" w:hAnsi="Times New Roman" w:cs="Times New Roman"/>
                <w:color w:val="333333"/>
                <w:spacing w:val="-2"/>
                <w:vertAlign w:val="subscript"/>
                <w:lang w:val="ru-RU"/>
              </w:rPr>
              <w:t>2</w:t>
            </w:r>
            <w:r w:rsidRPr="003C24FC">
              <w:rPr>
                <w:rFonts w:ascii="Times New Roman" w:hAnsi="Times New Roman" w:cs="Times New Roman"/>
                <w:color w:val="333333"/>
                <w:spacing w:val="-2"/>
              </w:rPr>
              <w:t>S</w:t>
            </w:r>
            <w:r w:rsidRPr="003C24FC">
              <w:rPr>
                <w:rFonts w:ascii="Times New Roman" w:hAnsi="Times New Roman" w:cs="Times New Roman"/>
                <w:color w:val="333333"/>
                <w:spacing w:val="-2"/>
                <w:lang w:val="ru-RU"/>
              </w:rPr>
              <w:t>)</w:t>
            </w:r>
          </w:p>
        </w:tc>
        <w:tc>
          <w:tcPr>
            <w:tcW w:w="3240" w:type="dxa"/>
            <w:vAlign w:val="center"/>
          </w:tcPr>
          <w:p w14:paraId="0DD27A29" w14:textId="77777777" w:rsidR="001A3DE1" w:rsidRPr="003C24FC" w:rsidRDefault="001A3DE1"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235</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4"/>
              </w:rPr>
              <w:t>HV10</w:t>
            </w:r>
          </w:p>
        </w:tc>
        <w:tc>
          <w:tcPr>
            <w:tcW w:w="3960" w:type="dxa"/>
            <w:vAlign w:val="center"/>
          </w:tcPr>
          <w:p w14:paraId="5EA5421F" w14:textId="77777777" w:rsidR="001A3DE1" w:rsidRPr="003C24FC" w:rsidRDefault="001A3DE1"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225</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5"/>
              </w:rPr>
              <w:t>BHN</w:t>
            </w:r>
          </w:p>
        </w:tc>
      </w:tr>
      <w:tr w:rsidR="001A3DE1" w14:paraId="21B4A837" w14:textId="77777777" w:rsidTr="00C73F9D">
        <w:trPr>
          <w:trHeight w:val="564"/>
        </w:trPr>
        <w:tc>
          <w:tcPr>
            <w:tcW w:w="3150" w:type="dxa"/>
            <w:vAlign w:val="center"/>
          </w:tcPr>
          <w:p w14:paraId="6E7BF8B1" w14:textId="06232C72" w:rsidR="001A3DE1" w:rsidRPr="003C24FC" w:rsidRDefault="001A3DE1" w:rsidP="007D3EE6">
            <w:pPr>
              <w:pStyle w:val="TableParagraph"/>
              <w:spacing w:before="0"/>
              <w:ind w:left="0"/>
              <w:rPr>
                <w:rFonts w:ascii="Times New Roman" w:hAnsi="Times New Roman" w:cs="Times New Roman"/>
              </w:rPr>
            </w:pPr>
            <w:r w:rsidRPr="003C24FC">
              <w:rPr>
                <w:rFonts w:ascii="Times New Roman" w:hAnsi="Times New Roman" w:cs="Times New Roman"/>
                <w:color w:val="333333"/>
              </w:rPr>
              <w:t>P-5A</w:t>
            </w:r>
            <w:r w:rsidRPr="003C24FC">
              <w:rPr>
                <w:rFonts w:ascii="Times New Roman" w:hAnsi="Times New Roman" w:cs="Times New Roman"/>
                <w:color w:val="333333"/>
                <w:spacing w:val="2"/>
              </w:rPr>
              <w:t xml:space="preserve"> </w:t>
            </w:r>
            <w:r w:rsidRPr="003C24FC">
              <w:rPr>
                <w:rFonts w:ascii="Times New Roman" w:hAnsi="Times New Roman" w:cs="Times New Roman"/>
                <w:color w:val="333333"/>
              </w:rPr>
              <w:t>/</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5"/>
              </w:rPr>
              <w:t>P22</w:t>
            </w:r>
            <w:r w:rsidRPr="003C24FC">
              <w:rPr>
                <w:rFonts w:ascii="Times New Roman" w:hAnsi="Times New Roman" w:cs="Times New Roman"/>
                <w:lang w:val="ru-RU"/>
              </w:rPr>
              <w:t xml:space="preserve"> </w:t>
            </w:r>
            <w:r w:rsidRPr="003C24FC">
              <w:rPr>
                <w:rFonts w:ascii="Times New Roman" w:hAnsi="Times New Roman" w:cs="Times New Roman"/>
                <w:color w:val="333333"/>
              </w:rPr>
              <w:t>(2-1/4</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rPr>
              <w:t>Cr–1</w:t>
            </w:r>
            <w:r w:rsidRPr="003C24FC">
              <w:rPr>
                <w:rFonts w:ascii="Times New Roman" w:hAnsi="Times New Roman" w:cs="Times New Roman"/>
                <w:color w:val="333333"/>
                <w:spacing w:val="6"/>
              </w:rPr>
              <w:t xml:space="preserve"> </w:t>
            </w:r>
            <w:r w:rsidRPr="003C24FC">
              <w:rPr>
                <w:rFonts w:ascii="Times New Roman" w:hAnsi="Times New Roman" w:cs="Times New Roman"/>
                <w:color w:val="333333"/>
                <w:spacing w:val="-5"/>
              </w:rPr>
              <w:t>Mo)</w:t>
            </w:r>
          </w:p>
          <w:p w14:paraId="250089FA" w14:textId="1587A518" w:rsidR="001A3DE1" w:rsidRPr="003C24FC" w:rsidRDefault="001A3DE1" w:rsidP="007D3EE6">
            <w:pPr>
              <w:pStyle w:val="TableParagraph"/>
              <w:spacing w:before="0"/>
              <w:ind w:left="0"/>
              <w:rPr>
                <w:rFonts w:ascii="Times New Roman" w:hAnsi="Times New Roman" w:cs="Times New Roman"/>
                <w:lang w:val="ru-RU"/>
              </w:rPr>
            </w:pPr>
            <w:r w:rsidRPr="003C24FC">
              <w:rPr>
                <w:rFonts w:ascii="Times New Roman" w:hAnsi="Times New Roman" w:cs="Times New Roman"/>
                <w:color w:val="333333"/>
                <w:lang w:val="ru-RU"/>
              </w:rPr>
              <w:t>(</w:t>
            </w:r>
            <w:r w:rsidRPr="003C24FC">
              <w:rPr>
                <w:rFonts w:ascii="Times New Roman" w:hAnsi="Times New Roman" w:cs="Times New Roman"/>
                <w:color w:val="333333"/>
                <w:spacing w:val="-2"/>
                <w:lang w:val="ru-RU"/>
              </w:rPr>
              <w:t xml:space="preserve">с </w:t>
            </w:r>
            <w:r w:rsidRPr="003C24FC">
              <w:rPr>
                <w:rFonts w:ascii="Times New Roman" w:hAnsi="Times New Roman" w:cs="Times New Roman"/>
                <w:color w:val="333333"/>
                <w:spacing w:val="-2"/>
              </w:rPr>
              <w:t>H</w:t>
            </w:r>
            <w:r w:rsidRPr="00D935B6">
              <w:rPr>
                <w:rFonts w:ascii="Times New Roman" w:hAnsi="Times New Roman" w:cs="Times New Roman"/>
                <w:color w:val="333333"/>
                <w:spacing w:val="-2"/>
                <w:vertAlign w:val="subscript"/>
                <w:lang w:val="ru-RU"/>
              </w:rPr>
              <w:t>2</w:t>
            </w:r>
            <w:r w:rsidRPr="003C24FC">
              <w:rPr>
                <w:rFonts w:ascii="Times New Roman" w:hAnsi="Times New Roman" w:cs="Times New Roman"/>
                <w:color w:val="333333"/>
                <w:spacing w:val="-2"/>
              </w:rPr>
              <w:t>S</w:t>
            </w:r>
            <w:r w:rsidRPr="003C24FC">
              <w:rPr>
                <w:rFonts w:ascii="Times New Roman" w:hAnsi="Times New Roman" w:cs="Times New Roman"/>
                <w:color w:val="333333"/>
                <w:spacing w:val="-2"/>
                <w:lang w:val="ru-RU"/>
              </w:rPr>
              <w:t xml:space="preserve"> средой и без </w:t>
            </w:r>
            <w:r w:rsidRPr="003C24FC">
              <w:rPr>
                <w:rFonts w:ascii="Times New Roman" w:hAnsi="Times New Roman" w:cs="Times New Roman"/>
                <w:color w:val="333333"/>
                <w:spacing w:val="-2"/>
              </w:rPr>
              <w:t>H</w:t>
            </w:r>
            <w:r w:rsidRPr="00D935B6">
              <w:rPr>
                <w:rFonts w:ascii="Times New Roman" w:hAnsi="Times New Roman" w:cs="Times New Roman"/>
                <w:color w:val="333333"/>
                <w:spacing w:val="-2"/>
                <w:vertAlign w:val="subscript"/>
                <w:lang w:val="ru-RU"/>
              </w:rPr>
              <w:t>2</w:t>
            </w:r>
            <w:r w:rsidRPr="003C24FC">
              <w:rPr>
                <w:rFonts w:ascii="Times New Roman" w:hAnsi="Times New Roman" w:cs="Times New Roman"/>
                <w:color w:val="333333"/>
                <w:spacing w:val="-2"/>
              </w:rPr>
              <w:t>S</w:t>
            </w:r>
            <w:r w:rsidRPr="003C24FC">
              <w:rPr>
                <w:rFonts w:ascii="Times New Roman" w:hAnsi="Times New Roman" w:cs="Times New Roman"/>
                <w:color w:val="333333"/>
                <w:spacing w:val="-2"/>
                <w:lang w:val="ru-RU"/>
              </w:rPr>
              <w:t>)</w:t>
            </w:r>
          </w:p>
        </w:tc>
        <w:tc>
          <w:tcPr>
            <w:tcW w:w="3240" w:type="dxa"/>
            <w:vAlign w:val="center"/>
          </w:tcPr>
          <w:p w14:paraId="20B9F00C" w14:textId="77777777" w:rsidR="001A3DE1" w:rsidRPr="003C24FC" w:rsidRDefault="001A3DE1"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235</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4"/>
              </w:rPr>
              <w:t>HV10</w:t>
            </w:r>
          </w:p>
        </w:tc>
        <w:tc>
          <w:tcPr>
            <w:tcW w:w="3960" w:type="dxa"/>
            <w:vAlign w:val="center"/>
          </w:tcPr>
          <w:p w14:paraId="183AC6FE" w14:textId="77777777" w:rsidR="001A3DE1" w:rsidRPr="003C24FC" w:rsidRDefault="001A3DE1"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225</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5"/>
              </w:rPr>
              <w:t>BHN</w:t>
            </w:r>
          </w:p>
        </w:tc>
      </w:tr>
      <w:tr w:rsidR="001A3DE1" w14:paraId="06416D5E" w14:textId="77777777" w:rsidTr="00C73F9D">
        <w:trPr>
          <w:trHeight w:val="478"/>
        </w:trPr>
        <w:tc>
          <w:tcPr>
            <w:tcW w:w="3150" w:type="dxa"/>
            <w:vAlign w:val="center"/>
          </w:tcPr>
          <w:p w14:paraId="3DF23D12" w14:textId="7901E71D" w:rsidR="001A3DE1" w:rsidRPr="003C24FC" w:rsidRDefault="001A3DE1" w:rsidP="007D3EE6">
            <w:pPr>
              <w:pStyle w:val="TableParagraph"/>
              <w:spacing w:before="0"/>
              <w:ind w:left="0"/>
              <w:rPr>
                <w:rFonts w:ascii="Times New Roman" w:hAnsi="Times New Roman" w:cs="Times New Roman"/>
                <w:lang w:val="ru-RU"/>
              </w:rPr>
            </w:pPr>
            <w:r w:rsidRPr="003C24FC">
              <w:rPr>
                <w:rFonts w:ascii="Times New Roman" w:hAnsi="Times New Roman" w:cs="Times New Roman"/>
                <w:color w:val="333333"/>
              </w:rPr>
              <w:t>P</w:t>
            </w:r>
            <w:r w:rsidRPr="003C24FC">
              <w:rPr>
                <w:rFonts w:ascii="Times New Roman" w:hAnsi="Times New Roman" w:cs="Times New Roman"/>
                <w:color w:val="333333"/>
                <w:lang w:val="ru-RU"/>
              </w:rPr>
              <w:t>-5</w:t>
            </w:r>
            <w:r w:rsidRPr="003C24FC">
              <w:rPr>
                <w:rFonts w:ascii="Times New Roman" w:hAnsi="Times New Roman" w:cs="Times New Roman"/>
                <w:color w:val="333333"/>
              </w:rPr>
              <w:t>B</w:t>
            </w:r>
            <w:r w:rsidRPr="003C24FC">
              <w:rPr>
                <w:rFonts w:ascii="Times New Roman" w:hAnsi="Times New Roman" w:cs="Times New Roman"/>
                <w:color w:val="333333"/>
                <w:spacing w:val="2"/>
                <w:lang w:val="ru-RU"/>
              </w:rPr>
              <w:t xml:space="preserve"> </w:t>
            </w:r>
            <w:r w:rsidRPr="003C24FC">
              <w:rPr>
                <w:rFonts w:ascii="Times New Roman" w:hAnsi="Times New Roman" w:cs="Times New Roman"/>
                <w:color w:val="333333"/>
                <w:lang w:val="ru-RU"/>
              </w:rPr>
              <w:t>/</w:t>
            </w:r>
            <w:r w:rsidRPr="003C24FC">
              <w:rPr>
                <w:rFonts w:ascii="Times New Roman" w:hAnsi="Times New Roman" w:cs="Times New Roman"/>
                <w:color w:val="333333"/>
                <w:spacing w:val="5"/>
                <w:lang w:val="ru-RU"/>
              </w:rPr>
              <w:t xml:space="preserve"> </w:t>
            </w:r>
            <w:r w:rsidRPr="003C24FC">
              <w:rPr>
                <w:rFonts w:ascii="Times New Roman" w:hAnsi="Times New Roman" w:cs="Times New Roman"/>
                <w:color w:val="333333"/>
                <w:spacing w:val="-5"/>
              </w:rPr>
              <w:t>P</w:t>
            </w:r>
            <w:r w:rsidRPr="003C24FC">
              <w:rPr>
                <w:rFonts w:ascii="Times New Roman" w:hAnsi="Times New Roman" w:cs="Times New Roman"/>
                <w:color w:val="333333"/>
                <w:spacing w:val="-5"/>
                <w:lang w:val="ru-RU"/>
              </w:rPr>
              <w:t>5</w:t>
            </w:r>
            <w:r w:rsidRPr="003C24FC">
              <w:rPr>
                <w:rFonts w:ascii="Times New Roman" w:hAnsi="Times New Roman" w:cs="Times New Roman"/>
                <w:lang w:val="ru-RU"/>
              </w:rPr>
              <w:t xml:space="preserve"> </w:t>
            </w:r>
            <w:r w:rsidRPr="003C24FC">
              <w:rPr>
                <w:rFonts w:ascii="Times New Roman" w:hAnsi="Times New Roman" w:cs="Times New Roman"/>
                <w:color w:val="333333"/>
                <w:lang w:val="ru-RU"/>
              </w:rPr>
              <w:t>(5</w:t>
            </w:r>
            <w:r w:rsidRPr="003C24FC">
              <w:rPr>
                <w:rFonts w:ascii="Times New Roman" w:hAnsi="Times New Roman" w:cs="Times New Roman"/>
                <w:color w:val="333333"/>
                <w:spacing w:val="5"/>
                <w:lang w:val="ru-RU"/>
              </w:rPr>
              <w:t xml:space="preserve"> </w:t>
            </w:r>
            <w:r w:rsidRPr="003C24FC">
              <w:rPr>
                <w:rFonts w:ascii="Times New Roman" w:hAnsi="Times New Roman" w:cs="Times New Roman"/>
                <w:color w:val="333333"/>
              </w:rPr>
              <w:t>Cr</w:t>
            </w:r>
            <w:r w:rsidRPr="003C24FC">
              <w:rPr>
                <w:rFonts w:ascii="Times New Roman" w:hAnsi="Times New Roman" w:cs="Times New Roman"/>
                <w:color w:val="333333"/>
                <w:lang w:val="ru-RU"/>
              </w:rPr>
              <w:t>–1/2</w:t>
            </w:r>
            <w:r w:rsidRPr="003C24FC">
              <w:rPr>
                <w:rFonts w:ascii="Times New Roman" w:hAnsi="Times New Roman" w:cs="Times New Roman"/>
                <w:color w:val="333333"/>
                <w:spacing w:val="5"/>
                <w:lang w:val="ru-RU"/>
              </w:rPr>
              <w:t xml:space="preserve"> </w:t>
            </w:r>
            <w:r w:rsidRPr="003C24FC">
              <w:rPr>
                <w:rFonts w:ascii="Times New Roman" w:hAnsi="Times New Roman" w:cs="Times New Roman"/>
                <w:color w:val="333333"/>
                <w:spacing w:val="-5"/>
              </w:rPr>
              <w:t>Mo</w:t>
            </w:r>
            <w:r w:rsidRPr="003C24FC">
              <w:rPr>
                <w:rFonts w:ascii="Times New Roman" w:hAnsi="Times New Roman" w:cs="Times New Roman"/>
                <w:color w:val="333333"/>
                <w:spacing w:val="-5"/>
                <w:lang w:val="ru-RU"/>
              </w:rPr>
              <w:t>)</w:t>
            </w:r>
          </w:p>
          <w:p w14:paraId="111DB36F" w14:textId="0E974B0E" w:rsidR="001A3DE1" w:rsidRPr="003C24FC" w:rsidRDefault="001A3DE1" w:rsidP="007D3EE6">
            <w:pPr>
              <w:pStyle w:val="TableParagraph"/>
              <w:spacing w:before="0"/>
              <w:ind w:left="0"/>
              <w:rPr>
                <w:rFonts w:ascii="Times New Roman" w:hAnsi="Times New Roman" w:cs="Times New Roman"/>
                <w:lang w:val="ru-RU"/>
              </w:rPr>
            </w:pPr>
            <w:r w:rsidRPr="003C24FC">
              <w:rPr>
                <w:rFonts w:ascii="Times New Roman" w:hAnsi="Times New Roman" w:cs="Times New Roman"/>
                <w:color w:val="333333"/>
                <w:lang w:val="ru-RU"/>
              </w:rPr>
              <w:t>(</w:t>
            </w:r>
            <w:r w:rsidRPr="003C24FC">
              <w:rPr>
                <w:rFonts w:ascii="Times New Roman" w:hAnsi="Times New Roman" w:cs="Times New Roman"/>
                <w:color w:val="333333"/>
                <w:spacing w:val="-2"/>
                <w:lang w:val="ru-RU"/>
              </w:rPr>
              <w:t xml:space="preserve">с </w:t>
            </w:r>
            <w:r w:rsidRPr="003C24FC">
              <w:rPr>
                <w:rFonts w:ascii="Times New Roman" w:hAnsi="Times New Roman" w:cs="Times New Roman"/>
                <w:color w:val="333333"/>
                <w:spacing w:val="-2"/>
              </w:rPr>
              <w:t>H</w:t>
            </w:r>
            <w:r w:rsidRPr="00D935B6">
              <w:rPr>
                <w:rFonts w:ascii="Times New Roman" w:hAnsi="Times New Roman" w:cs="Times New Roman"/>
                <w:color w:val="333333"/>
                <w:spacing w:val="-2"/>
                <w:vertAlign w:val="subscript"/>
                <w:lang w:val="ru-RU"/>
              </w:rPr>
              <w:t>2</w:t>
            </w:r>
            <w:r w:rsidRPr="003C24FC">
              <w:rPr>
                <w:rFonts w:ascii="Times New Roman" w:hAnsi="Times New Roman" w:cs="Times New Roman"/>
                <w:color w:val="333333"/>
                <w:spacing w:val="-2"/>
              </w:rPr>
              <w:t>S</w:t>
            </w:r>
            <w:r w:rsidRPr="003C24FC">
              <w:rPr>
                <w:rFonts w:ascii="Times New Roman" w:hAnsi="Times New Roman" w:cs="Times New Roman"/>
                <w:color w:val="333333"/>
                <w:spacing w:val="-2"/>
                <w:lang w:val="ru-RU"/>
              </w:rPr>
              <w:t xml:space="preserve"> средой и без </w:t>
            </w:r>
            <w:r w:rsidRPr="003C24FC">
              <w:rPr>
                <w:rFonts w:ascii="Times New Roman" w:hAnsi="Times New Roman" w:cs="Times New Roman"/>
                <w:color w:val="333333"/>
                <w:spacing w:val="-2"/>
              </w:rPr>
              <w:t>H</w:t>
            </w:r>
            <w:r w:rsidRPr="00D935B6">
              <w:rPr>
                <w:rFonts w:ascii="Times New Roman" w:hAnsi="Times New Roman" w:cs="Times New Roman"/>
                <w:color w:val="333333"/>
                <w:spacing w:val="-2"/>
                <w:vertAlign w:val="subscript"/>
                <w:lang w:val="ru-RU"/>
              </w:rPr>
              <w:t>2</w:t>
            </w:r>
            <w:r w:rsidRPr="003C24FC">
              <w:rPr>
                <w:rFonts w:ascii="Times New Roman" w:hAnsi="Times New Roman" w:cs="Times New Roman"/>
                <w:color w:val="333333"/>
                <w:spacing w:val="-2"/>
              </w:rPr>
              <w:t>S</w:t>
            </w:r>
            <w:r w:rsidRPr="003C24FC">
              <w:rPr>
                <w:rFonts w:ascii="Times New Roman" w:hAnsi="Times New Roman" w:cs="Times New Roman"/>
                <w:color w:val="333333"/>
                <w:spacing w:val="-2"/>
                <w:lang w:val="ru-RU"/>
              </w:rPr>
              <w:t>)</w:t>
            </w:r>
          </w:p>
        </w:tc>
        <w:tc>
          <w:tcPr>
            <w:tcW w:w="3240" w:type="dxa"/>
            <w:vAlign w:val="center"/>
          </w:tcPr>
          <w:p w14:paraId="3B795F46" w14:textId="77777777" w:rsidR="001A3DE1" w:rsidRPr="003C24FC" w:rsidRDefault="001A3DE1"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250</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4"/>
              </w:rPr>
              <w:t>HV10</w:t>
            </w:r>
          </w:p>
        </w:tc>
        <w:tc>
          <w:tcPr>
            <w:tcW w:w="3960" w:type="dxa"/>
            <w:vAlign w:val="center"/>
          </w:tcPr>
          <w:p w14:paraId="3A48D1E1" w14:textId="77777777" w:rsidR="001A3DE1" w:rsidRPr="003C24FC" w:rsidRDefault="001A3DE1"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235</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5"/>
              </w:rPr>
              <w:t>BHN</w:t>
            </w:r>
          </w:p>
        </w:tc>
      </w:tr>
      <w:tr w:rsidR="001A3DE1" w14:paraId="43BDE277" w14:textId="77777777" w:rsidTr="00C73F9D">
        <w:trPr>
          <w:trHeight w:val="698"/>
        </w:trPr>
        <w:tc>
          <w:tcPr>
            <w:tcW w:w="3150" w:type="dxa"/>
            <w:vAlign w:val="center"/>
          </w:tcPr>
          <w:p w14:paraId="527E6AFC" w14:textId="6B054F0B" w:rsidR="001A3DE1" w:rsidRPr="003C24FC" w:rsidRDefault="001A3DE1" w:rsidP="007D3EE6">
            <w:pPr>
              <w:pStyle w:val="TableParagraph"/>
              <w:spacing w:before="0"/>
              <w:ind w:left="0"/>
              <w:rPr>
                <w:rFonts w:ascii="Times New Roman" w:hAnsi="Times New Roman" w:cs="Times New Roman"/>
                <w:color w:val="333333"/>
                <w:lang w:val="ru-RU"/>
              </w:rPr>
            </w:pPr>
            <w:r w:rsidRPr="003C24FC">
              <w:rPr>
                <w:rFonts w:ascii="Times New Roman" w:hAnsi="Times New Roman" w:cs="Times New Roman"/>
                <w:color w:val="333333"/>
              </w:rPr>
              <w:lastRenderedPageBreak/>
              <w:t>P</w:t>
            </w:r>
            <w:r w:rsidRPr="003C24FC">
              <w:rPr>
                <w:rFonts w:ascii="Times New Roman" w:hAnsi="Times New Roman" w:cs="Times New Roman"/>
                <w:color w:val="333333"/>
                <w:lang w:val="ru-RU"/>
              </w:rPr>
              <w:t>-5</w:t>
            </w:r>
            <w:r w:rsidRPr="003C24FC">
              <w:rPr>
                <w:rFonts w:ascii="Times New Roman" w:hAnsi="Times New Roman" w:cs="Times New Roman"/>
                <w:color w:val="333333"/>
              </w:rPr>
              <w:t>B</w:t>
            </w:r>
            <w:r w:rsidRPr="003C24FC">
              <w:rPr>
                <w:rFonts w:ascii="Times New Roman" w:hAnsi="Times New Roman" w:cs="Times New Roman"/>
                <w:color w:val="333333"/>
                <w:spacing w:val="-2"/>
                <w:lang w:val="ru-RU"/>
              </w:rPr>
              <w:t xml:space="preserve"> </w:t>
            </w:r>
            <w:r w:rsidRPr="003C24FC">
              <w:rPr>
                <w:rFonts w:ascii="Times New Roman" w:hAnsi="Times New Roman" w:cs="Times New Roman"/>
                <w:color w:val="333333"/>
                <w:lang w:val="ru-RU"/>
              </w:rPr>
              <w:t>/</w:t>
            </w:r>
            <w:r w:rsidRPr="003C24FC">
              <w:rPr>
                <w:rFonts w:ascii="Times New Roman" w:hAnsi="Times New Roman" w:cs="Times New Roman"/>
                <w:color w:val="333333"/>
                <w:spacing w:val="-1"/>
                <w:lang w:val="ru-RU"/>
              </w:rPr>
              <w:t xml:space="preserve"> </w:t>
            </w:r>
            <w:r w:rsidRPr="003C24FC">
              <w:rPr>
                <w:rFonts w:ascii="Times New Roman" w:hAnsi="Times New Roman" w:cs="Times New Roman"/>
                <w:color w:val="333333"/>
              </w:rPr>
              <w:t>P</w:t>
            </w:r>
            <w:r w:rsidRPr="003C24FC">
              <w:rPr>
                <w:rFonts w:ascii="Times New Roman" w:hAnsi="Times New Roman" w:cs="Times New Roman"/>
                <w:color w:val="333333"/>
                <w:lang w:val="ru-RU"/>
              </w:rPr>
              <w:t>9</w:t>
            </w:r>
            <w:r w:rsidRPr="003C24FC">
              <w:rPr>
                <w:rFonts w:ascii="Times New Roman" w:hAnsi="Times New Roman" w:cs="Times New Roman"/>
                <w:color w:val="333333"/>
                <w:spacing w:val="-1"/>
                <w:lang w:val="ru-RU"/>
              </w:rPr>
              <w:t xml:space="preserve"> </w:t>
            </w:r>
            <w:r w:rsidRPr="003C24FC">
              <w:rPr>
                <w:rFonts w:ascii="Times New Roman" w:hAnsi="Times New Roman" w:cs="Times New Roman"/>
                <w:color w:val="333333"/>
                <w:lang w:val="ru-RU"/>
              </w:rPr>
              <w:t>[примечание</w:t>
            </w:r>
            <w:r w:rsidRPr="003C24FC">
              <w:rPr>
                <w:rFonts w:ascii="Times New Roman" w:hAnsi="Times New Roman" w:cs="Times New Roman"/>
                <w:color w:val="333333"/>
                <w:spacing w:val="-1"/>
                <w:lang w:val="ru-RU"/>
              </w:rPr>
              <w:t xml:space="preserve"> </w:t>
            </w:r>
            <w:r w:rsidRPr="003C24FC">
              <w:rPr>
                <w:rFonts w:ascii="Times New Roman" w:hAnsi="Times New Roman" w:cs="Times New Roman"/>
                <w:color w:val="333333"/>
                <w:lang w:val="ru-RU"/>
              </w:rPr>
              <w:t>2]</w:t>
            </w:r>
          </w:p>
          <w:p w14:paraId="170D57B1" w14:textId="2A81D969" w:rsidR="001A3DE1" w:rsidRPr="003C24FC" w:rsidRDefault="001A3DE1" w:rsidP="007D3EE6">
            <w:pPr>
              <w:pStyle w:val="TableParagraph"/>
              <w:spacing w:before="0"/>
              <w:ind w:left="0"/>
              <w:rPr>
                <w:rFonts w:ascii="Times New Roman" w:hAnsi="Times New Roman" w:cs="Times New Roman"/>
                <w:lang w:val="ru-RU"/>
              </w:rPr>
            </w:pPr>
            <w:r w:rsidRPr="003C24FC">
              <w:rPr>
                <w:rFonts w:ascii="Times New Roman" w:hAnsi="Times New Roman" w:cs="Times New Roman"/>
                <w:color w:val="333333"/>
                <w:lang w:val="ru-RU"/>
              </w:rPr>
              <w:t xml:space="preserve">(9 </w:t>
            </w:r>
            <w:r w:rsidRPr="003C24FC">
              <w:rPr>
                <w:rFonts w:ascii="Times New Roman" w:hAnsi="Times New Roman" w:cs="Times New Roman"/>
                <w:color w:val="333333"/>
              </w:rPr>
              <w:t>Cr</w:t>
            </w:r>
            <w:r w:rsidRPr="003C24FC">
              <w:rPr>
                <w:rFonts w:ascii="Times New Roman" w:hAnsi="Times New Roman" w:cs="Times New Roman"/>
                <w:color w:val="333333"/>
                <w:lang w:val="ru-RU"/>
              </w:rPr>
              <w:t>–1</w:t>
            </w:r>
            <w:r w:rsidRPr="003C24FC">
              <w:rPr>
                <w:rFonts w:ascii="Times New Roman" w:hAnsi="Times New Roman" w:cs="Times New Roman"/>
                <w:color w:val="333333"/>
              </w:rPr>
              <w:t>Mo</w:t>
            </w:r>
            <w:r w:rsidRPr="003C24FC">
              <w:rPr>
                <w:rFonts w:ascii="Times New Roman" w:hAnsi="Times New Roman" w:cs="Times New Roman"/>
                <w:color w:val="333333"/>
                <w:lang w:val="ru-RU"/>
              </w:rPr>
              <w:t>)</w:t>
            </w:r>
          </w:p>
          <w:p w14:paraId="75E9CFAB" w14:textId="7E8DF271" w:rsidR="001A3DE1" w:rsidRPr="003C24FC" w:rsidRDefault="001A3DE1" w:rsidP="007D3EE6">
            <w:pPr>
              <w:pStyle w:val="TableParagraph"/>
              <w:spacing w:before="0"/>
              <w:ind w:left="0"/>
              <w:rPr>
                <w:rFonts w:ascii="Times New Roman" w:hAnsi="Times New Roman" w:cs="Times New Roman"/>
                <w:lang w:val="ru-RU"/>
              </w:rPr>
            </w:pPr>
            <w:r w:rsidRPr="003C24FC">
              <w:rPr>
                <w:rFonts w:ascii="Times New Roman" w:hAnsi="Times New Roman" w:cs="Times New Roman"/>
                <w:color w:val="333333"/>
                <w:lang w:val="ru-RU"/>
              </w:rPr>
              <w:t>(</w:t>
            </w:r>
            <w:r w:rsidRPr="003C24FC">
              <w:rPr>
                <w:rFonts w:ascii="Times New Roman" w:hAnsi="Times New Roman" w:cs="Times New Roman"/>
                <w:color w:val="333333"/>
                <w:spacing w:val="-2"/>
                <w:lang w:val="ru-RU"/>
              </w:rPr>
              <w:t xml:space="preserve">с </w:t>
            </w:r>
            <w:r w:rsidRPr="003C24FC">
              <w:rPr>
                <w:rFonts w:ascii="Times New Roman" w:hAnsi="Times New Roman" w:cs="Times New Roman"/>
                <w:color w:val="333333"/>
                <w:spacing w:val="-2"/>
              </w:rPr>
              <w:t>H</w:t>
            </w:r>
            <w:r w:rsidRPr="00D935B6">
              <w:rPr>
                <w:rFonts w:ascii="Times New Roman" w:hAnsi="Times New Roman" w:cs="Times New Roman"/>
                <w:color w:val="333333"/>
                <w:spacing w:val="-2"/>
                <w:vertAlign w:val="subscript"/>
                <w:lang w:val="ru-RU"/>
              </w:rPr>
              <w:t>2</w:t>
            </w:r>
            <w:r w:rsidRPr="003C24FC">
              <w:rPr>
                <w:rFonts w:ascii="Times New Roman" w:hAnsi="Times New Roman" w:cs="Times New Roman"/>
                <w:color w:val="333333"/>
                <w:spacing w:val="-2"/>
              </w:rPr>
              <w:t>S</w:t>
            </w:r>
            <w:r w:rsidRPr="003C24FC">
              <w:rPr>
                <w:rFonts w:ascii="Times New Roman" w:hAnsi="Times New Roman" w:cs="Times New Roman"/>
                <w:color w:val="333333"/>
                <w:spacing w:val="-2"/>
                <w:lang w:val="ru-RU"/>
              </w:rPr>
              <w:t xml:space="preserve"> средой и без</w:t>
            </w:r>
            <w:r w:rsidRPr="003C24FC">
              <w:rPr>
                <w:lang w:val="ru-RU"/>
              </w:rPr>
              <w:t xml:space="preserve"> </w:t>
            </w:r>
            <w:r w:rsidRPr="003C24FC">
              <w:rPr>
                <w:rFonts w:ascii="Times New Roman" w:hAnsi="Times New Roman" w:cs="Times New Roman"/>
                <w:color w:val="333333"/>
                <w:spacing w:val="-2"/>
              </w:rPr>
              <w:t>H</w:t>
            </w:r>
            <w:r w:rsidRPr="00D935B6">
              <w:rPr>
                <w:rFonts w:ascii="Times New Roman" w:hAnsi="Times New Roman" w:cs="Times New Roman"/>
                <w:color w:val="333333"/>
                <w:spacing w:val="-2"/>
                <w:vertAlign w:val="subscript"/>
                <w:lang w:val="ru-RU"/>
              </w:rPr>
              <w:t>2</w:t>
            </w:r>
            <w:r w:rsidRPr="003C24FC">
              <w:rPr>
                <w:rFonts w:ascii="Times New Roman" w:hAnsi="Times New Roman" w:cs="Times New Roman"/>
                <w:color w:val="333333"/>
                <w:spacing w:val="-2"/>
              </w:rPr>
              <w:t>S</w:t>
            </w:r>
            <w:r w:rsidRPr="003C24FC">
              <w:rPr>
                <w:rFonts w:ascii="Times New Roman" w:hAnsi="Times New Roman" w:cs="Times New Roman"/>
                <w:color w:val="333333"/>
                <w:spacing w:val="-2"/>
                <w:lang w:val="ru-RU"/>
              </w:rPr>
              <w:t>)</w:t>
            </w:r>
          </w:p>
        </w:tc>
        <w:tc>
          <w:tcPr>
            <w:tcW w:w="3240" w:type="dxa"/>
            <w:vAlign w:val="center"/>
          </w:tcPr>
          <w:p w14:paraId="25D0D4C9" w14:textId="77777777" w:rsidR="001A3DE1" w:rsidRPr="003C24FC" w:rsidRDefault="001A3DE1"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250</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4"/>
              </w:rPr>
              <w:t>HV10</w:t>
            </w:r>
          </w:p>
        </w:tc>
        <w:tc>
          <w:tcPr>
            <w:tcW w:w="3960" w:type="dxa"/>
            <w:vAlign w:val="center"/>
          </w:tcPr>
          <w:p w14:paraId="577FF66A" w14:textId="77777777" w:rsidR="001A3DE1" w:rsidRPr="003C24FC" w:rsidRDefault="001A3DE1"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235</w:t>
            </w:r>
            <w:r w:rsidRPr="003C24FC">
              <w:rPr>
                <w:rFonts w:ascii="Times New Roman" w:hAnsi="Times New Roman" w:cs="Times New Roman"/>
                <w:color w:val="333333"/>
                <w:spacing w:val="5"/>
              </w:rPr>
              <w:t xml:space="preserve"> </w:t>
            </w:r>
            <w:r w:rsidRPr="003C24FC">
              <w:rPr>
                <w:rFonts w:ascii="Times New Roman" w:hAnsi="Times New Roman" w:cs="Times New Roman"/>
                <w:color w:val="333333"/>
                <w:spacing w:val="-5"/>
              </w:rPr>
              <w:t>BHN</w:t>
            </w:r>
          </w:p>
        </w:tc>
      </w:tr>
      <w:tr w:rsidR="001A3DE1" w14:paraId="5D1F960B" w14:textId="77777777" w:rsidTr="00C73F9D">
        <w:trPr>
          <w:trHeight w:val="733"/>
        </w:trPr>
        <w:tc>
          <w:tcPr>
            <w:tcW w:w="3150" w:type="dxa"/>
            <w:vAlign w:val="center"/>
          </w:tcPr>
          <w:p w14:paraId="7FD21836" w14:textId="08FE6A69" w:rsidR="001A3DE1" w:rsidRPr="003C24FC" w:rsidRDefault="001A3DE1" w:rsidP="007D3EE6">
            <w:pPr>
              <w:pStyle w:val="TableParagraph"/>
              <w:spacing w:before="0"/>
              <w:ind w:left="0"/>
              <w:rPr>
                <w:rFonts w:ascii="Times New Roman" w:hAnsi="Times New Roman" w:cs="Times New Roman"/>
                <w:lang w:val="ru-RU"/>
              </w:rPr>
            </w:pPr>
            <w:r w:rsidRPr="003C24FC">
              <w:rPr>
                <w:rFonts w:ascii="Times New Roman" w:hAnsi="Times New Roman" w:cs="Times New Roman"/>
                <w:color w:val="333333"/>
              </w:rPr>
              <w:t>P</w:t>
            </w:r>
            <w:r w:rsidRPr="003C24FC">
              <w:rPr>
                <w:rFonts w:ascii="Times New Roman" w:hAnsi="Times New Roman" w:cs="Times New Roman"/>
                <w:color w:val="333333"/>
                <w:lang w:val="ru-RU"/>
              </w:rPr>
              <w:t>-</w:t>
            </w:r>
            <w:r w:rsidRPr="003C24FC">
              <w:rPr>
                <w:rFonts w:ascii="Times New Roman" w:hAnsi="Times New Roman" w:cs="Times New Roman"/>
                <w:color w:val="333333"/>
                <w:spacing w:val="-10"/>
                <w:lang w:val="ru-RU"/>
              </w:rPr>
              <w:t>8</w:t>
            </w:r>
            <w:r w:rsidRPr="003C24FC">
              <w:rPr>
                <w:rFonts w:ascii="Times New Roman" w:hAnsi="Times New Roman" w:cs="Times New Roman"/>
                <w:lang w:val="ru-RU"/>
              </w:rPr>
              <w:t xml:space="preserve"> </w:t>
            </w:r>
            <w:r w:rsidRPr="003C24FC">
              <w:rPr>
                <w:rFonts w:ascii="Times New Roman" w:hAnsi="Times New Roman" w:cs="Times New Roman"/>
                <w:color w:val="333333"/>
                <w:lang w:val="ru-RU"/>
              </w:rPr>
              <w:t>(Аустенитная нержавеющая сталь</w:t>
            </w:r>
            <w:r w:rsidRPr="003C24FC">
              <w:rPr>
                <w:lang w:val="ru-RU"/>
              </w:rPr>
              <w:t xml:space="preserve"> </w:t>
            </w:r>
            <w:r w:rsidRPr="003C24FC">
              <w:rPr>
                <w:rFonts w:ascii="Times New Roman" w:hAnsi="Times New Roman" w:cs="Times New Roman"/>
                <w:color w:val="333333"/>
              </w:rPr>
              <w:t>TP</w:t>
            </w:r>
            <w:r w:rsidRPr="003C24FC">
              <w:rPr>
                <w:rFonts w:ascii="Times New Roman" w:hAnsi="Times New Roman" w:cs="Times New Roman"/>
                <w:color w:val="333333"/>
                <w:lang w:val="ru-RU"/>
              </w:rPr>
              <w:t>-3</w:t>
            </w:r>
            <w:r w:rsidRPr="003C24FC">
              <w:rPr>
                <w:rFonts w:ascii="Times New Roman" w:hAnsi="Times New Roman" w:cs="Times New Roman"/>
                <w:color w:val="333333"/>
              </w:rPr>
              <w:t>XX</w:t>
            </w:r>
            <w:r w:rsidRPr="003C24FC">
              <w:rPr>
                <w:rFonts w:ascii="Times New Roman" w:hAnsi="Times New Roman" w:cs="Times New Roman"/>
                <w:color w:val="333333"/>
                <w:lang w:val="ru-RU"/>
              </w:rPr>
              <w:t xml:space="preserve">) </w:t>
            </w:r>
            <w:r w:rsidRPr="003C24FC">
              <w:rPr>
                <w:rFonts w:ascii="Times New Roman" w:hAnsi="Times New Roman" w:cs="Times New Roman"/>
                <w:color w:val="333333"/>
                <w:spacing w:val="-2"/>
                <w:lang w:val="ru-RU"/>
              </w:rPr>
              <w:t>(с H</w:t>
            </w:r>
            <w:r w:rsidRPr="00D935B6">
              <w:rPr>
                <w:rFonts w:ascii="Times New Roman" w:hAnsi="Times New Roman" w:cs="Times New Roman"/>
                <w:color w:val="333333"/>
                <w:spacing w:val="-2"/>
                <w:vertAlign w:val="subscript"/>
                <w:lang w:val="ru-RU"/>
              </w:rPr>
              <w:t>2</w:t>
            </w:r>
            <w:r w:rsidRPr="003C24FC">
              <w:rPr>
                <w:rFonts w:ascii="Times New Roman" w:hAnsi="Times New Roman" w:cs="Times New Roman"/>
                <w:color w:val="333333"/>
                <w:spacing w:val="-2"/>
                <w:lang w:val="ru-RU"/>
              </w:rPr>
              <w:t xml:space="preserve">S средой и без </w:t>
            </w:r>
            <w:r w:rsidRPr="003C24FC">
              <w:rPr>
                <w:rFonts w:ascii="Times New Roman" w:hAnsi="Times New Roman" w:cs="Times New Roman"/>
                <w:color w:val="333333"/>
                <w:spacing w:val="-2"/>
              </w:rPr>
              <w:t>H</w:t>
            </w:r>
            <w:r w:rsidRPr="00D935B6">
              <w:rPr>
                <w:rFonts w:ascii="Times New Roman" w:hAnsi="Times New Roman" w:cs="Times New Roman"/>
                <w:color w:val="333333"/>
                <w:spacing w:val="-2"/>
                <w:vertAlign w:val="subscript"/>
                <w:lang w:val="ru-RU"/>
              </w:rPr>
              <w:t>2</w:t>
            </w:r>
            <w:r w:rsidRPr="003C24FC">
              <w:rPr>
                <w:rFonts w:ascii="Times New Roman" w:hAnsi="Times New Roman" w:cs="Times New Roman"/>
                <w:color w:val="333333"/>
                <w:spacing w:val="-2"/>
              </w:rPr>
              <w:t>S</w:t>
            </w:r>
            <w:r w:rsidRPr="003C24FC">
              <w:rPr>
                <w:rFonts w:ascii="Times New Roman" w:hAnsi="Times New Roman" w:cs="Times New Roman"/>
                <w:color w:val="333333"/>
                <w:spacing w:val="-2"/>
                <w:lang w:val="ru-RU"/>
              </w:rPr>
              <w:t xml:space="preserve"> среды)</w:t>
            </w:r>
          </w:p>
        </w:tc>
        <w:tc>
          <w:tcPr>
            <w:tcW w:w="3240" w:type="dxa"/>
            <w:vAlign w:val="center"/>
          </w:tcPr>
          <w:p w14:paraId="39F7BAB1" w14:textId="24D5E5B2" w:rsidR="001A3DE1" w:rsidRPr="003C24FC" w:rsidRDefault="001A3DE1"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spacing w:val="-5"/>
              </w:rPr>
              <w:t>250 HV10</w:t>
            </w:r>
          </w:p>
        </w:tc>
        <w:tc>
          <w:tcPr>
            <w:tcW w:w="3960" w:type="dxa"/>
            <w:vAlign w:val="center"/>
          </w:tcPr>
          <w:p w14:paraId="6FC1E181" w14:textId="69AAE5DF" w:rsidR="001A3DE1" w:rsidRPr="003C24FC" w:rsidRDefault="001A3DE1"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spacing w:val="-5"/>
              </w:rPr>
              <w:t>НТ</w:t>
            </w:r>
          </w:p>
        </w:tc>
      </w:tr>
      <w:tr w:rsidR="001A3DE1" w:rsidRPr="00697636" w14:paraId="10861A59" w14:textId="77777777" w:rsidTr="00C73F9D">
        <w:trPr>
          <w:trHeight w:val="615"/>
        </w:trPr>
        <w:tc>
          <w:tcPr>
            <w:tcW w:w="10350" w:type="dxa"/>
            <w:gridSpan w:val="3"/>
            <w:vAlign w:val="center"/>
          </w:tcPr>
          <w:p w14:paraId="68F12D4E" w14:textId="2FB53837" w:rsidR="001A3DE1" w:rsidRPr="003C24FC" w:rsidRDefault="001A3DE1" w:rsidP="00EA6D5B">
            <w:pPr>
              <w:pStyle w:val="TableParagraph"/>
              <w:spacing w:before="0"/>
              <w:ind w:left="0"/>
              <w:rPr>
                <w:rFonts w:ascii="Times New Roman" w:hAnsi="Times New Roman" w:cs="Times New Roman"/>
                <w:lang w:val="ru-RU"/>
              </w:rPr>
            </w:pPr>
            <w:r w:rsidRPr="003C24FC">
              <w:rPr>
                <w:rFonts w:ascii="Times New Roman" w:hAnsi="Times New Roman" w:cs="Times New Roman"/>
                <w:color w:val="333333"/>
                <w:lang w:val="ru-RU"/>
              </w:rPr>
              <w:t>НТ</w:t>
            </w:r>
            <w:r w:rsidRPr="003C24FC">
              <w:rPr>
                <w:rFonts w:ascii="Times New Roman" w:hAnsi="Times New Roman" w:cs="Times New Roman"/>
                <w:color w:val="333333"/>
                <w:spacing w:val="6"/>
                <w:lang w:val="ru-RU"/>
              </w:rPr>
              <w:t xml:space="preserve"> </w:t>
            </w:r>
            <w:r w:rsidRPr="003C24FC">
              <w:rPr>
                <w:rFonts w:ascii="Times New Roman" w:hAnsi="Times New Roman" w:cs="Times New Roman"/>
                <w:color w:val="333333"/>
                <w:lang w:val="ru-RU"/>
              </w:rPr>
              <w:t>=</w:t>
            </w:r>
            <w:r w:rsidRPr="003C24FC">
              <w:rPr>
                <w:rFonts w:ascii="Times New Roman" w:hAnsi="Times New Roman" w:cs="Times New Roman"/>
                <w:color w:val="333333"/>
                <w:spacing w:val="6"/>
                <w:lang w:val="ru-RU"/>
              </w:rPr>
              <w:t xml:space="preserve"> </w:t>
            </w:r>
            <w:r w:rsidRPr="003C24FC">
              <w:rPr>
                <w:rFonts w:ascii="Times New Roman" w:hAnsi="Times New Roman" w:cs="Times New Roman"/>
                <w:color w:val="333333"/>
                <w:lang w:val="ru-RU"/>
              </w:rPr>
              <w:t>Не требуется;</w:t>
            </w:r>
            <w:r w:rsidRPr="003C24FC">
              <w:rPr>
                <w:rFonts w:ascii="Times New Roman" w:hAnsi="Times New Roman" w:cs="Times New Roman"/>
                <w:color w:val="333333"/>
                <w:spacing w:val="6"/>
                <w:lang w:val="ru-RU"/>
              </w:rPr>
              <w:t xml:space="preserve"> </w:t>
            </w:r>
            <w:r w:rsidRPr="003C24FC">
              <w:rPr>
                <w:rFonts w:ascii="Times New Roman" w:hAnsi="Times New Roman" w:cs="Times New Roman"/>
                <w:color w:val="333333"/>
                <w:lang w:val="ru-RU"/>
              </w:rPr>
              <w:t>УС</w:t>
            </w:r>
            <w:r w:rsidRPr="003C24FC">
              <w:rPr>
                <w:rFonts w:ascii="Times New Roman" w:hAnsi="Times New Roman" w:cs="Times New Roman"/>
                <w:color w:val="333333"/>
                <w:spacing w:val="5"/>
                <w:lang w:val="ru-RU"/>
              </w:rPr>
              <w:t xml:space="preserve"> </w:t>
            </w:r>
            <w:r w:rsidRPr="003C24FC">
              <w:rPr>
                <w:rFonts w:ascii="Times New Roman" w:hAnsi="Times New Roman" w:cs="Times New Roman"/>
                <w:color w:val="333333"/>
                <w:lang w:val="ru-RU"/>
              </w:rPr>
              <w:t>=</w:t>
            </w:r>
            <w:r w:rsidRPr="003C24FC">
              <w:rPr>
                <w:rFonts w:ascii="Times New Roman" w:hAnsi="Times New Roman" w:cs="Times New Roman"/>
                <w:color w:val="333333"/>
                <w:spacing w:val="7"/>
                <w:lang w:val="ru-RU"/>
              </w:rPr>
              <w:t xml:space="preserve"> </w:t>
            </w:r>
            <w:r w:rsidRPr="003C24FC">
              <w:rPr>
                <w:rFonts w:ascii="Times New Roman" w:hAnsi="Times New Roman" w:cs="Times New Roman"/>
                <w:color w:val="333333"/>
                <w:lang w:val="ru-RU"/>
              </w:rPr>
              <w:t>Углеродистая сталь;</w:t>
            </w:r>
            <w:r w:rsidRPr="003C24FC">
              <w:rPr>
                <w:rFonts w:ascii="Times New Roman" w:hAnsi="Times New Roman" w:cs="Times New Roman"/>
                <w:color w:val="333333"/>
                <w:spacing w:val="6"/>
                <w:lang w:val="ru-RU"/>
              </w:rPr>
              <w:t xml:space="preserve"> </w:t>
            </w:r>
            <w:r w:rsidRPr="003C24FC">
              <w:rPr>
                <w:rFonts w:ascii="Times New Roman" w:hAnsi="Times New Roman" w:cs="Times New Roman"/>
                <w:color w:val="333333"/>
              </w:rPr>
              <w:t>HV</w:t>
            </w:r>
            <w:r w:rsidRPr="003C24FC">
              <w:rPr>
                <w:rFonts w:ascii="Times New Roman" w:hAnsi="Times New Roman" w:cs="Times New Roman"/>
                <w:color w:val="333333"/>
                <w:lang w:val="ru-RU"/>
              </w:rPr>
              <w:t>10</w:t>
            </w:r>
            <w:r w:rsidRPr="003C24FC">
              <w:rPr>
                <w:rFonts w:ascii="Times New Roman" w:hAnsi="Times New Roman" w:cs="Times New Roman"/>
                <w:color w:val="333333"/>
                <w:spacing w:val="6"/>
                <w:lang w:val="ru-RU"/>
              </w:rPr>
              <w:t xml:space="preserve"> </w:t>
            </w:r>
            <w:r w:rsidRPr="003C24FC">
              <w:rPr>
                <w:rFonts w:ascii="Times New Roman" w:hAnsi="Times New Roman" w:cs="Times New Roman"/>
                <w:color w:val="333333"/>
                <w:lang w:val="ru-RU"/>
              </w:rPr>
              <w:t>=</w:t>
            </w:r>
            <w:r w:rsidRPr="003C24FC">
              <w:rPr>
                <w:rFonts w:ascii="Times New Roman" w:hAnsi="Times New Roman" w:cs="Times New Roman"/>
                <w:color w:val="333333"/>
                <w:spacing w:val="7"/>
                <w:lang w:val="ru-RU"/>
              </w:rPr>
              <w:t xml:space="preserve"> </w:t>
            </w:r>
            <w:r w:rsidRPr="003C24FC">
              <w:rPr>
                <w:rFonts w:ascii="Times New Roman" w:hAnsi="Times New Roman" w:cs="Times New Roman"/>
                <w:color w:val="333333"/>
                <w:lang w:val="ru-RU"/>
              </w:rPr>
              <w:t xml:space="preserve">Твердость по </w:t>
            </w:r>
            <w:r w:rsidR="0085368C" w:rsidRPr="003C24FC">
              <w:rPr>
                <w:rFonts w:ascii="Times New Roman" w:hAnsi="Times New Roman" w:cs="Times New Roman"/>
                <w:color w:val="333333"/>
                <w:lang w:val="ru-RU"/>
              </w:rPr>
              <w:t>Виккерсу</w:t>
            </w:r>
            <w:r w:rsidRPr="003C24FC">
              <w:rPr>
                <w:rFonts w:ascii="Times New Roman" w:hAnsi="Times New Roman" w:cs="Times New Roman"/>
                <w:color w:val="333333"/>
                <w:lang w:val="ru-RU"/>
              </w:rPr>
              <w:t xml:space="preserve"> 10кг;</w:t>
            </w:r>
            <w:r w:rsidRPr="003C24FC">
              <w:rPr>
                <w:rFonts w:ascii="Times New Roman" w:hAnsi="Times New Roman" w:cs="Times New Roman"/>
                <w:color w:val="333333"/>
                <w:spacing w:val="7"/>
                <w:lang w:val="ru-RU"/>
              </w:rPr>
              <w:t xml:space="preserve"> </w:t>
            </w:r>
            <w:r w:rsidRPr="003C24FC">
              <w:rPr>
                <w:rFonts w:ascii="Times New Roman" w:hAnsi="Times New Roman" w:cs="Times New Roman"/>
                <w:color w:val="333333"/>
              </w:rPr>
              <w:t>BHN</w:t>
            </w:r>
            <w:r w:rsidRPr="003C24FC">
              <w:rPr>
                <w:rFonts w:ascii="Times New Roman" w:hAnsi="Times New Roman" w:cs="Times New Roman"/>
                <w:color w:val="333333"/>
                <w:spacing w:val="6"/>
                <w:lang w:val="ru-RU"/>
              </w:rPr>
              <w:t xml:space="preserve"> </w:t>
            </w:r>
            <w:r w:rsidRPr="003C24FC">
              <w:rPr>
                <w:rFonts w:ascii="Times New Roman" w:hAnsi="Times New Roman" w:cs="Times New Roman"/>
                <w:color w:val="333333"/>
                <w:lang w:val="ru-RU"/>
              </w:rPr>
              <w:t>=</w:t>
            </w:r>
            <w:r w:rsidRPr="003C24FC">
              <w:rPr>
                <w:rFonts w:ascii="Times New Roman" w:hAnsi="Times New Roman" w:cs="Times New Roman"/>
                <w:color w:val="333333"/>
                <w:spacing w:val="6"/>
                <w:lang w:val="ru-RU"/>
              </w:rPr>
              <w:t xml:space="preserve"> </w:t>
            </w:r>
            <w:r w:rsidRPr="003C24FC">
              <w:rPr>
                <w:rFonts w:ascii="Times New Roman" w:hAnsi="Times New Roman" w:cs="Times New Roman"/>
                <w:color w:val="333333"/>
                <w:spacing w:val="-2"/>
                <w:lang w:val="ru-RU"/>
              </w:rPr>
              <w:t>Число твердости по Бринеллю</w:t>
            </w:r>
          </w:p>
        </w:tc>
      </w:tr>
      <w:tr w:rsidR="001A3DE1" w:rsidRPr="00697636" w14:paraId="09539C37" w14:textId="77777777" w:rsidTr="006F0D3C">
        <w:trPr>
          <w:trHeight w:val="1074"/>
        </w:trPr>
        <w:tc>
          <w:tcPr>
            <w:tcW w:w="10350" w:type="dxa"/>
            <w:gridSpan w:val="3"/>
            <w:vAlign w:val="center"/>
          </w:tcPr>
          <w:p w14:paraId="03AD7AEA" w14:textId="2EC7DF97" w:rsidR="001A3DE1" w:rsidRPr="003C24FC" w:rsidRDefault="001A3DE1" w:rsidP="00EA6D5B">
            <w:pPr>
              <w:pStyle w:val="TableParagraph"/>
              <w:spacing w:before="0"/>
              <w:ind w:left="0"/>
              <w:rPr>
                <w:rFonts w:ascii="Times New Roman" w:hAnsi="Times New Roman" w:cs="Times New Roman"/>
                <w:b/>
                <w:bCs/>
                <w:i/>
                <w:iCs/>
              </w:rPr>
            </w:pPr>
            <w:r w:rsidRPr="003C24FC">
              <w:rPr>
                <w:rFonts w:ascii="Times New Roman" w:hAnsi="Times New Roman" w:cs="Times New Roman"/>
                <w:b/>
                <w:bCs/>
                <w:i/>
                <w:iCs/>
                <w:spacing w:val="-2"/>
              </w:rPr>
              <w:t>Примечания:</w:t>
            </w:r>
          </w:p>
          <w:p w14:paraId="146914E1" w14:textId="301131A8" w:rsidR="001A3DE1" w:rsidRPr="003C24FC" w:rsidRDefault="001A3DE1">
            <w:pPr>
              <w:pStyle w:val="TableParagraph"/>
              <w:numPr>
                <w:ilvl w:val="0"/>
                <w:numId w:val="54"/>
              </w:numPr>
              <w:tabs>
                <w:tab w:val="left" w:pos="224"/>
              </w:tabs>
              <w:spacing w:before="0"/>
              <w:ind w:left="205"/>
              <w:rPr>
                <w:rFonts w:ascii="Times New Roman" w:hAnsi="Times New Roman" w:cs="Times New Roman"/>
                <w:i/>
                <w:iCs/>
                <w:lang w:val="ru-RU"/>
              </w:rPr>
            </w:pPr>
            <w:r w:rsidRPr="003C24FC">
              <w:rPr>
                <w:rFonts w:ascii="Times New Roman" w:hAnsi="Times New Roman" w:cs="Times New Roman"/>
                <w:i/>
                <w:iCs/>
                <w:spacing w:val="-2"/>
                <w:lang w:val="ru-RU"/>
              </w:rPr>
              <w:t xml:space="preserve">Требования соответствуют </w:t>
            </w:r>
            <w:r w:rsidRPr="003C24FC">
              <w:rPr>
                <w:rFonts w:ascii="Times New Roman" w:hAnsi="Times New Roman" w:cs="Times New Roman"/>
                <w:i/>
                <w:iCs/>
                <w:spacing w:val="-2"/>
              </w:rPr>
              <w:t>ASME</w:t>
            </w:r>
            <w:r w:rsidRPr="003C24FC">
              <w:rPr>
                <w:rFonts w:ascii="Times New Roman" w:hAnsi="Times New Roman" w:cs="Times New Roman"/>
                <w:i/>
                <w:iCs/>
                <w:spacing w:val="-2"/>
                <w:lang w:val="ru-RU"/>
              </w:rPr>
              <w:t xml:space="preserve"> </w:t>
            </w:r>
            <w:r w:rsidRPr="003C24FC">
              <w:rPr>
                <w:rFonts w:ascii="Times New Roman" w:hAnsi="Times New Roman" w:cs="Times New Roman"/>
                <w:i/>
                <w:iCs/>
                <w:spacing w:val="-2"/>
              </w:rPr>
              <w:t>B</w:t>
            </w:r>
            <w:r w:rsidRPr="003C24FC">
              <w:rPr>
                <w:rFonts w:ascii="Times New Roman" w:hAnsi="Times New Roman" w:cs="Times New Roman"/>
                <w:i/>
                <w:iCs/>
                <w:spacing w:val="-2"/>
                <w:lang w:val="ru-RU"/>
              </w:rPr>
              <w:t xml:space="preserve">31.1, </w:t>
            </w:r>
            <w:r w:rsidRPr="003C24FC">
              <w:rPr>
                <w:rFonts w:ascii="Times New Roman" w:hAnsi="Times New Roman" w:cs="Times New Roman"/>
                <w:i/>
                <w:iCs/>
                <w:spacing w:val="-2"/>
              </w:rPr>
              <w:t>ASME</w:t>
            </w:r>
            <w:r w:rsidRPr="003C24FC">
              <w:rPr>
                <w:rFonts w:ascii="Times New Roman" w:hAnsi="Times New Roman" w:cs="Times New Roman"/>
                <w:i/>
                <w:iCs/>
                <w:spacing w:val="-2"/>
                <w:lang w:val="ru-RU"/>
              </w:rPr>
              <w:t xml:space="preserve"> </w:t>
            </w:r>
            <w:r w:rsidRPr="003C24FC">
              <w:rPr>
                <w:rFonts w:ascii="Times New Roman" w:hAnsi="Times New Roman" w:cs="Times New Roman"/>
                <w:i/>
                <w:iCs/>
                <w:spacing w:val="-2"/>
              </w:rPr>
              <w:t>B</w:t>
            </w:r>
            <w:r w:rsidRPr="003C24FC">
              <w:rPr>
                <w:rFonts w:ascii="Times New Roman" w:hAnsi="Times New Roman" w:cs="Times New Roman"/>
                <w:i/>
                <w:iCs/>
                <w:spacing w:val="-2"/>
                <w:lang w:val="ru-RU"/>
              </w:rPr>
              <w:t xml:space="preserve">31.3-2012, </w:t>
            </w:r>
            <w:r w:rsidRPr="003C24FC">
              <w:rPr>
                <w:rFonts w:ascii="Times New Roman" w:hAnsi="Times New Roman" w:cs="Times New Roman"/>
                <w:i/>
                <w:iCs/>
                <w:spacing w:val="-2"/>
              </w:rPr>
              <w:t>NACE</w:t>
            </w:r>
            <w:r w:rsidRPr="003C24FC">
              <w:rPr>
                <w:rFonts w:ascii="Times New Roman" w:hAnsi="Times New Roman" w:cs="Times New Roman"/>
                <w:i/>
                <w:iCs/>
                <w:spacing w:val="-2"/>
                <w:lang w:val="ru-RU"/>
              </w:rPr>
              <w:t xml:space="preserve"> </w:t>
            </w:r>
            <w:r w:rsidRPr="003C24FC">
              <w:rPr>
                <w:rFonts w:ascii="Times New Roman" w:hAnsi="Times New Roman" w:cs="Times New Roman"/>
                <w:i/>
                <w:iCs/>
                <w:spacing w:val="-2"/>
              </w:rPr>
              <w:t>MR</w:t>
            </w:r>
            <w:r w:rsidRPr="003C24FC">
              <w:rPr>
                <w:rFonts w:ascii="Times New Roman" w:hAnsi="Times New Roman" w:cs="Times New Roman"/>
                <w:i/>
                <w:iCs/>
                <w:spacing w:val="-2"/>
                <w:lang w:val="ru-RU"/>
              </w:rPr>
              <w:t>0175.</w:t>
            </w:r>
          </w:p>
          <w:p w14:paraId="591352A2" w14:textId="77777777" w:rsidR="001A3DE1" w:rsidRPr="003C24FC" w:rsidRDefault="001A3DE1">
            <w:pPr>
              <w:pStyle w:val="TableParagraph"/>
              <w:numPr>
                <w:ilvl w:val="0"/>
                <w:numId w:val="54"/>
              </w:numPr>
              <w:tabs>
                <w:tab w:val="left" w:pos="224"/>
              </w:tabs>
              <w:spacing w:before="0"/>
              <w:rPr>
                <w:rFonts w:ascii="Times New Roman" w:hAnsi="Times New Roman" w:cs="Times New Roman"/>
                <w:lang w:val="ru-RU"/>
              </w:rPr>
            </w:pPr>
            <w:r w:rsidRPr="003C24FC">
              <w:rPr>
                <w:rFonts w:ascii="Times New Roman" w:hAnsi="Times New Roman" w:cs="Times New Roman"/>
                <w:i/>
                <w:iCs/>
                <w:spacing w:val="-2"/>
                <w:lang w:val="ru-RU"/>
              </w:rPr>
              <w:t xml:space="preserve">Материалы </w:t>
            </w:r>
            <w:r w:rsidRPr="003C24FC">
              <w:rPr>
                <w:rFonts w:ascii="Times New Roman" w:hAnsi="Times New Roman" w:cs="Times New Roman"/>
                <w:i/>
                <w:iCs/>
                <w:spacing w:val="-2"/>
              </w:rPr>
              <w:t>P</w:t>
            </w:r>
            <w:r w:rsidRPr="003C24FC">
              <w:rPr>
                <w:rFonts w:ascii="Times New Roman" w:hAnsi="Times New Roman" w:cs="Times New Roman"/>
                <w:i/>
                <w:iCs/>
                <w:spacing w:val="-2"/>
                <w:lang w:val="ru-RU"/>
              </w:rPr>
              <w:t>91 не включены в объем данной спецификации.</w:t>
            </w:r>
          </w:p>
          <w:p w14:paraId="1233B4DA" w14:textId="2BD8F632" w:rsidR="001A3DE1" w:rsidRPr="003C24FC" w:rsidRDefault="00361D07">
            <w:pPr>
              <w:pStyle w:val="TableParagraph"/>
              <w:numPr>
                <w:ilvl w:val="0"/>
                <w:numId w:val="54"/>
              </w:numPr>
              <w:tabs>
                <w:tab w:val="left" w:pos="224"/>
              </w:tabs>
              <w:spacing w:before="0"/>
              <w:ind w:left="205"/>
              <w:rPr>
                <w:rFonts w:ascii="Times New Roman" w:hAnsi="Times New Roman" w:cs="Times New Roman"/>
                <w:i/>
                <w:iCs/>
                <w:lang w:val="ru-RU"/>
              </w:rPr>
            </w:pPr>
            <w:r w:rsidRPr="003C24FC">
              <w:rPr>
                <w:rFonts w:ascii="Times New Roman" w:hAnsi="Times New Roman" w:cs="Times New Roman"/>
                <w:i/>
                <w:iCs/>
                <w:lang w:val="ru-RU"/>
              </w:rPr>
              <w:t>О</w:t>
            </w:r>
            <w:r w:rsidR="001A3DE1" w:rsidRPr="003C24FC">
              <w:rPr>
                <w:rFonts w:ascii="Times New Roman" w:hAnsi="Times New Roman" w:cs="Times New Roman"/>
                <w:i/>
                <w:iCs/>
                <w:lang w:val="ru-RU"/>
              </w:rPr>
              <w:t>бъем неразрушающего контроля (NDE) следует выполнить согласно раздела 23.</w:t>
            </w:r>
          </w:p>
        </w:tc>
      </w:tr>
    </w:tbl>
    <w:p w14:paraId="679C9344" w14:textId="0A412CED" w:rsidR="00EC7A40" w:rsidRPr="00464B51" w:rsidRDefault="00881C81" w:rsidP="003C24FC">
      <w:pPr>
        <w:pStyle w:val="Heading1"/>
        <w:numPr>
          <w:ilvl w:val="0"/>
          <w:numId w:val="68"/>
        </w:numPr>
        <w:spacing w:before="240" w:after="240"/>
        <w:ind w:left="709" w:hanging="709"/>
      </w:pPr>
      <w:bookmarkStart w:id="1506" w:name="_Toc205628159"/>
      <w:r>
        <w:rPr>
          <w:lang w:val="ru-RU"/>
        </w:rPr>
        <w:t>Сварка углеродистой стали</w:t>
      </w:r>
      <w:r w:rsidR="00EC7A40" w:rsidRPr="00464B51">
        <w:rPr>
          <w:spacing w:val="-4"/>
        </w:rPr>
        <w:t xml:space="preserve"> (P1)</w:t>
      </w:r>
      <w:bookmarkEnd w:id="1506"/>
    </w:p>
    <w:p w14:paraId="7DEE4D9A" w14:textId="13A220E9" w:rsidR="00EC7A40" w:rsidRPr="00771903" w:rsidRDefault="00EC7A40" w:rsidP="003C24FC">
      <w:pPr>
        <w:pStyle w:val="ListParagraph"/>
        <w:numPr>
          <w:ilvl w:val="1"/>
          <w:numId w:val="48"/>
        </w:numPr>
        <w:spacing w:before="120" w:after="120"/>
        <w:ind w:left="1134" w:hanging="425"/>
        <w:rPr>
          <w:lang w:val="ru-RU"/>
        </w:rPr>
      </w:pPr>
      <w:r w:rsidRPr="00240874">
        <w:rPr>
          <w:b/>
          <w:lang w:val="ru-RU"/>
        </w:rPr>
        <w:t xml:space="preserve">- </w:t>
      </w:r>
      <w:r w:rsidR="00DC06C7" w:rsidRPr="00240874">
        <w:rPr>
          <w:color w:val="333333"/>
          <w:lang w:val="ru-RU"/>
        </w:rPr>
        <w:t xml:space="preserve">Фланцы </w:t>
      </w:r>
      <w:r w:rsidR="00DC06C7" w:rsidRPr="00240874">
        <w:rPr>
          <w:color w:val="333333"/>
        </w:rPr>
        <w:t>API</w:t>
      </w:r>
      <w:r w:rsidR="00DC06C7" w:rsidRPr="00240874">
        <w:rPr>
          <w:color w:val="333333"/>
          <w:lang w:val="ru-RU"/>
        </w:rPr>
        <w:t xml:space="preserve"> и другие свариваемые компоненты </w:t>
      </w:r>
      <w:r w:rsidR="00DC06C7" w:rsidRPr="00240874">
        <w:rPr>
          <w:color w:val="333333"/>
        </w:rPr>
        <w:t>API</w:t>
      </w:r>
      <w:r w:rsidR="00DC06C7" w:rsidRPr="00240874">
        <w:rPr>
          <w:color w:val="333333"/>
          <w:lang w:val="ru-RU"/>
        </w:rPr>
        <w:t xml:space="preserve"> 6</w:t>
      </w:r>
      <w:r w:rsidR="00DC06C7" w:rsidRPr="00240874">
        <w:rPr>
          <w:color w:val="333333"/>
        </w:rPr>
        <w:t>A</w:t>
      </w:r>
      <w:r w:rsidR="00DC06C7" w:rsidRPr="00240874">
        <w:rPr>
          <w:color w:val="333333"/>
          <w:lang w:val="ru-RU"/>
        </w:rPr>
        <w:t xml:space="preserve"> должны быть предварительно нагреты минимум до 400°</w:t>
      </w:r>
      <w:r w:rsidR="00DC06C7" w:rsidRPr="00240874">
        <w:rPr>
          <w:color w:val="333333"/>
        </w:rPr>
        <w:t>F</w:t>
      </w:r>
      <w:r w:rsidR="00DC06C7" w:rsidRPr="00240874">
        <w:rPr>
          <w:color w:val="333333"/>
          <w:lang w:val="ru-RU"/>
        </w:rPr>
        <w:t xml:space="preserve"> </w:t>
      </w:r>
      <w:r w:rsidR="00DC06C7" w:rsidRPr="00771903">
        <w:rPr>
          <w:color w:val="333333"/>
          <w:lang w:val="ru-RU"/>
        </w:rPr>
        <w:t>(204°</w:t>
      </w:r>
      <w:r w:rsidR="00DC06C7" w:rsidRPr="00771903">
        <w:rPr>
          <w:color w:val="333333"/>
        </w:rPr>
        <w:t>C</w:t>
      </w:r>
      <w:r w:rsidR="00DC06C7" w:rsidRPr="00771903">
        <w:rPr>
          <w:color w:val="333333"/>
          <w:lang w:val="ru-RU"/>
        </w:rPr>
        <w:t xml:space="preserve">) перед сваркой. Предварительный </w:t>
      </w:r>
      <w:r w:rsidR="0071660C" w:rsidRPr="00771903">
        <w:rPr>
          <w:color w:val="333333"/>
          <w:lang w:val="ru-RU"/>
        </w:rPr>
        <w:t>подо</w:t>
      </w:r>
      <w:r w:rsidR="00DC06C7" w:rsidRPr="00771903">
        <w:rPr>
          <w:color w:val="333333"/>
          <w:lang w:val="ru-RU"/>
        </w:rPr>
        <w:t>грев должен поддерживаться на протяжении всего процесса сварки.</w:t>
      </w:r>
    </w:p>
    <w:p w14:paraId="3A241B62" w14:textId="29ABD3AF" w:rsidR="00EC7A40" w:rsidRPr="003C24FC" w:rsidRDefault="00EC7A40" w:rsidP="00C46A42">
      <w:pPr>
        <w:pStyle w:val="ListParagraph"/>
        <w:numPr>
          <w:ilvl w:val="1"/>
          <w:numId w:val="48"/>
        </w:numPr>
        <w:tabs>
          <w:tab w:val="left" w:pos="630"/>
        </w:tabs>
        <w:spacing w:after="120"/>
        <w:ind w:left="1134" w:hanging="425"/>
        <w:rPr>
          <w:lang w:val="ru-RU"/>
        </w:rPr>
      </w:pPr>
      <w:r w:rsidRPr="003C24FC">
        <w:rPr>
          <w:b/>
          <w:lang w:val="ru-RU"/>
        </w:rPr>
        <w:t>-</w:t>
      </w:r>
      <w:r w:rsidRPr="003C24FC">
        <w:rPr>
          <w:b/>
          <w:spacing w:val="2"/>
          <w:lang w:val="ru-RU"/>
        </w:rPr>
        <w:t xml:space="preserve"> </w:t>
      </w:r>
      <w:r w:rsidR="007C4711" w:rsidRPr="003C24FC">
        <w:rPr>
          <w:lang w:val="ru-RU"/>
        </w:rPr>
        <w:t xml:space="preserve">Предварительный </w:t>
      </w:r>
      <w:r w:rsidR="00393764" w:rsidRPr="003C24FC">
        <w:rPr>
          <w:lang w:val="ru-RU"/>
        </w:rPr>
        <w:t>подо</w:t>
      </w:r>
      <w:r w:rsidR="007C4711" w:rsidRPr="003C24FC">
        <w:rPr>
          <w:lang w:val="ru-RU"/>
        </w:rPr>
        <w:t>грев, контроль температуры между проходами и прерывание сварки должны осуществляться в соответствии с разделом</w:t>
      </w:r>
      <w:r w:rsidRPr="003C24FC">
        <w:rPr>
          <w:spacing w:val="5"/>
          <w:lang w:val="ru-RU"/>
        </w:rPr>
        <w:t xml:space="preserve"> </w:t>
      </w:r>
      <w:r>
        <w:fldChar w:fldCharType="begin"/>
      </w:r>
      <w:r>
        <w:instrText>HYPERLINK</w:instrText>
      </w:r>
      <w:r w:rsidRPr="007060A8">
        <w:rPr>
          <w:lang w:val="ru-RU"/>
          <w:rPrChange w:id="1507" w:author="Marchenko, Sergey [Tengizchevroil]" w:date="2025-08-09T06:39:00Z" w16du:dateUtc="2025-08-09T01:39:00Z">
            <w:rPr/>
          </w:rPrChange>
        </w:rPr>
        <w:instrText xml:space="preserve"> \</w:instrText>
      </w:r>
      <w:r>
        <w:instrText>l</w:instrText>
      </w:r>
      <w:r w:rsidRPr="007060A8">
        <w:rPr>
          <w:lang w:val="ru-RU"/>
          <w:rPrChange w:id="1508" w:author="Marchenko, Sergey [Tengizchevroil]" w:date="2025-08-09T06:39:00Z" w16du:dateUtc="2025-08-09T01:39:00Z">
            <w:rPr/>
          </w:rPrChange>
        </w:rPr>
        <w:instrText xml:space="preserve"> "_</w:instrText>
      </w:r>
      <w:r>
        <w:instrText>bookmark</w:instrText>
      </w:r>
      <w:r w:rsidRPr="007060A8">
        <w:rPr>
          <w:lang w:val="ru-RU"/>
          <w:rPrChange w:id="1509" w:author="Marchenko, Sergey [Tengizchevroil]" w:date="2025-08-09T06:39:00Z" w16du:dateUtc="2025-08-09T01:39:00Z">
            <w:rPr/>
          </w:rPrChange>
        </w:rPr>
        <w:instrText>59"</w:instrText>
      </w:r>
      <w:r>
        <w:fldChar w:fldCharType="separate"/>
      </w:r>
      <w:r w:rsidRPr="003C24FC">
        <w:rPr>
          <w:spacing w:val="-5"/>
          <w:u w:val="single"/>
          <w:lang w:val="ru-RU"/>
        </w:rPr>
        <w:t>21</w:t>
      </w:r>
      <w:r>
        <w:fldChar w:fldCharType="end"/>
      </w:r>
      <w:r w:rsidRPr="003C24FC">
        <w:rPr>
          <w:spacing w:val="-5"/>
          <w:lang w:val="ru-RU"/>
        </w:rPr>
        <w:t>.</w:t>
      </w:r>
    </w:p>
    <w:p w14:paraId="7F7764CE" w14:textId="4C87C8D3" w:rsidR="00EC7A40" w:rsidRPr="00403656" w:rsidRDefault="00EC7A40" w:rsidP="003C24FC">
      <w:pPr>
        <w:pStyle w:val="ListParagraph"/>
        <w:numPr>
          <w:ilvl w:val="1"/>
          <w:numId w:val="48"/>
        </w:numPr>
        <w:tabs>
          <w:tab w:val="left" w:pos="605"/>
        </w:tabs>
        <w:spacing w:before="120" w:after="120"/>
        <w:ind w:left="1134" w:hanging="425"/>
        <w:rPr>
          <w:lang w:val="ru-RU"/>
        </w:rPr>
      </w:pPr>
      <w:r w:rsidRPr="00240874">
        <w:rPr>
          <w:b/>
          <w:lang w:val="ru-RU"/>
        </w:rPr>
        <w:t xml:space="preserve">- </w:t>
      </w:r>
      <w:bookmarkStart w:id="1510" w:name="_Hlk172447032"/>
      <w:r w:rsidR="008E444A" w:rsidRPr="00240874">
        <w:rPr>
          <w:lang w:val="ru-RU"/>
        </w:rPr>
        <w:t>Послесварочная термообработка</w:t>
      </w:r>
      <w:r w:rsidR="00532FDE" w:rsidRPr="00240874">
        <w:rPr>
          <w:lang w:val="ru-RU"/>
        </w:rPr>
        <w:t xml:space="preserve"> </w:t>
      </w:r>
      <w:bookmarkEnd w:id="1510"/>
      <w:r w:rsidR="00532FDE" w:rsidRPr="00240874">
        <w:rPr>
          <w:lang w:val="ru-RU"/>
        </w:rPr>
        <w:t>(</w:t>
      </w:r>
      <w:r w:rsidR="00532FDE" w:rsidRPr="00240874">
        <w:t>PWHT</w:t>
      </w:r>
      <w:r w:rsidR="00532FDE" w:rsidRPr="00240874">
        <w:rPr>
          <w:lang w:val="ru-RU"/>
        </w:rPr>
        <w:t xml:space="preserve">) углеродистой стали должна проводиться в соответствии с разделом </w:t>
      </w:r>
      <w:r w:rsidR="00F87F3F">
        <w:fldChar w:fldCharType="begin"/>
      </w:r>
      <w:r w:rsidR="00F87F3F">
        <w:instrText>HYPERLINK</w:instrText>
      </w:r>
      <w:r w:rsidR="00F87F3F" w:rsidRPr="007060A8">
        <w:rPr>
          <w:lang w:val="ru-RU"/>
          <w:rPrChange w:id="1511" w:author="Marchenko, Sergey [Tengizchevroil]" w:date="2025-08-09T06:39:00Z" w16du:dateUtc="2025-08-09T01:39:00Z">
            <w:rPr/>
          </w:rPrChange>
        </w:rPr>
        <w:instrText xml:space="preserve"> \</w:instrText>
      </w:r>
      <w:r w:rsidR="00F87F3F">
        <w:instrText>l</w:instrText>
      </w:r>
      <w:r w:rsidR="00F87F3F" w:rsidRPr="007060A8">
        <w:rPr>
          <w:lang w:val="ru-RU"/>
          <w:rPrChange w:id="1512" w:author="Marchenko, Sergey [Tengizchevroil]" w:date="2025-08-09T06:39:00Z" w16du:dateUtc="2025-08-09T01:39:00Z">
            <w:rPr/>
          </w:rPrChange>
        </w:rPr>
        <w:instrText xml:space="preserve"> "_</w:instrText>
      </w:r>
      <w:r w:rsidR="00F87F3F">
        <w:instrText>bookmark</w:instrText>
      </w:r>
      <w:r w:rsidR="00F87F3F" w:rsidRPr="007060A8">
        <w:rPr>
          <w:lang w:val="ru-RU"/>
          <w:rPrChange w:id="1513" w:author="Marchenko, Sergey [Tengizchevroil]" w:date="2025-08-09T06:39:00Z" w16du:dateUtc="2025-08-09T01:39:00Z">
            <w:rPr/>
          </w:rPrChange>
        </w:rPr>
        <w:instrText>67"</w:instrText>
      </w:r>
      <w:r w:rsidR="00F87F3F">
        <w:fldChar w:fldCharType="separate"/>
      </w:r>
      <w:r w:rsidR="00F87F3F" w:rsidRPr="00240874">
        <w:rPr>
          <w:u w:val="single"/>
          <w:lang w:val="ru-RU"/>
        </w:rPr>
        <w:t>22</w:t>
      </w:r>
      <w:r w:rsidR="00F87F3F">
        <w:fldChar w:fldCharType="end"/>
      </w:r>
      <w:r w:rsidR="00532FDE" w:rsidRPr="00240874">
        <w:rPr>
          <w:lang w:val="ru-RU"/>
        </w:rPr>
        <w:t xml:space="preserve"> и </w:t>
      </w:r>
      <w:r w:rsidR="00532FDE" w:rsidRPr="00240874">
        <w:t>PCR</w:t>
      </w:r>
      <w:r w:rsidR="00532FDE" w:rsidRPr="00403656">
        <w:rPr>
          <w:lang w:val="ru-RU"/>
        </w:rPr>
        <w:t>-</w:t>
      </w:r>
      <w:r w:rsidR="00532FDE" w:rsidRPr="00240874">
        <w:t>PU</w:t>
      </w:r>
      <w:r w:rsidR="00532FDE" w:rsidRPr="00403656">
        <w:rPr>
          <w:lang w:val="ru-RU"/>
        </w:rPr>
        <w:t>-6239</w:t>
      </w:r>
      <w:r w:rsidR="00D4599A" w:rsidRPr="00D4599A">
        <w:rPr>
          <w:lang w:val="ru-RU"/>
        </w:rPr>
        <w:t>-</w:t>
      </w:r>
      <w:r w:rsidR="00D4599A">
        <w:t>TCO</w:t>
      </w:r>
      <w:r w:rsidR="00532FDE" w:rsidRPr="00403656">
        <w:rPr>
          <w:lang w:val="ru-RU"/>
        </w:rPr>
        <w:t xml:space="preserve"> (раздел 4).</w:t>
      </w:r>
    </w:p>
    <w:p w14:paraId="4F797D1C" w14:textId="669FF33F" w:rsidR="00EC7A40" w:rsidRPr="00403656" w:rsidRDefault="00EC7A40" w:rsidP="003C24FC">
      <w:pPr>
        <w:pStyle w:val="BodyText"/>
        <w:spacing w:before="120" w:after="120"/>
        <w:ind w:left="1418" w:hanging="284"/>
        <w:rPr>
          <w:color w:val="333333"/>
          <w:sz w:val="22"/>
          <w:szCs w:val="22"/>
          <w:lang w:val="ru-RU"/>
        </w:rPr>
      </w:pPr>
      <w:r w:rsidRPr="00240874">
        <w:rPr>
          <w:b/>
          <w:sz w:val="22"/>
          <w:szCs w:val="22"/>
          <w:lang w:val="ru-RU"/>
        </w:rPr>
        <w:t xml:space="preserve">14-3.1 - </w:t>
      </w:r>
      <w:r w:rsidR="00E67D91" w:rsidRPr="00240874">
        <w:rPr>
          <w:color w:val="333333"/>
          <w:sz w:val="22"/>
          <w:szCs w:val="22"/>
          <w:lang w:val="ru-RU"/>
        </w:rPr>
        <w:t xml:space="preserve">Сварные швы должны подвергаться термической обработке, если </w:t>
      </w:r>
      <w:r w:rsidR="00E67D91" w:rsidRPr="00240874">
        <w:rPr>
          <w:color w:val="333333"/>
          <w:sz w:val="22"/>
          <w:szCs w:val="22"/>
        </w:rPr>
        <w:t>PWHT</w:t>
      </w:r>
      <w:r w:rsidR="00E67D91" w:rsidRPr="00240874">
        <w:rPr>
          <w:color w:val="333333"/>
          <w:sz w:val="22"/>
          <w:szCs w:val="22"/>
          <w:lang w:val="ru-RU"/>
        </w:rPr>
        <w:t xml:space="preserve"> </w:t>
      </w:r>
      <w:r w:rsidR="00073AC9">
        <w:rPr>
          <w:color w:val="333333"/>
          <w:sz w:val="22"/>
          <w:szCs w:val="22"/>
          <w:lang w:val="ru-RU"/>
        </w:rPr>
        <w:t xml:space="preserve">требуется в </w:t>
      </w:r>
      <w:r w:rsidR="00E67D91" w:rsidRPr="00240874">
        <w:rPr>
          <w:color w:val="333333"/>
          <w:sz w:val="22"/>
          <w:szCs w:val="22"/>
          <w:lang w:val="ru-RU"/>
        </w:rPr>
        <w:t>соответст</w:t>
      </w:r>
      <w:r w:rsidR="00460588">
        <w:rPr>
          <w:color w:val="333333"/>
          <w:sz w:val="22"/>
          <w:szCs w:val="22"/>
          <w:lang w:val="ru-RU"/>
        </w:rPr>
        <w:t>вии</w:t>
      </w:r>
      <w:r w:rsidR="004A1D20">
        <w:rPr>
          <w:color w:val="333333"/>
          <w:sz w:val="22"/>
          <w:szCs w:val="22"/>
          <w:lang w:val="ru-RU"/>
        </w:rPr>
        <w:t xml:space="preserve"> с</w:t>
      </w:r>
      <w:r w:rsidR="00E67D91" w:rsidRPr="00240874">
        <w:rPr>
          <w:color w:val="333333"/>
          <w:sz w:val="22"/>
          <w:szCs w:val="22"/>
          <w:lang w:val="ru-RU"/>
        </w:rPr>
        <w:t xml:space="preserve"> </w:t>
      </w:r>
      <w:r w:rsidR="00E67D91" w:rsidRPr="00240874">
        <w:rPr>
          <w:color w:val="333333"/>
          <w:sz w:val="22"/>
          <w:szCs w:val="22"/>
        </w:rPr>
        <w:t>ASME</w:t>
      </w:r>
      <w:r w:rsidR="00E67D91" w:rsidRPr="00240874">
        <w:rPr>
          <w:color w:val="333333"/>
          <w:sz w:val="22"/>
          <w:szCs w:val="22"/>
          <w:lang w:val="ru-RU"/>
        </w:rPr>
        <w:t xml:space="preserve"> </w:t>
      </w:r>
      <w:r w:rsidR="00E67D91" w:rsidRPr="00240874">
        <w:rPr>
          <w:color w:val="333333"/>
          <w:sz w:val="22"/>
          <w:szCs w:val="22"/>
        </w:rPr>
        <w:t>B</w:t>
      </w:r>
      <w:r w:rsidR="00E67D91" w:rsidRPr="00240874">
        <w:rPr>
          <w:color w:val="333333"/>
          <w:sz w:val="22"/>
          <w:szCs w:val="22"/>
          <w:lang w:val="ru-RU"/>
        </w:rPr>
        <w:t xml:space="preserve">31.1 или </w:t>
      </w:r>
      <w:r w:rsidR="00E67D91" w:rsidRPr="00240874">
        <w:rPr>
          <w:color w:val="333333"/>
          <w:sz w:val="22"/>
          <w:szCs w:val="22"/>
        </w:rPr>
        <w:t>ASME</w:t>
      </w:r>
      <w:r w:rsidR="00E67D91" w:rsidRPr="00240874">
        <w:rPr>
          <w:color w:val="333333"/>
          <w:sz w:val="22"/>
          <w:szCs w:val="22"/>
          <w:lang w:val="ru-RU"/>
        </w:rPr>
        <w:t xml:space="preserve"> </w:t>
      </w:r>
      <w:r w:rsidR="00E67D91" w:rsidRPr="00240874">
        <w:rPr>
          <w:color w:val="333333"/>
          <w:sz w:val="22"/>
          <w:szCs w:val="22"/>
        </w:rPr>
        <w:t>B</w:t>
      </w:r>
      <w:r w:rsidR="00E67D91" w:rsidRPr="00240874">
        <w:rPr>
          <w:color w:val="333333"/>
          <w:sz w:val="22"/>
          <w:szCs w:val="22"/>
          <w:lang w:val="ru-RU"/>
        </w:rPr>
        <w:t xml:space="preserve">31.3-2012, в зависимости от обстоятельств. Должны применяться более строгие требования (если указано </w:t>
      </w:r>
      <w:r w:rsidR="00956927" w:rsidRPr="00240874">
        <w:rPr>
          <w:color w:val="333333"/>
          <w:sz w:val="22"/>
          <w:szCs w:val="22"/>
          <w:lang w:val="ru-RU"/>
        </w:rPr>
        <w:t>заказчиком</w:t>
      </w:r>
      <w:r w:rsidR="00E67D91" w:rsidRPr="00240874">
        <w:rPr>
          <w:color w:val="333333"/>
          <w:sz w:val="22"/>
          <w:szCs w:val="22"/>
          <w:lang w:val="ru-RU"/>
        </w:rPr>
        <w:t>) и классы материалов трубопроводов, принятые</w:t>
      </w:r>
      <w:r w:rsidR="00403656">
        <w:rPr>
          <w:color w:val="333333"/>
          <w:sz w:val="22"/>
          <w:szCs w:val="22"/>
          <w:lang w:val="ru-RU"/>
        </w:rPr>
        <w:t xml:space="preserve"> </w:t>
      </w:r>
      <w:r w:rsidR="00277358" w:rsidRPr="00240874">
        <w:rPr>
          <w:color w:val="333333"/>
          <w:sz w:val="22"/>
          <w:szCs w:val="22"/>
          <w:lang w:val="ru-RU"/>
        </w:rPr>
        <w:t>заказчиком</w:t>
      </w:r>
      <w:r w:rsidR="00E67D91" w:rsidRPr="00240874">
        <w:rPr>
          <w:color w:val="333333"/>
          <w:sz w:val="22"/>
          <w:szCs w:val="22"/>
          <w:lang w:val="ru-RU"/>
        </w:rPr>
        <w:t>.</w:t>
      </w:r>
    </w:p>
    <w:p w14:paraId="02C168A7" w14:textId="4FB2911D" w:rsidR="00EC7A40" w:rsidRPr="00240874" w:rsidRDefault="00EC7A40" w:rsidP="003C24FC">
      <w:pPr>
        <w:pStyle w:val="BodyText"/>
        <w:spacing w:before="120" w:after="120"/>
        <w:ind w:left="1418" w:hanging="284"/>
        <w:rPr>
          <w:sz w:val="22"/>
          <w:szCs w:val="22"/>
          <w:lang w:val="ru-RU"/>
        </w:rPr>
      </w:pPr>
      <w:r w:rsidRPr="00240874">
        <w:rPr>
          <w:b/>
          <w:sz w:val="22"/>
          <w:szCs w:val="22"/>
          <w:lang w:val="ru-RU"/>
        </w:rPr>
        <w:t>14-3.2</w:t>
      </w:r>
      <w:r w:rsidRPr="00240874">
        <w:rPr>
          <w:b/>
          <w:spacing w:val="14"/>
          <w:sz w:val="22"/>
          <w:szCs w:val="22"/>
          <w:lang w:val="ru-RU"/>
        </w:rPr>
        <w:t xml:space="preserve"> </w:t>
      </w:r>
      <w:r w:rsidRPr="00240874">
        <w:rPr>
          <w:b/>
          <w:sz w:val="22"/>
          <w:szCs w:val="22"/>
          <w:lang w:val="ru-RU"/>
        </w:rPr>
        <w:t>-</w:t>
      </w:r>
      <w:r w:rsidRPr="00240874">
        <w:rPr>
          <w:b/>
          <w:spacing w:val="1"/>
          <w:sz w:val="22"/>
          <w:szCs w:val="22"/>
          <w:lang w:val="ru-RU"/>
        </w:rPr>
        <w:t xml:space="preserve"> </w:t>
      </w:r>
      <w:r w:rsidR="00BA6A72" w:rsidRPr="00240874">
        <w:rPr>
          <w:color w:val="333333"/>
          <w:spacing w:val="-2"/>
          <w:sz w:val="22"/>
          <w:szCs w:val="22"/>
          <w:lang w:val="ru-RU"/>
        </w:rPr>
        <w:t xml:space="preserve">Исключения из требований </w:t>
      </w:r>
      <w:r w:rsidR="00BA6A72" w:rsidRPr="00240874">
        <w:rPr>
          <w:color w:val="333333"/>
          <w:spacing w:val="-2"/>
          <w:sz w:val="22"/>
          <w:szCs w:val="22"/>
        </w:rPr>
        <w:t>ASME</w:t>
      </w:r>
      <w:r w:rsidR="00BA6A72" w:rsidRPr="00240874">
        <w:rPr>
          <w:color w:val="333333"/>
          <w:spacing w:val="-2"/>
          <w:sz w:val="22"/>
          <w:szCs w:val="22"/>
          <w:lang w:val="ru-RU"/>
        </w:rPr>
        <w:t xml:space="preserve"> </w:t>
      </w:r>
      <w:r w:rsidR="00BA6A72" w:rsidRPr="00240874">
        <w:rPr>
          <w:color w:val="333333"/>
          <w:spacing w:val="-2"/>
          <w:sz w:val="22"/>
          <w:szCs w:val="22"/>
        </w:rPr>
        <w:t>B</w:t>
      </w:r>
      <w:r w:rsidR="00BA6A72" w:rsidRPr="00240874">
        <w:rPr>
          <w:color w:val="333333"/>
          <w:spacing w:val="-2"/>
          <w:sz w:val="22"/>
          <w:szCs w:val="22"/>
          <w:lang w:val="ru-RU"/>
        </w:rPr>
        <w:t xml:space="preserve">31.3 и </w:t>
      </w:r>
      <w:r w:rsidR="00BA6A72" w:rsidRPr="00240874">
        <w:rPr>
          <w:color w:val="333333"/>
          <w:spacing w:val="-2"/>
          <w:sz w:val="22"/>
          <w:szCs w:val="22"/>
        </w:rPr>
        <w:t>ASME</w:t>
      </w:r>
      <w:r w:rsidR="00BA6A72" w:rsidRPr="00240874">
        <w:rPr>
          <w:color w:val="333333"/>
          <w:spacing w:val="-2"/>
          <w:sz w:val="22"/>
          <w:szCs w:val="22"/>
          <w:lang w:val="ru-RU"/>
        </w:rPr>
        <w:t xml:space="preserve"> </w:t>
      </w:r>
      <w:r w:rsidR="00BA6A72" w:rsidRPr="00240874">
        <w:rPr>
          <w:color w:val="333333"/>
          <w:spacing w:val="-2"/>
          <w:sz w:val="22"/>
          <w:szCs w:val="22"/>
        </w:rPr>
        <w:t>B</w:t>
      </w:r>
      <w:r w:rsidR="00BA6A72" w:rsidRPr="00240874">
        <w:rPr>
          <w:color w:val="333333"/>
          <w:spacing w:val="-2"/>
          <w:sz w:val="22"/>
          <w:szCs w:val="22"/>
          <w:lang w:val="ru-RU"/>
        </w:rPr>
        <w:t xml:space="preserve">31.1 </w:t>
      </w:r>
      <w:r w:rsidR="00BA6A72" w:rsidRPr="00240874">
        <w:rPr>
          <w:color w:val="333333"/>
          <w:spacing w:val="-2"/>
          <w:sz w:val="22"/>
          <w:szCs w:val="22"/>
        </w:rPr>
        <w:t>PWHT</w:t>
      </w:r>
      <w:r w:rsidR="00BA6A72" w:rsidRPr="00240874">
        <w:rPr>
          <w:color w:val="333333"/>
          <w:spacing w:val="-2"/>
          <w:sz w:val="22"/>
          <w:szCs w:val="22"/>
          <w:lang w:val="ru-RU"/>
        </w:rPr>
        <w:t xml:space="preserve"> допускаются следующим образом:</w:t>
      </w:r>
    </w:p>
    <w:p w14:paraId="50D87B1A" w14:textId="2F105D94" w:rsidR="00EC7A40" w:rsidRPr="00240874" w:rsidRDefault="00B52566" w:rsidP="003C24FC">
      <w:pPr>
        <w:pStyle w:val="ListParagraph"/>
        <w:numPr>
          <w:ilvl w:val="2"/>
          <w:numId w:val="48"/>
        </w:numPr>
        <w:spacing w:before="120" w:after="120"/>
        <w:ind w:left="1701"/>
        <w:rPr>
          <w:lang w:val="ru-RU"/>
        </w:rPr>
      </w:pPr>
      <w:r w:rsidRPr="00240874">
        <w:rPr>
          <w:lang w:val="ru-RU"/>
        </w:rPr>
        <w:t>В соответствии с классами труб, принятыми заказчиком.</w:t>
      </w:r>
    </w:p>
    <w:p w14:paraId="1BF76346" w14:textId="21ED209F" w:rsidR="00EC7A40" w:rsidRPr="00240874" w:rsidRDefault="00B75098" w:rsidP="003C24FC">
      <w:pPr>
        <w:pStyle w:val="ListParagraph"/>
        <w:numPr>
          <w:ilvl w:val="2"/>
          <w:numId w:val="48"/>
        </w:numPr>
        <w:spacing w:before="120" w:after="120"/>
        <w:ind w:left="1701"/>
        <w:rPr>
          <w:lang w:val="ru-RU"/>
        </w:rPr>
      </w:pPr>
      <w:r w:rsidRPr="00240874">
        <w:rPr>
          <w:lang w:val="ru-RU"/>
        </w:rPr>
        <w:t>В каждом конкретном случае после рассмотрения и принятия заказчиком.</w:t>
      </w:r>
    </w:p>
    <w:p w14:paraId="5E00B38F" w14:textId="0481AC48" w:rsidR="00EC7A40" w:rsidRPr="00240874" w:rsidRDefault="00EC7A40" w:rsidP="003C24FC">
      <w:pPr>
        <w:pStyle w:val="BodyText"/>
        <w:spacing w:before="120" w:after="120"/>
        <w:ind w:left="1418" w:hanging="283"/>
        <w:rPr>
          <w:color w:val="333333"/>
          <w:sz w:val="22"/>
          <w:szCs w:val="22"/>
          <w:lang w:val="ru-RU"/>
        </w:rPr>
      </w:pPr>
      <w:r w:rsidRPr="00240874">
        <w:rPr>
          <w:b/>
          <w:sz w:val="22"/>
          <w:szCs w:val="22"/>
          <w:lang w:val="ru-RU"/>
        </w:rPr>
        <w:t xml:space="preserve">14-3.2.1 - </w:t>
      </w:r>
      <w:del w:id="1514" w:author="Marchenko, Sergey [Tengizchevroil]" w:date="2025-08-09T08:01:00Z" w16du:dateUtc="2025-08-09T03:01:00Z">
        <w:r w:rsidR="00EF5237" w:rsidRPr="00240874" w:rsidDel="00655FB2">
          <w:rPr>
            <w:color w:val="333333"/>
            <w:sz w:val="22"/>
            <w:szCs w:val="22"/>
            <w:lang w:val="ru-RU"/>
          </w:rPr>
          <w:delText xml:space="preserve">Для материалов </w:delText>
        </w:r>
        <w:r w:rsidR="00EF5237" w:rsidRPr="00240874" w:rsidDel="00655FB2">
          <w:rPr>
            <w:color w:val="333333"/>
            <w:sz w:val="22"/>
            <w:szCs w:val="22"/>
          </w:rPr>
          <w:delText>P</w:delText>
        </w:r>
        <w:r w:rsidR="00EF5237" w:rsidRPr="00240874" w:rsidDel="00655FB2">
          <w:rPr>
            <w:color w:val="333333"/>
            <w:sz w:val="22"/>
            <w:szCs w:val="22"/>
            <w:lang w:val="ru-RU"/>
          </w:rPr>
          <w:delText>1 после сварочная термообработка (</w:delText>
        </w:r>
        <w:r w:rsidR="00EF5237" w:rsidRPr="00240874" w:rsidDel="00655FB2">
          <w:rPr>
            <w:color w:val="333333"/>
            <w:sz w:val="22"/>
            <w:szCs w:val="22"/>
          </w:rPr>
          <w:delText>PWHT</w:delText>
        </w:r>
        <w:r w:rsidR="00EF5237" w:rsidRPr="00240874" w:rsidDel="00655FB2">
          <w:rPr>
            <w:color w:val="333333"/>
            <w:sz w:val="22"/>
            <w:szCs w:val="22"/>
            <w:lang w:val="ru-RU"/>
          </w:rPr>
          <w:delText xml:space="preserve">) должна соответствовать </w:delText>
        </w:r>
        <w:r w:rsidR="00EF5237" w:rsidRPr="00240874" w:rsidDel="00655FB2">
          <w:rPr>
            <w:color w:val="333333"/>
            <w:sz w:val="22"/>
            <w:szCs w:val="22"/>
          </w:rPr>
          <w:delText>ASME</w:delText>
        </w:r>
        <w:r w:rsidR="00EF5237" w:rsidRPr="00240874" w:rsidDel="00655FB2">
          <w:rPr>
            <w:color w:val="333333"/>
            <w:sz w:val="22"/>
            <w:szCs w:val="22"/>
            <w:lang w:val="ru-RU"/>
          </w:rPr>
          <w:delText xml:space="preserve"> </w:delText>
        </w:r>
        <w:r w:rsidR="00EF5237" w:rsidRPr="00240874" w:rsidDel="00655FB2">
          <w:rPr>
            <w:color w:val="333333"/>
            <w:sz w:val="22"/>
            <w:szCs w:val="22"/>
          </w:rPr>
          <w:delText>B</w:delText>
        </w:r>
        <w:r w:rsidR="00EF5237" w:rsidRPr="00240874" w:rsidDel="00655FB2">
          <w:rPr>
            <w:color w:val="333333"/>
            <w:sz w:val="22"/>
            <w:szCs w:val="22"/>
            <w:lang w:val="ru-RU"/>
          </w:rPr>
          <w:delText xml:space="preserve">31.3-2012, за исключением того, что от нее можно отказаться для толщин от 3/4 дюйма до </w:delText>
        </w:r>
        <w:r w:rsidR="001E51D3" w:rsidRPr="00240874" w:rsidDel="00655FB2">
          <w:rPr>
            <w:color w:val="333333"/>
            <w:sz w:val="22"/>
            <w:szCs w:val="22"/>
            <w:lang w:val="ru-RU"/>
          </w:rPr>
          <w:delText>1–1</w:delText>
        </w:r>
        <w:r w:rsidR="00EF5237" w:rsidRPr="00240874" w:rsidDel="00655FB2">
          <w:rPr>
            <w:color w:val="333333"/>
            <w:sz w:val="22"/>
            <w:szCs w:val="22"/>
            <w:lang w:val="ru-RU"/>
          </w:rPr>
          <w:delText>/2 дюйма при условии:</w:delText>
        </w:r>
      </w:del>
      <w:ins w:id="1515" w:author="Marchenko, Sergey [Tengizchevroil]" w:date="2025-08-09T08:01:00Z" w16du:dateUtc="2025-08-09T03:01:00Z">
        <w:r w:rsidR="00655FB2" w:rsidRPr="00655FB2">
          <w:rPr>
            <w:color w:val="333333"/>
            <w:sz w:val="22"/>
            <w:szCs w:val="22"/>
            <w:lang w:val="ru-RU"/>
          </w:rPr>
          <w:t>Не применим в ТШО.</w:t>
        </w:r>
      </w:ins>
    </w:p>
    <w:p w14:paraId="5BF559BA" w14:textId="52DFA91E" w:rsidR="00EC7A40" w:rsidRPr="00240874" w:rsidDel="00F57BDF" w:rsidRDefault="0065737E" w:rsidP="003C24FC">
      <w:pPr>
        <w:pStyle w:val="ListParagraph"/>
        <w:numPr>
          <w:ilvl w:val="3"/>
          <w:numId w:val="48"/>
        </w:numPr>
        <w:spacing w:before="120" w:after="120"/>
        <w:ind w:left="1701" w:hanging="291"/>
        <w:rPr>
          <w:del w:id="1516" w:author="Marchenko, Sergey [Tengizchevroil]" w:date="2025-08-09T08:00:00Z" w16du:dateUtc="2025-08-09T03:00:00Z"/>
          <w:lang w:val="ru-RU"/>
        </w:rPr>
      </w:pPr>
      <w:del w:id="1517" w:author="Marchenko, Sergey [Tengizchevroil]" w:date="2025-08-09T08:00:00Z" w16du:dateUtc="2025-08-09T03:00:00Z">
        <w:r w:rsidRPr="00240874" w:rsidDel="00F57BDF">
          <w:rPr>
            <w:color w:val="333333"/>
            <w:spacing w:val="-2"/>
            <w:position w:val="2"/>
            <w:lang w:val="ru-RU"/>
          </w:rPr>
          <w:delText xml:space="preserve">Предварительный </w:delText>
        </w:r>
        <w:r w:rsidR="007E3CC2" w:rsidRPr="00240874" w:rsidDel="00F57BDF">
          <w:rPr>
            <w:color w:val="333333"/>
            <w:spacing w:val="-2"/>
            <w:position w:val="2"/>
            <w:lang w:val="ru-RU"/>
          </w:rPr>
          <w:delText>подо</w:delText>
        </w:r>
        <w:r w:rsidRPr="00240874" w:rsidDel="00F57BDF">
          <w:rPr>
            <w:color w:val="333333"/>
            <w:spacing w:val="-2"/>
            <w:position w:val="2"/>
            <w:lang w:val="ru-RU"/>
          </w:rPr>
          <w:delText>грев до 200°</w:delText>
        </w:r>
        <w:r w:rsidRPr="00240874" w:rsidDel="00F57BDF">
          <w:rPr>
            <w:color w:val="333333"/>
            <w:spacing w:val="-2"/>
            <w:position w:val="2"/>
          </w:rPr>
          <w:delText>F</w:delText>
        </w:r>
        <w:r w:rsidRPr="00240874" w:rsidDel="00F57BDF">
          <w:rPr>
            <w:color w:val="333333"/>
            <w:spacing w:val="-2"/>
            <w:position w:val="2"/>
            <w:lang w:val="ru-RU"/>
          </w:rPr>
          <w:delText xml:space="preserve"> (94°</w:delText>
        </w:r>
        <w:r w:rsidRPr="00240874" w:rsidDel="00F57BDF">
          <w:rPr>
            <w:color w:val="333333"/>
            <w:spacing w:val="-2"/>
            <w:position w:val="2"/>
          </w:rPr>
          <w:delText>C</w:delText>
        </w:r>
        <w:r w:rsidRPr="00240874" w:rsidDel="00F57BDF">
          <w:rPr>
            <w:color w:val="333333"/>
            <w:spacing w:val="-2"/>
            <w:position w:val="2"/>
            <w:lang w:val="ru-RU"/>
          </w:rPr>
          <w:delText>) применяется до и во время сварки.</w:delText>
        </w:r>
      </w:del>
    </w:p>
    <w:p w14:paraId="6E801A2C" w14:textId="62C4630B" w:rsidR="00EC7A40" w:rsidRPr="00F1784D" w:rsidDel="00F57BDF" w:rsidRDefault="0027424F" w:rsidP="003C24FC">
      <w:pPr>
        <w:pStyle w:val="ListParagraph"/>
        <w:numPr>
          <w:ilvl w:val="3"/>
          <w:numId w:val="48"/>
        </w:numPr>
        <w:spacing w:before="120" w:after="120"/>
        <w:ind w:left="1701" w:hanging="291"/>
        <w:rPr>
          <w:del w:id="1518" w:author="Marchenko, Sergey [Tengizchevroil]" w:date="2025-08-09T08:00:00Z" w16du:dateUtc="2025-08-09T03:00:00Z"/>
          <w:lang w:val="ru-RU"/>
        </w:rPr>
      </w:pPr>
      <w:del w:id="1519" w:author="Marchenko, Sergey [Tengizchevroil]" w:date="2025-08-09T08:00:00Z" w16du:dateUtc="2025-08-09T03:00:00Z">
        <w:r w:rsidRPr="00240874" w:rsidDel="00F57BDF">
          <w:rPr>
            <w:spacing w:val="-2"/>
            <w:lang w:val="ru-RU"/>
          </w:rPr>
          <w:delText>Минимальная расчетная температура металла (</w:delText>
        </w:r>
        <w:r w:rsidRPr="00240874" w:rsidDel="00F57BDF">
          <w:rPr>
            <w:spacing w:val="-2"/>
          </w:rPr>
          <w:delText>MDMT</w:delText>
        </w:r>
        <w:r w:rsidRPr="00240874" w:rsidDel="00F57BDF">
          <w:rPr>
            <w:spacing w:val="-2"/>
            <w:lang w:val="ru-RU"/>
          </w:rPr>
          <w:delText>) ≥ –20°</w:delText>
        </w:r>
        <w:r w:rsidRPr="00240874" w:rsidDel="00F57BDF">
          <w:rPr>
            <w:spacing w:val="-2"/>
          </w:rPr>
          <w:delText>F</w:delText>
        </w:r>
        <w:r w:rsidRPr="00240874" w:rsidDel="00F57BDF">
          <w:rPr>
            <w:spacing w:val="-2"/>
            <w:lang w:val="ru-RU"/>
          </w:rPr>
          <w:delText xml:space="preserve"> (–29°</w:delText>
        </w:r>
        <w:r w:rsidRPr="00240874" w:rsidDel="00F57BDF">
          <w:rPr>
            <w:spacing w:val="-2"/>
          </w:rPr>
          <w:delText>C</w:delText>
        </w:r>
        <w:r w:rsidRPr="00240874" w:rsidDel="00F57BDF">
          <w:rPr>
            <w:spacing w:val="-2"/>
            <w:lang w:val="ru-RU"/>
          </w:rPr>
          <w:delText xml:space="preserve">), независимо от испытаний на удар </w:delText>
        </w:r>
        <w:r w:rsidRPr="00F1784D" w:rsidDel="00F57BDF">
          <w:rPr>
            <w:spacing w:val="-2"/>
            <w:lang w:val="ru-RU"/>
          </w:rPr>
          <w:delText>при таких температурах.</w:delText>
        </w:r>
      </w:del>
    </w:p>
    <w:p w14:paraId="4378EF83" w14:textId="7D06B1C3" w:rsidR="00EC7A40" w:rsidRPr="00240874" w:rsidDel="00F57BDF" w:rsidRDefault="00E1102E" w:rsidP="003C24FC">
      <w:pPr>
        <w:pStyle w:val="ListParagraph"/>
        <w:numPr>
          <w:ilvl w:val="3"/>
          <w:numId w:val="48"/>
        </w:numPr>
        <w:spacing w:before="120" w:after="120"/>
        <w:ind w:left="1701" w:hanging="291"/>
        <w:rPr>
          <w:del w:id="1520" w:author="Marchenko, Sergey [Tengizchevroil]" w:date="2025-08-09T08:00:00Z" w16du:dateUtc="2025-08-09T03:00:00Z"/>
          <w:lang w:val="ru-RU"/>
        </w:rPr>
      </w:pPr>
      <w:del w:id="1521" w:author="Marchenko, Sergey [Tengizchevroil]" w:date="2025-08-09T08:00:00Z" w16du:dateUtc="2025-08-09T03:00:00Z">
        <w:r w:rsidRPr="00240874" w:rsidDel="00F57BDF">
          <w:rPr>
            <w:spacing w:val="-2"/>
            <w:position w:val="2"/>
            <w:lang w:val="ru-RU"/>
          </w:rPr>
          <w:delText xml:space="preserve">Гидроиспытания будут проводиться согласно </w:delText>
        </w:r>
        <w:r w:rsidRPr="00240874" w:rsidDel="00F57BDF">
          <w:rPr>
            <w:spacing w:val="-2"/>
            <w:position w:val="2"/>
          </w:rPr>
          <w:delText>PIM</w:delText>
        </w:r>
        <w:r w:rsidRPr="00240874" w:rsidDel="00F57BDF">
          <w:rPr>
            <w:spacing w:val="-2"/>
            <w:position w:val="2"/>
            <w:lang w:val="ru-RU"/>
          </w:rPr>
          <w:delText>-</w:delText>
        </w:r>
        <w:r w:rsidRPr="00240874" w:rsidDel="00F57BDF">
          <w:rPr>
            <w:spacing w:val="-2"/>
            <w:position w:val="2"/>
          </w:rPr>
          <w:delText>SU</w:delText>
        </w:r>
        <w:r w:rsidRPr="00240874" w:rsidDel="00F57BDF">
          <w:rPr>
            <w:spacing w:val="-2"/>
            <w:position w:val="2"/>
            <w:lang w:val="ru-RU"/>
          </w:rPr>
          <w:delText>-3541</w:delText>
        </w:r>
        <w:r w:rsidR="00F03172" w:rsidRPr="00240874" w:rsidDel="00F57BDF">
          <w:rPr>
            <w:spacing w:val="-2"/>
            <w:position w:val="2"/>
            <w:lang w:val="ru-RU"/>
          </w:rPr>
          <w:delText>-</w:delText>
        </w:r>
        <w:r w:rsidR="00F03172" w:rsidRPr="00240874" w:rsidDel="00F57BDF">
          <w:rPr>
            <w:spacing w:val="-2"/>
            <w:position w:val="2"/>
          </w:rPr>
          <w:delText>TCO</w:delText>
        </w:r>
        <w:r w:rsidRPr="00240874" w:rsidDel="00F57BDF">
          <w:rPr>
            <w:spacing w:val="-2"/>
            <w:position w:val="2"/>
            <w:lang w:val="ru-RU"/>
          </w:rPr>
          <w:delText>.</w:delText>
        </w:r>
      </w:del>
    </w:p>
    <w:p w14:paraId="1189533A" w14:textId="59A453C9" w:rsidR="00EC7A40" w:rsidRPr="00240874" w:rsidDel="00F57BDF" w:rsidRDefault="001D5EC6" w:rsidP="003C24FC">
      <w:pPr>
        <w:pStyle w:val="ListParagraph"/>
        <w:numPr>
          <w:ilvl w:val="3"/>
          <w:numId w:val="48"/>
        </w:numPr>
        <w:spacing w:before="120" w:after="120"/>
        <w:ind w:left="1701" w:hanging="291"/>
        <w:rPr>
          <w:del w:id="1522" w:author="Marchenko, Sergey [Tengizchevroil]" w:date="2025-08-09T08:00:00Z" w16du:dateUtc="2025-08-09T03:00:00Z"/>
          <w:lang w:val="ru-RU"/>
        </w:rPr>
      </w:pPr>
      <w:del w:id="1523" w:author="Marchenko, Sergey [Tengizchevroil]" w:date="2025-08-09T08:00:00Z" w16du:dateUtc="2025-08-09T03:00:00Z">
        <w:r w:rsidRPr="00240874" w:rsidDel="00F57BDF">
          <w:rPr>
            <w:spacing w:val="-2"/>
            <w:position w:val="2"/>
            <w:lang w:val="ru-RU"/>
          </w:rPr>
          <w:delText xml:space="preserve">Трубопроводы </w:delText>
        </w:r>
        <w:r w:rsidRPr="00240874" w:rsidDel="00F57BDF">
          <w:rPr>
            <w:b/>
            <w:bCs/>
            <w:spacing w:val="-2"/>
            <w:position w:val="2"/>
            <w:lang w:val="ru-RU"/>
          </w:rPr>
          <w:delText>не подлежат</w:delText>
        </w:r>
        <w:r w:rsidRPr="00240874" w:rsidDel="00F57BDF">
          <w:rPr>
            <w:spacing w:val="-2"/>
            <w:position w:val="2"/>
            <w:lang w:val="ru-RU"/>
          </w:rPr>
          <w:delText xml:space="preserve"> катодной защите.</w:delText>
        </w:r>
      </w:del>
    </w:p>
    <w:p w14:paraId="5C4A9B5B" w14:textId="0E8AD388" w:rsidR="00EC7A40" w:rsidRPr="00B96F0F" w:rsidDel="00F57BDF" w:rsidRDefault="009C7FAC" w:rsidP="003C24FC">
      <w:pPr>
        <w:pStyle w:val="ListParagraph"/>
        <w:numPr>
          <w:ilvl w:val="3"/>
          <w:numId w:val="48"/>
        </w:numPr>
        <w:spacing w:before="120" w:after="120"/>
        <w:ind w:left="1701" w:hanging="291"/>
        <w:rPr>
          <w:del w:id="1524" w:author="Marchenko, Sergey [Tengizchevroil]" w:date="2025-08-09T08:00:00Z" w16du:dateUtc="2025-08-09T03:00:00Z"/>
          <w:lang w:val="ru-RU"/>
        </w:rPr>
      </w:pPr>
      <w:del w:id="1525" w:author="Marchenko, Sergey [Tengizchevroil]" w:date="2025-08-09T08:00:00Z" w16du:dateUtc="2025-08-09T03:00:00Z">
        <w:r w:rsidRPr="00240874" w:rsidDel="00F57BDF">
          <w:rPr>
            <w:spacing w:val="-2"/>
            <w:position w:val="2"/>
            <w:lang w:val="ru-RU"/>
          </w:rPr>
          <w:delText xml:space="preserve">Материалы </w:delText>
        </w:r>
        <w:r w:rsidRPr="00240874" w:rsidDel="00F57BDF">
          <w:rPr>
            <w:spacing w:val="-2"/>
            <w:position w:val="2"/>
          </w:rPr>
          <w:delText>P</w:delText>
        </w:r>
        <w:r w:rsidRPr="00240874" w:rsidDel="00F57BDF">
          <w:rPr>
            <w:spacing w:val="-2"/>
            <w:position w:val="2"/>
            <w:lang w:val="ru-RU"/>
          </w:rPr>
          <w:delText xml:space="preserve">1 </w:delText>
        </w:r>
        <w:r w:rsidR="006219EE" w:rsidRPr="00240874" w:rsidDel="00F57BDF">
          <w:rPr>
            <w:spacing w:val="-2"/>
            <w:position w:val="2"/>
            <w:lang w:val="ru-RU"/>
          </w:rPr>
          <w:delText>на</w:delText>
        </w:r>
        <w:r w:rsidRPr="00240874" w:rsidDel="00F57BDF">
          <w:rPr>
            <w:spacing w:val="-2"/>
            <w:position w:val="2"/>
            <w:lang w:val="ru-RU"/>
          </w:rPr>
          <w:delText xml:space="preserve"> кривой </w:delText>
        </w:r>
        <w:r w:rsidRPr="00240874" w:rsidDel="00F57BDF">
          <w:rPr>
            <w:spacing w:val="-2"/>
            <w:position w:val="2"/>
          </w:rPr>
          <w:delText>A</w:delText>
        </w:r>
        <w:r w:rsidRPr="00240874" w:rsidDel="00F57BDF">
          <w:rPr>
            <w:spacing w:val="-2"/>
            <w:position w:val="2"/>
            <w:lang w:val="ru-RU"/>
          </w:rPr>
          <w:delText xml:space="preserve"> </w:delText>
        </w:r>
        <w:r w:rsidRPr="00240874" w:rsidDel="00F57BDF">
          <w:rPr>
            <w:spacing w:val="-2"/>
            <w:position w:val="2"/>
          </w:rPr>
          <w:delText>ASME</w:delText>
        </w:r>
        <w:r w:rsidRPr="00240874" w:rsidDel="00F57BDF">
          <w:rPr>
            <w:spacing w:val="-2"/>
            <w:position w:val="2"/>
            <w:lang w:val="ru-RU"/>
          </w:rPr>
          <w:delText xml:space="preserve"> </w:delText>
        </w:r>
        <w:r w:rsidRPr="00240874" w:rsidDel="00F57BDF">
          <w:rPr>
            <w:spacing w:val="-2"/>
            <w:position w:val="2"/>
          </w:rPr>
          <w:delText>BPVC</w:delText>
        </w:r>
        <w:r w:rsidRPr="00240874" w:rsidDel="00F57BDF">
          <w:rPr>
            <w:spacing w:val="-2"/>
            <w:position w:val="2"/>
            <w:lang w:val="ru-RU"/>
          </w:rPr>
          <w:delText xml:space="preserve">. </w:delText>
        </w:r>
        <w:r w:rsidRPr="00240874" w:rsidDel="00F57BDF">
          <w:rPr>
            <w:spacing w:val="-2"/>
            <w:position w:val="2"/>
          </w:rPr>
          <w:delText>VIII</w:delText>
        </w:r>
        <w:r w:rsidRPr="00240874" w:rsidDel="00F57BDF">
          <w:rPr>
            <w:spacing w:val="-2"/>
            <w:position w:val="2"/>
            <w:lang w:val="ru-RU"/>
          </w:rPr>
          <w:delText xml:space="preserve">.1 </w:delText>
        </w:r>
        <w:r w:rsidRPr="00240874" w:rsidDel="00F57BDF">
          <w:rPr>
            <w:spacing w:val="-2"/>
            <w:position w:val="2"/>
          </w:rPr>
          <w:delText>UCS</w:delText>
        </w:r>
        <w:r w:rsidRPr="00240874" w:rsidDel="00F57BDF">
          <w:rPr>
            <w:spacing w:val="-2"/>
            <w:position w:val="2"/>
            <w:lang w:val="ru-RU"/>
          </w:rPr>
          <w:delText xml:space="preserve">-66 (например, </w:delText>
        </w:r>
        <w:r w:rsidR="00B344FB" w:rsidRPr="00240874" w:rsidDel="00F57BDF">
          <w:rPr>
            <w:spacing w:val="-2"/>
            <w:position w:val="2"/>
            <w:lang w:val="ru-RU"/>
          </w:rPr>
          <w:delText xml:space="preserve">как </w:delText>
        </w:r>
        <w:r w:rsidRPr="00240874" w:rsidDel="00F57BDF">
          <w:rPr>
            <w:spacing w:val="-2"/>
            <w:position w:val="2"/>
            <w:lang w:val="ru-RU"/>
          </w:rPr>
          <w:delText xml:space="preserve">кованый </w:delText>
        </w:r>
        <w:r w:rsidRPr="00240874" w:rsidDel="00F57BDF">
          <w:rPr>
            <w:spacing w:val="-2"/>
            <w:position w:val="2"/>
          </w:rPr>
          <w:delText>ASTM</w:delText>
        </w:r>
        <w:r w:rsidRPr="00240874" w:rsidDel="00F57BDF">
          <w:rPr>
            <w:spacing w:val="-2"/>
            <w:position w:val="2"/>
            <w:lang w:val="ru-RU"/>
          </w:rPr>
          <w:delText xml:space="preserve"> </w:delText>
        </w:r>
        <w:r w:rsidRPr="00240874" w:rsidDel="00F57BDF">
          <w:rPr>
            <w:spacing w:val="-2"/>
            <w:position w:val="2"/>
          </w:rPr>
          <w:delText>A</w:delText>
        </w:r>
        <w:r w:rsidRPr="00240874" w:rsidDel="00F57BDF">
          <w:rPr>
            <w:spacing w:val="-2"/>
            <w:position w:val="2"/>
            <w:lang w:val="ru-RU"/>
          </w:rPr>
          <w:delText xml:space="preserve">105) выходит за </w:delText>
        </w:r>
        <w:r w:rsidRPr="00B96F0F" w:rsidDel="00F57BDF">
          <w:rPr>
            <w:spacing w:val="-2"/>
            <w:position w:val="2"/>
            <w:lang w:val="ru-RU"/>
          </w:rPr>
          <w:delText>рамки области применения.</w:delText>
        </w:r>
      </w:del>
    </w:p>
    <w:p w14:paraId="12DFC0BB" w14:textId="03677EDA" w:rsidR="00EC7A40" w:rsidRPr="00B96F0F" w:rsidDel="00F57BDF" w:rsidRDefault="007E61CB" w:rsidP="003C24FC">
      <w:pPr>
        <w:pStyle w:val="ListParagraph"/>
        <w:numPr>
          <w:ilvl w:val="3"/>
          <w:numId w:val="48"/>
        </w:numPr>
        <w:spacing w:before="120" w:after="120"/>
        <w:ind w:left="1701" w:hanging="291"/>
        <w:rPr>
          <w:del w:id="1526" w:author="Marchenko, Sergey [Tengizchevroil]" w:date="2025-08-09T08:00:00Z" w16du:dateUtc="2025-08-09T03:00:00Z"/>
          <w:lang w:val="ru-RU"/>
        </w:rPr>
      </w:pPr>
      <w:del w:id="1527" w:author="Marchenko, Sergey [Tengizchevroil]" w:date="2025-08-09T08:00:00Z" w16du:dateUtc="2025-08-09T03:00:00Z">
        <w:r w:rsidRPr="00240874" w:rsidDel="00F57BDF">
          <w:rPr>
            <w:spacing w:val="-2"/>
            <w:lang w:val="ru-RU"/>
          </w:rPr>
          <w:delText xml:space="preserve">Материалы </w:delText>
        </w:r>
        <w:r w:rsidRPr="00240874" w:rsidDel="00F57BDF">
          <w:rPr>
            <w:spacing w:val="-2"/>
          </w:rPr>
          <w:delText>P</w:delText>
        </w:r>
        <w:r w:rsidRPr="00240874" w:rsidDel="00F57BDF">
          <w:rPr>
            <w:spacing w:val="-2"/>
            <w:lang w:val="ru-RU"/>
          </w:rPr>
          <w:delText xml:space="preserve">1 на кривой </w:delText>
        </w:r>
        <w:r w:rsidRPr="00240874" w:rsidDel="00F57BDF">
          <w:rPr>
            <w:spacing w:val="-2"/>
          </w:rPr>
          <w:delText>B</w:delText>
        </w:r>
        <w:r w:rsidRPr="00240874" w:rsidDel="00F57BDF">
          <w:rPr>
            <w:spacing w:val="-2"/>
            <w:lang w:val="ru-RU"/>
          </w:rPr>
          <w:delText xml:space="preserve"> </w:delText>
        </w:r>
        <w:r w:rsidRPr="00240874" w:rsidDel="00F57BDF">
          <w:rPr>
            <w:spacing w:val="-2"/>
          </w:rPr>
          <w:delText>ASME</w:delText>
        </w:r>
        <w:r w:rsidRPr="00240874" w:rsidDel="00F57BDF">
          <w:rPr>
            <w:spacing w:val="-2"/>
            <w:lang w:val="ru-RU"/>
          </w:rPr>
          <w:delText xml:space="preserve"> </w:delText>
        </w:r>
        <w:r w:rsidRPr="00240874" w:rsidDel="00F57BDF">
          <w:rPr>
            <w:spacing w:val="-2"/>
          </w:rPr>
          <w:delText>BPVC</w:delText>
        </w:r>
        <w:r w:rsidRPr="00240874" w:rsidDel="00F57BDF">
          <w:rPr>
            <w:spacing w:val="-2"/>
            <w:lang w:val="ru-RU"/>
          </w:rPr>
          <w:delText xml:space="preserve">. </w:delText>
        </w:r>
        <w:r w:rsidRPr="00240874" w:rsidDel="00F57BDF">
          <w:rPr>
            <w:spacing w:val="-2"/>
          </w:rPr>
          <w:delText>VIII.1 UCS-66 (например, ASTM A105N, ASTM A106 Gr. B</w:delText>
        </w:r>
        <w:r w:rsidRPr="00240874" w:rsidDel="00F57BDF">
          <w:rPr>
            <w:spacing w:val="-2"/>
            <w:lang w:val="ru-RU"/>
          </w:rPr>
          <w:delText xml:space="preserve">) </w:delText>
        </w:r>
        <w:r w:rsidRPr="00B96F0F" w:rsidDel="00F57BDF">
          <w:rPr>
            <w:spacing w:val="-2"/>
            <w:lang w:val="ru-RU"/>
          </w:rPr>
          <w:delText>толщиной от 3/4 дюйма до 1,0 дюйма, когда минимальная расчетная температура металла (</w:delText>
        </w:r>
        <w:r w:rsidRPr="00B96F0F" w:rsidDel="00F57BDF">
          <w:rPr>
            <w:spacing w:val="-2"/>
          </w:rPr>
          <w:delText>MDMT</w:delText>
        </w:r>
        <w:r w:rsidRPr="00B96F0F" w:rsidDel="00F57BDF">
          <w:rPr>
            <w:spacing w:val="-2"/>
            <w:lang w:val="ru-RU"/>
          </w:rPr>
          <w:delText>) составляет ≥ +32°</w:delText>
        </w:r>
        <w:r w:rsidRPr="00B96F0F" w:rsidDel="00F57BDF">
          <w:rPr>
            <w:spacing w:val="-2"/>
          </w:rPr>
          <w:delText>F</w:delText>
        </w:r>
        <w:r w:rsidRPr="00B96F0F" w:rsidDel="00F57BDF">
          <w:rPr>
            <w:spacing w:val="-2"/>
            <w:lang w:val="ru-RU"/>
          </w:rPr>
          <w:delText xml:space="preserve"> (0°</w:delText>
        </w:r>
        <w:r w:rsidRPr="00B96F0F" w:rsidDel="00F57BDF">
          <w:rPr>
            <w:spacing w:val="-2"/>
          </w:rPr>
          <w:delText>C</w:delText>
        </w:r>
        <w:r w:rsidRPr="00B96F0F" w:rsidDel="00F57BDF">
          <w:rPr>
            <w:spacing w:val="-2"/>
            <w:lang w:val="ru-RU"/>
          </w:rPr>
          <w:delText>).</w:delText>
        </w:r>
      </w:del>
    </w:p>
    <w:p w14:paraId="2CF1701F" w14:textId="03371045" w:rsidR="00EC7A40" w:rsidRPr="00847AAC" w:rsidDel="00F57BDF" w:rsidRDefault="00B0519E" w:rsidP="003C24FC">
      <w:pPr>
        <w:pStyle w:val="ListParagraph"/>
        <w:numPr>
          <w:ilvl w:val="3"/>
          <w:numId w:val="48"/>
        </w:numPr>
        <w:spacing w:before="120" w:after="120"/>
        <w:ind w:left="1701" w:hanging="291"/>
        <w:rPr>
          <w:del w:id="1528" w:author="Marchenko, Sergey [Tengizchevroil]" w:date="2025-08-09T08:00:00Z" w16du:dateUtc="2025-08-09T03:00:00Z"/>
          <w:highlight w:val="red"/>
          <w:lang w:val="ru-RU"/>
        </w:rPr>
      </w:pPr>
      <w:del w:id="1529" w:author="Marchenko, Sergey [Tengizchevroil]" w:date="2025-08-09T08:00:00Z" w16du:dateUtc="2025-08-09T03:00:00Z">
        <w:r w:rsidRPr="00847AAC" w:rsidDel="00F57BDF">
          <w:rPr>
            <w:spacing w:val="-2"/>
            <w:position w:val="2"/>
            <w:highlight w:val="red"/>
            <w:lang w:val="ru-RU"/>
          </w:rPr>
          <w:delText xml:space="preserve">После сварочная термообработка </w:delText>
        </w:r>
        <w:r w:rsidR="00FB5D26" w:rsidRPr="00847AAC" w:rsidDel="00F57BDF">
          <w:rPr>
            <w:spacing w:val="-2"/>
            <w:position w:val="2"/>
            <w:highlight w:val="red"/>
            <w:lang w:val="ru-RU"/>
          </w:rPr>
          <w:delText>(</w:delText>
        </w:r>
        <w:r w:rsidR="00FB5D26" w:rsidRPr="00847AAC" w:rsidDel="00F57BDF">
          <w:rPr>
            <w:spacing w:val="-2"/>
            <w:position w:val="2"/>
            <w:highlight w:val="red"/>
          </w:rPr>
          <w:delText>PWHT</w:delText>
        </w:r>
        <w:r w:rsidR="00FB5D26" w:rsidRPr="00847AAC" w:rsidDel="00F57BDF">
          <w:rPr>
            <w:spacing w:val="-2"/>
            <w:position w:val="2"/>
            <w:highlight w:val="red"/>
            <w:lang w:val="ru-RU"/>
          </w:rPr>
          <w:delText>) требуется в</w:delText>
        </w:r>
        <w:r w:rsidR="002A0564" w:rsidRPr="00847AAC" w:rsidDel="00F57BDF">
          <w:rPr>
            <w:spacing w:val="-2"/>
            <w:position w:val="2"/>
            <w:highlight w:val="red"/>
            <w:lang w:val="ru-RU"/>
          </w:rPr>
          <w:delText xml:space="preserve"> сероводородных</w:delText>
        </w:r>
        <w:r w:rsidR="00FB5D26" w:rsidRPr="00847AAC" w:rsidDel="00F57BDF">
          <w:rPr>
            <w:spacing w:val="-2"/>
            <w:position w:val="2"/>
            <w:highlight w:val="red"/>
            <w:lang w:val="ru-RU"/>
          </w:rPr>
          <w:delText xml:space="preserve"> средах для </w:delText>
        </w:r>
        <w:r w:rsidR="0030378D" w:rsidRPr="00847AAC" w:rsidDel="00F57BDF">
          <w:rPr>
            <w:spacing w:val="-2"/>
            <w:position w:val="2"/>
            <w:highlight w:val="red"/>
            <w:lang w:val="ru-RU"/>
          </w:rPr>
          <w:delText>толщины&gt;</w:delText>
        </w:r>
        <w:r w:rsidR="00FB5D26" w:rsidRPr="00847AAC" w:rsidDel="00F57BDF">
          <w:rPr>
            <w:spacing w:val="-2"/>
            <w:position w:val="2"/>
            <w:highlight w:val="red"/>
            <w:lang w:val="ru-RU"/>
          </w:rPr>
          <w:delText xml:space="preserve"> 3/4 дюйма, исключения не допускаются.</w:delText>
        </w:r>
      </w:del>
    </w:p>
    <w:p w14:paraId="7EE8BE83" w14:textId="2B8C1CE2" w:rsidR="00FA72DE" w:rsidRPr="00B96F0F" w:rsidDel="00F57BDF" w:rsidRDefault="00E52A05" w:rsidP="003C24FC">
      <w:pPr>
        <w:pStyle w:val="ListParagraph"/>
        <w:numPr>
          <w:ilvl w:val="3"/>
          <w:numId w:val="48"/>
        </w:numPr>
        <w:spacing w:before="120" w:after="120"/>
        <w:ind w:left="1701" w:hanging="291"/>
        <w:rPr>
          <w:del w:id="1530" w:author="Marchenko, Sergey [Tengizchevroil]" w:date="2025-08-09T08:00:00Z" w16du:dateUtc="2025-08-09T03:00:00Z"/>
          <w:color w:val="333333"/>
          <w:lang w:val="ru-RU"/>
        </w:rPr>
      </w:pPr>
      <w:del w:id="1531" w:author="Marchenko, Sergey [Tengizchevroil]" w:date="2025-08-09T08:00:00Z" w16du:dateUtc="2025-08-09T03:00:00Z">
        <w:r w:rsidRPr="00240874" w:rsidDel="00F57BDF">
          <w:rPr>
            <w:lang w:val="ru-RU"/>
          </w:rPr>
          <w:delText xml:space="preserve">Эти ограничения необходимо отметить в применимых классах труб или </w:delText>
        </w:r>
        <w:r w:rsidRPr="00240874" w:rsidDel="00F57BDF">
          <w:delText>P</w:delText>
        </w:r>
        <w:r w:rsidRPr="00240874" w:rsidDel="00F57BDF">
          <w:rPr>
            <w:lang w:val="ru-RU"/>
          </w:rPr>
          <w:delText>&amp;</w:delText>
        </w:r>
        <w:r w:rsidRPr="00240874" w:rsidDel="00F57BDF">
          <w:delText>ID</w:delText>
        </w:r>
        <w:r w:rsidRPr="00240874" w:rsidDel="00F57BDF">
          <w:rPr>
            <w:lang w:val="ru-RU"/>
          </w:rPr>
          <w:delText xml:space="preserve">, которые следует учитывать </w:delText>
        </w:r>
        <w:r w:rsidRPr="00B96F0F" w:rsidDel="00F57BDF">
          <w:rPr>
            <w:lang w:val="ru-RU"/>
          </w:rPr>
          <w:delText xml:space="preserve">в случае будущих модификаций трубопроводов. </w:delText>
        </w:r>
      </w:del>
    </w:p>
    <w:p w14:paraId="4252C982" w14:textId="05A686DF" w:rsidR="00EC7A40" w:rsidRPr="00240874" w:rsidDel="00F57BDF" w:rsidRDefault="00C85FA5" w:rsidP="003C24FC">
      <w:pPr>
        <w:spacing w:before="120" w:after="120"/>
        <w:ind w:left="1418"/>
        <w:rPr>
          <w:del w:id="1532" w:author="Marchenko, Sergey [Tengizchevroil]" w:date="2025-08-09T08:00:00Z" w16du:dateUtc="2025-08-09T03:00:00Z"/>
          <w:color w:val="333333"/>
          <w:lang w:val="ru-RU"/>
        </w:rPr>
      </w:pPr>
      <w:del w:id="1533" w:author="Marchenko, Sergey [Tengizchevroil]" w:date="2025-08-09T08:00:00Z" w16du:dateUtc="2025-08-09T03:00:00Z">
        <w:r w:rsidRPr="00240874" w:rsidDel="00F57BDF">
          <w:rPr>
            <w:color w:val="333333"/>
            <w:lang w:val="ru-RU"/>
          </w:rPr>
          <w:delText xml:space="preserve">Для материала </w:delText>
        </w:r>
        <w:r w:rsidRPr="00240874" w:rsidDel="00F57BDF">
          <w:rPr>
            <w:color w:val="333333"/>
          </w:rPr>
          <w:delText>P</w:delText>
        </w:r>
        <w:r w:rsidRPr="00240874" w:rsidDel="00F57BDF">
          <w:rPr>
            <w:color w:val="333333"/>
            <w:lang w:val="ru-RU"/>
          </w:rPr>
          <w:delText>1 толщиной более 1,5 дюйма исключение из требований к после сварочной термообработки (</w:delText>
        </w:r>
        <w:r w:rsidRPr="00240874" w:rsidDel="00F57BDF">
          <w:rPr>
            <w:color w:val="333333"/>
          </w:rPr>
          <w:delText>PWHT</w:delText>
        </w:r>
        <w:r w:rsidRPr="00240874" w:rsidDel="00F57BDF">
          <w:rPr>
            <w:color w:val="333333"/>
            <w:lang w:val="ru-RU"/>
          </w:rPr>
          <w:delText>) должно рассматриваться в каждом конкретном случае.</w:delText>
        </w:r>
      </w:del>
    </w:p>
    <w:p w14:paraId="638D207F" w14:textId="65FC600C" w:rsidR="00EC7A40" w:rsidRPr="00606091" w:rsidRDefault="00EC7A40" w:rsidP="003C24FC">
      <w:pPr>
        <w:pStyle w:val="BodyText"/>
        <w:spacing w:before="120" w:after="120"/>
        <w:ind w:left="1418" w:hanging="284"/>
        <w:rPr>
          <w:color w:val="333333"/>
          <w:sz w:val="22"/>
          <w:szCs w:val="22"/>
          <w:lang w:val="ru-RU"/>
        </w:rPr>
      </w:pPr>
      <w:r w:rsidRPr="00020280">
        <w:rPr>
          <w:b/>
          <w:sz w:val="22"/>
          <w:szCs w:val="22"/>
          <w:lang w:val="ru-RU"/>
          <w:rPrChange w:id="1534" w:author="Marchenko, Sergey [Tengizchevroil]" w:date="2025-08-07T15:55:00Z" w16du:dateUtc="2025-08-07T10:55:00Z">
            <w:rPr>
              <w:b/>
              <w:sz w:val="22"/>
              <w:szCs w:val="22"/>
              <w:highlight w:val="yellow"/>
              <w:lang w:val="ru-RU"/>
            </w:rPr>
          </w:rPrChange>
        </w:rPr>
        <w:t xml:space="preserve">14-3.3 - </w:t>
      </w:r>
      <w:r w:rsidR="009509F3" w:rsidRPr="00020280">
        <w:rPr>
          <w:color w:val="333333"/>
          <w:sz w:val="22"/>
          <w:szCs w:val="22"/>
          <w:lang w:val="ru-RU"/>
          <w:rPrChange w:id="1535" w:author="Marchenko, Sergey [Tengizchevroil]" w:date="2025-08-07T15:55:00Z" w16du:dateUtc="2025-08-07T10:55:00Z">
            <w:rPr>
              <w:color w:val="333333"/>
              <w:sz w:val="22"/>
              <w:szCs w:val="22"/>
              <w:highlight w:val="yellow"/>
              <w:lang w:val="ru-RU"/>
            </w:rPr>
          </w:rPrChange>
        </w:rPr>
        <w:t xml:space="preserve">Если </w:t>
      </w:r>
      <w:r w:rsidR="009509F3" w:rsidRPr="00020280">
        <w:rPr>
          <w:color w:val="333333"/>
          <w:sz w:val="22"/>
          <w:szCs w:val="22"/>
          <w:rPrChange w:id="1536" w:author="Marchenko, Sergey [Tengizchevroil]" w:date="2025-08-07T15:55:00Z" w16du:dateUtc="2025-08-07T10:55:00Z">
            <w:rPr>
              <w:color w:val="333333"/>
              <w:sz w:val="22"/>
              <w:szCs w:val="22"/>
              <w:highlight w:val="yellow"/>
            </w:rPr>
          </w:rPrChange>
        </w:rPr>
        <w:t>PWHT</w:t>
      </w:r>
      <w:r w:rsidR="009509F3" w:rsidRPr="00020280">
        <w:rPr>
          <w:color w:val="333333"/>
          <w:sz w:val="22"/>
          <w:szCs w:val="22"/>
          <w:lang w:val="ru-RU"/>
          <w:rPrChange w:id="1537" w:author="Marchenko, Sergey [Tengizchevroil]" w:date="2025-08-07T15:55:00Z" w16du:dateUtc="2025-08-07T10:55:00Z">
            <w:rPr>
              <w:color w:val="333333"/>
              <w:sz w:val="22"/>
              <w:szCs w:val="22"/>
              <w:highlight w:val="yellow"/>
              <w:lang w:val="ru-RU"/>
            </w:rPr>
          </w:rPrChange>
        </w:rPr>
        <w:t xml:space="preserve"> предназначена для </w:t>
      </w:r>
      <w:r w:rsidR="007348AC" w:rsidRPr="00020280">
        <w:rPr>
          <w:color w:val="333333"/>
          <w:sz w:val="22"/>
          <w:szCs w:val="22"/>
          <w:lang w:val="ru-RU"/>
          <w:rPrChange w:id="1538" w:author="Marchenko, Sergey [Tengizchevroil]" w:date="2025-08-07T15:55:00Z" w16du:dateUtc="2025-08-07T10:55:00Z">
            <w:rPr>
              <w:color w:val="333333"/>
              <w:sz w:val="22"/>
              <w:szCs w:val="22"/>
              <w:highlight w:val="yellow"/>
              <w:lang w:val="ru-RU"/>
            </w:rPr>
          </w:rPrChange>
        </w:rPr>
        <w:t xml:space="preserve"> </w:t>
      </w:r>
      <w:r w:rsidR="004C2C35" w:rsidRPr="00020280">
        <w:rPr>
          <w:color w:val="333333"/>
          <w:sz w:val="22"/>
          <w:szCs w:val="22"/>
          <w:lang w:val="ru-RU"/>
          <w:rPrChange w:id="1539" w:author="Marchenko, Sergey [Tengizchevroil]" w:date="2025-08-07T15:55:00Z" w16du:dateUtc="2025-08-07T10:55:00Z">
            <w:rPr>
              <w:color w:val="333333"/>
              <w:sz w:val="22"/>
              <w:szCs w:val="22"/>
              <w:highlight w:val="yellow"/>
              <w:lang w:val="ru-RU"/>
            </w:rPr>
          </w:rPrChange>
        </w:rPr>
        <w:t>определённых</w:t>
      </w:r>
      <w:r w:rsidR="007348AC" w:rsidRPr="00020280">
        <w:rPr>
          <w:color w:val="333333"/>
          <w:sz w:val="22"/>
          <w:szCs w:val="22"/>
          <w:lang w:val="ru-RU"/>
          <w:rPrChange w:id="1540" w:author="Marchenko, Sergey [Tengizchevroil]" w:date="2025-08-07T15:55:00Z" w16du:dateUtc="2025-08-07T10:55:00Z">
            <w:rPr>
              <w:color w:val="333333"/>
              <w:sz w:val="22"/>
              <w:szCs w:val="22"/>
              <w:highlight w:val="yellow"/>
              <w:lang w:val="ru-RU"/>
            </w:rPr>
          </w:rPrChange>
        </w:rPr>
        <w:t xml:space="preserve"> </w:t>
      </w:r>
      <w:r w:rsidR="009509F3" w:rsidRPr="00020280">
        <w:rPr>
          <w:color w:val="333333"/>
          <w:sz w:val="22"/>
          <w:szCs w:val="22"/>
          <w:lang w:val="ru-RU"/>
          <w:rPrChange w:id="1541" w:author="Marchenko, Sergey [Tengizchevroil]" w:date="2025-08-07T15:55:00Z" w16du:dateUtc="2025-08-07T10:55:00Z">
            <w:rPr>
              <w:color w:val="333333"/>
              <w:sz w:val="22"/>
              <w:szCs w:val="22"/>
              <w:highlight w:val="yellow"/>
              <w:lang w:val="ru-RU"/>
            </w:rPr>
          </w:rPrChange>
        </w:rPr>
        <w:t>услови</w:t>
      </w:r>
      <w:r w:rsidR="005A6414" w:rsidRPr="00020280">
        <w:rPr>
          <w:color w:val="333333"/>
          <w:sz w:val="22"/>
          <w:szCs w:val="22"/>
          <w:lang w:val="ru-RU"/>
          <w:rPrChange w:id="1542" w:author="Marchenko, Sergey [Tengizchevroil]" w:date="2025-08-07T15:55:00Z" w16du:dateUtc="2025-08-07T10:55:00Z">
            <w:rPr>
              <w:color w:val="333333"/>
              <w:sz w:val="22"/>
              <w:szCs w:val="22"/>
              <w:highlight w:val="yellow"/>
              <w:lang w:val="ru-RU"/>
            </w:rPr>
          </w:rPrChange>
        </w:rPr>
        <w:t>й</w:t>
      </w:r>
      <w:r w:rsidR="009509F3" w:rsidRPr="00020280">
        <w:rPr>
          <w:color w:val="333333"/>
          <w:sz w:val="22"/>
          <w:szCs w:val="22"/>
          <w:lang w:val="ru-RU"/>
          <w:rPrChange w:id="1543" w:author="Marchenko, Sergey [Tengizchevroil]" w:date="2025-08-07T15:55:00Z" w16du:dateUtc="2025-08-07T10:55:00Z">
            <w:rPr>
              <w:color w:val="333333"/>
              <w:sz w:val="22"/>
              <w:szCs w:val="22"/>
              <w:highlight w:val="yellow"/>
              <w:lang w:val="ru-RU"/>
            </w:rPr>
          </w:rPrChange>
        </w:rPr>
        <w:t xml:space="preserve"> эксплуатации,</w:t>
      </w:r>
      <w:r w:rsidR="004C2C35" w:rsidRPr="00020280">
        <w:rPr>
          <w:color w:val="333333"/>
          <w:sz w:val="22"/>
          <w:szCs w:val="22"/>
          <w:lang w:val="ru-RU"/>
          <w:rPrChange w:id="1544" w:author="Marchenko, Sergey [Tengizchevroil]" w:date="2025-08-07T15:55:00Z" w16du:dateUtc="2025-08-07T10:55:00Z">
            <w:rPr>
              <w:color w:val="333333"/>
              <w:sz w:val="22"/>
              <w:szCs w:val="22"/>
              <w:highlight w:val="yellow"/>
              <w:lang w:val="ru-RU"/>
            </w:rPr>
          </w:rPrChange>
        </w:rPr>
        <w:t xml:space="preserve"> то</w:t>
      </w:r>
      <w:r w:rsidR="009509F3" w:rsidRPr="00020280">
        <w:rPr>
          <w:color w:val="333333"/>
          <w:sz w:val="22"/>
          <w:szCs w:val="22"/>
          <w:lang w:val="ru-RU"/>
          <w:rPrChange w:id="1545" w:author="Marchenko, Sergey [Tengizchevroil]" w:date="2025-08-07T15:55:00Z" w16du:dateUtc="2025-08-07T10:55:00Z">
            <w:rPr>
              <w:color w:val="333333"/>
              <w:sz w:val="22"/>
              <w:szCs w:val="22"/>
              <w:highlight w:val="yellow"/>
              <w:lang w:val="ru-RU"/>
            </w:rPr>
          </w:rPrChange>
        </w:rPr>
        <w:t xml:space="preserve"> температур</w:t>
      </w:r>
      <w:r w:rsidR="00FC70E3" w:rsidRPr="00020280">
        <w:rPr>
          <w:color w:val="333333"/>
          <w:sz w:val="22"/>
          <w:szCs w:val="22"/>
          <w:lang w:val="ru-RU"/>
          <w:rPrChange w:id="1546" w:author="Marchenko, Sergey [Tengizchevroil]" w:date="2025-08-07T15:55:00Z" w16du:dateUtc="2025-08-07T10:55:00Z">
            <w:rPr>
              <w:color w:val="333333"/>
              <w:sz w:val="22"/>
              <w:szCs w:val="22"/>
              <w:highlight w:val="yellow"/>
              <w:lang w:val="ru-RU"/>
            </w:rPr>
          </w:rPrChange>
        </w:rPr>
        <w:t>а</w:t>
      </w:r>
      <w:r w:rsidR="009509F3" w:rsidRPr="00020280">
        <w:rPr>
          <w:color w:val="333333"/>
          <w:sz w:val="22"/>
          <w:szCs w:val="22"/>
          <w:lang w:val="ru-RU"/>
          <w:rPrChange w:id="1547" w:author="Marchenko, Sergey [Tengizchevroil]" w:date="2025-08-07T15:55:00Z" w16du:dateUtc="2025-08-07T10:55:00Z">
            <w:rPr>
              <w:color w:val="333333"/>
              <w:sz w:val="22"/>
              <w:szCs w:val="22"/>
              <w:highlight w:val="yellow"/>
              <w:lang w:val="ru-RU"/>
            </w:rPr>
          </w:rPrChange>
        </w:rPr>
        <w:t xml:space="preserve"> выдержки и время выдержки при </w:t>
      </w:r>
      <w:r w:rsidR="009509F3" w:rsidRPr="00020280">
        <w:rPr>
          <w:color w:val="333333"/>
          <w:sz w:val="22"/>
          <w:szCs w:val="22"/>
          <w:rPrChange w:id="1548" w:author="Marchenko, Sergey [Tengizchevroil]" w:date="2025-08-07T15:55:00Z" w16du:dateUtc="2025-08-07T10:55:00Z">
            <w:rPr>
              <w:color w:val="333333"/>
              <w:sz w:val="22"/>
              <w:szCs w:val="22"/>
              <w:highlight w:val="yellow"/>
            </w:rPr>
          </w:rPrChange>
        </w:rPr>
        <w:t>PWHT</w:t>
      </w:r>
      <w:r w:rsidR="009509F3" w:rsidRPr="00020280">
        <w:rPr>
          <w:color w:val="333333"/>
          <w:sz w:val="22"/>
          <w:szCs w:val="22"/>
          <w:lang w:val="ru-RU"/>
          <w:rPrChange w:id="1549" w:author="Marchenko, Sergey [Tengizchevroil]" w:date="2025-08-07T15:55:00Z" w16du:dateUtc="2025-08-07T10:55:00Z">
            <w:rPr>
              <w:color w:val="333333"/>
              <w:sz w:val="22"/>
              <w:szCs w:val="22"/>
              <w:highlight w:val="yellow"/>
              <w:lang w:val="ru-RU"/>
            </w:rPr>
          </w:rPrChange>
        </w:rPr>
        <w:t xml:space="preserve"> для углеродистой стали должны соответствовать значениям, указанным в таблице 3.</w:t>
      </w:r>
      <w:r w:rsidR="00D920D4" w:rsidRPr="00020280">
        <w:rPr>
          <w:lang w:val="ru-RU"/>
          <w:rPrChange w:id="1550" w:author="Marchenko, Sergey [Tengizchevroil]" w:date="2025-08-07T15:55:00Z" w16du:dateUtc="2025-08-07T10:55:00Z">
            <w:rPr>
              <w:highlight w:val="yellow"/>
              <w:lang w:val="ru-RU"/>
            </w:rPr>
          </w:rPrChange>
        </w:rPr>
        <w:t xml:space="preserve"> </w:t>
      </w:r>
      <w:r w:rsidR="00606091" w:rsidRPr="00020280">
        <w:rPr>
          <w:rPrChange w:id="1551" w:author="Marchenko, Sergey [Tengizchevroil]" w:date="2025-08-07T15:55:00Z" w16du:dateUtc="2025-08-07T10:55:00Z">
            <w:rPr>
              <w:highlight w:val="yellow"/>
            </w:rPr>
          </w:rPrChange>
        </w:rPr>
        <w:t>PIM</w:t>
      </w:r>
      <w:r w:rsidR="00606091" w:rsidRPr="00020280">
        <w:rPr>
          <w:lang w:val="ru-RU"/>
          <w:rPrChange w:id="1552" w:author="Marchenko, Sergey [Tengizchevroil]" w:date="2025-08-07T15:55:00Z" w16du:dateUtc="2025-08-07T10:55:00Z">
            <w:rPr>
              <w:highlight w:val="yellow"/>
              <w:lang w:val="ru-RU"/>
            </w:rPr>
          </w:rPrChange>
        </w:rPr>
        <w:t>-</w:t>
      </w:r>
      <w:r w:rsidR="00606091" w:rsidRPr="00020280">
        <w:rPr>
          <w:rPrChange w:id="1553" w:author="Marchenko, Sergey [Tengizchevroil]" w:date="2025-08-07T15:55:00Z" w16du:dateUtc="2025-08-07T10:55:00Z">
            <w:rPr>
              <w:highlight w:val="yellow"/>
            </w:rPr>
          </w:rPrChange>
        </w:rPr>
        <w:t>SU</w:t>
      </w:r>
      <w:r w:rsidR="00606091" w:rsidRPr="00020280">
        <w:rPr>
          <w:lang w:val="ru-RU"/>
          <w:rPrChange w:id="1554" w:author="Marchenko, Sergey [Tengizchevroil]" w:date="2025-08-07T15:55:00Z" w16du:dateUtc="2025-08-07T10:55:00Z">
            <w:rPr>
              <w:highlight w:val="yellow"/>
              <w:lang w:val="ru-RU"/>
            </w:rPr>
          </w:rPrChange>
        </w:rPr>
        <w:t>-5112-</w:t>
      </w:r>
      <w:r w:rsidR="00606091" w:rsidRPr="00020280">
        <w:rPr>
          <w:rPrChange w:id="1555" w:author="Marchenko, Sergey [Tengizchevroil]" w:date="2025-08-07T15:55:00Z" w16du:dateUtc="2025-08-07T10:55:00Z">
            <w:rPr>
              <w:highlight w:val="yellow"/>
            </w:rPr>
          </w:rPrChange>
        </w:rPr>
        <w:t>TCO</w:t>
      </w:r>
      <w:r w:rsidR="00606091" w:rsidRPr="00020280">
        <w:rPr>
          <w:lang w:val="ru-RU"/>
          <w:rPrChange w:id="1556" w:author="Marchenko, Sergey [Tengizchevroil]" w:date="2025-08-07T15:55:00Z" w16du:dateUtc="2025-08-07T10:55:00Z">
            <w:rPr>
              <w:highlight w:val="yellow"/>
              <w:lang w:val="ru-RU"/>
            </w:rPr>
          </w:rPrChange>
        </w:rPr>
        <w:t xml:space="preserve"> раздел 6.1 </w:t>
      </w:r>
      <w:r w:rsidR="002418D1" w:rsidRPr="00020280">
        <w:rPr>
          <w:lang w:val="ru-RU"/>
          <w:rPrChange w:id="1557" w:author="Marchenko, Sergey [Tengizchevroil]" w:date="2025-08-07T15:55:00Z" w16du:dateUtc="2025-08-07T10:55:00Z">
            <w:rPr>
              <w:highlight w:val="yellow"/>
              <w:lang w:val="ru-RU"/>
            </w:rPr>
          </w:rPrChange>
        </w:rPr>
        <w:t>п</w:t>
      </w:r>
      <w:r w:rsidR="00606091" w:rsidRPr="00020280">
        <w:rPr>
          <w:lang w:val="ru-RU"/>
          <w:rPrChange w:id="1558" w:author="Marchenko, Sergey [Tengizchevroil]" w:date="2025-08-07T15:55:00Z" w16du:dateUtc="2025-08-07T10:55:00Z">
            <w:rPr>
              <w:highlight w:val="yellow"/>
              <w:lang w:val="ru-RU"/>
            </w:rPr>
          </w:rPrChange>
        </w:rPr>
        <w:t>ункты 30 и 31 должны</w:t>
      </w:r>
      <w:r w:rsidR="00456083" w:rsidRPr="00020280">
        <w:rPr>
          <w:lang w:val="ru-RU"/>
          <w:rPrChange w:id="1559" w:author="Marchenko, Sergey [Tengizchevroil]" w:date="2025-08-07T15:55:00Z" w16du:dateUtc="2025-08-07T10:55:00Z">
            <w:rPr>
              <w:highlight w:val="yellow"/>
              <w:lang w:val="ru-RU"/>
            </w:rPr>
          </w:rPrChange>
        </w:rPr>
        <w:t xml:space="preserve"> быть</w:t>
      </w:r>
      <w:r w:rsidR="00606091" w:rsidRPr="00020280">
        <w:rPr>
          <w:lang w:val="ru-RU"/>
          <w:rPrChange w:id="1560" w:author="Marchenko, Sergey [Tengizchevroil]" w:date="2025-08-07T15:55:00Z" w16du:dateUtc="2025-08-07T10:55:00Z">
            <w:rPr>
              <w:highlight w:val="yellow"/>
              <w:lang w:val="ru-RU"/>
            </w:rPr>
          </w:rPrChange>
        </w:rPr>
        <w:t xml:space="preserve"> примен</w:t>
      </w:r>
      <w:r w:rsidR="00456083" w:rsidRPr="00020280">
        <w:rPr>
          <w:lang w:val="ru-RU"/>
          <w:rPrChange w:id="1561" w:author="Marchenko, Sergey [Tengizchevroil]" w:date="2025-08-07T15:55:00Z" w16du:dateUtc="2025-08-07T10:55:00Z">
            <w:rPr>
              <w:highlight w:val="yellow"/>
              <w:lang w:val="ru-RU"/>
            </w:rPr>
          </w:rPrChange>
        </w:rPr>
        <w:t>ены</w:t>
      </w:r>
      <w:r w:rsidR="00606091" w:rsidRPr="00020280">
        <w:rPr>
          <w:lang w:val="ru-RU"/>
          <w:rPrChange w:id="1562" w:author="Marchenko, Sergey [Tengizchevroil]" w:date="2025-08-07T15:55:00Z" w16du:dateUtc="2025-08-07T10:55:00Z">
            <w:rPr>
              <w:highlight w:val="yellow"/>
              <w:lang w:val="ru-RU"/>
            </w:rPr>
          </w:rPrChange>
        </w:rPr>
        <w:t xml:space="preserve"> при установлении необходимости </w:t>
      </w:r>
      <w:r w:rsidR="00606091" w:rsidRPr="00020280">
        <w:rPr>
          <w:rPrChange w:id="1563" w:author="Marchenko, Sergey [Tengizchevroil]" w:date="2025-08-07T15:55:00Z" w16du:dateUtc="2025-08-07T10:55:00Z">
            <w:rPr>
              <w:highlight w:val="yellow"/>
            </w:rPr>
          </w:rPrChange>
        </w:rPr>
        <w:t>PWHT</w:t>
      </w:r>
      <w:r w:rsidR="00606091" w:rsidRPr="00020280">
        <w:rPr>
          <w:lang w:val="ru-RU"/>
          <w:rPrChange w:id="1564" w:author="Marchenko, Sergey [Tengizchevroil]" w:date="2025-08-07T15:55:00Z" w16du:dateUtc="2025-08-07T10:55:00Z">
            <w:rPr>
              <w:highlight w:val="yellow"/>
              <w:lang w:val="ru-RU"/>
            </w:rPr>
          </w:rPrChange>
        </w:rPr>
        <w:t xml:space="preserve"> для рабочей среды.</w:t>
      </w:r>
    </w:p>
    <w:p w14:paraId="3824875F" w14:textId="4CEC74DC" w:rsidR="00EC7A40" w:rsidRPr="00240874" w:rsidRDefault="0011517C" w:rsidP="003C24FC">
      <w:pPr>
        <w:pStyle w:val="BodyText"/>
        <w:spacing w:before="120" w:after="240"/>
        <w:ind w:left="709"/>
        <w:rPr>
          <w:b/>
          <w:color w:val="333333"/>
          <w:sz w:val="22"/>
          <w:szCs w:val="22"/>
          <w:lang w:val="ru-RU"/>
        </w:rPr>
      </w:pPr>
      <w:r w:rsidRPr="00240874">
        <w:rPr>
          <w:b/>
          <w:color w:val="333333"/>
          <w:sz w:val="22"/>
          <w:szCs w:val="22"/>
          <w:lang w:val="ru-RU"/>
        </w:rPr>
        <w:t>Таблица 3</w:t>
      </w:r>
      <w:r w:rsidR="00B21F1E" w:rsidRPr="00240874">
        <w:rPr>
          <w:b/>
          <w:color w:val="333333"/>
          <w:sz w:val="22"/>
          <w:szCs w:val="22"/>
          <w:lang w:val="ru-RU"/>
        </w:rPr>
        <w:t>:</w:t>
      </w:r>
      <w:r w:rsidRPr="00240874">
        <w:rPr>
          <w:b/>
          <w:color w:val="333333"/>
          <w:sz w:val="22"/>
          <w:szCs w:val="22"/>
          <w:lang w:val="ru-RU"/>
        </w:rPr>
        <w:t xml:space="preserve"> Условия эксплуатации, требующие </w:t>
      </w:r>
      <w:r w:rsidRPr="00240874">
        <w:rPr>
          <w:b/>
          <w:color w:val="333333"/>
          <w:sz w:val="22"/>
          <w:szCs w:val="22"/>
        </w:rPr>
        <w:t>PWHT</w:t>
      </w:r>
      <w:r w:rsidRPr="00240874">
        <w:rPr>
          <w:b/>
          <w:color w:val="333333"/>
          <w:sz w:val="22"/>
          <w:szCs w:val="22"/>
          <w:lang w:val="ru-RU"/>
        </w:rPr>
        <w:t xml:space="preserve"> для углеродистой стали</w:t>
      </w:r>
    </w:p>
    <w:tbl>
      <w:tblPr>
        <w:tblW w:w="0" w:type="auto"/>
        <w:tblInd w:w="1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501"/>
        <w:gridCol w:w="1997"/>
        <w:gridCol w:w="2815"/>
        <w:gridCol w:w="3037"/>
      </w:tblGrid>
      <w:tr w:rsidR="00EC7A40" w:rsidRPr="008E40FC" w14:paraId="43911C9B" w14:textId="77777777" w:rsidTr="00D344F0">
        <w:trPr>
          <w:trHeight w:val="303"/>
        </w:trPr>
        <w:tc>
          <w:tcPr>
            <w:tcW w:w="2501" w:type="dxa"/>
            <w:shd w:val="clear" w:color="auto" w:fill="F0F0F0"/>
            <w:vAlign w:val="center"/>
          </w:tcPr>
          <w:p w14:paraId="6C6A1C2E" w14:textId="6B0A7A48" w:rsidR="00EC7A40" w:rsidRPr="003C24FC" w:rsidRDefault="00573CBB" w:rsidP="00EA6D5B">
            <w:pPr>
              <w:pStyle w:val="TableParagraph"/>
              <w:spacing w:before="0"/>
              <w:ind w:left="0"/>
              <w:jc w:val="center"/>
              <w:rPr>
                <w:rFonts w:ascii="Times New Roman" w:hAnsi="Times New Roman" w:cs="Times New Roman"/>
                <w:b/>
              </w:rPr>
            </w:pPr>
            <w:r w:rsidRPr="003C24FC">
              <w:rPr>
                <w:rFonts w:ascii="Times New Roman" w:hAnsi="Times New Roman" w:cs="Times New Roman"/>
                <w:b/>
                <w:color w:val="333333"/>
                <w:spacing w:val="-2"/>
                <w:lang w:val="ru-RU"/>
              </w:rPr>
              <w:t>Условия эксплуатации</w:t>
            </w:r>
            <w:r w:rsidR="00F1397B" w:rsidRPr="003C24FC">
              <w:rPr>
                <w:rFonts w:ascii="Times New Roman" w:hAnsi="Times New Roman" w:cs="Times New Roman"/>
                <w:b/>
                <w:color w:val="333333"/>
                <w:spacing w:val="-2"/>
                <w:lang w:val="ru-RU"/>
              </w:rPr>
              <w:t xml:space="preserve"> (</w:t>
            </w:r>
            <w:r w:rsidR="00782FE8" w:rsidRPr="003C24FC">
              <w:rPr>
                <w:rFonts w:ascii="Times New Roman" w:hAnsi="Times New Roman" w:cs="Times New Roman"/>
                <w:b/>
                <w:color w:val="333333"/>
                <w:spacing w:val="-2"/>
                <w:lang w:val="ru-RU"/>
              </w:rPr>
              <w:t>Среда</w:t>
            </w:r>
            <w:r w:rsidR="002F517B" w:rsidRPr="003C24FC">
              <w:rPr>
                <w:rFonts w:ascii="Times New Roman" w:hAnsi="Times New Roman" w:cs="Times New Roman"/>
                <w:b/>
                <w:color w:val="333333"/>
                <w:spacing w:val="-2"/>
              </w:rPr>
              <w:t>)</w:t>
            </w:r>
          </w:p>
        </w:tc>
        <w:tc>
          <w:tcPr>
            <w:tcW w:w="1997" w:type="dxa"/>
            <w:shd w:val="clear" w:color="auto" w:fill="F0F0F0"/>
            <w:vAlign w:val="center"/>
          </w:tcPr>
          <w:p w14:paraId="3DC7F44B" w14:textId="71BEDD19" w:rsidR="00EC7A40" w:rsidRPr="003C24FC" w:rsidRDefault="004E3324" w:rsidP="00EA6D5B">
            <w:pPr>
              <w:pStyle w:val="TableParagraph"/>
              <w:spacing w:before="0"/>
              <w:ind w:left="0"/>
              <w:jc w:val="center"/>
              <w:rPr>
                <w:rFonts w:ascii="Times New Roman" w:hAnsi="Times New Roman" w:cs="Times New Roman"/>
                <w:b/>
                <w:lang w:val="ru-RU"/>
              </w:rPr>
            </w:pPr>
            <w:r w:rsidRPr="003C24FC">
              <w:rPr>
                <w:rFonts w:ascii="Times New Roman" w:hAnsi="Times New Roman" w:cs="Times New Roman"/>
                <w:b/>
                <w:color w:val="333333"/>
                <w:spacing w:val="-2"/>
                <w:lang w:val="ru-RU"/>
              </w:rPr>
              <w:t>Материал</w:t>
            </w:r>
          </w:p>
        </w:tc>
        <w:tc>
          <w:tcPr>
            <w:tcW w:w="2815" w:type="dxa"/>
            <w:shd w:val="clear" w:color="auto" w:fill="F0F0F0"/>
            <w:vAlign w:val="center"/>
          </w:tcPr>
          <w:p w14:paraId="3AF3A428" w14:textId="4CD011C5" w:rsidR="00EC7A40" w:rsidRPr="003C24FC" w:rsidRDefault="005070C8" w:rsidP="00EA6D5B">
            <w:pPr>
              <w:pStyle w:val="TableParagraph"/>
              <w:spacing w:before="0"/>
              <w:ind w:left="0"/>
              <w:jc w:val="center"/>
              <w:rPr>
                <w:rFonts w:ascii="Times New Roman" w:hAnsi="Times New Roman" w:cs="Times New Roman"/>
                <w:b/>
              </w:rPr>
            </w:pPr>
            <w:r w:rsidRPr="003C24FC">
              <w:t xml:space="preserve"> </w:t>
            </w:r>
            <w:r w:rsidRPr="003C24FC">
              <w:rPr>
                <w:rFonts w:ascii="Times New Roman" w:hAnsi="Times New Roman" w:cs="Times New Roman"/>
                <w:b/>
                <w:color w:val="333333"/>
                <w:spacing w:val="-2"/>
              </w:rPr>
              <w:t>Температура выдержки PWHT</w:t>
            </w:r>
          </w:p>
        </w:tc>
        <w:tc>
          <w:tcPr>
            <w:tcW w:w="3037" w:type="dxa"/>
            <w:shd w:val="clear" w:color="auto" w:fill="F0F0F0"/>
            <w:vAlign w:val="center"/>
          </w:tcPr>
          <w:p w14:paraId="2FED743D" w14:textId="6D690871" w:rsidR="00EC7A40" w:rsidRPr="003C24FC" w:rsidRDefault="008E40FC" w:rsidP="00EA6D5B">
            <w:pPr>
              <w:pStyle w:val="TableParagraph"/>
              <w:spacing w:before="0"/>
              <w:ind w:left="0"/>
              <w:jc w:val="center"/>
              <w:rPr>
                <w:rFonts w:ascii="Times New Roman" w:hAnsi="Times New Roman" w:cs="Times New Roman"/>
                <w:b/>
                <w:lang w:val="ru-RU"/>
              </w:rPr>
            </w:pPr>
            <w:r w:rsidRPr="003C24FC">
              <w:rPr>
                <w:rFonts w:ascii="Times New Roman" w:hAnsi="Times New Roman" w:cs="Times New Roman"/>
                <w:b/>
                <w:color w:val="333333"/>
                <w:spacing w:val="-4"/>
                <w:lang w:val="ru-RU"/>
              </w:rPr>
              <w:t xml:space="preserve">Минимальное время </w:t>
            </w:r>
            <w:r w:rsidR="0044715E" w:rsidRPr="003C24FC">
              <w:rPr>
                <w:rFonts w:ascii="Times New Roman" w:hAnsi="Times New Roman" w:cs="Times New Roman"/>
                <w:b/>
                <w:color w:val="333333"/>
                <w:spacing w:val="-4"/>
                <w:lang w:val="ru-RU"/>
              </w:rPr>
              <w:t>выдержки</w:t>
            </w:r>
          </w:p>
        </w:tc>
      </w:tr>
      <w:tr w:rsidR="00EC7A40" w:rsidRPr="00697636" w14:paraId="58E084FB" w14:textId="77777777" w:rsidTr="00D344F0">
        <w:trPr>
          <w:trHeight w:val="714"/>
        </w:trPr>
        <w:tc>
          <w:tcPr>
            <w:tcW w:w="2501" w:type="dxa"/>
            <w:vAlign w:val="center"/>
          </w:tcPr>
          <w:p w14:paraId="68D182D5" w14:textId="2DF4E5D7" w:rsidR="00EF6601" w:rsidRPr="003C24FC" w:rsidRDefault="00EF6601" w:rsidP="00EF6601">
            <w:pPr>
              <w:pStyle w:val="TableParagraph"/>
              <w:rPr>
                <w:rFonts w:ascii="Times New Roman" w:hAnsi="Times New Roman" w:cs="Times New Roman"/>
                <w:lang w:val="ru-RU"/>
              </w:rPr>
            </w:pPr>
            <w:r w:rsidRPr="003C24FC">
              <w:rPr>
                <w:rFonts w:ascii="Times New Roman" w:hAnsi="Times New Roman" w:cs="Times New Roman"/>
                <w:b/>
                <w:bCs/>
                <w:lang w:val="ru-RU"/>
              </w:rPr>
              <w:t xml:space="preserve">Каустик </w:t>
            </w:r>
            <w:r w:rsidRPr="003C24FC">
              <w:rPr>
                <w:rFonts w:ascii="Times New Roman" w:hAnsi="Times New Roman" w:cs="Times New Roman"/>
                <w:lang w:val="ru-RU"/>
              </w:rPr>
              <w:t>[</w:t>
            </w:r>
            <w:r w:rsidR="003C3EC1" w:rsidRPr="003C24FC">
              <w:rPr>
                <w:rFonts w:ascii="Times New Roman" w:hAnsi="Times New Roman" w:cs="Times New Roman"/>
                <w:lang w:val="ru-RU"/>
              </w:rPr>
              <w:t>п</w:t>
            </w:r>
            <w:r w:rsidRPr="003C24FC">
              <w:rPr>
                <w:rFonts w:ascii="Times New Roman" w:hAnsi="Times New Roman" w:cs="Times New Roman"/>
                <w:lang w:val="ru-RU"/>
              </w:rPr>
              <w:t>римечание 2]</w:t>
            </w:r>
          </w:p>
          <w:p w14:paraId="489502BE" w14:textId="77777777" w:rsidR="00EF6601" w:rsidRPr="003C24FC" w:rsidRDefault="00EF6601" w:rsidP="00EF6601">
            <w:pPr>
              <w:pStyle w:val="TableParagraph"/>
              <w:rPr>
                <w:rFonts w:ascii="Times New Roman" w:hAnsi="Times New Roman" w:cs="Times New Roman"/>
                <w:lang w:val="ru-RU"/>
              </w:rPr>
            </w:pPr>
            <w:r w:rsidRPr="003C24FC">
              <w:rPr>
                <w:rFonts w:ascii="Times New Roman" w:hAnsi="Times New Roman" w:cs="Times New Roman"/>
                <w:lang w:val="ru-RU"/>
              </w:rPr>
              <w:t>Т&gt; 140°F (60°C) и</w:t>
            </w:r>
          </w:p>
          <w:p w14:paraId="231C5701" w14:textId="240CA243" w:rsidR="00EF6601" w:rsidRPr="003C24FC" w:rsidRDefault="00EF6601" w:rsidP="00EF6601">
            <w:pPr>
              <w:pStyle w:val="TableParagraph"/>
              <w:spacing w:before="0"/>
              <w:ind w:left="0"/>
              <w:rPr>
                <w:rFonts w:ascii="Times New Roman" w:hAnsi="Times New Roman" w:cs="Times New Roman"/>
                <w:lang w:val="ru-RU"/>
              </w:rPr>
            </w:pPr>
            <w:r w:rsidRPr="003C24FC">
              <w:rPr>
                <w:rFonts w:ascii="Times New Roman" w:hAnsi="Times New Roman" w:cs="Times New Roman"/>
                <w:lang w:val="ru-RU"/>
              </w:rPr>
              <w:t xml:space="preserve">Конц. </w:t>
            </w:r>
            <w:r w:rsidR="002D7507" w:rsidRPr="003C24FC">
              <w:rPr>
                <w:rFonts w:ascii="Times New Roman" w:hAnsi="Times New Roman" w:cs="Times New Roman"/>
                <w:lang w:val="ru-RU"/>
              </w:rPr>
              <w:t>&lt;30</w:t>
            </w:r>
            <w:r w:rsidRPr="003C24FC">
              <w:rPr>
                <w:rFonts w:ascii="Times New Roman" w:hAnsi="Times New Roman" w:cs="Times New Roman"/>
                <w:lang w:val="ru-RU"/>
              </w:rPr>
              <w:t xml:space="preserve"> мас. % NaOH</w:t>
            </w:r>
          </w:p>
        </w:tc>
        <w:tc>
          <w:tcPr>
            <w:tcW w:w="1997" w:type="dxa"/>
            <w:vAlign w:val="center"/>
          </w:tcPr>
          <w:p w14:paraId="11427E22" w14:textId="74CE1FDC" w:rsidR="00EC7A40" w:rsidRPr="003C24FC" w:rsidRDefault="00A70AEA" w:rsidP="005E3B7A">
            <w:pPr>
              <w:pStyle w:val="TableParagraph"/>
              <w:spacing w:before="0"/>
              <w:ind w:left="0"/>
              <w:jc w:val="center"/>
              <w:rPr>
                <w:rFonts w:ascii="Times New Roman" w:hAnsi="Times New Roman" w:cs="Times New Roman"/>
                <w:lang w:val="ru-RU"/>
              </w:rPr>
            </w:pPr>
            <w:r w:rsidRPr="003C24FC">
              <w:rPr>
                <w:rFonts w:ascii="Times New Roman" w:hAnsi="Times New Roman" w:cs="Times New Roman"/>
                <w:color w:val="333333"/>
                <w:spacing w:val="-2"/>
                <w:lang w:val="ru-RU"/>
              </w:rPr>
              <w:t>Углеродистая сталь</w:t>
            </w:r>
          </w:p>
        </w:tc>
        <w:tc>
          <w:tcPr>
            <w:tcW w:w="2815" w:type="dxa"/>
            <w:vAlign w:val="center"/>
          </w:tcPr>
          <w:p w14:paraId="3EED9DBE" w14:textId="77777777" w:rsidR="00EC7A40" w:rsidRPr="003C24FC" w:rsidRDefault="00EC7A40"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1175°F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±25°F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(635°C</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±15°C)</w:t>
            </w:r>
          </w:p>
        </w:tc>
        <w:tc>
          <w:tcPr>
            <w:tcW w:w="3037" w:type="dxa"/>
            <w:vAlign w:val="center"/>
          </w:tcPr>
          <w:p w14:paraId="51CE663B" w14:textId="77777777" w:rsidR="0005680D" w:rsidRPr="003C24FC" w:rsidRDefault="0005680D" w:rsidP="005E3B7A">
            <w:pPr>
              <w:pStyle w:val="TableParagraph"/>
              <w:jc w:val="center"/>
              <w:rPr>
                <w:rFonts w:ascii="Times New Roman" w:hAnsi="Times New Roman" w:cs="Times New Roman"/>
                <w:lang w:val="ru-RU"/>
              </w:rPr>
            </w:pPr>
            <w:r w:rsidRPr="003C24FC">
              <w:rPr>
                <w:rFonts w:ascii="Times New Roman" w:hAnsi="Times New Roman" w:cs="Times New Roman"/>
                <w:lang w:val="ru-RU"/>
              </w:rPr>
              <w:t>1 час на дюйм (25 мм),</w:t>
            </w:r>
          </w:p>
          <w:p w14:paraId="11ED54F2" w14:textId="7634C39E" w:rsidR="0005680D" w:rsidRPr="003C24FC" w:rsidRDefault="0005680D" w:rsidP="005E3B7A">
            <w:pPr>
              <w:pStyle w:val="TableParagraph"/>
              <w:spacing w:before="0"/>
              <w:ind w:left="0"/>
              <w:jc w:val="center"/>
              <w:rPr>
                <w:rFonts w:ascii="Times New Roman" w:hAnsi="Times New Roman" w:cs="Times New Roman"/>
                <w:lang w:val="ru-RU"/>
              </w:rPr>
            </w:pPr>
            <w:r w:rsidRPr="003C24FC">
              <w:rPr>
                <w:rFonts w:ascii="Times New Roman" w:hAnsi="Times New Roman" w:cs="Times New Roman"/>
                <w:lang w:val="ru-RU"/>
              </w:rPr>
              <w:t>минимум 1 час</w:t>
            </w:r>
          </w:p>
        </w:tc>
      </w:tr>
      <w:tr w:rsidR="00EC7A40" w:rsidRPr="00697636" w14:paraId="6EDDB461" w14:textId="77777777" w:rsidTr="00D344F0">
        <w:trPr>
          <w:trHeight w:val="696"/>
        </w:trPr>
        <w:tc>
          <w:tcPr>
            <w:tcW w:w="2501" w:type="dxa"/>
            <w:vAlign w:val="center"/>
          </w:tcPr>
          <w:p w14:paraId="3BB50F14" w14:textId="65C6FC16" w:rsidR="009D5B31" w:rsidRPr="003C24FC" w:rsidRDefault="009D5B31" w:rsidP="009D5B31">
            <w:pPr>
              <w:pStyle w:val="TableParagraph"/>
              <w:rPr>
                <w:rFonts w:ascii="Times New Roman" w:hAnsi="Times New Roman" w:cs="Times New Roman"/>
                <w:lang w:val="ru-RU"/>
              </w:rPr>
            </w:pPr>
            <w:r w:rsidRPr="003C24FC">
              <w:rPr>
                <w:rFonts w:ascii="Times New Roman" w:hAnsi="Times New Roman" w:cs="Times New Roman"/>
                <w:b/>
                <w:bCs/>
                <w:lang w:val="ru-RU"/>
              </w:rPr>
              <w:t xml:space="preserve">Каустик </w:t>
            </w:r>
            <w:r w:rsidRPr="003C24FC">
              <w:rPr>
                <w:rFonts w:ascii="Times New Roman" w:hAnsi="Times New Roman" w:cs="Times New Roman"/>
                <w:lang w:val="ru-RU"/>
              </w:rPr>
              <w:t>[</w:t>
            </w:r>
            <w:r w:rsidR="003C3EC1" w:rsidRPr="003C24FC">
              <w:rPr>
                <w:rFonts w:ascii="Times New Roman" w:hAnsi="Times New Roman" w:cs="Times New Roman"/>
                <w:lang w:val="ru-RU"/>
              </w:rPr>
              <w:t>п</w:t>
            </w:r>
            <w:r w:rsidRPr="003C24FC">
              <w:rPr>
                <w:rFonts w:ascii="Times New Roman" w:hAnsi="Times New Roman" w:cs="Times New Roman"/>
                <w:lang w:val="ru-RU"/>
              </w:rPr>
              <w:t>римечание 2]</w:t>
            </w:r>
          </w:p>
          <w:p w14:paraId="2C10437D" w14:textId="77777777" w:rsidR="009D5B31" w:rsidRPr="003C24FC" w:rsidRDefault="009D5B31" w:rsidP="009D5B31">
            <w:pPr>
              <w:pStyle w:val="TableParagraph"/>
              <w:rPr>
                <w:rFonts w:ascii="Times New Roman" w:hAnsi="Times New Roman" w:cs="Times New Roman"/>
                <w:lang w:val="ru-RU"/>
              </w:rPr>
            </w:pPr>
            <w:r w:rsidRPr="003C24FC">
              <w:rPr>
                <w:rFonts w:ascii="Times New Roman" w:hAnsi="Times New Roman" w:cs="Times New Roman"/>
                <w:lang w:val="ru-RU"/>
              </w:rPr>
              <w:t>Т&gt; 110°F (40°C) и</w:t>
            </w:r>
          </w:p>
          <w:p w14:paraId="7C89DE81" w14:textId="06F9E85B" w:rsidR="009D5B31" w:rsidRPr="003C24FC" w:rsidRDefault="009D5B31" w:rsidP="009D5B31">
            <w:pPr>
              <w:pStyle w:val="TableParagraph"/>
              <w:spacing w:before="0"/>
              <w:ind w:left="0"/>
              <w:rPr>
                <w:rFonts w:ascii="Times New Roman" w:hAnsi="Times New Roman" w:cs="Times New Roman"/>
                <w:lang w:val="ru-RU"/>
              </w:rPr>
            </w:pPr>
            <w:r w:rsidRPr="003C24FC">
              <w:rPr>
                <w:rFonts w:ascii="Times New Roman" w:hAnsi="Times New Roman" w:cs="Times New Roman"/>
                <w:lang w:val="ru-RU"/>
              </w:rPr>
              <w:t>Конц. &gt; 30 вес.% NaOH</w:t>
            </w:r>
          </w:p>
        </w:tc>
        <w:tc>
          <w:tcPr>
            <w:tcW w:w="1997" w:type="dxa"/>
            <w:vAlign w:val="center"/>
          </w:tcPr>
          <w:p w14:paraId="5029F692" w14:textId="6E7EF44D" w:rsidR="00A70AEA" w:rsidRPr="003C24FC" w:rsidRDefault="00A70AEA" w:rsidP="005E3B7A">
            <w:pPr>
              <w:pStyle w:val="TableParagraph"/>
              <w:spacing w:before="0"/>
              <w:ind w:left="0"/>
              <w:jc w:val="center"/>
              <w:rPr>
                <w:rFonts w:ascii="Times New Roman" w:hAnsi="Times New Roman" w:cs="Times New Roman"/>
                <w:lang w:val="ru-RU"/>
              </w:rPr>
            </w:pPr>
            <w:r w:rsidRPr="003C24FC">
              <w:rPr>
                <w:rFonts w:ascii="Times New Roman" w:hAnsi="Times New Roman" w:cs="Times New Roman"/>
                <w:lang w:val="ru-RU"/>
              </w:rPr>
              <w:t>Углеродистая сталь</w:t>
            </w:r>
          </w:p>
        </w:tc>
        <w:tc>
          <w:tcPr>
            <w:tcW w:w="2815" w:type="dxa"/>
            <w:vAlign w:val="center"/>
          </w:tcPr>
          <w:p w14:paraId="74E514AE" w14:textId="77777777" w:rsidR="00EC7A40" w:rsidRPr="003C24FC" w:rsidRDefault="00EC7A40"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1175°F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±25°F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(635°C</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±15°C)</w:t>
            </w:r>
          </w:p>
        </w:tc>
        <w:tc>
          <w:tcPr>
            <w:tcW w:w="3037" w:type="dxa"/>
            <w:vAlign w:val="center"/>
          </w:tcPr>
          <w:p w14:paraId="53F16FE0" w14:textId="77777777" w:rsidR="0005680D" w:rsidRPr="003C24FC" w:rsidRDefault="0005680D" w:rsidP="005E3B7A">
            <w:pPr>
              <w:pStyle w:val="TableParagraph"/>
              <w:jc w:val="center"/>
              <w:rPr>
                <w:rFonts w:ascii="Times New Roman" w:hAnsi="Times New Roman" w:cs="Times New Roman"/>
                <w:lang w:val="ru-RU"/>
              </w:rPr>
            </w:pPr>
            <w:r w:rsidRPr="003C24FC">
              <w:rPr>
                <w:rFonts w:ascii="Times New Roman" w:hAnsi="Times New Roman" w:cs="Times New Roman"/>
                <w:lang w:val="ru-RU"/>
              </w:rPr>
              <w:t>1 час на дюйм (25 мм),</w:t>
            </w:r>
          </w:p>
          <w:p w14:paraId="168B08CF" w14:textId="705DB927" w:rsidR="0005680D" w:rsidRPr="003C24FC" w:rsidRDefault="0005680D" w:rsidP="005E3B7A">
            <w:pPr>
              <w:pStyle w:val="TableParagraph"/>
              <w:spacing w:before="0"/>
              <w:ind w:left="0"/>
              <w:jc w:val="center"/>
              <w:rPr>
                <w:rFonts w:ascii="Times New Roman" w:hAnsi="Times New Roman" w:cs="Times New Roman"/>
                <w:lang w:val="ru-RU"/>
              </w:rPr>
            </w:pPr>
            <w:r w:rsidRPr="003C24FC">
              <w:rPr>
                <w:rFonts w:ascii="Times New Roman" w:hAnsi="Times New Roman" w:cs="Times New Roman"/>
                <w:lang w:val="ru-RU"/>
              </w:rPr>
              <w:t>минимум 1 час</w:t>
            </w:r>
          </w:p>
        </w:tc>
      </w:tr>
      <w:tr w:rsidR="00EC7A40" w:rsidRPr="00697636" w14:paraId="60D78921" w14:textId="77777777" w:rsidTr="00D344F0">
        <w:trPr>
          <w:trHeight w:val="435"/>
        </w:trPr>
        <w:tc>
          <w:tcPr>
            <w:tcW w:w="2501" w:type="dxa"/>
            <w:vAlign w:val="center"/>
          </w:tcPr>
          <w:p w14:paraId="4A5DDC82" w14:textId="73735D21" w:rsidR="00EC7A40" w:rsidRPr="003C24FC" w:rsidRDefault="00900423" w:rsidP="00EA6D5B">
            <w:pPr>
              <w:pStyle w:val="TableParagraph"/>
              <w:spacing w:before="0"/>
              <w:ind w:left="0"/>
              <w:rPr>
                <w:rFonts w:ascii="Times New Roman" w:hAnsi="Times New Roman" w:cs="Times New Roman"/>
              </w:rPr>
            </w:pPr>
            <w:r w:rsidRPr="003C24FC">
              <w:rPr>
                <w:rFonts w:ascii="Times New Roman" w:hAnsi="Times New Roman" w:cs="Times New Roman"/>
                <w:color w:val="333333"/>
                <w:spacing w:val="-2"/>
              </w:rPr>
              <w:lastRenderedPageBreak/>
              <w:t>Амин/</w:t>
            </w:r>
            <w:r w:rsidR="00F1397B" w:rsidRPr="003C24FC">
              <w:rPr>
                <w:rFonts w:ascii="Times New Roman" w:hAnsi="Times New Roman" w:cs="Times New Roman"/>
                <w:color w:val="333333"/>
                <w:spacing w:val="-2"/>
                <w:lang w:val="ru-RU"/>
              </w:rPr>
              <w:t>А</w:t>
            </w:r>
            <w:r w:rsidRPr="003C24FC">
              <w:rPr>
                <w:rFonts w:ascii="Times New Roman" w:hAnsi="Times New Roman" w:cs="Times New Roman"/>
                <w:color w:val="333333"/>
                <w:spacing w:val="-2"/>
              </w:rPr>
              <w:t>ммиак</w:t>
            </w:r>
          </w:p>
        </w:tc>
        <w:tc>
          <w:tcPr>
            <w:tcW w:w="1997" w:type="dxa"/>
            <w:vAlign w:val="center"/>
          </w:tcPr>
          <w:p w14:paraId="0DE13707" w14:textId="5B7C650C" w:rsidR="00A70AEA" w:rsidRPr="003C24FC" w:rsidRDefault="00A70AEA" w:rsidP="005E3B7A">
            <w:pPr>
              <w:pStyle w:val="TableParagraph"/>
              <w:spacing w:before="0"/>
              <w:ind w:left="0"/>
              <w:jc w:val="center"/>
              <w:rPr>
                <w:rFonts w:ascii="Times New Roman" w:hAnsi="Times New Roman" w:cs="Times New Roman"/>
                <w:lang w:val="ru-RU"/>
              </w:rPr>
            </w:pPr>
            <w:r w:rsidRPr="003C24FC">
              <w:rPr>
                <w:rFonts w:ascii="Times New Roman" w:hAnsi="Times New Roman" w:cs="Times New Roman"/>
                <w:lang w:val="ru-RU"/>
              </w:rPr>
              <w:t>Углеродистая сталь</w:t>
            </w:r>
          </w:p>
        </w:tc>
        <w:tc>
          <w:tcPr>
            <w:tcW w:w="2815" w:type="dxa"/>
            <w:vAlign w:val="center"/>
          </w:tcPr>
          <w:p w14:paraId="1408CC2E" w14:textId="77777777" w:rsidR="00EC7A40" w:rsidRPr="003C24FC" w:rsidRDefault="00EC7A40"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1175°F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±25°F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(635°C</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±15°C)</w:t>
            </w:r>
          </w:p>
        </w:tc>
        <w:tc>
          <w:tcPr>
            <w:tcW w:w="3037" w:type="dxa"/>
            <w:vAlign w:val="center"/>
          </w:tcPr>
          <w:p w14:paraId="3980610F" w14:textId="77777777" w:rsidR="0005680D" w:rsidRPr="003C24FC" w:rsidRDefault="0005680D" w:rsidP="005E3B7A">
            <w:pPr>
              <w:pStyle w:val="TableParagraph"/>
              <w:jc w:val="center"/>
              <w:rPr>
                <w:rFonts w:ascii="Times New Roman" w:hAnsi="Times New Roman" w:cs="Times New Roman"/>
                <w:lang w:val="ru-RU"/>
              </w:rPr>
            </w:pPr>
            <w:r w:rsidRPr="003C24FC">
              <w:rPr>
                <w:rFonts w:ascii="Times New Roman" w:hAnsi="Times New Roman" w:cs="Times New Roman"/>
                <w:lang w:val="ru-RU"/>
              </w:rPr>
              <w:t>1 час на дюйм (25 мм),</w:t>
            </w:r>
          </w:p>
          <w:p w14:paraId="4979CDC3" w14:textId="0D1848CE" w:rsidR="0005680D" w:rsidRPr="003C24FC" w:rsidRDefault="0005680D" w:rsidP="005E3B7A">
            <w:pPr>
              <w:pStyle w:val="TableParagraph"/>
              <w:spacing w:before="0"/>
              <w:ind w:left="0"/>
              <w:jc w:val="center"/>
              <w:rPr>
                <w:rFonts w:ascii="Times New Roman" w:hAnsi="Times New Roman" w:cs="Times New Roman"/>
                <w:lang w:val="ru-RU"/>
              </w:rPr>
            </w:pPr>
            <w:r w:rsidRPr="003C24FC">
              <w:rPr>
                <w:rFonts w:ascii="Times New Roman" w:hAnsi="Times New Roman" w:cs="Times New Roman"/>
                <w:lang w:val="ru-RU"/>
              </w:rPr>
              <w:t>минимум 1 час</w:t>
            </w:r>
          </w:p>
        </w:tc>
      </w:tr>
      <w:tr w:rsidR="00EC7A40" w:rsidRPr="00697636" w14:paraId="5239287C" w14:textId="77777777" w:rsidTr="00D344F0">
        <w:trPr>
          <w:trHeight w:val="462"/>
        </w:trPr>
        <w:tc>
          <w:tcPr>
            <w:tcW w:w="2501" w:type="dxa"/>
            <w:vAlign w:val="center"/>
          </w:tcPr>
          <w:p w14:paraId="5FB54971" w14:textId="77777777" w:rsidR="004B5E1D" w:rsidRPr="003C24FC" w:rsidRDefault="005A5C7D" w:rsidP="00EA6D5B">
            <w:pPr>
              <w:pStyle w:val="TableParagraph"/>
              <w:spacing w:before="0"/>
              <w:ind w:left="0"/>
              <w:rPr>
                <w:rFonts w:ascii="Times New Roman" w:hAnsi="Times New Roman" w:cs="Times New Roman"/>
                <w:spacing w:val="-5"/>
              </w:rPr>
            </w:pPr>
            <w:r w:rsidRPr="003C24FC">
              <w:rPr>
                <w:rFonts w:ascii="Times New Roman" w:hAnsi="Times New Roman" w:cs="Times New Roman"/>
                <w:spacing w:val="-5"/>
              </w:rPr>
              <w:t>Карбонат SCC</w:t>
            </w:r>
            <w:r w:rsidR="004B5E1D" w:rsidRPr="003C24FC">
              <w:rPr>
                <w:rFonts w:ascii="Times New Roman" w:hAnsi="Times New Roman" w:cs="Times New Roman"/>
                <w:spacing w:val="-5"/>
              </w:rPr>
              <w:t xml:space="preserve"> </w:t>
            </w:r>
          </w:p>
          <w:p w14:paraId="01836798" w14:textId="043E28F1" w:rsidR="00EC7A40" w:rsidRPr="003C24FC" w:rsidRDefault="007F5825" w:rsidP="00EA6D5B">
            <w:pPr>
              <w:pStyle w:val="TableParagraph"/>
              <w:spacing w:before="0"/>
              <w:ind w:left="0"/>
              <w:rPr>
                <w:rFonts w:ascii="Times New Roman" w:hAnsi="Times New Roman" w:cs="Times New Roman"/>
              </w:rPr>
            </w:pPr>
            <w:r w:rsidRPr="003C24FC">
              <w:rPr>
                <w:rFonts w:ascii="Times New Roman" w:hAnsi="Times New Roman" w:cs="Times New Roman"/>
                <w:lang w:val="ru-RU"/>
              </w:rPr>
              <w:t xml:space="preserve">[примечание </w:t>
            </w:r>
            <w:r w:rsidRPr="003C24FC">
              <w:rPr>
                <w:rFonts w:ascii="Times New Roman" w:hAnsi="Times New Roman" w:cs="Times New Roman"/>
              </w:rPr>
              <w:t>3</w:t>
            </w:r>
            <w:r w:rsidRPr="003C24FC">
              <w:rPr>
                <w:rFonts w:ascii="Times New Roman" w:hAnsi="Times New Roman" w:cs="Times New Roman"/>
                <w:lang w:val="ru-RU"/>
              </w:rPr>
              <w:t>]</w:t>
            </w:r>
          </w:p>
        </w:tc>
        <w:tc>
          <w:tcPr>
            <w:tcW w:w="1997" w:type="dxa"/>
            <w:vAlign w:val="center"/>
          </w:tcPr>
          <w:p w14:paraId="2929E6BF" w14:textId="6AEA2DA6" w:rsidR="00A70AEA" w:rsidRPr="003C24FC" w:rsidRDefault="00A70AEA" w:rsidP="005E3B7A">
            <w:pPr>
              <w:pStyle w:val="TableParagraph"/>
              <w:spacing w:before="0"/>
              <w:ind w:left="0"/>
              <w:jc w:val="center"/>
              <w:rPr>
                <w:rFonts w:ascii="Times New Roman" w:hAnsi="Times New Roman" w:cs="Times New Roman"/>
                <w:lang w:val="ru-RU"/>
              </w:rPr>
            </w:pPr>
            <w:r w:rsidRPr="003C24FC">
              <w:rPr>
                <w:rFonts w:ascii="Times New Roman" w:hAnsi="Times New Roman" w:cs="Times New Roman"/>
                <w:lang w:val="ru-RU"/>
              </w:rPr>
              <w:t>Углеродистая сталь</w:t>
            </w:r>
          </w:p>
        </w:tc>
        <w:tc>
          <w:tcPr>
            <w:tcW w:w="2815" w:type="dxa"/>
            <w:vAlign w:val="center"/>
          </w:tcPr>
          <w:p w14:paraId="4785ED87" w14:textId="77777777" w:rsidR="00EC7A40" w:rsidRPr="003C24FC" w:rsidRDefault="00EC7A40" w:rsidP="00EA6D5B">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1225°F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±25°F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(660°C</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±15°C)</w:t>
            </w:r>
          </w:p>
        </w:tc>
        <w:tc>
          <w:tcPr>
            <w:tcW w:w="3037" w:type="dxa"/>
            <w:vAlign w:val="center"/>
          </w:tcPr>
          <w:p w14:paraId="244CEB2F" w14:textId="77777777" w:rsidR="0005680D" w:rsidRPr="003C24FC" w:rsidRDefault="0005680D" w:rsidP="005E3B7A">
            <w:pPr>
              <w:pStyle w:val="TableParagraph"/>
              <w:jc w:val="center"/>
              <w:rPr>
                <w:rFonts w:ascii="Times New Roman" w:hAnsi="Times New Roman" w:cs="Times New Roman"/>
                <w:lang w:val="ru-RU"/>
              </w:rPr>
            </w:pPr>
            <w:r w:rsidRPr="003C24FC">
              <w:rPr>
                <w:rFonts w:ascii="Times New Roman" w:hAnsi="Times New Roman" w:cs="Times New Roman"/>
                <w:lang w:val="ru-RU"/>
              </w:rPr>
              <w:t>1 час на дюйм (25 мм),</w:t>
            </w:r>
          </w:p>
          <w:p w14:paraId="390D671A" w14:textId="35E726FE" w:rsidR="0005680D" w:rsidRPr="003C24FC" w:rsidRDefault="0005680D" w:rsidP="005E3B7A">
            <w:pPr>
              <w:pStyle w:val="TableParagraph"/>
              <w:spacing w:before="0"/>
              <w:ind w:left="0"/>
              <w:jc w:val="center"/>
              <w:rPr>
                <w:rFonts w:ascii="Times New Roman" w:hAnsi="Times New Roman" w:cs="Times New Roman"/>
                <w:lang w:val="ru-RU"/>
              </w:rPr>
            </w:pPr>
            <w:r w:rsidRPr="003C24FC">
              <w:rPr>
                <w:rFonts w:ascii="Times New Roman" w:hAnsi="Times New Roman" w:cs="Times New Roman"/>
                <w:lang w:val="ru-RU"/>
              </w:rPr>
              <w:t>минимум 1 час</w:t>
            </w:r>
          </w:p>
        </w:tc>
      </w:tr>
      <w:tr w:rsidR="00BC6F17" w:rsidRPr="00697636" w14:paraId="1766335A" w14:textId="77777777" w:rsidTr="00D344F0">
        <w:trPr>
          <w:trHeight w:val="462"/>
        </w:trPr>
        <w:tc>
          <w:tcPr>
            <w:tcW w:w="2501" w:type="dxa"/>
            <w:vAlign w:val="center"/>
          </w:tcPr>
          <w:p w14:paraId="1D157E45" w14:textId="564F1FC6" w:rsidR="00BC6F17" w:rsidRPr="003C24FC" w:rsidRDefault="00BC6F17" w:rsidP="00BC6F17">
            <w:pPr>
              <w:pStyle w:val="TableParagraph"/>
              <w:spacing w:before="0"/>
              <w:ind w:left="0"/>
              <w:rPr>
                <w:rFonts w:ascii="Times New Roman" w:hAnsi="Times New Roman" w:cs="Times New Roman"/>
                <w:spacing w:val="-5"/>
                <w:lang w:val="ru-RU"/>
              </w:rPr>
            </w:pPr>
            <w:r w:rsidRPr="003C24FC">
              <w:rPr>
                <w:rFonts w:ascii="Times New Roman" w:hAnsi="Times New Roman" w:cs="Times New Roman"/>
                <w:spacing w:val="-5"/>
                <w:lang w:val="ru-RU"/>
              </w:rPr>
              <w:t>Воздействие водорода высокой температуры</w:t>
            </w:r>
            <w:r w:rsidR="006D2BD8" w:rsidRPr="003C24FC">
              <w:rPr>
                <w:rFonts w:ascii="Times New Roman" w:hAnsi="Times New Roman" w:cs="Times New Roman"/>
                <w:spacing w:val="-5"/>
                <w:lang w:val="ru-RU"/>
              </w:rPr>
              <w:t xml:space="preserve"> [примечание 3]</w:t>
            </w:r>
          </w:p>
        </w:tc>
        <w:tc>
          <w:tcPr>
            <w:tcW w:w="1997" w:type="dxa"/>
            <w:vAlign w:val="center"/>
          </w:tcPr>
          <w:p w14:paraId="5C99E718" w14:textId="06E58766" w:rsidR="00BC6F17" w:rsidRPr="003C24FC" w:rsidRDefault="00BC6F17" w:rsidP="00BC6F17">
            <w:pPr>
              <w:pStyle w:val="TableParagraph"/>
              <w:spacing w:before="0"/>
              <w:ind w:left="0"/>
              <w:jc w:val="center"/>
              <w:rPr>
                <w:rFonts w:ascii="Times New Roman" w:hAnsi="Times New Roman" w:cs="Times New Roman"/>
                <w:lang w:val="ru-RU"/>
              </w:rPr>
            </w:pPr>
            <w:r w:rsidRPr="003C24FC">
              <w:rPr>
                <w:rFonts w:ascii="Times New Roman" w:hAnsi="Times New Roman" w:cs="Times New Roman"/>
                <w:lang w:val="ru-RU"/>
              </w:rPr>
              <w:t>Углеродистая сталь</w:t>
            </w:r>
          </w:p>
        </w:tc>
        <w:tc>
          <w:tcPr>
            <w:tcW w:w="2815" w:type="dxa"/>
            <w:vAlign w:val="center"/>
          </w:tcPr>
          <w:p w14:paraId="17436F3E" w14:textId="71533684" w:rsidR="00BC6F17" w:rsidRPr="003C24FC" w:rsidRDefault="00BC6F17" w:rsidP="00BC6F17">
            <w:pPr>
              <w:pStyle w:val="TableParagraph"/>
              <w:spacing w:before="0"/>
              <w:ind w:left="0"/>
              <w:jc w:val="center"/>
              <w:rPr>
                <w:rFonts w:ascii="Times New Roman" w:hAnsi="Times New Roman" w:cs="Times New Roman"/>
                <w:color w:val="333333"/>
              </w:rPr>
            </w:pPr>
            <w:r w:rsidRPr="003C24FC">
              <w:rPr>
                <w:rFonts w:ascii="Times New Roman" w:hAnsi="Times New Roman" w:cs="Times New Roman"/>
                <w:color w:val="333333"/>
              </w:rPr>
              <w:t>1175°F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±25°F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(635°C</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±15°C)</w:t>
            </w:r>
          </w:p>
        </w:tc>
        <w:tc>
          <w:tcPr>
            <w:tcW w:w="3037" w:type="dxa"/>
            <w:vAlign w:val="center"/>
          </w:tcPr>
          <w:p w14:paraId="06B9800A" w14:textId="77777777" w:rsidR="00BC6F17" w:rsidRPr="003C24FC" w:rsidRDefault="00BC6F17" w:rsidP="00BC6F17">
            <w:pPr>
              <w:pStyle w:val="TableParagraph"/>
              <w:jc w:val="center"/>
              <w:rPr>
                <w:rFonts w:ascii="Times New Roman" w:hAnsi="Times New Roman" w:cs="Times New Roman"/>
                <w:lang w:val="ru-RU"/>
              </w:rPr>
            </w:pPr>
            <w:r w:rsidRPr="003C24FC">
              <w:rPr>
                <w:rFonts w:ascii="Times New Roman" w:hAnsi="Times New Roman" w:cs="Times New Roman"/>
                <w:lang w:val="ru-RU"/>
              </w:rPr>
              <w:t>1 час на дюйм (25 мм),</w:t>
            </w:r>
          </w:p>
          <w:p w14:paraId="110F6A1A" w14:textId="1571A972" w:rsidR="00BC6F17" w:rsidRPr="003C24FC" w:rsidRDefault="00BC6F17" w:rsidP="00BC6F17">
            <w:pPr>
              <w:pStyle w:val="TableParagraph"/>
              <w:jc w:val="center"/>
              <w:rPr>
                <w:rFonts w:ascii="Times New Roman" w:hAnsi="Times New Roman" w:cs="Times New Roman"/>
                <w:lang w:val="ru-RU"/>
              </w:rPr>
            </w:pPr>
            <w:r w:rsidRPr="003C24FC">
              <w:rPr>
                <w:rFonts w:ascii="Times New Roman" w:hAnsi="Times New Roman" w:cs="Times New Roman"/>
                <w:lang w:val="ru-RU"/>
              </w:rPr>
              <w:t>минимум 1 час</w:t>
            </w:r>
          </w:p>
        </w:tc>
      </w:tr>
      <w:tr w:rsidR="00BC6F17" w:rsidRPr="00697636" w14:paraId="430AC5DF" w14:textId="77777777" w:rsidTr="00D344F0">
        <w:trPr>
          <w:trHeight w:val="525"/>
        </w:trPr>
        <w:tc>
          <w:tcPr>
            <w:tcW w:w="2501" w:type="dxa"/>
            <w:vAlign w:val="center"/>
          </w:tcPr>
          <w:p w14:paraId="75D3074B" w14:textId="4BE53100" w:rsidR="00BC6F17" w:rsidRPr="003C24FC" w:rsidRDefault="00BC6F17" w:rsidP="00BC6F17">
            <w:pPr>
              <w:pStyle w:val="TableParagraph"/>
              <w:spacing w:before="0"/>
              <w:ind w:left="0"/>
              <w:rPr>
                <w:rFonts w:ascii="Times New Roman" w:hAnsi="Times New Roman" w:cs="Times New Roman"/>
              </w:rPr>
            </w:pPr>
            <w:r w:rsidRPr="003C24FC">
              <w:rPr>
                <w:lang w:val="ru-RU"/>
              </w:rPr>
              <w:t xml:space="preserve"> </w:t>
            </w:r>
            <w:r w:rsidRPr="003C24FC">
              <w:rPr>
                <w:rFonts w:ascii="Times New Roman" w:hAnsi="Times New Roman" w:cs="Times New Roman"/>
                <w:spacing w:val="-2"/>
              </w:rPr>
              <w:t>Влажный H</w:t>
            </w:r>
            <w:r w:rsidRPr="00A05D67">
              <w:rPr>
                <w:rFonts w:ascii="Times New Roman" w:hAnsi="Times New Roman" w:cs="Times New Roman"/>
                <w:spacing w:val="-2"/>
                <w:vertAlign w:val="subscript"/>
              </w:rPr>
              <w:t>2</w:t>
            </w:r>
            <w:r w:rsidRPr="003C24FC">
              <w:rPr>
                <w:rFonts w:ascii="Times New Roman" w:hAnsi="Times New Roman" w:cs="Times New Roman"/>
                <w:spacing w:val="-2"/>
              </w:rPr>
              <w:t>S/сульфид [</w:t>
            </w:r>
            <w:r w:rsidRPr="003C24FC">
              <w:rPr>
                <w:rFonts w:ascii="Times New Roman" w:hAnsi="Times New Roman" w:cs="Times New Roman"/>
                <w:spacing w:val="-2"/>
                <w:lang w:val="ru-RU"/>
              </w:rPr>
              <w:t>п</w:t>
            </w:r>
            <w:r w:rsidRPr="003C24FC">
              <w:rPr>
                <w:rFonts w:ascii="Times New Roman" w:hAnsi="Times New Roman" w:cs="Times New Roman"/>
                <w:spacing w:val="-2"/>
              </w:rPr>
              <w:t>римечание 1]</w:t>
            </w:r>
          </w:p>
        </w:tc>
        <w:tc>
          <w:tcPr>
            <w:tcW w:w="1997" w:type="dxa"/>
            <w:vAlign w:val="center"/>
          </w:tcPr>
          <w:p w14:paraId="3BCBB7D1" w14:textId="41948E20" w:rsidR="00BC6F17" w:rsidRPr="003C24FC" w:rsidRDefault="00BC6F17" w:rsidP="00BC6F17">
            <w:pPr>
              <w:pStyle w:val="TableParagraph"/>
              <w:spacing w:before="0"/>
              <w:ind w:left="0"/>
              <w:jc w:val="center"/>
              <w:rPr>
                <w:rFonts w:ascii="Times New Roman" w:hAnsi="Times New Roman" w:cs="Times New Roman"/>
                <w:lang w:val="ru-RU"/>
              </w:rPr>
            </w:pPr>
            <w:r w:rsidRPr="003C24FC">
              <w:rPr>
                <w:rFonts w:ascii="Times New Roman" w:hAnsi="Times New Roman" w:cs="Times New Roman"/>
                <w:lang w:val="ru-RU"/>
              </w:rPr>
              <w:t>Углеродистая сталь</w:t>
            </w:r>
          </w:p>
        </w:tc>
        <w:tc>
          <w:tcPr>
            <w:tcW w:w="2815" w:type="dxa"/>
            <w:vAlign w:val="center"/>
          </w:tcPr>
          <w:p w14:paraId="1157923D" w14:textId="77777777" w:rsidR="00BC6F17" w:rsidRPr="003C24FC" w:rsidRDefault="00BC6F17" w:rsidP="00BC6F17">
            <w:pPr>
              <w:pStyle w:val="TableParagraph"/>
              <w:spacing w:before="0"/>
              <w:ind w:left="0"/>
              <w:jc w:val="center"/>
              <w:rPr>
                <w:rFonts w:ascii="Times New Roman" w:hAnsi="Times New Roman" w:cs="Times New Roman"/>
              </w:rPr>
            </w:pPr>
            <w:r w:rsidRPr="003C24FC">
              <w:rPr>
                <w:rFonts w:ascii="Times New Roman" w:hAnsi="Times New Roman" w:cs="Times New Roman"/>
                <w:color w:val="333333"/>
              </w:rPr>
              <w:t>1175°F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±25°F</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rPr>
              <w:t>(635°C</w:t>
            </w:r>
            <w:r w:rsidRPr="003C24FC">
              <w:rPr>
                <w:rFonts w:ascii="Times New Roman" w:hAnsi="Times New Roman" w:cs="Times New Roman"/>
                <w:color w:val="333333"/>
                <w:spacing w:val="7"/>
              </w:rPr>
              <w:t xml:space="preserve"> </w:t>
            </w:r>
            <w:r w:rsidRPr="003C24FC">
              <w:rPr>
                <w:rFonts w:ascii="Times New Roman" w:hAnsi="Times New Roman" w:cs="Times New Roman"/>
                <w:color w:val="333333"/>
                <w:spacing w:val="-2"/>
              </w:rPr>
              <w:t>±15°C)</w:t>
            </w:r>
          </w:p>
        </w:tc>
        <w:tc>
          <w:tcPr>
            <w:tcW w:w="3037" w:type="dxa"/>
            <w:vAlign w:val="center"/>
          </w:tcPr>
          <w:p w14:paraId="6DD6801D" w14:textId="77777777" w:rsidR="00BC6F17" w:rsidRPr="003C24FC" w:rsidRDefault="00BC6F17" w:rsidP="00BC6F17">
            <w:pPr>
              <w:pStyle w:val="TableParagraph"/>
              <w:jc w:val="center"/>
              <w:rPr>
                <w:rFonts w:ascii="Times New Roman" w:hAnsi="Times New Roman" w:cs="Times New Roman"/>
                <w:lang w:val="ru-RU"/>
              </w:rPr>
            </w:pPr>
            <w:r w:rsidRPr="003C24FC">
              <w:rPr>
                <w:rFonts w:ascii="Times New Roman" w:hAnsi="Times New Roman" w:cs="Times New Roman"/>
                <w:lang w:val="ru-RU"/>
              </w:rPr>
              <w:t>1 час на дюйм (25 мм),</w:t>
            </w:r>
          </w:p>
          <w:p w14:paraId="62A3DAB9" w14:textId="58FDC15C" w:rsidR="00BC6F17" w:rsidRPr="003C24FC" w:rsidRDefault="00BC6F17" w:rsidP="00BC6F17">
            <w:pPr>
              <w:pStyle w:val="TableParagraph"/>
              <w:spacing w:before="0"/>
              <w:ind w:left="0"/>
              <w:jc w:val="center"/>
              <w:rPr>
                <w:rFonts w:ascii="Times New Roman" w:hAnsi="Times New Roman" w:cs="Times New Roman"/>
                <w:lang w:val="ru-RU"/>
              </w:rPr>
            </w:pPr>
            <w:r w:rsidRPr="003C24FC">
              <w:rPr>
                <w:rFonts w:ascii="Times New Roman" w:hAnsi="Times New Roman" w:cs="Times New Roman"/>
                <w:lang w:val="ru-RU"/>
              </w:rPr>
              <w:t>минимум 1 час</w:t>
            </w:r>
          </w:p>
        </w:tc>
      </w:tr>
      <w:tr w:rsidR="00BC6F17" w:rsidRPr="0049455C" w14:paraId="465574C4" w14:textId="77777777" w:rsidTr="00D344F0">
        <w:trPr>
          <w:trHeight w:val="516"/>
        </w:trPr>
        <w:tc>
          <w:tcPr>
            <w:tcW w:w="10350" w:type="dxa"/>
            <w:gridSpan w:val="4"/>
          </w:tcPr>
          <w:p w14:paraId="2EB9F330" w14:textId="0FEB86BF" w:rsidR="00BC6F17" w:rsidRPr="003C24FC" w:rsidRDefault="00BC6F17" w:rsidP="00BC6F17">
            <w:pPr>
              <w:pStyle w:val="TableParagraph"/>
              <w:ind w:left="0"/>
              <w:rPr>
                <w:rFonts w:ascii="Times New Roman" w:hAnsi="Times New Roman" w:cs="Times New Roman"/>
                <w:b/>
                <w:bCs/>
                <w:i/>
                <w:lang w:val="ru-RU"/>
              </w:rPr>
            </w:pPr>
            <w:r w:rsidRPr="003C24FC">
              <w:rPr>
                <w:rFonts w:ascii="Times New Roman" w:hAnsi="Times New Roman" w:cs="Times New Roman"/>
                <w:b/>
                <w:bCs/>
                <w:i/>
                <w:lang w:val="ru-RU"/>
              </w:rPr>
              <w:t>Примечания:</w:t>
            </w:r>
          </w:p>
          <w:p w14:paraId="2EB34F6E" w14:textId="66D169AA" w:rsidR="00BC6F17" w:rsidRPr="003C24FC" w:rsidRDefault="00BC6F17" w:rsidP="00BC6F17">
            <w:pPr>
              <w:pStyle w:val="TableParagraph"/>
              <w:ind w:left="0"/>
              <w:rPr>
                <w:rFonts w:ascii="Times New Roman" w:hAnsi="Times New Roman" w:cs="Times New Roman"/>
                <w:i/>
                <w:lang w:val="ru-RU"/>
              </w:rPr>
            </w:pPr>
            <w:r w:rsidRPr="003C24FC">
              <w:rPr>
                <w:rFonts w:ascii="Times New Roman" w:hAnsi="Times New Roman" w:cs="Times New Roman"/>
                <w:i/>
                <w:lang w:val="ru-RU"/>
              </w:rPr>
              <w:t>1.  NACE MR0175 предоставляет рекомендации по снижению риска растрескивания от влажной среды H</w:t>
            </w:r>
            <w:r w:rsidRPr="00A05D67">
              <w:rPr>
                <w:rFonts w:ascii="Times New Roman" w:hAnsi="Times New Roman" w:cs="Times New Roman"/>
                <w:i/>
                <w:vertAlign w:val="subscript"/>
                <w:lang w:val="ru-RU"/>
              </w:rPr>
              <w:t>2</w:t>
            </w:r>
            <w:r w:rsidRPr="003C24FC">
              <w:rPr>
                <w:rFonts w:ascii="Times New Roman" w:hAnsi="Times New Roman" w:cs="Times New Roman"/>
                <w:i/>
                <w:lang w:val="ru-RU"/>
              </w:rPr>
              <w:t>S (кислой) в оборудовании, расположенном выше по потоку.</w:t>
            </w:r>
          </w:p>
          <w:p w14:paraId="7F266747" w14:textId="64D4CC88" w:rsidR="00BC6F17" w:rsidRPr="003C24FC" w:rsidRDefault="00BC6F17" w:rsidP="00BC6F17">
            <w:pPr>
              <w:pStyle w:val="TableParagraph"/>
              <w:ind w:left="0"/>
              <w:rPr>
                <w:rFonts w:ascii="Times New Roman" w:hAnsi="Times New Roman" w:cs="Times New Roman"/>
                <w:i/>
                <w:lang w:val="ru-RU"/>
              </w:rPr>
            </w:pPr>
            <w:r w:rsidRPr="003C24FC">
              <w:rPr>
                <w:rFonts w:ascii="Times New Roman" w:hAnsi="Times New Roman" w:cs="Times New Roman"/>
                <w:i/>
                <w:lang w:val="ru-RU"/>
              </w:rPr>
              <w:t>2.  Дополнительные требования к проведению PWHT независимо от температуры и концентрации:</w:t>
            </w:r>
          </w:p>
          <w:p w14:paraId="5CB51697" w14:textId="239232D5" w:rsidR="00BC6F17" w:rsidRPr="003C24FC" w:rsidRDefault="00BC6F17" w:rsidP="00BC6F17">
            <w:pPr>
              <w:pStyle w:val="TableParagraph"/>
              <w:rPr>
                <w:rFonts w:ascii="Times New Roman" w:hAnsi="Times New Roman" w:cs="Times New Roman"/>
                <w:i/>
                <w:lang w:val="ru-RU"/>
              </w:rPr>
            </w:pPr>
            <w:r w:rsidRPr="003C24FC">
              <w:rPr>
                <w:rFonts w:ascii="Times New Roman" w:hAnsi="Times New Roman" w:cs="Times New Roman"/>
                <w:i/>
                <w:lang w:val="ru-RU"/>
              </w:rPr>
              <w:t>PWHT является обязательным для новых трубопроводов из углеродистой стали, подверженных потенциальному каустическому риску, независимо от рабочей температуры, концентрации каустика или уставок обогрева. (PIM-SU-5112-TCO Раздел 6.1 пункт 30)</w:t>
            </w:r>
          </w:p>
          <w:p w14:paraId="7F5513A3" w14:textId="4BAE2D71" w:rsidR="00BC6F17" w:rsidRPr="003C24FC" w:rsidRDefault="00BC6F17" w:rsidP="00BC6F17">
            <w:pPr>
              <w:pStyle w:val="TableParagraph"/>
              <w:ind w:left="0"/>
              <w:rPr>
                <w:rFonts w:ascii="Times New Roman" w:hAnsi="Times New Roman" w:cs="Times New Roman"/>
                <w:i/>
                <w:lang w:val="ru-RU"/>
              </w:rPr>
            </w:pPr>
            <w:r w:rsidRPr="003C24FC">
              <w:rPr>
                <w:rFonts w:ascii="Times New Roman" w:hAnsi="Times New Roman" w:cs="Times New Roman"/>
                <w:i/>
                <w:lang w:val="ru-RU"/>
              </w:rPr>
              <w:t xml:space="preserve"> Трубопроводы с паровым обогревом или трубопроводы с электрическим обогревом должны быть </w:t>
            </w:r>
            <w:r w:rsidRPr="003C24FC">
              <w:rPr>
                <w:rFonts w:ascii="Times New Roman" w:hAnsi="Times New Roman" w:cs="Times New Roman"/>
                <w:i/>
              </w:rPr>
              <w:t>c</w:t>
            </w:r>
            <w:r w:rsidRPr="003C24FC">
              <w:rPr>
                <w:rFonts w:ascii="Times New Roman" w:hAnsi="Times New Roman" w:cs="Times New Roman"/>
                <w:i/>
                <w:lang w:val="ru-RU"/>
              </w:rPr>
              <w:t xml:space="preserve"> PWHT.</w:t>
            </w:r>
          </w:p>
          <w:p w14:paraId="7DDF565D" w14:textId="741229C1" w:rsidR="00BC6F17" w:rsidRPr="003C24FC" w:rsidRDefault="00BC6F17" w:rsidP="00BC6F17">
            <w:pPr>
              <w:pStyle w:val="TableParagraph"/>
              <w:ind w:left="0"/>
              <w:rPr>
                <w:rFonts w:ascii="Times New Roman" w:hAnsi="Times New Roman" w:cs="Times New Roman"/>
                <w:i/>
                <w:lang w:val="ru-RU"/>
              </w:rPr>
            </w:pPr>
            <w:r w:rsidRPr="003C24FC">
              <w:rPr>
                <w:rFonts w:ascii="Times New Roman" w:hAnsi="Times New Roman" w:cs="Times New Roman"/>
                <w:i/>
                <w:lang w:val="ru-RU"/>
              </w:rPr>
              <w:t xml:space="preserve"> Трубопроводы, подвергающиеся воздействию пара, должны быть изготовлены </w:t>
            </w:r>
            <w:r w:rsidRPr="003C24FC">
              <w:rPr>
                <w:rFonts w:ascii="Times New Roman" w:hAnsi="Times New Roman" w:cs="Times New Roman"/>
                <w:i/>
              </w:rPr>
              <w:t>c</w:t>
            </w:r>
            <w:r w:rsidRPr="003C24FC">
              <w:rPr>
                <w:rFonts w:ascii="Times New Roman" w:hAnsi="Times New Roman" w:cs="Times New Roman"/>
                <w:i/>
                <w:lang w:val="ru-RU"/>
              </w:rPr>
              <w:t xml:space="preserve"> PWHT.</w:t>
            </w:r>
          </w:p>
          <w:p w14:paraId="5B19669B" w14:textId="77777777" w:rsidR="00BC6F17" w:rsidRPr="003C24FC" w:rsidRDefault="00BC6F17" w:rsidP="00BC6F17">
            <w:pPr>
              <w:pStyle w:val="TableParagraph"/>
              <w:spacing w:before="0"/>
              <w:ind w:left="0"/>
              <w:rPr>
                <w:rFonts w:ascii="Times New Roman" w:hAnsi="Times New Roman" w:cs="Times New Roman"/>
                <w:i/>
                <w:lang w:val="ru-RU"/>
              </w:rPr>
            </w:pPr>
            <w:r w:rsidRPr="003C24FC">
              <w:rPr>
                <w:rFonts w:ascii="Times New Roman" w:hAnsi="Times New Roman" w:cs="Times New Roman"/>
                <w:i/>
                <w:lang w:val="ru-RU"/>
              </w:rPr>
              <w:t xml:space="preserve"> Отработанный каустик всех концентраций должен быть </w:t>
            </w:r>
            <w:r w:rsidRPr="003C24FC">
              <w:rPr>
                <w:rFonts w:ascii="Times New Roman" w:hAnsi="Times New Roman" w:cs="Times New Roman"/>
                <w:i/>
              </w:rPr>
              <w:t>c</w:t>
            </w:r>
            <w:r w:rsidRPr="003C24FC">
              <w:rPr>
                <w:rFonts w:ascii="Times New Roman" w:hAnsi="Times New Roman" w:cs="Times New Roman"/>
                <w:i/>
                <w:lang w:val="ru-RU"/>
              </w:rPr>
              <w:t xml:space="preserve"> PWHT.</w:t>
            </w:r>
          </w:p>
          <w:p w14:paraId="2F3CB0C0" w14:textId="62717546" w:rsidR="00BC6F17" w:rsidRPr="003C24FC" w:rsidRDefault="00BC6F17" w:rsidP="00BC6F17">
            <w:pPr>
              <w:pStyle w:val="TableParagraph"/>
              <w:spacing w:before="0"/>
              <w:ind w:left="0"/>
              <w:rPr>
                <w:rFonts w:ascii="Times New Roman" w:hAnsi="Times New Roman" w:cs="Times New Roman"/>
                <w:i/>
              </w:rPr>
            </w:pPr>
            <w:r w:rsidRPr="003C24FC">
              <w:rPr>
                <w:rFonts w:ascii="Times New Roman" w:hAnsi="Times New Roman" w:cs="Times New Roman"/>
                <w:i/>
              </w:rPr>
              <w:t>3.Не применим в ТШО.</w:t>
            </w:r>
          </w:p>
        </w:tc>
      </w:tr>
    </w:tbl>
    <w:p w14:paraId="00A5374C" w14:textId="02D00D38" w:rsidR="00EC7A40" w:rsidRPr="00B96F0F" w:rsidRDefault="00EC7A40" w:rsidP="00163AC6">
      <w:pPr>
        <w:numPr>
          <w:ilvl w:val="1"/>
          <w:numId w:val="49"/>
        </w:numPr>
        <w:spacing w:before="120" w:after="120"/>
        <w:ind w:left="1134" w:hanging="425"/>
        <w:rPr>
          <w:lang w:val="ru-RU"/>
        </w:rPr>
      </w:pPr>
      <w:r w:rsidRPr="00B96F0F">
        <w:rPr>
          <w:b/>
          <w:lang w:val="ru-RU"/>
        </w:rPr>
        <w:t xml:space="preserve">- </w:t>
      </w:r>
      <w:r w:rsidR="005077ED" w:rsidRPr="00B96F0F">
        <w:rPr>
          <w:color w:val="333333"/>
          <w:lang w:val="ru-RU"/>
        </w:rPr>
        <w:t>Если для применения требуются испытания на ударную вязкость (удары), должны применяться дополнительные</w:t>
      </w:r>
      <w:r w:rsidR="00B96F0F">
        <w:rPr>
          <w:lang w:val="ru-RU"/>
        </w:rPr>
        <w:t xml:space="preserve"> </w:t>
      </w:r>
      <w:r w:rsidR="005077ED" w:rsidRPr="00B96F0F">
        <w:rPr>
          <w:color w:val="333333"/>
          <w:lang w:val="ru-RU"/>
        </w:rPr>
        <w:t xml:space="preserve">существенные переменные согласно </w:t>
      </w:r>
      <w:r w:rsidR="005077ED" w:rsidRPr="00B96F0F">
        <w:rPr>
          <w:color w:val="333333"/>
        </w:rPr>
        <w:t>BPV</w:t>
      </w:r>
      <w:r w:rsidR="00731D82" w:rsidRPr="00B96F0F">
        <w:rPr>
          <w:color w:val="333333"/>
          <w:lang w:val="ru-RU"/>
        </w:rPr>
        <w:t>С</w:t>
      </w:r>
      <w:r w:rsidR="005077ED" w:rsidRPr="00B96F0F">
        <w:rPr>
          <w:color w:val="333333"/>
          <w:lang w:val="ru-RU"/>
        </w:rPr>
        <w:t xml:space="preserve"> </w:t>
      </w:r>
      <w:r w:rsidR="005077ED" w:rsidRPr="00B96F0F">
        <w:rPr>
          <w:color w:val="333333"/>
        </w:rPr>
        <w:t>ASME</w:t>
      </w:r>
      <w:r w:rsidR="005077ED" w:rsidRPr="00B96F0F">
        <w:rPr>
          <w:color w:val="333333"/>
          <w:lang w:val="ru-RU"/>
        </w:rPr>
        <w:t xml:space="preserve"> </w:t>
      </w:r>
      <w:r w:rsidR="005077ED" w:rsidRPr="00B96F0F">
        <w:rPr>
          <w:color w:val="333333"/>
        </w:rPr>
        <w:t>IX</w:t>
      </w:r>
      <w:r w:rsidR="005077ED" w:rsidRPr="00B96F0F">
        <w:rPr>
          <w:color w:val="333333"/>
          <w:lang w:val="ru-RU"/>
        </w:rPr>
        <w:t>. Дополнительная(</w:t>
      </w:r>
      <w:r w:rsidR="00086BE5" w:rsidRPr="00B96F0F">
        <w:rPr>
          <w:color w:val="333333"/>
          <w:lang w:val="ru-RU"/>
        </w:rPr>
        <w:t>ы</w:t>
      </w:r>
      <w:r w:rsidR="005077ED" w:rsidRPr="00B96F0F">
        <w:rPr>
          <w:color w:val="333333"/>
          <w:lang w:val="ru-RU"/>
        </w:rPr>
        <w:t xml:space="preserve">е) </w:t>
      </w:r>
      <w:r w:rsidR="00A32A60" w:rsidRPr="00B96F0F">
        <w:rPr>
          <w:color w:val="333333"/>
          <w:lang w:val="ru-RU"/>
        </w:rPr>
        <w:t>протокол</w:t>
      </w:r>
      <w:r w:rsidR="005077ED" w:rsidRPr="00B96F0F">
        <w:rPr>
          <w:color w:val="333333"/>
          <w:lang w:val="ru-RU"/>
        </w:rPr>
        <w:t>(</w:t>
      </w:r>
      <w:r w:rsidR="00A32A60" w:rsidRPr="00B96F0F">
        <w:rPr>
          <w:color w:val="333333"/>
          <w:lang w:val="ru-RU"/>
        </w:rPr>
        <w:t>ы</w:t>
      </w:r>
      <w:r w:rsidR="005077ED" w:rsidRPr="00B96F0F">
        <w:rPr>
          <w:color w:val="333333"/>
          <w:lang w:val="ru-RU"/>
        </w:rPr>
        <w:t xml:space="preserve">) </w:t>
      </w:r>
      <w:r w:rsidR="00A32A60" w:rsidRPr="00B96F0F">
        <w:rPr>
          <w:color w:val="333333"/>
          <w:lang w:val="ru-RU"/>
        </w:rPr>
        <w:t>аттестации</w:t>
      </w:r>
      <w:r w:rsidR="005077ED" w:rsidRPr="00B96F0F">
        <w:rPr>
          <w:color w:val="333333"/>
          <w:lang w:val="ru-RU"/>
        </w:rPr>
        <w:t xml:space="preserve"> процедуры (</w:t>
      </w:r>
      <w:r w:rsidR="005077ED" w:rsidRPr="00B96F0F">
        <w:rPr>
          <w:color w:val="333333"/>
        </w:rPr>
        <w:t>PQR</w:t>
      </w:r>
      <w:r w:rsidR="005077ED" w:rsidRPr="00B96F0F">
        <w:rPr>
          <w:color w:val="333333"/>
          <w:lang w:val="ru-RU"/>
        </w:rPr>
        <w:t>)должн</w:t>
      </w:r>
      <w:r w:rsidR="00320D55" w:rsidRPr="00B96F0F">
        <w:rPr>
          <w:color w:val="333333"/>
          <w:lang w:val="ru-RU"/>
        </w:rPr>
        <w:t>ы</w:t>
      </w:r>
      <w:r w:rsidR="005077ED" w:rsidRPr="00B96F0F">
        <w:rPr>
          <w:color w:val="333333"/>
          <w:lang w:val="ru-RU"/>
        </w:rPr>
        <w:t xml:space="preserve"> быть отдельно аттестован</w:t>
      </w:r>
      <w:r w:rsidR="002803A9" w:rsidRPr="00B96F0F">
        <w:rPr>
          <w:color w:val="333333"/>
          <w:lang w:val="ru-RU"/>
        </w:rPr>
        <w:t>ы</w:t>
      </w:r>
      <w:r w:rsidR="005077ED" w:rsidRPr="00B96F0F">
        <w:rPr>
          <w:color w:val="333333"/>
          <w:lang w:val="ru-RU"/>
        </w:rPr>
        <w:t xml:space="preserve"> с указанием общего времени </w:t>
      </w:r>
      <w:r w:rsidR="002803A9" w:rsidRPr="00B96F0F">
        <w:rPr>
          <w:color w:val="333333"/>
          <w:lang w:val="ru-RU"/>
        </w:rPr>
        <w:t>после сварочной термообработки</w:t>
      </w:r>
      <w:r w:rsidR="005077ED" w:rsidRPr="00B96F0F">
        <w:rPr>
          <w:color w:val="333333"/>
          <w:lang w:val="ru-RU"/>
        </w:rPr>
        <w:t xml:space="preserve"> (</w:t>
      </w:r>
      <w:r w:rsidR="005077ED" w:rsidRPr="00B96F0F">
        <w:rPr>
          <w:color w:val="333333"/>
        </w:rPr>
        <w:t>PWHT</w:t>
      </w:r>
      <w:r w:rsidR="005077ED" w:rsidRPr="00B96F0F">
        <w:rPr>
          <w:color w:val="333333"/>
          <w:lang w:val="ru-RU"/>
        </w:rPr>
        <w:t>) при температуре (выдержки)</w:t>
      </w:r>
      <w:r w:rsidR="008F3768" w:rsidRPr="00B96F0F">
        <w:rPr>
          <w:color w:val="333333"/>
          <w:lang w:val="ru-RU"/>
        </w:rPr>
        <w:t>,</w:t>
      </w:r>
      <w:r w:rsidR="005077ED" w:rsidRPr="00B96F0F">
        <w:rPr>
          <w:color w:val="333333"/>
          <w:lang w:val="ru-RU"/>
        </w:rPr>
        <w:t xml:space="preserve"> в три раза превышающей</w:t>
      </w:r>
      <w:r w:rsidR="00FD71A5" w:rsidRPr="00B96F0F">
        <w:rPr>
          <w:color w:val="333333"/>
          <w:lang w:val="ru-RU"/>
        </w:rPr>
        <w:t xml:space="preserve"> </w:t>
      </w:r>
      <w:r w:rsidR="005077ED" w:rsidRPr="00B96F0F">
        <w:rPr>
          <w:color w:val="333333"/>
          <w:lang w:val="ru-RU"/>
        </w:rPr>
        <w:t>норм</w:t>
      </w:r>
      <w:r w:rsidR="00FD71A5" w:rsidRPr="00B96F0F">
        <w:rPr>
          <w:color w:val="333333"/>
          <w:lang w:val="ru-RU"/>
        </w:rPr>
        <w:t>ы минимального значения</w:t>
      </w:r>
      <w:r w:rsidR="005077ED" w:rsidRPr="00B96F0F">
        <w:rPr>
          <w:color w:val="333333"/>
          <w:lang w:val="ru-RU"/>
        </w:rPr>
        <w:t xml:space="preserve">, </w:t>
      </w:r>
      <w:r w:rsidR="00DF0AB2" w:rsidRPr="00B96F0F">
        <w:rPr>
          <w:color w:val="333333"/>
          <w:lang w:val="ru-RU"/>
        </w:rPr>
        <w:t>для</w:t>
      </w:r>
      <w:r w:rsidR="00B123B8" w:rsidRPr="00B96F0F">
        <w:rPr>
          <w:color w:val="333333"/>
          <w:lang w:val="ru-RU"/>
        </w:rPr>
        <w:t xml:space="preserve"> </w:t>
      </w:r>
      <w:r w:rsidR="00672067" w:rsidRPr="00B96F0F">
        <w:rPr>
          <w:color w:val="333333"/>
          <w:lang w:val="ru-RU"/>
        </w:rPr>
        <w:t>тре</w:t>
      </w:r>
      <w:r w:rsidR="00E92C6C" w:rsidRPr="00B96F0F">
        <w:rPr>
          <w:color w:val="333333"/>
          <w:lang w:val="ru-RU"/>
        </w:rPr>
        <w:t>буем</w:t>
      </w:r>
      <w:r w:rsidR="00B123B8" w:rsidRPr="00B96F0F">
        <w:rPr>
          <w:color w:val="333333"/>
          <w:lang w:val="ru-RU"/>
        </w:rPr>
        <w:t>ой</w:t>
      </w:r>
      <w:r w:rsidR="005077ED" w:rsidRPr="00B96F0F">
        <w:rPr>
          <w:color w:val="333333"/>
          <w:lang w:val="ru-RU"/>
        </w:rPr>
        <w:t xml:space="preserve"> толщины, </w:t>
      </w:r>
      <w:r w:rsidR="00617BC1" w:rsidRPr="00B96F0F">
        <w:rPr>
          <w:color w:val="333333"/>
          <w:lang w:val="ru-RU"/>
        </w:rPr>
        <w:t>при</w:t>
      </w:r>
      <w:r w:rsidR="00B96F0F">
        <w:rPr>
          <w:lang w:val="ru-RU"/>
        </w:rPr>
        <w:t xml:space="preserve"> </w:t>
      </w:r>
      <w:r w:rsidR="00CD5013" w:rsidRPr="00B96F0F">
        <w:rPr>
          <w:color w:val="333333"/>
          <w:lang w:val="ru-RU"/>
        </w:rPr>
        <w:t>аттестации</w:t>
      </w:r>
      <w:r w:rsidR="005077ED" w:rsidRPr="00B96F0F">
        <w:rPr>
          <w:color w:val="333333"/>
          <w:lang w:val="ru-RU"/>
        </w:rPr>
        <w:t xml:space="preserve"> </w:t>
      </w:r>
      <w:r w:rsidR="007878ED" w:rsidRPr="00B96F0F">
        <w:rPr>
          <w:color w:val="333333"/>
          <w:lang w:val="ru-RU"/>
        </w:rPr>
        <w:t>сварочной процедуры</w:t>
      </w:r>
      <w:r w:rsidR="005077ED" w:rsidRPr="00B96F0F">
        <w:rPr>
          <w:color w:val="333333"/>
          <w:lang w:val="ru-RU"/>
        </w:rPr>
        <w:t xml:space="preserve"> для ремонтной сварки и возможн</w:t>
      </w:r>
      <w:r w:rsidR="001C085E" w:rsidRPr="00B96F0F">
        <w:rPr>
          <w:color w:val="333333"/>
          <w:lang w:val="ru-RU"/>
        </w:rPr>
        <w:t>ых</w:t>
      </w:r>
      <w:r w:rsidR="005077ED" w:rsidRPr="00B96F0F">
        <w:rPr>
          <w:color w:val="333333"/>
          <w:lang w:val="ru-RU"/>
        </w:rPr>
        <w:t xml:space="preserve"> дальнейш</w:t>
      </w:r>
      <w:r w:rsidR="00A06196" w:rsidRPr="00B96F0F">
        <w:rPr>
          <w:color w:val="333333"/>
          <w:lang w:val="ru-RU"/>
        </w:rPr>
        <w:t>их</w:t>
      </w:r>
      <w:r w:rsidR="005077ED" w:rsidRPr="00B96F0F">
        <w:rPr>
          <w:color w:val="333333"/>
          <w:lang w:val="ru-RU"/>
        </w:rPr>
        <w:t xml:space="preserve"> </w:t>
      </w:r>
      <w:r w:rsidR="002D67C2" w:rsidRPr="00B96F0F">
        <w:rPr>
          <w:color w:val="333333"/>
          <w:lang w:val="ru-RU"/>
        </w:rPr>
        <w:t>термических обра</w:t>
      </w:r>
      <w:r w:rsidR="00604DC3" w:rsidRPr="00B96F0F">
        <w:rPr>
          <w:color w:val="333333"/>
          <w:lang w:val="ru-RU"/>
        </w:rPr>
        <w:t>боток</w:t>
      </w:r>
      <w:r w:rsidR="005077ED" w:rsidRPr="00B96F0F">
        <w:rPr>
          <w:color w:val="333333"/>
          <w:lang w:val="ru-RU"/>
        </w:rPr>
        <w:t>.</w:t>
      </w:r>
    </w:p>
    <w:p w14:paraId="08D8BB54" w14:textId="7D5940AF" w:rsidR="00EC7A40" w:rsidRPr="00B96F0F" w:rsidRDefault="00EC7A40" w:rsidP="00163AC6">
      <w:pPr>
        <w:numPr>
          <w:ilvl w:val="1"/>
          <w:numId w:val="49"/>
        </w:numPr>
        <w:tabs>
          <w:tab w:val="left" w:pos="605"/>
        </w:tabs>
        <w:spacing w:before="120" w:after="120"/>
        <w:ind w:left="1134" w:hanging="425"/>
        <w:rPr>
          <w:lang w:val="ru-RU"/>
        </w:rPr>
      </w:pPr>
      <w:r w:rsidRPr="00B96F0F">
        <w:rPr>
          <w:b/>
          <w:lang w:val="ru-RU"/>
        </w:rPr>
        <w:t xml:space="preserve">- </w:t>
      </w:r>
      <w:r w:rsidR="008604FA" w:rsidRPr="00B96F0F">
        <w:rPr>
          <w:lang w:val="ru-RU"/>
        </w:rPr>
        <w:t xml:space="preserve">Таблица 4 должна использоваться для определения номеров классификации </w:t>
      </w:r>
      <w:r w:rsidR="00C048C7" w:rsidRPr="00B96F0F">
        <w:rPr>
          <w:lang w:val="ru-RU"/>
        </w:rPr>
        <w:t>а</w:t>
      </w:r>
      <w:r w:rsidR="008604FA" w:rsidRPr="00B96F0F">
        <w:rPr>
          <w:lang w:val="ru-RU"/>
        </w:rPr>
        <w:t>мериканского общества сварки</w:t>
      </w:r>
      <w:r w:rsidR="00B96F0F">
        <w:rPr>
          <w:lang w:val="ru-RU"/>
        </w:rPr>
        <w:t xml:space="preserve"> </w:t>
      </w:r>
      <w:r w:rsidR="008604FA" w:rsidRPr="00B96F0F">
        <w:rPr>
          <w:lang w:val="ru-RU"/>
        </w:rPr>
        <w:t>(</w:t>
      </w:r>
      <w:r w:rsidR="008604FA" w:rsidRPr="00B96F0F">
        <w:t>AWS</w:t>
      </w:r>
      <w:r w:rsidR="008604FA" w:rsidRPr="00B96F0F">
        <w:rPr>
          <w:lang w:val="ru-RU"/>
        </w:rPr>
        <w:t>) и единой системы нумерации (</w:t>
      </w:r>
      <w:r w:rsidR="008604FA" w:rsidRPr="00B96F0F">
        <w:t>UNS</w:t>
      </w:r>
      <w:r w:rsidR="008604FA" w:rsidRPr="00B96F0F">
        <w:rPr>
          <w:lang w:val="ru-RU"/>
        </w:rPr>
        <w:t>) для расходных материалов из углеродистой стали.</w:t>
      </w:r>
    </w:p>
    <w:p w14:paraId="7D972A3A" w14:textId="35E3ADA8" w:rsidR="00EC7A40" w:rsidRPr="00B96F0F" w:rsidRDefault="006222EB" w:rsidP="00163AC6">
      <w:pPr>
        <w:spacing w:before="120" w:after="240"/>
        <w:ind w:left="709"/>
        <w:rPr>
          <w:b/>
          <w:lang w:val="ru-RU"/>
        </w:rPr>
      </w:pPr>
      <w:r w:rsidRPr="00B96F0F">
        <w:rPr>
          <w:b/>
          <w:spacing w:val="-4"/>
          <w:lang w:val="ru-RU"/>
        </w:rPr>
        <w:t>Таблица 4: Сварочные материалы для углеродистой стали (</w:t>
      </w:r>
      <w:r w:rsidRPr="00B96F0F">
        <w:rPr>
          <w:b/>
          <w:spacing w:val="-4"/>
        </w:rPr>
        <w:t>P</w:t>
      </w:r>
      <w:r w:rsidRPr="00B96F0F">
        <w:rPr>
          <w:b/>
          <w:spacing w:val="-4"/>
          <w:lang w:val="ru-RU"/>
        </w:rPr>
        <w:t>1)</w:t>
      </w:r>
    </w:p>
    <w:tbl>
      <w:tblPr>
        <w:tblW w:w="0" w:type="auto"/>
        <w:tblInd w:w="1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4296"/>
        <w:gridCol w:w="2772"/>
        <w:gridCol w:w="3282"/>
      </w:tblGrid>
      <w:tr w:rsidR="00EC7A40" w:rsidRPr="00356F48" w14:paraId="43F8B643" w14:textId="77777777" w:rsidTr="00D344F0">
        <w:trPr>
          <w:trHeight w:val="287"/>
        </w:trPr>
        <w:tc>
          <w:tcPr>
            <w:tcW w:w="4296" w:type="dxa"/>
            <w:shd w:val="clear" w:color="auto" w:fill="F0F0F0"/>
            <w:vAlign w:val="center"/>
          </w:tcPr>
          <w:p w14:paraId="2B3BF36D" w14:textId="6A160430" w:rsidR="00EC7A40" w:rsidRPr="00163AC6" w:rsidRDefault="002F517B" w:rsidP="00EA6D5B">
            <w:pPr>
              <w:pStyle w:val="TableParagraph"/>
              <w:spacing w:before="0"/>
              <w:ind w:left="0"/>
              <w:jc w:val="center"/>
              <w:rPr>
                <w:rFonts w:ascii="Times New Roman" w:hAnsi="Times New Roman" w:cs="Times New Roman"/>
                <w:b/>
                <w:lang w:val="ru-RU"/>
              </w:rPr>
            </w:pPr>
            <w:r w:rsidRPr="00163AC6">
              <w:rPr>
                <w:rFonts w:ascii="Times New Roman" w:hAnsi="Times New Roman" w:cs="Times New Roman"/>
                <w:b/>
                <w:color w:val="303030"/>
              </w:rPr>
              <w:t>A</w:t>
            </w:r>
            <w:r w:rsidR="00EC7A40" w:rsidRPr="00163AC6">
              <w:rPr>
                <w:rFonts w:ascii="Times New Roman" w:hAnsi="Times New Roman" w:cs="Times New Roman"/>
                <w:b/>
                <w:color w:val="303030"/>
              </w:rPr>
              <w:t>SME</w:t>
            </w:r>
            <w:r w:rsidR="00832646" w:rsidRPr="00163AC6">
              <w:rPr>
                <w:rFonts w:ascii="Times New Roman" w:hAnsi="Times New Roman" w:cs="Times New Roman"/>
                <w:b/>
                <w:color w:val="303030"/>
                <w:spacing w:val="5"/>
                <w:lang w:val="ru-RU"/>
              </w:rPr>
              <w:t xml:space="preserve"> </w:t>
            </w:r>
            <w:r w:rsidR="00EC42DA" w:rsidRPr="00163AC6">
              <w:rPr>
                <w:rFonts w:ascii="Times New Roman" w:hAnsi="Times New Roman" w:cs="Times New Roman"/>
                <w:b/>
                <w:color w:val="303030"/>
                <w:spacing w:val="-2"/>
                <w:lang w:val="ru-RU"/>
              </w:rPr>
              <w:t xml:space="preserve">Раздел </w:t>
            </w:r>
            <w:r w:rsidR="00EC42DA" w:rsidRPr="00163AC6">
              <w:rPr>
                <w:rFonts w:ascii="Times New Roman" w:hAnsi="Times New Roman" w:cs="Times New Roman"/>
                <w:b/>
                <w:color w:val="303030"/>
                <w:spacing w:val="-2"/>
              </w:rPr>
              <w:t>II</w:t>
            </w:r>
            <w:r w:rsidR="00EC42DA" w:rsidRPr="00163AC6">
              <w:rPr>
                <w:rFonts w:ascii="Times New Roman" w:hAnsi="Times New Roman" w:cs="Times New Roman"/>
                <w:b/>
                <w:color w:val="303030"/>
                <w:spacing w:val="-2"/>
                <w:lang w:val="ru-RU"/>
              </w:rPr>
              <w:t>, Материалы, Часть С</w:t>
            </w:r>
            <w:r w:rsidR="00762ADD" w:rsidRPr="00163AC6">
              <w:rPr>
                <w:lang w:val="ru-RU"/>
              </w:rPr>
              <w:t xml:space="preserve"> </w:t>
            </w:r>
            <w:r w:rsidR="00762ADD" w:rsidRPr="00163AC6">
              <w:rPr>
                <w:rFonts w:ascii="Times New Roman" w:hAnsi="Times New Roman" w:cs="Times New Roman"/>
                <w:b/>
                <w:color w:val="303030"/>
                <w:spacing w:val="-2"/>
                <w:lang w:val="ru-RU"/>
              </w:rPr>
              <w:t>Технические условия</w:t>
            </w:r>
          </w:p>
        </w:tc>
        <w:tc>
          <w:tcPr>
            <w:tcW w:w="2772" w:type="dxa"/>
            <w:shd w:val="clear" w:color="auto" w:fill="F0F0F0"/>
            <w:vAlign w:val="center"/>
          </w:tcPr>
          <w:p w14:paraId="35F655EB" w14:textId="397BB2C6" w:rsidR="00EC7A40" w:rsidRPr="00163AC6" w:rsidRDefault="00EC7A40" w:rsidP="00EA6D5B">
            <w:pPr>
              <w:pStyle w:val="TableParagraph"/>
              <w:spacing w:before="0"/>
              <w:ind w:left="0"/>
              <w:jc w:val="center"/>
              <w:rPr>
                <w:rFonts w:ascii="Times New Roman" w:hAnsi="Times New Roman" w:cs="Times New Roman"/>
                <w:b/>
                <w:lang w:val="ru-RU"/>
              </w:rPr>
            </w:pPr>
            <w:r w:rsidRPr="00163AC6">
              <w:rPr>
                <w:rFonts w:ascii="Times New Roman" w:hAnsi="Times New Roman" w:cs="Times New Roman"/>
                <w:b/>
                <w:color w:val="303030"/>
              </w:rPr>
              <w:t>AWS</w:t>
            </w:r>
            <w:r w:rsidRPr="00163AC6">
              <w:rPr>
                <w:rFonts w:ascii="Times New Roman" w:hAnsi="Times New Roman" w:cs="Times New Roman"/>
                <w:b/>
                <w:color w:val="303030"/>
                <w:spacing w:val="6"/>
              </w:rPr>
              <w:t xml:space="preserve"> </w:t>
            </w:r>
            <w:r w:rsidR="00E637B4" w:rsidRPr="00163AC6">
              <w:rPr>
                <w:rFonts w:ascii="Times New Roman" w:hAnsi="Times New Roman" w:cs="Times New Roman"/>
                <w:b/>
                <w:color w:val="303030"/>
                <w:spacing w:val="-2"/>
                <w:lang w:val="ru-RU"/>
              </w:rPr>
              <w:t>Классификация</w:t>
            </w:r>
          </w:p>
        </w:tc>
        <w:tc>
          <w:tcPr>
            <w:tcW w:w="3282" w:type="dxa"/>
            <w:shd w:val="clear" w:color="auto" w:fill="F0F0F0"/>
            <w:vAlign w:val="center"/>
          </w:tcPr>
          <w:p w14:paraId="464AF07D" w14:textId="7EB1AC61" w:rsidR="00EC7A40" w:rsidRPr="00163AC6" w:rsidRDefault="00EC7A40" w:rsidP="00EA6D5B">
            <w:pPr>
              <w:pStyle w:val="TableParagraph"/>
              <w:spacing w:before="0"/>
              <w:ind w:left="0"/>
              <w:jc w:val="center"/>
              <w:rPr>
                <w:rFonts w:ascii="Times New Roman" w:hAnsi="Times New Roman" w:cs="Times New Roman"/>
                <w:b/>
                <w:lang w:val="ru-RU"/>
              </w:rPr>
            </w:pPr>
            <w:r w:rsidRPr="00163AC6">
              <w:rPr>
                <w:rFonts w:ascii="Times New Roman" w:hAnsi="Times New Roman" w:cs="Times New Roman"/>
                <w:b/>
                <w:color w:val="303030"/>
              </w:rPr>
              <w:t>UNS</w:t>
            </w:r>
            <w:r w:rsidR="00832646" w:rsidRPr="00163AC6">
              <w:rPr>
                <w:rFonts w:ascii="Times New Roman" w:hAnsi="Times New Roman" w:cs="Times New Roman"/>
                <w:b/>
                <w:color w:val="303030"/>
                <w:spacing w:val="5"/>
                <w:lang w:val="ru-RU"/>
              </w:rPr>
              <w:t xml:space="preserve"> </w:t>
            </w:r>
            <w:r w:rsidR="00E637B4" w:rsidRPr="00163AC6">
              <w:rPr>
                <w:rFonts w:ascii="Times New Roman" w:hAnsi="Times New Roman" w:cs="Times New Roman"/>
                <w:b/>
                <w:color w:val="303030"/>
                <w:spacing w:val="-2"/>
                <w:lang w:val="ru-RU"/>
              </w:rPr>
              <w:t>Но</w:t>
            </w:r>
            <w:r w:rsidR="006516AE" w:rsidRPr="00163AC6">
              <w:rPr>
                <w:rFonts w:ascii="Times New Roman" w:hAnsi="Times New Roman" w:cs="Times New Roman"/>
                <w:b/>
                <w:color w:val="303030"/>
                <w:spacing w:val="-2"/>
                <w:lang w:val="ru-RU"/>
              </w:rPr>
              <w:t>мера</w:t>
            </w:r>
          </w:p>
        </w:tc>
      </w:tr>
      <w:tr w:rsidR="00EC7A40" w:rsidRPr="00356F48" w14:paraId="446BF80A" w14:textId="77777777" w:rsidTr="00D344F0">
        <w:trPr>
          <w:trHeight w:val="966"/>
        </w:trPr>
        <w:tc>
          <w:tcPr>
            <w:tcW w:w="4296" w:type="dxa"/>
            <w:vAlign w:val="center"/>
          </w:tcPr>
          <w:p w14:paraId="377513CA" w14:textId="311DCC0B" w:rsidR="00EC7A40" w:rsidRPr="00163AC6" w:rsidRDefault="00EC7A40" w:rsidP="00EA6D5B">
            <w:pPr>
              <w:pStyle w:val="TableParagraph"/>
              <w:spacing w:before="0"/>
              <w:ind w:left="0"/>
              <w:rPr>
                <w:rFonts w:ascii="Times New Roman" w:hAnsi="Times New Roman" w:cs="Times New Roman"/>
                <w:lang w:val="ru-RU"/>
              </w:rPr>
            </w:pPr>
            <w:r w:rsidRPr="00163AC6">
              <w:rPr>
                <w:rFonts w:ascii="Times New Roman" w:hAnsi="Times New Roman" w:cs="Times New Roman"/>
              </w:rPr>
              <w:t>SFA</w:t>
            </w:r>
            <w:r w:rsidRPr="00163AC6">
              <w:rPr>
                <w:rFonts w:ascii="Times New Roman" w:hAnsi="Times New Roman" w:cs="Times New Roman"/>
                <w:lang w:val="ru-RU"/>
              </w:rPr>
              <w:t>-5.1</w:t>
            </w:r>
            <w:r w:rsidRPr="00163AC6">
              <w:rPr>
                <w:rFonts w:ascii="Times New Roman" w:hAnsi="Times New Roman" w:cs="Times New Roman"/>
                <w:spacing w:val="6"/>
                <w:lang w:val="ru-RU"/>
              </w:rPr>
              <w:t xml:space="preserve"> </w:t>
            </w:r>
            <w:r w:rsidR="001312E5" w:rsidRPr="00163AC6">
              <w:rPr>
                <w:rFonts w:ascii="Times New Roman" w:hAnsi="Times New Roman" w:cs="Times New Roman"/>
                <w:lang w:val="ru-RU"/>
              </w:rPr>
              <w:t>и</w:t>
            </w:r>
            <w:r w:rsidRPr="00163AC6">
              <w:rPr>
                <w:rFonts w:ascii="Times New Roman" w:hAnsi="Times New Roman" w:cs="Times New Roman"/>
                <w:spacing w:val="7"/>
                <w:lang w:val="ru-RU"/>
              </w:rPr>
              <w:t xml:space="preserve"> </w:t>
            </w:r>
            <w:r w:rsidRPr="00163AC6">
              <w:rPr>
                <w:rFonts w:ascii="Times New Roman" w:hAnsi="Times New Roman" w:cs="Times New Roman"/>
                <w:spacing w:val="-5"/>
                <w:lang w:val="ru-RU"/>
              </w:rPr>
              <w:t>5.5</w:t>
            </w:r>
          </w:p>
          <w:p w14:paraId="2184F1FE" w14:textId="227CD1F4" w:rsidR="00EC7A40" w:rsidRPr="00163AC6" w:rsidRDefault="00EC7A40" w:rsidP="00EA6D5B">
            <w:pPr>
              <w:pStyle w:val="TableParagraph"/>
              <w:spacing w:before="0"/>
              <w:ind w:left="0"/>
              <w:rPr>
                <w:rFonts w:ascii="Times New Roman" w:hAnsi="Times New Roman" w:cs="Times New Roman"/>
                <w:lang w:val="ru-RU"/>
              </w:rPr>
            </w:pPr>
            <w:r w:rsidRPr="00163AC6">
              <w:rPr>
                <w:rFonts w:ascii="Times New Roman" w:hAnsi="Times New Roman" w:cs="Times New Roman"/>
              </w:rPr>
              <w:t>SMAW</w:t>
            </w:r>
            <w:r w:rsidRPr="00163AC6">
              <w:rPr>
                <w:rFonts w:ascii="Times New Roman" w:hAnsi="Times New Roman" w:cs="Times New Roman"/>
                <w:spacing w:val="-5"/>
                <w:lang w:val="ru-RU"/>
              </w:rPr>
              <w:t xml:space="preserve"> </w:t>
            </w:r>
            <w:r w:rsidR="0008506F" w:rsidRPr="00163AC6">
              <w:rPr>
                <w:rFonts w:ascii="Times New Roman" w:hAnsi="Times New Roman" w:cs="Times New Roman"/>
                <w:lang w:val="ru-RU"/>
              </w:rPr>
              <w:t>п</w:t>
            </w:r>
            <w:r w:rsidR="001312E5" w:rsidRPr="00163AC6">
              <w:rPr>
                <w:rFonts w:ascii="Times New Roman" w:hAnsi="Times New Roman" w:cs="Times New Roman"/>
                <w:lang w:val="ru-RU"/>
              </w:rPr>
              <w:t>роцес</w:t>
            </w:r>
            <w:r w:rsidR="0008506F" w:rsidRPr="00163AC6">
              <w:rPr>
                <w:rFonts w:ascii="Times New Roman" w:hAnsi="Times New Roman" w:cs="Times New Roman"/>
                <w:lang w:val="ru-RU"/>
              </w:rPr>
              <w:t>с</w:t>
            </w:r>
          </w:p>
          <w:p w14:paraId="04446D4D" w14:textId="1BCD6209" w:rsidR="00EC7A40" w:rsidRPr="00163AC6" w:rsidRDefault="0008506F" w:rsidP="00EA6D5B">
            <w:pPr>
              <w:pStyle w:val="TableParagraph"/>
              <w:spacing w:before="0"/>
              <w:ind w:left="0"/>
              <w:rPr>
                <w:rFonts w:ascii="Times New Roman" w:hAnsi="Times New Roman" w:cs="Times New Roman"/>
                <w:lang w:val="ru-RU"/>
              </w:rPr>
            </w:pPr>
            <w:r w:rsidRPr="00163AC6">
              <w:rPr>
                <w:rFonts w:ascii="Times New Roman" w:hAnsi="Times New Roman" w:cs="Times New Roman"/>
                <w:lang w:val="ru-RU"/>
              </w:rPr>
              <w:t>т</w:t>
            </w:r>
            <w:r w:rsidR="001312E5" w:rsidRPr="00163AC6">
              <w:rPr>
                <w:rFonts w:ascii="Times New Roman" w:hAnsi="Times New Roman" w:cs="Times New Roman"/>
                <w:lang w:val="ru-RU"/>
              </w:rPr>
              <w:t>аблица</w:t>
            </w:r>
            <w:r w:rsidR="00EC7A40" w:rsidRPr="00163AC6">
              <w:rPr>
                <w:rFonts w:ascii="Times New Roman" w:hAnsi="Times New Roman" w:cs="Times New Roman"/>
                <w:lang w:val="ru-RU"/>
              </w:rPr>
              <w:t xml:space="preserve"> 7</w:t>
            </w:r>
          </w:p>
        </w:tc>
        <w:tc>
          <w:tcPr>
            <w:tcW w:w="2772" w:type="dxa"/>
          </w:tcPr>
          <w:p w14:paraId="5021D626" w14:textId="254710C8" w:rsidR="00EC7A40" w:rsidRPr="00163AC6" w:rsidRDefault="00EC7A40" w:rsidP="00832646">
            <w:pPr>
              <w:pStyle w:val="TableParagraph"/>
              <w:spacing w:before="0"/>
              <w:ind w:left="0"/>
              <w:rPr>
                <w:rFonts w:ascii="Times New Roman" w:hAnsi="Times New Roman" w:cs="Times New Roman"/>
                <w:spacing w:val="-2"/>
                <w:lang w:val="ru-RU"/>
              </w:rPr>
            </w:pPr>
          </w:p>
          <w:p w14:paraId="3D214BF8" w14:textId="77777777"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spacing w:val="-2"/>
              </w:rPr>
              <w:t>E</w:t>
            </w:r>
            <w:r w:rsidRPr="00163AC6">
              <w:rPr>
                <w:rFonts w:ascii="Times New Roman" w:hAnsi="Times New Roman" w:cs="Times New Roman"/>
                <w:spacing w:val="-2"/>
                <w:lang w:val="ru-RU"/>
              </w:rPr>
              <w:t>7018</w:t>
            </w:r>
          </w:p>
          <w:p w14:paraId="416C2C9B" w14:textId="17CD9601"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rPr>
              <w:t>E</w:t>
            </w:r>
            <w:r w:rsidRPr="00163AC6">
              <w:rPr>
                <w:rFonts w:ascii="Times New Roman" w:hAnsi="Times New Roman" w:cs="Times New Roman"/>
                <w:lang w:val="ru-RU"/>
              </w:rPr>
              <w:t>8018-</w:t>
            </w:r>
            <w:r w:rsidRPr="00163AC6">
              <w:rPr>
                <w:rFonts w:ascii="Times New Roman" w:hAnsi="Times New Roman" w:cs="Times New Roman"/>
              </w:rPr>
              <w:t>C</w:t>
            </w:r>
            <w:r w:rsidRPr="00163AC6">
              <w:rPr>
                <w:rFonts w:ascii="Times New Roman" w:hAnsi="Times New Roman" w:cs="Times New Roman"/>
                <w:lang w:val="ru-RU"/>
              </w:rPr>
              <w:t>3</w:t>
            </w:r>
            <w:r w:rsidRPr="00163AC6">
              <w:rPr>
                <w:rFonts w:ascii="Times New Roman" w:hAnsi="Times New Roman" w:cs="Times New Roman"/>
                <w:spacing w:val="7"/>
                <w:lang w:val="ru-RU"/>
              </w:rPr>
              <w:t xml:space="preserve"> </w:t>
            </w:r>
            <w:r w:rsidRPr="00163AC6">
              <w:rPr>
                <w:rFonts w:ascii="Times New Roman" w:hAnsi="Times New Roman" w:cs="Times New Roman"/>
                <w:lang w:val="ru-RU"/>
              </w:rPr>
              <w:t>[</w:t>
            </w:r>
            <w:r w:rsidR="00F06FF8" w:rsidRPr="00163AC6">
              <w:rPr>
                <w:rFonts w:ascii="Times New Roman" w:hAnsi="Times New Roman" w:cs="Times New Roman"/>
                <w:lang w:val="ru-RU"/>
              </w:rPr>
              <w:t>п</w:t>
            </w:r>
            <w:r w:rsidR="001312E5" w:rsidRPr="00163AC6">
              <w:rPr>
                <w:rFonts w:ascii="Times New Roman" w:hAnsi="Times New Roman" w:cs="Times New Roman"/>
                <w:lang w:val="ru-RU"/>
              </w:rPr>
              <w:t>римечание</w:t>
            </w:r>
            <w:r w:rsidRPr="00163AC6">
              <w:rPr>
                <w:rFonts w:ascii="Times New Roman" w:hAnsi="Times New Roman" w:cs="Times New Roman"/>
                <w:spacing w:val="8"/>
                <w:lang w:val="ru-RU"/>
              </w:rPr>
              <w:t xml:space="preserve"> </w:t>
            </w:r>
            <w:r w:rsidRPr="00163AC6">
              <w:rPr>
                <w:rFonts w:ascii="Times New Roman" w:hAnsi="Times New Roman" w:cs="Times New Roman"/>
                <w:spacing w:val="-5"/>
                <w:lang w:val="ru-RU"/>
              </w:rPr>
              <w:t>3]</w:t>
            </w:r>
          </w:p>
          <w:p w14:paraId="6DF80308" w14:textId="17421250"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rPr>
              <w:t>E</w:t>
            </w:r>
            <w:r w:rsidRPr="00163AC6">
              <w:rPr>
                <w:rFonts w:ascii="Times New Roman" w:hAnsi="Times New Roman" w:cs="Times New Roman"/>
                <w:lang w:val="ru-RU"/>
              </w:rPr>
              <w:t>8018-</w:t>
            </w:r>
            <w:r w:rsidRPr="00163AC6">
              <w:rPr>
                <w:rFonts w:ascii="Times New Roman" w:hAnsi="Times New Roman" w:cs="Times New Roman"/>
              </w:rPr>
              <w:t>G</w:t>
            </w:r>
            <w:r w:rsidRPr="00163AC6">
              <w:rPr>
                <w:rFonts w:ascii="Times New Roman" w:hAnsi="Times New Roman" w:cs="Times New Roman"/>
                <w:spacing w:val="7"/>
                <w:lang w:val="ru-RU"/>
              </w:rPr>
              <w:t xml:space="preserve"> </w:t>
            </w:r>
            <w:r w:rsidRPr="00163AC6">
              <w:rPr>
                <w:rFonts w:ascii="Times New Roman" w:hAnsi="Times New Roman" w:cs="Times New Roman"/>
                <w:lang w:val="ru-RU"/>
              </w:rPr>
              <w:t>[</w:t>
            </w:r>
            <w:r w:rsidR="00F06FF8" w:rsidRPr="00163AC6">
              <w:rPr>
                <w:rFonts w:ascii="Times New Roman" w:hAnsi="Times New Roman" w:cs="Times New Roman"/>
                <w:lang w:val="ru-RU"/>
              </w:rPr>
              <w:t>п</w:t>
            </w:r>
            <w:r w:rsidR="001312E5" w:rsidRPr="00163AC6">
              <w:rPr>
                <w:rFonts w:ascii="Times New Roman" w:hAnsi="Times New Roman" w:cs="Times New Roman"/>
                <w:lang w:val="ru-RU"/>
              </w:rPr>
              <w:t>ри</w:t>
            </w:r>
            <w:r w:rsidR="005745F7" w:rsidRPr="00163AC6">
              <w:rPr>
                <w:rFonts w:ascii="Times New Roman" w:hAnsi="Times New Roman" w:cs="Times New Roman"/>
                <w:lang w:val="ru-RU"/>
              </w:rPr>
              <w:t>мечание</w:t>
            </w:r>
            <w:r w:rsidRPr="00163AC6">
              <w:rPr>
                <w:rFonts w:ascii="Times New Roman" w:hAnsi="Times New Roman" w:cs="Times New Roman"/>
                <w:spacing w:val="8"/>
                <w:lang w:val="ru-RU"/>
              </w:rPr>
              <w:t xml:space="preserve"> </w:t>
            </w:r>
            <w:r w:rsidRPr="00163AC6">
              <w:rPr>
                <w:rFonts w:ascii="Times New Roman" w:hAnsi="Times New Roman" w:cs="Times New Roman"/>
                <w:spacing w:val="-5"/>
                <w:lang w:val="ru-RU"/>
              </w:rPr>
              <w:t>3]</w:t>
            </w:r>
          </w:p>
        </w:tc>
        <w:tc>
          <w:tcPr>
            <w:tcW w:w="3282" w:type="dxa"/>
          </w:tcPr>
          <w:p w14:paraId="5E994A1B" w14:textId="4F355B83" w:rsidR="00EC7A40" w:rsidRPr="00163AC6" w:rsidRDefault="00EC7A40" w:rsidP="00832646">
            <w:pPr>
              <w:pStyle w:val="TableParagraph"/>
              <w:spacing w:before="0"/>
              <w:ind w:left="0"/>
              <w:rPr>
                <w:rFonts w:ascii="Times New Roman" w:hAnsi="Times New Roman" w:cs="Times New Roman"/>
                <w:spacing w:val="-2"/>
                <w:lang w:val="ru-RU"/>
              </w:rPr>
            </w:pPr>
          </w:p>
          <w:p w14:paraId="39BCE5EB" w14:textId="77777777" w:rsidR="00EC7A40" w:rsidRPr="00163AC6" w:rsidRDefault="00EC7A40" w:rsidP="00EA6D5B">
            <w:pPr>
              <w:pStyle w:val="TableParagraph"/>
              <w:spacing w:before="0"/>
              <w:ind w:left="0"/>
              <w:jc w:val="center"/>
              <w:rPr>
                <w:rFonts w:ascii="Times New Roman" w:hAnsi="Times New Roman" w:cs="Times New Roman"/>
                <w:spacing w:val="-2"/>
              </w:rPr>
            </w:pPr>
            <w:r w:rsidRPr="00163AC6">
              <w:rPr>
                <w:rFonts w:ascii="Times New Roman" w:hAnsi="Times New Roman" w:cs="Times New Roman"/>
                <w:spacing w:val="-2"/>
              </w:rPr>
              <w:t>W07018</w:t>
            </w:r>
          </w:p>
          <w:p w14:paraId="1ECD48BB"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W21018</w:t>
            </w:r>
          </w:p>
        </w:tc>
      </w:tr>
      <w:tr w:rsidR="00EC7A40" w:rsidRPr="00356F48" w14:paraId="4974EE0D" w14:textId="77777777" w:rsidTr="00D344F0">
        <w:trPr>
          <w:trHeight w:val="714"/>
        </w:trPr>
        <w:tc>
          <w:tcPr>
            <w:tcW w:w="4296" w:type="dxa"/>
            <w:vMerge w:val="restart"/>
            <w:vAlign w:val="center"/>
          </w:tcPr>
          <w:p w14:paraId="7D1763C2" w14:textId="77777777" w:rsidR="00EC7A40" w:rsidRPr="00163AC6" w:rsidRDefault="00EC7A40" w:rsidP="00EA6D5B">
            <w:pPr>
              <w:pStyle w:val="TableParagraph"/>
              <w:spacing w:before="0"/>
              <w:ind w:left="0"/>
              <w:rPr>
                <w:rFonts w:ascii="Times New Roman" w:hAnsi="Times New Roman" w:cs="Times New Roman"/>
                <w:lang w:val="ru-RU"/>
              </w:rPr>
            </w:pPr>
            <w:r w:rsidRPr="00163AC6">
              <w:rPr>
                <w:rFonts w:ascii="Times New Roman" w:hAnsi="Times New Roman" w:cs="Times New Roman"/>
              </w:rPr>
              <w:t>SFA</w:t>
            </w:r>
            <w:r w:rsidRPr="00163AC6">
              <w:rPr>
                <w:rFonts w:ascii="Times New Roman" w:hAnsi="Times New Roman" w:cs="Times New Roman"/>
                <w:lang w:val="ru-RU"/>
              </w:rPr>
              <w:t>-</w:t>
            </w:r>
            <w:r w:rsidRPr="00163AC6">
              <w:rPr>
                <w:rFonts w:ascii="Times New Roman" w:hAnsi="Times New Roman" w:cs="Times New Roman"/>
                <w:spacing w:val="-4"/>
                <w:lang w:val="ru-RU"/>
              </w:rPr>
              <w:t>5.17</w:t>
            </w:r>
          </w:p>
          <w:p w14:paraId="055AF84D" w14:textId="1137C655" w:rsidR="00EC7A40" w:rsidRPr="00163AC6" w:rsidRDefault="00EC7A40" w:rsidP="00EA6D5B">
            <w:pPr>
              <w:pStyle w:val="TableParagraph"/>
              <w:spacing w:before="0"/>
              <w:ind w:left="0"/>
              <w:rPr>
                <w:rFonts w:ascii="Times New Roman" w:hAnsi="Times New Roman" w:cs="Times New Roman"/>
                <w:spacing w:val="80"/>
                <w:lang w:val="ru-RU"/>
              </w:rPr>
            </w:pPr>
            <w:r w:rsidRPr="00163AC6">
              <w:rPr>
                <w:rFonts w:ascii="Times New Roman" w:hAnsi="Times New Roman" w:cs="Times New Roman"/>
              </w:rPr>
              <w:t>SAW</w:t>
            </w:r>
            <w:r w:rsidRPr="00163AC6">
              <w:rPr>
                <w:rFonts w:ascii="Times New Roman" w:hAnsi="Times New Roman" w:cs="Times New Roman"/>
                <w:lang w:val="ru-RU"/>
              </w:rPr>
              <w:t xml:space="preserve"> </w:t>
            </w:r>
            <w:r w:rsidR="0008506F" w:rsidRPr="00163AC6">
              <w:rPr>
                <w:rFonts w:ascii="Times New Roman" w:hAnsi="Times New Roman" w:cs="Times New Roman"/>
                <w:lang w:val="ru-RU"/>
              </w:rPr>
              <w:t>п</w:t>
            </w:r>
            <w:r w:rsidR="003805EF" w:rsidRPr="00163AC6">
              <w:rPr>
                <w:rFonts w:ascii="Times New Roman" w:hAnsi="Times New Roman" w:cs="Times New Roman"/>
                <w:lang w:val="ru-RU"/>
              </w:rPr>
              <w:t>роцес</w:t>
            </w:r>
            <w:r w:rsidR="0008506F" w:rsidRPr="00163AC6">
              <w:rPr>
                <w:rFonts w:ascii="Times New Roman" w:hAnsi="Times New Roman" w:cs="Times New Roman"/>
                <w:lang w:val="ru-RU"/>
              </w:rPr>
              <w:t>с</w:t>
            </w:r>
            <w:r w:rsidRPr="00163AC6">
              <w:rPr>
                <w:rFonts w:ascii="Times New Roman" w:hAnsi="Times New Roman" w:cs="Times New Roman"/>
                <w:spacing w:val="80"/>
                <w:lang w:val="ru-RU"/>
              </w:rPr>
              <w:t xml:space="preserve"> </w:t>
            </w:r>
          </w:p>
          <w:p w14:paraId="0DF447F7" w14:textId="34AA3EC4" w:rsidR="00EC7A40" w:rsidRPr="00163AC6" w:rsidRDefault="0008506F" w:rsidP="00EA6D5B">
            <w:pPr>
              <w:pStyle w:val="TableParagraph"/>
              <w:spacing w:before="0"/>
              <w:ind w:left="0"/>
              <w:rPr>
                <w:rFonts w:ascii="Times New Roman" w:hAnsi="Times New Roman" w:cs="Times New Roman"/>
                <w:lang w:val="ru-RU"/>
              </w:rPr>
            </w:pPr>
            <w:r w:rsidRPr="00163AC6">
              <w:rPr>
                <w:rFonts w:ascii="Times New Roman" w:hAnsi="Times New Roman" w:cs="Times New Roman"/>
                <w:lang w:val="ru-RU"/>
              </w:rPr>
              <w:t>таблица</w:t>
            </w:r>
            <w:r w:rsidR="00EC7A40" w:rsidRPr="00163AC6">
              <w:rPr>
                <w:rFonts w:ascii="Times New Roman" w:hAnsi="Times New Roman" w:cs="Times New Roman"/>
                <w:lang w:val="ru-RU"/>
              </w:rPr>
              <w:t xml:space="preserve"> 1</w:t>
            </w:r>
            <w:r w:rsidRPr="00163AC6">
              <w:rPr>
                <w:rFonts w:ascii="Times New Roman" w:hAnsi="Times New Roman" w:cs="Times New Roman"/>
                <w:lang w:val="ru-RU"/>
              </w:rPr>
              <w:t xml:space="preserve"> и таблица</w:t>
            </w:r>
            <w:r w:rsidR="00EC7A40" w:rsidRPr="00163AC6">
              <w:rPr>
                <w:rFonts w:ascii="Times New Roman" w:hAnsi="Times New Roman" w:cs="Times New Roman"/>
                <w:lang w:val="ru-RU"/>
              </w:rPr>
              <w:t xml:space="preserve"> 2</w:t>
            </w:r>
          </w:p>
        </w:tc>
        <w:tc>
          <w:tcPr>
            <w:tcW w:w="2772" w:type="dxa"/>
          </w:tcPr>
          <w:p w14:paraId="6F7985BA" w14:textId="77777777" w:rsidR="00EC7A40" w:rsidRPr="00163AC6" w:rsidRDefault="00EC7A40" w:rsidP="00EA6D5B">
            <w:pPr>
              <w:pStyle w:val="TableParagraph"/>
              <w:spacing w:before="0"/>
              <w:ind w:left="0"/>
              <w:jc w:val="center"/>
              <w:rPr>
                <w:rFonts w:ascii="Times New Roman" w:hAnsi="Times New Roman" w:cs="Times New Roman"/>
                <w:spacing w:val="-4"/>
              </w:rPr>
            </w:pPr>
            <w:r w:rsidRPr="00163AC6">
              <w:rPr>
                <w:rFonts w:ascii="Times New Roman" w:hAnsi="Times New Roman" w:cs="Times New Roman"/>
                <w:spacing w:val="-4"/>
              </w:rPr>
              <w:t>EL12</w:t>
            </w:r>
          </w:p>
          <w:p w14:paraId="240C16D9"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EM12K</w:t>
            </w:r>
          </w:p>
          <w:p w14:paraId="7ED55A6B"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EM14K</w:t>
            </w:r>
          </w:p>
        </w:tc>
        <w:tc>
          <w:tcPr>
            <w:tcW w:w="3282" w:type="dxa"/>
          </w:tcPr>
          <w:p w14:paraId="59FAC809" w14:textId="77777777" w:rsidR="00EC7A40" w:rsidRPr="00163AC6" w:rsidRDefault="00EC7A40" w:rsidP="00EA6D5B">
            <w:pPr>
              <w:pStyle w:val="TableParagraph"/>
              <w:spacing w:before="0"/>
              <w:ind w:left="0"/>
              <w:jc w:val="center"/>
              <w:rPr>
                <w:rFonts w:ascii="Times New Roman" w:hAnsi="Times New Roman" w:cs="Times New Roman"/>
                <w:spacing w:val="-2"/>
              </w:rPr>
            </w:pPr>
            <w:r w:rsidRPr="00163AC6">
              <w:rPr>
                <w:rFonts w:ascii="Times New Roman" w:hAnsi="Times New Roman" w:cs="Times New Roman"/>
                <w:spacing w:val="-2"/>
              </w:rPr>
              <w:t>K01012</w:t>
            </w:r>
          </w:p>
          <w:p w14:paraId="04D8E334"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K01113</w:t>
            </w:r>
          </w:p>
          <w:p w14:paraId="0F9104E1"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K01314</w:t>
            </w:r>
          </w:p>
        </w:tc>
      </w:tr>
      <w:tr w:rsidR="00EC7A40" w:rsidRPr="00356F48" w14:paraId="69543EA9" w14:textId="77777777" w:rsidTr="00D344F0">
        <w:trPr>
          <w:trHeight w:val="246"/>
        </w:trPr>
        <w:tc>
          <w:tcPr>
            <w:tcW w:w="4296" w:type="dxa"/>
            <w:vMerge/>
            <w:tcBorders>
              <w:top w:val="nil"/>
            </w:tcBorders>
            <w:vAlign w:val="center"/>
          </w:tcPr>
          <w:p w14:paraId="25DD390C" w14:textId="77777777" w:rsidR="00EC7A40" w:rsidRPr="00163AC6" w:rsidRDefault="00EC7A40" w:rsidP="00EA6D5B"/>
        </w:tc>
        <w:tc>
          <w:tcPr>
            <w:tcW w:w="2772" w:type="dxa"/>
          </w:tcPr>
          <w:p w14:paraId="32E25069"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5"/>
              </w:rPr>
              <w:t>EC1</w:t>
            </w:r>
          </w:p>
        </w:tc>
        <w:tc>
          <w:tcPr>
            <w:tcW w:w="3282" w:type="dxa"/>
          </w:tcPr>
          <w:p w14:paraId="2F3397D3"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W06041</w:t>
            </w:r>
          </w:p>
        </w:tc>
      </w:tr>
      <w:tr w:rsidR="00EC7A40" w:rsidRPr="00697636" w14:paraId="1951723A" w14:textId="77777777" w:rsidTr="00D344F0">
        <w:trPr>
          <w:trHeight w:val="1137"/>
        </w:trPr>
        <w:tc>
          <w:tcPr>
            <w:tcW w:w="4296" w:type="dxa"/>
            <w:vMerge w:val="restart"/>
            <w:vAlign w:val="center"/>
          </w:tcPr>
          <w:p w14:paraId="5FF4BE65" w14:textId="77777777" w:rsidR="00EC7A40" w:rsidRPr="00163AC6" w:rsidRDefault="00EC7A40" w:rsidP="00EA6D5B">
            <w:pPr>
              <w:pStyle w:val="TableParagraph"/>
              <w:spacing w:before="0"/>
              <w:ind w:left="0"/>
              <w:rPr>
                <w:rFonts w:ascii="Times New Roman" w:hAnsi="Times New Roman" w:cs="Times New Roman"/>
                <w:lang w:val="ru-RU"/>
              </w:rPr>
            </w:pPr>
            <w:r w:rsidRPr="00163AC6">
              <w:rPr>
                <w:rFonts w:ascii="Times New Roman" w:hAnsi="Times New Roman" w:cs="Times New Roman"/>
              </w:rPr>
              <w:t>SFA</w:t>
            </w:r>
            <w:r w:rsidRPr="00163AC6">
              <w:rPr>
                <w:rFonts w:ascii="Times New Roman" w:hAnsi="Times New Roman" w:cs="Times New Roman"/>
                <w:lang w:val="ru-RU"/>
              </w:rPr>
              <w:t>-5.18</w:t>
            </w:r>
            <w:r w:rsidRPr="00163AC6">
              <w:rPr>
                <w:rFonts w:ascii="Times New Roman" w:hAnsi="Times New Roman" w:cs="Times New Roman"/>
                <w:spacing w:val="7"/>
                <w:lang w:val="ru-RU"/>
              </w:rPr>
              <w:t xml:space="preserve"> </w:t>
            </w:r>
            <w:r w:rsidRPr="00163AC6">
              <w:rPr>
                <w:rFonts w:ascii="Times New Roman" w:hAnsi="Times New Roman" w:cs="Times New Roman"/>
              </w:rPr>
              <w:t>and</w:t>
            </w:r>
            <w:r w:rsidRPr="00163AC6">
              <w:rPr>
                <w:rFonts w:ascii="Times New Roman" w:hAnsi="Times New Roman" w:cs="Times New Roman"/>
                <w:spacing w:val="7"/>
                <w:lang w:val="ru-RU"/>
              </w:rPr>
              <w:t xml:space="preserve"> </w:t>
            </w:r>
            <w:r w:rsidRPr="00163AC6">
              <w:rPr>
                <w:rFonts w:ascii="Times New Roman" w:hAnsi="Times New Roman" w:cs="Times New Roman"/>
                <w:spacing w:val="-4"/>
                <w:lang w:val="ru-RU"/>
              </w:rPr>
              <w:t>5.28</w:t>
            </w:r>
          </w:p>
          <w:p w14:paraId="4B392333" w14:textId="5EAAB740" w:rsidR="00EC7A40" w:rsidRPr="00163AC6" w:rsidRDefault="00EC7A40" w:rsidP="00EA6D5B">
            <w:pPr>
              <w:pStyle w:val="TableParagraph"/>
              <w:spacing w:before="0"/>
              <w:ind w:left="0"/>
              <w:rPr>
                <w:rFonts w:ascii="Times New Roman" w:hAnsi="Times New Roman" w:cs="Times New Roman"/>
                <w:lang w:val="ru-RU"/>
              </w:rPr>
            </w:pPr>
            <w:r w:rsidRPr="00163AC6">
              <w:rPr>
                <w:rFonts w:ascii="Times New Roman" w:hAnsi="Times New Roman" w:cs="Times New Roman"/>
              </w:rPr>
              <w:t>GTAW</w:t>
            </w:r>
            <w:r w:rsidRPr="00163AC6">
              <w:rPr>
                <w:rFonts w:ascii="Times New Roman" w:hAnsi="Times New Roman" w:cs="Times New Roman"/>
                <w:lang w:val="ru-RU"/>
              </w:rPr>
              <w:t xml:space="preserve"> </w:t>
            </w:r>
            <w:r w:rsidR="0008506F" w:rsidRPr="00163AC6">
              <w:rPr>
                <w:rFonts w:ascii="Times New Roman" w:hAnsi="Times New Roman" w:cs="Times New Roman"/>
                <w:lang w:val="ru-RU"/>
              </w:rPr>
              <w:t xml:space="preserve">и </w:t>
            </w:r>
            <w:r w:rsidRPr="00163AC6">
              <w:rPr>
                <w:rFonts w:ascii="Times New Roman" w:hAnsi="Times New Roman" w:cs="Times New Roman"/>
              </w:rPr>
              <w:t>GMAW</w:t>
            </w:r>
            <w:r w:rsidRPr="00163AC6">
              <w:rPr>
                <w:rFonts w:ascii="Times New Roman" w:hAnsi="Times New Roman" w:cs="Times New Roman"/>
                <w:lang w:val="ru-RU"/>
              </w:rPr>
              <w:t xml:space="preserve"> </w:t>
            </w:r>
            <w:r w:rsidR="0008506F" w:rsidRPr="00163AC6">
              <w:rPr>
                <w:rFonts w:ascii="Times New Roman" w:hAnsi="Times New Roman" w:cs="Times New Roman"/>
                <w:lang w:val="ru-RU"/>
              </w:rPr>
              <w:t>процесс</w:t>
            </w:r>
            <w:r w:rsidRPr="00163AC6">
              <w:rPr>
                <w:rFonts w:ascii="Times New Roman" w:hAnsi="Times New Roman" w:cs="Times New Roman"/>
                <w:lang w:val="ru-RU"/>
              </w:rPr>
              <w:t xml:space="preserve"> </w:t>
            </w:r>
          </w:p>
          <w:p w14:paraId="6A0834B1" w14:textId="78657EB9" w:rsidR="00EC7A40" w:rsidRPr="00163AC6" w:rsidRDefault="0008506F" w:rsidP="00EA6D5B">
            <w:pPr>
              <w:pStyle w:val="TableParagraph"/>
              <w:spacing w:before="0"/>
              <w:ind w:left="0"/>
              <w:rPr>
                <w:rFonts w:ascii="Times New Roman" w:hAnsi="Times New Roman" w:cs="Times New Roman"/>
                <w:lang w:val="ru-RU"/>
              </w:rPr>
            </w:pPr>
            <w:r w:rsidRPr="00163AC6">
              <w:rPr>
                <w:rFonts w:ascii="Times New Roman" w:hAnsi="Times New Roman" w:cs="Times New Roman"/>
                <w:lang w:val="ru-RU"/>
              </w:rPr>
              <w:t>таблица</w:t>
            </w:r>
            <w:r w:rsidR="00EC7A40" w:rsidRPr="00163AC6">
              <w:rPr>
                <w:rFonts w:ascii="Times New Roman" w:hAnsi="Times New Roman" w:cs="Times New Roman"/>
                <w:lang w:val="ru-RU"/>
              </w:rPr>
              <w:t xml:space="preserve"> 1</w:t>
            </w:r>
            <w:r w:rsidRPr="00163AC6">
              <w:rPr>
                <w:rFonts w:ascii="Times New Roman" w:hAnsi="Times New Roman" w:cs="Times New Roman"/>
                <w:lang w:val="ru-RU"/>
              </w:rPr>
              <w:t xml:space="preserve"> и</w:t>
            </w:r>
            <w:r w:rsidR="00EC7A40" w:rsidRPr="00163AC6">
              <w:rPr>
                <w:rFonts w:ascii="Times New Roman" w:hAnsi="Times New Roman" w:cs="Times New Roman"/>
                <w:lang w:val="ru-RU"/>
              </w:rPr>
              <w:t xml:space="preserve"> </w:t>
            </w:r>
            <w:r w:rsidRPr="00163AC6">
              <w:rPr>
                <w:rFonts w:ascii="Times New Roman" w:hAnsi="Times New Roman" w:cs="Times New Roman"/>
                <w:lang w:val="ru-RU"/>
              </w:rPr>
              <w:t>таблица</w:t>
            </w:r>
            <w:r w:rsidR="00EC7A40" w:rsidRPr="00163AC6">
              <w:rPr>
                <w:rFonts w:ascii="Times New Roman" w:hAnsi="Times New Roman" w:cs="Times New Roman"/>
                <w:lang w:val="ru-RU"/>
              </w:rPr>
              <w:t xml:space="preserve"> 2</w:t>
            </w:r>
          </w:p>
        </w:tc>
        <w:tc>
          <w:tcPr>
            <w:tcW w:w="2772" w:type="dxa"/>
          </w:tcPr>
          <w:p w14:paraId="57DA49FC" w14:textId="77777777" w:rsidR="00EC7A40" w:rsidRPr="00163AC6" w:rsidRDefault="00EC7A40" w:rsidP="00EA6D5B">
            <w:pPr>
              <w:pStyle w:val="TableParagraph"/>
              <w:spacing w:before="0"/>
              <w:ind w:left="0"/>
              <w:jc w:val="center"/>
              <w:rPr>
                <w:rFonts w:ascii="Times New Roman" w:hAnsi="Times New Roman" w:cs="Times New Roman"/>
                <w:spacing w:val="-2"/>
              </w:rPr>
            </w:pPr>
            <w:r w:rsidRPr="00163AC6">
              <w:rPr>
                <w:rFonts w:ascii="Times New Roman" w:hAnsi="Times New Roman" w:cs="Times New Roman"/>
                <w:spacing w:val="-2"/>
              </w:rPr>
              <w:t xml:space="preserve">ER70S-2 </w:t>
            </w:r>
          </w:p>
          <w:p w14:paraId="6C5520A9"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ER70S-</w:t>
            </w:r>
            <w:r w:rsidRPr="00163AC6">
              <w:rPr>
                <w:rFonts w:ascii="Times New Roman" w:hAnsi="Times New Roman" w:cs="Times New Roman"/>
                <w:spacing w:val="-10"/>
              </w:rPr>
              <w:t>3</w:t>
            </w:r>
          </w:p>
          <w:p w14:paraId="18D2E49D" w14:textId="357C6BB6"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ER70S-6A [</w:t>
            </w:r>
            <w:r w:rsidR="00F06FF8" w:rsidRPr="00163AC6">
              <w:rPr>
                <w:rFonts w:ascii="Times New Roman" w:hAnsi="Times New Roman" w:cs="Times New Roman"/>
                <w:lang w:val="ru-RU"/>
              </w:rPr>
              <w:t>п</w:t>
            </w:r>
            <w:r w:rsidR="007A425F" w:rsidRPr="00163AC6">
              <w:rPr>
                <w:rFonts w:ascii="Times New Roman" w:hAnsi="Times New Roman" w:cs="Times New Roman"/>
                <w:lang w:val="ru-RU"/>
              </w:rPr>
              <w:t>римечание</w:t>
            </w:r>
            <w:r w:rsidR="007A425F" w:rsidRPr="00163AC6">
              <w:rPr>
                <w:rFonts w:ascii="Times New Roman" w:hAnsi="Times New Roman" w:cs="Times New Roman"/>
              </w:rPr>
              <w:t xml:space="preserve"> </w:t>
            </w:r>
            <w:r w:rsidRPr="00163AC6">
              <w:rPr>
                <w:rFonts w:ascii="Times New Roman" w:hAnsi="Times New Roman" w:cs="Times New Roman"/>
              </w:rPr>
              <w:t>1]</w:t>
            </w:r>
          </w:p>
          <w:p w14:paraId="6D992031" w14:textId="735840C3"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rPr>
              <w:t>ER</w:t>
            </w:r>
            <w:r w:rsidRPr="00163AC6">
              <w:rPr>
                <w:rFonts w:ascii="Times New Roman" w:hAnsi="Times New Roman" w:cs="Times New Roman"/>
                <w:lang w:val="ru-RU"/>
              </w:rPr>
              <w:t>80</w:t>
            </w:r>
            <w:r w:rsidRPr="00163AC6">
              <w:rPr>
                <w:rFonts w:ascii="Times New Roman" w:hAnsi="Times New Roman" w:cs="Times New Roman"/>
              </w:rPr>
              <w:t>S</w:t>
            </w:r>
            <w:r w:rsidRPr="00163AC6">
              <w:rPr>
                <w:rFonts w:ascii="Times New Roman" w:hAnsi="Times New Roman" w:cs="Times New Roman"/>
                <w:lang w:val="ru-RU"/>
              </w:rPr>
              <w:t>-</w:t>
            </w:r>
            <w:r w:rsidRPr="00163AC6">
              <w:rPr>
                <w:rFonts w:ascii="Times New Roman" w:hAnsi="Times New Roman" w:cs="Times New Roman"/>
              </w:rPr>
              <w:t>Ni</w:t>
            </w:r>
            <w:r w:rsidRPr="00163AC6">
              <w:rPr>
                <w:rFonts w:ascii="Times New Roman" w:hAnsi="Times New Roman" w:cs="Times New Roman"/>
                <w:lang w:val="ru-RU"/>
              </w:rPr>
              <w:t>1 [</w:t>
            </w:r>
            <w:r w:rsidR="00F06FF8" w:rsidRPr="00163AC6">
              <w:rPr>
                <w:rFonts w:ascii="Times New Roman" w:hAnsi="Times New Roman" w:cs="Times New Roman"/>
                <w:lang w:val="ru-RU"/>
              </w:rPr>
              <w:t>п</w:t>
            </w:r>
            <w:r w:rsidR="007A425F" w:rsidRPr="00163AC6">
              <w:rPr>
                <w:rFonts w:ascii="Times New Roman" w:hAnsi="Times New Roman" w:cs="Times New Roman"/>
                <w:lang w:val="ru-RU"/>
              </w:rPr>
              <w:t>римечание</w:t>
            </w:r>
            <w:r w:rsidRPr="00163AC6">
              <w:rPr>
                <w:rFonts w:ascii="Times New Roman" w:hAnsi="Times New Roman" w:cs="Times New Roman"/>
                <w:lang w:val="ru-RU"/>
              </w:rPr>
              <w:t xml:space="preserve"> 3]</w:t>
            </w:r>
          </w:p>
          <w:p w14:paraId="2674EABE" w14:textId="65A1490C"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rPr>
              <w:t>ER</w:t>
            </w:r>
            <w:r w:rsidRPr="00163AC6">
              <w:rPr>
                <w:rFonts w:ascii="Times New Roman" w:hAnsi="Times New Roman" w:cs="Times New Roman"/>
                <w:lang w:val="ru-RU"/>
              </w:rPr>
              <w:t>80</w:t>
            </w:r>
            <w:r w:rsidRPr="00163AC6">
              <w:rPr>
                <w:rFonts w:ascii="Times New Roman" w:hAnsi="Times New Roman" w:cs="Times New Roman"/>
              </w:rPr>
              <w:t>S</w:t>
            </w:r>
            <w:r w:rsidRPr="00163AC6">
              <w:rPr>
                <w:rFonts w:ascii="Times New Roman" w:hAnsi="Times New Roman" w:cs="Times New Roman"/>
                <w:lang w:val="ru-RU"/>
              </w:rPr>
              <w:t>-</w:t>
            </w:r>
            <w:r w:rsidRPr="00163AC6">
              <w:rPr>
                <w:rFonts w:ascii="Times New Roman" w:hAnsi="Times New Roman" w:cs="Times New Roman"/>
              </w:rPr>
              <w:t>D</w:t>
            </w:r>
            <w:r w:rsidRPr="00163AC6">
              <w:rPr>
                <w:rFonts w:ascii="Times New Roman" w:hAnsi="Times New Roman" w:cs="Times New Roman"/>
                <w:lang w:val="ru-RU"/>
              </w:rPr>
              <w:t>2</w:t>
            </w:r>
            <w:r w:rsidRPr="00163AC6">
              <w:rPr>
                <w:rFonts w:ascii="Times New Roman" w:hAnsi="Times New Roman" w:cs="Times New Roman"/>
                <w:spacing w:val="8"/>
                <w:lang w:val="ru-RU"/>
              </w:rPr>
              <w:t xml:space="preserve"> </w:t>
            </w:r>
            <w:r w:rsidRPr="00163AC6">
              <w:rPr>
                <w:rFonts w:ascii="Times New Roman" w:hAnsi="Times New Roman" w:cs="Times New Roman"/>
                <w:lang w:val="ru-RU"/>
              </w:rPr>
              <w:t>[</w:t>
            </w:r>
            <w:r w:rsidR="00F06FF8" w:rsidRPr="00163AC6">
              <w:rPr>
                <w:rFonts w:ascii="Times New Roman" w:hAnsi="Times New Roman" w:cs="Times New Roman"/>
                <w:lang w:val="ru-RU"/>
              </w:rPr>
              <w:t>п</w:t>
            </w:r>
            <w:r w:rsidR="007A425F" w:rsidRPr="00163AC6">
              <w:rPr>
                <w:rFonts w:ascii="Times New Roman" w:hAnsi="Times New Roman" w:cs="Times New Roman"/>
                <w:lang w:val="ru-RU"/>
              </w:rPr>
              <w:t>римечание</w:t>
            </w:r>
            <w:r w:rsidRPr="00163AC6">
              <w:rPr>
                <w:rFonts w:ascii="Times New Roman" w:hAnsi="Times New Roman" w:cs="Times New Roman"/>
                <w:spacing w:val="8"/>
                <w:lang w:val="ru-RU"/>
              </w:rPr>
              <w:t xml:space="preserve"> </w:t>
            </w:r>
            <w:r w:rsidRPr="00163AC6">
              <w:rPr>
                <w:rFonts w:ascii="Times New Roman" w:hAnsi="Times New Roman" w:cs="Times New Roman"/>
                <w:spacing w:val="-5"/>
                <w:lang w:val="ru-RU"/>
              </w:rPr>
              <w:t>3]</w:t>
            </w:r>
          </w:p>
        </w:tc>
        <w:tc>
          <w:tcPr>
            <w:tcW w:w="3282" w:type="dxa"/>
          </w:tcPr>
          <w:p w14:paraId="6E5E4713" w14:textId="77777777" w:rsidR="00EC7A40" w:rsidRPr="00163AC6" w:rsidRDefault="00EC7A40" w:rsidP="00EA6D5B">
            <w:pPr>
              <w:pStyle w:val="TableParagraph"/>
              <w:spacing w:before="0"/>
              <w:ind w:left="0"/>
              <w:jc w:val="center"/>
              <w:rPr>
                <w:rFonts w:ascii="Times New Roman" w:hAnsi="Times New Roman" w:cs="Times New Roman"/>
                <w:spacing w:val="80"/>
                <w:lang w:val="ru-RU"/>
              </w:rPr>
            </w:pPr>
            <w:r w:rsidRPr="00163AC6">
              <w:rPr>
                <w:rFonts w:ascii="Times New Roman" w:hAnsi="Times New Roman" w:cs="Times New Roman"/>
                <w:spacing w:val="-2"/>
              </w:rPr>
              <w:t>K</w:t>
            </w:r>
            <w:r w:rsidRPr="00163AC6">
              <w:rPr>
                <w:rFonts w:ascii="Times New Roman" w:hAnsi="Times New Roman" w:cs="Times New Roman"/>
                <w:spacing w:val="-2"/>
                <w:lang w:val="ru-RU"/>
              </w:rPr>
              <w:t>10726</w:t>
            </w:r>
          </w:p>
          <w:p w14:paraId="31D98BC1" w14:textId="77777777" w:rsidR="00EC7A40" w:rsidRPr="00163AC6" w:rsidRDefault="00EC7A40" w:rsidP="00EA6D5B">
            <w:pPr>
              <w:pStyle w:val="TableParagraph"/>
              <w:spacing w:before="0"/>
              <w:ind w:left="0"/>
              <w:jc w:val="center"/>
              <w:rPr>
                <w:rFonts w:ascii="Times New Roman" w:hAnsi="Times New Roman" w:cs="Times New Roman"/>
                <w:spacing w:val="80"/>
                <w:lang w:val="ru-RU"/>
              </w:rPr>
            </w:pPr>
            <w:r w:rsidRPr="00163AC6">
              <w:rPr>
                <w:rFonts w:ascii="Times New Roman" w:hAnsi="Times New Roman" w:cs="Times New Roman"/>
                <w:spacing w:val="-2"/>
              </w:rPr>
              <w:t>K</w:t>
            </w:r>
            <w:r w:rsidRPr="00163AC6">
              <w:rPr>
                <w:rFonts w:ascii="Times New Roman" w:hAnsi="Times New Roman" w:cs="Times New Roman"/>
                <w:spacing w:val="-2"/>
                <w:lang w:val="ru-RU"/>
              </w:rPr>
              <w:t>11022</w:t>
            </w:r>
          </w:p>
          <w:p w14:paraId="01D33BAA" w14:textId="52C017F2"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rPr>
              <w:t>K</w:t>
            </w:r>
            <w:r w:rsidRPr="00163AC6">
              <w:rPr>
                <w:rFonts w:ascii="Times New Roman" w:hAnsi="Times New Roman" w:cs="Times New Roman"/>
                <w:lang w:val="ru-RU"/>
              </w:rPr>
              <w:t>11140</w:t>
            </w:r>
            <w:r w:rsidRPr="00163AC6">
              <w:rPr>
                <w:rFonts w:ascii="Times New Roman" w:hAnsi="Times New Roman" w:cs="Times New Roman"/>
                <w:spacing w:val="-6"/>
                <w:lang w:val="ru-RU"/>
              </w:rPr>
              <w:t xml:space="preserve"> </w:t>
            </w:r>
            <w:r w:rsidRPr="00163AC6">
              <w:rPr>
                <w:rFonts w:ascii="Times New Roman" w:hAnsi="Times New Roman" w:cs="Times New Roman"/>
                <w:lang w:val="ru-RU"/>
              </w:rPr>
              <w:t>[</w:t>
            </w:r>
            <w:r w:rsidR="00F06FF8" w:rsidRPr="00163AC6">
              <w:rPr>
                <w:rFonts w:ascii="Times New Roman" w:hAnsi="Times New Roman" w:cs="Times New Roman"/>
                <w:lang w:val="ru-RU"/>
              </w:rPr>
              <w:t>п</w:t>
            </w:r>
            <w:r w:rsidR="007A425F" w:rsidRPr="00163AC6">
              <w:rPr>
                <w:rFonts w:ascii="Times New Roman" w:hAnsi="Times New Roman" w:cs="Times New Roman"/>
                <w:lang w:val="ru-RU"/>
              </w:rPr>
              <w:t xml:space="preserve">римечание </w:t>
            </w:r>
            <w:r w:rsidRPr="00163AC6">
              <w:rPr>
                <w:rFonts w:ascii="Times New Roman" w:hAnsi="Times New Roman" w:cs="Times New Roman"/>
                <w:lang w:val="ru-RU"/>
              </w:rPr>
              <w:t>1]</w:t>
            </w:r>
          </w:p>
          <w:p w14:paraId="1FA4A65A" w14:textId="77777777"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spacing w:val="-2"/>
              </w:rPr>
              <w:t>K</w:t>
            </w:r>
            <w:r w:rsidRPr="00163AC6">
              <w:rPr>
                <w:rFonts w:ascii="Times New Roman" w:hAnsi="Times New Roman" w:cs="Times New Roman"/>
                <w:spacing w:val="-2"/>
                <w:lang w:val="ru-RU"/>
              </w:rPr>
              <w:t>11260</w:t>
            </w:r>
          </w:p>
          <w:p w14:paraId="0A8E8A04" w14:textId="77777777"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spacing w:val="-2"/>
              </w:rPr>
              <w:t>K</w:t>
            </w:r>
            <w:r w:rsidRPr="00163AC6">
              <w:rPr>
                <w:rFonts w:ascii="Times New Roman" w:hAnsi="Times New Roman" w:cs="Times New Roman"/>
                <w:spacing w:val="-2"/>
                <w:lang w:val="ru-RU"/>
              </w:rPr>
              <w:t>10945</w:t>
            </w:r>
          </w:p>
        </w:tc>
      </w:tr>
      <w:tr w:rsidR="00EC7A40" w:rsidRPr="00356F48" w14:paraId="401F4449" w14:textId="77777777" w:rsidTr="00D344F0">
        <w:trPr>
          <w:trHeight w:val="507"/>
        </w:trPr>
        <w:tc>
          <w:tcPr>
            <w:tcW w:w="4296" w:type="dxa"/>
            <w:vMerge/>
            <w:tcBorders>
              <w:top w:val="nil"/>
            </w:tcBorders>
            <w:vAlign w:val="center"/>
          </w:tcPr>
          <w:p w14:paraId="6497EC71" w14:textId="77777777" w:rsidR="00EC7A40" w:rsidRPr="00163AC6" w:rsidRDefault="00EC7A40" w:rsidP="00EA6D5B">
            <w:pPr>
              <w:rPr>
                <w:lang w:val="ru-RU"/>
              </w:rPr>
            </w:pPr>
          </w:p>
        </w:tc>
        <w:tc>
          <w:tcPr>
            <w:tcW w:w="2772" w:type="dxa"/>
          </w:tcPr>
          <w:p w14:paraId="33568EEE" w14:textId="77777777"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rPr>
              <w:t>E</w:t>
            </w:r>
            <w:r w:rsidRPr="00163AC6">
              <w:rPr>
                <w:rFonts w:ascii="Times New Roman" w:hAnsi="Times New Roman" w:cs="Times New Roman"/>
                <w:lang w:val="ru-RU"/>
              </w:rPr>
              <w:t>70</w:t>
            </w:r>
            <w:r w:rsidRPr="00163AC6">
              <w:rPr>
                <w:rFonts w:ascii="Times New Roman" w:hAnsi="Times New Roman" w:cs="Times New Roman"/>
              </w:rPr>
              <w:t>C</w:t>
            </w:r>
            <w:r w:rsidRPr="00163AC6">
              <w:rPr>
                <w:rFonts w:ascii="Times New Roman" w:hAnsi="Times New Roman" w:cs="Times New Roman"/>
                <w:lang w:val="ru-RU"/>
              </w:rPr>
              <w:t>-</w:t>
            </w:r>
            <w:r w:rsidRPr="00163AC6">
              <w:rPr>
                <w:rFonts w:ascii="Times New Roman" w:hAnsi="Times New Roman" w:cs="Times New Roman"/>
                <w:spacing w:val="-4"/>
                <w:lang w:val="ru-RU"/>
              </w:rPr>
              <w:t>3</w:t>
            </w:r>
            <w:r w:rsidRPr="00163AC6">
              <w:rPr>
                <w:rFonts w:ascii="Times New Roman" w:hAnsi="Times New Roman" w:cs="Times New Roman"/>
                <w:spacing w:val="-4"/>
              </w:rPr>
              <w:t>C</w:t>
            </w:r>
            <w:r w:rsidRPr="00163AC6">
              <w:rPr>
                <w:rFonts w:ascii="Times New Roman" w:hAnsi="Times New Roman" w:cs="Times New Roman"/>
                <w:spacing w:val="-4"/>
                <w:lang w:val="ru-RU"/>
              </w:rPr>
              <w:t>/</w:t>
            </w:r>
            <w:r w:rsidRPr="00163AC6">
              <w:rPr>
                <w:rFonts w:ascii="Times New Roman" w:hAnsi="Times New Roman" w:cs="Times New Roman"/>
                <w:spacing w:val="-4"/>
              </w:rPr>
              <w:t>M</w:t>
            </w:r>
          </w:p>
          <w:p w14:paraId="1AB61F2C" w14:textId="38988BE4"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rPr>
              <w:t>E</w:t>
            </w:r>
            <w:r w:rsidRPr="00163AC6">
              <w:rPr>
                <w:rFonts w:ascii="Times New Roman" w:hAnsi="Times New Roman" w:cs="Times New Roman"/>
                <w:lang w:val="ru-RU"/>
              </w:rPr>
              <w:t>70</w:t>
            </w:r>
            <w:r w:rsidRPr="00163AC6">
              <w:rPr>
                <w:rFonts w:ascii="Times New Roman" w:hAnsi="Times New Roman" w:cs="Times New Roman"/>
              </w:rPr>
              <w:t>C</w:t>
            </w:r>
            <w:r w:rsidRPr="00163AC6">
              <w:rPr>
                <w:rFonts w:ascii="Times New Roman" w:hAnsi="Times New Roman" w:cs="Times New Roman"/>
                <w:lang w:val="ru-RU"/>
              </w:rPr>
              <w:t>-6</w:t>
            </w:r>
            <w:r w:rsidRPr="00163AC6">
              <w:rPr>
                <w:rFonts w:ascii="Times New Roman" w:hAnsi="Times New Roman" w:cs="Times New Roman"/>
              </w:rPr>
              <w:t>C</w:t>
            </w:r>
            <w:r w:rsidRPr="00163AC6">
              <w:rPr>
                <w:rFonts w:ascii="Times New Roman" w:hAnsi="Times New Roman" w:cs="Times New Roman"/>
                <w:lang w:val="ru-RU"/>
              </w:rPr>
              <w:t>/</w:t>
            </w:r>
            <w:r w:rsidRPr="00163AC6">
              <w:rPr>
                <w:rFonts w:ascii="Times New Roman" w:hAnsi="Times New Roman" w:cs="Times New Roman"/>
              </w:rPr>
              <w:t>M</w:t>
            </w:r>
            <w:r w:rsidRPr="00163AC6">
              <w:rPr>
                <w:rFonts w:ascii="Times New Roman" w:hAnsi="Times New Roman" w:cs="Times New Roman"/>
                <w:spacing w:val="12"/>
                <w:lang w:val="ru-RU"/>
              </w:rPr>
              <w:t xml:space="preserve"> </w:t>
            </w:r>
            <w:r w:rsidRPr="00163AC6">
              <w:rPr>
                <w:rFonts w:ascii="Times New Roman" w:hAnsi="Times New Roman" w:cs="Times New Roman"/>
                <w:lang w:val="ru-RU"/>
              </w:rPr>
              <w:t>[</w:t>
            </w:r>
            <w:r w:rsidR="00F06FF8" w:rsidRPr="00163AC6">
              <w:rPr>
                <w:rFonts w:ascii="Times New Roman" w:hAnsi="Times New Roman" w:cs="Times New Roman"/>
                <w:lang w:val="ru-RU"/>
              </w:rPr>
              <w:t>п</w:t>
            </w:r>
            <w:r w:rsidR="007A425F" w:rsidRPr="00163AC6">
              <w:rPr>
                <w:rFonts w:ascii="Times New Roman" w:hAnsi="Times New Roman" w:cs="Times New Roman"/>
                <w:lang w:val="ru-RU"/>
              </w:rPr>
              <w:t>римечание</w:t>
            </w:r>
            <w:r w:rsidRPr="00163AC6">
              <w:rPr>
                <w:rFonts w:ascii="Times New Roman" w:hAnsi="Times New Roman" w:cs="Times New Roman"/>
                <w:spacing w:val="13"/>
                <w:lang w:val="ru-RU"/>
              </w:rPr>
              <w:t xml:space="preserve"> </w:t>
            </w:r>
            <w:r w:rsidRPr="00163AC6">
              <w:rPr>
                <w:rFonts w:ascii="Times New Roman" w:hAnsi="Times New Roman" w:cs="Times New Roman"/>
                <w:spacing w:val="-5"/>
                <w:lang w:val="ru-RU"/>
              </w:rPr>
              <w:t>1]</w:t>
            </w:r>
          </w:p>
        </w:tc>
        <w:tc>
          <w:tcPr>
            <w:tcW w:w="3282" w:type="dxa"/>
          </w:tcPr>
          <w:p w14:paraId="57D6A53D"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W07703</w:t>
            </w:r>
          </w:p>
          <w:p w14:paraId="608DEF39" w14:textId="3B3B9D58"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W04406</w:t>
            </w:r>
            <w:r w:rsidRPr="00163AC6">
              <w:rPr>
                <w:rFonts w:ascii="Times New Roman" w:hAnsi="Times New Roman" w:cs="Times New Roman"/>
                <w:spacing w:val="9"/>
              </w:rPr>
              <w:t xml:space="preserve"> </w:t>
            </w:r>
            <w:r w:rsidRPr="00163AC6">
              <w:rPr>
                <w:rFonts w:ascii="Times New Roman" w:hAnsi="Times New Roman" w:cs="Times New Roman"/>
                <w:spacing w:val="-2"/>
              </w:rPr>
              <w:t>[</w:t>
            </w:r>
            <w:r w:rsidR="00F06FF8" w:rsidRPr="00163AC6">
              <w:rPr>
                <w:rFonts w:ascii="Times New Roman" w:hAnsi="Times New Roman" w:cs="Times New Roman"/>
                <w:spacing w:val="-2"/>
                <w:lang w:val="ru-RU"/>
              </w:rPr>
              <w:t>п</w:t>
            </w:r>
            <w:r w:rsidR="007A425F" w:rsidRPr="00163AC6">
              <w:rPr>
                <w:rFonts w:ascii="Times New Roman" w:hAnsi="Times New Roman" w:cs="Times New Roman"/>
                <w:spacing w:val="-2"/>
              </w:rPr>
              <w:t xml:space="preserve">римечание </w:t>
            </w:r>
            <w:r w:rsidRPr="00163AC6">
              <w:rPr>
                <w:rFonts w:ascii="Times New Roman" w:hAnsi="Times New Roman" w:cs="Times New Roman"/>
                <w:spacing w:val="-2"/>
              </w:rPr>
              <w:t>1]</w:t>
            </w:r>
          </w:p>
        </w:tc>
      </w:tr>
      <w:tr w:rsidR="00EC7A40" w:rsidRPr="00697636" w14:paraId="438CC27A" w14:textId="77777777" w:rsidTr="00D344F0">
        <w:trPr>
          <w:trHeight w:val="714"/>
        </w:trPr>
        <w:tc>
          <w:tcPr>
            <w:tcW w:w="4296" w:type="dxa"/>
            <w:vAlign w:val="center"/>
          </w:tcPr>
          <w:p w14:paraId="0A8B718D" w14:textId="18171C55" w:rsidR="00EC7A40" w:rsidRPr="00163AC6" w:rsidRDefault="00EC7A40" w:rsidP="00EA6D5B">
            <w:pPr>
              <w:pStyle w:val="TableParagraph"/>
              <w:spacing w:before="0"/>
              <w:ind w:left="0"/>
              <w:rPr>
                <w:rFonts w:ascii="Times New Roman" w:hAnsi="Times New Roman" w:cs="Times New Roman"/>
                <w:lang w:val="ru-RU"/>
              </w:rPr>
            </w:pPr>
            <w:r w:rsidRPr="00163AC6">
              <w:rPr>
                <w:rFonts w:ascii="Times New Roman" w:hAnsi="Times New Roman" w:cs="Times New Roman"/>
              </w:rPr>
              <w:lastRenderedPageBreak/>
              <w:t>SFA</w:t>
            </w:r>
            <w:r w:rsidRPr="00163AC6">
              <w:rPr>
                <w:rFonts w:ascii="Times New Roman" w:hAnsi="Times New Roman" w:cs="Times New Roman"/>
                <w:lang w:val="ru-RU"/>
              </w:rPr>
              <w:t>-5.20</w:t>
            </w:r>
            <w:r w:rsidRPr="00163AC6">
              <w:rPr>
                <w:rFonts w:ascii="Times New Roman" w:hAnsi="Times New Roman" w:cs="Times New Roman"/>
                <w:spacing w:val="9"/>
                <w:lang w:val="ru-RU"/>
              </w:rPr>
              <w:t xml:space="preserve"> </w:t>
            </w:r>
            <w:r w:rsidRPr="00163AC6">
              <w:rPr>
                <w:rFonts w:ascii="Times New Roman" w:hAnsi="Times New Roman" w:cs="Times New Roman"/>
                <w:spacing w:val="-2"/>
                <w:lang w:val="ru-RU"/>
              </w:rPr>
              <w:t>[</w:t>
            </w:r>
            <w:r w:rsidR="00F06FF8" w:rsidRPr="00163AC6">
              <w:rPr>
                <w:rFonts w:ascii="Times New Roman" w:hAnsi="Times New Roman" w:cs="Times New Roman"/>
                <w:spacing w:val="-2"/>
                <w:lang w:val="ru-RU"/>
              </w:rPr>
              <w:t>п</w:t>
            </w:r>
            <w:r w:rsidR="007A425F" w:rsidRPr="00163AC6">
              <w:rPr>
                <w:rFonts w:ascii="Times New Roman" w:hAnsi="Times New Roman" w:cs="Times New Roman"/>
                <w:spacing w:val="-2"/>
                <w:lang w:val="ru-RU"/>
              </w:rPr>
              <w:t xml:space="preserve">римечание </w:t>
            </w:r>
            <w:r w:rsidRPr="00163AC6">
              <w:rPr>
                <w:rFonts w:ascii="Times New Roman" w:hAnsi="Times New Roman" w:cs="Times New Roman"/>
                <w:spacing w:val="-2"/>
                <w:lang w:val="ru-RU"/>
              </w:rPr>
              <w:t>2]</w:t>
            </w:r>
          </w:p>
          <w:p w14:paraId="228FD736" w14:textId="79F41696" w:rsidR="00EC7A40" w:rsidRPr="00163AC6" w:rsidRDefault="00EC7A40" w:rsidP="00EA6D5B">
            <w:pPr>
              <w:pStyle w:val="TableParagraph"/>
              <w:spacing w:before="0"/>
              <w:ind w:left="0"/>
              <w:rPr>
                <w:rFonts w:ascii="Times New Roman" w:hAnsi="Times New Roman" w:cs="Times New Roman"/>
                <w:lang w:val="ru-RU"/>
              </w:rPr>
            </w:pPr>
            <w:r w:rsidRPr="00163AC6">
              <w:rPr>
                <w:rFonts w:ascii="Times New Roman" w:hAnsi="Times New Roman" w:cs="Times New Roman"/>
              </w:rPr>
              <w:t>FCAW</w:t>
            </w:r>
            <w:r w:rsidRPr="00163AC6">
              <w:rPr>
                <w:rFonts w:ascii="Times New Roman" w:hAnsi="Times New Roman" w:cs="Times New Roman"/>
                <w:lang w:val="ru-RU"/>
              </w:rPr>
              <w:t>-</w:t>
            </w:r>
            <w:r w:rsidRPr="00163AC6">
              <w:rPr>
                <w:rFonts w:ascii="Times New Roman" w:hAnsi="Times New Roman" w:cs="Times New Roman"/>
              </w:rPr>
              <w:t>G</w:t>
            </w:r>
            <w:r w:rsidRPr="00163AC6">
              <w:rPr>
                <w:rFonts w:ascii="Times New Roman" w:hAnsi="Times New Roman" w:cs="Times New Roman"/>
                <w:spacing w:val="-1"/>
                <w:lang w:val="ru-RU"/>
              </w:rPr>
              <w:t xml:space="preserve"> </w:t>
            </w:r>
            <w:r w:rsidR="0008506F" w:rsidRPr="00163AC6">
              <w:rPr>
                <w:rFonts w:ascii="Times New Roman" w:hAnsi="Times New Roman" w:cs="Times New Roman"/>
                <w:lang w:val="ru-RU"/>
              </w:rPr>
              <w:t>процесс</w:t>
            </w:r>
            <w:r w:rsidRPr="00163AC6">
              <w:rPr>
                <w:rFonts w:ascii="Times New Roman" w:hAnsi="Times New Roman" w:cs="Times New Roman"/>
                <w:lang w:val="ru-RU"/>
              </w:rPr>
              <w:t xml:space="preserve"> </w:t>
            </w:r>
          </w:p>
          <w:p w14:paraId="033FF3CF" w14:textId="4B7D6028" w:rsidR="00EC7A40" w:rsidRPr="00163AC6" w:rsidRDefault="0008506F" w:rsidP="00EA6D5B">
            <w:pPr>
              <w:pStyle w:val="TableParagraph"/>
              <w:spacing w:before="0"/>
              <w:ind w:left="0"/>
              <w:rPr>
                <w:rFonts w:ascii="Times New Roman" w:hAnsi="Times New Roman" w:cs="Times New Roman"/>
                <w:lang w:val="ru-RU"/>
              </w:rPr>
            </w:pPr>
            <w:r w:rsidRPr="00163AC6">
              <w:rPr>
                <w:rFonts w:ascii="Times New Roman" w:hAnsi="Times New Roman" w:cs="Times New Roman"/>
                <w:lang w:val="ru-RU"/>
              </w:rPr>
              <w:t>таблица</w:t>
            </w:r>
            <w:r w:rsidR="00EC7A40" w:rsidRPr="00163AC6">
              <w:rPr>
                <w:rFonts w:ascii="Times New Roman" w:hAnsi="Times New Roman" w:cs="Times New Roman"/>
                <w:lang w:val="ru-RU"/>
              </w:rPr>
              <w:t xml:space="preserve"> 6</w:t>
            </w:r>
          </w:p>
        </w:tc>
        <w:tc>
          <w:tcPr>
            <w:tcW w:w="2772" w:type="dxa"/>
          </w:tcPr>
          <w:p w14:paraId="477900B9" w14:textId="3F09E8E6"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rPr>
              <w:t>E</w:t>
            </w:r>
            <w:r w:rsidRPr="00163AC6">
              <w:rPr>
                <w:rFonts w:ascii="Times New Roman" w:hAnsi="Times New Roman" w:cs="Times New Roman"/>
                <w:lang w:val="ru-RU"/>
              </w:rPr>
              <w:t>71</w:t>
            </w:r>
            <w:r w:rsidRPr="00163AC6">
              <w:rPr>
                <w:rFonts w:ascii="Times New Roman" w:hAnsi="Times New Roman" w:cs="Times New Roman"/>
              </w:rPr>
              <w:t>T</w:t>
            </w:r>
            <w:r w:rsidRPr="00163AC6">
              <w:rPr>
                <w:rFonts w:ascii="Times New Roman" w:hAnsi="Times New Roman" w:cs="Times New Roman"/>
                <w:lang w:val="ru-RU"/>
              </w:rPr>
              <w:t>-1</w:t>
            </w:r>
            <w:r w:rsidRPr="00163AC6">
              <w:rPr>
                <w:rFonts w:ascii="Times New Roman" w:hAnsi="Times New Roman" w:cs="Times New Roman"/>
              </w:rPr>
              <w:t>C</w:t>
            </w:r>
            <w:r w:rsidRPr="00163AC6">
              <w:rPr>
                <w:rFonts w:ascii="Times New Roman" w:hAnsi="Times New Roman" w:cs="Times New Roman"/>
                <w:lang w:val="ru-RU"/>
              </w:rPr>
              <w:t>/</w:t>
            </w:r>
            <w:r w:rsidRPr="00163AC6">
              <w:rPr>
                <w:rFonts w:ascii="Times New Roman" w:hAnsi="Times New Roman" w:cs="Times New Roman"/>
              </w:rPr>
              <w:t>M</w:t>
            </w:r>
            <w:r w:rsidRPr="00163AC6">
              <w:rPr>
                <w:rFonts w:ascii="Times New Roman" w:hAnsi="Times New Roman" w:cs="Times New Roman"/>
                <w:spacing w:val="12"/>
                <w:lang w:val="ru-RU"/>
              </w:rPr>
              <w:t xml:space="preserve"> </w:t>
            </w:r>
            <w:r w:rsidRPr="00163AC6">
              <w:rPr>
                <w:rFonts w:ascii="Times New Roman" w:hAnsi="Times New Roman" w:cs="Times New Roman"/>
                <w:lang w:val="ru-RU"/>
              </w:rPr>
              <w:t>[</w:t>
            </w:r>
            <w:r w:rsidR="00F06FF8" w:rsidRPr="00163AC6">
              <w:rPr>
                <w:rFonts w:ascii="Times New Roman" w:hAnsi="Times New Roman" w:cs="Times New Roman"/>
                <w:lang w:val="ru-RU"/>
              </w:rPr>
              <w:t>п</w:t>
            </w:r>
            <w:r w:rsidR="007A425F" w:rsidRPr="00163AC6">
              <w:rPr>
                <w:rFonts w:ascii="Times New Roman" w:hAnsi="Times New Roman" w:cs="Times New Roman"/>
                <w:lang w:val="ru-RU"/>
              </w:rPr>
              <w:t>римечание</w:t>
            </w:r>
            <w:r w:rsidRPr="00163AC6">
              <w:rPr>
                <w:rFonts w:ascii="Times New Roman" w:hAnsi="Times New Roman" w:cs="Times New Roman"/>
                <w:spacing w:val="13"/>
                <w:lang w:val="ru-RU"/>
              </w:rPr>
              <w:t xml:space="preserve"> </w:t>
            </w:r>
            <w:r w:rsidRPr="00163AC6">
              <w:rPr>
                <w:rFonts w:ascii="Times New Roman" w:hAnsi="Times New Roman" w:cs="Times New Roman"/>
                <w:spacing w:val="-5"/>
                <w:lang w:val="ru-RU"/>
              </w:rPr>
              <w:t>1]</w:t>
            </w:r>
          </w:p>
          <w:p w14:paraId="081D9FB7" w14:textId="5AAA4B44"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rPr>
              <w:t>E</w:t>
            </w:r>
            <w:r w:rsidRPr="00163AC6">
              <w:rPr>
                <w:rFonts w:ascii="Times New Roman" w:hAnsi="Times New Roman" w:cs="Times New Roman"/>
                <w:lang w:val="ru-RU"/>
              </w:rPr>
              <w:t>71</w:t>
            </w:r>
            <w:r w:rsidRPr="00163AC6">
              <w:rPr>
                <w:rFonts w:ascii="Times New Roman" w:hAnsi="Times New Roman" w:cs="Times New Roman"/>
              </w:rPr>
              <w:t>T</w:t>
            </w:r>
            <w:r w:rsidRPr="00163AC6">
              <w:rPr>
                <w:rFonts w:ascii="Times New Roman" w:hAnsi="Times New Roman" w:cs="Times New Roman"/>
                <w:lang w:val="ru-RU"/>
              </w:rPr>
              <w:t>-9</w:t>
            </w:r>
            <w:r w:rsidRPr="00163AC6">
              <w:rPr>
                <w:rFonts w:ascii="Times New Roman" w:hAnsi="Times New Roman" w:cs="Times New Roman"/>
              </w:rPr>
              <w:t>C</w:t>
            </w:r>
            <w:r w:rsidRPr="00163AC6">
              <w:rPr>
                <w:rFonts w:ascii="Times New Roman" w:hAnsi="Times New Roman" w:cs="Times New Roman"/>
                <w:lang w:val="ru-RU"/>
              </w:rPr>
              <w:t>/</w:t>
            </w:r>
            <w:r w:rsidRPr="00163AC6">
              <w:rPr>
                <w:rFonts w:ascii="Times New Roman" w:hAnsi="Times New Roman" w:cs="Times New Roman"/>
              </w:rPr>
              <w:t>M</w:t>
            </w:r>
            <w:r w:rsidRPr="00163AC6">
              <w:rPr>
                <w:rFonts w:ascii="Times New Roman" w:hAnsi="Times New Roman" w:cs="Times New Roman"/>
                <w:spacing w:val="12"/>
                <w:lang w:val="ru-RU"/>
              </w:rPr>
              <w:t xml:space="preserve"> </w:t>
            </w:r>
            <w:r w:rsidRPr="00163AC6">
              <w:rPr>
                <w:rFonts w:ascii="Times New Roman" w:hAnsi="Times New Roman" w:cs="Times New Roman"/>
                <w:lang w:val="ru-RU"/>
              </w:rPr>
              <w:t>[</w:t>
            </w:r>
            <w:r w:rsidR="00F06FF8" w:rsidRPr="00163AC6">
              <w:rPr>
                <w:rFonts w:ascii="Times New Roman" w:hAnsi="Times New Roman" w:cs="Times New Roman"/>
                <w:lang w:val="ru-RU"/>
              </w:rPr>
              <w:t>п</w:t>
            </w:r>
            <w:r w:rsidR="007A425F" w:rsidRPr="00163AC6">
              <w:rPr>
                <w:rFonts w:ascii="Times New Roman" w:hAnsi="Times New Roman" w:cs="Times New Roman"/>
                <w:lang w:val="ru-RU"/>
              </w:rPr>
              <w:t>римечание</w:t>
            </w:r>
            <w:r w:rsidRPr="00163AC6">
              <w:rPr>
                <w:rFonts w:ascii="Times New Roman" w:hAnsi="Times New Roman" w:cs="Times New Roman"/>
                <w:spacing w:val="13"/>
                <w:lang w:val="ru-RU"/>
              </w:rPr>
              <w:t xml:space="preserve"> </w:t>
            </w:r>
            <w:r w:rsidRPr="00163AC6">
              <w:rPr>
                <w:rFonts w:ascii="Times New Roman" w:hAnsi="Times New Roman" w:cs="Times New Roman"/>
                <w:spacing w:val="-5"/>
                <w:lang w:val="ru-RU"/>
              </w:rPr>
              <w:t>1]</w:t>
            </w:r>
          </w:p>
          <w:p w14:paraId="7384E62D" w14:textId="6A07433E"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E71T-12C/M</w:t>
            </w:r>
            <w:r w:rsidRPr="00163AC6">
              <w:rPr>
                <w:rFonts w:ascii="Times New Roman" w:hAnsi="Times New Roman" w:cs="Times New Roman"/>
                <w:spacing w:val="13"/>
              </w:rPr>
              <w:t xml:space="preserve"> </w:t>
            </w:r>
            <w:r w:rsidRPr="00163AC6">
              <w:rPr>
                <w:rFonts w:ascii="Times New Roman" w:hAnsi="Times New Roman" w:cs="Times New Roman"/>
              </w:rPr>
              <w:t>[</w:t>
            </w:r>
            <w:r w:rsidR="00F06FF8" w:rsidRPr="00163AC6">
              <w:rPr>
                <w:rFonts w:ascii="Times New Roman" w:hAnsi="Times New Roman" w:cs="Times New Roman"/>
                <w:lang w:val="ru-RU"/>
              </w:rPr>
              <w:t>п</w:t>
            </w:r>
            <w:r w:rsidR="007A425F" w:rsidRPr="00163AC6">
              <w:rPr>
                <w:rFonts w:ascii="Times New Roman" w:hAnsi="Times New Roman" w:cs="Times New Roman"/>
              </w:rPr>
              <w:t>римечание</w:t>
            </w:r>
            <w:r w:rsidRPr="00163AC6">
              <w:rPr>
                <w:rFonts w:ascii="Times New Roman" w:hAnsi="Times New Roman" w:cs="Times New Roman"/>
                <w:spacing w:val="14"/>
              </w:rPr>
              <w:t xml:space="preserve"> </w:t>
            </w:r>
            <w:r w:rsidRPr="00163AC6">
              <w:rPr>
                <w:rFonts w:ascii="Times New Roman" w:hAnsi="Times New Roman" w:cs="Times New Roman"/>
                <w:spacing w:val="-5"/>
              </w:rPr>
              <w:t>1]</w:t>
            </w:r>
          </w:p>
        </w:tc>
        <w:tc>
          <w:tcPr>
            <w:tcW w:w="3282" w:type="dxa"/>
          </w:tcPr>
          <w:p w14:paraId="4C7F3D1D" w14:textId="76DF95B1"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rPr>
              <w:t>W</w:t>
            </w:r>
            <w:r w:rsidRPr="00163AC6">
              <w:rPr>
                <w:rFonts w:ascii="Times New Roman" w:hAnsi="Times New Roman" w:cs="Times New Roman"/>
                <w:lang w:val="ru-RU"/>
              </w:rPr>
              <w:t>07601</w:t>
            </w:r>
            <w:r w:rsidRPr="00163AC6">
              <w:rPr>
                <w:rFonts w:ascii="Times New Roman" w:hAnsi="Times New Roman" w:cs="Times New Roman"/>
                <w:spacing w:val="-4"/>
                <w:lang w:val="ru-RU"/>
              </w:rPr>
              <w:t xml:space="preserve"> </w:t>
            </w:r>
            <w:r w:rsidRPr="00163AC6">
              <w:rPr>
                <w:rFonts w:ascii="Times New Roman" w:hAnsi="Times New Roman" w:cs="Times New Roman"/>
                <w:lang w:val="ru-RU"/>
              </w:rPr>
              <w:t>[</w:t>
            </w:r>
            <w:r w:rsidR="00F06FF8" w:rsidRPr="00163AC6">
              <w:rPr>
                <w:rFonts w:ascii="Times New Roman" w:hAnsi="Times New Roman" w:cs="Times New Roman"/>
                <w:lang w:val="ru-RU"/>
              </w:rPr>
              <w:t>п</w:t>
            </w:r>
            <w:r w:rsidR="007A425F" w:rsidRPr="00163AC6">
              <w:rPr>
                <w:rFonts w:ascii="Times New Roman" w:hAnsi="Times New Roman" w:cs="Times New Roman"/>
                <w:lang w:val="ru-RU"/>
              </w:rPr>
              <w:t xml:space="preserve">римечание </w:t>
            </w:r>
            <w:r w:rsidRPr="00163AC6">
              <w:rPr>
                <w:rFonts w:ascii="Times New Roman" w:hAnsi="Times New Roman" w:cs="Times New Roman"/>
                <w:lang w:val="ru-RU"/>
              </w:rPr>
              <w:t>1]</w:t>
            </w:r>
          </w:p>
          <w:p w14:paraId="4858699C" w14:textId="63D0C0F1"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rPr>
              <w:t>W</w:t>
            </w:r>
            <w:r w:rsidRPr="00163AC6">
              <w:rPr>
                <w:rFonts w:ascii="Times New Roman" w:hAnsi="Times New Roman" w:cs="Times New Roman"/>
                <w:lang w:val="ru-RU"/>
              </w:rPr>
              <w:t>07609</w:t>
            </w:r>
            <w:r w:rsidRPr="00163AC6">
              <w:rPr>
                <w:rFonts w:ascii="Times New Roman" w:hAnsi="Times New Roman" w:cs="Times New Roman"/>
                <w:spacing w:val="9"/>
                <w:lang w:val="ru-RU"/>
              </w:rPr>
              <w:t xml:space="preserve"> </w:t>
            </w:r>
            <w:r w:rsidRPr="00163AC6">
              <w:rPr>
                <w:rFonts w:ascii="Times New Roman" w:hAnsi="Times New Roman" w:cs="Times New Roman"/>
                <w:spacing w:val="-2"/>
                <w:lang w:val="ru-RU"/>
              </w:rPr>
              <w:t>[</w:t>
            </w:r>
            <w:r w:rsidR="00F06FF8" w:rsidRPr="00163AC6">
              <w:rPr>
                <w:rFonts w:ascii="Times New Roman" w:hAnsi="Times New Roman" w:cs="Times New Roman"/>
                <w:spacing w:val="-2"/>
                <w:lang w:val="ru-RU"/>
              </w:rPr>
              <w:t>п</w:t>
            </w:r>
            <w:r w:rsidR="007A425F" w:rsidRPr="00163AC6">
              <w:rPr>
                <w:rFonts w:ascii="Times New Roman" w:hAnsi="Times New Roman" w:cs="Times New Roman"/>
                <w:spacing w:val="-2"/>
                <w:lang w:val="ru-RU"/>
              </w:rPr>
              <w:t xml:space="preserve">римечание </w:t>
            </w:r>
            <w:r w:rsidRPr="00163AC6">
              <w:rPr>
                <w:rFonts w:ascii="Times New Roman" w:hAnsi="Times New Roman" w:cs="Times New Roman"/>
                <w:spacing w:val="-2"/>
                <w:lang w:val="ru-RU"/>
              </w:rPr>
              <w:t>1]</w:t>
            </w:r>
          </w:p>
          <w:p w14:paraId="02D86AFB" w14:textId="0004E8AC"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rPr>
              <w:t>W</w:t>
            </w:r>
            <w:r w:rsidRPr="00163AC6">
              <w:rPr>
                <w:rFonts w:ascii="Times New Roman" w:hAnsi="Times New Roman" w:cs="Times New Roman"/>
                <w:lang w:val="ru-RU"/>
              </w:rPr>
              <w:t>07612</w:t>
            </w:r>
            <w:r w:rsidRPr="00163AC6">
              <w:rPr>
                <w:rFonts w:ascii="Times New Roman" w:hAnsi="Times New Roman" w:cs="Times New Roman"/>
                <w:spacing w:val="9"/>
                <w:lang w:val="ru-RU"/>
              </w:rPr>
              <w:t xml:space="preserve"> </w:t>
            </w:r>
            <w:r w:rsidRPr="00163AC6">
              <w:rPr>
                <w:rFonts w:ascii="Times New Roman" w:hAnsi="Times New Roman" w:cs="Times New Roman"/>
                <w:spacing w:val="-2"/>
                <w:lang w:val="ru-RU"/>
              </w:rPr>
              <w:t>[</w:t>
            </w:r>
            <w:r w:rsidR="00F06FF8" w:rsidRPr="00163AC6">
              <w:rPr>
                <w:rFonts w:ascii="Times New Roman" w:hAnsi="Times New Roman" w:cs="Times New Roman"/>
                <w:spacing w:val="-2"/>
                <w:lang w:val="ru-RU"/>
              </w:rPr>
              <w:t>п</w:t>
            </w:r>
            <w:r w:rsidR="007A425F" w:rsidRPr="00163AC6">
              <w:rPr>
                <w:rFonts w:ascii="Times New Roman" w:hAnsi="Times New Roman" w:cs="Times New Roman"/>
                <w:spacing w:val="-2"/>
                <w:lang w:val="ru-RU"/>
              </w:rPr>
              <w:t xml:space="preserve">римечание </w:t>
            </w:r>
            <w:r w:rsidRPr="00163AC6">
              <w:rPr>
                <w:rFonts w:ascii="Times New Roman" w:hAnsi="Times New Roman" w:cs="Times New Roman"/>
                <w:spacing w:val="-2"/>
                <w:lang w:val="ru-RU"/>
              </w:rPr>
              <w:t>1]</w:t>
            </w:r>
          </w:p>
        </w:tc>
      </w:tr>
      <w:tr w:rsidR="00EC7A40" w:rsidRPr="00697636" w14:paraId="4788D212" w14:textId="77777777" w:rsidTr="00D344F0">
        <w:trPr>
          <w:trHeight w:val="1236"/>
        </w:trPr>
        <w:tc>
          <w:tcPr>
            <w:tcW w:w="10350" w:type="dxa"/>
            <w:gridSpan w:val="3"/>
          </w:tcPr>
          <w:p w14:paraId="0A0D8B02" w14:textId="532AA8E3" w:rsidR="00EC7A40" w:rsidRPr="00163AC6" w:rsidRDefault="00CE3573" w:rsidP="00EA6D5B">
            <w:pPr>
              <w:pStyle w:val="TableParagraph"/>
              <w:spacing w:before="0"/>
              <w:ind w:left="0"/>
              <w:rPr>
                <w:rFonts w:ascii="Times New Roman" w:hAnsi="Times New Roman" w:cs="Times New Roman"/>
                <w:b/>
                <w:bCs/>
                <w:i/>
                <w:iCs/>
                <w:color w:val="303030"/>
                <w:spacing w:val="-2"/>
                <w:lang w:val="ru-RU"/>
              </w:rPr>
            </w:pPr>
            <w:r w:rsidRPr="00163AC6">
              <w:rPr>
                <w:rFonts w:ascii="Times New Roman" w:hAnsi="Times New Roman" w:cs="Times New Roman"/>
                <w:b/>
                <w:bCs/>
                <w:i/>
                <w:iCs/>
                <w:color w:val="303030"/>
                <w:spacing w:val="-2"/>
                <w:lang w:val="ru-RU"/>
              </w:rPr>
              <w:t>Примечания</w:t>
            </w:r>
            <w:r w:rsidR="00EC7A40" w:rsidRPr="00163AC6">
              <w:rPr>
                <w:rFonts w:ascii="Times New Roman" w:hAnsi="Times New Roman" w:cs="Times New Roman"/>
                <w:b/>
                <w:bCs/>
                <w:i/>
                <w:iCs/>
                <w:color w:val="303030"/>
                <w:spacing w:val="-2"/>
                <w:lang w:val="ru-RU"/>
              </w:rPr>
              <w:t>:</w:t>
            </w:r>
          </w:p>
          <w:p w14:paraId="449A772F" w14:textId="0502E949" w:rsidR="00EC7A40" w:rsidRPr="00163AC6" w:rsidRDefault="00410EF6" w:rsidP="00086BE5">
            <w:pPr>
              <w:pStyle w:val="TableParagraph"/>
              <w:tabs>
                <w:tab w:val="left" w:pos="224"/>
              </w:tabs>
              <w:spacing w:before="0"/>
              <w:ind w:left="0"/>
              <w:rPr>
                <w:rFonts w:ascii="Times New Roman" w:hAnsi="Times New Roman" w:cs="Times New Roman"/>
                <w:i/>
                <w:iCs/>
                <w:lang w:val="ru-RU"/>
              </w:rPr>
            </w:pPr>
            <w:r w:rsidRPr="00163AC6">
              <w:rPr>
                <w:rFonts w:ascii="Times New Roman" w:hAnsi="Times New Roman" w:cs="Times New Roman"/>
                <w:i/>
                <w:iCs/>
                <w:color w:val="303030"/>
                <w:lang w:val="ru-RU"/>
              </w:rPr>
              <w:t xml:space="preserve">1. </w:t>
            </w:r>
            <w:r w:rsidR="00160A46" w:rsidRPr="00163AC6">
              <w:rPr>
                <w:rFonts w:ascii="Times New Roman" w:hAnsi="Times New Roman" w:cs="Times New Roman"/>
                <w:i/>
                <w:iCs/>
                <w:color w:val="303030"/>
                <w:spacing w:val="-5"/>
                <w:lang w:val="ru-RU"/>
              </w:rPr>
              <w:t xml:space="preserve">Химический состав должен быть ограничен 1,6% </w:t>
            </w:r>
            <w:r w:rsidR="00160A46" w:rsidRPr="00163AC6">
              <w:rPr>
                <w:rFonts w:ascii="Times New Roman" w:hAnsi="Times New Roman" w:cs="Times New Roman"/>
                <w:i/>
                <w:iCs/>
                <w:color w:val="303030"/>
                <w:spacing w:val="-5"/>
              </w:rPr>
              <w:t>Mn</w:t>
            </w:r>
            <w:r w:rsidR="00160A46" w:rsidRPr="00163AC6">
              <w:rPr>
                <w:rFonts w:ascii="Times New Roman" w:hAnsi="Times New Roman" w:cs="Times New Roman"/>
                <w:i/>
                <w:iCs/>
                <w:color w:val="303030"/>
                <w:spacing w:val="-5"/>
                <w:lang w:val="ru-RU"/>
              </w:rPr>
              <w:t xml:space="preserve"> и 1,0% </w:t>
            </w:r>
            <w:r w:rsidR="00160A46" w:rsidRPr="00163AC6">
              <w:rPr>
                <w:rFonts w:ascii="Times New Roman" w:hAnsi="Times New Roman" w:cs="Times New Roman"/>
                <w:i/>
                <w:iCs/>
                <w:color w:val="303030"/>
                <w:spacing w:val="-5"/>
              </w:rPr>
              <w:t>Si</w:t>
            </w:r>
            <w:r w:rsidR="00160A46" w:rsidRPr="00163AC6">
              <w:rPr>
                <w:rFonts w:ascii="Times New Roman" w:hAnsi="Times New Roman" w:cs="Times New Roman"/>
                <w:i/>
                <w:iCs/>
                <w:color w:val="303030"/>
                <w:spacing w:val="-5"/>
                <w:lang w:val="ru-RU"/>
              </w:rPr>
              <w:t xml:space="preserve"> для соответствия </w:t>
            </w:r>
            <w:r w:rsidR="00160A46" w:rsidRPr="00163AC6">
              <w:rPr>
                <w:rFonts w:ascii="Times New Roman" w:hAnsi="Times New Roman" w:cs="Times New Roman"/>
                <w:i/>
                <w:iCs/>
                <w:color w:val="303030"/>
                <w:spacing w:val="-5"/>
              </w:rPr>
              <w:t>ASME</w:t>
            </w:r>
            <w:r w:rsidR="00160A46" w:rsidRPr="00163AC6">
              <w:rPr>
                <w:rFonts w:ascii="Times New Roman" w:hAnsi="Times New Roman" w:cs="Times New Roman"/>
                <w:i/>
                <w:iCs/>
                <w:color w:val="303030"/>
                <w:spacing w:val="-5"/>
                <w:lang w:val="ru-RU"/>
              </w:rPr>
              <w:t xml:space="preserve"> </w:t>
            </w:r>
            <w:r w:rsidR="00160A46" w:rsidRPr="00163AC6">
              <w:rPr>
                <w:rFonts w:ascii="Times New Roman" w:hAnsi="Times New Roman" w:cs="Times New Roman"/>
                <w:i/>
                <w:iCs/>
                <w:color w:val="303030"/>
                <w:spacing w:val="-5"/>
              </w:rPr>
              <w:t>IX</w:t>
            </w:r>
            <w:r w:rsidR="00160A46" w:rsidRPr="00163AC6">
              <w:rPr>
                <w:rFonts w:ascii="Times New Roman" w:hAnsi="Times New Roman" w:cs="Times New Roman"/>
                <w:i/>
                <w:iCs/>
                <w:color w:val="303030"/>
                <w:spacing w:val="-5"/>
                <w:lang w:val="ru-RU"/>
              </w:rPr>
              <w:t xml:space="preserve"> Таблица </w:t>
            </w:r>
            <w:r w:rsidR="00160A46" w:rsidRPr="00163AC6">
              <w:rPr>
                <w:rFonts w:ascii="Times New Roman" w:hAnsi="Times New Roman" w:cs="Times New Roman"/>
                <w:i/>
                <w:iCs/>
                <w:color w:val="303030"/>
                <w:spacing w:val="-5"/>
              </w:rPr>
              <w:t>QW</w:t>
            </w:r>
            <w:r w:rsidR="00160A46" w:rsidRPr="00163AC6">
              <w:rPr>
                <w:rFonts w:ascii="Times New Roman" w:hAnsi="Times New Roman" w:cs="Times New Roman"/>
                <w:i/>
                <w:iCs/>
                <w:color w:val="303030"/>
                <w:spacing w:val="-5"/>
                <w:lang w:val="ru-RU"/>
              </w:rPr>
              <w:t xml:space="preserve">-422 </w:t>
            </w:r>
            <w:r w:rsidR="00160A46" w:rsidRPr="00163AC6">
              <w:rPr>
                <w:rFonts w:ascii="Times New Roman" w:hAnsi="Times New Roman" w:cs="Times New Roman"/>
                <w:i/>
                <w:iCs/>
                <w:color w:val="303030"/>
                <w:spacing w:val="-5"/>
              </w:rPr>
              <w:t>A</w:t>
            </w:r>
            <w:r w:rsidR="00160A46" w:rsidRPr="00163AC6">
              <w:rPr>
                <w:rFonts w:ascii="Times New Roman" w:hAnsi="Times New Roman" w:cs="Times New Roman"/>
                <w:i/>
                <w:iCs/>
                <w:color w:val="303030"/>
                <w:spacing w:val="-5"/>
                <w:lang w:val="ru-RU"/>
              </w:rPr>
              <w:t xml:space="preserve"> Номер 1.</w:t>
            </w:r>
          </w:p>
          <w:p w14:paraId="74DB2D66" w14:textId="1F869AB7" w:rsidR="00EC7A40" w:rsidRPr="00163AC6" w:rsidRDefault="00410EF6" w:rsidP="00A20250">
            <w:pPr>
              <w:pStyle w:val="TableParagraph"/>
              <w:tabs>
                <w:tab w:val="left" w:pos="224"/>
              </w:tabs>
              <w:spacing w:before="0"/>
              <w:ind w:left="0"/>
              <w:rPr>
                <w:rFonts w:ascii="Times New Roman" w:hAnsi="Times New Roman" w:cs="Times New Roman"/>
                <w:i/>
                <w:iCs/>
                <w:lang w:val="ru-RU"/>
              </w:rPr>
            </w:pPr>
            <w:r w:rsidRPr="00163AC6">
              <w:rPr>
                <w:rFonts w:ascii="Times New Roman" w:hAnsi="Times New Roman" w:cs="Times New Roman"/>
                <w:i/>
                <w:iCs/>
                <w:color w:val="303030"/>
                <w:lang w:val="ru-RU"/>
              </w:rPr>
              <w:t xml:space="preserve">2. </w:t>
            </w:r>
            <w:r w:rsidR="007554DF" w:rsidRPr="00163AC6">
              <w:rPr>
                <w:rFonts w:ascii="Times New Roman" w:hAnsi="Times New Roman" w:cs="Times New Roman"/>
                <w:i/>
                <w:iCs/>
                <w:color w:val="303030"/>
                <w:spacing w:val="-2"/>
                <w:lang w:val="ru-RU"/>
              </w:rPr>
              <w:t>Электроды принимаются только в</w:t>
            </w:r>
            <w:r w:rsidR="00141D25" w:rsidRPr="00163AC6">
              <w:rPr>
                <w:rFonts w:ascii="Times New Roman" w:hAnsi="Times New Roman" w:cs="Times New Roman"/>
                <w:i/>
                <w:iCs/>
                <w:color w:val="303030"/>
                <w:spacing w:val="-2"/>
                <w:lang w:val="ru-RU"/>
              </w:rPr>
              <w:t xml:space="preserve"> зависимости от каждого конкретного случая</w:t>
            </w:r>
            <w:r w:rsidR="007554DF" w:rsidRPr="00163AC6">
              <w:rPr>
                <w:rFonts w:ascii="Times New Roman" w:hAnsi="Times New Roman" w:cs="Times New Roman"/>
                <w:i/>
                <w:iCs/>
                <w:color w:val="303030"/>
                <w:spacing w:val="-2"/>
                <w:lang w:val="ru-RU"/>
              </w:rPr>
              <w:t>.</w:t>
            </w:r>
          </w:p>
          <w:p w14:paraId="17698E67" w14:textId="773161FA" w:rsidR="00EC7A40" w:rsidRPr="00163AC6" w:rsidRDefault="00410EF6" w:rsidP="00410EF6">
            <w:pPr>
              <w:pStyle w:val="TableParagraph"/>
              <w:tabs>
                <w:tab w:val="left" w:pos="224"/>
              </w:tabs>
              <w:spacing w:before="0"/>
              <w:ind w:left="0"/>
              <w:rPr>
                <w:rFonts w:ascii="Times New Roman" w:hAnsi="Times New Roman" w:cs="Times New Roman"/>
                <w:lang w:val="ru-RU"/>
              </w:rPr>
            </w:pPr>
            <w:r w:rsidRPr="00163AC6">
              <w:rPr>
                <w:rFonts w:ascii="Times New Roman" w:hAnsi="Times New Roman" w:cs="Times New Roman"/>
                <w:i/>
                <w:iCs/>
                <w:color w:val="303030"/>
                <w:lang w:val="ru-RU"/>
              </w:rPr>
              <w:t xml:space="preserve">3. </w:t>
            </w:r>
            <w:r w:rsidR="00C314ED" w:rsidRPr="00163AC6">
              <w:rPr>
                <w:rFonts w:ascii="Times New Roman" w:hAnsi="Times New Roman" w:cs="Times New Roman"/>
                <w:i/>
                <w:iCs/>
                <w:color w:val="303030"/>
                <w:lang w:val="ru-RU"/>
              </w:rPr>
              <w:t xml:space="preserve">Электроды должны соответствовать другим ограничениям по химическому составу, механическим свойствам и контролю твердости, применимым для </w:t>
            </w:r>
            <w:r w:rsidR="00C314ED" w:rsidRPr="00163AC6">
              <w:rPr>
                <w:rFonts w:ascii="Times New Roman" w:hAnsi="Times New Roman" w:cs="Times New Roman"/>
                <w:i/>
                <w:iCs/>
                <w:color w:val="303030"/>
              </w:rPr>
              <w:t>NACE</w:t>
            </w:r>
            <w:r w:rsidR="00C314ED" w:rsidRPr="00163AC6">
              <w:rPr>
                <w:rFonts w:ascii="Times New Roman" w:hAnsi="Times New Roman" w:cs="Times New Roman"/>
                <w:i/>
                <w:iCs/>
                <w:color w:val="303030"/>
                <w:lang w:val="ru-RU"/>
              </w:rPr>
              <w:t xml:space="preserve"> </w:t>
            </w:r>
            <w:r w:rsidR="00C314ED" w:rsidRPr="00163AC6">
              <w:rPr>
                <w:rFonts w:ascii="Times New Roman" w:hAnsi="Times New Roman" w:cs="Times New Roman"/>
                <w:i/>
                <w:iCs/>
                <w:color w:val="303030"/>
              </w:rPr>
              <w:t>MR</w:t>
            </w:r>
            <w:r w:rsidR="00C314ED" w:rsidRPr="00163AC6">
              <w:rPr>
                <w:rFonts w:ascii="Times New Roman" w:hAnsi="Times New Roman" w:cs="Times New Roman"/>
                <w:i/>
                <w:iCs/>
                <w:color w:val="303030"/>
                <w:lang w:val="ru-RU"/>
              </w:rPr>
              <w:t>0175.</w:t>
            </w:r>
          </w:p>
        </w:tc>
      </w:tr>
    </w:tbl>
    <w:p w14:paraId="18F4C4F1" w14:textId="04CD3590" w:rsidR="00EC7A40" w:rsidRPr="00202C65" w:rsidRDefault="00EC7A40" w:rsidP="00163AC6">
      <w:pPr>
        <w:pStyle w:val="ListParagraph"/>
        <w:numPr>
          <w:ilvl w:val="1"/>
          <w:numId w:val="50"/>
        </w:numPr>
        <w:spacing w:before="120" w:after="120"/>
        <w:ind w:left="1134" w:hanging="425"/>
        <w:rPr>
          <w:lang w:val="ru-RU"/>
        </w:rPr>
      </w:pPr>
      <w:r w:rsidRPr="00202C65">
        <w:rPr>
          <w:b/>
          <w:lang w:val="ru-RU"/>
        </w:rPr>
        <w:t xml:space="preserve">- </w:t>
      </w:r>
      <w:r w:rsidR="008676CB" w:rsidRPr="00202C65">
        <w:rPr>
          <w:color w:val="333333"/>
          <w:lang w:val="ru-RU"/>
        </w:rPr>
        <w:t>Испытание на твердость сварных</w:t>
      </w:r>
      <w:r w:rsidR="0019694D" w:rsidRPr="00202C65">
        <w:rPr>
          <w:color w:val="333333"/>
          <w:lang w:val="ru-RU"/>
        </w:rPr>
        <w:t xml:space="preserve"> элементов</w:t>
      </w:r>
      <w:r w:rsidR="008676CB" w:rsidRPr="00202C65">
        <w:rPr>
          <w:color w:val="333333"/>
          <w:lang w:val="ru-RU"/>
        </w:rPr>
        <w:t xml:space="preserve"> из углеродистой стали должно проводиться в соответствии с </w:t>
      </w:r>
      <w:r w:rsidR="0039020F" w:rsidRPr="00202C65">
        <w:rPr>
          <w:color w:val="333333"/>
          <w:lang w:val="ru-RU"/>
        </w:rPr>
        <w:t>т</w:t>
      </w:r>
      <w:r w:rsidR="008676CB" w:rsidRPr="00202C65">
        <w:rPr>
          <w:color w:val="333333"/>
          <w:lang w:val="ru-RU"/>
        </w:rPr>
        <w:t>аблицей в Разделе</w:t>
      </w:r>
      <w:r w:rsidRPr="00202C65">
        <w:rPr>
          <w:color w:val="333333"/>
          <w:spacing w:val="3"/>
          <w:lang w:val="ru-RU"/>
        </w:rPr>
        <w:t xml:space="preserve"> </w:t>
      </w:r>
      <w:r>
        <w:fldChar w:fldCharType="begin"/>
      </w:r>
      <w:r>
        <w:instrText>HYPERLINK</w:instrText>
      </w:r>
      <w:r w:rsidRPr="007060A8">
        <w:rPr>
          <w:lang w:val="ru-RU"/>
          <w:rPrChange w:id="1565" w:author="Marchenko, Sergey [Tengizchevroil]" w:date="2025-08-09T06:39:00Z" w16du:dateUtc="2025-08-09T01:39:00Z">
            <w:rPr/>
          </w:rPrChange>
        </w:rPr>
        <w:instrText xml:space="preserve"> \</w:instrText>
      </w:r>
      <w:r>
        <w:instrText>l</w:instrText>
      </w:r>
      <w:r w:rsidRPr="007060A8">
        <w:rPr>
          <w:lang w:val="ru-RU"/>
          <w:rPrChange w:id="1566" w:author="Marchenko, Sergey [Tengizchevroil]" w:date="2025-08-09T06:39:00Z" w16du:dateUtc="2025-08-09T01:39:00Z">
            <w:rPr/>
          </w:rPrChange>
        </w:rPr>
        <w:instrText xml:space="preserve"> "_</w:instrText>
      </w:r>
      <w:r>
        <w:instrText>bookmark</w:instrText>
      </w:r>
      <w:r w:rsidRPr="007060A8">
        <w:rPr>
          <w:lang w:val="ru-RU"/>
          <w:rPrChange w:id="1567" w:author="Marchenko, Sergey [Tengizchevroil]" w:date="2025-08-09T06:39:00Z" w16du:dateUtc="2025-08-09T01:39:00Z">
            <w:rPr/>
          </w:rPrChange>
        </w:rPr>
        <w:instrText>37"</w:instrText>
      </w:r>
      <w:r>
        <w:fldChar w:fldCharType="separate"/>
      </w:r>
      <w:r w:rsidRPr="00202C65">
        <w:rPr>
          <w:spacing w:val="-5"/>
          <w:u w:val="single"/>
          <w:lang w:val="ru-RU"/>
        </w:rPr>
        <w:t>13</w:t>
      </w:r>
      <w:r>
        <w:fldChar w:fldCharType="end"/>
      </w:r>
      <w:r w:rsidRPr="00202C65">
        <w:rPr>
          <w:color w:val="333333"/>
          <w:spacing w:val="-5"/>
          <w:lang w:val="ru-RU"/>
        </w:rPr>
        <w:t>.</w:t>
      </w:r>
    </w:p>
    <w:p w14:paraId="01340435" w14:textId="644A2D70" w:rsidR="00EC7A40" w:rsidRPr="00202C65" w:rsidRDefault="00EC7A40" w:rsidP="00163AC6">
      <w:pPr>
        <w:pStyle w:val="ListParagraph"/>
        <w:numPr>
          <w:ilvl w:val="1"/>
          <w:numId w:val="50"/>
        </w:numPr>
        <w:spacing w:before="120" w:after="120"/>
        <w:ind w:left="1134" w:hanging="425"/>
        <w:rPr>
          <w:lang w:val="ru-RU"/>
        </w:rPr>
      </w:pPr>
      <w:r w:rsidRPr="00202C65">
        <w:rPr>
          <w:b/>
          <w:lang w:val="ru-RU"/>
        </w:rPr>
        <w:t xml:space="preserve">- </w:t>
      </w:r>
      <w:r w:rsidR="00445254" w:rsidRPr="00202C65">
        <w:rPr>
          <w:color w:val="333333"/>
          <w:lang w:val="ru-RU"/>
        </w:rPr>
        <w:t xml:space="preserve">Испытание на удар сварных </w:t>
      </w:r>
      <w:r w:rsidR="0019694D" w:rsidRPr="00202C65">
        <w:rPr>
          <w:color w:val="333333"/>
          <w:lang w:val="ru-RU"/>
        </w:rPr>
        <w:t>элементов</w:t>
      </w:r>
      <w:r w:rsidR="00445254" w:rsidRPr="00202C65">
        <w:rPr>
          <w:color w:val="333333"/>
          <w:lang w:val="ru-RU"/>
        </w:rPr>
        <w:t xml:space="preserve"> из углеродистой стали должно проводиться в соответствии с </w:t>
      </w:r>
      <w:r w:rsidR="00F8336D" w:rsidRPr="00202C65">
        <w:rPr>
          <w:color w:val="333333"/>
          <w:lang w:val="ru-RU"/>
        </w:rPr>
        <w:t>пунктами 9-7 и 9-20</w:t>
      </w:r>
    </w:p>
    <w:p w14:paraId="439210A3" w14:textId="34A7216B" w:rsidR="00EC7A40" w:rsidRPr="00202C65" w:rsidRDefault="00EC7A40" w:rsidP="00163AC6">
      <w:pPr>
        <w:pStyle w:val="ListParagraph"/>
        <w:numPr>
          <w:ilvl w:val="1"/>
          <w:numId w:val="50"/>
        </w:numPr>
        <w:tabs>
          <w:tab w:val="left" w:pos="605"/>
        </w:tabs>
        <w:ind w:left="1134" w:hanging="425"/>
        <w:rPr>
          <w:lang w:val="ru-RU"/>
        </w:rPr>
      </w:pPr>
      <w:r w:rsidRPr="00202C65">
        <w:rPr>
          <w:b/>
          <w:lang w:val="ru-RU"/>
        </w:rPr>
        <w:t xml:space="preserve">- </w:t>
      </w:r>
      <w:r w:rsidR="00E14AE7" w:rsidRPr="00202C65">
        <w:rPr>
          <w:color w:val="333333"/>
          <w:lang w:val="ru-RU"/>
        </w:rPr>
        <w:t>Для материалов из углеродистой стали (</w:t>
      </w:r>
      <w:r w:rsidR="00E14AE7" w:rsidRPr="00202C65">
        <w:rPr>
          <w:color w:val="333333"/>
        </w:rPr>
        <w:t>P</w:t>
      </w:r>
      <w:r w:rsidR="00E14AE7" w:rsidRPr="00202C65">
        <w:rPr>
          <w:color w:val="333333"/>
          <w:lang w:val="ru-RU"/>
        </w:rPr>
        <w:t xml:space="preserve">1) в кислой среде, как определено </w:t>
      </w:r>
      <w:r w:rsidR="00E14AE7" w:rsidRPr="00202C65">
        <w:rPr>
          <w:color w:val="333333"/>
        </w:rPr>
        <w:t>NACE</w:t>
      </w:r>
      <w:r w:rsidR="00E14AE7" w:rsidRPr="00202C65">
        <w:rPr>
          <w:color w:val="333333"/>
          <w:lang w:val="ru-RU"/>
        </w:rPr>
        <w:t xml:space="preserve"> </w:t>
      </w:r>
      <w:r w:rsidR="00E14AE7" w:rsidRPr="00202C65">
        <w:rPr>
          <w:color w:val="333333"/>
        </w:rPr>
        <w:t>MR</w:t>
      </w:r>
      <w:r w:rsidR="00E14AE7" w:rsidRPr="00202C65">
        <w:rPr>
          <w:color w:val="333333"/>
          <w:lang w:val="ru-RU"/>
        </w:rPr>
        <w:t xml:space="preserve">0175 или </w:t>
      </w:r>
      <w:r w:rsidR="00E14AE7" w:rsidRPr="00202C65">
        <w:rPr>
          <w:color w:val="333333"/>
        </w:rPr>
        <w:t>MR</w:t>
      </w:r>
      <w:r w:rsidR="00E14AE7" w:rsidRPr="00202C65">
        <w:rPr>
          <w:color w:val="333333"/>
          <w:lang w:val="ru-RU"/>
        </w:rPr>
        <w:t>0103,</w:t>
      </w:r>
      <w:r w:rsidR="00202C65">
        <w:rPr>
          <w:color w:val="333333"/>
          <w:lang w:val="ru-RU"/>
        </w:rPr>
        <w:t xml:space="preserve"> </w:t>
      </w:r>
      <w:r w:rsidR="00E14AE7" w:rsidRPr="00202C65">
        <w:rPr>
          <w:color w:val="333333"/>
          <w:lang w:val="ru-RU"/>
        </w:rPr>
        <w:t>корневой проход стыковых сварных швов</w:t>
      </w:r>
      <w:r w:rsidR="00593B04" w:rsidRPr="00202C65">
        <w:rPr>
          <w:color w:val="333333"/>
          <w:lang w:val="ru-RU"/>
        </w:rPr>
        <w:t>,</w:t>
      </w:r>
      <w:r w:rsidR="00E14AE7" w:rsidRPr="00202C65">
        <w:rPr>
          <w:color w:val="333333"/>
          <w:lang w:val="ru-RU"/>
        </w:rPr>
        <w:t xml:space="preserve"> </w:t>
      </w:r>
      <w:r w:rsidR="00D75B68" w:rsidRPr="00202C65">
        <w:rPr>
          <w:color w:val="333333"/>
          <w:lang w:val="ru-RU"/>
        </w:rPr>
        <w:t xml:space="preserve">контактируемый </w:t>
      </w:r>
      <w:r w:rsidR="000C4F75" w:rsidRPr="00202C65">
        <w:rPr>
          <w:color w:val="333333"/>
          <w:lang w:val="ru-RU"/>
        </w:rPr>
        <w:t>со средой,</w:t>
      </w:r>
      <w:r w:rsidR="00D75B68" w:rsidRPr="00202C65">
        <w:rPr>
          <w:color w:val="333333"/>
          <w:lang w:val="ru-RU"/>
        </w:rPr>
        <w:t xml:space="preserve"> </w:t>
      </w:r>
      <w:r w:rsidR="00E14AE7" w:rsidRPr="00202C65">
        <w:rPr>
          <w:color w:val="333333"/>
          <w:lang w:val="ru-RU"/>
        </w:rPr>
        <w:t>должен быть ограничен следующими процессами:</w:t>
      </w:r>
    </w:p>
    <w:p w14:paraId="55951D93" w14:textId="683AC1B9" w:rsidR="00EC7A40" w:rsidRPr="00202C65" w:rsidRDefault="00287B3C" w:rsidP="00163AC6">
      <w:pPr>
        <w:pStyle w:val="ListParagraph"/>
        <w:numPr>
          <w:ilvl w:val="2"/>
          <w:numId w:val="50"/>
        </w:numPr>
        <w:spacing w:before="120" w:after="120"/>
        <w:ind w:left="1418"/>
        <w:rPr>
          <w:color w:val="333333"/>
          <w:lang w:val="ru-RU"/>
        </w:rPr>
      </w:pPr>
      <w:r w:rsidRPr="00202C65">
        <w:rPr>
          <w:color w:val="333333"/>
          <w:position w:val="2"/>
          <w:lang w:val="ru-RU"/>
        </w:rPr>
        <w:t>Газовая дуговая сварка вольфрамовым электродом</w:t>
      </w:r>
      <w:r w:rsidR="00EC7A40" w:rsidRPr="00202C65">
        <w:rPr>
          <w:color w:val="333333"/>
          <w:spacing w:val="10"/>
          <w:position w:val="2"/>
          <w:lang w:val="ru-RU"/>
        </w:rPr>
        <w:t xml:space="preserve"> </w:t>
      </w:r>
      <w:r w:rsidR="00EC7A40" w:rsidRPr="00202C65">
        <w:rPr>
          <w:color w:val="333333"/>
          <w:spacing w:val="-2"/>
          <w:position w:val="2"/>
          <w:lang w:val="ru-RU"/>
        </w:rPr>
        <w:t>(</w:t>
      </w:r>
      <w:r w:rsidR="00EC7A40" w:rsidRPr="00202C65">
        <w:rPr>
          <w:color w:val="333333"/>
          <w:spacing w:val="-2"/>
          <w:position w:val="2"/>
        </w:rPr>
        <w:t>GTAW</w:t>
      </w:r>
      <w:r w:rsidR="00EC7A40" w:rsidRPr="00202C65">
        <w:rPr>
          <w:color w:val="333333"/>
          <w:spacing w:val="-2"/>
          <w:position w:val="2"/>
          <w:lang w:val="ru-RU"/>
        </w:rPr>
        <w:t>)</w:t>
      </w:r>
    </w:p>
    <w:p w14:paraId="549C65F8" w14:textId="49765CEE" w:rsidR="00EC7A40" w:rsidRPr="00202C65" w:rsidRDefault="00EB65E6" w:rsidP="00163AC6">
      <w:pPr>
        <w:pStyle w:val="ListParagraph"/>
        <w:numPr>
          <w:ilvl w:val="2"/>
          <w:numId w:val="50"/>
        </w:numPr>
        <w:spacing w:before="120" w:after="120"/>
        <w:ind w:left="1418"/>
        <w:rPr>
          <w:color w:val="333333"/>
          <w:lang w:val="ru-RU"/>
        </w:rPr>
      </w:pPr>
      <w:r w:rsidRPr="00202C65">
        <w:rPr>
          <w:color w:val="333333"/>
          <w:position w:val="2"/>
          <w:lang w:val="ru-RU"/>
        </w:rPr>
        <w:t xml:space="preserve">Дуговая сварка покрытым электродом </w:t>
      </w:r>
      <w:r w:rsidR="00CF07F0" w:rsidRPr="00202C65">
        <w:rPr>
          <w:color w:val="333333"/>
          <w:position w:val="2"/>
          <w:lang w:val="ru-RU"/>
        </w:rPr>
        <w:t>(</w:t>
      </w:r>
      <w:r w:rsidR="00CF07F0" w:rsidRPr="00202C65">
        <w:rPr>
          <w:color w:val="333333"/>
          <w:position w:val="2"/>
        </w:rPr>
        <w:t>SMAW</w:t>
      </w:r>
      <w:r w:rsidR="00CF07F0" w:rsidRPr="00202C65">
        <w:rPr>
          <w:color w:val="333333"/>
          <w:position w:val="2"/>
          <w:lang w:val="ru-RU"/>
        </w:rPr>
        <w:t>), применяемая методами Раздела</w:t>
      </w:r>
      <w:r w:rsidR="00EC7A40" w:rsidRPr="00202C65">
        <w:rPr>
          <w:color w:val="333333"/>
          <w:spacing w:val="4"/>
          <w:position w:val="2"/>
          <w:lang w:val="ru-RU"/>
        </w:rPr>
        <w:t xml:space="preserve"> </w:t>
      </w:r>
      <w:r w:rsidR="00EC7A40">
        <w:fldChar w:fldCharType="begin"/>
      </w:r>
      <w:r w:rsidR="00EC7A40">
        <w:instrText>HYPERLINK</w:instrText>
      </w:r>
      <w:r w:rsidR="00EC7A40" w:rsidRPr="007060A8">
        <w:rPr>
          <w:lang w:val="ru-RU"/>
          <w:rPrChange w:id="1568" w:author="Marchenko, Sergey [Tengizchevroil]" w:date="2025-08-09T06:39:00Z" w16du:dateUtc="2025-08-09T01:39:00Z">
            <w:rPr/>
          </w:rPrChange>
        </w:rPr>
        <w:instrText xml:space="preserve"> \</w:instrText>
      </w:r>
      <w:r w:rsidR="00EC7A40">
        <w:instrText>l</w:instrText>
      </w:r>
      <w:r w:rsidR="00EC7A40" w:rsidRPr="007060A8">
        <w:rPr>
          <w:lang w:val="ru-RU"/>
          <w:rPrChange w:id="1569" w:author="Marchenko, Sergey [Tengizchevroil]" w:date="2025-08-09T06:39:00Z" w16du:dateUtc="2025-08-09T01:39:00Z">
            <w:rPr/>
          </w:rPrChange>
        </w:rPr>
        <w:instrText xml:space="preserve"> "_</w:instrText>
      </w:r>
      <w:r w:rsidR="00EC7A40">
        <w:instrText>bookmark</w:instrText>
      </w:r>
      <w:r w:rsidR="00EC7A40" w:rsidRPr="007060A8">
        <w:rPr>
          <w:lang w:val="ru-RU"/>
          <w:rPrChange w:id="1570" w:author="Marchenko, Sergey [Tengizchevroil]" w:date="2025-08-09T06:39:00Z" w16du:dateUtc="2025-08-09T01:39:00Z">
            <w:rPr/>
          </w:rPrChange>
        </w:rPr>
        <w:instrText>59"</w:instrText>
      </w:r>
      <w:r w:rsidR="00EC7A40">
        <w:fldChar w:fldCharType="separate"/>
      </w:r>
      <w:r w:rsidR="00EC7A40" w:rsidRPr="00202C65">
        <w:rPr>
          <w:spacing w:val="-5"/>
          <w:position w:val="2"/>
          <w:u w:val="single"/>
          <w:lang w:val="ru-RU"/>
        </w:rPr>
        <w:t>21</w:t>
      </w:r>
      <w:r w:rsidR="00EC7A40">
        <w:fldChar w:fldCharType="end"/>
      </w:r>
      <w:r w:rsidR="00EC7A40" w:rsidRPr="00202C65">
        <w:rPr>
          <w:color w:val="333333"/>
          <w:spacing w:val="-5"/>
          <w:position w:val="2"/>
          <w:lang w:val="ru-RU"/>
        </w:rPr>
        <w:t>.</w:t>
      </w:r>
    </w:p>
    <w:p w14:paraId="0F00C592" w14:textId="6A11DC07" w:rsidR="00EC7A40" w:rsidRPr="00416A37" w:rsidRDefault="002C5B39" w:rsidP="00163AC6">
      <w:pPr>
        <w:pStyle w:val="ListParagraph"/>
        <w:numPr>
          <w:ilvl w:val="2"/>
          <w:numId w:val="50"/>
        </w:numPr>
        <w:spacing w:before="120" w:after="120"/>
        <w:ind w:left="1418"/>
        <w:rPr>
          <w:color w:val="333333"/>
          <w:lang w:val="ru-RU"/>
        </w:rPr>
      </w:pPr>
      <w:r w:rsidRPr="00202C65">
        <w:rPr>
          <w:color w:val="333333"/>
          <w:position w:val="2"/>
          <w:lang w:val="ru-RU"/>
        </w:rPr>
        <w:t xml:space="preserve">Дуговая сварка металлическим электродом в среде защитного газа с коротким замыканием </w:t>
      </w:r>
      <w:r w:rsidR="007A4B71" w:rsidRPr="00202C65">
        <w:rPr>
          <w:color w:val="333333"/>
          <w:position w:val="2"/>
          <w:lang w:val="ru-RU"/>
        </w:rPr>
        <w:t>(</w:t>
      </w:r>
      <w:r w:rsidR="007A4B71" w:rsidRPr="00202C65">
        <w:rPr>
          <w:color w:val="333333"/>
          <w:position w:val="2"/>
        </w:rPr>
        <w:t>GMAW</w:t>
      </w:r>
      <w:r w:rsidR="007A4B71" w:rsidRPr="00202C65">
        <w:rPr>
          <w:color w:val="333333"/>
          <w:position w:val="2"/>
          <w:lang w:val="ru-RU"/>
        </w:rPr>
        <w:t>-</w:t>
      </w:r>
      <w:r w:rsidR="007A4B71" w:rsidRPr="00202C65">
        <w:rPr>
          <w:color w:val="333333"/>
          <w:position w:val="2"/>
        </w:rPr>
        <w:t>S</w:t>
      </w:r>
      <w:r w:rsidR="007A4B71" w:rsidRPr="00202C65">
        <w:rPr>
          <w:color w:val="333333"/>
          <w:position w:val="2"/>
          <w:lang w:val="ru-RU"/>
        </w:rPr>
        <w:t xml:space="preserve">) (измененная </w:t>
      </w:r>
      <w:r w:rsidR="007A4B71" w:rsidRPr="00416A37">
        <w:rPr>
          <w:color w:val="333333"/>
          <w:position w:val="2"/>
          <w:lang w:val="ru-RU"/>
        </w:rPr>
        <w:t>форма волны) должна быть</w:t>
      </w:r>
      <w:r w:rsidR="0086257F" w:rsidRPr="00416A37">
        <w:rPr>
          <w:color w:val="333333"/>
          <w:position w:val="2"/>
          <w:lang w:val="ru-RU"/>
        </w:rPr>
        <w:t xml:space="preserve"> </w:t>
      </w:r>
      <w:r w:rsidR="00694489" w:rsidRPr="00416A37">
        <w:rPr>
          <w:color w:val="333333"/>
          <w:position w:val="2"/>
          <w:lang w:val="ru-RU"/>
        </w:rPr>
        <w:t>принята</w:t>
      </w:r>
      <w:r w:rsidR="007A4B71" w:rsidRPr="00416A37">
        <w:rPr>
          <w:color w:val="333333"/>
          <w:position w:val="2"/>
          <w:lang w:val="ru-RU"/>
        </w:rPr>
        <w:t xml:space="preserve"> </w:t>
      </w:r>
      <w:r w:rsidRPr="00416A37">
        <w:rPr>
          <w:color w:val="333333"/>
          <w:position w:val="2"/>
          <w:lang w:val="ru-RU"/>
        </w:rPr>
        <w:t>заказчиком</w:t>
      </w:r>
      <w:r w:rsidR="007A4B71" w:rsidRPr="00416A37">
        <w:rPr>
          <w:color w:val="333333"/>
          <w:position w:val="2"/>
          <w:lang w:val="ru-RU"/>
        </w:rPr>
        <w:t xml:space="preserve"> </w:t>
      </w:r>
      <w:r w:rsidR="00694489" w:rsidRPr="00416A37">
        <w:rPr>
          <w:color w:val="333333"/>
          <w:position w:val="2"/>
          <w:lang w:val="ru-RU"/>
        </w:rPr>
        <w:t>перед получением разрешения</w:t>
      </w:r>
      <w:r w:rsidR="007A4B71" w:rsidRPr="00416A37">
        <w:rPr>
          <w:color w:val="333333"/>
          <w:position w:val="2"/>
          <w:lang w:val="ru-RU"/>
        </w:rPr>
        <w:t>.</w:t>
      </w:r>
    </w:p>
    <w:p w14:paraId="2BA829CA" w14:textId="410E9804" w:rsidR="00EC7A40" w:rsidRPr="00210C15" w:rsidRDefault="00AD1968" w:rsidP="00163AC6">
      <w:pPr>
        <w:spacing w:before="120" w:after="120"/>
        <w:ind w:left="1134"/>
        <w:rPr>
          <w:i/>
          <w:color w:val="333333"/>
          <w:spacing w:val="21"/>
          <w:lang w:val="ru-RU"/>
        </w:rPr>
      </w:pPr>
      <w:r w:rsidRPr="00202C65">
        <w:rPr>
          <w:b/>
          <w:bCs/>
          <w:i/>
          <w:color w:val="333333"/>
          <w:lang w:val="ru-RU"/>
        </w:rPr>
        <w:t>Примечание:</w:t>
      </w:r>
      <w:r w:rsidRPr="00202C65">
        <w:rPr>
          <w:i/>
          <w:color w:val="333333"/>
          <w:lang w:val="ru-RU"/>
        </w:rPr>
        <w:t xml:space="preserve"> заполняющие проходы могут быть выполнены с использованием приемлемых процессов и расходных материалов согласно Таблице 4.</w:t>
      </w:r>
      <w:r w:rsidR="00EC7A40" w:rsidRPr="00202C65">
        <w:rPr>
          <w:i/>
          <w:color w:val="333333"/>
          <w:spacing w:val="21"/>
          <w:lang w:val="ru-RU"/>
        </w:rPr>
        <w:t xml:space="preserve"> </w:t>
      </w:r>
    </w:p>
    <w:p w14:paraId="75AE46BB" w14:textId="0D708A05" w:rsidR="00693BCE" w:rsidRPr="00163AC6" w:rsidRDefault="00693BCE" w:rsidP="00163AC6">
      <w:pPr>
        <w:pStyle w:val="ListParagraph"/>
        <w:numPr>
          <w:ilvl w:val="1"/>
          <w:numId w:val="80"/>
        </w:numPr>
        <w:ind w:left="1134" w:hanging="425"/>
        <w:rPr>
          <w:sz w:val="20"/>
          <w:szCs w:val="20"/>
          <w:lang w:val="ru-RU"/>
        </w:rPr>
      </w:pPr>
      <w:r w:rsidRPr="00163AC6">
        <w:rPr>
          <w:b/>
          <w:sz w:val="20"/>
          <w:szCs w:val="20"/>
          <w:lang w:val="ru-RU"/>
        </w:rPr>
        <w:t xml:space="preserve">- </w:t>
      </w:r>
      <w:r w:rsidRPr="00163AC6">
        <w:rPr>
          <w:color w:val="333333"/>
          <w:lang w:val="ru-RU"/>
        </w:rPr>
        <w:t>Требования настоящего раздела применимы также к эквивалентным маркам углеродистой стали,</w:t>
      </w:r>
      <w:r w:rsidR="00163AC6" w:rsidRPr="00163AC6">
        <w:rPr>
          <w:color w:val="333333"/>
          <w:lang w:val="ru-RU"/>
        </w:rPr>
        <w:t xml:space="preserve"> </w:t>
      </w:r>
      <w:r w:rsidRPr="00163AC6">
        <w:rPr>
          <w:color w:val="333333"/>
          <w:lang w:val="ru-RU"/>
        </w:rPr>
        <w:t xml:space="preserve">выпускаемым в соответствии с другими международными признанными стандартами, такими как ГОСТ или </w:t>
      </w:r>
      <w:r w:rsidRPr="00163AC6">
        <w:rPr>
          <w:color w:val="333333"/>
        </w:rPr>
        <w:t>EN</w:t>
      </w:r>
      <w:r w:rsidRPr="00163AC6">
        <w:rPr>
          <w:color w:val="333333"/>
          <w:lang w:val="ru-RU"/>
        </w:rPr>
        <w:t>.</w:t>
      </w:r>
    </w:p>
    <w:p w14:paraId="6D57E340" w14:textId="5B38707B" w:rsidR="00EC7A40" w:rsidRPr="00975F72" w:rsidRDefault="00975F72" w:rsidP="00163AC6">
      <w:pPr>
        <w:pStyle w:val="Heading1"/>
        <w:numPr>
          <w:ilvl w:val="0"/>
          <w:numId w:val="68"/>
        </w:numPr>
        <w:spacing w:before="240" w:after="240"/>
        <w:ind w:left="709" w:hanging="709"/>
        <w:rPr>
          <w:lang w:val="ru-RU"/>
        </w:rPr>
      </w:pPr>
      <w:bookmarkStart w:id="1571" w:name="_Toc205628160"/>
      <w:r w:rsidRPr="00975F72">
        <w:rPr>
          <w:lang w:val="ru-RU"/>
        </w:rPr>
        <w:t>Сварка низколегированной и хромомолибденовой (</w:t>
      </w:r>
      <w:r w:rsidRPr="00975F72">
        <w:t>Cr</w:t>
      </w:r>
      <w:r w:rsidRPr="00975F72">
        <w:rPr>
          <w:lang w:val="ru-RU"/>
        </w:rPr>
        <w:t>-</w:t>
      </w:r>
      <w:r w:rsidRPr="00975F72">
        <w:t>Mo</w:t>
      </w:r>
      <w:r w:rsidRPr="00975F72">
        <w:rPr>
          <w:lang w:val="ru-RU"/>
        </w:rPr>
        <w:t>) стали (</w:t>
      </w:r>
      <w:r w:rsidRPr="00975F72">
        <w:t>P</w:t>
      </w:r>
      <w:r w:rsidRPr="00975F72">
        <w:rPr>
          <w:lang w:val="ru-RU"/>
        </w:rPr>
        <w:t xml:space="preserve">3, </w:t>
      </w:r>
      <w:r w:rsidRPr="00975F72">
        <w:t>P</w:t>
      </w:r>
      <w:r w:rsidRPr="00975F72">
        <w:rPr>
          <w:lang w:val="ru-RU"/>
        </w:rPr>
        <w:t xml:space="preserve">4, </w:t>
      </w:r>
      <w:r w:rsidRPr="00975F72">
        <w:t>P</w:t>
      </w:r>
      <w:r w:rsidRPr="00975F72">
        <w:rPr>
          <w:lang w:val="ru-RU"/>
        </w:rPr>
        <w:t>5</w:t>
      </w:r>
      <w:r w:rsidRPr="00975F72">
        <w:t>A</w:t>
      </w:r>
      <w:r w:rsidRPr="00975F72">
        <w:rPr>
          <w:lang w:val="ru-RU"/>
        </w:rPr>
        <w:t xml:space="preserve"> и </w:t>
      </w:r>
      <w:r w:rsidRPr="00975F72">
        <w:t>P</w:t>
      </w:r>
      <w:r w:rsidRPr="00975F72">
        <w:rPr>
          <w:lang w:val="ru-RU"/>
        </w:rPr>
        <w:t>5</w:t>
      </w:r>
      <w:r w:rsidRPr="00975F72">
        <w:t>B</w:t>
      </w:r>
      <w:r w:rsidRPr="00975F72">
        <w:rPr>
          <w:lang w:val="ru-RU"/>
        </w:rPr>
        <w:t>)</w:t>
      </w:r>
      <w:bookmarkEnd w:id="1571"/>
    </w:p>
    <w:p w14:paraId="1ADEB04D" w14:textId="77777777" w:rsidR="00035F3B" w:rsidRPr="00525623" w:rsidRDefault="00EC7A40" w:rsidP="00163AC6">
      <w:pPr>
        <w:pStyle w:val="ListParagraph"/>
        <w:numPr>
          <w:ilvl w:val="1"/>
          <w:numId w:val="51"/>
        </w:numPr>
        <w:spacing w:before="120"/>
        <w:ind w:left="1134" w:hanging="425"/>
        <w:rPr>
          <w:lang w:val="ru-RU"/>
        </w:rPr>
      </w:pPr>
      <w:r w:rsidRPr="00525623">
        <w:rPr>
          <w:b/>
          <w:lang w:val="ru-RU"/>
        </w:rPr>
        <w:t xml:space="preserve">- </w:t>
      </w:r>
      <w:r w:rsidR="00390506" w:rsidRPr="00525623">
        <w:rPr>
          <w:color w:val="333333"/>
          <w:lang w:val="ru-RU"/>
        </w:rPr>
        <w:t>Предварительный подогрев, межпроходной контроль и прерывание сварки низколегированной и</w:t>
      </w:r>
      <w:r w:rsidR="00035F3B" w:rsidRPr="00525623">
        <w:rPr>
          <w:color w:val="333333"/>
          <w:lang w:val="ru-RU"/>
        </w:rPr>
        <w:t xml:space="preserve"> </w:t>
      </w:r>
    </w:p>
    <w:p w14:paraId="658EF2E2" w14:textId="55A03F4E" w:rsidR="00EC7A40" w:rsidRPr="00525623" w:rsidRDefault="00390506" w:rsidP="00163AC6">
      <w:pPr>
        <w:spacing w:after="120"/>
        <w:ind w:left="1134" w:hanging="425"/>
        <w:rPr>
          <w:lang w:val="ru-RU"/>
        </w:rPr>
      </w:pPr>
      <w:r w:rsidRPr="00525623">
        <w:rPr>
          <w:color w:val="333333"/>
          <w:lang w:val="ru-RU"/>
        </w:rPr>
        <w:t>хромомолибденовой (</w:t>
      </w:r>
      <w:r w:rsidRPr="00525623">
        <w:rPr>
          <w:color w:val="333333"/>
        </w:rPr>
        <w:t>Cr</w:t>
      </w:r>
      <w:r w:rsidRPr="00525623">
        <w:rPr>
          <w:color w:val="333333"/>
          <w:lang w:val="ru-RU"/>
        </w:rPr>
        <w:t>-</w:t>
      </w:r>
      <w:r w:rsidRPr="00525623">
        <w:rPr>
          <w:color w:val="333333"/>
        </w:rPr>
        <w:t>Mo</w:t>
      </w:r>
      <w:r w:rsidRPr="00525623">
        <w:rPr>
          <w:color w:val="333333"/>
          <w:lang w:val="ru-RU"/>
        </w:rPr>
        <w:t xml:space="preserve">) стали должны проводиться в соответствии с </w:t>
      </w:r>
      <w:r w:rsidR="00D81E97" w:rsidRPr="00525623">
        <w:rPr>
          <w:color w:val="333333"/>
          <w:lang w:val="ru-RU"/>
        </w:rPr>
        <w:t>р</w:t>
      </w:r>
      <w:r w:rsidRPr="00525623">
        <w:rPr>
          <w:color w:val="333333"/>
          <w:lang w:val="ru-RU"/>
        </w:rPr>
        <w:t>азделом</w:t>
      </w:r>
      <w:r w:rsidR="00EC7A40" w:rsidRPr="00525623">
        <w:rPr>
          <w:color w:val="333333"/>
          <w:lang w:val="ru-RU"/>
        </w:rPr>
        <w:t xml:space="preserve"> </w:t>
      </w:r>
      <w:r w:rsidR="00EC7A40">
        <w:fldChar w:fldCharType="begin"/>
      </w:r>
      <w:r w:rsidR="00EC7A40">
        <w:instrText>HYPERLINK</w:instrText>
      </w:r>
      <w:r w:rsidR="00EC7A40" w:rsidRPr="007060A8">
        <w:rPr>
          <w:lang w:val="ru-RU"/>
          <w:rPrChange w:id="1572" w:author="Marchenko, Sergey [Tengizchevroil]" w:date="2025-08-09T06:39:00Z" w16du:dateUtc="2025-08-09T01:39:00Z">
            <w:rPr/>
          </w:rPrChange>
        </w:rPr>
        <w:instrText xml:space="preserve"> \</w:instrText>
      </w:r>
      <w:r w:rsidR="00EC7A40">
        <w:instrText>l</w:instrText>
      </w:r>
      <w:r w:rsidR="00EC7A40" w:rsidRPr="007060A8">
        <w:rPr>
          <w:lang w:val="ru-RU"/>
          <w:rPrChange w:id="1573" w:author="Marchenko, Sergey [Tengizchevroil]" w:date="2025-08-09T06:39:00Z" w16du:dateUtc="2025-08-09T01:39:00Z">
            <w:rPr/>
          </w:rPrChange>
        </w:rPr>
        <w:instrText xml:space="preserve"> "_</w:instrText>
      </w:r>
      <w:r w:rsidR="00EC7A40">
        <w:instrText>bookmark</w:instrText>
      </w:r>
      <w:r w:rsidR="00EC7A40" w:rsidRPr="007060A8">
        <w:rPr>
          <w:lang w:val="ru-RU"/>
          <w:rPrChange w:id="1574" w:author="Marchenko, Sergey [Tengizchevroil]" w:date="2025-08-09T06:39:00Z" w16du:dateUtc="2025-08-09T01:39:00Z">
            <w:rPr/>
          </w:rPrChange>
        </w:rPr>
        <w:instrText>59"</w:instrText>
      </w:r>
      <w:r w:rsidR="00EC7A40">
        <w:fldChar w:fldCharType="separate"/>
      </w:r>
      <w:r w:rsidR="00EC7A40" w:rsidRPr="00525623">
        <w:rPr>
          <w:u w:val="single"/>
          <w:lang w:val="ru-RU"/>
        </w:rPr>
        <w:t>21</w:t>
      </w:r>
      <w:r w:rsidR="00EC7A40">
        <w:fldChar w:fldCharType="end"/>
      </w:r>
      <w:r w:rsidR="00EC7A40" w:rsidRPr="00525623">
        <w:rPr>
          <w:color w:val="333333"/>
          <w:lang w:val="ru-RU"/>
        </w:rPr>
        <w:t>.</w:t>
      </w:r>
    </w:p>
    <w:p w14:paraId="3808BF3D" w14:textId="37F763DD" w:rsidR="00EC7A40" w:rsidRPr="00525623" w:rsidRDefault="00EC7A40" w:rsidP="00163AC6">
      <w:pPr>
        <w:pStyle w:val="ListParagraph"/>
        <w:numPr>
          <w:ilvl w:val="1"/>
          <w:numId w:val="51"/>
        </w:numPr>
        <w:spacing w:before="120" w:after="120"/>
        <w:ind w:left="1134" w:hanging="425"/>
        <w:rPr>
          <w:lang w:val="ru-RU"/>
        </w:rPr>
      </w:pPr>
      <w:r w:rsidRPr="00525623">
        <w:rPr>
          <w:b/>
          <w:lang w:val="ru-RU"/>
        </w:rPr>
        <w:t xml:space="preserve">- </w:t>
      </w:r>
      <w:r w:rsidR="002B57D0" w:rsidRPr="00525623">
        <w:rPr>
          <w:color w:val="333333"/>
          <w:spacing w:val="-5"/>
          <w:lang w:val="ru-RU"/>
        </w:rPr>
        <w:t>Послесварочная термическая обработка (</w:t>
      </w:r>
      <w:r w:rsidR="002B57D0" w:rsidRPr="00525623">
        <w:rPr>
          <w:color w:val="333333"/>
          <w:spacing w:val="-5"/>
        </w:rPr>
        <w:t>PWHT</w:t>
      </w:r>
      <w:r w:rsidR="002B57D0" w:rsidRPr="00525623">
        <w:rPr>
          <w:color w:val="333333"/>
          <w:spacing w:val="-5"/>
          <w:lang w:val="ru-RU"/>
        </w:rPr>
        <w:t>) должна проводиться в соответствии с Таблицей 5.</w:t>
      </w:r>
    </w:p>
    <w:p w14:paraId="429D59A8" w14:textId="4B0CACA8" w:rsidR="00EC7A40" w:rsidRPr="00525623" w:rsidRDefault="00E93E1F" w:rsidP="00163AC6">
      <w:pPr>
        <w:pStyle w:val="ListParagraph"/>
        <w:spacing w:before="120" w:after="240"/>
        <w:ind w:left="709" w:firstLine="0"/>
        <w:rPr>
          <w:b/>
          <w:spacing w:val="-2"/>
          <w:lang w:val="ru-RU"/>
        </w:rPr>
      </w:pPr>
      <w:r w:rsidRPr="003576C9">
        <w:rPr>
          <w:b/>
          <w:spacing w:val="-2"/>
          <w:lang w:val="ru-RU"/>
          <w:rPrChange w:id="1575" w:author="Marchenko, Sergey [Tengizchevroil]" w:date="2025-08-07T15:57:00Z" w16du:dateUtc="2025-08-07T10:57:00Z">
            <w:rPr>
              <w:b/>
              <w:spacing w:val="-2"/>
              <w:highlight w:val="red"/>
              <w:lang w:val="ru-RU"/>
            </w:rPr>
          </w:rPrChange>
        </w:rPr>
        <w:t xml:space="preserve">Таблица 5: Рекомендуемая температура </w:t>
      </w:r>
      <w:r w:rsidRPr="003576C9">
        <w:rPr>
          <w:b/>
          <w:spacing w:val="-2"/>
          <w:rPrChange w:id="1576" w:author="Marchenko, Sergey [Tengizchevroil]" w:date="2025-08-07T15:57:00Z" w16du:dateUtc="2025-08-07T10:57:00Z">
            <w:rPr>
              <w:b/>
              <w:spacing w:val="-2"/>
              <w:highlight w:val="red"/>
            </w:rPr>
          </w:rPrChange>
        </w:rPr>
        <w:t>PWHT</w:t>
      </w:r>
      <w:r w:rsidRPr="003576C9">
        <w:rPr>
          <w:b/>
          <w:spacing w:val="-2"/>
          <w:lang w:val="ru-RU"/>
          <w:rPrChange w:id="1577" w:author="Marchenko, Sergey [Tengizchevroil]" w:date="2025-08-07T15:57:00Z" w16du:dateUtc="2025-08-07T10:57:00Z">
            <w:rPr>
              <w:b/>
              <w:spacing w:val="-2"/>
              <w:highlight w:val="red"/>
              <w:lang w:val="ru-RU"/>
            </w:rPr>
          </w:rPrChange>
        </w:rPr>
        <w:t xml:space="preserve"> для низколегированной стали</w:t>
      </w:r>
    </w:p>
    <w:tbl>
      <w:tblPr>
        <w:tblW w:w="0" w:type="auto"/>
        <w:tblInd w:w="1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264"/>
        <w:gridCol w:w="4080"/>
        <w:gridCol w:w="2916"/>
      </w:tblGrid>
      <w:tr w:rsidR="00EC7A40" w:rsidRPr="000E504C" w14:paraId="6B450DAF" w14:textId="77777777" w:rsidTr="006F0D3C">
        <w:trPr>
          <w:trHeight w:val="303"/>
        </w:trPr>
        <w:tc>
          <w:tcPr>
            <w:tcW w:w="3264" w:type="dxa"/>
            <w:shd w:val="clear" w:color="auto" w:fill="F0F0F0"/>
            <w:vAlign w:val="center"/>
          </w:tcPr>
          <w:p w14:paraId="29855B59" w14:textId="7A6E5663" w:rsidR="00EC7A40" w:rsidRPr="00163AC6" w:rsidRDefault="009E6068" w:rsidP="00EA6D5B">
            <w:pPr>
              <w:pStyle w:val="TableParagraph"/>
              <w:spacing w:before="0" w:after="120"/>
              <w:ind w:left="0"/>
              <w:jc w:val="center"/>
              <w:rPr>
                <w:rFonts w:ascii="Times New Roman" w:hAnsi="Times New Roman" w:cs="Times New Roman"/>
                <w:b/>
                <w:lang w:val="ru-RU"/>
              </w:rPr>
            </w:pPr>
            <w:r w:rsidRPr="00163AC6">
              <w:rPr>
                <w:rFonts w:ascii="Times New Roman" w:hAnsi="Times New Roman" w:cs="Times New Roman"/>
                <w:b/>
                <w:color w:val="333333"/>
                <w:spacing w:val="-2"/>
                <w:lang w:val="ru-RU"/>
              </w:rPr>
              <w:t>Металлы</w:t>
            </w:r>
          </w:p>
        </w:tc>
        <w:tc>
          <w:tcPr>
            <w:tcW w:w="4080" w:type="dxa"/>
            <w:shd w:val="clear" w:color="auto" w:fill="F0F0F0"/>
            <w:vAlign w:val="center"/>
          </w:tcPr>
          <w:p w14:paraId="7C0E2C96" w14:textId="40558EC1" w:rsidR="00EC7A40" w:rsidRPr="00163AC6" w:rsidRDefault="009E6068" w:rsidP="00EA6D5B">
            <w:pPr>
              <w:pStyle w:val="TableParagraph"/>
              <w:spacing w:before="0" w:after="120"/>
              <w:ind w:left="0"/>
              <w:jc w:val="center"/>
              <w:rPr>
                <w:rFonts w:ascii="Times New Roman" w:hAnsi="Times New Roman" w:cs="Times New Roman"/>
                <w:b/>
                <w:lang w:val="ru-RU"/>
              </w:rPr>
            </w:pPr>
            <w:r w:rsidRPr="00163AC6">
              <w:rPr>
                <w:rFonts w:ascii="Times New Roman" w:hAnsi="Times New Roman" w:cs="Times New Roman"/>
                <w:b/>
                <w:color w:val="333333"/>
                <w:lang w:val="ru-RU"/>
              </w:rPr>
              <w:t xml:space="preserve"> Температура </w:t>
            </w:r>
            <w:r w:rsidR="00EC7A40" w:rsidRPr="00163AC6">
              <w:rPr>
                <w:rFonts w:ascii="Times New Roman" w:hAnsi="Times New Roman" w:cs="Times New Roman"/>
                <w:b/>
                <w:color w:val="333333"/>
              </w:rPr>
              <w:t>PWHT</w:t>
            </w:r>
          </w:p>
        </w:tc>
        <w:tc>
          <w:tcPr>
            <w:tcW w:w="2916" w:type="dxa"/>
            <w:shd w:val="clear" w:color="auto" w:fill="F0F0F0"/>
            <w:vAlign w:val="center"/>
          </w:tcPr>
          <w:p w14:paraId="46D16CBB" w14:textId="7968E878" w:rsidR="00EC7A40" w:rsidRPr="00163AC6" w:rsidRDefault="000E504C" w:rsidP="00EA6D5B">
            <w:pPr>
              <w:pStyle w:val="TableParagraph"/>
              <w:spacing w:before="0" w:after="120"/>
              <w:ind w:left="0"/>
              <w:jc w:val="center"/>
              <w:rPr>
                <w:rFonts w:ascii="Times New Roman" w:hAnsi="Times New Roman" w:cs="Times New Roman"/>
                <w:b/>
                <w:lang w:val="ru-RU"/>
              </w:rPr>
            </w:pPr>
            <w:r w:rsidRPr="00163AC6">
              <w:rPr>
                <w:rFonts w:ascii="Times New Roman" w:hAnsi="Times New Roman" w:cs="Times New Roman"/>
                <w:b/>
                <w:color w:val="333333"/>
                <w:spacing w:val="-4"/>
                <w:lang w:val="ru-RU"/>
              </w:rPr>
              <w:t xml:space="preserve">Минимальное время выдержки </w:t>
            </w:r>
            <w:r w:rsidRPr="00163AC6">
              <w:rPr>
                <w:rFonts w:ascii="Times New Roman" w:hAnsi="Times New Roman" w:cs="Times New Roman"/>
                <w:b/>
                <w:color w:val="333333"/>
                <w:spacing w:val="-4"/>
              </w:rPr>
              <w:t>PWHT</w:t>
            </w:r>
          </w:p>
        </w:tc>
      </w:tr>
      <w:tr w:rsidR="00EC7A40" w14:paraId="6C1B4FC1" w14:textId="77777777" w:rsidTr="00B041D5">
        <w:trPr>
          <w:trHeight w:val="219"/>
        </w:trPr>
        <w:tc>
          <w:tcPr>
            <w:tcW w:w="3264" w:type="dxa"/>
            <w:vAlign w:val="center"/>
          </w:tcPr>
          <w:p w14:paraId="532AE4EA" w14:textId="77777777" w:rsidR="00EC7A40" w:rsidRPr="00163AC6" w:rsidRDefault="00EC7A40" w:rsidP="00EA6D5B">
            <w:pPr>
              <w:pStyle w:val="TableParagraph"/>
              <w:spacing w:before="0"/>
              <w:ind w:left="0"/>
              <w:rPr>
                <w:rFonts w:ascii="Times New Roman" w:hAnsi="Times New Roman" w:cs="Times New Roman"/>
              </w:rPr>
            </w:pPr>
            <w:r w:rsidRPr="00163AC6">
              <w:rPr>
                <w:rFonts w:ascii="Times New Roman" w:hAnsi="Times New Roman" w:cs="Times New Roman"/>
                <w:color w:val="333333"/>
              </w:rPr>
              <w:t>C-</w:t>
            </w:r>
            <w:r w:rsidRPr="00163AC6">
              <w:rPr>
                <w:rFonts w:ascii="Times New Roman" w:hAnsi="Times New Roman" w:cs="Times New Roman"/>
                <w:color w:val="333333"/>
                <w:spacing w:val="-2"/>
              </w:rPr>
              <w:t>1/2Mo</w:t>
            </w:r>
          </w:p>
        </w:tc>
        <w:tc>
          <w:tcPr>
            <w:tcW w:w="4080" w:type="dxa"/>
            <w:vAlign w:val="center"/>
          </w:tcPr>
          <w:p w14:paraId="2F9CC60B" w14:textId="03A6BC8E" w:rsidR="00EC7A40" w:rsidRPr="00163AC6" w:rsidRDefault="00EC7A40" w:rsidP="00B041D5">
            <w:pPr>
              <w:pStyle w:val="TableParagraph"/>
              <w:spacing w:before="0"/>
              <w:ind w:left="0"/>
              <w:jc w:val="center"/>
              <w:rPr>
                <w:rFonts w:ascii="Times New Roman" w:hAnsi="Times New Roman" w:cs="Times New Roman"/>
              </w:rPr>
            </w:pPr>
            <w:r w:rsidRPr="00163AC6">
              <w:rPr>
                <w:rFonts w:ascii="Times New Roman" w:hAnsi="Times New Roman" w:cs="Times New Roman"/>
                <w:color w:val="333333"/>
              </w:rPr>
              <w:t>1</w:t>
            </w:r>
            <w:r w:rsidR="00652670" w:rsidRPr="00163AC6">
              <w:rPr>
                <w:rFonts w:ascii="Times New Roman" w:hAnsi="Times New Roman" w:cs="Times New Roman"/>
                <w:color w:val="333333"/>
                <w:lang w:val="ru-RU"/>
              </w:rPr>
              <w:t>175</w:t>
            </w:r>
            <w:r w:rsidRPr="00163AC6">
              <w:rPr>
                <w:rFonts w:ascii="Times New Roman" w:hAnsi="Times New Roman" w:cs="Times New Roman"/>
                <w:color w:val="333333"/>
              </w:rPr>
              <w:t>°F</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rPr>
              <w:t>±25°F</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rPr>
              <w:t>(6</w:t>
            </w:r>
            <w:r w:rsidR="00652670" w:rsidRPr="00163AC6">
              <w:rPr>
                <w:rFonts w:ascii="Times New Roman" w:hAnsi="Times New Roman" w:cs="Times New Roman"/>
                <w:color w:val="333333"/>
                <w:lang w:val="ru-RU"/>
              </w:rPr>
              <w:t>35</w:t>
            </w:r>
            <w:r w:rsidRPr="00163AC6">
              <w:rPr>
                <w:rFonts w:ascii="Times New Roman" w:hAnsi="Times New Roman" w:cs="Times New Roman"/>
                <w:color w:val="333333"/>
              </w:rPr>
              <w:t>°C</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spacing w:val="-2"/>
              </w:rPr>
              <w:t>±15°C)</w:t>
            </w:r>
          </w:p>
        </w:tc>
        <w:tc>
          <w:tcPr>
            <w:tcW w:w="2916" w:type="dxa"/>
            <w:vAlign w:val="center"/>
          </w:tcPr>
          <w:p w14:paraId="2C665017" w14:textId="48B9196E" w:rsidR="00EC7A40" w:rsidRPr="00163AC6" w:rsidRDefault="00FE5B1E"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33333"/>
                <w:spacing w:val="-5"/>
              </w:rPr>
              <w:t>1 час на дюйм (25 мм)</w:t>
            </w:r>
          </w:p>
        </w:tc>
      </w:tr>
      <w:tr w:rsidR="00510373" w:rsidRPr="00697636" w14:paraId="62580EB7" w14:textId="77777777" w:rsidTr="00B041D5">
        <w:trPr>
          <w:trHeight w:val="300"/>
        </w:trPr>
        <w:tc>
          <w:tcPr>
            <w:tcW w:w="3264" w:type="dxa"/>
            <w:vAlign w:val="center"/>
          </w:tcPr>
          <w:p w14:paraId="6ECF914D" w14:textId="3153949F" w:rsidR="00510373" w:rsidRPr="00163AC6" w:rsidRDefault="00510373" w:rsidP="00510373">
            <w:pPr>
              <w:pStyle w:val="TableParagraph"/>
              <w:spacing w:before="0"/>
              <w:ind w:left="0"/>
              <w:rPr>
                <w:rFonts w:ascii="Times New Roman" w:hAnsi="Times New Roman" w:cs="Times New Roman"/>
                <w:highlight w:val="yellow"/>
                <w:lang w:val="ru-RU"/>
              </w:rPr>
            </w:pPr>
            <w:r w:rsidRPr="00163AC6">
              <w:rPr>
                <w:rFonts w:ascii="Times New Roman" w:hAnsi="Times New Roman" w:cs="Times New Roman"/>
                <w:color w:val="333333"/>
              </w:rPr>
              <w:t>1-1/4Cr-1/2Mo</w:t>
            </w:r>
            <w:r w:rsidRPr="00163AC6">
              <w:rPr>
                <w:rFonts w:ascii="Times New Roman" w:hAnsi="Times New Roman" w:cs="Times New Roman"/>
                <w:color w:val="333333"/>
                <w:spacing w:val="9"/>
                <w:lang w:val="ru-RU"/>
              </w:rPr>
              <w:t xml:space="preserve"> трубопровод</w:t>
            </w:r>
            <w:r w:rsidR="00566FB8" w:rsidRPr="00163AC6">
              <w:rPr>
                <w:rFonts w:ascii="Times New Roman" w:hAnsi="Times New Roman" w:cs="Times New Roman"/>
                <w:color w:val="333333"/>
                <w:spacing w:val="9"/>
                <w:lang w:val="ru-RU"/>
              </w:rPr>
              <w:t>ы</w:t>
            </w:r>
          </w:p>
        </w:tc>
        <w:tc>
          <w:tcPr>
            <w:tcW w:w="4080" w:type="dxa"/>
            <w:vAlign w:val="center"/>
          </w:tcPr>
          <w:p w14:paraId="2C063048" w14:textId="6F7A6515" w:rsidR="00510373" w:rsidRPr="00163AC6" w:rsidRDefault="00510373" w:rsidP="00B041D5">
            <w:pPr>
              <w:pStyle w:val="TableParagraph"/>
              <w:spacing w:before="0"/>
              <w:ind w:left="0"/>
              <w:jc w:val="center"/>
              <w:rPr>
                <w:rFonts w:ascii="Times New Roman" w:hAnsi="Times New Roman" w:cs="Times New Roman"/>
                <w:highlight w:val="yellow"/>
              </w:rPr>
            </w:pPr>
            <w:r w:rsidRPr="00163AC6">
              <w:rPr>
                <w:rFonts w:ascii="Times New Roman" w:hAnsi="Times New Roman" w:cs="Times New Roman"/>
                <w:color w:val="333333"/>
              </w:rPr>
              <w:t>1225°F ±25°F (660°C ±15°C)</w:t>
            </w:r>
          </w:p>
        </w:tc>
        <w:tc>
          <w:tcPr>
            <w:tcW w:w="2916" w:type="dxa"/>
            <w:shd w:val="clear" w:color="auto" w:fill="auto"/>
            <w:vAlign w:val="center"/>
          </w:tcPr>
          <w:p w14:paraId="0FC8CE07" w14:textId="7BF8D0B0" w:rsidR="00510373" w:rsidRPr="00163AC6" w:rsidRDefault="00510373" w:rsidP="00510373">
            <w:pPr>
              <w:pStyle w:val="TableParagraph"/>
              <w:jc w:val="center"/>
              <w:rPr>
                <w:rFonts w:ascii="Times New Roman" w:hAnsi="Times New Roman" w:cs="Times New Roman"/>
                <w:color w:val="333333"/>
                <w:lang w:val="ru-RU"/>
              </w:rPr>
            </w:pPr>
            <w:r w:rsidRPr="00163AC6">
              <w:rPr>
                <w:rFonts w:ascii="Times New Roman" w:hAnsi="Times New Roman" w:cs="Times New Roman"/>
                <w:color w:val="333333"/>
                <w:lang w:val="ru-RU"/>
              </w:rPr>
              <w:t>1 час на дюйм (25 мм)</w:t>
            </w:r>
          </w:p>
          <w:p w14:paraId="67B9EA22" w14:textId="5CB4CB5C" w:rsidR="00510373" w:rsidRPr="00163AC6" w:rsidRDefault="00510373" w:rsidP="00510373">
            <w:pPr>
              <w:pStyle w:val="TableParagraph"/>
              <w:spacing w:before="0"/>
              <w:ind w:left="0"/>
              <w:jc w:val="center"/>
              <w:rPr>
                <w:rFonts w:ascii="Times New Roman" w:hAnsi="Times New Roman" w:cs="Times New Roman"/>
                <w:highlight w:val="yellow"/>
                <w:lang w:val="ru-RU"/>
              </w:rPr>
            </w:pPr>
            <w:r w:rsidRPr="00163AC6">
              <w:rPr>
                <w:rFonts w:ascii="Times New Roman" w:hAnsi="Times New Roman" w:cs="Times New Roman"/>
                <w:color w:val="333333"/>
                <w:lang w:val="ru-RU"/>
              </w:rPr>
              <w:t xml:space="preserve">(2 </w:t>
            </w:r>
            <w:r w:rsidR="00800DC7" w:rsidRPr="00163AC6">
              <w:rPr>
                <w:rFonts w:ascii="Times New Roman" w:hAnsi="Times New Roman" w:cs="Times New Roman"/>
                <w:color w:val="333333"/>
                <w:lang w:val="ru-RU"/>
              </w:rPr>
              <w:t>часа минимум</w:t>
            </w:r>
            <w:r w:rsidRPr="00163AC6">
              <w:rPr>
                <w:rFonts w:ascii="Times New Roman" w:hAnsi="Times New Roman" w:cs="Times New Roman"/>
                <w:color w:val="333333"/>
                <w:lang w:val="ru-RU"/>
              </w:rPr>
              <w:t>)</w:t>
            </w:r>
          </w:p>
        </w:tc>
      </w:tr>
      <w:tr w:rsidR="00981A1F" w:rsidRPr="00697636" w14:paraId="07D38740" w14:textId="77777777" w:rsidTr="009240E4">
        <w:trPr>
          <w:trHeight w:val="435"/>
        </w:trPr>
        <w:tc>
          <w:tcPr>
            <w:tcW w:w="3264" w:type="dxa"/>
            <w:vAlign w:val="center"/>
          </w:tcPr>
          <w:p w14:paraId="67395FB0" w14:textId="01C32925" w:rsidR="00981A1F" w:rsidRPr="00163AC6" w:rsidRDefault="00981A1F" w:rsidP="007A57DA">
            <w:pPr>
              <w:pStyle w:val="TableParagraph"/>
              <w:spacing w:before="0"/>
              <w:ind w:left="0"/>
              <w:rPr>
                <w:rFonts w:ascii="Times New Roman" w:hAnsi="Times New Roman" w:cs="Times New Roman"/>
                <w:highlight w:val="yellow"/>
                <w:lang w:val="ru-RU"/>
              </w:rPr>
            </w:pPr>
            <w:r w:rsidRPr="00163AC6">
              <w:rPr>
                <w:rFonts w:ascii="Times New Roman" w:hAnsi="Times New Roman" w:cs="Times New Roman"/>
                <w:color w:val="333333"/>
                <w:lang w:val="ru-RU"/>
              </w:rPr>
              <w:t>1-1/4</w:t>
            </w:r>
            <w:r w:rsidRPr="00163AC6">
              <w:rPr>
                <w:rFonts w:ascii="Times New Roman" w:hAnsi="Times New Roman" w:cs="Times New Roman"/>
                <w:color w:val="333333"/>
              </w:rPr>
              <w:t>Cr</w:t>
            </w:r>
            <w:r w:rsidRPr="00163AC6">
              <w:rPr>
                <w:rFonts w:ascii="Times New Roman" w:hAnsi="Times New Roman" w:cs="Times New Roman"/>
                <w:color w:val="333333"/>
                <w:lang w:val="ru-RU"/>
              </w:rPr>
              <w:t>-1/2</w:t>
            </w:r>
            <w:r w:rsidRPr="00163AC6">
              <w:rPr>
                <w:rFonts w:ascii="Times New Roman" w:hAnsi="Times New Roman" w:cs="Times New Roman"/>
                <w:color w:val="333333"/>
              </w:rPr>
              <w:t>Mo</w:t>
            </w:r>
            <w:r w:rsidRPr="00163AC6">
              <w:rPr>
                <w:rFonts w:ascii="Times New Roman" w:hAnsi="Times New Roman" w:cs="Times New Roman"/>
                <w:color w:val="333333"/>
                <w:lang w:val="ru-RU"/>
              </w:rPr>
              <w:t xml:space="preserve"> </w:t>
            </w:r>
            <w:r w:rsidR="00865633" w:rsidRPr="00163AC6">
              <w:rPr>
                <w:rFonts w:ascii="Times New Roman" w:hAnsi="Times New Roman" w:cs="Times New Roman"/>
                <w:color w:val="333333"/>
                <w:spacing w:val="9"/>
                <w:lang w:val="ru-RU"/>
              </w:rPr>
              <w:t>сосуды,</w:t>
            </w:r>
            <w:r w:rsidR="009240E4" w:rsidRPr="00163AC6">
              <w:rPr>
                <w:rFonts w:ascii="Times New Roman" w:hAnsi="Times New Roman" w:cs="Times New Roman"/>
                <w:color w:val="333333"/>
                <w:spacing w:val="9"/>
                <w:lang w:val="ru-RU"/>
              </w:rPr>
              <w:t xml:space="preserve"> </w:t>
            </w:r>
            <w:r w:rsidRPr="00163AC6">
              <w:rPr>
                <w:rFonts w:ascii="Times New Roman" w:hAnsi="Times New Roman" w:cs="Times New Roman"/>
                <w:color w:val="333333"/>
                <w:spacing w:val="9"/>
                <w:lang w:val="ru-RU"/>
              </w:rPr>
              <w:t>работающие под давлением</w:t>
            </w:r>
          </w:p>
        </w:tc>
        <w:tc>
          <w:tcPr>
            <w:tcW w:w="4080" w:type="dxa"/>
          </w:tcPr>
          <w:p w14:paraId="1F18E1A5" w14:textId="1714B8CB" w:rsidR="00981A1F" w:rsidRPr="00163AC6" w:rsidRDefault="00810C22" w:rsidP="00B041D5">
            <w:pPr>
              <w:pStyle w:val="TableParagraph"/>
              <w:spacing w:before="0"/>
              <w:ind w:left="0"/>
              <w:jc w:val="center"/>
              <w:rPr>
                <w:rFonts w:ascii="Times New Roman" w:hAnsi="Times New Roman" w:cs="Times New Roman"/>
                <w:highlight w:val="yellow"/>
                <w:lang w:val="ru-RU"/>
              </w:rPr>
            </w:pPr>
            <w:r w:rsidRPr="00163AC6">
              <w:rPr>
                <w:rFonts w:ascii="Times New Roman" w:hAnsi="Times New Roman" w:cs="Times New Roman"/>
                <w:lang w:val="ru-RU"/>
              </w:rPr>
              <w:t xml:space="preserve">См. руководство инженера по материалам </w:t>
            </w:r>
            <w:r w:rsidR="00645392" w:rsidRPr="00163AC6">
              <w:rPr>
                <w:rFonts w:ascii="Times New Roman" w:hAnsi="Times New Roman" w:cs="Times New Roman"/>
                <w:lang w:val="ru-RU"/>
              </w:rPr>
              <w:t>заказчика</w:t>
            </w:r>
          </w:p>
        </w:tc>
        <w:tc>
          <w:tcPr>
            <w:tcW w:w="2916" w:type="dxa"/>
          </w:tcPr>
          <w:p w14:paraId="1465D6AD" w14:textId="77777777" w:rsidR="00645392" w:rsidRPr="00163AC6" w:rsidRDefault="00645392" w:rsidP="00645392">
            <w:pPr>
              <w:pStyle w:val="TableParagraph"/>
              <w:jc w:val="center"/>
              <w:rPr>
                <w:rFonts w:ascii="Times New Roman" w:hAnsi="Times New Roman" w:cs="Times New Roman"/>
                <w:lang w:val="ru-RU"/>
              </w:rPr>
            </w:pPr>
            <w:r w:rsidRPr="00163AC6">
              <w:rPr>
                <w:rFonts w:ascii="Times New Roman" w:hAnsi="Times New Roman" w:cs="Times New Roman"/>
                <w:lang w:val="ru-RU"/>
              </w:rPr>
              <w:t>1 час на дюйм (25 мм)</w:t>
            </w:r>
          </w:p>
          <w:p w14:paraId="2E6C3254" w14:textId="21E95DBA" w:rsidR="00981A1F" w:rsidRPr="00163AC6" w:rsidRDefault="00645392" w:rsidP="00645392">
            <w:pPr>
              <w:pStyle w:val="TableParagraph"/>
              <w:spacing w:before="0"/>
              <w:ind w:left="0"/>
              <w:jc w:val="center"/>
              <w:rPr>
                <w:rFonts w:ascii="Times New Roman" w:hAnsi="Times New Roman" w:cs="Times New Roman"/>
                <w:highlight w:val="yellow"/>
                <w:lang w:val="ru-RU"/>
              </w:rPr>
            </w:pPr>
            <w:r w:rsidRPr="00163AC6">
              <w:rPr>
                <w:rFonts w:ascii="Times New Roman" w:hAnsi="Times New Roman" w:cs="Times New Roman"/>
                <w:lang w:val="ru-RU"/>
              </w:rPr>
              <w:t>(2 часа минимум)</w:t>
            </w:r>
          </w:p>
        </w:tc>
      </w:tr>
      <w:tr w:rsidR="004E1EA0" w:rsidRPr="00697636" w14:paraId="689A0A1C" w14:textId="77777777" w:rsidTr="0063530B">
        <w:trPr>
          <w:trHeight w:val="327"/>
        </w:trPr>
        <w:tc>
          <w:tcPr>
            <w:tcW w:w="3264" w:type="dxa"/>
            <w:vAlign w:val="center"/>
          </w:tcPr>
          <w:p w14:paraId="58F867B5" w14:textId="79C5E1C1" w:rsidR="004E1EA0" w:rsidRPr="00163AC6" w:rsidRDefault="004E1EA0" w:rsidP="004E1EA0">
            <w:pPr>
              <w:pStyle w:val="TableParagraph"/>
              <w:spacing w:before="0"/>
              <w:ind w:left="0"/>
              <w:rPr>
                <w:rFonts w:ascii="Times New Roman" w:hAnsi="Times New Roman" w:cs="Times New Roman"/>
                <w:highlight w:val="yellow"/>
                <w:lang w:val="ru-RU"/>
              </w:rPr>
            </w:pPr>
            <w:r w:rsidRPr="003576C9">
              <w:rPr>
                <w:rFonts w:ascii="Times New Roman" w:hAnsi="Times New Roman" w:cs="Times New Roman"/>
                <w:color w:val="333333"/>
                <w:rPrChange w:id="1578" w:author="Marchenko, Sergey [Tengizchevroil]" w:date="2025-08-07T15:57:00Z" w16du:dateUtc="2025-08-07T10:57:00Z">
                  <w:rPr>
                    <w:rFonts w:ascii="Times New Roman" w:hAnsi="Times New Roman" w:cs="Times New Roman"/>
                    <w:color w:val="333333"/>
                    <w:highlight w:val="yellow"/>
                  </w:rPr>
                </w:rPrChange>
              </w:rPr>
              <w:t>2-1/4Cr-1Mo</w:t>
            </w:r>
            <w:r w:rsidRPr="003576C9">
              <w:rPr>
                <w:rFonts w:ascii="Times New Roman" w:hAnsi="Times New Roman" w:cs="Times New Roman"/>
                <w:color w:val="333333"/>
                <w:spacing w:val="8"/>
                <w:rPrChange w:id="1579" w:author="Marchenko, Sergey [Tengizchevroil]" w:date="2025-08-07T15:57:00Z" w16du:dateUtc="2025-08-07T10:57:00Z">
                  <w:rPr>
                    <w:rFonts w:ascii="Times New Roman" w:hAnsi="Times New Roman" w:cs="Times New Roman"/>
                    <w:color w:val="333333"/>
                    <w:spacing w:val="8"/>
                    <w:highlight w:val="yellow"/>
                  </w:rPr>
                </w:rPrChange>
              </w:rPr>
              <w:t xml:space="preserve"> </w:t>
            </w:r>
            <w:r w:rsidR="00AE13A8" w:rsidRPr="003576C9">
              <w:rPr>
                <w:rFonts w:ascii="Times New Roman" w:hAnsi="Times New Roman" w:cs="Times New Roman"/>
                <w:color w:val="333333"/>
                <w:rPrChange w:id="1580" w:author="Marchenko, Sergey [Tengizchevroil]" w:date="2025-08-07T15:57:00Z" w16du:dateUtc="2025-08-07T10:57:00Z">
                  <w:rPr>
                    <w:rFonts w:ascii="Times New Roman" w:hAnsi="Times New Roman" w:cs="Times New Roman"/>
                    <w:color w:val="333333"/>
                    <w:highlight w:val="yellow"/>
                  </w:rPr>
                </w:rPrChange>
              </w:rPr>
              <w:t>трубопровод</w:t>
            </w:r>
            <w:r w:rsidR="0063530B" w:rsidRPr="003576C9">
              <w:rPr>
                <w:rFonts w:ascii="Times New Roman" w:hAnsi="Times New Roman" w:cs="Times New Roman"/>
                <w:color w:val="333333"/>
                <w:lang w:val="ru-RU"/>
                <w:rPrChange w:id="1581" w:author="Marchenko, Sergey [Tengizchevroil]" w:date="2025-08-07T15:57:00Z" w16du:dateUtc="2025-08-07T10:57:00Z">
                  <w:rPr>
                    <w:rFonts w:ascii="Times New Roman" w:hAnsi="Times New Roman" w:cs="Times New Roman"/>
                    <w:color w:val="333333"/>
                    <w:highlight w:val="yellow"/>
                    <w:lang w:val="ru-RU"/>
                  </w:rPr>
                </w:rPrChange>
              </w:rPr>
              <w:t>ы</w:t>
            </w:r>
          </w:p>
        </w:tc>
        <w:tc>
          <w:tcPr>
            <w:tcW w:w="4080" w:type="dxa"/>
            <w:vAlign w:val="center"/>
          </w:tcPr>
          <w:p w14:paraId="4CAF7334" w14:textId="29C17026" w:rsidR="004E1EA0" w:rsidRPr="00163AC6" w:rsidRDefault="004E1EA0" w:rsidP="004E1EA0">
            <w:pPr>
              <w:pStyle w:val="TableParagraph"/>
              <w:spacing w:before="0" w:after="120"/>
              <w:ind w:left="0"/>
              <w:jc w:val="center"/>
              <w:rPr>
                <w:rFonts w:ascii="Times New Roman" w:hAnsi="Times New Roman" w:cs="Times New Roman"/>
                <w:highlight w:val="yellow"/>
              </w:rPr>
            </w:pPr>
            <w:r w:rsidRPr="00163AC6">
              <w:rPr>
                <w:rFonts w:ascii="Times New Roman" w:hAnsi="Times New Roman" w:cs="Times New Roman"/>
                <w:color w:val="333333"/>
              </w:rPr>
              <w:t>1275°F</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rPr>
              <w:t>±15°F</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rPr>
              <w:t>(690°C</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spacing w:val="-2"/>
              </w:rPr>
              <w:t>±10°C)</w:t>
            </w:r>
          </w:p>
        </w:tc>
        <w:tc>
          <w:tcPr>
            <w:tcW w:w="2916" w:type="dxa"/>
            <w:vAlign w:val="center"/>
          </w:tcPr>
          <w:p w14:paraId="279400FD" w14:textId="77777777" w:rsidR="00353CE3" w:rsidRPr="00163AC6" w:rsidRDefault="00353CE3" w:rsidP="00353CE3">
            <w:pPr>
              <w:pStyle w:val="TableParagraph"/>
              <w:jc w:val="center"/>
              <w:rPr>
                <w:rFonts w:ascii="Times New Roman" w:hAnsi="Times New Roman" w:cs="Times New Roman"/>
                <w:color w:val="333333"/>
                <w:spacing w:val="-2"/>
                <w:lang w:val="ru-RU"/>
              </w:rPr>
            </w:pPr>
            <w:r w:rsidRPr="00163AC6">
              <w:rPr>
                <w:rFonts w:ascii="Times New Roman" w:hAnsi="Times New Roman" w:cs="Times New Roman"/>
                <w:color w:val="333333"/>
                <w:spacing w:val="-2"/>
                <w:lang w:val="ru-RU"/>
              </w:rPr>
              <w:t>1 час на дюйм (25 мм)</w:t>
            </w:r>
          </w:p>
          <w:p w14:paraId="0DD968E6" w14:textId="73F6A600" w:rsidR="004E1EA0" w:rsidRPr="00163AC6" w:rsidRDefault="00353CE3" w:rsidP="00353CE3">
            <w:pPr>
              <w:pStyle w:val="TableParagraph"/>
              <w:spacing w:before="0"/>
              <w:ind w:left="0"/>
              <w:jc w:val="center"/>
              <w:rPr>
                <w:rFonts w:ascii="Times New Roman" w:hAnsi="Times New Roman" w:cs="Times New Roman"/>
                <w:highlight w:val="yellow"/>
                <w:lang w:val="ru-RU"/>
              </w:rPr>
            </w:pPr>
            <w:r w:rsidRPr="00163AC6">
              <w:rPr>
                <w:rFonts w:ascii="Times New Roman" w:hAnsi="Times New Roman" w:cs="Times New Roman"/>
                <w:color w:val="333333"/>
                <w:spacing w:val="-2"/>
                <w:lang w:val="ru-RU"/>
              </w:rPr>
              <w:t>(2 часа минимум)</w:t>
            </w:r>
          </w:p>
        </w:tc>
      </w:tr>
      <w:tr w:rsidR="004E1EA0" w:rsidRPr="00697636" w14:paraId="07B698E1" w14:textId="77777777" w:rsidTr="00290820">
        <w:trPr>
          <w:trHeight w:val="525"/>
        </w:trPr>
        <w:tc>
          <w:tcPr>
            <w:tcW w:w="3264" w:type="dxa"/>
            <w:vAlign w:val="center"/>
          </w:tcPr>
          <w:p w14:paraId="7882BABF" w14:textId="29650051" w:rsidR="004E1EA0" w:rsidRPr="00163AC6" w:rsidRDefault="004E1EA0" w:rsidP="004E1EA0">
            <w:pPr>
              <w:pStyle w:val="TableParagraph"/>
              <w:spacing w:before="0"/>
              <w:ind w:left="0"/>
              <w:rPr>
                <w:rFonts w:ascii="Times New Roman" w:hAnsi="Times New Roman" w:cs="Times New Roman"/>
                <w:highlight w:val="yellow"/>
                <w:lang w:val="ru-RU"/>
              </w:rPr>
            </w:pPr>
            <w:r w:rsidRPr="003576C9">
              <w:rPr>
                <w:rFonts w:ascii="Times New Roman" w:hAnsi="Times New Roman" w:cs="Times New Roman"/>
                <w:color w:val="333333"/>
                <w:lang w:val="ru-RU"/>
                <w:rPrChange w:id="1582" w:author="Marchenko, Sergey [Tengizchevroil]" w:date="2025-08-07T15:57:00Z" w16du:dateUtc="2025-08-07T10:57:00Z">
                  <w:rPr>
                    <w:rFonts w:ascii="Times New Roman" w:hAnsi="Times New Roman" w:cs="Times New Roman"/>
                    <w:color w:val="333333"/>
                    <w:highlight w:val="yellow"/>
                    <w:lang w:val="ru-RU"/>
                  </w:rPr>
                </w:rPrChange>
              </w:rPr>
              <w:lastRenderedPageBreak/>
              <w:t>2-1/4</w:t>
            </w:r>
            <w:r w:rsidRPr="003576C9">
              <w:rPr>
                <w:rFonts w:ascii="Times New Roman" w:hAnsi="Times New Roman" w:cs="Times New Roman"/>
                <w:color w:val="333333"/>
                <w:rPrChange w:id="1583" w:author="Marchenko, Sergey [Tengizchevroil]" w:date="2025-08-07T15:57:00Z" w16du:dateUtc="2025-08-07T10:57:00Z">
                  <w:rPr>
                    <w:rFonts w:ascii="Times New Roman" w:hAnsi="Times New Roman" w:cs="Times New Roman"/>
                    <w:color w:val="333333"/>
                    <w:highlight w:val="yellow"/>
                  </w:rPr>
                </w:rPrChange>
              </w:rPr>
              <w:t>Cr</w:t>
            </w:r>
            <w:r w:rsidRPr="003576C9">
              <w:rPr>
                <w:rFonts w:ascii="Times New Roman" w:hAnsi="Times New Roman" w:cs="Times New Roman"/>
                <w:color w:val="333333"/>
                <w:lang w:val="ru-RU"/>
                <w:rPrChange w:id="1584" w:author="Marchenko, Sergey [Tengizchevroil]" w:date="2025-08-07T15:57:00Z" w16du:dateUtc="2025-08-07T10:57:00Z">
                  <w:rPr>
                    <w:rFonts w:ascii="Times New Roman" w:hAnsi="Times New Roman" w:cs="Times New Roman"/>
                    <w:color w:val="333333"/>
                    <w:highlight w:val="yellow"/>
                    <w:lang w:val="ru-RU"/>
                  </w:rPr>
                </w:rPrChange>
              </w:rPr>
              <w:t>-1</w:t>
            </w:r>
            <w:r w:rsidRPr="003576C9">
              <w:rPr>
                <w:rFonts w:ascii="Times New Roman" w:hAnsi="Times New Roman" w:cs="Times New Roman"/>
                <w:color w:val="333333"/>
                <w:rPrChange w:id="1585" w:author="Marchenko, Sergey [Tengizchevroil]" w:date="2025-08-07T15:57:00Z" w16du:dateUtc="2025-08-07T10:57:00Z">
                  <w:rPr>
                    <w:rFonts w:ascii="Times New Roman" w:hAnsi="Times New Roman" w:cs="Times New Roman"/>
                    <w:color w:val="333333"/>
                    <w:highlight w:val="yellow"/>
                  </w:rPr>
                </w:rPrChange>
              </w:rPr>
              <w:t>Mo</w:t>
            </w:r>
            <w:r w:rsidRPr="003576C9">
              <w:rPr>
                <w:rFonts w:ascii="Times New Roman" w:hAnsi="Times New Roman" w:cs="Times New Roman"/>
                <w:color w:val="333333"/>
                <w:lang w:val="ru-RU"/>
                <w:rPrChange w:id="1586" w:author="Marchenko, Sergey [Tengizchevroil]" w:date="2025-08-07T15:57:00Z" w16du:dateUtc="2025-08-07T10:57:00Z">
                  <w:rPr>
                    <w:rFonts w:ascii="Times New Roman" w:hAnsi="Times New Roman" w:cs="Times New Roman"/>
                    <w:color w:val="333333"/>
                    <w:highlight w:val="yellow"/>
                    <w:lang w:val="ru-RU"/>
                  </w:rPr>
                </w:rPrChange>
              </w:rPr>
              <w:t xml:space="preserve"> </w:t>
            </w:r>
            <w:r w:rsidR="00865633" w:rsidRPr="003576C9">
              <w:rPr>
                <w:rFonts w:ascii="Times New Roman" w:hAnsi="Times New Roman" w:cs="Times New Roman"/>
                <w:color w:val="333333"/>
                <w:lang w:val="ru-RU"/>
                <w:rPrChange w:id="1587" w:author="Marchenko, Sergey [Tengizchevroil]" w:date="2025-08-07T15:57:00Z" w16du:dateUtc="2025-08-07T10:57:00Z">
                  <w:rPr>
                    <w:rFonts w:ascii="Times New Roman" w:hAnsi="Times New Roman" w:cs="Times New Roman"/>
                    <w:color w:val="333333"/>
                    <w:highlight w:val="yellow"/>
                    <w:lang w:val="ru-RU"/>
                  </w:rPr>
                </w:rPrChange>
              </w:rPr>
              <w:t>сосуды,</w:t>
            </w:r>
            <w:r w:rsidR="00AE13A8" w:rsidRPr="003576C9">
              <w:rPr>
                <w:rFonts w:ascii="Times New Roman" w:hAnsi="Times New Roman" w:cs="Times New Roman"/>
                <w:color w:val="333333"/>
                <w:lang w:val="ru-RU"/>
                <w:rPrChange w:id="1588" w:author="Marchenko, Sergey [Tengizchevroil]" w:date="2025-08-07T15:57:00Z" w16du:dateUtc="2025-08-07T10:57:00Z">
                  <w:rPr>
                    <w:rFonts w:ascii="Times New Roman" w:hAnsi="Times New Roman" w:cs="Times New Roman"/>
                    <w:color w:val="333333"/>
                    <w:highlight w:val="yellow"/>
                    <w:lang w:val="ru-RU"/>
                  </w:rPr>
                </w:rPrChange>
              </w:rPr>
              <w:t xml:space="preserve"> работающи</w:t>
            </w:r>
            <w:r w:rsidR="003B653C" w:rsidRPr="003576C9">
              <w:rPr>
                <w:rFonts w:ascii="Times New Roman" w:hAnsi="Times New Roman" w:cs="Times New Roman"/>
                <w:color w:val="333333"/>
                <w:lang w:val="ru-RU"/>
                <w:rPrChange w:id="1589" w:author="Marchenko, Sergey [Tengizchevroil]" w:date="2025-08-07T15:57:00Z" w16du:dateUtc="2025-08-07T10:57:00Z">
                  <w:rPr>
                    <w:rFonts w:ascii="Times New Roman" w:hAnsi="Times New Roman" w:cs="Times New Roman"/>
                    <w:color w:val="333333"/>
                    <w:highlight w:val="yellow"/>
                    <w:lang w:val="ru-RU"/>
                  </w:rPr>
                </w:rPrChange>
              </w:rPr>
              <w:t>е</w:t>
            </w:r>
            <w:r w:rsidR="00AE13A8" w:rsidRPr="003576C9">
              <w:rPr>
                <w:rFonts w:ascii="Times New Roman" w:hAnsi="Times New Roman" w:cs="Times New Roman"/>
                <w:color w:val="333333"/>
                <w:lang w:val="ru-RU"/>
                <w:rPrChange w:id="1590" w:author="Marchenko, Sergey [Tengizchevroil]" w:date="2025-08-07T15:57:00Z" w16du:dateUtc="2025-08-07T10:57:00Z">
                  <w:rPr>
                    <w:rFonts w:ascii="Times New Roman" w:hAnsi="Times New Roman" w:cs="Times New Roman"/>
                    <w:color w:val="333333"/>
                    <w:highlight w:val="yellow"/>
                    <w:lang w:val="ru-RU"/>
                  </w:rPr>
                </w:rPrChange>
              </w:rPr>
              <w:t xml:space="preserve"> под давлением</w:t>
            </w:r>
          </w:p>
        </w:tc>
        <w:tc>
          <w:tcPr>
            <w:tcW w:w="4080" w:type="dxa"/>
            <w:vAlign w:val="center"/>
          </w:tcPr>
          <w:p w14:paraId="4A4324C7" w14:textId="594947C9" w:rsidR="004E1EA0" w:rsidRPr="00163AC6" w:rsidRDefault="003B653C" w:rsidP="00290820">
            <w:pPr>
              <w:pStyle w:val="TableParagraph"/>
              <w:spacing w:before="0"/>
              <w:ind w:left="0"/>
              <w:jc w:val="center"/>
              <w:rPr>
                <w:rFonts w:ascii="Times New Roman" w:hAnsi="Times New Roman" w:cs="Times New Roman"/>
                <w:highlight w:val="yellow"/>
                <w:lang w:val="ru-RU"/>
              </w:rPr>
            </w:pPr>
            <w:r w:rsidRPr="00163AC6">
              <w:rPr>
                <w:rFonts w:ascii="Times New Roman" w:hAnsi="Times New Roman" w:cs="Times New Roman"/>
                <w:color w:val="333333"/>
                <w:lang w:val="ru-RU"/>
              </w:rPr>
              <w:t>См. руководство инженера по материалам заказчика</w:t>
            </w:r>
          </w:p>
        </w:tc>
        <w:tc>
          <w:tcPr>
            <w:tcW w:w="2916" w:type="dxa"/>
            <w:vAlign w:val="center"/>
          </w:tcPr>
          <w:p w14:paraId="061FD2C2" w14:textId="77777777" w:rsidR="00C11DAF" w:rsidRPr="00163AC6" w:rsidRDefault="00C11DAF" w:rsidP="00C11DAF">
            <w:pPr>
              <w:pStyle w:val="TableParagraph"/>
              <w:jc w:val="center"/>
              <w:rPr>
                <w:rFonts w:ascii="Times New Roman" w:hAnsi="Times New Roman" w:cs="Times New Roman"/>
                <w:color w:val="333333"/>
                <w:spacing w:val="-2"/>
                <w:lang w:val="ru-RU"/>
              </w:rPr>
            </w:pPr>
            <w:r w:rsidRPr="00163AC6">
              <w:rPr>
                <w:rFonts w:ascii="Times New Roman" w:hAnsi="Times New Roman" w:cs="Times New Roman"/>
                <w:color w:val="333333"/>
                <w:spacing w:val="-2"/>
                <w:lang w:val="ru-RU"/>
              </w:rPr>
              <w:t>1 час на дюйм (25 мм)</w:t>
            </w:r>
          </w:p>
          <w:p w14:paraId="09D33C22" w14:textId="0DE51D25" w:rsidR="004E1EA0" w:rsidRPr="00163AC6" w:rsidRDefault="00C11DAF" w:rsidP="00C11DAF">
            <w:pPr>
              <w:pStyle w:val="TableParagraph"/>
              <w:spacing w:before="0"/>
              <w:ind w:left="0"/>
              <w:jc w:val="center"/>
              <w:rPr>
                <w:rFonts w:ascii="Times New Roman" w:hAnsi="Times New Roman" w:cs="Times New Roman"/>
                <w:highlight w:val="yellow"/>
                <w:lang w:val="ru-RU"/>
              </w:rPr>
            </w:pPr>
            <w:r w:rsidRPr="00163AC6">
              <w:rPr>
                <w:rFonts w:ascii="Times New Roman" w:hAnsi="Times New Roman" w:cs="Times New Roman"/>
                <w:color w:val="333333"/>
                <w:spacing w:val="-2"/>
                <w:lang w:val="ru-RU"/>
              </w:rPr>
              <w:t>(минимум 2 часа)</w:t>
            </w:r>
          </w:p>
        </w:tc>
      </w:tr>
      <w:tr w:rsidR="00EC7A40" w:rsidRPr="00697636" w14:paraId="18085543" w14:textId="77777777" w:rsidTr="00601268">
        <w:trPr>
          <w:trHeight w:val="345"/>
        </w:trPr>
        <w:tc>
          <w:tcPr>
            <w:tcW w:w="3264" w:type="dxa"/>
            <w:vAlign w:val="center"/>
          </w:tcPr>
          <w:p w14:paraId="0313AFE2" w14:textId="77777777" w:rsidR="00EC7A40" w:rsidRPr="00163AC6" w:rsidRDefault="00EC7A40" w:rsidP="00EA6D5B">
            <w:pPr>
              <w:pStyle w:val="TableParagraph"/>
              <w:spacing w:before="0"/>
              <w:ind w:left="0"/>
              <w:rPr>
                <w:rFonts w:ascii="Times New Roman" w:hAnsi="Times New Roman" w:cs="Times New Roman"/>
              </w:rPr>
            </w:pPr>
            <w:r w:rsidRPr="00163AC6">
              <w:rPr>
                <w:rFonts w:ascii="Times New Roman" w:hAnsi="Times New Roman" w:cs="Times New Roman"/>
                <w:color w:val="333333"/>
              </w:rPr>
              <w:t>5Cr-</w:t>
            </w:r>
            <w:r w:rsidRPr="00163AC6">
              <w:rPr>
                <w:rFonts w:ascii="Times New Roman" w:hAnsi="Times New Roman" w:cs="Times New Roman"/>
                <w:color w:val="333333"/>
                <w:spacing w:val="-2"/>
              </w:rPr>
              <w:t>1/2Mo</w:t>
            </w:r>
          </w:p>
        </w:tc>
        <w:tc>
          <w:tcPr>
            <w:tcW w:w="4080" w:type="dxa"/>
            <w:vAlign w:val="center"/>
          </w:tcPr>
          <w:p w14:paraId="254F10CC" w14:textId="77777777" w:rsidR="00EC7A40" w:rsidRPr="00163AC6" w:rsidRDefault="00EC7A40" w:rsidP="00601268">
            <w:pPr>
              <w:pStyle w:val="TableParagraph"/>
              <w:spacing w:before="0"/>
              <w:ind w:left="0"/>
              <w:jc w:val="center"/>
              <w:rPr>
                <w:rFonts w:ascii="Times New Roman" w:hAnsi="Times New Roman" w:cs="Times New Roman"/>
              </w:rPr>
            </w:pPr>
            <w:r w:rsidRPr="00163AC6">
              <w:rPr>
                <w:rFonts w:ascii="Times New Roman" w:hAnsi="Times New Roman" w:cs="Times New Roman"/>
                <w:color w:val="333333"/>
              </w:rPr>
              <w:t>1325°F</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rPr>
              <w:t>±25°F</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rPr>
              <w:t>(720°C</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spacing w:val="-2"/>
              </w:rPr>
              <w:t>±15°C)</w:t>
            </w:r>
          </w:p>
        </w:tc>
        <w:tc>
          <w:tcPr>
            <w:tcW w:w="2916" w:type="dxa"/>
            <w:vAlign w:val="center"/>
          </w:tcPr>
          <w:p w14:paraId="3A52E50E" w14:textId="5BEEA15F" w:rsidR="0007378D" w:rsidRPr="00163AC6" w:rsidRDefault="0007378D" w:rsidP="006429A2">
            <w:pPr>
              <w:pStyle w:val="TableParagraph"/>
              <w:spacing w:before="0"/>
              <w:ind w:left="0"/>
              <w:jc w:val="center"/>
              <w:rPr>
                <w:rFonts w:ascii="Times New Roman" w:hAnsi="Times New Roman" w:cs="Times New Roman"/>
                <w:lang w:val="ru-RU"/>
              </w:rPr>
            </w:pPr>
            <w:r w:rsidRPr="00163AC6">
              <w:rPr>
                <w:rFonts w:ascii="Times New Roman" w:hAnsi="Times New Roman" w:cs="Times New Roman"/>
                <w:color w:val="333333"/>
                <w:spacing w:val="-2"/>
                <w:lang w:val="ru-RU"/>
              </w:rPr>
              <w:t>1 час на дюйм (25 мм)</w:t>
            </w:r>
          </w:p>
          <w:p w14:paraId="04C86CF3" w14:textId="192A1A56" w:rsidR="00EC7A40" w:rsidRPr="00163AC6" w:rsidRDefault="0007378D" w:rsidP="0007378D">
            <w:pPr>
              <w:pStyle w:val="TableParagraph"/>
              <w:spacing w:before="0"/>
              <w:ind w:left="0"/>
              <w:jc w:val="center"/>
              <w:rPr>
                <w:rFonts w:ascii="Times New Roman" w:hAnsi="Times New Roman" w:cs="Times New Roman"/>
                <w:lang w:val="ru-RU"/>
              </w:rPr>
            </w:pPr>
            <w:r w:rsidRPr="00163AC6">
              <w:rPr>
                <w:rFonts w:ascii="Times New Roman" w:hAnsi="Times New Roman" w:cs="Times New Roman"/>
                <w:color w:val="333333"/>
                <w:spacing w:val="-2"/>
                <w:lang w:val="ru-RU"/>
              </w:rPr>
              <w:t>(минимум 2 часа)</w:t>
            </w:r>
          </w:p>
        </w:tc>
      </w:tr>
      <w:tr w:rsidR="00EC7A40" w:rsidRPr="00EC03AB" w14:paraId="49371A4B" w14:textId="77777777" w:rsidTr="006F0D3C">
        <w:trPr>
          <w:trHeight w:val="611"/>
        </w:trPr>
        <w:tc>
          <w:tcPr>
            <w:tcW w:w="3264" w:type="dxa"/>
            <w:vAlign w:val="center"/>
          </w:tcPr>
          <w:p w14:paraId="12BB9A8C" w14:textId="5D1D897C" w:rsidR="00EC7A40" w:rsidRPr="00163AC6" w:rsidRDefault="00EC7A40" w:rsidP="00EA6D5B">
            <w:pPr>
              <w:pStyle w:val="TableParagraph"/>
              <w:spacing w:before="0"/>
              <w:ind w:left="0"/>
              <w:rPr>
                <w:rFonts w:ascii="Times New Roman" w:hAnsi="Times New Roman" w:cs="Times New Roman"/>
              </w:rPr>
            </w:pPr>
            <w:r w:rsidRPr="003576C9">
              <w:rPr>
                <w:rFonts w:ascii="Times New Roman" w:hAnsi="Times New Roman" w:cs="Times New Roman"/>
                <w:color w:val="333333"/>
                <w:rPrChange w:id="1591" w:author="Marchenko, Sergey [Tengizchevroil]" w:date="2025-08-07T15:58:00Z" w16du:dateUtc="2025-08-07T10:58:00Z">
                  <w:rPr>
                    <w:rFonts w:ascii="Times New Roman" w:hAnsi="Times New Roman" w:cs="Times New Roman"/>
                    <w:color w:val="333333"/>
                    <w:highlight w:val="yellow"/>
                  </w:rPr>
                </w:rPrChange>
              </w:rPr>
              <w:t>9Cr-</w:t>
            </w:r>
            <w:r w:rsidRPr="003576C9">
              <w:rPr>
                <w:rFonts w:ascii="Times New Roman" w:hAnsi="Times New Roman" w:cs="Times New Roman"/>
                <w:color w:val="333333"/>
                <w:spacing w:val="-2"/>
                <w:rPrChange w:id="1592" w:author="Marchenko, Sergey [Tengizchevroil]" w:date="2025-08-07T15:58:00Z" w16du:dateUtc="2025-08-07T10:58:00Z">
                  <w:rPr>
                    <w:rFonts w:ascii="Times New Roman" w:hAnsi="Times New Roman" w:cs="Times New Roman"/>
                    <w:color w:val="333333"/>
                    <w:spacing w:val="-2"/>
                    <w:highlight w:val="yellow"/>
                  </w:rPr>
                </w:rPrChange>
              </w:rPr>
              <w:t>1Mo</w:t>
            </w:r>
          </w:p>
        </w:tc>
        <w:tc>
          <w:tcPr>
            <w:tcW w:w="4080" w:type="dxa"/>
            <w:vAlign w:val="center"/>
          </w:tcPr>
          <w:p w14:paraId="4224B0F8" w14:textId="77777777" w:rsidR="00EC7A40" w:rsidRPr="00163AC6" w:rsidRDefault="00EC7A40" w:rsidP="00601268">
            <w:pPr>
              <w:pStyle w:val="TableParagraph"/>
              <w:spacing w:before="0"/>
              <w:ind w:left="0"/>
              <w:jc w:val="center"/>
              <w:rPr>
                <w:rFonts w:ascii="Times New Roman" w:hAnsi="Times New Roman" w:cs="Times New Roman"/>
              </w:rPr>
            </w:pPr>
            <w:r w:rsidRPr="00163AC6">
              <w:rPr>
                <w:rFonts w:ascii="Times New Roman" w:hAnsi="Times New Roman" w:cs="Times New Roman"/>
                <w:color w:val="333333"/>
              </w:rPr>
              <w:t>1325°F</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rPr>
              <w:t>±25°F</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rPr>
              <w:t>(720°C</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spacing w:val="-2"/>
              </w:rPr>
              <w:t>±15°C)</w:t>
            </w:r>
          </w:p>
        </w:tc>
        <w:tc>
          <w:tcPr>
            <w:tcW w:w="2916" w:type="dxa"/>
            <w:vAlign w:val="center"/>
          </w:tcPr>
          <w:p w14:paraId="76B55D52" w14:textId="1735F261" w:rsidR="0007378D" w:rsidRPr="00163AC6" w:rsidRDefault="0007378D" w:rsidP="006429A2">
            <w:pPr>
              <w:pStyle w:val="TableParagraph"/>
              <w:spacing w:before="0"/>
              <w:ind w:left="0"/>
              <w:jc w:val="center"/>
              <w:rPr>
                <w:rFonts w:ascii="Times New Roman" w:hAnsi="Times New Roman" w:cs="Times New Roman"/>
                <w:lang w:val="ru-RU"/>
              </w:rPr>
            </w:pPr>
            <w:r w:rsidRPr="00163AC6">
              <w:rPr>
                <w:rFonts w:ascii="Times New Roman" w:hAnsi="Times New Roman" w:cs="Times New Roman"/>
                <w:color w:val="333333"/>
                <w:spacing w:val="-2"/>
                <w:lang w:val="ru-RU"/>
              </w:rPr>
              <w:t>1 час на дюйм (25 мм)</w:t>
            </w:r>
          </w:p>
          <w:p w14:paraId="3E2FC220" w14:textId="26CA0B80" w:rsidR="00EC7A40" w:rsidRPr="00163AC6" w:rsidRDefault="0007378D" w:rsidP="0007378D">
            <w:pPr>
              <w:pStyle w:val="TableParagraph"/>
              <w:spacing w:before="0"/>
              <w:ind w:left="0"/>
              <w:jc w:val="center"/>
              <w:rPr>
                <w:rFonts w:ascii="Times New Roman" w:hAnsi="Times New Roman" w:cs="Times New Roman"/>
                <w:lang w:val="ru-RU"/>
              </w:rPr>
            </w:pPr>
            <w:r w:rsidRPr="00163AC6">
              <w:rPr>
                <w:rFonts w:ascii="Times New Roman" w:hAnsi="Times New Roman" w:cs="Times New Roman"/>
                <w:color w:val="333333"/>
                <w:spacing w:val="-2"/>
                <w:lang w:val="ru-RU"/>
              </w:rPr>
              <w:t>(минимум 2 часа)</w:t>
            </w:r>
          </w:p>
        </w:tc>
      </w:tr>
      <w:tr w:rsidR="00EC7A40" w:rsidRPr="00EC03AB" w14:paraId="745932EE" w14:textId="77777777" w:rsidTr="006F0D3C">
        <w:trPr>
          <w:trHeight w:val="611"/>
        </w:trPr>
        <w:tc>
          <w:tcPr>
            <w:tcW w:w="3264" w:type="dxa"/>
            <w:vAlign w:val="center"/>
          </w:tcPr>
          <w:p w14:paraId="61F892D3" w14:textId="77777777" w:rsidR="00EC7A40" w:rsidRPr="00163AC6" w:rsidRDefault="00EC7A40" w:rsidP="00EA6D5B">
            <w:pPr>
              <w:pStyle w:val="TableParagraph"/>
              <w:spacing w:before="0"/>
              <w:ind w:left="0"/>
              <w:rPr>
                <w:rFonts w:ascii="Times New Roman" w:hAnsi="Times New Roman" w:cs="Times New Roman"/>
              </w:rPr>
            </w:pPr>
            <w:r w:rsidRPr="00163AC6">
              <w:rPr>
                <w:rFonts w:ascii="Times New Roman" w:hAnsi="Times New Roman" w:cs="Times New Roman"/>
                <w:color w:val="333333"/>
              </w:rPr>
              <w:t>12Cr</w:t>
            </w:r>
            <w:r w:rsidRPr="00163AC6">
              <w:rPr>
                <w:rFonts w:ascii="Times New Roman" w:hAnsi="Times New Roman" w:cs="Times New Roman"/>
                <w:color w:val="333333"/>
                <w:spacing w:val="6"/>
              </w:rPr>
              <w:t xml:space="preserve"> </w:t>
            </w:r>
            <w:r w:rsidRPr="00163AC6">
              <w:rPr>
                <w:rFonts w:ascii="Times New Roman" w:hAnsi="Times New Roman" w:cs="Times New Roman"/>
                <w:color w:val="333333"/>
              </w:rPr>
              <w:t>(410</w:t>
            </w:r>
            <w:r w:rsidRPr="00163AC6">
              <w:rPr>
                <w:rFonts w:ascii="Times New Roman" w:hAnsi="Times New Roman" w:cs="Times New Roman"/>
                <w:color w:val="333333"/>
                <w:spacing w:val="6"/>
              </w:rPr>
              <w:t xml:space="preserve"> </w:t>
            </w:r>
            <w:r w:rsidRPr="00163AC6">
              <w:rPr>
                <w:rFonts w:ascii="Times New Roman" w:hAnsi="Times New Roman" w:cs="Times New Roman"/>
                <w:color w:val="333333"/>
              </w:rPr>
              <w:t>SS,</w:t>
            </w:r>
            <w:r w:rsidRPr="00163AC6">
              <w:rPr>
                <w:rFonts w:ascii="Times New Roman" w:hAnsi="Times New Roman" w:cs="Times New Roman"/>
                <w:color w:val="333333"/>
                <w:spacing w:val="6"/>
              </w:rPr>
              <w:t xml:space="preserve"> </w:t>
            </w:r>
            <w:r w:rsidRPr="00163AC6">
              <w:rPr>
                <w:rFonts w:ascii="Times New Roman" w:hAnsi="Times New Roman" w:cs="Times New Roman"/>
                <w:color w:val="333333"/>
              </w:rPr>
              <w:t>410S,</w:t>
            </w:r>
            <w:r w:rsidRPr="00163AC6">
              <w:rPr>
                <w:rFonts w:ascii="Times New Roman" w:hAnsi="Times New Roman" w:cs="Times New Roman"/>
                <w:color w:val="333333"/>
                <w:spacing w:val="7"/>
              </w:rPr>
              <w:t xml:space="preserve"> </w:t>
            </w:r>
            <w:r w:rsidRPr="00163AC6">
              <w:rPr>
                <w:rFonts w:ascii="Times New Roman" w:hAnsi="Times New Roman" w:cs="Times New Roman"/>
                <w:color w:val="333333"/>
                <w:spacing w:val="-2"/>
              </w:rPr>
              <w:t>etc.)</w:t>
            </w:r>
          </w:p>
        </w:tc>
        <w:tc>
          <w:tcPr>
            <w:tcW w:w="6996" w:type="dxa"/>
            <w:gridSpan w:val="2"/>
            <w:vAlign w:val="center"/>
          </w:tcPr>
          <w:p w14:paraId="182591DB" w14:textId="7F917C0A" w:rsidR="00EC7A40" w:rsidRPr="00163AC6" w:rsidRDefault="00672B42"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color w:val="333333"/>
                <w:lang w:val="ru-RU"/>
              </w:rPr>
              <w:t xml:space="preserve">За указаниями обратитесь к </w:t>
            </w:r>
            <w:r w:rsidR="005E0BFA" w:rsidRPr="00163AC6">
              <w:rPr>
                <w:rFonts w:ascii="Times New Roman" w:hAnsi="Times New Roman" w:cs="Times New Roman"/>
                <w:color w:val="333333"/>
                <w:lang w:val="ru-RU"/>
              </w:rPr>
              <w:t xml:space="preserve">инженеру по </w:t>
            </w:r>
            <w:r w:rsidRPr="00163AC6">
              <w:rPr>
                <w:rFonts w:ascii="Times New Roman" w:hAnsi="Times New Roman" w:cs="Times New Roman"/>
                <w:color w:val="333333"/>
                <w:lang w:val="ru-RU"/>
              </w:rPr>
              <w:t>материалам</w:t>
            </w:r>
            <w:r w:rsidR="005E0BFA" w:rsidRPr="00163AC6">
              <w:rPr>
                <w:rFonts w:ascii="Times New Roman" w:hAnsi="Times New Roman" w:cs="Times New Roman"/>
                <w:color w:val="333333"/>
                <w:lang w:val="ru-RU"/>
              </w:rPr>
              <w:t xml:space="preserve"> </w:t>
            </w:r>
            <w:r w:rsidRPr="00163AC6">
              <w:rPr>
                <w:rFonts w:ascii="Times New Roman" w:hAnsi="Times New Roman" w:cs="Times New Roman"/>
                <w:color w:val="333333"/>
                <w:lang w:val="ru-RU"/>
              </w:rPr>
              <w:t>или инженеру по сварке</w:t>
            </w:r>
            <w:r w:rsidR="00B02F39" w:rsidRPr="00163AC6">
              <w:rPr>
                <w:rFonts w:ascii="Times New Roman" w:hAnsi="Times New Roman" w:cs="Times New Roman"/>
                <w:color w:val="333333"/>
                <w:lang w:val="ru-RU"/>
              </w:rPr>
              <w:t xml:space="preserve"> от заказчика</w:t>
            </w:r>
            <w:r w:rsidRPr="00163AC6">
              <w:rPr>
                <w:rFonts w:ascii="Times New Roman" w:hAnsi="Times New Roman" w:cs="Times New Roman"/>
                <w:color w:val="333333"/>
                <w:lang w:val="ru-RU"/>
              </w:rPr>
              <w:t>, поскольку в некоторых случаях послесварочная термообработка может не потребоваться.</w:t>
            </w:r>
          </w:p>
        </w:tc>
      </w:tr>
    </w:tbl>
    <w:p w14:paraId="36D171C7" w14:textId="0B9CA547" w:rsidR="00EC7A40" w:rsidRPr="00525623" w:rsidRDefault="00EC7A40" w:rsidP="00163AC6">
      <w:pPr>
        <w:pStyle w:val="ListParagraph"/>
        <w:numPr>
          <w:ilvl w:val="1"/>
          <w:numId w:val="51"/>
        </w:numPr>
        <w:spacing w:before="120" w:after="120"/>
        <w:ind w:left="1134" w:hanging="425"/>
        <w:rPr>
          <w:lang w:val="ru-RU"/>
        </w:rPr>
      </w:pPr>
      <w:r w:rsidRPr="00525623">
        <w:rPr>
          <w:b/>
          <w:lang w:val="ru-RU"/>
        </w:rPr>
        <w:t xml:space="preserve">- </w:t>
      </w:r>
      <w:r w:rsidR="00C3637E" w:rsidRPr="00525623">
        <w:rPr>
          <w:spacing w:val="-2"/>
          <w:lang w:val="ru-RU"/>
        </w:rPr>
        <w:t>Сварные швы, холодные гибы с радиусом менее пятикратного наружного диаметра трубы и горячие гибы должны быть подвергнуты термической обработке.</w:t>
      </w:r>
    </w:p>
    <w:p w14:paraId="49FEB341" w14:textId="54D326D7" w:rsidR="00EC7A40" w:rsidRPr="00525623" w:rsidRDefault="00EC7A40" w:rsidP="00163AC6">
      <w:pPr>
        <w:pStyle w:val="ListParagraph"/>
        <w:numPr>
          <w:ilvl w:val="1"/>
          <w:numId w:val="51"/>
        </w:numPr>
        <w:spacing w:before="120" w:after="120"/>
        <w:ind w:left="1134" w:hanging="425"/>
        <w:rPr>
          <w:lang w:val="ru-RU"/>
        </w:rPr>
      </w:pPr>
      <w:r w:rsidRPr="00525623">
        <w:rPr>
          <w:b/>
          <w:lang w:val="ru-RU"/>
        </w:rPr>
        <w:t xml:space="preserve">- </w:t>
      </w:r>
      <w:r w:rsidR="00E32CC1" w:rsidRPr="00525623">
        <w:rPr>
          <w:color w:val="333333"/>
          <w:lang w:val="ru-RU"/>
        </w:rPr>
        <w:t>Таблица 6 должна использоваться для определения классификации Американского общества сварки (</w:t>
      </w:r>
      <w:r w:rsidR="00E32CC1" w:rsidRPr="00525623">
        <w:rPr>
          <w:color w:val="333333"/>
        </w:rPr>
        <w:t>AWS</w:t>
      </w:r>
      <w:r w:rsidR="00E32CC1" w:rsidRPr="00525623">
        <w:rPr>
          <w:color w:val="333333"/>
          <w:lang w:val="ru-RU"/>
        </w:rPr>
        <w:t xml:space="preserve">) и </w:t>
      </w:r>
      <w:r w:rsidR="00525623">
        <w:rPr>
          <w:color w:val="333333"/>
          <w:lang w:val="ru-RU"/>
        </w:rPr>
        <w:t>н</w:t>
      </w:r>
      <w:r w:rsidR="00E32CC1" w:rsidRPr="00525623">
        <w:rPr>
          <w:color w:val="333333"/>
          <w:lang w:val="ru-RU"/>
        </w:rPr>
        <w:t xml:space="preserve">омеров </w:t>
      </w:r>
      <w:r w:rsidR="00122A26" w:rsidRPr="00525623">
        <w:rPr>
          <w:color w:val="333333"/>
          <w:lang w:val="ru-RU"/>
        </w:rPr>
        <w:t>е</w:t>
      </w:r>
      <w:r w:rsidR="00E32CC1" w:rsidRPr="00525623">
        <w:rPr>
          <w:color w:val="333333"/>
          <w:lang w:val="ru-RU"/>
        </w:rPr>
        <w:t>диной системы нумерации (</w:t>
      </w:r>
      <w:r w:rsidR="00E32CC1" w:rsidRPr="00525623">
        <w:rPr>
          <w:color w:val="333333"/>
        </w:rPr>
        <w:t>UNS</w:t>
      </w:r>
      <w:r w:rsidR="00E32CC1" w:rsidRPr="00525623">
        <w:rPr>
          <w:color w:val="333333"/>
          <w:lang w:val="ru-RU"/>
        </w:rPr>
        <w:t>) сварочных расходных материалов из низколегированной и</w:t>
      </w:r>
      <w:r w:rsidR="00D20277" w:rsidRPr="00525623">
        <w:rPr>
          <w:color w:val="333333"/>
          <w:lang w:val="ru-RU"/>
        </w:rPr>
        <w:t xml:space="preserve"> </w:t>
      </w:r>
      <w:r w:rsidR="00E32CC1" w:rsidRPr="00525623">
        <w:rPr>
          <w:color w:val="333333"/>
          <w:lang w:val="ru-RU"/>
        </w:rPr>
        <w:t>хромомолибденовой (</w:t>
      </w:r>
      <w:r w:rsidR="00E32CC1" w:rsidRPr="00525623">
        <w:rPr>
          <w:color w:val="333333"/>
        </w:rPr>
        <w:t>Cr</w:t>
      </w:r>
      <w:r w:rsidR="00E32CC1" w:rsidRPr="00525623">
        <w:rPr>
          <w:color w:val="333333"/>
          <w:lang w:val="ru-RU"/>
        </w:rPr>
        <w:t>-</w:t>
      </w:r>
      <w:r w:rsidR="00E32CC1" w:rsidRPr="00525623">
        <w:rPr>
          <w:color w:val="333333"/>
        </w:rPr>
        <w:t>Mo</w:t>
      </w:r>
      <w:r w:rsidR="00E32CC1" w:rsidRPr="00525623">
        <w:rPr>
          <w:color w:val="333333"/>
          <w:lang w:val="ru-RU"/>
        </w:rPr>
        <w:t>) стали.</w:t>
      </w:r>
    </w:p>
    <w:p w14:paraId="4B2FA69E" w14:textId="745897DE" w:rsidR="00EC7A40" w:rsidRPr="00525623" w:rsidRDefault="00222B05" w:rsidP="00163AC6">
      <w:pPr>
        <w:spacing w:before="120" w:after="240"/>
        <w:ind w:left="709"/>
        <w:rPr>
          <w:b/>
          <w:lang w:val="ru-RU"/>
        </w:rPr>
      </w:pPr>
      <w:r w:rsidRPr="00525623">
        <w:rPr>
          <w:b/>
          <w:spacing w:val="-4"/>
          <w:lang w:val="ru-RU"/>
        </w:rPr>
        <w:t>Таблица 6: Сварочные материалы для низколегированной и хромомолибденовой (</w:t>
      </w:r>
      <w:r w:rsidRPr="00525623">
        <w:rPr>
          <w:b/>
          <w:spacing w:val="-4"/>
        </w:rPr>
        <w:t>Cr</w:t>
      </w:r>
      <w:r w:rsidRPr="00525623">
        <w:rPr>
          <w:b/>
          <w:spacing w:val="-4"/>
          <w:lang w:val="ru-RU"/>
        </w:rPr>
        <w:t>-</w:t>
      </w:r>
      <w:r w:rsidRPr="00525623">
        <w:rPr>
          <w:b/>
          <w:spacing w:val="-4"/>
        </w:rPr>
        <w:t>Mo</w:t>
      </w:r>
      <w:r w:rsidRPr="00525623">
        <w:rPr>
          <w:b/>
          <w:spacing w:val="-4"/>
          <w:lang w:val="ru-RU"/>
        </w:rPr>
        <w:t>) стали (</w:t>
      </w:r>
      <w:r w:rsidRPr="00525623">
        <w:rPr>
          <w:b/>
          <w:spacing w:val="-4"/>
        </w:rPr>
        <w:t>P</w:t>
      </w:r>
      <w:r w:rsidRPr="00525623">
        <w:rPr>
          <w:b/>
          <w:spacing w:val="-4"/>
          <w:lang w:val="ru-RU"/>
        </w:rPr>
        <w:t xml:space="preserve">3, </w:t>
      </w:r>
      <w:r w:rsidRPr="00525623">
        <w:rPr>
          <w:b/>
          <w:spacing w:val="-4"/>
        </w:rPr>
        <w:t>P</w:t>
      </w:r>
      <w:r w:rsidRPr="00525623">
        <w:rPr>
          <w:b/>
          <w:spacing w:val="-4"/>
          <w:lang w:val="ru-RU"/>
        </w:rPr>
        <w:t xml:space="preserve">4, </w:t>
      </w:r>
      <w:r w:rsidRPr="00525623">
        <w:rPr>
          <w:b/>
          <w:spacing w:val="-4"/>
        </w:rPr>
        <w:t>P</w:t>
      </w:r>
      <w:r w:rsidRPr="00525623">
        <w:rPr>
          <w:b/>
          <w:spacing w:val="-4"/>
          <w:lang w:val="ru-RU"/>
        </w:rPr>
        <w:t>5</w:t>
      </w:r>
      <w:r w:rsidRPr="00525623">
        <w:rPr>
          <w:b/>
          <w:spacing w:val="-4"/>
        </w:rPr>
        <w:t>A</w:t>
      </w:r>
      <w:r w:rsidRPr="00525623">
        <w:rPr>
          <w:b/>
          <w:spacing w:val="-4"/>
          <w:lang w:val="ru-RU"/>
        </w:rPr>
        <w:t xml:space="preserve">, </w:t>
      </w:r>
      <w:r w:rsidRPr="00525623">
        <w:rPr>
          <w:b/>
          <w:spacing w:val="-4"/>
        </w:rPr>
        <w:t>P</w:t>
      </w:r>
      <w:r w:rsidRPr="00525623">
        <w:rPr>
          <w:b/>
          <w:spacing w:val="-4"/>
          <w:lang w:val="ru-RU"/>
        </w:rPr>
        <w:t>5</w:t>
      </w:r>
      <w:r w:rsidRPr="00525623">
        <w:rPr>
          <w:b/>
          <w:spacing w:val="-4"/>
        </w:rPr>
        <w:t>B</w:t>
      </w:r>
      <w:r w:rsidRPr="00525623">
        <w:rPr>
          <w:b/>
          <w:spacing w:val="-4"/>
          <w:lang w:val="ru-RU"/>
        </w:rPr>
        <w:t>)</w:t>
      </w:r>
    </w:p>
    <w:tbl>
      <w:tblPr>
        <w:tblW w:w="0" w:type="auto"/>
        <w:tblInd w:w="1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448"/>
        <w:gridCol w:w="2525"/>
        <w:gridCol w:w="3233"/>
        <w:gridCol w:w="2054"/>
      </w:tblGrid>
      <w:tr w:rsidR="00EC7A40" w14:paraId="53337C93" w14:textId="77777777" w:rsidTr="00D34E34">
        <w:trPr>
          <w:trHeight w:val="552"/>
        </w:trPr>
        <w:tc>
          <w:tcPr>
            <w:tcW w:w="2448" w:type="dxa"/>
            <w:shd w:val="clear" w:color="auto" w:fill="F0F0F0"/>
            <w:vAlign w:val="center"/>
          </w:tcPr>
          <w:p w14:paraId="7E17EBB6" w14:textId="44118311" w:rsidR="00EC7A40" w:rsidRPr="00163AC6" w:rsidRDefault="00FE16F6" w:rsidP="00EA6D5B">
            <w:pPr>
              <w:pStyle w:val="TableParagraph"/>
              <w:spacing w:before="0"/>
              <w:ind w:left="0"/>
              <w:jc w:val="center"/>
              <w:rPr>
                <w:rFonts w:ascii="Times New Roman" w:hAnsi="Times New Roman" w:cs="Times New Roman"/>
                <w:b/>
              </w:rPr>
            </w:pPr>
            <w:r w:rsidRPr="00163AC6">
              <w:rPr>
                <w:rFonts w:ascii="Times New Roman" w:hAnsi="Times New Roman" w:cs="Times New Roman"/>
                <w:b/>
                <w:color w:val="303030"/>
                <w:spacing w:val="-2"/>
              </w:rPr>
              <w:t xml:space="preserve">ASME </w:t>
            </w:r>
            <w:r w:rsidR="001449EE" w:rsidRPr="00163AC6">
              <w:rPr>
                <w:rFonts w:ascii="Times New Roman" w:hAnsi="Times New Roman" w:cs="Times New Roman"/>
                <w:b/>
                <w:color w:val="303030"/>
                <w:spacing w:val="-2"/>
              </w:rPr>
              <w:t>Спецификация</w:t>
            </w:r>
          </w:p>
        </w:tc>
        <w:tc>
          <w:tcPr>
            <w:tcW w:w="2525" w:type="dxa"/>
            <w:shd w:val="clear" w:color="auto" w:fill="F0F0F0"/>
            <w:vAlign w:val="center"/>
          </w:tcPr>
          <w:p w14:paraId="76BAB008" w14:textId="52D5E448" w:rsidR="00EC7A40" w:rsidRPr="00163AC6" w:rsidRDefault="00811A5B" w:rsidP="00EA6D5B">
            <w:pPr>
              <w:pStyle w:val="TableParagraph"/>
              <w:spacing w:before="0"/>
              <w:ind w:left="0"/>
              <w:jc w:val="center"/>
              <w:rPr>
                <w:rFonts w:ascii="Times New Roman" w:hAnsi="Times New Roman" w:cs="Times New Roman"/>
                <w:b/>
                <w:lang w:val="ru-RU"/>
              </w:rPr>
            </w:pPr>
            <w:r w:rsidRPr="00163AC6">
              <w:rPr>
                <w:rFonts w:ascii="Times New Roman" w:hAnsi="Times New Roman" w:cs="Times New Roman"/>
                <w:b/>
                <w:color w:val="303030"/>
                <w:lang w:val="ru-RU"/>
              </w:rPr>
              <w:t xml:space="preserve"> Основ</w:t>
            </w:r>
            <w:r w:rsidR="007250AA" w:rsidRPr="00163AC6">
              <w:rPr>
                <w:rFonts w:ascii="Times New Roman" w:hAnsi="Times New Roman" w:cs="Times New Roman"/>
                <w:b/>
                <w:color w:val="303030"/>
                <w:lang w:val="ru-RU"/>
              </w:rPr>
              <w:t xml:space="preserve">ной состав </w:t>
            </w:r>
            <w:r w:rsidR="00EC7A40" w:rsidRPr="00163AC6">
              <w:rPr>
                <w:rFonts w:ascii="Times New Roman" w:hAnsi="Times New Roman" w:cs="Times New Roman"/>
                <w:b/>
                <w:color w:val="303030"/>
              </w:rPr>
              <w:t>Cr</w:t>
            </w:r>
            <w:r w:rsidR="00EC7A40" w:rsidRPr="00163AC6">
              <w:rPr>
                <w:rFonts w:ascii="Times New Roman" w:hAnsi="Times New Roman" w:cs="Times New Roman"/>
                <w:b/>
                <w:color w:val="303030"/>
                <w:lang w:val="ru-RU"/>
              </w:rPr>
              <w:t>-</w:t>
            </w:r>
            <w:r w:rsidR="00EC7A40" w:rsidRPr="00163AC6">
              <w:rPr>
                <w:rFonts w:ascii="Times New Roman" w:hAnsi="Times New Roman" w:cs="Times New Roman"/>
                <w:b/>
                <w:color w:val="303030"/>
              </w:rPr>
              <w:t>Mo</w:t>
            </w:r>
            <w:r w:rsidR="00411106" w:rsidRPr="00163AC6">
              <w:rPr>
                <w:rFonts w:ascii="Times New Roman" w:hAnsi="Times New Roman" w:cs="Times New Roman"/>
                <w:b/>
                <w:color w:val="303030"/>
                <w:lang w:val="ru-RU"/>
              </w:rPr>
              <w:t xml:space="preserve"> сплава</w:t>
            </w:r>
          </w:p>
        </w:tc>
        <w:tc>
          <w:tcPr>
            <w:tcW w:w="3233" w:type="dxa"/>
            <w:shd w:val="clear" w:color="auto" w:fill="F0F0F0"/>
            <w:vAlign w:val="center"/>
          </w:tcPr>
          <w:p w14:paraId="0B2256EF" w14:textId="09D30281" w:rsidR="00C030E6" w:rsidRPr="00163AC6" w:rsidRDefault="00C030E6" w:rsidP="00C030E6">
            <w:pPr>
              <w:pStyle w:val="TableParagraph"/>
              <w:spacing w:before="0"/>
              <w:ind w:left="0"/>
              <w:jc w:val="center"/>
              <w:rPr>
                <w:rFonts w:ascii="Times New Roman" w:hAnsi="Times New Roman" w:cs="Times New Roman"/>
                <w:b/>
              </w:rPr>
            </w:pPr>
            <w:r w:rsidRPr="00163AC6">
              <w:rPr>
                <w:rFonts w:ascii="Times New Roman" w:hAnsi="Times New Roman" w:cs="Times New Roman"/>
                <w:b/>
                <w:spacing w:val="-2"/>
              </w:rPr>
              <w:t>Химический состав</w:t>
            </w:r>
          </w:p>
          <w:p w14:paraId="65F6CA70" w14:textId="3F6DBAC0" w:rsidR="00EC7A40" w:rsidRPr="00163AC6" w:rsidRDefault="00C030E6" w:rsidP="00C030E6">
            <w:pPr>
              <w:pStyle w:val="TableParagraph"/>
              <w:spacing w:before="0"/>
              <w:ind w:left="0"/>
              <w:jc w:val="center"/>
              <w:rPr>
                <w:rFonts w:ascii="Times New Roman" w:hAnsi="Times New Roman" w:cs="Times New Roman"/>
                <w:b/>
              </w:rPr>
            </w:pPr>
            <w:r w:rsidRPr="00163AC6">
              <w:rPr>
                <w:rFonts w:ascii="Times New Roman" w:hAnsi="Times New Roman" w:cs="Times New Roman"/>
                <w:b/>
                <w:spacing w:val="-2"/>
              </w:rPr>
              <w:t>Обозначение</w:t>
            </w:r>
          </w:p>
        </w:tc>
        <w:tc>
          <w:tcPr>
            <w:tcW w:w="2054" w:type="dxa"/>
            <w:shd w:val="clear" w:color="auto" w:fill="F0F0F0"/>
            <w:vAlign w:val="center"/>
          </w:tcPr>
          <w:p w14:paraId="47C106ED" w14:textId="796E98F3" w:rsidR="00EC7A40" w:rsidRPr="00163AC6" w:rsidRDefault="00EC7A40" w:rsidP="00EA6D5B">
            <w:pPr>
              <w:pStyle w:val="TableParagraph"/>
              <w:spacing w:before="0"/>
              <w:ind w:left="0"/>
              <w:jc w:val="center"/>
              <w:rPr>
                <w:rFonts w:ascii="Times New Roman" w:hAnsi="Times New Roman" w:cs="Times New Roman"/>
                <w:b/>
                <w:lang w:val="ru-RU"/>
              </w:rPr>
            </w:pPr>
            <w:r w:rsidRPr="00163AC6">
              <w:rPr>
                <w:rFonts w:ascii="Times New Roman" w:hAnsi="Times New Roman" w:cs="Times New Roman"/>
                <w:b/>
              </w:rPr>
              <w:t>UNS</w:t>
            </w:r>
            <w:r w:rsidR="00C030E6" w:rsidRPr="00163AC6">
              <w:rPr>
                <w:rFonts w:ascii="Times New Roman" w:hAnsi="Times New Roman" w:cs="Times New Roman"/>
                <w:b/>
                <w:spacing w:val="5"/>
                <w:lang w:val="ru-RU"/>
              </w:rPr>
              <w:t xml:space="preserve"> </w:t>
            </w:r>
            <w:r w:rsidR="000B25C1" w:rsidRPr="00163AC6">
              <w:rPr>
                <w:rFonts w:ascii="Times New Roman" w:hAnsi="Times New Roman" w:cs="Times New Roman"/>
                <w:b/>
                <w:spacing w:val="5"/>
                <w:lang w:val="ru-RU"/>
              </w:rPr>
              <w:t>Н</w:t>
            </w:r>
            <w:r w:rsidR="00BB73BF" w:rsidRPr="00163AC6">
              <w:rPr>
                <w:rFonts w:ascii="Times New Roman" w:hAnsi="Times New Roman" w:cs="Times New Roman"/>
                <w:b/>
                <w:spacing w:val="5"/>
                <w:lang w:val="ru-RU"/>
              </w:rPr>
              <w:t>омер</w:t>
            </w:r>
          </w:p>
        </w:tc>
      </w:tr>
      <w:tr w:rsidR="00EC7A40" w14:paraId="135A0F49" w14:textId="77777777" w:rsidTr="00D34E34">
        <w:trPr>
          <w:trHeight w:val="228"/>
        </w:trPr>
        <w:tc>
          <w:tcPr>
            <w:tcW w:w="2448" w:type="dxa"/>
            <w:vMerge w:val="restart"/>
            <w:vAlign w:val="center"/>
          </w:tcPr>
          <w:p w14:paraId="793F025E" w14:textId="77777777" w:rsidR="00EC7A40" w:rsidRPr="00163AC6" w:rsidRDefault="00EC7A40" w:rsidP="00EA6D5B">
            <w:pPr>
              <w:pStyle w:val="TableParagraph"/>
              <w:spacing w:before="0"/>
              <w:ind w:left="0"/>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5.5</w:t>
            </w:r>
          </w:p>
          <w:p w14:paraId="3D6FC0D8" w14:textId="77777777" w:rsidR="00BB73BF" w:rsidRPr="00163AC6" w:rsidRDefault="00EC7A40" w:rsidP="00BB73BF">
            <w:pPr>
              <w:pStyle w:val="TableParagraph"/>
              <w:spacing w:before="0"/>
              <w:ind w:left="0"/>
              <w:rPr>
                <w:rFonts w:ascii="Times New Roman" w:hAnsi="Times New Roman" w:cs="Times New Roman"/>
                <w:lang w:val="ru-RU"/>
              </w:rPr>
            </w:pPr>
            <w:r w:rsidRPr="00163AC6">
              <w:rPr>
                <w:rFonts w:ascii="Times New Roman" w:hAnsi="Times New Roman" w:cs="Times New Roman"/>
                <w:color w:val="303030"/>
              </w:rPr>
              <w:t>SMAW</w:t>
            </w:r>
            <w:r w:rsidRPr="00163AC6">
              <w:rPr>
                <w:rFonts w:ascii="Times New Roman" w:hAnsi="Times New Roman" w:cs="Times New Roman"/>
                <w:color w:val="303030"/>
                <w:spacing w:val="-5"/>
              </w:rPr>
              <w:t xml:space="preserve"> </w:t>
            </w:r>
            <w:r w:rsidR="00BB73BF" w:rsidRPr="00163AC6">
              <w:rPr>
                <w:rFonts w:ascii="Times New Roman" w:hAnsi="Times New Roman" w:cs="Times New Roman"/>
                <w:lang w:val="ru-RU"/>
              </w:rPr>
              <w:t>процесс</w:t>
            </w:r>
          </w:p>
          <w:p w14:paraId="014AD0BB" w14:textId="36302719" w:rsidR="00EC7A40" w:rsidRPr="00163AC6" w:rsidRDefault="00BB73BF" w:rsidP="00BB73BF">
            <w:pPr>
              <w:pStyle w:val="TableParagraph"/>
              <w:spacing w:before="0"/>
              <w:ind w:left="0"/>
              <w:rPr>
                <w:rFonts w:ascii="Times New Roman" w:hAnsi="Times New Roman" w:cs="Times New Roman"/>
              </w:rPr>
            </w:pPr>
            <w:r w:rsidRPr="00163AC6">
              <w:rPr>
                <w:rFonts w:ascii="Times New Roman" w:hAnsi="Times New Roman" w:cs="Times New Roman"/>
                <w:lang w:val="ru-RU"/>
              </w:rPr>
              <w:t>таблица 2</w:t>
            </w:r>
          </w:p>
        </w:tc>
        <w:tc>
          <w:tcPr>
            <w:tcW w:w="2525" w:type="dxa"/>
            <w:vAlign w:val="center"/>
          </w:tcPr>
          <w:p w14:paraId="2E363DB9"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C-</w:t>
            </w:r>
            <w:r w:rsidRPr="00163AC6">
              <w:rPr>
                <w:rFonts w:ascii="Times New Roman" w:hAnsi="Times New Roman" w:cs="Times New Roman"/>
                <w:spacing w:val="-2"/>
              </w:rPr>
              <w:t>1/2Mo</w:t>
            </w:r>
          </w:p>
        </w:tc>
        <w:tc>
          <w:tcPr>
            <w:tcW w:w="3233" w:type="dxa"/>
            <w:vAlign w:val="center"/>
          </w:tcPr>
          <w:p w14:paraId="71EAA6FD"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A1</w:t>
            </w:r>
          </w:p>
        </w:tc>
        <w:tc>
          <w:tcPr>
            <w:tcW w:w="2054" w:type="dxa"/>
            <w:vAlign w:val="center"/>
          </w:tcPr>
          <w:p w14:paraId="521539DF"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W17018</w:t>
            </w:r>
          </w:p>
        </w:tc>
      </w:tr>
      <w:tr w:rsidR="00EC7A40" w14:paraId="5F8B1151" w14:textId="77777777" w:rsidTr="00D34E34">
        <w:trPr>
          <w:trHeight w:val="444"/>
        </w:trPr>
        <w:tc>
          <w:tcPr>
            <w:tcW w:w="2448" w:type="dxa"/>
            <w:vMerge/>
            <w:tcBorders>
              <w:top w:val="nil"/>
            </w:tcBorders>
            <w:vAlign w:val="center"/>
          </w:tcPr>
          <w:p w14:paraId="01090CE2" w14:textId="77777777" w:rsidR="00EC7A40" w:rsidRPr="00163AC6" w:rsidRDefault="00EC7A40" w:rsidP="00EA6D5B"/>
        </w:tc>
        <w:tc>
          <w:tcPr>
            <w:tcW w:w="2525" w:type="dxa"/>
            <w:vAlign w:val="center"/>
          </w:tcPr>
          <w:p w14:paraId="533FF7C4"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1-1/4Cr-</w:t>
            </w:r>
            <w:r w:rsidRPr="00163AC6">
              <w:rPr>
                <w:rFonts w:ascii="Times New Roman" w:hAnsi="Times New Roman" w:cs="Times New Roman"/>
                <w:spacing w:val="-2"/>
              </w:rPr>
              <w:t>1/2Mo</w:t>
            </w:r>
          </w:p>
        </w:tc>
        <w:tc>
          <w:tcPr>
            <w:tcW w:w="3233" w:type="dxa"/>
            <w:vAlign w:val="center"/>
          </w:tcPr>
          <w:p w14:paraId="581106D9"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B2</w:t>
            </w:r>
          </w:p>
          <w:p w14:paraId="2040A6AC"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B2L</w:t>
            </w:r>
          </w:p>
        </w:tc>
        <w:tc>
          <w:tcPr>
            <w:tcW w:w="2054" w:type="dxa"/>
            <w:vAlign w:val="center"/>
          </w:tcPr>
          <w:p w14:paraId="6B46E747"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W52018</w:t>
            </w:r>
          </w:p>
          <w:p w14:paraId="1A2383FC"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W52118</w:t>
            </w:r>
          </w:p>
        </w:tc>
      </w:tr>
      <w:tr w:rsidR="00EC7A40" w14:paraId="7FFEBDE1" w14:textId="77777777" w:rsidTr="00D34E34">
        <w:trPr>
          <w:trHeight w:val="408"/>
        </w:trPr>
        <w:tc>
          <w:tcPr>
            <w:tcW w:w="2448" w:type="dxa"/>
            <w:vMerge/>
            <w:tcBorders>
              <w:top w:val="nil"/>
            </w:tcBorders>
            <w:vAlign w:val="center"/>
          </w:tcPr>
          <w:p w14:paraId="75244829" w14:textId="77777777" w:rsidR="00EC7A40" w:rsidRPr="00163AC6" w:rsidRDefault="00EC7A40" w:rsidP="00EA6D5B"/>
        </w:tc>
        <w:tc>
          <w:tcPr>
            <w:tcW w:w="2525" w:type="dxa"/>
            <w:vAlign w:val="center"/>
          </w:tcPr>
          <w:p w14:paraId="0BF130C7"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2-1/4Cr-</w:t>
            </w:r>
            <w:r w:rsidRPr="00163AC6">
              <w:rPr>
                <w:rFonts w:ascii="Times New Roman" w:hAnsi="Times New Roman" w:cs="Times New Roman"/>
                <w:spacing w:val="-5"/>
              </w:rPr>
              <w:t>1Mo</w:t>
            </w:r>
          </w:p>
        </w:tc>
        <w:tc>
          <w:tcPr>
            <w:tcW w:w="3233" w:type="dxa"/>
            <w:vAlign w:val="center"/>
          </w:tcPr>
          <w:p w14:paraId="3EE8FAB7"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B3</w:t>
            </w:r>
          </w:p>
          <w:p w14:paraId="0AE70FB5"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B3L</w:t>
            </w:r>
          </w:p>
        </w:tc>
        <w:tc>
          <w:tcPr>
            <w:tcW w:w="2054" w:type="dxa"/>
            <w:vAlign w:val="center"/>
          </w:tcPr>
          <w:p w14:paraId="5D524255"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W53018</w:t>
            </w:r>
          </w:p>
          <w:p w14:paraId="37C79DD5"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W53118</w:t>
            </w:r>
          </w:p>
        </w:tc>
      </w:tr>
      <w:tr w:rsidR="00EC7A40" w14:paraId="2E0E4656" w14:textId="77777777" w:rsidTr="00D34E34">
        <w:trPr>
          <w:trHeight w:val="399"/>
        </w:trPr>
        <w:tc>
          <w:tcPr>
            <w:tcW w:w="2448" w:type="dxa"/>
            <w:vMerge/>
            <w:tcBorders>
              <w:top w:val="nil"/>
            </w:tcBorders>
            <w:vAlign w:val="center"/>
          </w:tcPr>
          <w:p w14:paraId="6AC76835" w14:textId="77777777" w:rsidR="00EC7A40" w:rsidRPr="00163AC6" w:rsidRDefault="00EC7A40" w:rsidP="00EA6D5B"/>
        </w:tc>
        <w:tc>
          <w:tcPr>
            <w:tcW w:w="2525" w:type="dxa"/>
            <w:vAlign w:val="center"/>
          </w:tcPr>
          <w:p w14:paraId="7EF5A2AD"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9Cr-</w:t>
            </w:r>
            <w:r w:rsidRPr="00163AC6">
              <w:rPr>
                <w:rFonts w:ascii="Times New Roman" w:hAnsi="Times New Roman" w:cs="Times New Roman"/>
                <w:spacing w:val="-5"/>
              </w:rPr>
              <w:t>1Mo</w:t>
            </w:r>
          </w:p>
        </w:tc>
        <w:tc>
          <w:tcPr>
            <w:tcW w:w="3233" w:type="dxa"/>
            <w:vAlign w:val="center"/>
          </w:tcPr>
          <w:p w14:paraId="306EB691"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B8</w:t>
            </w:r>
          </w:p>
          <w:p w14:paraId="225EABEC"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B8L</w:t>
            </w:r>
          </w:p>
        </w:tc>
        <w:tc>
          <w:tcPr>
            <w:tcW w:w="2054" w:type="dxa"/>
            <w:vAlign w:val="center"/>
          </w:tcPr>
          <w:p w14:paraId="24F64F02"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W50418</w:t>
            </w:r>
          </w:p>
          <w:p w14:paraId="1841C424"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W50408</w:t>
            </w:r>
          </w:p>
        </w:tc>
      </w:tr>
      <w:tr w:rsidR="00EC7A40" w14:paraId="561035C6" w14:textId="77777777" w:rsidTr="00D34E34">
        <w:trPr>
          <w:trHeight w:val="246"/>
        </w:trPr>
        <w:tc>
          <w:tcPr>
            <w:tcW w:w="2448" w:type="dxa"/>
            <w:vMerge w:val="restart"/>
            <w:vAlign w:val="center"/>
          </w:tcPr>
          <w:p w14:paraId="74AD1FFD" w14:textId="77777777" w:rsidR="00EC7A40" w:rsidRPr="00163AC6" w:rsidRDefault="00EC7A40" w:rsidP="00EA6D5B">
            <w:pPr>
              <w:pStyle w:val="TableParagraph"/>
              <w:spacing w:before="0"/>
              <w:ind w:left="0"/>
              <w:rPr>
                <w:rFonts w:ascii="Times New Roman" w:hAnsi="Times New Roman" w:cs="Times New Roman"/>
                <w:lang w:val="ru-RU"/>
              </w:rPr>
            </w:pPr>
            <w:r w:rsidRPr="00163AC6">
              <w:rPr>
                <w:rFonts w:ascii="Times New Roman" w:hAnsi="Times New Roman" w:cs="Times New Roman"/>
                <w:color w:val="303030"/>
              </w:rPr>
              <w:t>SFA</w:t>
            </w:r>
            <w:r w:rsidRPr="00163AC6">
              <w:rPr>
                <w:rFonts w:ascii="Times New Roman" w:hAnsi="Times New Roman" w:cs="Times New Roman"/>
                <w:color w:val="303030"/>
                <w:lang w:val="ru-RU"/>
              </w:rPr>
              <w:t>-</w:t>
            </w:r>
            <w:r w:rsidRPr="00163AC6">
              <w:rPr>
                <w:rFonts w:ascii="Times New Roman" w:hAnsi="Times New Roman" w:cs="Times New Roman"/>
                <w:color w:val="303030"/>
                <w:spacing w:val="-4"/>
                <w:lang w:val="ru-RU"/>
              </w:rPr>
              <w:t>5.28</w:t>
            </w:r>
          </w:p>
          <w:p w14:paraId="4731EC32" w14:textId="77777777" w:rsidR="00BB73BF" w:rsidRPr="00163AC6" w:rsidRDefault="00EC7A40" w:rsidP="00BB73BF">
            <w:pPr>
              <w:pStyle w:val="TableParagraph"/>
              <w:rPr>
                <w:rFonts w:ascii="Times New Roman" w:hAnsi="Times New Roman" w:cs="Times New Roman"/>
                <w:color w:val="303030"/>
                <w:lang w:val="ru-RU"/>
              </w:rPr>
            </w:pPr>
            <w:r w:rsidRPr="00163AC6">
              <w:rPr>
                <w:rFonts w:ascii="Times New Roman" w:hAnsi="Times New Roman" w:cs="Times New Roman"/>
                <w:color w:val="303030"/>
              </w:rPr>
              <w:t>GMAW</w:t>
            </w:r>
            <w:r w:rsidRPr="00163AC6">
              <w:rPr>
                <w:rFonts w:ascii="Times New Roman" w:hAnsi="Times New Roman" w:cs="Times New Roman"/>
                <w:color w:val="303030"/>
                <w:lang w:val="ru-RU"/>
              </w:rPr>
              <w:t>/</w:t>
            </w:r>
            <w:r w:rsidRPr="00163AC6">
              <w:rPr>
                <w:rFonts w:ascii="Times New Roman" w:hAnsi="Times New Roman" w:cs="Times New Roman"/>
                <w:color w:val="303030"/>
              </w:rPr>
              <w:t>GTAW</w:t>
            </w:r>
            <w:r w:rsidRPr="00163AC6">
              <w:rPr>
                <w:rFonts w:ascii="Times New Roman" w:hAnsi="Times New Roman" w:cs="Times New Roman"/>
                <w:color w:val="303030"/>
                <w:lang w:val="ru-RU"/>
              </w:rPr>
              <w:t xml:space="preserve"> </w:t>
            </w:r>
            <w:r w:rsidR="00BB73BF" w:rsidRPr="00163AC6">
              <w:rPr>
                <w:rFonts w:ascii="Times New Roman" w:hAnsi="Times New Roman" w:cs="Times New Roman"/>
                <w:color w:val="303030"/>
                <w:lang w:val="ru-RU"/>
              </w:rPr>
              <w:t>процесс</w:t>
            </w:r>
          </w:p>
          <w:p w14:paraId="30B12971" w14:textId="59BD2004" w:rsidR="00EC7A40" w:rsidRPr="00163AC6" w:rsidRDefault="00BB73BF" w:rsidP="00BB73BF">
            <w:pPr>
              <w:pStyle w:val="TableParagraph"/>
              <w:spacing w:before="0"/>
              <w:ind w:left="0"/>
              <w:rPr>
                <w:rFonts w:ascii="Times New Roman" w:hAnsi="Times New Roman" w:cs="Times New Roman"/>
                <w:lang w:val="ru-RU"/>
              </w:rPr>
            </w:pPr>
            <w:r w:rsidRPr="00163AC6">
              <w:rPr>
                <w:rFonts w:ascii="Times New Roman" w:hAnsi="Times New Roman" w:cs="Times New Roman"/>
                <w:color w:val="303030"/>
                <w:lang w:val="ru-RU"/>
              </w:rPr>
              <w:t>таблица 1 и</w:t>
            </w:r>
            <w:r w:rsidR="00EC7A40" w:rsidRPr="00163AC6">
              <w:rPr>
                <w:rFonts w:ascii="Times New Roman" w:hAnsi="Times New Roman" w:cs="Times New Roman"/>
                <w:color w:val="303030"/>
                <w:lang w:val="ru-RU"/>
              </w:rPr>
              <w:t xml:space="preserve"> </w:t>
            </w:r>
            <w:r w:rsidR="00EC7A40" w:rsidRPr="00163AC6">
              <w:rPr>
                <w:rFonts w:ascii="Times New Roman" w:hAnsi="Times New Roman" w:cs="Times New Roman"/>
                <w:color w:val="303030"/>
              </w:rPr>
              <w:t>and</w:t>
            </w:r>
            <w:r w:rsidR="00EC7A40" w:rsidRPr="00163AC6">
              <w:rPr>
                <w:rFonts w:ascii="Times New Roman" w:hAnsi="Times New Roman" w:cs="Times New Roman"/>
                <w:color w:val="303030"/>
                <w:lang w:val="ru-RU"/>
              </w:rPr>
              <w:t xml:space="preserve"> </w:t>
            </w:r>
            <w:r w:rsidRPr="00163AC6">
              <w:rPr>
                <w:rFonts w:ascii="Times New Roman" w:hAnsi="Times New Roman" w:cs="Times New Roman"/>
                <w:color w:val="303030"/>
                <w:lang w:val="ru-RU"/>
              </w:rPr>
              <w:t>таблица 2</w:t>
            </w:r>
          </w:p>
        </w:tc>
        <w:tc>
          <w:tcPr>
            <w:tcW w:w="2525" w:type="dxa"/>
            <w:vAlign w:val="center"/>
          </w:tcPr>
          <w:p w14:paraId="178FA9B2"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C-</w:t>
            </w:r>
            <w:r w:rsidRPr="00163AC6">
              <w:rPr>
                <w:rFonts w:ascii="Times New Roman" w:hAnsi="Times New Roman" w:cs="Times New Roman"/>
                <w:color w:val="303030"/>
                <w:spacing w:val="-2"/>
              </w:rPr>
              <w:t>1/2Mo</w:t>
            </w:r>
          </w:p>
        </w:tc>
        <w:tc>
          <w:tcPr>
            <w:tcW w:w="3233" w:type="dxa"/>
            <w:vAlign w:val="center"/>
          </w:tcPr>
          <w:p w14:paraId="7D6DDCBD"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w:t>
            </w:r>
            <w:r w:rsidRPr="00163AC6">
              <w:rPr>
                <w:rFonts w:ascii="Times New Roman" w:hAnsi="Times New Roman" w:cs="Times New Roman"/>
                <w:color w:val="303030"/>
                <w:spacing w:val="-5"/>
              </w:rPr>
              <w:t>A1</w:t>
            </w:r>
          </w:p>
        </w:tc>
        <w:tc>
          <w:tcPr>
            <w:tcW w:w="2054" w:type="dxa"/>
            <w:vAlign w:val="center"/>
          </w:tcPr>
          <w:p w14:paraId="7ABA3F02"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K11235</w:t>
            </w:r>
          </w:p>
        </w:tc>
      </w:tr>
      <w:tr w:rsidR="00EC7A40" w14:paraId="3A932A81" w14:textId="77777777" w:rsidTr="00D34E34">
        <w:trPr>
          <w:trHeight w:val="795"/>
        </w:trPr>
        <w:tc>
          <w:tcPr>
            <w:tcW w:w="2448" w:type="dxa"/>
            <w:vMerge/>
            <w:tcBorders>
              <w:top w:val="nil"/>
            </w:tcBorders>
          </w:tcPr>
          <w:p w14:paraId="46EBC51F" w14:textId="77777777" w:rsidR="00EC7A40" w:rsidRPr="00163AC6" w:rsidRDefault="00EC7A40" w:rsidP="00EA6D5B"/>
        </w:tc>
        <w:tc>
          <w:tcPr>
            <w:tcW w:w="2525" w:type="dxa"/>
            <w:vAlign w:val="center"/>
          </w:tcPr>
          <w:p w14:paraId="5DF60815"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1-1/4Cr-</w:t>
            </w:r>
            <w:r w:rsidRPr="00163AC6">
              <w:rPr>
                <w:rFonts w:ascii="Times New Roman" w:hAnsi="Times New Roman" w:cs="Times New Roman"/>
                <w:color w:val="303030"/>
                <w:spacing w:val="-2"/>
              </w:rPr>
              <w:t>1/2Mo</w:t>
            </w:r>
          </w:p>
        </w:tc>
        <w:tc>
          <w:tcPr>
            <w:tcW w:w="3233" w:type="dxa"/>
            <w:vAlign w:val="center"/>
          </w:tcPr>
          <w:p w14:paraId="42A0F4F5"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w:t>
            </w:r>
            <w:r w:rsidRPr="00163AC6">
              <w:rPr>
                <w:rFonts w:ascii="Times New Roman" w:hAnsi="Times New Roman" w:cs="Times New Roman"/>
                <w:color w:val="303030"/>
                <w:spacing w:val="-5"/>
              </w:rPr>
              <w:t>B2</w:t>
            </w:r>
          </w:p>
          <w:p w14:paraId="33E220FD"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w:t>
            </w:r>
            <w:r w:rsidRPr="00163AC6">
              <w:rPr>
                <w:rFonts w:ascii="Times New Roman" w:hAnsi="Times New Roman" w:cs="Times New Roman"/>
                <w:color w:val="303030"/>
                <w:spacing w:val="-5"/>
              </w:rPr>
              <w:t>B2L</w:t>
            </w:r>
          </w:p>
          <w:p w14:paraId="0518566A"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-C-</w:t>
            </w:r>
            <w:r w:rsidRPr="00163AC6">
              <w:rPr>
                <w:rFonts w:ascii="Times New Roman" w:hAnsi="Times New Roman" w:cs="Times New Roman"/>
                <w:color w:val="303030"/>
                <w:spacing w:val="-5"/>
              </w:rPr>
              <w:t>B2</w:t>
            </w:r>
          </w:p>
          <w:p w14:paraId="11B7E572"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-C-</w:t>
            </w:r>
            <w:r w:rsidRPr="00163AC6">
              <w:rPr>
                <w:rFonts w:ascii="Times New Roman" w:hAnsi="Times New Roman" w:cs="Times New Roman"/>
                <w:color w:val="303030"/>
                <w:spacing w:val="-5"/>
              </w:rPr>
              <w:t>B2L</w:t>
            </w:r>
          </w:p>
        </w:tc>
        <w:tc>
          <w:tcPr>
            <w:tcW w:w="2054" w:type="dxa"/>
            <w:vAlign w:val="center"/>
          </w:tcPr>
          <w:p w14:paraId="56E9FE16" w14:textId="77777777" w:rsidR="00EC7A40" w:rsidRPr="00163AC6" w:rsidRDefault="00EC7A40" w:rsidP="00EA6D5B">
            <w:pPr>
              <w:pStyle w:val="TableParagraph"/>
              <w:spacing w:before="0"/>
              <w:ind w:left="0"/>
              <w:jc w:val="center"/>
              <w:rPr>
                <w:rFonts w:ascii="Times New Roman" w:hAnsi="Times New Roman" w:cs="Times New Roman"/>
                <w:color w:val="303030"/>
                <w:spacing w:val="-2"/>
                <w:lang w:val="ru-RU"/>
              </w:rPr>
            </w:pPr>
            <w:r w:rsidRPr="00163AC6">
              <w:rPr>
                <w:rFonts w:ascii="Times New Roman" w:hAnsi="Times New Roman" w:cs="Times New Roman"/>
                <w:color w:val="303030"/>
                <w:spacing w:val="-2"/>
              </w:rPr>
              <w:t>K20900</w:t>
            </w:r>
          </w:p>
          <w:p w14:paraId="69C56A41" w14:textId="77777777" w:rsidR="00EC7A40" w:rsidRPr="00163AC6" w:rsidRDefault="00EC7A40" w:rsidP="00EA6D5B">
            <w:pPr>
              <w:pStyle w:val="TableParagraph"/>
              <w:spacing w:before="0"/>
              <w:ind w:left="0"/>
              <w:jc w:val="center"/>
              <w:rPr>
                <w:rFonts w:ascii="Times New Roman" w:hAnsi="Times New Roman" w:cs="Times New Roman"/>
                <w:color w:val="303030"/>
                <w:spacing w:val="-2"/>
                <w:lang w:val="ru-RU"/>
              </w:rPr>
            </w:pPr>
            <w:r w:rsidRPr="00163AC6">
              <w:rPr>
                <w:rFonts w:ascii="Times New Roman" w:hAnsi="Times New Roman" w:cs="Times New Roman"/>
                <w:color w:val="303030"/>
                <w:spacing w:val="-2"/>
              </w:rPr>
              <w:t>K20500</w:t>
            </w:r>
          </w:p>
          <w:p w14:paraId="558A3EC4"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W52030</w:t>
            </w:r>
          </w:p>
          <w:p w14:paraId="3396C869"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W52130</w:t>
            </w:r>
          </w:p>
        </w:tc>
      </w:tr>
      <w:tr w:rsidR="00EC7A40" w14:paraId="60AD2648" w14:textId="77777777" w:rsidTr="00D34E34">
        <w:trPr>
          <w:trHeight w:val="858"/>
        </w:trPr>
        <w:tc>
          <w:tcPr>
            <w:tcW w:w="2448" w:type="dxa"/>
            <w:vMerge/>
            <w:tcBorders>
              <w:top w:val="nil"/>
            </w:tcBorders>
          </w:tcPr>
          <w:p w14:paraId="3AD25FD8" w14:textId="77777777" w:rsidR="00EC7A40" w:rsidRPr="00163AC6" w:rsidRDefault="00EC7A40" w:rsidP="00EA6D5B"/>
        </w:tc>
        <w:tc>
          <w:tcPr>
            <w:tcW w:w="2525" w:type="dxa"/>
            <w:vAlign w:val="center"/>
          </w:tcPr>
          <w:p w14:paraId="33B3B829"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2-1/4Cr-</w:t>
            </w:r>
            <w:r w:rsidRPr="00163AC6">
              <w:rPr>
                <w:rFonts w:ascii="Times New Roman" w:hAnsi="Times New Roman" w:cs="Times New Roman"/>
                <w:color w:val="303030"/>
                <w:spacing w:val="-5"/>
              </w:rPr>
              <w:t>1Mo</w:t>
            </w:r>
          </w:p>
        </w:tc>
        <w:tc>
          <w:tcPr>
            <w:tcW w:w="3233" w:type="dxa"/>
            <w:vAlign w:val="center"/>
          </w:tcPr>
          <w:p w14:paraId="10ACDCCE"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w:t>
            </w:r>
            <w:r w:rsidRPr="00163AC6">
              <w:rPr>
                <w:rFonts w:ascii="Times New Roman" w:hAnsi="Times New Roman" w:cs="Times New Roman"/>
                <w:color w:val="303030"/>
                <w:spacing w:val="-5"/>
              </w:rPr>
              <w:t>B3</w:t>
            </w:r>
          </w:p>
          <w:p w14:paraId="529F917E"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w:t>
            </w:r>
            <w:r w:rsidRPr="00163AC6">
              <w:rPr>
                <w:rFonts w:ascii="Times New Roman" w:hAnsi="Times New Roman" w:cs="Times New Roman"/>
                <w:color w:val="303030"/>
                <w:spacing w:val="-5"/>
              </w:rPr>
              <w:t>B3L</w:t>
            </w:r>
          </w:p>
          <w:p w14:paraId="4E9D73A0"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-C-</w:t>
            </w:r>
            <w:r w:rsidRPr="00163AC6">
              <w:rPr>
                <w:rFonts w:ascii="Times New Roman" w:hAnsi="Times New Roman" w:cs="Times New Roman"/>
                <w:color w:val="303030"/>
                <w:spacing w:val="-5"/>
              </w:rPr>
              <w:t>B3</w:t>
            </w:r>
          </w:p>
          <w:p w14:paraId="0969ADB3"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-C-</w:t>
            </w:r>
            <w:r w:rsidRPr="00163AC6">
              <w:rPr>
                <w:rFonts w:ascii="Times New Roman" w:hAnsi="Times New Roman" w:cs="Times New Roman"/>
                <w:color w:val="303030"/>
                <w:spacing w:val="-5"/>
              </w:rPr>
              <w:t>B3L</w:t>
            </w:r>
          </w:p>
        </w:tc>
        <w:tc>
          <w:tcPr>
            <w:tcW w:w="2054" w:type="dxa"/>
            <w:vAlign w:val="center"/>
          </w:tcPr>
          <w:p w14:paraId="36396712" w14:textId="77777777" w:rsidR="00EC7A40" w:rsidRPr="00163AC6" w:rsidRDefault="00EC7A40" w:rsidP="00EA6D5B">
            <w:pPr>
              <w:pStyle w:val="TableParagraph"/>
              <w:spacing w:before="0"/>
              <w:ind w:left="0"/>
              <w:jc w:val="center"/>
              <w:rPr>
                <w:rFonts w:ascii="Times New Roman" w:hAnsi="Times New Roman" w:cs="Times New Roman"/>
                <w:color w:val="303030"/>
                <w:spacing w:val="-2"/>
                <w:lang w:val="ru-RU"/>
              </w:rPr>
            </w:pPr>
            <w:r w:rsidRPr="00163AC6">
              <w:rPr>
                <w:rFonts w:ascii="Times New Roman" w:hAnsi="Times New Roman" w:cs="Times New Roman"/>
                <w:color w:val="303030"/>
                <w:spacing w:val="-2"/>
              </w:rPr>
              <w:t xml:space="preserve">K30960 </w:t>
            </w:r>
          </w:p>
          <w:p w14:paraId="5333FC79" w14:textId="77777777" w:rsidR="00EC7A40" w:rsidRPr="00163AC6" w:rsidRDefault="00EC7A40" w:rsidP="00EA6D5B">
            <w:pPr>
              <w:pStyle w:val="TableParagraph"/>
              <w:spacing w:before="0"/>
              <w:ind w:left="0"/>
              <w:jc w:val="center"/>
              <w:rPr>
                <w:rFonts w:ascii="Times New Roman" w:hAnsi="Times New Roman" w:cs="Times New Roman"/>
                <w:color w:val="303030"/>
                <w:spacing w:val="-2"/>
                <w:lang w:val="ru-RU"/>
              </w:rPr>
            </w:pPr>
            <w:r w:rsidRPr="00163AC6">
              <w:rPr>
                <w:rFonts w:ascii="Times New Roman" w:hAnsi="Times New Roman" w:cs="Times New Roman"/>
                <w:color w:val="303030"/>
                <w:spacing w:val="-2"/>
              </w:rPr>
              <w:t xml:space="preserve">K30560 </w:t>
            </w:r>
          </w:p>
          <w:p w14:paraId="0C698D1F"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W53030</w:t>
            </w:r>
          </w:p>
          <w:p w14:paraId="48578599"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W53130</w:t>
            </w:r>
          </w:p>
        </w:tc>
      </w:tr>
      <w:tr w:rsidR="00EC7A40" w14:paraId="004227C8" w14:textId="77777777" w:rsidTr="00D34E34">
        <w:trPr>
          <w:trHeight w:val="192"/>
        </w:trPr>
        <w:tc>
          <w:tcPr>
            <w:tcW w:w="2448" w:type="dxa"/>
            <w:vMerge/>
            <w:tcBorders>
              <w:top w:val="nil"/>
            </w:tcBorders>
          </w:tcPr>
          <w:p w14:paraId="6DA280FA" w14:textId="77777777" w:rsidR="00EC7A40" w:rsidRPr="00163AC6" w:rsidRDefault="00EC7A40" w:rsidP="00EA6D5B"/>
        </w:tc>
        <w:tc>
          <w:tcPr>
            <w:tcW w:w="2525" w:type="dxa"/>
            <w:vAlign w:val="center"/>
          </w:tcPr>
          <w:p w14:paraId="0E3AFB72"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9Cr-</w:t>
            </w:r>
            <w:r w:rsidRPr="00163AC6">
              <w:rPr>
                <w:rFonts w:ascii="Times New Roman" w:hAnsi="Times New Roman" w:cs="Times New Roman"/>
                <w:color w:val="303030"/>
                <w:spacing w:val="-5"/>
              </w:rPr>
              <w:t>1Mo</w:t>
            </w:r>
          </w:p>
        </w:tc>
        <w:tc>
          <w:tcPr>
            <w:tcW w:w="3233" w:type="dxa"/>
            <w:vAlign w:val="center"/>
          </w:tcPr>
          <w:p w14:paraId="07CD0B60"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w:t>
            </w:r>
            <w:r w:rsidRPr="00163AC6">
              <w:rPr>
                <w:rFonts w:ascii="Times New Roman" w:hAnsi="Times New Roman" w:cs="Times New Roman"/>
                <w:color w:val="303030"/>
                <w:spacing w:val="-5"/>
              </w:rPr>
              <w:t>B8</w:t>
            </w:r>
          </w:p>
          <w:p w14:paraId="603A15E0"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-C-</w:t>
            </w:r>
            <w:r w:rsidRPr="00163AC6">
              <w:rPr>
                <w:rFonts w:ascii="Times New Roman" w:hAnsi="Times New Roman" w:cs="Times New Roman"/>
                <w:color w:val="303030"/>
                <w:spacing w:val="-5"/>
              </w:rPr>
              <w:t>B8</w:t>
            </w:r>
          </w:p>
        </w:tc>
        <w:tc>
          <w:tcPr>
            <w:tcW w:w="2054" w:type="dxa"/>
            <w:vAlign w:val="center"/>
          </w:tcPr>
          <w:p w14:paraId="2F660E77"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S50480</w:t>
            </w:r>
          </w:p>
          <w:p w14:paraId="7945A7C5" w14:textId="63A69104" w:rsidR="00EC7A40" w:rsidRPr="00163AC6" w:rsidRDefault="00E05E97"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color w:val="303030"/>
                <w:lang w:val="ru-RU"/>
              </w:rPr>
              <w:t>согласно таблице 2</w:t>
            </w:r>
          </w:p>
        </w:tc>
      </w:tr>
      <w:tr w:rsidR="00EC7A40" w14:paraId="53CBB213" w14:textId="77777777" w:rsidTr="00D34E34">
        <w:trPr>
          <w:trHeight w:val="303"/>
        </w:trPr>
        <w:tc>
          <w:tcPr>
            <w:tcW w:w="2448" w:type="dxa"/>
            <w:vMerge w:val="restart"/>
            <w:vAlign w:val="center"/>
          </w:tcPr>
          <w:p w14:paraId="04FCD6D6" w14:textId="77777777" w:rsidR="00EC7A40" w:rsidRPr="00163AC6" w:rsidRDefault="00EC7A40" w:rsidP="00EA6D5B">
            <w:pPr>
              <w:pStyle w:val="TableParagraph"/>
              <w:spacing w:before="0"/>
              <w:ind w:left="0"/>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5.23</w:t>
            </w:r>
          </w:p>
          <w:p w14:paraId="4E9627B4" w14:textId="77777777" w:rsidR="00D662B7" w:rsidRPr="00163AC6" w:rsidRDefault="00EC7A40" w:rsidP="00D662B7">
            <w:pPr>
              <w:pStyle w:val="TableParagraph"/>
              <w:rPr>
                <w:rFonts w:ascii="Times New Roman" w:hAnsi="Times New Roman" w:cs="Times New Roman"/>
                <w:color w:val="303030"/>
              </w:rPr>
            </w:pPr>
            <w:r w:rsidRPr="00163AC6">
              <w:rPr>
                <w:rFonts w:ascii="Times New Roman" w:hAnsi="Times New Roman" w:cs="Times New Roman"/>
                <w:color w:val="303030"/>
              </w:rPr>
              <w:t>SAW</w:t>
            </w:r>
            <w:r w:rsidRPr="00163AC6">
              <w:rPr>
                <w:rFonts w:ascii="Times New Roman" w:hAnsi="Times New Roman" w:cs="Times New Roman"/>
                <w:color w:val="303030"/>
                <w:spacing w:val="-9"/>
              </w:rPr>
              <w:t xml:space="preserve"> </w:t>
            </w:r>
            <w:r w:rsidR="00D662B7" w:rsidRPr="00163AC6">
              <w:rPr>
                <w:rFonts w:ascii="Times New Roman" w:hAnsi="Times New Roman" w:cs="Times New Roman"/>
                <w:color w:val="303030"/>
              </w:rPr>
              <w:t>процесс</w:t>
            </w:r>
          </w:p>
          <w:p w14:paraId="72CA858A" w14:textId="5569AE8D" w:rsidR="00EC7A40" w:rsidRPr="00163AC6" w:rsidRDefault="00D662B7" w:rsidP="00D662B7">
            <w:pPr>
              <w:pStyle w:val="TableParagraph"/>
              <w:spacing w:before="0"/>
              <w:ind w:left="0"/>
              <w:rPr>
                <w:rFonts w:ascii="Times New Roman" w:hAnsi="Times New Roman" w:cs="Times New Roman"/>
                <w:lang w:val="ru-RU"/>
              </w:rPr>
            </w:pPr>
            <w:r w:rsidRPr="00163AC6">
              <w:rPr>
                <w:rFonts w:ascii="Times New Roman" w:hAnsi="Times New Roman" w:cs="Times New Roman"/>
                <w:color w:val="303030"/>
              </w:rPr>
              <w:t xml:space="preserve">таблица </w:t>
            </w:r>
            <w:r w:rsidRPr="00163AC6">
              <w:rPr>
                <w:rFonts w:ascii="Times New Roman" w:hAnsi="Times New Roman" w:cs="Times New Roman"/>
                <w:color w:val="303030"/>
                <w:lang w:val="ru-RU"/>
              </w:rPr>
              <w:t>3</w:t>
            </w:r>
          </w:p>
        </w:tc>
        <w:tc>
          <w:tcPr>
            <w:tcW w:w="2525" w:type="dxa"/>
            <w:vAlign w:val="center"/>
          </w:tcPr>
          <w:p w14:paraId="5E71F761"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C-</w:t>
            </w:r>
            <w:r w:rsidRPr="00163AC6">
              <w:rPr>
                <w:rFonts w:ascii="Times New Roman" w:hAnsi="Times New Roman" w:cs="Times New Roman"/>
                <w:spacing w:val="-2"/>
              </w:rPr>
              <w:t>1/2Mo</w:t>
            </w:r>
          </w:p>
        </w:tc>
        <w:tc>
          <w:tcPr>
            <w:tcW w:w="3233" w:type="dxa"/>
            <w:vAlign w:val="center"/>
          </w:tcPr>
          <w:p w14:paraId="552C1BAE"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A1</w:t>
            </w:r>
          </w:p>
        </w:tc>
        <w:tc>
          <w:tcPr>
            <w:tcW w:w="2054" w:type="dxa"/>
            <w:vAlign w:val="center"/>
          </w:tcPr>
          <w:p w14:paraId="182EBB14"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W17041</w:t>
            </w:r>
          </w:p>
        </w:tc>
      </w:tr>
      <w:tr w:rsidR="00EC7A40" w14:paraId="4FE13382" w14:textId="77777777" w:rsidTr="00D34E34">
        <w:trPr>
          <w:trHeight w:val="303"/>
        </w:trPr>
        <w:tc>
          <w:tcPr>
            <w:tcW w:w="2448" w:type="dxa"/>
            <w:vMerge/>
            <w:tcBorders>
              <w:top w:val="nil"/>
            </w:tcBorders>
            <w:vAlign w:val="center"/>
          </w:tcPr>
          <w:p w14:paraId="487B6B81" w14:textId="77777777" w:rsidR="00EC7A40" w:rsidRPr="00163AC6" w:rsidRDefault="00EC7A40" w:rsidP="00EA6D5B"/>
        </w:tc>
        <w:tc>
          <w:tcPr>
            <w:tcW w:w="2525" w:type="dxa"/>
            <w:vAlign w:val="center"/>
          </w:tcPr>
          <w:p w14:paraId="41D7FD38"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1-1/4Cr-</w:t>
            </w:r>
            <w:r w:rsidRPr="00163AC6">
              <w:rPr>
                <w:rFonts w:ascii="Times New Roman" w:hAnsi="Times New Roman" w:cs="Times New Roman"/>
                <w:spacing w:val="-2"/>
              </w:rPr>
              <w:t>1/2Mo</w:t>
            </w:r>
          </w:p>
        </w:tc>
        <w:tc>
          <w:tcPr>
            <w:tcW w:w="3233" w:type="dxa"/>
            <w:vAlign w:val="center"/>
          </w:tcPr>
          <w:p w14:paraId="161A2084"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B2</w:t>
            </w:r>
          </w:p>
        </w:tc>
        <w:tc>
          <w:tcPr>
            <w:tcW w:w="2054" w:type="dxa"/>
            <w:vAlign w:val="center"/>
          </w:tcPr>
          <w:p w14:paraId="035E3343"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W52040</w:t>
            </w:r>
          </w:p>
        </w:tc>
      </w:tr>
      <w:tr w:rsidR="00EC7A40" w14:paraId="4239C71B" w14:textId="77777777" w:rsidTr="00D34E34">
        <w:trPr>
          <w:trHeight w:val="303"/>
        </w:trPr>
        <w:tc>
          <w:tcPr>
            <w:tcW w:w="2448" w:type="dxa"/>
            <w:vMerge/>
            <w:tcBorders>
              <w:top w:val="nil"/>
            </w:tcBorders>
            <w:vAlign w:val="center"/>
          </w:tcPr>
          <w:p w14:paraId="0D81D57A" w14:textId="77777777" w:rsidR="00EC7A40" w:rsidRPr="00163AC6" w:rsidRDefault="00EC7A40" w:rsidP="00EA6D5B"/>
        </w:tc>
        <w:tc>
          <w:tcPr>
            <w:tcW w:w="2525" w:type="dxa"/>
            <w:vAlign w:val="center"/>
          </w:tcPr>
          <w:p w14:paraId="48E7553A"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2-1/4Cr-</w:t>
            </w:r>
            <w:r w:rsidRPr="00163AC6">
              <w:rPr>
                <w:rFonts w:ascii="Times New Roman" w:hAnsi="Times New Roman" w:cs="Times New Roman"/>
                <w:spacing w:val="-5"/>
              </w:rPr>
              <w:t>1Mo</w:t>
            </w:r>
          </w:p>
        </w:tc>
        <w:tc>
          <w:tcPr>
            <w:tcW w:w="3233" w:type="dxa"/>
            <w:vAlign w:val="center"/>
          </w:tcPr>
          <w:p w14:paraId="6DBD7CD7"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B3</w:t>
            </w:r>
          </w:p>
        </w:tc>
        <w:tc>
          <w:tcPr>
            <w:tcW w:w="2054" w:type="dxa"/>
            <w:vAlign w:val="center"/>
          </w:tcPr>
          <w:p w14:paraId="196B3E17"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W53040</w:t>
            </w:r>
          </w:p>
        </w:tc>
      </w:tr>
      <w:tr w:rsidR="00EC7A40" w14:paraId="581D9737" w14:textId="77777777" w:rsidTr="00D34E34">
        <w:trPr>
          <w:trHeight w:val="303"/>
        </w:trPr>
        <w:tc>
          <w:tcPr>
            <w:tcW w:w="2448" w:type="dxa"/>
            <w:vMerge/>
            <w:tcBorders>
              <w:top w:val="nil"/>
            </w:tcBorders>
            <w:vAlign w:val="center"/>
          </w:tcPr>
          <w:p w14:paraId="3D982CFA" w14:textId="77777777" w:rsidR="00EC7A40" w:rsidRPr="00163AC6" w:rsidRDefault="00EC7A40" w:rsidP="00EA6D5B"/>
        </w:tc>
        <w:tc>
          <w:tcPr>
            <w:tcW w:w="2525" w:type="dxa"/>
            <w:vAlign w:val="center"/>
          </w:tcPr>
          <w:p w14:paraId="12024851"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9Cr-</w:t>
            </w:r>
            <w:r w:rsidRPr="00163AC6">
              <w:rPr>
                <w:rFonts w:ascii="Times New Roman" w:hAnsi="Times New Roman" w:cs="Times New Roman"/>
                <w:spacing w:val="-5"/>
              </w:rPr>
              <w:t>1Mo</w:t>
            </w:r>
          </w:p>
        </w:tc>
        <w:tc>
          <w:tcPr>
            <w:tcW w:w="3233" w:type="dxa"/>
            <w:vAlign w:val="center"/>
          </w:tcPr>
          <w:p w14:paraId="7C9D0890"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B8</w:t>
            </w:r>
          </w:p>
        </w:tc>
        <w:tc>
          <w:tcPr>
            <w:tcW w:w="2054" w:type="dxa"/>
            <w:vAlign w:val="center"/>
          </w:tcPr>
          <w:p w14:paraId="2F5E84E8"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W50440</w:t>
            </w:r>
          </w:p>
        </w:tc>
      </w:tr>
      <w:tr w:rsidR="00EC7A40" w14:paraId="5B844406" w14:textId="77777777" w:rsidTr="00D34E34">
        <w:trPr>
          <w:trHeight w:val="303"/>
        </w:trPr>
        <w:tc>
          <w:tcPr>
            <w:tcW w:w="2448" w:type="dxa"/>
            <w:vMerge w:val="restart"/>
            <w:vAlign w:val="center"/>
          </w:tcPr>
          <w:p w14:paraId="023EF825" w14:textId="77777777" w:rsidR="00EC7A40" w:rsidRPr="00163AC6" w:rsidRDefault="00EC7A40" w:rsidP="00EA6D5B">
            <w:pPr>
              <w:pStyle w:val="TableParagraph"/>
              <w:spacing w:before="0"/>
              <w:ind w:left="0"/>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5.29</w:t>
            </w:r>
          </w:p>
          <w:p w14:paraId="44C24AC7" w14:textId="49A0C230" w:rsidR="00EC7A40" w:rsidRPr="00163AC6" w:rsidRDefault="00EC7A40" w:rsidP="00EA6D5B">
            <w:pPr>
              <w:pStyle w:val="TableParagraph"/>
              <w:spacing w:before="0"/>
              <w:ind w:left="0"/>
              <w:rPr>
                <w:rFonts w:ascii="Times New Roman" w:hAnsi="Times New Roman" w:cs="Times New Roman"/>
              </w:rPr>
            </w:pPr>
            <w:r w:rsidRPr="00163AC6">
              <w:rPr>
                <w:rFonts w:ascii="Times New Roman" w:hAnsi="Times New Roman" w:cs="Times New Roman"/>
                <w:color w:val="303030"/>
              </w:rPr>
              <w:t>FCAW</w:t>
            </w:r>
            <w:r w:rsidRPr="00163AC6">
              <w:rPr>
                <w:rFonts w:ascii="Times New Roman" w:hAnsi="Times New Roman" w:cs="Times New Roman"/>
                <w:color w:val="303030"/>
                <w:spacing w:val="8"/>
              </w:rPr>
              <w:t xml:space="preserve"> </w:t>
            </w:r>
            <w:r w:rsidR="00D662B7" w:rsidRPr="00163AC6">
              <w:rPr>
                <w:rFonts w:ascii="Times New Roman" w:hAnsi="Times New Roman" w:cs="Times New Roman"/>
                <w:color w:val="303030"/>
                <w:spacing w:val="-2"/>
              </w:rPr>
              <w:t>процесс</w:t>
            </w:r>
          </w:p>
        </w:tc>
        <w:tc>
          <w:tcPr>
            <w:tcW w:w="2525" w:type="dxa"/>
            <w:vAlign w:val="center"/>
          </w:tcPr>
          <w:p w14:paraId="6CBB9BFE"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C-</w:t>
            </w:r>
            <w:r w:rsidRPr="00163AC6">
              <w:rPr>
                <w:rFonts w:ascii="Times New Roman" w:hAnsi="Times New Roman" w:cs="Times New Roman"/>
                <w:spacing w:val="-2"/>
              </w:rPr>
              <w:t>1/2Mo</w:t>
            </w:r>
          </w:p>
        </w:tc>
        <w:tc>
          <w:tcPr>
            <w:tcW w:w="3233" w:type="dxa"/>
            <w:vAlign w:val="center"/>
          </w:tcPr>
          <w:p w14:paraId="745C5F19"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A1</w:t>
            </w:r>
          </w:p>
        </w:tc>
        <w:tc>
          <w:tcPr>
            <w:tcW w:w="2054" w:type="dxa"/>
            <w:vAlign w:val="center"/>
          </w:tcPr>
          <w:p w14:paraId="16B93DCB"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W1703X</w:t>
            </w:r>
          </w:p>
        </w:tc>
      </w:tr>
      <w:tr w:rsidR="00EC7A40" w14:paraId="06C6B4C3" w14:textId="77777777" w:rsidTr="00D34E34">
        <w:trPr>
          <w:trHeight w:val="453"/>
        </w:trPr>
        <w:tc>
          <w:tcPr>
            <w:tcW w:w="2448" w:type="dxa"/>
            <w:vMerge/>
            <w:tcBorders>
              <w:top w:val="nil"/>
            </w:tcBorders>
          </w:tcPr>
          <w:p w14:paraId="7C328B9E" w14:textId="77777777" w:rsidR="00EC7A40" w:rsidRPr="00163AC6" w:rsidRDefault="00EC7A40" w:rsidP="00EA6D5B"/>
        </w:tc>
        <w:tc>
          <w:tcPr>
            <w:tcW w:w="2525" w:type="dxa"/>
            <w:vAlign w:val="center"/>
          </w:tcPr>
          <w:p w14:paraId="3A232CC0"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1-1/4Cr-</w:t>
            </w:r>
            <w:r w:rsidRPr="00163AC6">
              <w:rPr>
                <w:rFonts w:ascii="Times New Roman" w:hAnsi="Times New Roman" w:cs="Times New Roman"/>
                <w:spacing w:val="-2"/>
              </w:rPr>
              <w:t>1/2Mo</w:t>
            </w:r>
          </w:p>
        </w:tc>
        <w:tc>
          <w:tcPr>
            <w:tcW w:w="3233" w:type="dxa"/>
            <w:vAlign w:val="center"/>
          </w:tcPr>
          <w:p w14:paraId="7278A16E"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B2</w:t>
            </w:r>
          </w:p>
          <w:p w14:paraId="18D5F771"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B2L</w:t>
            </w:r>
          </w:p>
        </w:tc>
        <w:tc>
          <w:tcPr>
            <w:tcW w:w="2054" w:type="dxa"/>
            <w:vAlign w:val="center"/>
          </w:tcPr>
          <w:p w14:paraId="638274E7"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W5203X</w:t>
            </w:r>
          </w:p>
          <w:p w14:paraId="1ECBAD5E"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W5213X</w:t>
            </w:r>
          </w:p>
        </w:tc>
      </w:tr>
      <w:tr w:rsidR="00EC7A40" w14:paraId="57B0383A" w14:textId="77777777" w:rsidTr="00D34E34">
        <w:trPr>
          <w:trHeight w:val="507"/>
        </w:trPr>
        <w:tc>
          <w:tcPr>
            <w:tcW w:w="2448" w:type="dxa"/>
            <w:vMerge/>
            <w:tcBorders>
              <w:top w:val="nil"/>
            </w:tcBorders>
          </w:tcPr>
          <w:p w14:paraId="10114681" w14:textId="77777777" w:rsidR="00EC7A40" w:rsidRPr="00163AC6" w:rsidRDefault="00EC7A40" w:rsidP="00EA6D5B"/>
        </w:tc>
        <w:tc>
          <w:tcPr>
            <w:tcW w:w="2525" w:type="dxa"/>
            <w:vAlign w:val="center"/>
          </w:tcPr>
          <w:p w14:paraId="01CA760B"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2-1/4Cr-</w:t>
            </w:r>
            <w:r w:rsidRPr="00163AC6">
              <w:rPr>
                <w:rFonts w:ascii="Times New Roman" w:hAnsi="Times New Roman" w:cs="Times New Roman"/>
                <w:spacing w:val="-5"/>
              </w:rPr>
              <w:t>1Mo</w:t>
            </w:r>
          </w:p>
        </w:tc>
        <w:tc>
          <w:tcPr>
            <w:tcW w:w="3233" w:type="dxa"/>
            <w:vAlign w:val="center"/>
          </w:tcPr>
          <w:p w14:paraId="4F1F39CB"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B3</w:t>
            </w:r>
          </w:p>
          <w:p w14:paraId="7BF90A9E"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B3L</w:t>
            </w:r>
          </w:p>
        </w:tc>
        <w:tc>
          <w:tcPr>
            <w:tcW w:w="2054" w:type="dxa"/>
            <w:vAlign w:val="center"/>
          </w:tcPr>
          <w:p w14:paraId="1C19597E"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W5303X</w:t>
            </w:r>
          </w:p>
          <w:p w14:paraId="138B07A0"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W5313X</w:t>
            </w:r>
          </w:p>
        </w:tc>
      </w:tr>
      <w:tr w:rsidR="00EC7A40" w14:paraId="6C8DF76C" w14:textId="77777777" w:rsidTr="00D34E34">
        <w:trPr>
          <w:trHeight w:val="426"/>
        </w:trPr>
        <w:tc>
          <w:tcPr>
            <w:tcW w:w="2448" w:type="dxa"/>
            <w:vMerge/>
            <w:tcBorders>
              <w:top w:val="nil"/>
            </w:tcBorders>
          </w:tcPr>
          <w:p w14:paraId="1E69DE44" w14:textId="77777777" w:rsidR="00EC7A40" w:rsidRPr="00163AC6" w:rsidRDefault="00EC7A40" w:rsidP="00EA6D5B"/>
        </w:tc>
        <w:tc>
          <w:tcPr>
            <w:tcW w:w="2525" w:type="dxa"/>
            <w:vAlign w:val="center"/>
          </w:tcPr>
          <w:p w14:paraId="5E809E55"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9Cr-</w:t>
            </w:r>
            <w:r w:rsidRPr="00163AC6">
              <w:rPr>
                <w:rFonts w:ascii="Times New Roman" w:hAnsi="Times New Roman" w:cs="Times New Roman"/>
                <w:spacing w:val="-5"/>
              </w:rPr>
              <w:t>1Mo</w:t>
            </w:r>
          </w:p>
        </w:tc>
        <w:tc>
          <w:tcPr>
            <w:tcW w:w="3233" w:type="dxa"/>
            <w:vAlign w:val="center"/>
          </w:tcPr>
          <w:p w14:paraId="07471599"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B8</w:t>
            </w:r>
          </w:p>
          <w:p w14:paraId="4D144594"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rPr>
              <w:t>-</w:t>
            </w:r>
            <w:r w:rsidRPr="00163AC6">
              <w:rPr>
                <w:rFonts w:ascii="Times New Roman" w:hAnsi="Times New Roman" w:cs="Times New Roman"/>
                <w:spacing w:val="-5"/>
              </w:rPr>
              <w:t>B8L</w:t>
            </w:r>
          </w:p>
        </w:tc>
        <w:tc>
          <w:tcPr>
            <w:tcW w:w="2054" w:type="dxa"/>
            <w:vAlign w:val="center"/>
          </w:tcPr>
          <w:p w14:paraId="1DBE250C"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W50431</w:t>
            </w:r>
          </w:p>
          <w:p w14:paraId="229FEE84"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spacing w:val="-2"/>
              </w:rPr>
              <w:t>W50430</w:t>
            </w:r>
          </w:p>
        </w:tc>
      </w:tr>
    </w:tbl>
    <w:p w14:paraId="0719B2B7" w14:textId="3EE35FF9" w:rsidR="00EC7A40" w:rsidRPr="000F263F" w:rsidRDefault="00EC7A40" w:rsidP="00163AC6">
      <w:pPr>
        <w:pStyle w:val="ListParagraph"/>
        <w:numPr>
          <w:ilvl w:val="1"/>
          <w:numId w:val="51"/>
        </w:numPr>
        <w:spacing w:before="120" w:after="120"/>
        <w:ind w:left="1134" w:hanging="425"/>
        <w:rPr>
          <w:lang w:val="ru-RU"/>
        </w:rPr>
      </w:pPr>
      <w:r w:rsidRPr="000F263F">
        <w:rPr>
          <w:b/>
          <w:lang w:val="ru-RU"/>
        </w:rPr>
        <w:t xml:space="preserve">- </w:t>
      </w:r>
      <w:r w:rsidR="00C1549A" w:rsidRPr="000F263F">
        <w:rPr>
          <w:color w:val="333333"/>
          <w:lang w:val="ru-RU"/>
        </w:rPr>
        <w:t xml:space="preserve">Прочность на разрыв наплавленного металла сварного шва должна быть ограничена 100–110 </w:t>
      </w:r>
      <w:r w:rsidR="00C1549A" w:rsidRPr="000F263F">
        <w:rPr>
          <w:color w:val="333333"/>
        </w:rPr>
        <w:t>ksi</w:t>
      </w:r>
      <w:r w:rsidR="00C1549A" w:rsidRPr="000F263F">
        <w:rPr>
          <w:color w:val="333333"/>
          <w:lang w:val="ru-RU"/>
        </w:rPr>
        <w:t xml:space="preserve"> (690–758 МПа) максимум, согласно классификации </w:t>
      </w:r>
      <w:r w:rsidR="00C1549A" w:rsidRPr="000F263F">
        <w:rPr>
          <w:color w:val="333333"/>
        </w:rPr>
        <w:t>AWS</w:t>
      </w:r>
      <w:r w:rsidR="00C1549A" w:rsidRPr="000F263F">
        <w:rPr>
          <w:color w:val="333333"/>
          <w:lang w:val="ru-RU"/>
        </w:rPr>
        <w:t xml:space="preserve"> </w:t>
      </w:r>
      <w:r w:rsidR="00C1549A" w:rsidRPr="000F263F">
        <w:rPr>
          <w:color w:val="333333"/>
        </w:rPr>
        <w:t>A</w:t>
      </w:r>
      <w:r w:rsidR="00C1549A" w:rsidRPr="000F263F">
        <w:rPr>
          <w:color w:val="333333"/>
          <w:lang w:val="ru-RU"/>
        </w:rPr>
        <w:t xml:space="preserve">5.29. </w:t>
      </w:r>
      <w:r w:rsidR="00CC31F3" w:rsidRPr="000F263F">
        <w:rPr>
          <w:color w:val="333333"/>
          <w:lang w:val="ru-RU"/>
        </w:rPr>
        <w:t>Заказчик</w:t>
      </w:r>
      <w:r w:rsidR="00C1549A" w:rsidRPr="000F263F">
        <w:rPr>
          <w:color w:val="333333"/>
          <w:lang w:val="ru-RU"/>
        </w:rPr>
        <w:t xml:space="preserve"> может указать испытание партии для подтверждения соответствия требованиям классификации </w:t>
      </w:r>
      <w:r w:rsidR="00C1549A" w:rsidRPr="000F263F">
        <w:rPr>
          <w:color w:val="333333"/>
        </w:rPr>
        <w:t>AWS</w:t>
      </w:r>
      <w:r w:rsidR="00C1549A" w:rsidRPr="000F263F">
        <w:rPr>
          <w:color w:val="333333"/>
          <w:lang w:val="ru-RU"/>
        </w:rPr>
        <w:t xml:space="preserve"> </w:t>
      </w:r>
      <w:r w:rsidR="00C1549A" w:rsidRPr="000F263F">
        <w:rPr>
          <w:color w:val="333333"/>
        </w:rPr>
        <w:t>A</w:t>
      </w:r>
      <w:r w:rsidR="00C1549A" w:rsidRPr="000F263F">
        <w:rPr>
          <w:color w:val="333333"/>
          <w:lang w:val="ru-RU"/>
        </w:rPr>
        <w:t>5.29.</w:t>
      </w:r>
    </w:p>
    <w:p w14:paraId="4762C8C3" w14:textId="674B17C9" w:rsidR="00EC7A40" w:rsidRPr="000F263F" w:rsidRDefault="00EC7A40" w:rsidP="00163AC6">
      <w:pPr>
        <w:pStyle w:val="ListParagraph"/>
        <w:numPr>
          <w:ilvl w:val="1"/>
          <w:numId w:val="51"/>
        </w:numPr>
        <w:spacing w:before="120" w:after="120"/>
        <w:ind w:left="1134" w:hanging="425"/>
        <w:rPr>
          <w:lang w:val="ru-RU"/>
        </w:rPr>
      </w:pPr>
      <w:r w:rsidRPr="000F263F">
        <w:rPr>
          <w:b/>
          <w:lang w:val="ru-RU"/>
        </w:rPr>
        <w:t xml:space="preserve">- </w:t>
      </w:r>
      <w:r w:rsidR="000C542A" w:rsidRPr="000F263F">
        <w:rPr>
          <w:color w:val="333333"/>
          <w:lang w:val="ru-RU"/>
        </w:rPr>
        <w:t>Испытание твердости сварных элементов из низколегированной и хромомолибденовой (</w:t>
      </w:r>
      <w:r w:rsidR="000C542A" w:rsidRPr="000F263F">
        <w:rPr>
          <w:color w:val="333333"/>
        </w:rPr>
        <w:t>Cr</w:t>
      </w:r>
      <w:r w:rsidR="000C542A" w:rsidRPr="000F263F">
        <w:rPr>
          <w:color w:val="333333"/>
          <w:lang w:val="ru-RU"/>
        </w:rPr>
        <w:t>-</w:t>
      </w:r>
      <w:r w:rsidR="000C542A" w:rsidRPr="000F263F">
        <w:rPr>
          <w:color w:val="333333"/>
        </w:rPr>
        <w:t>Mo</w:t>
      </w:r>
      <w:r w:rsidR="000C542A" w:rsidRPr="000F263F">
        <w:rPr>
          <w:color w:val="333333"/>
          <w:lang w:val="ru-RU"/>
        </w:rPr>
        <w:t>) стали должно соответствовать Таблице 2 в Разделе 13.</w:t>
      </w:r>
    </w:p>
    <w:p w14:paraId="33BCB715" w14:textId="486A5461" w:rsidR="00EC7A40" w:rsidRPr="000F263F" w:rsidRDefault="00EC7A40" w:rsidP="00163AC6">
      <w:pPr>
        <w:pStyle w:val="ListParagraph"/>
        <w:numPr>
          <w:ilvl w:val="1"/>
          <w:numId w:val="51"/>
        </w:numPr>
        <w:tabs>
          <w:tab w:val="left" w:pos="605"/>
        </w:tabs>
        <w:spacing w:before="120" w:after="120"/>
        <w:ind w:left="1134" w:hanging="425"/>
        <w:rPr>
          <w:lang w:val="ru-RU"/>
        </w:rPr>
      </w:pPr>
      <w:r w:rsidRPr="000F263F">
        <w:rPr>
          <w:b/>
          <w:lang w:val="ru-RU"/>
        </w:rPr>
        <w:t xml:space="preserve">- </w:t>
      </w:r>
      <w:r w:rsidR="002A1046" w:rsidRPr="000F263F">
        <w:rPr>
          <w:color w:val="333333"/>
          <w:lang w:val="ru-RU"/>
        </w:rPr>
        <w:t>Испытание на удар сварных элементов из низколегированной и хромомолибденовой (</w:t>
      </w:r>
      <w:r w:rsidR="002A1046" w:rsidRPr="000F263F">
        <w:rPr>
          <w:color w:val="333333"/>
        </w:rPr>
        <w:t>Cr</w:t>
      </w:r>
      <w:r w:rsidR="002A1046" w:rsidRPr="000F263F">
        <w:rPr>
          <w:color w:val="333333"/>
          <w:lang w:val="ru-RU"/>
        </w:rPr>
        <w:t>-</w:t>
      </w:r>
      <w:r w:rsidR="002A1046" w:rsidRPr="000F263F">
        <w:rPr>
          <w:color w:val="333333"/>
        </w:rPr>
        <w:t>Mo</w:t>
      </w:r>
      <w:r w:rsidR="002A1046" w:rsidRPr="000F263F">
        <w:rPr>
          <w:color w:val="333333"/>
          <w:lang w:val="ru-RU"/>
        </w:rPr>
        <w:t>) стали должно соответствовать пункт</w:t>
      </w:r>
      <w:r w:rsidR="00E72E49" w:rsidRPr="000F263F">
        <w:rPr>
          <w:color w:val="333333"/>
          <w:lang w:val="ru-RU"/>
        </w:rPr>
        <w:t>ам</w:t>
      </w:r>
      <w:r w:rsidR="002A1046" w:rsidRPr="000F263F">
        <w:rPr>
          <w:color w:val="333333"/>
          <w:lang w:val="ru-RU"/>
        </w:rPr>
        <w:t xml:space="preserve"> 9</w:t>
      </w:r>
      <w:r w:rsidR="00F8336D" w:rsidRPr="000F263F">
        <w:rPr>
          <w:color w:val="333333"/>
          <w:lang w:val="ru-RU"/>
        </w:rPr>
        <w:t>-</w:t>
      </w:r>
      <w:r w:rsidR="00F8336D" w:rsidRPr="000F263F">
        <w:rPr>
          <w:lang w:val="ru-RU"/>
        </w:rPr>
        <w:t xml:space="preserve">7 и </w:t>
      </w:r>
      <w:r w:rsidR="00E72E49" w:rsidRPr="000F263F">
        <w:rPr>
          <w:lang w:val="ru-RU"/>
        </w:rPr>
        <w:t>9-20</w:t>
      </w:r>
    </w:p>
    <w:p w14:paraId="69C87D17" w14:textId="531E09EF" w:rsidR="00EC7A40" w:rsidRPr="00065CC6" w:rsidRDefault="00526979">
      <w:pPr>
        <w:pStyle w:val="Heading1"/>
        <w:numPr>
          <w:ilvl w:val="0"/>
          <w:numId w:val="68"/>
        </w:numPr>
        <w:spacing w:before="240" w:after="240"/>
        <w:ind w:left="216"/>
        <w:rPr>
          <w:lang w:val="ru-RU"/>
        </w:rPr>
      </w:pPr>
      <w:bookmarkStart w:id="1593" w:name="_Toc205628161"/>
      <w:r w:rsidRPr="00065CC6">
        <w:rPr>
          <w:lang w:val="ru-RU"/>
        </w:rPr>
        <w:t>Сварка аустенитной нержавеющей стали (</w:t>
      </w:r>
      <w:r w:rsidRPr="00526979">
        <w:t>P</w:t>
      </w:r>
      <w:r w:rsidRPr="00065CC6">
        <w:rPr>
          <w:lang w:val="ru-RU"/>
        </w:rPr>
        <w:t>8)</w:t>
      </w:r>
      <w:bookmarkEnd w:id="1593"/>
    </w:p>
    <w:p w14:paraId="4B73BABD" w14:textId="62C44EB0" w:rsidR="00EC7A40" w:rsidRPr="00752506" w:rsidRDefault="00EC7A40" w:rsidP="00163AC6">
      <w:pPr>
        <w:pStyle w:val="ListParagraph"/>
        <w:numPr>
          <w:ilvl w:val="1"/>
          <w:numId w:val="52"/>
        </w:numPr>
        <w:spacing w:before="120" w:after="120"/>
        <w:ind w:left="1134" w:hanging="425"/>
        <w:rPr>
          <w:lang w:val="ru-RU"/>
        </w:rPr>
      </w:pPr>
      <w:r w:rsidRPr="00752506">
        <w:rPr>
          <w:b/>
          <w:lang w:val="ru-RU"/>
        </w:rPr>
        <w:t xml:space="preserve">- </w:t>
      </w:r>
      <w:r w:rsidR="001524A1" w:rsidRPr="00752506">
        <w:rPr>
          <w:color w:val="333333"/>
          <w:spacing w:val="-2"/>
          <w:lang w:val="ru-RU"/>
        </w:rPr>
        <w:t xml:space="preserve">Нержавеющая сталь должна быть </w:t>
      </w:r>
      <w:r w:rsidR="00796591" w:rsidRPr="00752506">
        <w:rPr>
          <w:color w:val="333333"/>
          <w:spacing w:val="-2"/>
          <w:lang w:val="ru-RU"/>
        </w:rPr>
        <w:t>за</w:t>
      </w:r>
      <w:r w:rsidR="00FB5761" w:rsidRPr="00752506">
        <w:rPr>
          <w:color w:val="333333"/>
          <w:spacing w:val="-2"/>
          <w:lang w:val="ru-RU"/>
        </w:rPr>
        <w:t>щищена</w:t>
      </w:r>
      <w:r w:rsidR="001524A1" w:rsidRPr="00752506">
        <w:rPr>
          <w:color w:val="333333"/>
          <w:spacing w:val="-2"/>
          <w:lang w:val="ru-RU"/>
        </w:rPr>
        <w:t xml:space="preserve"> от загрязнений другими ферритными материалами или посторонними материалами.</w:t>
      </w:r>
    </w:p>
    <w:p w14:paraId="0B1C570B" w14:textId="6CA2203D" w:rsidR="00EC7A40" w:rsidRPr="00752506" w:rsidRDefault="00EC7A40" w:rsidP="00163AC6">
      <w:pPr>
        <w:pStyle w:val="BodyText"/>
        <w:spacing w:before="120" w:after="120"/>
        <w:ind w:left="1418" w:hanging="284"/>
        <w:rPr>
          <w:color w:val="333333"/>
          <w:sz w:val="22"/>
          <w:szCs w:val="22"/>
          <w:lang w:val="ru-RU"/>
        </w:rPr>
      </w:pPr>
      <w:r w:rsidRPr="00752506">
        <w:rPr>
          <w:b/>
          <w:sz w:val="22"/>
          <w:szCs w:val="22"/>
          <w:lang w:val="ru-RU"/>
        </w:rPr>
        <w:t xml:space="preserve">16-1.1 - </w:t>
      </w:r>
      <w:r w:rsidR="004859DC" w:rsidRPr="00752506">
        <w:rPr>
          <w:color w:val="333333"/>
          <w:sz w:val="22"/>
          <w:szCs w:val="22"/>
          <w:lang w:val="ru-RU"/>
        </w:rPr>
        <w:t>Шлифовальные диски, щетки и другие инструменты, используемые для подготовки к сварке и очистки</w:t>
      </w:r>
      <w:r w:rsidR="005A205D" w:rsidRPr="00752506">
        <w:rPr>
          <w:color w:val="333333"/>
          <w:sz w:val="22"/>
          <w:szCs w:val="22"/>
          <w:lang w:val="ru-RU"/>
        </w:rPr>
        <w:t xml:space="preserve"> швов</w:t>
      </w:r>
      <w:r w:rsidR="004859DC" w:rsidRPr="00752506">
        <w:rPr>
          <w:color w:val="333333"/>
          <w:sz w:val="22"/>
          <w:szCs w:val="22"/>
          <w:lang w:val="ru-RU"/>
        </w:rPr>
        <w:t xml:space="preserve"> </w:t>
      </w:r>
      <w:r w:rsidR="00073C04" w:rsidRPr="00752506">
        <w:rPr>
          <w:color w:val="333333"/>
          <w:sz w:val="22"/>
          <w:szCs w:val="22"/>
          <w:lang w:val="ru-RU"/>
        </w:rPr>
        <w:t>между проходами</w:t>
      </w:r>
      <w:r w:rsidR="004859DC" w:rsidRPr="00752506">
        <w:rPr>
          <w:color w:val="333333"/>
          <w:sz w:val="22"/>
          <w:szCs w:val="22"/>
          <w:lang w:val="ru-RU"/>
        </w:rPr>
        <w:t xml:space="preserve"> должны </w:t>
      </w:r>
      <w:r w:rsidR="00DE4839" w:rsidRPr="00752506">
        <w:rPr>
          <w:color w:val="333333"/>
          <w:sz w:val="22"/>
          <w:szCs w:val="22"/>
          <w:lang w:val="ru-RU"/>
        </w:rPr>
        <w:t>применяться</w:t>
      </w:r>
      <w:r w:rsidR="004859DC" w:rsidRPr="00752506">
        <w:rPr>
          <w:color w:val="333333"/>
          <w:sz w:val="22"/>
          <w:szCs w:val="22"/>
          <w:lang w:val="ru-RU"/>
        </w:rPr>
        <w:t xml:space="preserve"> только для материалов из нержавеющей стали. Металлические инструменты (например, проволочные щетки) должны быть изготовлены только из нержавеющей стали.</w:t>
      </w:r>
    </w:p>
    <w:p w14:paraId="21709BD3" w14:textId="75CF795B" w:rsidR="00EC7A40" w:rsidRPr="00BA2133" w:rsidRDefault="00EC7A40" w:rsidP="00163AC6">
      <w:pPr>
        <w:pStyle w:val="BodyText"/>
        <w:spacing w:before="120" w:after="120"/>
        <w:ind w:left="1418" w:hanging="284"/>
        <w:rPr>
          <w:color w:val="333333"/>
          <w:sz w:val="22"/>
          <w:szCs w:val="22"/>
          <w:lang w:val="ru-RU"/>
        </w:rPr>
      </w:pPr>
      <w:r w:rsidRPr="00752506">
        <w:rPr>
          <w:b/>
          <w:sz w:val="22"/>
          <w:szCs w:val="22"/>
          <w:lang w:val="ru-RU"/>
        </w:rPr>
        <w:t xml:space="preserve">16-1.2 - </w:t>
      </w:r>
      <w:r w:rsidR="00F23F1D" w:rsidRPr="00752506">
        <w:rPr>
          <w:color w:val="333333"/>
          <w:sz w:val="22"/>
          <w:szCs w:val="22"/>
          <w:lang w:val="ru-RU"/>
        </w:rPr>
        <w:t xml:space="preserve">После подготовки фаски </w:t>
      </w:r>
      <w:r w:rsidR="009F120B" w:rsidRPr="00752506">
        <w:rPr>
          <w:color w:val="333333"/>
          <w:sz w:val="22"/>
          <w:szCs w:val="22"/>
          <w:lang w:val="ru-RU"/>
        </w:rPr>
        <w:t xml:space="preserve">зона </w:t>
      </w:r>
      <w:r w:rsidR="00F23F1D" w:rsidRPr="00752506">
        <w:rPr>
          <w:color w:val="333333"/>
          <w:sz w:val="22"/>
          <w:szCs w:val="22"/>
          <w:lang w:val="ru-RU"/>
        </w:rPr>
        <w:t>поверхност</w:t>
      </w:r>
      <w:r w:rsidR="009F120B" w:rsidRPr="00752506">
        <w:rPr>
          <w:color w:val="333333"/>
          <w:sz w:val="22"/>
          <w:szCs w:val="22"/>
          <w:lang w:val="ru-RU"/>
        </w:rPr>
        <w:t>и</w:t>
      </w:r>
      <w:r w:rsidR="00F23F1D" w:rsidRPr="00752506">
        <w:rPr>
          <w:color w:val="333333"/>
          <w:sz w:val="22"/>
          <w:szCs w:val="22"/>
          <w:lang w:val="ru-RU"/>
        </w:rPr>
        <w:t xml:space="preserve"> подготовки </w:t>
      </w:r>
      <w:r w:rsidR="009F120B" w:rsidRPr="00752506">
        <w:rPr>
          <w:color w:val="333333"/>
          <w:sz w:val="22"/>
          <w:szCs w:val="22"/>
          <w:lang w:val="ru-RU"/>
        </w:rPr>
        <w:t>под</w:t>
      </w:r>
      <w:r w:rsidR="00F23F1D" w:rsidRPr="00752506">
        <w:rPr>
          <w:color w:val="333333"/>
          <w:sz w:val="22"/>
          <w:szCs w:val="22"/>
          <w:lang w:val="ru-RU"/>
        </w:rPr>
        <w:t xml:space="preserve"> сварк</w:t>
      </w:r>
      <w:r w:rsidR="009F120B" w:rsidRPr="00752506">
        <w:rPr>
          <w:color w:val="333333"/>
          <w:sz w:val="22"/>
          <w:szCs w:val="22"/>
          <w:lang w:val="ru-RU"/>
        </w:rPr>
        <w:t>у</w:t>
      </w:r>
      <w:r w:rsidR="00F23F1D" w:rsidRPr="00752506">
        <w:rPr>
          <w:color w:val="333333"/>
          <w:sz w:val="22"/>
          <w:szCs w:val="22"/>
          <w:lang w:val="ru-RU"/>
        </w:rPr>
        <w:t xml:space="preserve"> должна быть очищена совместимым не оставляющим остатков растворителем или обезжиривателем для удаления любых масел, смазочно-охлаждающих жидкостей, галогенидов или других загрязнений перед сваркой.</w:t>
      </w:r>
    </w:p>
    <w:p w14:paraId="6DE2412A" w14:textId="563374E0" w:rsidR="005832EC" w:rsidRPr="00752506" w:rsidRDefault="00EC7A40" w:rsidP="00163AC6">
      <w:pPr>
        <w:pStyle w:val="ListParagraph"/>
        <w:numPr>
          <w:ilvl w:val="1"/>
          <w:numId w:val="52"/>
        </w:numPr>
        <w:tabs>
          <w:tab w:val="left" w:pos="144"/>
        </w:tabs>
        <w:spacing w:before="120"/>
        <w:ind w:left="1134" w:hanging="425"/>
        <w:rPr>
          <w:lang w:val="ru-RU"/>
        </w:rPr>
      </w:pPr>
      <w:r w:rsidRPr="00752506">
        <w:rPr>
          <w:b/>
          <w:lang w:val="ru-RU"/>
        </w:rPr>
        <w:t>-</w:t>
      </w:r>
      <w:r w:rsidRPr="00752506">
        <w:rPr>
          <w:b/>
          <w:spacing w:val="1"/>
          <w:lang w:val="ru-RU"/>
        </w:rPr>
        <w:t xml:space="preserve"> </w:t>
      </w:r>
      <w:r w:rsidR="005832EC" w:rsidRPr="00752506">
        <w:rPr>
          <w:color w:val="333333"/>
          <w:spacing w:val="-5"/>
          <w:lang w:val="ru-RU"/>
        </w:rPr>
        <w:t xml:space="preserve">Предварительный нагрев и межпроходной контроль аустенитной нержавеющей стали должны проводиться в </w:t>
      </w:r>
      <w:r w:rsidR="00F01989" w:rsidRPr="00F01989">
        <w:rPr>
          <w:color w:val="333333"/>
          <w:spacing w:val="-5"/>
          <w:lang w:val="ru-RU"/>
        </w:rPr>
        <w:t>соответствии с разделом 21.</w:t>
      </w:r>
    </w:p>
    <w:p w14:paraId="1C51E590" w14:textId="58A45292" w:rsidR="00EC7A40" w:rsidRPr="00F86FDD" w:rsidRDefault="00EC7A40" w:rsidP="00163AC6">
      <w:pPr>
        <w:pStyle w:val="ListParagraph"/>
        <w:numPr>
          <w:ilvl w:val="1"/>
          <w:numId w:val="52"/>
        </w:numPr>
        <w:tabs>
          <w:tab w:val="left" w:pos="144"/>
        </w:tabs>
        <w:spacing w:before="120" w:after="120"/>
        <w:ind w:left="1134" w:hanging="425"/>
        <w:rPr>
          <w:lang w:val="ru-RU"/>
        </w:rPr>
      </w:pPr>
      <w:r w:rsidRPr="00752506">
        <w:rPr>
          <w:b/>
          <w:lang w:val="ru-RU"/>
        </w:rPr>
        <w:t xml:space="preserve">- </w:t>
      </w:r>
      <w:r w:rsidR="00C75E87" w:rsidRPr="00752506">
        <w:rPr>
          <w:color w:val="333333"/>
          <w:spacing w:val="-2"/>
          <w:lang w:val="ru-RU"/>
        </w:rPr>
        <w:t>Материалы из аустенитной нержавеющей стали (</w:t>
      </w:r>
      <w:r w:rsidR="00C75E87" w:rsidRPr="00752506">
        <w:rPr>
          <w:color w:val="333333"/>
          <w:spacing w:val="-2"/>
        </w:rPr>
        <w:t>P</w:t>
      </w:r>
      <w:r w:rsidR="00C75E87" w:rsidRPr="00752506">
        <w:rPr>
          <w:color w:val="333333"/>
          <w:spacing w:val="-2"/>
          <w:lang w:val="ru-RU"/>
        </w:rPr>
        <w:t xml:space="preserve">8) не подлежат послесварочной термообработке, если иное не </w:t>
      </w:r>
      <w:r w:rsidR="00C75E87" w:rsidRPr="00F86FDD">
        <w:rPr>
          <w:color w:val="333333"/>
          <w:spacing w:val="-2"/>
          <w:lang w:val="ru-RU"/>
        </w:rPr>
        <w:t>указано инженером</w:t>
      </w:r>
      <w:r w:rsidR="00EB698E" w:rsidRPr="00F86FDD">
        <w:rPr>
          <w:color w:val="333333"/>
          <w:spacing w:val="-2"/>
          <w:lang w:val="ru-RU"/>
        </w:rPr>
        <w:t xml:space="preserve"> по материалам от заказчика</w:t>
      </w:r>
      <w:r w:rsidR="00C75E87" w:rsidRPr="00F86FDD">
        <w:rPr>
          <w:color w:val="333333"/>
          <w:spacing w:val="-2"/>
          <w:lang w:val="ru-RU"/>
        </w:rPr>
        <w:t>.</w:t>
      </w:r>
    </w:p>
    <w:p w14:paraId="19F135C8" w14:textId="4FFBE9E0" w:rsidR="00EC7A40" w:rsidRPr="00F86FDD" w:rsidRDefault="00EC7A40" w:rsidP="00163AC6">
      <w:pPr>
        <w:pStyle w:val="ListParagraph"/>
        <w:numPr>
          <w:ilvl w:val="1"/>
          <w:numId w:val="52"/>
        </w:numPr>
        <w:tabs>
          <w:tab w:val="left" w:pos="90"/>
        </w:tabs>
        <w:spacing w:before="120" w:after="120"/>
        <w:ind w:left="1134" w:hanging="425"/>
        <w:rPr>
          <w:lang w:val="ru-RU"/>
        </w:rPr>
      </w:pPr>
      <w:r w:rsidRPr="00752506">
        <w:rPr>
          <w:b/>
          <w:lang w:val="ru-RU"/>
        </w:rPr>
        <w:t xml:space="preserve">- </w:t>
      </w:r>
      <w:r w:rsidR="00AA6403" w:rsidRPr="00752506">
        <w:rPr>
          <w:color w:val="333333"/>
          <w:lang w:val="ru-RU"/>
        </w:rPr>
        <w:t>Таблица 7 должна использоваться для определения классификации Американского общества сварки (</w:t>
      </w:r>
      <w:r w:rsidR="00AA6403" w:rsidRPr="00752506">
        <w:rPr>
          <w:color w:val="333333"/>
        </w:rPr>
        <w:t>AWS</w:t>
      </w:r>
      <w:r w:rsidR="00AA6403" w:rsidRPr="00752506">
        <w:rPr>
          <w:color w:val="333333"/>
          <w:lang w:val="ru-RU"/>
        </w:rPr>
        <w:t xml:space="preserve">) и </w:t>
      </w:r>
      <w:r w:rsidR="00F86FDD" w:rsidRPr="00F86FDD">
        <w:rPr>
          <w:color w:val="333333"/>
          <w:lang w:val="ru-RU"/>
        </w:rPr>
        <w:t>н</w:t>
      </w:r>
      <w:r w:rsidR="00AA6403" w:rsidRPr="00F86FDD">
        <w:rPr>
          <w:color w:val="333333"/>
          <w:lang w:val="ru-RU"/>
        </w:rPr>
        <w:t xml:space="preserve">омеров </w:t>
      </w:r>
      <w:r w:rsidR="007B0DB6" w:rsidRPr="00F86FDD">
        <w:rPr>
          <w:color w:val="333333"/>
          <w:lang w:val="ru-RU"/>
        </w:rPr>
        <w:t>е</w:t>
      </w:r>
      <w:r w:rsidR="00AA6403" w:rsidRPr="00F86FDD">
        <w:rPr>
          <w:color w:val="333333"/>
          <w:lang w:val="ru-RU"/>
        </w:rPr>
        <w:t>диной системы нумерации (</w:t>
      </w:r>
      <w:r w:rsidR="00AA6403" w:rsidRPr="00F86FDD">
        <w:rPr>
          <w:color w:val="333333"/>
        </w:rPr>
        <w:t>UNS</w:t>
      </w:r>
      <w:r w:rsidR="00AA6403" w:rsidRPr="00F86FDD">
        <w:rPr>
          <w:color w:val="333333"/>
          <w:lang w:val="ru-RU"/>
        </w:rPr>
        <w:t>) расходных материалов для сварки аустенитной нержавеющей стали.</w:t>
      </w:r>
    </w:p>
    <w:p w14:paraId="4FEB1D00" w14:textId="7EA74E9E" w:rsidR="00EC7A40" w:rsidRPr="00F01989" w:rsidRDefault="00EC7A40" w:rsidP="00163AC6">
      <w:pPr>
        <w:pStyle w:val="BodyText"/>
        <w:spacing w:before="120" w:after="120"/>
        <w:ind w:left="1418" w:hanging="284"/>
        <w:rPr>
          <w:color w:val="333333"/>
          <w:spacing w:val="-2"/>
          <w:sz w:val="22"/>
          <w:szCs w:val="22"/>
          <w:lang w:val="ru-RU"/>
        </w:rPr>
      </w:pPr>
      <w:r w:rsidRPr="00752506">
        <w:rPr>
          <w:b/>
          <w:sz w:val="22"/>
          <w:szCs w:val="22"/>
          <w:lang w:val="ru-RU"/>
        </w:rPr>
        <w:t xml:space="preserve">16-4.1 - </w:t>
      </w:r>
      <w:r w:rsidR="00C245B9" w:rsidRPr="00752506">
        <w:rPr>
          <w:color w:val="333333"/>
          <w:spacing w:val="-2"/>
          <w:sz w:val="22"/>
          <w:szCs w:val="22"/>
          <w:lang w:val="ru-RU"/>
        </w:rPr>
        <w:t>Низкоуглеродистые марки (304</w:t>
      </w:r>
      <w:r w:rsidR="00C245B9" w:rsidRPr="00752506">
        <w:rPr>
          <w:color w:val="333333"/>
          <w:spacing w:val="-2"/>
          <w:sz w:val="22"/>
          <w:szCs w:val="22"/>
        </w:rPr>
        <w:t>L</w:t>
      </w:r>
      <w:r w:rsidR="00C245B9" w:rsidRPr="00752506">
        <w:rPr>
          <w:color w:val="333333"/>
          <w:spacing w:val="-2"/>
          <w:sz w:val="22"/>
          <w:szCs w:val="22"/>
          <w:lang w:val="ru-RU"/>
        </w:rPr>
        <w:t>, 316</w:t>
      </w:r>
      <w:r w:rsidR="00C245B9" w:rsidRPr="00752506">
        <w:rPr>
          <w:color w:val="333333"/>
          <w:spacing w:val="-2"/>
          <w:sz w:val="22"/>
          <w:szCs w:val="22"/>
        </w:rPr>
        <w:t>L</w:t>
      </w:r>
      <w:r w:rsidR="00C245B9" w:rsidRPr="00752506">
        <w:rPr>
          <w:color w:val="333333"/>
          <w:spacing w:val="-2"/>
          <w:sz w:val="22"/>
          <w:szCs w:val="22"/>
          <w:lang w:val="ru-RU"/>
        </w:rPr>
        <w:t xml:space="preserve"> и 317</w:t>
      </w:r>
      <w:r w:rsidR="00C245B9" w:rsidRPr="00752506">
        <w:rPr>
          <w:color w:val="333333"/>
          <w:spacing w:val="-2"/>
          <w:sz w:val="22"/>
          <w:szCs w:val="22"/>
        </w:rPr>
        <w:t>L</w:t>
      </w:r>
      <w:r w:rsidR="00C245B9" w:rsidRPr="00752506">
        <w:rPr>
          <w:color w:val="333333"/>
          <w:spacing w:val="-2"/>
          <w:sz w:val="22"/>
          <w:szCs w:val="22"/>
          <w:lang w:val="ru-RU"/>
        </w:rPr>
        <w:t>) должны соединяться</w:t>
      </w:r>
      <w:r w:rsidR="00AB6215" w:rsidRPr="00752506">
        <w:rPr>
          <w:color w:val="333333"/>
          <w:spacing w:val="-2"/>
          <w:sz w:val="22"/>
          <w:szCs w:val="22"/>
          <w:lang w:val="ru-RU"/>
        </w:rPr>
        <w:t xml:space="preserve"> с</w:t>
      </w:r>
      <w:r w:rsidR="00C245B9" w:rsidRPr="00752506">
        <w:rPr>
          <w:color w:val="333333"/>
          <w:spacing w:val="-2"/>
          <w:sz w:val="22"/>
          <w:szCs w:val="22"/>
          <w:lang w:val="ru-RU"/>
        </w:rPr>
        <w:t xml:space="preserve"> низкоуглеродистым металлом сварного шва соответствующего состава.</w:t>
      </w:r>
    </w:p>
    <w:p w14:paraId="09C4726E" w14:textId="57B08EBB" w:rsidR="00EC7A40" w:rsidRPr="00752506" w:rsidRDefault="00415C28" w:rsidP="00EC7A40">
      <w:pPr>
        <w:spacing w:before="120" w:after="240"/>
        <w:ind w:left="432"/>
        <w:rPr>
          <w:b/>
          <w:lang w:val="ru-RU"/>
        </w:rPr>
      </w:pPr>
      <w:r w:rsidRPr="00752506">
        <w:rPr>
          <w:b/>
          <w:spacing w:val="-4"/>
          <w:lang w:val="ru-RU"/>
        </w:rPr>
        <w:t>Таблица 7: Сварочные материалы для аустенитной нержавеющей стали (</w:t>
      </w:r>
      <w:r w:rsidRPr="00752506">
        <w:rPr>
          <w:b/>
          <w:spacing w:val="-4"/>
        </w:rPr>
        <w:t>P</w:t>
      </w:r>
      <w:r w:rsidRPr="00752506">
        <w:rPr>
          <w:b/>
          <w:spacing w:val="-4"/>
          <w:lang w:val="ru-RU"/>
        </w:rPr>
        <w:t>8)</w:t>
      </w:r>
    </w:p>
    <w:tbl>
      <w:tblPr>
        <w:tblW w:w="0" w:type="auto"/>
        <w:tblInd w:w="1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880"/>
        <w:gridCol w:w="2250"/>
        <w:gridCol w:w="2790"/>
        <w:gridCol w:w="2340"/>
      </w:tblGrid>
      <w:tr w:rsidR="00EC7A40" w:rsidRPr="00163AC6" w14:paraId="38F9B697" w14:textId="77777777" w:rsidTr="005C1DAF">
        <w:trPr>
          <w:trHeight w:val="111"/>
        </w:trPr>
        <w:tc>
          <w:tcPr>
            <w:tcW w:w="2880" w:type="dxa"/>
            <w:shd w:val="clear" w:color="auto" w:fill="F0F0F0"/>
            <w:vAlign w:val="center"/>
          </w:tcPr>
          <w:p w14:paraId="506688E0" w14:textId="2AA2A060" w:rsidR="00EC7A40" w:rsidRPr="00163AC6" w:rsidRDefault="00E27506" w:rsidP="00EA6D5B">
            <w:pPr>
              <w:pStyle w:val="TableParagraph"/>
              <w:spacing w:before="0"/>
              <w:ind w:left="0"/>
              <w:jc w:val="center"/>
              <w:rPr>
                <w:rFonts w:ascii="Times New Roman" w:hAnsi="Times New Roman" w:cs="Times New Roman"/>
                <w:b/>
              </w:rPr>
            </w:pPr>
            <w:r w:rsidRPr="00163AC6">
              <w:rPr>
                <w:rFonts w:ascii="Times New Roman" w:hAnsi="Times New Roman" w:cs="Times New Roman"/>
                <w:b/>
                <w:color w:val="303030"/>
                <w:spacing w:val="-2"/>
              </w:rPr>
              <w:t>Состав основного металла</w:t>
            </w:r>
          </w:p>
        </w:tc>
        <w:tc>
          <w:tcPr>
            <w:tcW w:w="2250" w:type="dxa"/>
            <w:shd w:val="clear" w:color="auto" w:fill="F0F0F0"/>
            <w:vAlign w:val="center"/>
          </w:tcPr>
          <w:p w14:paraId="089DEBF2" w14:textId="4A7CA3E6" w:rsidR="00EC7A40" w:rsidRPr="00163AC6" w:rsidRDefault="00EC7A40" w:rsidP="00EA6D5B">
            <w:pPr>
              <w:pStyle w:val="TableParagraph"/>
              <w:spacing w:before="0"/>
              <w:ind w:left="0"/>
              <w:jc w:val="center"/>
              <w:rPr>
                <w:rFonts w:ascii="Times New Roman" w:hAnsi="Times New Roman" w:cs="Times New Roman"/>
                <w:b/>
                <w:lang w:val="ru-RU"/>
              </w:rPr>
            </w:pPr>
            <w:r w:rsidRPr="00163AC6">
              <w:rPr>
                <w:rFonts w:ascii="Times New Roman" w:hAnsi="Times New Roman" w:cs="Times New Roman"/>
                <w:b/>
                <w:color w:val="303030"/>
              </w:rPr>
              <w:t>ASME</w:t>
            </w:r>
            <w:r w:rsidRPr="00163AC6">
              <w:rPr>
                <w:rFonts w:ascii="Times New Roman" w:hAnsi="Times New Roman" w:cs="Times New Roman"/>
                <w:b/>
                <w:color w:val="303030"/>
                <w:spacing w:val="7"/>
              </w:rPr>
              <w:t xml:space="preserve"> </w:t>
            </w:r>
            <w:r w:rsidR="00A800A0" w:rsidRPr="00163AC6">
              <w:rPr>
                <w:rFonts w:ascii="Times New Roman" w:hAnsi="Times New Roman" w:cs="Times New Roman"/>
                <w:b/>
                <w:color w:val="303030"/>
                <w:spacing w:val="-2"/>
                <w:lang w:val="ru-RU"/>
              </w:rPr>
              <w:t>Спецификация</w:t>
            </w:r>
          </w:p>
        </w:tc>
        <w:tc>
          <w:tcPr>
            <w:tcW w:w="2790" w:type="dxa"/>
            <w:shd w:val="clear" w:color="auto" w:fill="F0F0F0"/>
            <w:vAlign w:val="center"/>
          </w:tcPr>
          <w:p w14:paraId="2D714BFA" w14:textId="5B894ABF" w:rsidR="00EC7A40" w:rsidRPr="00163AC6" w:rsidRDefault="00A800A0" w:rsidP="00EA6D5B">
            <w:pPr>
              <w:pStyle w:val="TableParagraph"/>
              <w:spacing w:before="0"/>
              <w:ind w:left="0"/>
              <w:jc w:val="center"/>
              <w:rPr>
                <w:rFonts w:ascii="Times New Roman" w:hAnsi="Times New Roman" w:cs="Times New Roman"/>
                <w:b/>
              </w:rPr>
            </w:pPr>
            <w:r w:rsidRPr="00163AC6">
              <w:rPr>
                <w:rFonts w:ascii="Times New Roman" w:hAnsi="Times New Roman" w:cs="Times New Roman"/>
                <w:b/>
                <w:color w:val="303030"/>
                <w:spacing w:val="-2"/>
              </w:rPr>
              <w:t>AWS Классификация</w:t>
            </w:r>
          </w:p>
        </w:tc>
        <w:tc>
          <w:tcPr>
            <w:tcW w:w="2340" w:type="dxa"/>
            <w:shd w:val="clear" w:color="auto" w:fill="F0F0F0"/>
            <w:vAlign w:val="center"/>
          </w:tcPr>
          <w:p w14:paraId="6E7C7DF9" w14:textId="1C251FF6" w:rsidR="00EC7A40" w:rsidRPr="00163AC6" w:rsidRDefault="00EC7A40" w:rsidP="00EA6D5B">
            <w:pPr>
              <w:pStyle w:val="TableParagraph"/>
              <w:spacing w:before="0"/>
              <w:ind w:left="0"/>
              <w:jc w:val="center"/>
              <w:rPr>
                <w:rFonts w:ascii="Times New Roman" w:hAnsi="Times New Roman" w:cs="Times New Roman"/>
                <w:b/>
                <w:lang w:val="ru-RU"/>
              </w:rPr>
            </w:pPr>
            <w:r w:rsidRPr="00163AC6">
              <w:rPr>
                <w:rFonts w:ascii="Times New Roman" w:hAnsi="Times New Roman" w:cs="Times New Roman"/>
                <w:b/>
                <w:color w:val="303030"/>
              </w:rPr>
              <w:t>UNS</w:t>
            </w:r>
            <w:r w:rsidRPr="00163AC6">
              <w:rPr>
                <w:rFonts w:ascii="Times New Roman" w:hAnsi="Times New Roman" w:cs="Times New Roman"/>
                <w:b/>
                <w:color w:val="303030"/>
                <w:spacing w:val="5"/>
              </w:rPr>
              <w:t xml:space="preserve"> </w:t>
            </w:r>
            <w:r w:rsidR="000B25C1" w:rsidRPr="00163AC6">
              <w:rPr>
                <w:rFonts w:ascii="Times New Roman" w:hAnsi="Times New Roman" w:cs="Times New Roman"/>
                <w:b/>
                <w:color w:val="303030"/>
                <w:spacing w:val="-2"/>
                <w:lang w:val="ru-RU"/>
              </w:rPr>
              <w:t>Номер</w:t>
            </w:r>
          </w:p>
        </w:tc>
      </w:tr>
      <w:tr w:rsidR="00EC7A40" w:rsidRPr="00163AC6" w14:paraId="1E56394F" w14:textId="77777777" w:rsidTr="005C1DAF">
        <w:trPr>
          <w:trHeight w:val="345"/>
        </w:trPr>
        <w:tc>
          <w:tcPr>
            <w:tcW w:w="2880" w:type="dxa"/>
            <w:vMerge w:val="restart"/>
            <w:vAlign w:val="center"/>
          </w:tcPr>
          <w:p w14:paraId="5EDE7F84" w14:textId="06088B43" w:rsidR="00EC7A40" w:rsidRPr="00163AC6" w:rsidRDefault="007250AA" w:rsidP="00EA6D5B">
            <w:pPr>
              <w:pStyle w:val="TableParagraph"/>
              <w:spacing w:before="0"/>
              <w:ind w:left="0"/>
              <w:rPr>
                <w:rFonts w:ascii="Times New Roman" w:hAnsi="Times New Roman" w:cs="Times New Roman"/>
              </w:rPr>
            </w:pPr>
            <w:r w:rsidRPr="00163AC6">
              <w:rPr>
                <w:rFonts w:ascii="Times New Roman" w:hAnsi="Times New Roman" w:cs="Times New Roman"/>
                <w:color w:val="303030"/>
                <w:lang w:val="ru-RU"/>
              </w:rPr>
              <w:t>Тип</w:t>
            </w:r>
            <w:r w:rsidR="00EC7A40" w:rsidRPr="00163AC6">
              <w:rPr>
                <w:rFonts w:ascii="Times New Roman" w:hAnsi="Times New Roman" w:cs="Times New Roman"/>
                <w:color w:val="303030"/>
                <w:spacing w:val="6"/>
              </w:rPr>
              <w:t xml:space="preserve"> </w:t>
            </w:r>
            <w:r w:rsidR="00EC7A40" w:rsidRPr="00163AC6">
              <w:rPr>
                <w:rFonts w:ascii="Times New Roman" w:hAnsi="Times New Roman" w:cs="Times New Roman"/>
                <w:color w:val="303030"/>
                <w:spacing w:val="-4"/>
              </w:rPr>
              <w:t>304L</w:t>
            </w:r>
          </w:p>
        </w:tc>
        <w:tc>
          <w:tcPr>
            <w:tcW w:w="2250" w:type="dxa"/>
            <w:vAlign w:val="center"/>
          </w:tcPr>
          <w:p w14:paraId="18CEE1CB"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790" w:type="dxa"/>
            <w:vAlign w:val="center"/>
          </w:tcPr>
          <w:p w14:paraId="53B8DF5E"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E308L-</w:t>
            </w:r>
            <w:r w:rsidRPr="00163AC6">
              <w:rPr>
                <w:rFonts w:ascii="Times New Roman" w:hAnsi="Times New Roman" w:cs="Times New Roman"/>
                <w:color w:val="303030"/>
                <w:spacing w:val="-5"/>
              </w:rPr>
              <w:t>XX</w:t>
            </w:r>
          </w:p>
          <w:p w14:paraId="765E02F2" w14:textId="59101609"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E16-8-2</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rPr>
              <w:t>[</w:t>
            </w:r>
            <w:r w:rsidR="00535685" w:rsidRPr="00163AC6">
              <w:rPr>
                <w:rFonts w:ascii="Times New Roman" w:hAnsi="Times New Roman" w:cs="Times New Roman"/>
                <w:color w:val="303030"/>
                <w:lang w:val="ru-RU"/>
              </w:rPr>
              <w:t>п</w:t>
            </w:r>
            <w:r w:rsidR="0038236C" w:rsidRPr="00163AC6">
              <w:rPr>
                <w:rFonts w:ascii="Times New Roman" w:hAnsi="Times New Roman" w:cs="Times New Roman"/>
                <w:color w:val="303030"/>
              </w:rPr>
              <w:t>римечание</w:t>
            </w:r>
            <w:r w:rsidRPr="00163AC6">
              <w:rPr>
                <w:rFonts w:ascii="Times New Roman" w:hAnsi="Times New Roman" w:cs="Times New Roman"/>
                <w:color w:val="303030"/>
                <w:spacing w:val="7"/>
              </w:rPr>
              <w:t xml:space="preserve"> </w:t>
            </w:r>
            <w:r w:rsidRPr="00163AC6">
              <w:rPr>
                <w:rFonts w:ascii="Times New Roman" w:hAnsi="Times New Roman" w:cs="Times New Roman"/>
                <w:color w:val="303030"/>
                <w:spacing w:val="-5"/>
              </w:rPr>
              <w:t>1]</w:t>
            </w:r>
          </w:p>
        </w:tc>
        <w:tc>
          <w:tcPr>
            <w:tcW w:w="2340" w:type="dxa"/>
            <w:vAlign w:val="center"/>
          </w:tcPr>
          <w:p w14:paraId="0FA3EA0A" w14:textId="77777777" w:rsidR="00EC7A40" w:rsidRPr="00163AC6" w:rsidRDefault="00EC7A40" w:rsidP="00EA6D5B">
            <w:pPr>
              <w:pStyle w:val="TableParagraph"/>
              <w:spacing w:before="0"/>
              <w:ind w:left="0"/>
              <w:jc w:val="center"/>
              <w:rPr>
                <w:rFonts w:ascii="Times New Roman" w:hAnsi="Times New Roman" w:cs="Times New Roman"/>
              </w:rPr>
            </w:pPr>
          </w:p>
        </w:tc>
      </w:tr>
      <w:tr w:rsidR="00EC7A40" w:rsidRPr="00163AC6" w14:paraId="6D74D7C3" w14:textId="77777777" w:rsidTr="005C1DAF">
        <w:trPr>
          <w:trHeight w:val="318"/>
        </w:trPr>
        <w:tc>
          <w:tcPr>
            <w:tcW w:w="2880" w:type="dxa"/>
            <w:vMerge/>
            <w:tcBorders>
              <w:top w:val="nil"/>
            </w:tcBorders>
            <w:vAlign w:val="center"/>
          </w:tcPr>
          <w:p w14:paraId="6CE13D99" w14:textId="77777777" w:rsidR="00EC7A40" w:rsidRPr="00163AC6" w:rsidRDefault="00EC7A40" w:rsidP="00EA6D5B"/>
        </w:tc>
        <w:tc>
          <w:tcPr>
            <w:tcW w:w="2250" w:type="dxa"/>
            <w:vAlign w:val="center"/>
          </w:tcPr>
          <w:p w14:paraId="180515BD"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790" w:type="dxa"/>
            <w:vAlign w:val="center"/>
          </w:tcPr>
          <w:p w14:paraId="161FB094"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ER308</w:t>
            </w:r>
          </w:p>
          <w:p w14:paraId="58C5EB17" w14:textId="42C78F8D"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ER16-8-2</w:t>
            </w:r>
            <w:r w:rsidRPr="00163AC6">
              <w:rPr>
                <w:rFonts w:ascii="Times New Roman" w:hAnsi="Times New Roman" w:cs="Times New Roman"/>
                <w:color w:val="303030"/>
                <w:spacing w:val="7"/>
              </w:rPr>
              <w:t xml:space="preserve"> </w:t>
            </w:r>
            <w:r w:rsidRPr="00163AC6">
              <w:rPr>
                <w:rFonts w:ascii="Times New Roman" w:hAnsi="Times New Roman" w:cs="Times New Roman"/>
                <w:color w:val="303030"/>
              </w:rPr>
              <w:t>[</w:t>
            </w:r>
            <w:r w:rsidR="00535685" w:rsidRPr="00163AC6">
              <w:rPr>
                <w:rFonts w:ascii="Times New Roman" w:hAnsi="Times New Roman" w:cs="Times New Roman"/>
                <w:color w:val="303030"/>
                <w:lang w:val="ru-RU"/>
              </w:rPr>
              <w:t>п</w:t>
            </w:r>
            <w:r w:rsidR="0038236C" w:rsidRPr="00163AC6">
              <w:rPr>
                <w:rFonts w:ascii="Times New Roman" w:hAnsi="Times New Roman" w:cs="Times New Roman"/>
                <w:color w:val="303030"/>
              </w:rPr>
              <w:t>римечание</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spacing w:val="-5"/>
              </w:rPr>
              <w:t>1]</w:t>
            </w:r>
          </w:p>
        </w:tc>
        <w:tc>
          <w:tcPr>
            <w:tcW w:w="2340" w:type="dxa"/>
            <w:vAlign w:val="center"/>
          </w:tcPr>
          <w:p w14:paraId="3BD8BC94"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S30883</w:t>
            </w:r>
          </w:p>
          <w:p w14:paraId="04C750D6"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S16880</w:t>
            </w:r>
          </w:p>
        </w:tc>
      </w:tr>
      <w:tr w:rsidR="00EC7A40" w:rsidRPr="00163AC6" w14:paraId="40BF5CAB" w14:textId="77777777" w:rsidTr="005C1DAF">
        <w:trPr>
          <w:trHeight w:val="201"/>
        </w:trPr>
        <w:tc>
          <w:tcPr>
            <w:tcW w:w="2880" w:type="dxa"/>
            <w:vMerge/>
            <w:tcBorders>
              <w:top w:val="nil"/>
            </w:tcBorders>
            <w:vAlign w:val="center"/>
          </w:tcPr>
          <w:p w14:paraId="3686529F" w14:textId="77777777" w:rsidR="00EC7A40" w:rsidRPr="00163AC6" w:rsidRDefault="00EC7A40" w:rsidP="00EA6D5B"/>
        </w:tc>
        <w:tc>
          <w:tcPr>
            <w:tcW w:w="2250" w:type="dxa"/>
            <w:vAlign w:val="center"/>
          </w:tcPr>
          <w:p w14:paraId="5A1C5E20"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5.22</w:t>
            </w:r>
          </w:p>
        </w:tc>
        <w:tc>
          <w:tcPr>
            <w:tcW w:w="2790" w:type="dxa"/>
            <w:vAlign w:val="center"/>
          </w:tcPr>
          <w:p w14:paraId="0D53CC97" w14:textId="756D332C"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E308LT1-4,5</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rPr>
              <w:t>[</w:t>
            </w:r>
            <w:r w:rsidR="00535685" w:rsidRPr="00163AC6">
              <w:rPr>
                <w:rFonts w:ascii="Times New Roman" w:hAnsi="Times New Roman" w:cs="Times New Roman"/>
                <w:color w:val="303030"/>
                <w:lang w:val="ru-RU"/>
              </w:rPr>
              <w:t>п</w:t>
            </w:r>
            <w:r w:rsidR="0038236C" w:rsidRPr="00163AC6">
              <w:rPr>
                <w:rFonts w:ascii="Times New Roman" w:hAnsi="Times New Roman" w:cs="Times New Roman"/>
                <w:color w:val="303030"/>
              </w:rPr>
              <w:t>римечание</w:t>
            </w:r>
            <w:r w:rsidRPr="00163AC6">
              <w:rPr>
                <w:rFonts w:ascii="Times New Roman" w:hAnsi="Times New Roman" w:cs="Times New Roman"/>
                <w:color w:val="303030"/>
                <w:spacing w:val="9"/>
              </w:rPr>
              <w:t xml:space="preserve"> </w:t>
            </w:r>
            <w:r w:rsidRPr="00163AC6">
              <w:rPr>
                <w:rFonts w:ascii="Times New Roman" w:hAnsi="Times New Roman" w:cs="Times New Roman"/>
                <w:color w:val="303030"/>
                <w:spacing w:val="-5"/>
              </w:rPr>
              <w:t>3]</w:t>
            </w:r>
          </w:p>
        </w:tc>
        <w:tc>
          <w:tcPr>
            <w:tcW w:w="2340" w:type="dxa"/>
            <w:vAlign w:val="center"/>
          </w:tcPr>
          <w:p w14:paraId="62DC83F6"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W30835</w:t>
            </w:r>
          </w:p>
        </w:tc>
      </w:tr>
      <w:tr w:rsidR="00EC7A40" w:rsidRPr="00163AC6" w14:paraId="7E0798F5" w14:textId="77777777" w:rsidTr="005C1DAF">
        <w:trPr>
          <w:trHeight w:val="210"/>
        </w:trPr>
        <w:tc>
          <w:tcPr>
            <w:tcW w:w="2880" w:type="dxa"/>
            <w:vMerge w:val="restart"/>
            <w:vAlign w:val="center"/>
          </w:tcPr>
          <w:p w14:paraId="0852DFF8" w14:textId="4C63F897" w:rsidR="00EC7A40" w:rsidRPr="00163AC6" w:rsidRDefault="007250AA" w:rsidP="00EA6D5B">
            <w:pPr>
              <w:pStyle w:val="TableParagraph"/>
              <w:spacing w:before="0"/>
              <w:ind w:left="0"/>
              <w:rPr>
                <w:rFonts w:ascii="Times New Roman" w:hAnsi="Times New Roman" w:cs="Times New Roman"/>
              </w:rPr>
            </w:pPr>
            <w:r w:rsidRPr="00163AC6">
              <w:rPr>
                <w:rFonts w:ascii="Times New Roman" w:hAnsi="Times New Roman" w:cs="Times New Roman"/>
                <w:color w:val="303030"/>
              </w:rPr>
              <w:t>Тип</w:t>
            </w:r>
            <w:r w:rsidR="00EC7A40" w:rsidRPr="00163AC6">
              <w:rPr>
                <w:rFonts w:ascii="Times New Roman" w:hAnsi="Times New Roman" w:cs="Times New Roman"/>
                <w:color w:val="303030"/>
                <w:spacing w:val="6"/>
              </w:rPr>
              <w:t xml:space="preserve"> </w:t>
            </w:r>
            <w:r w:rsidR="00EC7A40" w:rsidRPr="00163AC6">
              <w:rPr>
                <w:rFonts w:ascii="Times New Roman" w:hAnsi="Times New Roman" w:cs="Times New Roman"/>
                <w:color w:val="303030"/>
              </w:rPr>
              <w:t>304H</w:t>
            </w:r>
            <w:r w:rsidR="00EC7A40" w:rsidRPr="00163AC6">
              <w:rPr>
                <w:rFonts w:ascii="Times New Roman" w:hAnsi="Times New Roman" w:cs="Times New Roman"/>
                <w:color w:val="303030"/>
                <w:spacing w:val="6"/>
              </w:rPr>
              <w:t xml:space="preserve"> </w:t>
            </w:r>
            <w:r w:rsidR="00EC7A40" w:rsidRPr="00163AC6">
              <w:rPr>
                <w:rFonts w:ascii="Times New Roman" w:hAnsi="Times New Roman" w:cs="Times New Roman"/>
                <w:color w:val="303030"/>
              </w:rPr>
              <w:t>[</w:t>
            </w:r>
            <w:r w:rsidR="00535685" w:rsidRPr="00163AC6">
              <w:rPr>
                <w:rFonts w:ascii="Times New Roman" w:hAnsi="Times New Roman" w:cs="Times New Roman"/>
                <w:color w:val="303030"/>
                <w:lang w:val="ru-RU"/>
              </w:rPr>
              <w:t>п</w:t>
            </w:r>
            <w:r w:rsidR="0038236C" w:rsidRPr="00163AC6">
              <w:rPr>
                <w:rFonts w:ascii="Times New Roman" w:hAnsi="Times New Roman" w:cs="Times New Roman"/>
                <w:color w:val="303030"/>
              </w:rPr>
              <w:t>римечание</w:t>
            </w:r>
            <w:r w:rsidR="00EC7A40" w:rsidRPr="00163AC6">
              <w:rPr>
                <w:rFonts w:ascii="Times New Roman" w:hAnsi="Times New Roman" w:cs="Times New Roman"/>
                <w:color w:val="303030"/>
                <w:spacing w:val="6"/>
              </w:rPr>
              <w:t xml:space="preserve"> </w:t>
            </w:r>
            <w:r w:rsidR="00EC7A40" w:rsidRPr="00163AC6">
              <w:rPr>
                <w:rFonts w:ascii="Times New Roman" w:hAnsi="Times New Roman" w:cs="Times New Roman"/>
                <w:color w:val="303030"/>
                <w:spacing w:val="-5"/>
              </w:rPr>
              <w:t>1]</w:t>
            </w:r>
          </w:p>
        </w:tc>
        <w:tc>
          <w:tcPr>
            <w:tcW w:w="2250" w:type="dxa"/>
            <w:vAlign w:val="center"/>
          </w:tcPr>
          <w:p w14:paraId="6E66EA62"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790" w:type="dxa"/>
            <w:vAlign w:val="center"/>
          </w:tcPr>
          <w:p w14:paraId="7D3AA1C4" w14:textId="368858CF"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E16-8-2</w:t>
            </w:r>
            <w:r w:rsidRPr="00163AC6">
              <w:rPr>
                <w:rFonts w:ascii="Times New Roman" w:hAnsi="Times New Roman" w:cs="Times New Roman"/>
                <w:color w:val="303030"/>
                <w:spacing w:val="6"/>
              </w:rPr>
              <w:t xml:space="preserve"> </w:t>
            </w:r>
            <w:r w:rsidRPr="00163AC6">
              <w:rPr>
                <w:rFonts w:ascii="Times New Roman" w:hAnsi="Times New Roman" w:cs="Times New Roman"/>
                <w:color w:val="303030"/>
              </w:rPr>
              <w:t>[</w:t>
            </w:r>
            <w:r w:rsidR="00535685" w:rsidRPr="00163AC6">
              <w:rPr>
                <w:rFonts w:ascii="Times New Roman" w:hAnsi="Times New Roman" w:cs="Times New Roman"/>
                <w:color w:val="303030"/>
                <w:lang w:val="ru-RU"/>
              </w:rPr>
              <w:t>п</w:t>
            </w:r>
            <w:r w:rsidR="0038236C" w:rsidRPr="00163AC6">
              <w:rPr>
                <w:rFonts w:ascii="Times New Roman" w:hAnsi="Times New Roman" w:cs="Times New Roman"/>
                <w:color w:val="303030"/>
              </w:rPr>
              <w:t>римечание</w:t>
            </w:r>
            <w:r w:rsidRPr="00163AC6">
              <w:rPr>
                <w:rFonts w:ascii="Times New Roman" w:hAnsi="Times New Roman" w:cs="Times New Roman"/>
                <w:color w:val="303030"/>
                <w:spacing w:val="7"/>
              </w:rPr>
              <w:t xml:space="preserve"> </w:t>
            </w:r>
            <w:r w:rsidRPr="00163AC6">
              <w:rPr>
                <w:rFonts w:ascii="Times New Roman" w:hAnsi="Times New Roman" w:cs="Times New Roman"/>
                <w:color w:val="303030"/>
                <w:spacing w:val="-5"/>
              </w:rPr>
              <w:t>1]</w:t>
            </w:r>
          </w:p>
        </w:tc>
        <w:tc>
          <w:tcPr>
            <w:tcW w:w="2340" w:type="dxa"/>
            <w:vAlign w:val="center"/>
          </w:tcPr>
          <w:p w14:paraId="4D5CD942" w14:textId="77777777" w:rsidR="00EC7A40" w:rsidRPr="00163AC6" w:rsidRDefault="00EC7A40" w:rsidP="00EA6D5B">
            <w:pPr>
              <w:pStyle w:val="TableParagraph"/>
              <w:spacing w:before="0"/>
              <w:ind w:left="0"/>
              <w:jc w:val="center"/>
              <w:rPr>
                <w:rFonts w:ascii="Times New Roman" w:hAnsi="Times New Roman" w:cs="Times New Roman"/>
              </w:rPr>
            </w:pPr>
          </w:p>
        </w:tc>
      </w:tr>
      <w:tr w:rsidR="00EC7A40" w:rsidRPr="00163AC6" w14:paraId="25FFCAD3" w14:textId="77777777" w:rsidTr="005C1DAF">
        <w:trPr>
          <w:trHeight w:val="246"/>
        </w:trPr>
        <w:tc>
          <w:tcPr>
            <w:tcW w:w="2880" w:type="dxa"/>
            <w:vMerge/>
            <w:tcBorders>
              <w:top w:val="nil"/>
            </w:tcBorders>
          </w:tcPr>
          <w:p w14:paraId="0483E2FF" w14:textId="77777777" w:rsidR="00EC7A40" w:rsidRPr="00163AC6" w:rsidRDefault="00EC7A40" w:rsidP="00EA6D5B"/>
        </w:tc>
        <w:tc>
          <w:tcPr>
            <w:tcW w:w="2250" w:type="dxa"/>
            <w:vAlign w:val="center"/>
          </w:tcPr>
          <w:p w14:paraId="52A80B01"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790" w:type="dxa"/>
            <w:vAlign w:val="center"/>
          </w:tcPr>
          <w:p w14:paraId="13BB1250" w14:textId="1D0C841A"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ER16-8-2</w:t>
            </w:r>
            <w:r w:rsidRPr="00163AC6">
              <w:rPr>
                <w:rFonts w:ascii="Times New Roman" w:hAnsi="Times New Roman" w:cs="Times New Roman"/>
                <w:color w:val="303030"/>
                <w:spacing w:val="7"/>
              </w:rPr>
              <w:t xml:space="preserve"> </w:t>
            </w:r>
            <w:r w:rsidRPr="00163AC6">
              <w:rPr>
                <w:rFonts w:ascii="Times New Roman" w:hAnsi="Times New Roman" w:cs="Times New Roman"/>
                <w:color w:val="303030"/>
              </w:rPr>
              <w:t>[</w:t>
            </w:r>
            <w:r w:rsidR="00535685" w:rsidRPr="00163AC6">
              <w:rPr>
                <w:rFonts w:ascii="Times New Roman" w:hAnsi="Times New Roman" w:cs="Times New Roman"/>
                <w:color w:val="303030"/>
                <w:lang w:val="ru-RU"/>
              </w:rPr>
              <w:t>п</w:t>
            </w:r>
            <w:r w:rsidR="0038236C" w:rsidRPr="00163AC6">
              <w:rPr>
                <w:rFonts w:ascii="Times New Roman" w:hAnsi="Times New Roman" w:cs="Times New Roman"/>
                <w:color w:val="303030"/>
              </w:rPr>
              <w:t>римечание</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spacing w:val="-5"/>
              </w:rPr>
              <w:t>1]</w:t>
            </w:r>
          </w:p>
        </w:tc>
        <w:tc>
          <w:tcPr>
            <w:tcW w:w="2340" w:type="dxa"/>
            <w:vAlign w:val="center"/>
          </w:tcPr>
          <w:p w14:paraId="0ABA3E97"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S16880</w:t>
            </w:r>
          </w:p>
        </w:tc>
      </w:tr>
      <w:tr w:rsidR="00EC7A40" w:rsidRPr="00163AC6" w14:paraId="5FA847EF" w14:textId="77777777" w:rsidTr="005C1DAF">
        <w:trPr>
          <w:trHeight w:val="156"/>
        </w:trPr>
        <w:tc>
          <w:tcPr>
            <w:tcW w:w="2880" w:type="dxa"/>
            <w:vMerge w:val="restart"/>
            <w:vAlign w:val="center"/>
          </w:tcPr>
          <w:p w14:paraId="6114BB52" w14:textId="426552AB" w:rsidR="00EC7A40" w:rsidRPr="00163AC6" w:rsidRDefault="007250AA" w:rsidP="00EA6D5B">
            <w:pPr>
              <w:pStyle w:val="TableParagraph"/>
              <w:spacing w:before="0"/>
              <w:ind w:left="0"/>
              <w:rPr>
                <w:rFonts w:ascii="Times New Roman" w:hAnsi="Times New Roman" w:cs="Times New Roman"/>
              </w:rPr>
            </w:pPr>
            <w:r w:rsidRPr="00163AC6">
              <w:rPr>
                <w:rFonts w:ascii="Times New Roman" w:hAnsi="Times New Roman" w:cs="Times New Roman"/>
                <w:color w:val="303030"/>
              </w:rPr>
              <w:t>Тип</w:t>
            </w:r>
            <w:r w:rsidR="00EC7A40" w:rsidRPr="00163AC6">
              <w:rPr>
                <w:rFonts w:ascii="Times New Roman" w:hAnsi="Times New Roman" w:cs="Times New Roman"/>
                <w:color w:val="303030"/>
                <w:spacing w:val="5"/>
              </w:rPr>
              <w:t xml:space="preserve"> </w:t>
            </w:r>
            <w:r w:rsidR="00EC7A40" w:rsidRPr="00163AC6">
              <w:rPr>
                <w:rFonts w:ascii="Times New Roman" w:hAnsi="Times New Roman" w:cs="Times New Roman"/>
                <w:color w:val="303030"/>
              </w:rPr>
              <w:t>310</w:t>
            </w:r>
            <w:r w:rsidR="00EC7A40" w:rsidRPr="00163AC6">
              <w:rPr>
                <w:rFonts w:ascii="Times New Roman" w:hAnsi="Times New Roman" w:cs="Times New Roman"/>
                <w:color w:val="303030"/>
                <w:spacing w:val="6"/>
              </w:rPr>
              <w:t xml:space="preserve"> </w:t>
            </w:r>
            <w:r w:rsidR="00EC7A40" w:rsidRPr="00163AC6">
              <w:rPr>
                <w:rFonts w:ascii="Times New Roman" w:hAnsi="Times New Roman" w:cs="Times New Roman"/>
                <w:color w:val="303030"/>
              </w:rPr>
              <w:t>[</w:t>
            </w:r>
            <w:r w:rsidR="00535685" w:rsidRPr="00163AC6">
              <w:rPr>
                <w:rFonts w:ascii="Times New Roman" w:hAnsi="Times New Roman" w:cs="Times New Roman"/>
                <w:color w:val="303030"/>
                <w:lang w:val="ru-RU"/>
              </w:rPr>
              <w:t>п</w:t>
            </w:r>
            <w:r w:rsidR="0038236C" w:rsidRPr="00163AC6">
              <w:rPr>
                <w:rFonts w:ascii="Times New Roman" w:hAnsi="Times New Roman" w:cs="Times New Roman"/>
                <w:color w:val="303030"/>
              </w:rPr>
              <w:t>римечание</w:t>
            </w:r>
            <w:r w:rsidR="00EC7A40" w:rsidRPr="00163AC6">
              <w:rPr>
                <w:rFonts w:ascii="Times New Roman" w:hAnsi="Times New Roman" w:cs="Times New Roman"/>
                <w:color w:val="303030"/>
                <w:spacing w:val="5"/>
              </w:rPr>
              <w:t xml:space="preserve"> </w:t>
            </w:r>
            <w:r w:rsidR="00EC7A40" w:rsidRPr="00163AC6">
              <w:rPr>
                <w:rFonts w:ascii="Times New Roman" w:hAnsi="Times New Roman" w:cs="Times New Roman"/>
                <w:color w:val="303030"/>
                <w:spacing w:val="-5"/>
              </w:rPr>
              <w:t>2]</w:t>
            </w:r>
          </w:p>
        </w:tc>
        <w:tc>
          <w:tcPr>
            <w:tcW w:w="2250" w:type="dxa"/>
            <w:vAlign w:val="center"/>
          </w:tcPr>
          <w:p w14:paraId="73631B3E"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790" w:type="dxa"/>
            <w:vAlign w:val="center"/>
          </w:tcPr>
          <w:p w14:paraId="3C190D4A"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E310-</w:t>
            </w:r>
            <w:r w:rsidRPr="00163AC6">
              <w:rPr>
                <w:rFonts w:ascii="Times New Roman" w:hAnsi="Times New Roman" w:cs="Times New Roman"/>
                <w:color w:val="303030"/>
                <w:spacing w:val="-5"/>
              </w:rPr>
              <w:t>XX</w:t>
            </w:r>
          </w:p>
        </w:tc>
        <w:tc>
          <w:tcPr>
            <w:tcW w:w="2340" w:type="dxa"/>
            <w:vAlign w:val="center"/>
          </w:tcPr>
          <w:p w14:paraId="281F9BC9" w14:textId="77777777" w:rsidR="00EC7A40" w:rsidRPr="00163AC6" w:rsidRDefault="00EC7A40" w:rsidP="00EA6D5B">
            <w:pPr>
              <w:pStyle w:val="TableParagraph"/>
              <w:spacing w:before="0"/>
              <w:ind w:left="0"/>
              <w:jc w:val="center"/>
              <w:rPr>
                <w:rFonts w:ascii="Times New Roman" w:hAnsi="Times New Roman" w:cs="Times New Roman"/>
              </w:rPr>
            </w:pPr>
          </w:p>
        </w:tc>
      </w:tr>
      <w:tr w:rsidR="00EC7A40" w:rsidRPr="00163AC6" w14:paraId="7CDA4E94" w14:textId="77777777" w:rsidTr="005C1DAF">
        <w:trPr>
          <w:trHeight w:val="318"/>
        </w:trPr>
        <w:tc>
          <w:tcPr>
            <w:tcW w:w="2880" w:type="dxa"/>
            <w:vMerge/>
            <w:tcBorders>
              <w:top w:val="nil"/>
            </w:tcBorders>
            <w:vAlign w:val="center"/>
          </w:tcPr>
          <w:p w14:paraId="55DC7477" w14:textId="77777777" w:rsidR="00EC7A40" w:rsidRPr="00163AC6" w:rsidRDefault="00EC7A40" w:rsidP="00EA6D5B"/>
        </w:tc>
        <w:tc>
          <w:tcPr>
            <w:tcW w:w="2250" w:type="dxa"/>
            <w:vAlign w:val="center"/>
          </w:tcPr>
          <w:p w14:paraId="056CCE81"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790" w:type="dxa"/>
            <w:vAlign w:val="center"/>
          </w:tcPr>
          <w:p w14:paraId="3A3AD31A"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ER310</w:t>
            </w:r>
          </w:p>
        </w:tc>
        <w:tc>
          <w:tcPr>
            <w:tcW w:w="2340" w:type="dxa"/>
            <w:vAlign w:val="center"/>
          </w:tcPr>
          <w:p w14:paraId="7DC154AC"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S31080</w:t>
            </w:r>
          </w:p>
        </w:tc>
      </w:tr>
      <w:tr w:rsidR="00EC7A40" w:rsidRPr="00163AC6" w14:paraId="749F18A5" w14:textId="77777777" w:rsidTr="005C1DAF">
        <w:trPr>
          <w:trHeight w:val="264"/>
        </w:trPr>
        <w:tc>
          <w:tcPr>
            <w:tcW w:w="2880" w:type="dxa"/>
            <w:vMerge w:val="restart"/>
            <w:vAlign w:val="center"/>
          </w:tcPr>
          <w:p w14:paraId="5E058CF5" w14:textId="64FFBD08" w:rsidR="00EC7A40" w:rsidRPr="00163AC6" w:rsidRDefault="007250AA" w:rsidP="00EA6D5B">
            <w:pPr>
              <w:pStyle w:val="TableParagraph"/>
              <w:spacing w:before="0"/>
              <w:ind w:left="0"/>
              <w:rPr>
                <w:rFonts w:ascii="Times New Roman" w:hAnsi="Times New Roman" w:cs="Times New Roman"/>
              </w:rPr>
            </w:pPr>
            <w:r w:rsidRPr="00163AC6">
              <w:rPr>
                <w:rFonts w:ascii="Times New Roman" w:hAnsi="Times New Roman" w:cs="Times New Roman"/>
                <w:color w:val="303030"/>
              </w:rPr>
              <w:t>Тип</w:t>
            </w:r>
            <w:r w:rsidR="00EC7A40" w:rsidRPr="00163AC6">
              <w:rPr>
                <w:rFonts w:ascii="Times New Roman" w:hAnsi="Times New Roman" w:cs="Times New Roman"/>
                <w:color w:val="303030"/>
                <w:spacing w:val="6"/>
              </w:rPr>
              <w:t xml:space="preserve"> </w:t>
            </w:r>
            <w:r w:rsidR="00EC7A40" w:rsidRPr="00163AC6">
              <w:rPr>
                <w:rFonts w:ascii="Times New Roman" w:hAnsi="Times New Roman" w:cs="Times New Roman"/>
                <w:color w:val="303030"/>
                <w:spacing w:val="-4"/>
              </w:rPr>
              <w:t>316L</w:t>
            </w:r>
          </w:p>
        </w:tc>
        <w:tc>
          <w:tcPr>
            <w:tcW w:w="2250" w:type="dxa"/>
            <w:vAlign w:val="center"/>
          </w:tcPr>
          <w:p w14:paraId="15FD8353"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790" w:type="dxa"/>
            <w:vAlign w:val="center"/>
          </w:tcPr>
          <w:p w14:paraId="39A3C558"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E316L-</w:t>
            </w:r>
            <w:r w:rsidRPr="00163AC6">
              <w:rPr>
                <w:rFonts w:ascii="Times New Roman" w:hAnsi="Times New Roman" w:cs="Times New Roman"/>
                <w:color w:val="303030"/>
                <w:spacing w:val="-5"/>
              </w:rPr>
              <w:t>XX</w:t>
            </w:r>
          </w:p>
        </w:tc>
        <w:tc>
          <w:tcPr>
            <w:tcW w:w="2340" w:type="dxa"/>
            <w:vAlign w:val="center"/>
          </w:tcPr>
          <w:p w14:paraId="5AD691AA" w14:textId="77777777" w:rsidR="00EC7A40" w:rsidRPr="00163AC6" w:rsidRDefault="00EC7A40" w:rsidP="00EA6D5B">
            <w:pPr>
              <w:pStyle w:val="TableParagraph"/>
              <w:spacing w:before="0"/>
              <w:ind w:left="0"/>
              <w:jc w:val="center"/>
              <w:rPr>
                <w:rFonts w:ascii="Times New Roman" w:hAnsi="Times New Roman" w:cs="Times New Roman"/>
              </w:rPr>
            </w:pPr>
          </w:p>
        </w:tc>
      </w:tr>
      <w:tr w:rsidR="00EC7A40" w:rsidRPr="00163AC6" w14:paraId="2589D390" w14:textId="77777777" w:rsidTr="005C1DAF">
        <w:trPr>
          <w:trHeight w:val="246"/>
        </w:trPr>
        <w:tc>
          <w:tcPr>
            <w:tcW w:w="2880" w:type="dxa"/>
            <w:vMerge/>
            <w:tcBorders>
              <w:top w:val="nil"/>
            </w:tcBorders>
            <w:vAlign w:val="center"/>
          </w:tcPr>
          <w:p w14:paraId="168175BE" w14:textId="77777777" w:rsidR="00EC7A40" w:rsidRPr="00163AC6" w:rsidRDefault="00EC7A40" w:rsidP="00EA6D5B"/>
        </w:tc>
        <w:tc>
          <w:tcPr>
            <w:tcW w:w="2250" w:type="dxa"/>
            <w:vAlign w:val="center"/>
          </w:tcPr>
          <w:p w14:paraId="7F8EC0FA"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790" w:type="dxa"/>
            <w:vAlign w:val="center"/>
          </w:tcPr>
          <w:p w14:paraId="228E378D"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ER316L</w:t>
            </w:r>
          </w:p>
        </w:tc>
        <w:tc>
          <w:tcPr>
            <w:tcW w:w="2340" w:type="dxa"/>
            <w:vAlign w:val="center"/>
          </w:tcPr>
          <w:p w14:paraId="44F5D219"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S31683</w:t>
            </w:r>
          </w:p>
        </w:tc>
      </w:tr>
      <w:tr w:rsidR="00EC7A40" w:rsidRPr="00163AC6" w14:paraId="0F2CC5AC" w14:textId="77777777" w:rsidTr="005C1DAF">
        <w:trPr>
          <w:trHeight w:val="255"/>
        </w:trPr>
        <w:tc>
          <w:tcPr>
            <w:tcW w:w="2880" w:type="dxa"/>
            <w:vMerge/>
            <w:tcBorders>
              <w:top w:val="nil"/>
            </w:tcBorders>
            <w:vAlign w:val="center"/>
          </w:tcPr>
          <w:p w14:paraId="338603EB" w14:textId="77777777" w:rsidR="00EC7A40" w:rsidRPr="00163AC6" w:rsidRDefault="00EC7A40" w:rsidP="00EA6D5B"/>
        </w:tc>
        <w:tc>
          <w:tcPr>
            <w:tcW w:w="2250" w:type="dxa"/>
            <w:vAlign w:val="center"/>
          </w:tcPr>
          <w:p w14:paraId="37512896"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5.22</w:t>
            </w:r>
          </w:p>
        </w:tc>
        <w:tc>
          <w:tcPr>
            <w:tcW w:w="2790" w:type="dxa"/>
            <w:vAlign w:val="center"/>
          </w:tcPr>
          <w:p w14:paraId="3F8ED0A5" w14:textId="7364997C"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E316LT1-4,5</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rPr>
              <w:t>[</w:t>
            </w:r>
            <w:r w:rsidR="00535685" w:rsidRPr="00163AC6">
              <w:rPr>
                <w:rFonts w:ascii="Times New Roman" w:hAnsi="Times New Roman" w:cs="Times New Roman"/>
                <w:color w:val="303030"/>
                <w:lang w:val="ru-RU"/>
              </w:rPr>
              <w:t>п</w:t>
            </w:r>
            <w:r w:rsidR="0038236C" w:rsidRPr="00163AC6">
              <w:rPr>
                <w:rFonts w:ascii="Times New Roman" w:hAnsi="Times New Roman" w:cs="Times New Roman"/>
                <w:color w:val="303030"/>
              </w:rPr>
              <w:t>римечание</w:t>
            </w:r>
            <w:r w:rsidRPr="00163AC6">
              <w:rPr>
                <w:rFonts w:ascii="Times New Roman" w:hAnsi="Times New Roman" w:cs="Times New Roman"/>
                <w:color w:val="303030"/>
                <w:spacing w:val="9"/>
              </w:rPr>
              <w:t xml:space="preserve"> </w:t>
            </w:r>
            <w:r w:rsidRPr="00163AC6">
              <w:rPr>
                <w:rFonts w:ascii="Times New Roman" w:hAnsi="Times New Roman" w:cs="Times New Roman"/>
                <w:color w:val="303030"/>
                <w:spacing w:val="-5"/>
              </w:rPr>
              <w:t>3]</w:t>
            </w:r>
          </w:p>
        </w:tc>
        <w:tc>
          <w:tcPr>
            <w:tcW w:w="2340" w:type="dxa"/>
            <w:vAlign w:val="center"/>
          </w:tcPr>
          <w:p w14:paraId="64E70EB9"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W31635</w:t>
            </w:r>
          </w:p>
        </w:tc>
      </w:tr>
      <w:tr w:rsidR="00EC7A40" w:rsidRPr="00163AC6" w14:paraId="30991B60" w14:textId="77777777" w:rsidTr="005C1DAF">
        <w:trPr>
          <w:trHeight w:val="246"/>
        </w:trPr>
        <w:tc>
          <w:tcPr>
            <w:tcW w:w="2880" w:type="dxa"/>
            <w:vMerge w:val="restart"/>
            <w:vAlign w:val="center"/>
          </w:tcPr>
          <w:p w14:paraId="43A811A1" w14:textId="6FFCAD4E" w:rsidR="00EC7A40" w:rsidRPr="00163AC6" w:rsidRDefault="007250AA" w:rsidP="00EA6D5B">
            <w:pPr>
              <w:pStyle w:val="TableParagraph"/>
              <w:spacing w:before="0"/>
              <w:ind w:left="0"/>
              <w:rPr>
                <w:rFonts w:ascii="Times New Roman" w:hAnsi="Times New Roman" w:cs="Times New Roman"/>
              </w:rPr>
            </w:pPr>
            <w:r w:rsidRPr="00163AC6">
              <w:rPr>
                <w:rFonts w:ascii="Times New Roman" w:hAnsi="Times New Roman" w:cs="Times New Roman"/>
                <w:color w:val="303030"/>
              </w:rPr>
              <w:lastRenderedPageBreak/>
              <w:t>Тип</w:t>
            </w:r>
            <w:r w:rsidR="00EC7A40" w:rsidRPr="00163AC6">
              <w:rPr>
                <w:rFonts w:ascii="Times New Roman" w:hAnsi="Times New Roman" w:cs="Times New Roman"/>
                <w:color w:val="303030"/>
                <w:spacing w:val="6"/>
              </w:rPr>
              <w:t xml:space="preserve"> </w:t>
            </w:r>
            <w:r w:rsidR="00EC7A40" w:rsidRPr="00163AC6">
              <w:rPr>
                <w:rFonts w:ascii="Times New Roman" w:hAnsi="Times New Roman" w:cs="Times New Roman"/>
                <w:color w:val="303030"/>
                <w:spacing w:val="-4"/>
              </w:rPr>
              <w:t>317L</w:t>
            </w:r>
          </w:p>
        </w:tc>
        <w:tc>
          <w:tcPr>
            <w:tcW w:w="2250" w:type="dxa"/>
            <w:vAlign w:val="center"/>
          </w:tcPr>
          <w:p w14:paraId="21B92588"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790" w:type="dxa"/>
            <w:vAlign w:val="center"/>
          </w:tcPr>
          <w:p w14:paraId="56E1964A"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E317L-</w:t>
            </w:r>
            <w:r w:rsidRPr="00163AC6">
              <w:rPr>
                <w:rFonts w:ascii="Times New Roman" w:hAnsi="Times New Roman" w:cs="Times New Roman"/>
                <w:color w:val="303030"/>
                <w:spacing w:val="-5"/>
              </w:rPr>
              <w:t>XX</w:t>
            </w:r>
          </w:p>
        </w:tc>
        <w:tc>
          <w:tcPr>
            <w:tcW w:w="2340" w:type="dxa"/>
            <w:vAlign w:val="center"/>
          </w:tcPr>
          <w:p w14:paraId="274F8474" w14:textId="77777777" w:rsidR="00EC7A40" w:rsidRPr="00163AC6" w:rsidRDefault="00EC7A40" w:rsidP="00EA6D5B">
            <w:pPr>
              <w:pStyle w:val="TableParagraph"/>
              <w:spacing w:before="0"/>
              <w:ind w:left="0"/>
              <w:jc w:val="center"/>
              <w:rPr>
                <w:rFonts w:ascii="Times New Roman" w:hAnsi="Times New Roman" w:cs="Times New Roman"/>
              </w:rPr>
            </w:pPr>
          </w:p>
        </w:tc>
      </w:tr>
      <w:tr w:rsidR="00EC7A40" w:rsidRPr="00163AC6" w14:paraId="48B6A8E3" w14:textId="77777777" w:rsidTr="005C1DAF">
        <w:trPr>
          <w:trHeight w:val="255"/>
        </w:trPr>
        <w:tc>
          <w:tcPr>
            <w:tcW w:w="2880" w:type="dxa"/>
            <w:vMerge/>
            <w:tcBorders>
              <w:top w:val="nil"/>
            </w:tcBorders>
            <w:vAlign w:val="center"/>
          </w:tcPr>
          <w:p w14:paraId="7CBC056B" w14:textId="77777777" w:rsidR="00EC7A40" w:rsidRPr="00163AC6" w:rsidRDefault="00EC7A40" w:rsidP="00EA6D5B"/>
        </w:tc>
        <w:tc>
          <w:tcPr>
            <w:tcW w:w="2250" w:type="dxa"/>
            <w:vAlign w:val="center"/>
          </w:tcPr>
          <w:p w14:paraId="5428C804"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790" w:type="dxa"/>
            <w:vAlign w:val="center"/>
          </w:tcPr>
          <w:p w14:paraId="3B8E1BE4"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ER317L</w:t>
            </w:r>
          </w:p>
        </w:tc>
        <w:tc>
          <w:tcPr>
            <w:tcW w:w="2340" w:type="dxa"/>
            <w:vAlign w:val="center"/>
          </w:tcPr>
          <w:p w14:paraId="55D0DCE2"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S31783</w:t>
            </w:r>
          </w:p>
        </w:tc>
      </w:tr>
      <w:tr w:rsidR="00EC7A40" w:rsidRPr="00163AC6" w14:paraId="1801F6F2" w14:textId="77777777" w:rsidTr="005C1DAF">
        <w:trPr>
          <w:trHeight w:val="336"/>
        </w:trPr>
        <w:tc>
          <w:tcPr>
            <w:tcW w:w="2880" w:type="dxa"/>
            <w:vMerge/>
            <w:tcBorders>
              <w:top w:val="nil"/>
            </w:tcBorders>
            <w:vAlign w:val="center"/>
          </w:tcPr>
          <w:p w14:paraId="2279DDB0" w14:textId="77777777" w:rsidR="00EC7A40" w:rsidRPr="00163AC6" w:rsidRDefault="00EC7A40" w:rsidP="00EA6D5B"/>
        </w:tc>
        <w:tc>
          <w:tcPr>
            <w:tcW w:w="2250" w:type="dxa"/>
            <w:vAlign w:val="center"/>
          </w:tcPr>
          <w:p w14:paraId="383A7EE2"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5.22</w:t>
            </w:r>
          </w:p>
        </w:tc>
        <w:tc>
          <w:tcPr>
            <w:tcW w:w="2790" w:type="dxa"/>
            <w:vAlign w:val="center"/>
          </w:tcPr>
          <w:p w14:paraId="372264B1" w14:textId="28E14A8E"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E317LT1-4,5</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rPr>
              <w:t>[</w:t>
            </w:r>
            <w:r w:rsidR="00535685" w:rsidRPr="00163AC6">
              <w:rPr>
                <w:rFonts w:ascii="Times New Roman" w:hAnsi="Times New Roman" w:cs="Times New Roman"/>
                <w:color w:val="303030"/>
                <w:lang w:val="ru-RU"/>
              </w:rPr>
              <w:t>п</w:t>
            </w:r>
            <w:r w:rsidR="0038236C" w:rsidRPr="00163AC6">
              <w:rPr>
                <w:rFonts w:ascii="Times New Roman" w:hAnsi="Times New Roman" w:cs="Times New Roman"/>
                <w:color w:val="303030"/>
              </w:rPr>
              <w:t>римечание</w:t>
            </w:r>
            <w:r w:rsidRPr="00163AC6">
              <w:rPr>
                <w:rFonts w:ascii="Times New Roman" w:hAnsi="Times New Roman" w:cs="Times New Roman"/>
                <w:color w:val="303030"/>
                <w:spacing w:val="9"/>
              </w:rPr>
              <w:t xml:space="preserve"> </w:t>
            </w:r>
            <w:r w:rsidRPr="00163AC6">
              <w:rPr>
                <w:rFonts w:ascii="Times New Roman" w:hAnsi="Times New Roman" w:cs="Times New Roman"/>
                <w:color w:val="303030"/>
                <w:spacing w:val="-5"/>
              </w:rPr>
              <w:t>3]</w:t>
            </w:r>
          </w:p>
        </w:tc>
        <w:tc>
          <w:tcPr>
            <w:tcW w:w="2340" w:type="dxa"/>
            <w:vAlign w:val="center"/>
          </w:tcPr>
          <w:p w14:paraId="3D7DA3CE"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W31735</w:t>
            </w:r>
          </w:p>
        </w:tc>
      </w:tr>
      <w:tr w:rsidR="00EC7A40" w:rsidRPr="00163AC6" w14:paraId="467F3E17" w14:textId="77777777" w:rsidTr="005C1DAF">
        <w:trPr>
          <w:trHeight w:val="264"/>
        </w:trPr>
        <w:tc>
          <w:tcPr>
            <w:tcW w:w="2880" w:type="dxa"/>
            <w:vMerge w:val="restart"/>
            <w:vAlign w:val="center"/>
          </w:tcPr>
          <w:p w14:paraId="1E6B64FA" w14:textId="1BAECF8C" w:rsidR="00EC7A40" w:rsidRPr="00163AC6" w:rsidRDefault="007250AA" w:rsidP="00EA6D5B">
            <w:pPr>
              <w:pStyle w:val="TableParagraph"/>
              <w:spacing w:before="0"/>
              <w:ind w:left="0"/>
              <w:rPr>
                <w:rFonts w:ascii="Times New Roman" w:hAnsi="Times New Roman" w:cs="Times New Roman"/>
              </w:rPr>
            </w:pPr>
            <w:r w:rsidRPr="00163AC6">
              <w:rPr>
                <w:rFonts w:ascii="Times New Roman" w:hAnsi="Times New Roman" w:cs="Times New Roman"/>
                <w:color w:val="303030"/>
              </w:rPr>
              <w:t>Тип</w:t>
            </w:r>
            <w:r w:rsidR="00EC7A40" w:rsidRPr="00163AC6">
              <w:rPr>
                <w:rFonts w:ascii="Times New Roman" w:hAnsi="Times New Roman" w:cs="Times New Roman"/>
                <w:color w:val="303030"/>
                <w:spacing w:val="6"/>
              </w:rPr>
              <w:t xml:space="preserve"> </w:t>
            </w:r>
            <w:r w:rsidR="00EC7A40" w:rsidRPr="00163AC6">
              <w:rPr>
                <w:rFonts w:ascii="Times New Roman" w:hAnsi="Times New Roman" w:cs="Times New Roman"/>
                <w:color w:val="303030"/>
                <w:spacing w:val="-5"/>
              </w:rPr>
              <w:t>321</w:t>
            </w:r>
          </w:p>
        </w:tc>
        <w:tc>
          <w:tcPr>
            <w:tcW w:w="2250" w:type="dxa"/>
            <w:vAlign w:val="center"/>
          </w:tcPr>
          <w:p w14:paraId="190D941A"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790" w:type="dxa"/>
            <w:vAlign w:val="center"/>
          </w:tcPr>
          <w:p w14:paraId="38F775A6"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E347-</w:t>
            </w:r>
            <w:r w:rsidRPr="00163AC6">
              <w:rPr>
                <w:rFonts w:ascii="Times New Roman" w:hAnsi="Times New Roman" w:cs="Times New Roman"/>
                <w:color w:val="303030"/>
                <w:spacing w:val="-5"/>
              </w:rPr>
              <w:t>XX</w:t>
            </w:r>
          </w:p>
        </w:tc>
        <w:tc>
          <w:tcPr>
            <w:tcW w:w="2340" w:type="dxa"/>
            <w:vAlign w:val="center"/>
          </w:tcPr>
          <w:p w14:paraId="086930BB" w14:textId="77777777" w:rsidR="00EC7A40" w:rsidRPr="00163AC6" w:rsidRDefault="00EC7A40" w:rsidP="00EA6D5B">
            <w:pPr>
              <w:pStyle w:val="TableParagraph"/>
              <w:spacing w:before="0"/>
              <w:ind w:left="0"/>
              <w:jc w:val="center"/>
              <w:rPr>
                <w:rFonts w:ascii="Times New Roman" w:hAnsi="Times New Roman" w:cs="Times New Roman"/>
              </w:rPr>
            </w:pPr>
          </w:p>
        </w:tc>
      </w:tr>
      <w:tr w:rsidR="00EC7A40" w:rsidRPr="00163AC6" w14:paraId="601C8963" w14:textId="77777777" w:rsidTr="005C1DAF">
        <w:trPr>
          <w:trHeight w:val="246"/>
        </w:trPr>
        <w:tc>
          <w:tcPr>
            <w:tcW w:w="2880" w:type="dxa"/>
            <w:vMerge/>
            <w:tcBorders>
              <w:top w:val="nil"/>
            </w:tcBorders>
            <w:vAlign w:val="center"/>
          </w:tcPr>
          <w:p w14:paraId="1A7DCF20" w14:textId="77777777" w:rsidR="00EC7A40" w:rsidRPr="00163AC6" w:rsidRDefault="00EC7A40" w:rsidP="00EA6D5B"/>
        </w:tc>
        <w:tc>
          <w:tcPr>
            <w:tcW w:w="2250" w:type="dxa"/>
            <w:vAlign w:val="center"/>
          </w:tcPr>
          <w:p w14:paraId="677FBF23"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790" w:type="dxa"/>
            <w:vAlign w:val="center"/>
          </w:tcPr>
          <w:p w14:paraId="2AD48A9E"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ER347</w:t>
            </w:r>
          </w:p>
        </w:tc>
        <w:tc>
          <w:tcPr>
            <w:tcW w:w="2340" w:type="dxa"/>
            <w:vAlign w:val="center"/>
          </w:tcPr>
          <w:p w14:paraId="36D68E44"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S34780</w:t>
            </w:r>
          </w:p>
        </w:tc>
      </w:tr>
      <w:tr w:rsidR="00EC7A40" w:rsidRPr="00163AC6" w14:paraId="63CDE7BF" w14:textId="77777777" w:rsidTr="005C1DAF">
        <w:trPr>
          <w:trHeight w:val="246"/>
        </w:trPr>
        <w:tc>
          <w:tcPr>
            <w:tcW w:w="2880" w:type="dxa"/>
            <w:vMerge/>
            <w:tcBorders>
              <w:top w:val="nil"/>
            </w:tcBorders>
            <w:vAlign w:val="center"/>
          </w:tcPr>
          <w:p w14:paraId="41CF8E21" w14:textId="77777777" w:rsidR="00EC7A40" w:rsidRPr="00163AC6" w:rsidRDefault="00EC7A40" w:rsidP="00EA6D5B"/>
        </w:tc>
        <w:tc>
          <w:tcPr>
            <w:tcW w:w="2250" w:type="dxa"/>
            <w:vAlign w:val="center"/>
          </w:tcPr>
          <w:p w14:paraId="528C68CB"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5.22</w:t>
            </w:r>
          </w:p>
        </w:tc>
        <w:tc>
          <w:tcPr>
            <w:tcW w:w="2790" w:type="dxa"/>
            <w:vAlign w:val="center"/>
          </w:tcPr>
          <w:p w14:paraId="6F9D27A8" w14:textId="2661E723"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E347T1-4,5</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rPr>
              <w:t>[</w:t>
            </w:r>
            <w:r w:rsidR="00535685" w:rsidRPr="00163AC6">
              <w:rPr>
                <w:rFonts w:ascii="Times New Roman" w:hAnsi="Times New Roman" w:cs="Times New Roman"/>
                <w:color w:val="303030"/>
                <w:lang w:val="ru-RU"/>
              </w:rPr>
              <w:t>п</w:t>
            </w:r>
            <w:r w:rsidR="0038236C" w:rsidRPr="00163AC6">
              <w:rPr>
                <w:rFonts w:ascii="Times New Roman" w:hAnsi="Times New Roman" w:cs="Times New Roman"/>
                <w:color w:val="303030"/>
              </w:rPr>
              <w:t>римечание</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spacing w:val="-5"/>
              </w:rPr>
              <w:t>3]</w:t>
            </w:r>
          </w:p>
        </w:tc>
        <w:tc>
          <w:tcPr>
            <w:tcW w:w="2340" w:type="dxa"/>
            <w:vAlign w:val="center"/>
          </w:tcPr>
          <w:p w14:paraId="7B075828"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W34731</w:t>
            </w:r>
          </w:p>
        </w:tc>
      </w:tr>
      <w:tr w:rsidR="00EC7A40" w:rsidRPr="00163AC6" w14:paraId="474CD6EA" w14:textId="77777777" w:rsidTr="005C1DAF">
        <w:trPr>
          <w:trHeight w:val="255"/>
        </w:trPr>
        <w:tc>
          <w:tcPr>
            <w:tcW w:w="2880" w:type="dxa"/>
            <w:vMerge w:val="restart"/>
            <w:vAlign w:val="center"/>
          </w:tcPr>
          <w:p w14:paraId="6D4075E8" w14:textId="0AB39B8A" w:rsidR="00EC7A40" w:rsidRPr="00163AC6" w:rsidRDefault="007250AA" w:rsidP="00EA6D5B">
            <w:pPr>
              <w:pStyle w:val="TableParagraph"/>
              <w:spacing w:before="0"/>
              <w:ind w:left="0"/>
              <w:rPr>
                <w:rFonts w:ascii="Times New Roman" w:hAnsi="Times New Roman" w:cs="Times New Roman"/>
              </w:rPr>
            </w:pPr>
            <w:r w:rsidRPr="00163AC6">
              <w:rPr>
                <w:rFonts w:ascii="Times New Roman" w:hAnsi="Times New Roman" w:cs="Times New Roman"/>
                <w:color w:val="303030"/>
              </w:rPr>
              <w:t>Тип</w:t>
            </w:r>
            <w:r w:rsidR="00EC7A40" w:rsidRPr="00163AC6">
              <w:rPr>
                <w:rFonts w:ascii="Times New Roman" w:hAnsi="Times New Roman" w:cs="Times New Roman"/>
                <w:color w:val="303030"/>
                <w:spacing w:val="6"/>
              </w:rPr>
              <w:t xml:space="preserve"> </w:t>
            </w:r>
            <w:r w:rsidR="00EC7A40" w:rsidRPr="00163AC6">
              <w:rPr>
                <w:rFonts w:ascii="Times New Roman" w:hAnsi="Times New Roman" w:cs="Times New Roman"/>
                <w:color w:val="303030"/>
                <w:spacing w:val="-5"/>
              </w:rPr>
              <w:t>347</w:t>
            </w:r>
          </w:p>
        </w:tc>
        <w:tc>
          <w:tcPr>
            <w:tcW w:w="2250" w:type="dxa"/>
            <w:vAlign w:val="center"/>
          </w:tcPr>
          <w:p w14:paraId="5CF83838"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790" w:type="dxa"/>
            <w:vAlign w:val="center"/>
          </w:tcPr>
          <w:p w14:paraId="3991AEC3"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E347-</w:t>
            </w:r>
            <w:r w:rsidRPr="00163AC6">
              <w:rPr>
                <w:rFonts w:ascii="Times New Roman" w:hAnsi="Times New Roman" w:cs="Times New Roman"/>
                <w:color w:val="303030"/>
                <w:spacing w:val="-5"/>
              </w:rPr>
              <w:t>XX</w:t>
            </w:r>
          </w:p>
        </w:tc>
        <w:tc>
          <w:tcPr>
            <w:tcW w:w="2340" w:type="dxa"/>
            <w:vAlign w:val="center"/>
          </w:tcPr>
          <w:p w14:paraId="24EA3054" w14:textId="77777777" w:rsidR="00EC7A40" w:rsidRPr="00163AC6" w:rsidRDefault="00EC7A40" w:rsidP="00EA6D5B">
            <w:pPr>
              <w:pStyle w:val="TableParagraph"/>
              <w:spacing w:before="0"/>
              <w:ind w:left="0"/>
              <w:jc w:val="center"/>
              <w:rPr>
                <w:rFonts w:ascii="Times New Roman" w:hAnsi="Times New Roman" w:cs="Times New Roman"/>
              </w:rPr>
            </w:pPr>
          </w:p>
        </w:tc>
      </w:tr>
      <w:tr w:rsidR="00EC7A40" w:rsidRPr="00163AC6" w14:paraId="4AD54EC8" w14:textId="77777777" w:rsidTr="005C1DAF">
        <w:trPr>
          <w:trHeight w:val="246"/>
        </w:trPr>
        <w:tc>
          <w:tcPr>
            <w:tcW w:w="2880" w:type="dxa"/>
            <w:vMerge/>
            <w:tcBorders>
              <w:top w:val="nil"/>
            </w:tcBorders>
            <w:vAlign w:val="center"/>
          </w:tcPr>
          <w:p w14:paraId="69DDA506" w14:textId="77777777" w:rsidR="00EC7A40" w:rsidRPr="00163AC6" w:rsidRDefault="00EC7A40" w:rsidP="00EA6D5B"/>
        </w:tc>
        <w:tc>
          <w:tcPr>
            <w:tcW w:w="2250" w:type="dxa"/>
            <w:vAlign w:val="center"/>
          </w:tcPr>
          <w:p w14:paraId="7710C519"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790" w:type="dxa"/>
            <w:vAlign w:val="center"/>
          </w:tcPr>
          <w:p w14:paraId="59663BD4"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ER347</w:t>
            </w:r>
          </w:p>
        </w:tc>
        <w:tc>
          <w:tcPr>
            <w:tcW w:w="2340" w:type="dxa"/>
            <w:vAlign w:val="center"/>
          </w:tcPr>
          <w:p w14:paraId="421215A6"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S34780</w:t>
            </w:r>
          </w:p>
        </w:tc>
      </w:tr>
      <w:tr w:rsidR="00EC7A40" w:rsidRPr="00163AC6" w14:paraId="020D62B3" w14:textId="77777777" w:rsidTr="005C1DAF">
        <w:trPr>
          <w:trHeight w:val="255"/>
        </w:trPr>
        <w:tc>
          <w:tcPr>
            <w:tcW w:w="2880" w:type="dxa"/>
            <w:vMerge/>
            <w:tcBorders>
              <w:top w:val="nil"/>
            </w:tcBorders>
            <w:vAlign w:val="center"/>
          </w:tcPr>
          <w:p w14:paraId="743C2173" w14:textId="77777777" w:rsidR="00EC7A40" w:rsidRPr="00163AC6" w:rsidRDefault="00EC7A40" w:rsidP="00EA6D5B"/>
        </w:tc>
        <w:tc>
          <w:tcPr>
            <w:tcW w:w="2250" w:type="dxa"/>
            <w:vAlign w:val="center"/>
          </w:tcPr>
          <w:p w14:paraId="41DC2DF7"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5.22</w:t>
            </w:r>
          </w:p>
        </w:tc>
        <w:tc>
          <w:tcPr>
            <w:tcW w:w="2790" w:type="dxa"/>
            <w:vAlign w:val="center"/>
          </w:tcPr>
          <w:p w14:paraId="36DC39DE" w14:textId="634C74A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E347T1-4,5</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rPr>
              <w:t>[</w:t>
            </w:r>
            <w:r w:rsidR="00535685" w:rsidRPr="00163AC6">
              <w:rPr>
                <w:rFonts w:ascii="Times New Roman" w:hAnsi="Times New Roman" w:cs="Times New Roman"/>
                <w:color w:val="303030"/>
                <w:lang w:val="ru-RU"/>
              </w:rPr>
              <w:t>п</w:t>
            </w:r>
            <w:r w:rsidR="0038236C" w:rsidRPr="00163AC6">
              <w:rPr>
                <w:rFonts w:ascii="Times New Roman" w:hAnsi="Times New Roman" w:cs="Times New Roman"/>
                <w:color w:val="303030"/>
              </w:rPr>
              <w:t>римечание</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spacing w:val="-5"/>
              </w:rPr>
              <w:t>3]</w:t>
            </w:r>
          </w:p>
        </w:tc>
        <w:tc>
          <w:tcPr>
            <w:tcW w:w="2340" w:type="dxa"/>
            <w:vAlign w:val="center"/>
          </w:tcPr>
          <w:p w14:paraId="39A4CB05"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W34731</w:t>
            </w:r>
          </w:p>
        </w:tc>
      </w:tr>
      <w:tr w:rsidR="00EC7A40" w:rsidRPr="00163AC6" w14:paraId="1EFD4A61" w14:textId="77777777" w:rsidTr="005C1DAF">
        <w:trPr>
          <w:trHeight w:val="246"/>
        </w:trPr>
        <w:tc>
          <w:tcPr>
            <w:tcW w:w="2880" w:type="dxa"/>
            <w:vMerge w:val="restart"/>
            <w:vAlign w:val="center"/>
          </w:tcPr>
          <w:p w14:paraId="5690255F" w14:textId="10C8182C" w:rsidR="00EC7A40" w:rsidRPr="00163AC6" w:rsidRDefault="007250AA" w:rsidP="00EA6D5B">
            <w:pPr>
              <w:pStyle w:val="TableParagraph"/>
              <w:spacing w:before="0"/>
              <w:ind w:left="0"/>
              <w:rPr>
                <w:rFonts w:ascii="Times New Roman" w:hAnsi="Times New Roman" w:cs="Times New Roman"/>
              </w:rPr>
            </w:pPr>
            <w:r w:rsidRPr="00163AC6">
              <w:rPr>
                <w:rFonts w:ascii="Times New Roman" w:hAnsi="Times New Roman" w:cs="Times New Roman"/>
                <w:color w:val="303030"/>
              </w:rPr>
              <w:t>Тип</w:t>
            </w:r>
            <w:r w:rsidR="00EC7A40" w:rsidRPr="00163AC6">
              <w:rPr>
                <w:rFonts w:ascii="Times New Roman" w:hAnsi="Times New Roman" w:cs="Times New Roman"/>
                <w:color w:val="303030"/>
                <w:spacing w:val="6"/>
              </w:rPr>
              <w:t xml:space="preserve"> </w:t>
            </w:r>
            <w:r w:rsidR="00EC7A40" w:rsidRPr="00163AC6">
              <w:rPr>
                <w:rFonts w:ascii="Times New Roman" w:hAnsi="Times New Roman" w:cs="Times New Roman"/>
                <w:color w:val="303030"/>
                <w:spacing w:val="-4"/>
              </w:rPr>
              <w:t>347H</w:t>
            </w:r>
          </w:p>
        </w:tc>
        <w:tc>
          <w:tcPr>
            <w:tcW w:w="2250" w:type="dxa"/>
            <w:vAlign w:val="center"/>
          </w:tcPr>
          <w:p w14:paraId="72F69E21"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5.4</w:t>
            </w:r>
          </w:p>
        </w:tc>
        <w:tc>
          <w:tcPr>
            <w:tcW w:w="2790" w:type="dxa"/>
            <w:vAlign w:val="center"/>
          </w:tcPr>
          <w:p w14:paraId="7A1D490D"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E347-</w:t>
            </w:r>
            <w:r w:rsidRPr="00163AC6">
              <w:rPr>
                <w:rFonts w:ascii="Times New Roman" w:hAnsi="Times New Roman" w:cs="Times New Roman"/>
                <w:color w:val="303030"/>
                <w:spacing w:val="-5"/>
              </w:rPr>
              <w:t>XX</w:t>
            </w:r>
          </w:p>
        </w:tc>
        <w:tc>
          <w:tcPr>
            <w:tcW w:w="2340" w:type="dxa"/>
            <w:vAlign w:val="center"/>
          </w:tcPr>
          <w:p w14:paraId="50887BAC" w14:textId="77777777" w:rsidR="00EC7A40" w:rsidRPr="00163AC6" w:rsidRDefault="00EC7A40" w:rsidP="00EA6D5B">
            <w:pPr>
              <w:pStyle w:val="TableParagraph"/>
              <w:spacing w:before="0"/>
              <w:ind w:left="0"/>
              <w:jc w:val="center"/>
              <w:rPr>
                <w:rFonts w:ascii="Times New Roman" w:hAnsi="Times New Roman" w:cs="Times New Roman"/>
              </w:rPr>
            </w:pPr>
          </w:p>
        </w:tc>
      </w:tr>
      <w:tr w:rsidR="00EC7A40" w:rsidRPr="00163AC6" w14:paraId="557282E9" w14:textId="77777777" w:rsidTr="005C1DAF">
        <w:trPr>
          <w:trHeight w:val="156"/>
        </w:trPr>
        <w:tc>
          <w:tcPr>
            <w:tcW w:w="2880" w:type="dxa"/>
            <w:vMerge/>
            <w:tcBorders>
              <w:top w:val="nil"/>
            </w:tcBorders>
            <w:vAlign w:val="center"/>
          </w:tcPr>
          <w:p w14:paraId="761B3D5B" w14:textId="77777777" w:rsidR="00EC7A40" w:rsidRPr="00163AC6" w:rsidRDefault="00EC7A40" w:rsidP="00EA6D5B"/>
        </w:tc>
        <w:tc>
          <w:tcPr>
            <w:tcW w:w="2250" w:type="dxa"/>
            <w:vAlign w:val="center"/>
          </w:tcPr>
          <w:p w14:paraId="0E0DCF43"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5"/>
              </w:rPr>
              <w:t>5.9</w:t>
            </w:r>
          </w:p>
        </w:tc>
        <w:tc>
          <w:tcPr>
            <w:tcW w:w="2790" w:type="dxa"/>
            <w:vAlign w:val="center"/>
          </w:tcPr>
          <w:p w14:paraId="42D4F2EA"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ER347</w:t>
            </w:r>
          </w:p>
        </w:tc>
        <w:tc>
          <w:tcPr>
            <w:tcW w:w="2340" w:type="dxa"/>
            <w:vAlign w:val="center"/>
          </w:tcPr>
          <w:p w14:paraId="7E77CFF9"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S34780</w:t>
            </w:r>
          </w:p>
        </w:tc>
      </w:tr>
      <w:tr w:rsidR="00EC7A40" w:rsidRPr="00163AC6" w14:paraId="29902EC5" w14:textId="77777777" w:rsidTr="005C1DAF">
        <w:trPr>
          <w:trHeight w:val="363"/>
        </w:trPr>
        <w:tc>
          <w:tcPr>
            <w:tcW w:w="2880" w:type="dxa"/>
            <w:vMerge/>
            <w:tcBorders>
              <w:top w:val="nil"/>
            </w:tcBorders>
            <w:vAlign w:val="center"/>
          </w:tcPr>
          <w:p w14:paraId="2514FD70" w14:textId="77777777" w:rsidR="00EC7A40" w:rsidRPr="00163AC6" w:rsidRDefault="00EC7A40" w:rsidP="00EA6D5B"/>
        </w:tc>
        <w:tc>
          <w:tcPr>
            <w:tcW w:w="2250" w:type="dxa"/>
            <w:vAlign w:val="center"/>
          </w:tcPr>
          <w:p w14:paraId="314B6E88"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SFA-</w:t>
            </w:r>
            <w:r w:rsidRPr="00163AC6">
              <w:rPr>
                <w:rFonts w:ascii="Times New Roman" w:hAnsi="Times New Roman" w:cs="Times New Roman"/>
                <w:color w:val="303030"/>
                <w:spacing w:val="-4"/>
              </w:rPr>
              <w:t>5.22</w:t>
            </w:r>
          </w:p>
        </w:tc>
        <w:tc>
          <w:tcPr>
            <w:tcW w:w="2790" w:type="dxa"/>
            <w:vAlign w:val="center"/>
          </w:tcPr>
          <w:p w14:paraId="35DC1DC4" w14:textId="0F7C967C"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E347HT1-4,5</w:t>
            </w:r>
            <w:r w:rsidRPr="00163AC6">
              <w:rPr>
                <w:rFonts w:ascii="Times New Roman" w:hAnsi="Times New Roman" w:cs="Times New Roman"/>
                <w:color w:val="303030"/>
                <w:spacing w:val="11"/>
              </w:rPr>
              <w:t xml:space="preserve"> </w:t>
            </w:r>
            <w:r w:rsidRPr="00163AC6">
              <w:rPr>
                <w:rFonts w:ascii="Times New Roman" w:hAnsi="Times New Roman" w:cs="Times New Roman"/>
                <w:color w:val="303030"/>
              </w:rPr>
              <w:t>[</w:t>
            </w:r>
            <w:r w:rsidR="00535685" w:rsidRPr="00163AC6">
              <w:rPr>
                <w:rFonts w:ascii="Times New Roman" w:hAnsi="Times New Roman" w:cs="Times New Roman"/>
                <w:color w:val="303030"/>
                <w:lang w:val="ru-RU"/>
              </w:rPr>
              <w:t>п</w:t>
            </w:r>
            <w:r w:rsidR="0038236C" w:rsidRPr="00163AC6">
              <w:rPr>
                <w:rFonts w:ascii="Times New Roman" w:hAnsi="Times New Roman" w:cs="Times New Roman"/>
                <w:color w:val="303030"/>
              </w:rPr>
              <w:t>римечание</w:t>
            </w:r>
            <w:r w:rsidRPr="00163AC6">
              <w:rPr>
                <w:rFonts w:ascii="Times New Roman" w:hAnsi="Times New Roman" w:cs="Times New Roman"/>
                <w:color w:val="303030"/>
                <w:spacing w:val="12"/>
              </w:rPr>
              <w:t xml:space="preserve"> </w:t>
            </w:r>
            <w:r w:rsidRPr="00163AC6">
              <w:rPr>
                <w:rFonts w:ascii="Times New Roman" w:hAnsi="Times New Roman" w:cs="Times New Roman"/>
                <w:color w:val="303030"/>
                <w:spacing w:val="-4"/>
              </w:rPr>
              <w:t>3,4]</w:t>
            </w:r>
          </w:p>
        </w:tc>
        <w:tc>
          <w:tcPr>
            <w:tcW w:w="2340" w:type="dxa"/>
            <w:vAlign w:val="center"/>
          </w:tcPr>
          <w:p w14:paraId="586EB12F" w14:textId="2653A4A6"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W34731</w:t>
            </w:r>
            <w:r w:rsidRPr="00163AC6">
              <w:rPr>
                <w:rFonts w:ascii="Times New Roman" w:hAnsi="Times New Roman" w:cs="Times New Roman"/>
                <w:color w:val="303030"/>
                <w:spacing w:val="7"/>
              </w:rPr>
              <w:t xml:space="preserve"> </w:t>
            </w:r>
            <w:r w:rsidRPr="00163AC6">
              <w:rPr>
                <w:rFonts w:ascii="Times New Roman" w:hAnsi="Times New Roman" w:cs="Times New Roman"/>
                <w:color w:val="303030"/>
              </w:rPr>
              <w:t>[</w:t>
            </w:r>
            <w:r w:rsidR="00535685" w:rsidRPr="00163AC6">
              <w:rPr>
                <w:rFonts w:ascii="Times New Roman" w:hAnsi="Times New Roman" w:cs="Times New Roman"/>
                <w:color w:val="303030"/>
                <w:lang w:val="ru-RU"/>
              </w:rPr>
              <w:t>п</w:t>
            </w:r>
            <w:r w:rsidR="00A7013A" w:rsidRPr="00163AC6">
              <w:rPr>
                <w:rFonts w:ascii="Times New Roman" w:hAnsi="Times New Roman" w:cs="Times New Roman"/>
                <w:color w:val="303030"/>
              </w:rPr>
              <w:t>римечание</w:t>
            </w:r>
            <w:r w:rsidRPr="00163AC6">
              <w:rPr>
                <w:rFonts w:ascii="Times New Roman" w:hAnsi="Times New Roman" w:cs="Times New Roman"/>
                <w:color w:val="303030"/>
                <w:spacing w:val="8"/>
              </w:rPr>
              <w:t xml:space="preserve"> </w:t>
            </w:r>
            <w:r w:rsidRPr="00163AC6">
              <w:rPr>
                <w:rFonts w:ascii="Times New Roman" w:hAnsi="Times New Roman" w:cs="Times New Roman"/>
                <w:color w:val="303030"/>
                <w:spacing w:val="-5"/>
              </w:rPr>
              <w:t>4]</w:t>
            </w:r>
          </w:p>
        </w:tc>
      </w:tr>
      <w:tr w:rsidR="00EC7A40" w:rsidRPr="00163AC6" w14:paraId="60991CD4" w14:textId="77777777" w:rsidTr="005C1DAF">
        <w:trPr>
          <w:trHeight w:val="552"/>
        </w:trPr>
        <w:tc>
          <w:tcPr>
            <w:tcW w:w="2880" w:type="dxa"/>
            <w:vMerge w:val="restart"/>
            <w:vAlign w:val="center"/>
          </w:tcPr>
          <w:p w14:paraId="1B5EF51D" w14:textId="002E2B9C" w:rsidR="00EC7A40" w:rsidRPr="00163AC6" w:rsidRDefault="007250AA" w:rsidP="00EA6D5B">
            <w:pPr>
              <w:pStyle w:val="TableParagraph"/>
              <w:spacing w:before="0"/>
              <w:ind w:left="0"/>
              <w:rPr>
                <w:rFonts w:ascii="Times New Roman" w:hAnsi="Times New Roman" w:cs="Times New Roman"/>
                <w:color w:val="303030"/>
              </w:rPr>
            </w:pPr>
            <w:r w:rsidRPr="00163AC6">
              <w:rPr>
                <w:rFonts w:ascii="Times New Roman" w:hAnsi="Times New Roman" w:cs="Times New Roman"/>
                <w:color w:val="303030"/>
              </w:rPr>
              <w:t>Тип</w:t>
            </w:r>
            <w:r w:rsidR="00EC7A40" w:rsidRPr="00163AC6">
              <w:rPr>
                <w:rFonts w:ascii="Times New Roman" w:hAnsi="Times New Roman" w:cs="Times New Roman"/>
                <w:color w:val="303030"/>
                <w:spacing w:val="-12"/>
              </w:rPr>
              <w:t xml:space="preserve"> </w:t>
            </w:r>
            <w:r w:rsidR="00EC7A40" w:rsidRPr="00163AC6">
              <w:rPr>
                <w:rFonts w:ascii="Times New Roman" w:hAnsi="Times New Roman" w:cs="Times New Roman"/>
                <w:color w:val="303030"/>
              </w:rPr>
              <w:t xml:space="preserve">347AP </w:t>
            </w:r>
          </w:p>
          <w:p w14:paraId="24EE2032" w14:textId="78FE77B0" w:rsidR="00EC7A40" w:rsidRPr="00163AC6" w:rsidRDefault="007250AA" w:rsidP="00EA6D5B">
            <w:pPr>
              <w:pStyle w:val="TableParagraph"/>
              <w:spacing w:before="0"/>
              <w:ind w:left="0"/>
              <w:rPr>
                <w:rFonts w:ascii="Times New Roman" w:hAnsi="Times New Roman" w:cs="Times New Roman"/>
              </w:rPr>
            </w:pPr>
            <w:r w:rsidRPr="00163AC6">
              <w:rPr>
                <w:rFonts w:ascii="Times New Roman" w:hAnsi="Times New Roman" w:cs="Times New Roman"/>
                <w:color w:val="303030"/>
              </w:rPr>
              <w:t>Тип</w:t>
            </w:r>
            <w:r w:rsidR="00EC7A40" w:rsidRPr="00163AC6">
              <w:rPr>
                <w:rFonts w:ascii="Times New Roman" w:hAnsi="Times New Roman" w:cs="Times New Roman"/>
                <w:color w:val="303030"/>
                <w:spacing w:val="6"/>
              </w:rPr>
              <w:t xml:space="preserve"> </w:t>
            </w:r>
            <w:r w:rsidR="00EC7A40" w:rsidRPr="00163AC6">
              <w:rPr>
                <w:rFonts w:ascii="Times New Roman" w:hAnsi="Times New Roman" w:cs="Times New Roman"/>
                <w:color w:val="303030"/>
                <w:spacing w:val="-2"/>
              </w:rPr>
              <w:t>347LN</w:t>
            </w:r>
          </w:p>
        </w:tc>
        <w:tc>
          <w:tcPr>
            <w:tcW w:w="2250" w:type="dxa"/>
            <w:vAlign w:val="center"/>
          </w:tcPr>
          <w:p w14:paraId="5E55DCA7"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Nippon</w:t>
            </w:r>
            <w:r w:rsidRPr="00163AC6">
              <w:rPr>
                <w:rFonts w:ascii="Times New Roman" w:hAnsi="Times New Roman" w:cs="Times New Roman"/>
                <w:color w:val="303030"/>
                <w:spacing w:val="7"/>
              </w:rPr>
              <w:t xml:space="preserve"> </w:t>
            </w:r>
            <w:r w:rsidRPr="00163AC6">
              <w:rPr>
                <w:rFonts w:ascii="Times New Roman" w:hAnsi="Times New Roman" w:cs="Times New Roman"/>
                <w:color w:val="303030"/>
                <w:spacing w:val="-2"/>
              </w:rPr>
              <w:t>Steel</w:t>
            </w:r>
          </w:p>
          <w:p w14:paraId="1EFEDF3E" w14:textId="2A23F053"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SMAW</w:t>
            </w:r>
            <w:r w:rsidRPr="00163AC6">
              <w:rPr>
                <w:rFonts w:ascii="Times New Roman" w:hAnsi="Times New Roman" w:cs="Times New Roman"/>
                <w:color w:val="303030"/>
                <w:spacing w:val="9"/>
              </w:rPr>
              <w:t xml:space="preserve"> </w:t>
            </w:r>
            <w:r w:rsidR="003D1A8C" w:rsidRPr="00163AC6">
              <w:rPr>
                <w:rFonts w:ascii="Times New Roman" w:hAnsi="Times New Roman" w:cs="Times New Roman"/>
                <w:color w:val="303030"/>
                <w:spacing w:val="-2"/>
                <w:lang w:val="ru-RU"/>
              </w:rPr>
              <w:t>п</w:t>
            </w:r>
            <w:r w:rsidR="00B95DEA" w:rsidRPr="00163AC6">
              <w:rPr>
                <w:rFonts w:ascii="Times New Roman" w:hAnsi="Times New Roman" w:cs="Times New Roman"/>
                <w:color w:val="303030"/>
                <w:spacing w:val="-2"/>
              </w:rPr>
              <w:t>роцесс</w:t>
            </w:r>
          </w:p>
        </w:tc>
        <w:tc>
          <w:tcPr>
            <w:tcW w:w="2790" w:type="dxa"/>
            <w:vAlign w:val="center"/>
          </w:tcPr>
          <w:p w14:paraId="32C70891"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S-347AP-</w:t>
            </w:r>
            <w:r w:rsidRPr="00163AC6">
              <w:rPr>
                <w:rFonts w:ascii="Times New Roman" w:hAnsi="Times New Roman" w:cs="Times New Roman"/>
                <w:color w:val="303030"/>
                <w:spacing w:val="-10"/>
              </w:rPr>
              <w:t>R</w:t>
            </w:r>
          </w:p>
        </w:tc>
        <w:tc>
          <w:tcPr>
            <w:tcW w:w="2340" w:type="dxa"/>
            <w:vAlign w:val="center"/>
          </w:tcPr>
          <w:p w14:paraId="18A0819D" w14:textId="77777777" w:rsidR="00EC7A40" w:rsidRPr="00163AC6" w:rsidRDefault="00EC7A40" w:rsidP="00EA6D5B">
            <w:pPr>
              <w:pStyle w:val="TableParagraph"/>
              <w:spacing w:before="0"/>
              <w:ind w:left="0"/>
              <w:jc w:val="center"/>
              <w:rPr>
                <w:rFonts w:ascii="Times New Roman" w:hAnsi="Times New Roman" w:cs="Times New Roman"/>
              </w:rPr>
            </w:pPr>
          </w:p>
        </w:tc>
      </w:tr>
      <w:tr w:rsidR="00EC7A40" w:rsidRPr="00163AC6" w14:paraId="3BB10F01" w14:textId="77777777" w:rsidTr="005C1DAF">
        <w:trPr>
          <w:trHeight w:val="435"/>
        </w:trPr>
        <w:tc>
          <w:tcPr>
            <w:tcW w:w="2880" w:type="dxa"/>
            <w:vMerge/>
            <w:tcBorders>
              <w:top w:val="nil"/>
            </w:tcBorders>
          </w:tcPr>
          <w:p w14:paraId="6CF3E514" w14:textId="77777777" w:rsidR="00EC7A40" w:rsidRPr="00163AC6" w:rsidRDefault="00EC7A40" w:rsidP="00EA6D5B"/>
        </w:tc>
        <w:tc>
          <w:tcPr>
            <w:tcW w:w="2250" w:type="dxa"/>
            <w:vAlign w:val="center"/>
          </w:tcPr>
          <w:p w14:paraId="63A817F7"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Nippon</w:t>
            </w:r>
            <w:r w:rsidRPr="00163AC6">
              <w:rPr>
                <w:rFonts w:ascii="Times New Roman" w:hAnsi="Times New Roman" w:cs="Times New Roman"/>
                <w:color w:val="303030"/>
                <w:spacing w:val="7"/>
              </w:rPr>
              <w:t xml:space="preserve"> </w:t>
            </w:r>
            <w:r w:rsidRPr="00163AC6">
              <w:rPr>
                <w:rFonts w:ascii="Times New Roman" w:hAnsi="Times New Roman" w:cs="Times New Roman"/>
                <w:color w:val="303030"/>
                <w:spacing w:val="-2"/>
              </w:rPr>
              <w:t>Steel</w:t>
            </w:r>
          </w:p>
          <w:p w14:paraId="42AC478E" w14:textId="616C44C8" w:rsidR="00EC7A40" w:rsidRPr="00163AC6" w:rsidRDefault="00EC7A40" w:rsidP="00EA6D5B">
            <w:pPr>
              <w:pStyle w:val="TableParagraph"/>
              <w:spacing w:before="0"/>
              <w:ind w:left="0"/>
              <w:jc w:val="center"/>
              <w:rPr>
                <w:rFonts w:ascii="Times New Roman" w:hAnsi="Times New Roman" w:cs="Times New Roman"/>
                <w:lang w:val="ru-RU"/>
              </w:rPr>
            </w:pPr>
            <w:r w:rsidRPr="00163AC6">
              <w:rPr>
                <w:rFonts w:ascii="Times New Roman" w:hAnsi="Times New Roman" w:cs="Times New Roman"/>
                <w:color w:val="303030"/>
              </w:rPr>
              <w:t>GTAW</w:t>
            </w:r>
            <w:r w:rsidRPr="00163AC6">
              <w:rPr>
                <w:rFonts w:ascii="Times New Roman" w:hAnsi="Times New Roman" w:cs="Times New Roman"/>
                <w:color w:val="303030"/>
                <w:spacing w:val="8"/>
              </w:rPr>
              <w:t xml:space="preserve"> </w:t>
            </w:r>
            <w:r w:rsidR="003D1A8C" w:rsidRPr="00163AC6">
              <w:rPr>
                <w:rFonts w:ascii="Times New Roman" w:hAnsi="Times New Roman" w:cs="Times New Roman"/>
                <w:color w:val="303030"/>
                <w:spacing w:val="-2"/>
                <w:lang w:val="ru-RU"/>
              </w:rPr>
              <w:t>п</w:t>
            </w:r>
            <w:r w:rsidR="00C062E0" w:rsidRPr="00163AC6">
              <w:rPr>
                <w:rFonts w:ascii="Times New Roman" w:hAnsi="Times New Roman" w:cs="Times New Roman"/>
                <w:color w:val="303030"/>
                <w:spacing w:val="-2"/>
                <w:lang w:val="ru-RU"/>
              </w:rPr>
              <w:t>роцесс</w:t>
            </w:r>
          </w:p>
        </w:tc>
        <w:tc>
          <w:tcPr>
            <w:tcW w:w="2790" w:type="dxa"/>
            <w:vAlign w:val="center"/>
          </w:tcPr>
          <w:p w14:paraId="6641F0D8"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rPr>
              <w:t>YT-</w:t>
            </w:r>
            <w:r w:rsidRPr="00163AC6">
              <w:rPr>
                <w:rFonts w:ascii="Times New Roman" w:hAnsi="Times New Roman" w:cs="Times New Roman"/>
                <w:color w:val="303030"/>
                <w:spacing w:val="-2"/>
              </w:rPr>
              <w:t>347AP</w:t>
            </w:r>
          </w:p>
        </w:tc>
        <w:tc>
          <w:tcPr>
            <w:tcW w:w="2340" w:type="dxa"/>
            <w:vAlign w:val="center"/>
          </w:tcPr>
          <w:p w14:paraId="0AC17BA5" w14:textId="77777777" w:rsidR="00EC7A40" w:rsidRPr="00163AC6" w:rsidRDefault="00EC7A40" w:rsidP="00EA6D5B">
            <w:pPr>
              <w:pStyle w:val="TableParagraph"/>
              <w:spacing w:before="0"/>
              <w:ind w:left="0"/>
              <w:jc w:val="center"/>
              <w:rPr>
                <w:rFonts w:ascii="Times New Roman" w:hAnsi="Times New Roman" w:cs="Times New Roman"/>
              </w:rPr>
            </w:pPr>
            <w:r w:rsidRPr="00163AC6">
              <w:rPr>
                <w:rFonts w:ascii="Times New Roman" w:hAnsi="Times New Roman" w:cs="Times New Roman"/>
                <w:color w:val="303030"/>
                <w:spacing w:val="-2"/>
              </w:rPr>
              <w:t>S34751</w:t>
            </w:r>
          </w:p>
        </w:tc>
      </w:tr>
      <w:tr w:rsidR="00EC7A40" w:rsidRPr="00EC03AB" w14:paraId="5F4A6E82" w14:textId="77777777" w:rsidTr="005C1DAF">
        <w:trPr>
          <w:trHeight w:val="1659"/>
        </w:trPr>
        <w:tc>
          <w:tcPr>
            <w:tcW w:w="10260" w:type="dxa"/>
            <w:gridSpan w:val="4"/>
          </w:tcPr>
          <w:p w14:paraId="12997DB2" w14:textId="3D91415E" w:rsidR="00EC7A40" w:rsidRPr="00163AC6" w:rsidRDefault="00D5247A" w:rsidP="00A20250">
            <w:pPr>
              <w:pStyle w:val="TableParagraph"/>
              <w:spacing w:before="0"/>
              <w:ind w:left="0"/>
              <w:rPr>
                <w:rFonts w:ascii="Times New Roman" w:hAnsi="Times New Roman" w:cs="Times New Roman"/>
                <w:b/>
                <w:bCs/>
                <w:i/>
                <w:iCs/>
              </w:rPr>
            </w:pPr>
            <w:r w:rsidRPr="00163AC6">
              <w:rPr>
                <w:rFonts w:ascii="Times New Roman" w:hAnsi="Times New Roman" w:cs="Times New Roman"/>
                <w:b/>
                <w:bCs/>
                <w:i/>
                <w:iCs/>
                <w:color w:val="303030"/>
                <w:spacing w:val="-2"/>
              </w:rPr>
              <w:t>Примечания:</w:t>
            </w:r>
          </w:p>
          <w:p w14:paraId="2577D175" w14:textId="5EC72105" w:rsidR="00EC7A40" w:rsidRPr="00845EDB" w:rsidRDefault="00DD55AF" w:rsidP="00845EDB">
            <w:pPr>
              <w:pStyle w:val="TableParagraph"/>
              <w:numPr>
                <w:ilvl w:val="0"/>
                <w:numId w:val="53"/>
              </w:numPr>
              <w:tabs>
                <w:tab w:val="left" w:pos="251"/>
              </w:tabs>
              <w:spacing w:before="0"/>
              <w:ind w:left="0" w:firstLine="0"/>
              <w:rPr>
                <w:rFonts w:ascii="Times New Roman" w:hAnsi="Times New Roman" w:cs="Times New Roman"/>
                <w:i/>
                <w:iCs/>
                <w:color w:val="303030"/>
                <w:lang w:val="ru-RU"/>
              </w:rPr>
            </w:pPr>
            <w:r w:rsidRPr="00845EDB">
              <w:rPr>
                <w:rFonts w:ascii="Times New Roman" w:hAnsi="Times New Roman" w:cs="Times New Roman"/>
                <w:i/>
                <w:iCs/>
                <w:color w:val="333333"/>
                <w:lang w:val="ru-RU"/>
              </w:rPr>
              <w:t xml:space="preserve">Сварочные расходные материалы 16-8-2 используются </w:t>
            </w:r>
            <w:r w:rsidR="00A82D91" w:rsidRPr="00845EDB">
              <w:rPr>
                <w:rFonts w:ascii="Times New Roman" w:hAnsi="Times New Roman" w:cs="Times New Roman"/>
                <w:i/>
                <w:iCs/>
                <w:color w:val="333333"/>
                <w:lang w:val="ru-RU"/>
              </w:rPr>
              <w:t>в</w:t>
            </w:r>
            <w:r w:rsidRPr="00845EDB">
              <w:rPr>
                <w:rFonts w:ascii="Times New Roman" w:hAnsi="Times New Roman" w:cs="Times New Roman"/>
                <w:i/>
                <w:iCs/>
                <w:color w:val="333333"/>
                <w:lang w:val="ru-RU"/>
              </w:rPr>
              <w:t xml:space="preserve"> криогенных условиях для повышения</w:t>
            </w:r>
            <w:r w:rsidR="00585E5A" w:rsidRPr="00845EDB">
              <w:rPr>
                <w:rFonts w:ascii="Times New Roman" w:hAnsi="Times New Roman" w:cs="Times New Roman"/>
                <w:i/>
                <w:iCs/>
                <w:color w:val="333333"/>
                <w:lang w:val="ru-RU"/>
              </w:rPr>
              <w:t xml:space="preserve"> ударной</w:t>
            </w:r>
            <w:r w:rsidR="00845EDB" w:rsidRPr="00845EDB">
              <w:rPr>
                <w:rFonts w:ascii="Times New Roman" w:hAnsi="Times New Roman" w:cs="Times New Roman"/>
                <w:i/>
                <w:iCs/>
                <w:color w:val="333333"/>
                <w:lang w:val="ru-RU"/>
              </w:rPr>
              <w:t xml:space="preserve"> </w:t>
            </w:r>
            <w:r w:rsidR="00585E5A" w:rsidRPr="00845EDB">
              <w:rPr>
                <w:rFonts w:ascii="Times New Roman" w:hAnsi="Times New Roman" w:cs="Times New Roman"/>
                <w:i/>
                <w:iCs/>
                <w:color w:val="333333"/>
                <w:lang w:val="ru-RU"/>
              </w:rPr>
              <w:t>вязкости</w:t>
            </w:r>
            <w:r w:rsidRPr="00845EDB">
              <w:rPr>
                <w:rFonts w:ascii="Times New Roman" w:hAnsi="Times New Roman" w:cs="Times New Roman"/>
                <w:i/>
                <w:iCs/>
                <w:color w:val="333333"/>
                <w:lang w:val="ru-RU"/>
              </w:rPr>
              <w:t>, а</w:t>
            </w:r>
            <w:r w:rsidR="00101C61" w:rsidRPr="00845EDB">
              <w:rPr>
                <w:rFonts w:ascii="Times New Roman" w:hAnsi="Times New Roman" w:cs="Times New Roman"/>
                <w:i/>
                <w:iCs/>
                <w:color w:val="333333"/>
                <w:lang w:val="ru-RU"/>
              </w:rPr>
              <w:t xml:space="preserve"> </w:t>
            </w:r>
            <w:r w:rsidR="00CC0A94" w:rsidRPr="00845EDB">
              <w:rPr>
                <w:rFonts w:ascii="Times New Roman" w:hAnsi="Times New Roman" w:cs="Times New Roman"/>
                <w:i/>
                <w:iCs/>
                <w:color w:val="333333"/>
                <w:lang w:val="ru-RU"/>
              </w:rPr>
              <w:t>также</w:t>
            </w:r>
            <w:r w:rsidRPr="00845EDB">
              <w:rPr>
                <w:rFonts w:ascii="Times New Roman" w:hAnsi="Times New Roman" w:cs="Times New Roman"/>
                <w:i/>
                <w:iCs/>
                <w:color w:val="333333"/>
                <w:lang w:val="ru-RU"/>
              </w:rPr>
              <w:t xml:space="preserve"> в условиях высоких температур, превышающих 1050 °</w:t>
            </w:r>
            <w:r w:rsidRPr="00845EDB">
              <w:rPr>
                <w:rFonts w:ascii="Times New Roman" w:hAnsi="Times New Roman" w:cs="Times New Roman"/>
                <w:i/>
                <w:iCs/>
                <w:color w:val="333333"/>
              </w:rPr>
              <w:t>F</w:t>
            </w:r>
            <w:r w:rsidR="00CE1138" w:rsidRPr="00845EDB">
              <w:rPr>
                <w:rFonts w:ascii="Times New Roman" w:hAnsi="Times New Roman" w:cs="Times New Roman"/>
                <w:i/>
                <w:iCs/>
                <w:color w:val="333333"/>
                <w:lang w:val="ru-RU"/>
              </w:rPr>
              <w:t xml:space="preserve"> (56</w:t>
            </w:r>
            <w:r w:rsidR="00BA4D4D" w:rsidRPr="00845EDB">
              <w:rPr>
                <w:rFonts w:ascii="Times New Roman" w:hAnsi="Times New Roman" w:cs="Times New Roman"/>
                <w:i/>
                <w:iCs/>
                <w:color w:val="333333"/>
                <w:lang w:val="ru-RU"/>
              </w:rPr>
              <w:t>5</w:t>
            </w:r>
            <w:r w:rsidR="00CE1138" w:rsidRPr="00845EDB">
              <w:rPr>
                <w:rFonts w:ascii="Times New Roman" w:hAnsi="Times New Roman" w:cs="Times New Roman"/>
                <w:i/>
                <w:iCs/>
                <w:color w:val="333333"/>
                <w:lang w:val="ru-RU"/>
              </w:rPr>
              <w:t>°</w:t>
            </w:r>
            <w:r w:rsidR="00CE1138" w:rsidRPr="00845EDB">
              <w:rPr>
                <w:rFonts w:ascii="Times New Roman" w:hAnsi="Times New Roman" w:cs="Times New Roman"/>
                <w:i/>
                <w:iCs/>
                <w:color w:val="333333"/>
              </w:rPr>
              <w:t>C</w:t>
            </w:r>
            <w:r w:rsidR="00CE1138" w:rsidRPr="00845EDB">
              <w:rPr>
                <w:rFonts w:ascii="Times New Roman" w:hAnsi="Times New Roman" w:cs="Times New Roman"/>
                <w:i/>
                <w:iCs/>
                <w:color w:val="333333"/>
                <w:lang w:val="ru-RU"/>
              </w:rPr>
              <w:t>)</w:t>
            </w:r>
            <w:r w:rsidRPr="00845EDB">
              <w:rPr>
                <w:rFonts w:ascii="Times New Roman" w:hAnsi="Times New Roman" w:cs="Times New Roman"/>
                <w:i/>
                <w:iCs/>
                <w:color w:val="333333"/>
                <w:lang w:val="ru-RU"/>
              </w:rPr>
              <w:t>, для с</w:t>
            </w:r>
            <w:r w:rsidR="002D1BD8" w:rsidRPr="00845EDB">
              <w:rPr>
                <w:rFonts w:ascii="Times New Roman" w:hAnsi="Times New Roman" w:cs="Times New Roman"/>
                <w:i/>
                <w:iCs/>
                <w:color w:val="333333"/>
                <w:lang w:val="ru-RU"/>
              </w:rPr>
              <w:t>мягчения</w:t>
            </w:r>
            <w:r w:rsidRPr="00845EDB">
              <w:rPr>
                <w:rFonts w:ascii="Times New Roman" w:hAnsi="Times New Roman" w:cs="Times New Roman"/>
                <w:i/>
                <w:iCs/>
                <w:color w:val="333333"/>
                <w:lang w:val="ru-RU"/>
              </w:rPr>
              <w:t xml:space="preserve"> </w:t>
            </w:r>
            <w:r w:rsidR="002D1BD8" w:rsidRPr="00845EDB">
              <w:rPr>
                <w:rFonts w:ascii="Times New Roman" w:hAnsi="Times New Roman" w:cs="Times New Roman"/>
                <w:i/>
                <w:iCs/>
                <w:color w:val="333333"/>
                <w:lang w:val="ru-RU"/>
              </w:rPr>
              <w:t>о</w:t>
            </w:r>
            <w:r w:rsidRPr="00845EDB">
              <w:rPr>
                <w:rFonts w:ascii="Times New Roman" w:hAnsi="Times New Roman" w:cs="Times New Roman"/>
                <w:i/>
                <w:iCs/>
                <w:color w:val="333333"/>
                <w:lang w:val="ru-RU"/>
              </w:rPr>
              <w:t>хруп</w:t>
            </w:r>
            <w:r w:rsidR="00D223F6" w:rsidRPr="00845EDB">
              <w:rPr>
                <w:rFonts w:ascii="Times New Roman" w:hAnsi="Times New Roman" w:cs="Times New Roman"/>
                <w:i/>
                <w:iCs/>
                <w:color w:val="333333"/>
                <w:lang w:val="ru-RU"/>
              </w:rPr>
              <w:t>чивания</w:t>
            </w:r>
            <w:r w:rsidRPr="00845EDB">
              <w:rPr>
                <w:rFonts w:ascii="Times New Roman" w:hAnsi="Times New Roman" w:cs="Times New Roman"/>
                <w:i/>
                <w:iCs/>
                <w:color w:val="333333"/>
                <w:lang w:val="ru-RU"/>
              </w:rPr>
              <w:t>.</w:t>
            </w:r>
          </w:p>
          <w:p w14:paraId="00AB4D66" w14:textId="55FA38BE" w:rsidR="00EC7A40" w:rsidRPr="00163AC6" w:rsidRDefault="00A606BF">
            <w:pPr>
              <w:pStyle w:val="TableParagraph"/>
              <w:numPr>
                <w:ilvl w:val="0"/>
                <w:numId w:val="53"/>
              </w:numPr>
              <w:tabs>
                <w:tab w:val="left" w:pos="224"/>
              </w:tabs>
              <w:spacing w:before="0"/>
              <w:ind w:left="0" w:firstLine="0"/>
              <w:rPr>
                <w:rFonts w:ascii="Times New Roman" w:hAnsi="Times New Roman" w:cs="Times New Roman"/>
                <w:i/>
                <w:iCs/>
                <w:color w:val="333333"/>
                <w:lang w:val="ru-RU"/>
              </w:rPr>
            </w:pPr>
            <w:r w:rsidRPr="00163AC6">
              <w:rPr>
                <w:rFonts w:ascii="Times New Roman" w:hAnsi="Times New Roman" w:cs="Times New Roman"/>
                <w:i/>
                <w:iCs/>
                <w:color w:val="333333"/>
                <w:lang w:val="ru-RU"/>
              </w:rPr>
              <w:t>Нержавеющая сталь типа 310 является полностью аустенитной и обычно имеет содержание феррита менее 2%. Она очень восприимчива к растрескиванию при затвердевании и не должна использоваться для трубопроводов, находящихся под давлением.</w:t>
            </w:r>
          </w:p>
          <w:p w14:paraId="46C4F801" w14:textId="082C6567" w:rsidR="00EC7A40" w:rsidRPr="00163AC6" w:rsidRDefault="00D75870">
            <w:pPr>
              <w:pStyle w:val="TableParagraph"/>
              <w:numPr>
                <w:ilvl w:val="0"/>
                <w:numId w:val="53"/>
              </w:numPr>
              <w:tabs>
                <w:tab w:val="left" w:pos="224"/>
              </w:tabs>
              <w:spacing w:before="0"/>
              <w:ind w:left="204" w:hanging="204"/>
              <w:rPr>
                <w:rFonts w:ascii="Times New Roman" w:hAnsi="Times New Roman" w:cs="Times New Roman"/>
                <w:i/>
                <w:iCs/>
                <w:color w:val="333333"/>
                <w:lang w:val="ru-RU"/>
              </w:rPr>
            </w:pPr>
            <w:r w:rsidRPr="00163AC6">
              <w:rPr>
                <w:rFonts w:ascii="Times New Roman" w:hAnsi="Times New Roman" w:cs="Times New Roman"/>
                <w:i/>
                <w:iCs/>
                <w:color w:val="333333"/>
                <w:spacing w:val="-2"/>
                <w:lang w:val="ru-RU"/>
              </w:rPr>
              <w:t xml:space="preserve">Разрешены только электроды </w:t>
            </w:r>
            <w:r w:rsidRPr="00163AC6">
              <w:rPr>
                <w:rFonts w:ascii="Times New Roman" w:hAnsi="Times New Roman" w:cs="Times New Roman"/>
                <w:i/>
                <w:iCs/>
                <w:color w:val="333333"/>
                <w:spacing w:val="-2"/>
              </w:rPr>
              <w:t>FCAW</w:t>
            </w:r>
            <w:r w:rsidRPr="00163AC6">
              <w:rPr>
                <w:rFonts w:ascii="Times New Roman" w:hAnsi="Times New Roman" w:cs="Times New Roman"/>
                <w:i/>
                <w:iCs/>
                <w:color w:val="333333"/>
                <w:spacing w:val="-2"/>
                <w:lang w:val="ru-RU"/>
              </w:rPr>
              <w:t xml:space="preserve"> </w:t>
            </w:r>
            <w:r w:rsidRPr="00163AC6">
              <w:rPr>
                <w:rFonts w:ascii="Times New Roman" w:hAnsi="Times New Roman" w:cs="Times New Roman"/>
                <w:i/>
                <w:iCs/>
                <w:color w:val="333333"/>
                <w:spacing w:val="-2"/>
              </w:rPr>
              <w:t>EXXXT</w:t>
            </w:r>
            <w:r w:rsidRPr="00163AC6">
              <w:rPr>
                <w:rFonts w:ascii="Times New Roman" w:hAnsi="Times New Roman" w:cs="Times New Roman"/>
                <w:i/>
                <w:iCs/>
                <w:color w:val="333333"/>
                <w:spacing w:val="-2"/>
                <w:lang w:val="ru-RU"/>
              </w:rPr>
              <w:t xml:space="preserve">1-4 или -5 и </w:t>
            </w:r>
            <w:r w:rsidRPr="00163AC6">
              <w:rPr>
                <w:rFonts w:ascii="Times New Roman" w:hAnsi="Times New Roman" w:cs="Times New Roman"/>
                <w:i/>
                <w:iCs/>
                <w:color w:val="333333"/>
                <w:spacing w:val="-2"/>
              </w:rPr>
              <w:t>EXXXLT</w:t>
            </w:r>
            <w:r w:rsidRPr="00163AC6">
              <w:rPr>
                <w:rFonts w:ascii="Times New Roman" w:hAnsi="Times New Roman" w:cs="Times New Roman"/>
                <w:i/>
                <w:iCs/>
                <w:color w:val="333333"/>
                <w:spacing w:val="-2"/>
                <w:lang w:val="ru-RU"/>
              </w:rPr>
              <w:t>1-4 или -5.</w:t>
            </w:r>
          </w:p>
          <w:p w14:paraId="0D6B0FD1" w14:textId="3B8A81C5" w:rsidR="00EC7A40" w:rsidRPr="00163AC6" w:rsidRDefault="009701E3">
            <w:pPr>
              <w:pStyle w:val="TableParagraph"/>
              <w:numPr>
                <w:ilvl w:val="0"/>
                <w:numId w:val="53"/>
              </w:numPr>
              <w:tabs>
                <w:tab w:val="left" w:pos="224"/>
              </w:tabs>
              <w:spacing w:before="0"/>
              <w:ind w:left="204" w:hanging="204"/>
              <w:rPr>
                <w:color w:val="303030"/>
                <w:lang w:val="ru-RU"/>
              </w:rPr>
            </w:pPr>
            <w:r w:rsidRPr="00163AC6">
              <w:rPr>
                <w:rFonts w:ascii="Times New Roman" w:hAnsi="Times New Roman" w:cs="Times New Roman"/>
                <w:i/>
                <w:iCs/>
                <w:color w:val="303030"/>
                <w:spacing w:val="-2"/>
              </w:rPr>
              <w:t>FCAW</w:t>
            </w:r>
            <w:r w:rsidRPr="00163AC6">
              <w:rPr>
                <w:rFonts w:ascii="Times New Roman" w:hAnsi="Times New Roman" w:cs="Times New Roman"/>
                <w:i/>
                <w:iCs/>
                <w:color w:val="303030"/>
                <w:spacing w:val="-2"/>
                <w:lang w:val="ru-RU"/>
              </w:rPr>
              <w:t xml:space="preserve"> 347</w:t>
            </w:r>
            <w:r w:rsidRPr="00163AC6">
              <w:rPr>
                <w:rFonts w:ascii="Times New Roman" w:hAnsi="Times New Roman" w:cs="Times New Roman"/>
                <w:i/>
                <w:iCs/>
                <w:color w:val="303030"/>
                <w:spacing w:val="-2"/>
              </w:rPr>
              <w:t>H</w:t>
            </w:r>
            <w:r w:rsidRPr="00163AC6">
              <w:rPr>
                <w:rFonts w:ascii="Times New Roman" w:hAnsi="Times New Roman" w:cs="Times New Roman"/>
                <w:i/>
                <w:iCs/>
                <w:color w:val="303030"/>
                <w:spacing w:val="-2"/>
                <w:lang w:val="ru-RU"/>
              </w:rPr>
              <w:t xml:space="preserve"> должен содержать 0,04–0,08</w:t>
            </w:r>
            <w:r w:rsidR="00D474B1">
              <w:rPr>
                <w:rFonts w:ascii="Times New Roman" w:hAnsi="Times New Roman" w:cs="Times New Roman"/>
                <w:i/>
                <w:iCs/>
                <w:color w:val="303030"/>
                <w:spacing w:val="-2"/>
                <w:lang w:val="ru-RU"/>
              </w:rPr>
              <w:t xml:space="preserve"> </w:t>
            </w:r>
            <w:r w:rsidRPr="00163AC6">
              <w:rPr>
                <w:rFonts w:ascii="Times New Roman" w:hAnsi="Times New Roman" w:cs="Times New Roman"/>
                <w:i/>
                <w:iCs/>
                <w:color w:val="303030"/>
                <w:spacing w:val="-2"/>
                <w:lang w:val="ru-RU"/>
              </w:rPr>
              <w:t>%</w:t>
            </w:r>
            <w:r w:rsidR="00D474B1">
              <w:rPr>
                <w:rFonts w:ascii="Times New Roman" w:hAnsi="Times New Roman" w:cs="Times New Roman"/>
                <w:i/>
                <w:iCs/>
                <w:color w:val="303030"/>
                <w:spacing w:val="-2"/>
                <w:lang w:val="ru-RU"/>
              </w:rPr>
              <w:t xml:space="preserve"> </w:t>
            </w:r>
            <w:r w:rsidRPr="00163AC6">
              <w:rPr>
                <w:rFonts w:ascii="Times New Roman" w:hAnsi="Times New Roman" w:cs="Times New Roman"/>
                <w:i/>
                <w:iCs/>
                <w:color w:val="303030"/>
                <w:spacing w:val="-2"/>
                <w:lang w:val="ru-RU"/>
              </w:rPr>
              <w:t>углерода</w:t>
            </w:r>
            <w:r w:rsidR="00EC7A40" w:rsidRPr="00163AC6">
              <w:rPr>
                <w:rFonts w:ascii="Times New Roman" w:hAnsi="Times New Roman" w:cs="Times New Roman"/>
                <w:i/>
                <w:iCs/>
                <w:color w:val="303030"/>
                <w:spacing w:val="-2"/>
                <w:lang w:val="ru-RU"/>
              </w:rPr>
              <w:t>.</w:t>
            </w:r>
          </w:p>
        </w:tc>
      </w:tr>
    </w:tbl>
    <w:p w14:paraId="1DBB872E" w14:textId="1553308C" w:rsidR="00EC7A40" w:rsidRPr="00F01989" w:rsidRDefault="00EC7A40" w:rsidP="00163AC6">
      <w:pPr>
        <w:pStyle w:val="ListParagraph"/>
        <w:numPr>
          <w:ilvl w:val="1"/>
          <w:numId w:val="52"/>
        </w:numPr>
        <w:spacing w:before="120" w:after="120"/>
        <w:ind w:left="1134" w:hanging="425"/>
        <w:rPr>
          <w:lang w:val="ru-RU"/>
        </w:rPr>
      </w:pPr>
      <w:r w:rsidRPr="00F01989">
        <w:rPr>
          <w:b/>
          <w:lang w:val="ru-RU"/>
        </w:rPr>
        <w:t xml:space="preserve">- </w:t>
      </w:r>
      <w:r w:rsidR="004B250D" w:rsidRPr="00F01989">
        <w:rPr>
          <w:color w:val="333333"/>
          <w:spacing w:val="-2"/>
          <w:lang w:val="ru-RU"/>
        </w:rPr>
        <w:t>Прочность сварного металла должна соответствовать прочности основного металла, если сварка материалов с двойной сертификацией (т. е. 316/316</w:t>
      </w:r>
      <w:r w:rsidR="004B250D" w:rsidRPr="00F01989">
        <w:rPr>
          <w:color w:val="333333"/>
          <w:spacing w:val="-2"/>
        </w:rPr>
        <w:t>L</w:t>
      </w:r>
      <w:r w:rsidR="004B250D" w:rsidRPr="00F01989">
        <w:rPr>
          <w:color w:val="333333"/>
          <w:spacing w:val="-2"/>
          <w:lang w:val="ru-RU"/>
        </w:rPr>
        <w:t>).</w:t>
      </w:r>
    </w:p>
    <w:p w14:paraId="3E3DB2D9" w14:textId="34FD06A1" w:rsidR="00EC7A40" w:rsidRPr="00F01989" w:rsidRDefault="00EC7A40" w:rsidP="00163AC6">
      <w:pPr>
        <w:pStyle w:val="ListParagraph"/>
        <w:numPr>
          <w:ilvl w:val="1"/>
          <w:numId w:val="52"/>
        </w:numPr>
        <w:spacing w:before="120" w:after="120"/>
        <w:ind w:left="1134" w:hanging="425"/>
        <w:rPr>
          <w:lang w:val="ru-RU"/>
        </w:rPr>
      </w:pPr>
      <w:r w:rsidRPr="00F01989">
        <w:rPr>
          <w:b/>
          <w:lang w:val="ru-RU"/>
        </w:rPr>
        <w:t xml:space="preserve">- </w:t>
      </w:r>
      <w:r w:rsidR="00CB7698" w:rsidRPr="00F01989">
        <w:rPr>
          <w:color w:val="333333"/>
          <w:spacing w:val="-5"/>
          <w:lang w:val="ru-RU"/>
        </w:rPr>
        <w:t>Испытание на удар сварных соединений из аустенитной нержавеющей стали должно соответствовать пункт</w:t>
      </w:r>
      <w:r w:rsidR="00E72E49" w:rsidRPr="00F01989">
        <w:rPr>
          <w:color w:val="333333"/>
          <w:spacing w:val="-5"/>
          <w:lang w:val="ru-RU"/>
        </w:rPr>
        <w:t xml:space="preserve">ам </w:t>
      </w:r>
      <w:r w:rsidR="00CB7698" w:rsidRPr="00F01989">
        <w:rPr>
          <w:color w:val="333333"/>
          <w:spacing w:val="-5"/>
          <w:lang w:val="ru-RU"/>
        </w:rPr>
        <w:t>9</w:t>
      </w:r>
      <w:r w:rsidR="00E72E49" w:rsidRPr="00F01989">
        <w:rPr>
          <w:color w:val="333333"/>
          <w:spacing w:val="-5"/>
          <w:lang w:val="ru-RU"/>
        </w:rPr>
        <w:t>-7 и 9-20.</w:t>
      </w:r>
    </w:p>
    <w:p w14:paraId="26BC65EB" w14:textId="220E5DAC" w:rsidR="00EC7A40" w:rsidRPr="00F01989" w:rsidRDefault="00EC7A40" w:rsidP="00163AC6">
      <w:pPr>
        <w:pStyle w:val="ListParagraph"/>
        <w:numPr>
          <w:ilvl w:val="1"/>
          <w:numId w:val="52"/>
        </w:numPr>
        <w:tabs>
          <w:tab w:val="left" w:pos="180"/>
        </w:tabs>
        <w:spacing w:before="120" w:after="120"/>
        <w:ind w:left="1134" w:hanging="425"/>
        <w:rPr>
          <w:lang w:val="ru-RU"/>
        </w:rPr>
      </w:pPr>
      <w:r w:rsidRPr="00F01989">
        <w:rPr>
          <w:b/>
          <w:lang w:val="ru-RU"/>
        </w:rPr>
        <w:t xml:space="preserve">- </w:t>
      </w:r>
      <w:r w:rsidR="00986D90" w:rsidRPr="00F01989">
        <w:rPr>
          <w:lang w:val="ru-RU"/>
        </w:rPr>
        <w:t>Сварочные</w:t>
      </w:r>
      <w:r w:rsidR="00986D90" w:rsidRPr="00F01989">
        <w:rPr>
          <w:color w:val="333333"/>
          <w:lang w:val="ru-RU"/>
        </w:rPr>
        <w:t xml:space="preserve"> п</w:t>
      </w:r>
      <w:r w:rsidR="00300C05" w:rsidRPr="00F01989">
        <w:rPr>
          <w:color w:val="333333"/>
          <w:lang w:val="ru-RU"/>
        </w:rPr>
        <w:t xml:space="preserve">роцедуры для использования в следующих областях применения должны быть квалифицированы с помощью испытания на количество ферритных точек в соответствии с </w:t>
      </w:r>
      <w:r w:rsidR="00300C05" w:rsidRPr="00F01989">
        <w:rPr>
          <w:color w:val="333333"/>
        </w:rPr>
        <w:t>ASTM</w:t>
      </w:r>
      <w:r w:rsidR="00300C05" w:rsidRPr="00F01989">
        <w:rPr>
          <w:color w:val="333333"/>
          <w:lang w:val="ru-RU"/>
        </w:rPr>
        <w:t xml:space="preserve"> </w:t>
      </w:r>
      <w:r w:rsidR="00300C05" w:rsidRPr="00F01989">
        <w:rPr>
          <w:color w:val="333333"/>
        </w:rPr>
        <w:t>E</w:t>
      </w:r>
      <w:r w:rsidR="00300C05" w:rsidRPr="00F01989">
        <w:rPr>
          <w:color w:val="333333"/>
          <w:lang w:val="ru-RU"/>
        </w:rPr>
        <w:t>562. Наплавки сварных швов из аустенитной нержавеющей стали серии 300 должны иметь ферритное число (</w:t>
      </w:r>
      <w:r w:rsidR="00300C05" w:rsidRPr="00F01989">
        <w:rPr>
          <w:color w:val="333333"/>
        </w:rPr>
        <w:t>FN</w:t>
      </w:r>
      <w:r w:rsidR="00300C05" w:rsidRPr="00F01989">
        <w:rPr>
          <w:color w:val="333333"/>
          <w:lang w:val="ru-RU"/>
        </w:rPr>
        <w:t>) не менее трех и не более 10:</w:t>
      </w:r>
    </w:p>
    <w:p w14:paraId="249EAD15" w14:textId="624098B6" w:rsidR="00EC7A40" w:rsidRPr="00F01989" w:rsidRDefault="00BF7213" w:rsidP="00163AC6">
      <w:pPr>
        <w:pStyle w:val="ListParagraph"/>
        <w:numPr>
          <w:ilvl w:val="2"/>
          <w:numId w:val="52"/>
        </w:numPr>
        <w:spacing w:before="120" w:after="120"/>
        <w:ind w:left="1418" w:hanging="284"/>
        <w:rPr>
          <w:lang w:val="ru-RU"/>
        </w:rPr>
      </w:pPr>
      <w:r w:rsidRPr="00F01989">
        <w:rPr>
          <w:color w:val="333333"/>
          <w:spacing w:val="-2"/>
          <w:position w:val="2"/>
          <w:lang w:val="ru-RU"/>
        </w:rPr>
        <w:t>Рабочие температуры, превышающие 800°</w:t>
      </w:r>
      <w:r w:rsidRPr="00F01989">
        <w:rPr>
          <w:color w:val="333333"/>
          <w:spacing w:val="-2"/>
          <w:position w:val="2"/>
        </w:rPr>
        <w:t>F</w:t>
      </w:r>
      <w:r w:rsidRPr="00F01989">
        <w:rPr>
          <w:color w:val="333333"/>
          <w:spacing w:val="-2"/>
          <w:position w:val="2"/>
          <w:lang w:val="ru-RU"/>
        </w:rPr>
        <w:t xml:space="preserve"> (427°</w:t>
      </w:r>
      <w:r w:rsidRPr="00F01989">
        <w:rPr>
          <w:color w:val="333333"/>
          <w:spacing w:val="-2"/>
          <w:position w:val="2"/>
        </w:rPr>
        <w:t>C</w:t>
      </w:r>
      <w:r w:rsidRPr="00F01989">
        <w:rPr>
          <w:color w:val="333333"/>
          <w:spacing w:val="-2"/>
          <w:position w:val="2"/>
          <w:lang w:val="ru-RU"/>
        </w:rPr>
        <w:t>).</w:t>
      </w:r>
    </w:p>
    <w:p w14:paraId="7662C7C2" w14:textId="2514CD5D" w:rsidR="00EC7A40" w:rsidRPr="00F01989" w:rsidRDefault="00195A4E" w:rsidP="00163AC6">
      <w:pPr>
        <w:pStyle w:val="ListParagraph"/>
        <w:numPr>
          <w:ilvl w:val="2"/>
          <w:numId w:val="52"/>
        </w:numPr>
        <w:spacing w:before="120" w:after="120"/>
        <w:ind w:left="1418" w:hanging="284"/>
        <w:rPr>
          <w:lang w:val="ru-RU"/>
        </w:rPr>
      </w:pPr>
      <w:r w:rsidRPr="00F01989">
        <w:rPr>
          <w:color w:val="333333"/>
          <w:spacing w:val="-2"/>
          <w:position w:val="2"/>
          <w:lang w:val="ru-RU"/>
        </w:rPr>
        <w:t>Для аттестованно</w:t>
      </w:r>
      <w:r w:rsidR="00AA3F75" w:rsidRPr="00F01989">
        <w:rPr>
          <w:color w:val="333333"/>
          <w:spacing w:val="-2"/>
          <w:position w:val="2"/>
          <w:lang w:val="ru-RU"/>
        </w:rPr>
        <w:t>й</w:t>
      </w:r>
      <w:r w:rsidRPr="00F01989">
        <w:rPr>
          <w:color w:val="333333"/>
          <w:spacing w:val="-2"/>
          <w:position w:val="2"/>
          <w:lang w:val="ru-RU"/>
        </w:rPr>
        <w:t xml:space="preserve"> толщин</w:t>
      </w:r>
      <w:r w:rsidR="00AA3F75" w:rsidRPr="00F01989">
        <w:rPr>
          <w:color w:val="333333"/>
          <w:spacing w:val="-2"/>
          <w:position w:val="2"/>
          <w:lang w:val="ru-RU"/>
        </w:rPr>
        <w:t>ы</w:t>
      </w:r>
      <w:r w:rsidRPr="00F01989">
        <w:rPr>
          <w:color w:val="333333"/>
          <w:spacing w:val="-2"/>
          <w:position w:val="2"/>
          <w:lang w:val="ru-RU"/>
        </w:rPr>
        <w:t xml:space="preserve"> </w:t>
      </w:r>
      <w:r w:rsidR="00AA3F75" w:rsidRPr="00F01989">
        <w:rPr>
          <w:color w:val="333333"/>
          <w:spacing w:val="-2"/>
          <w:position w:val="2"/>
          <w:lang w:val="ru-RU"/>
        </w:rPr>
        <w:t xml:space="preserve">основного металла </w:t>
      </w:r>
      <w:r w:rsidRPr="00F01989">
        <w:rPr>
          <w:color w:val="333333"/>
          <w:spacing w:val="-2"/>
          <w:position w:val="2"/>
          <w:lang w:val="ru-RU"/>
        </w:rPr>
        <w:t>более 1,0 дюйма</w:t>
      </w:r>
      <w:r w:rsidR="00AA3F75" w:rsidRPr="00F01989">
        <w:rPr>
          <w:color w:val="333333"/>
          <w:spacing w:val="-2"/>
          <w:position w:val="2"/>
          <w:lang w:val="ru-RU"/>
        </w:rPr>
        <w:t xml:space="preserve"> (25 мм)</w:t>
      </w:r>
      <w:r w:rsidRPr="00F01989">
        <w:rPr>
          <w:color w:val="333333"/>
          <w:spacing w:val="-2"/>
          <w:position w:val="2"/>
          <w:lang w:val="ru-RU"/>
        </w:rPr>
        <w:t>.</w:t>
      </w:r>
    </w:p>
    <w:p w14:paraId="4696421B" w14:textId="4EE32E6E" w:rsidR="00EC7A40" w:rsidRPr="00F01989" w:rsidRDefault="003A7BE8" w:rsidP="00163AC6">
      <w:pPr>
        <w:pStyle w:val="ListParagraph"/>
        <w:numPr>
          <w:ilvl w:val="2"/>
          <w:numId w:val="52"/>
        </w:numPr>
        <w:spacing w:before="120" w:after="120"/>
        <w:ind w:left="1418" w:hanging="284"/>
        <w:rPr>
          <w:lang w:val="ru-RU"/>
        </w:rPr>
      </w:pPr>
      <w:r w:rsidRPr="00F01989">
        <w:rPr>
          <w:color w:val="333333"/>
          <w:spacing w:val="-4"/>
          <w:position w:val="2"/>
          <w:lang w:val="ru-RU"/>
        </w:rPr>
        <w:t>Любая стабилизированная марка аустенитной нержавеющей стали (например, типы 321, 347)</w:t>
      </w:r>
    </w:p>
    <w:p w14:paraId="0AAA389A" w14:textId="2828F33E" w:rsidR="00EC7A40" w:rsidRPr="00F01989" w:rsidRDefault="002A2AFB" w:rsidP="00163AC6">
      <w:pPr>
        <w:spacing w:before="120" w:after="120"/>
        <w:ind w:left="1418"/>
        <w:rPr>
          <w:i/>
          <w:color w:val="333333"/>
          <w:spacing w:val="13"/>
          <w:lang w:val="ru-RU"/>
        </w:rPr>
      </w:pPr>
      <w:r w:rsidRPr="00F01989">
        <w:rPr>
          <w:b/>
          <w:bCs/>
          <w:i/>
          <w:color w:val="333333"/>
          <w:lang w:val="ru-RU"/>
        </w:rPr>
        <w:t>Примечание:</w:t>
      </w:r>
      <w:r w:rsidRPr="00F01989">
        <w:rPr>
          <w:i/>
          <w:color w:val="333333"/>
          <w:lang w:val="ru-RU"/>
        </w:rPr>
        <w:t xml:space="preserve"> нержавеющая сталь типа 310 является полностью аустенитной и имеет ферритное число менее 3. Она подвержена образованию трещин при затвердевании</w:t>
      </w:r>
      <w:r w:rsidR="000C1E79" w:rsidRPr="00F01989">
        <w:rPr>
          <w:i/>
          <w:color w:val="333333"/>
          <w:lang w:val="ru-RU"/>
        </w:rPr>
        <w:t xml:space="preserve"> </w:t>
      </w:r>
      <w:r w:rsidRPr="00F01989">
        <w:rPr>
          <w:i/>
          <w:color w:val="333333"/>
          <w:lang w:val="ru-RU"/>
        </w:rPr>
        <w:t>и не должна использоваться в компонентах, работающих под давлением, если это не одобрено инженером</w:t>
      </w:r>
      <w:r w:rsidR="00200ABE" w:rsidRPr="00F01989">
        <w:rPr>
          <w:i/>
          <w:color w:val="333333"/>
          <w:lang w:val="ru-RU"/>
        </w:rPr>
        <w:t xml:space="preserve"> по материалам от заказчика</w:t>
      </w:r>
      <w:r w:rsidRPr="00F01989">
        <w:rPr>
          <w:i/>
          <w:color w:val="333333"/>
          <w:lang w:val="ru-RU"/>
        </w:rPr>
        <w:t>.</w:t>
      </w:r>
    </w:p>
    <w:p w14:paraId="199E842B" w14:textId="06D2A065" w:rsidR="00EC7A40" w:rsidRPr="00D11F1C" w:rsidRDefault="00EC7A40" w:rsidP="00163AC6">
      <w:pPr>
        <w:pStyle w:val="BodyText"/>
        <w:numPr>
          <w:ilvl w:val="1"/>
          <w:numId w:val="52"/>
        </w:numPr>
        <w:spacing w:before="120" w:after="120"/>
        <w:ind w:left="1134" w:hanging="425"/>
        <w:rPr>
          <w:color w:val="333333"/>
          <w:sz w:val="22"/>
          <w:szCs w:val="22"/>
          <w:lang w:val="ru-RU"/>
        </w:rPr>
      </w:pPr>
      <w:r w:rsidRPr="00F01989">
        <w:rPr>
          <w:b/>
          <w:sz w:val="22"/>
          <w:szCs w:val="22"/>
          <w:lang w:val="ru-RU"/>
        </w:rPr>
        <w:t xml:space="preserve">- </w:t>
      </w:r>
      <w:r w:rsidR="00E971B8" w:rsidRPr="00F01989">
        <w:rPr>
          <w:color w:val="303030"/>
          <w:spacing w:val="-2"/>
          <w:sz w:val="22"/>
          <w:szCs w:val="22"/>
          <w:lang w:val="ru-RU"/>
        </w:rPr>
        <w:t xml:space="preserve">Для производственных сварных швов с номинальной толщиной более 1,0 дюйма (25 мм) или рабочих температур, </w:t>
      </w:r>
      <w:r w:rsidR="00E971B8" w:rsidRPr="00D11F1C">
        <w:rPr>
          <w:color w:val="303030"/>
          <w:spacing w:val="-2"/>
          <w:sz w:val="22"/>
          <w:szCs w:val="22"/>
          <w:lang w:val="ru-RU"/>
        </w:rPr>
        <w:t>превышающих 1050°</w:t>
      </w:r>
      <w:r w:rsidR="00E971B8" w:rsidRPr="00D11F1C">
        <w:rPr>
          <w:color w:val="303030"/>
          <w:spacing w:val="-2"/>
          <w:sz w:val="22"/>
          <w:szCs w:val="22"/>
        </w:rPr>
        <w:t>F</w:t>
      </w:r>
      <w:r w:rsidR="00E971B8" w:rsidRPr="00D11F1C">
        <w:rPr>
          <w:color w:val="303030"/>
          <w:spacing w:val="-2"/>
          <w:sz w:val="22"/>
          <w:szCs w:val="22"/>
          <w:lang w:val="ru-RU"/>
        </w:rPr>
        <w:t xml:space="preserve"> (565°</w:t>
      </w:r>
      <w:r w:rsidR="00E971B8" w:rsidRPr="00D11F1C">
        <w:rPr>
          <w:color w:val="303030"/>
          <w:spacing w:val="-2"/>
          <w:sz w:val="22"/>
          <w:szCs w:val="22"/>
        </w:rPr>
        <w:t>C</w:t>
      </w:r>
      <w:r w:rsidR="00E971B8" w:rsidRPr="00D11F1C">
        <w:rPr>
          <w:color w:val="303030"/>
          <w:spacing w:val="-2"/>
          <w:sz w:val="22"/>
          <w:szCs w:val="22"/>
          <w:lang w:val="ru-RU"/>
        </w:rPr>
        <w:t>), измерения феррита должны проводиться в пяти процентах сварных швов для каждого сварщика из одной и той же партии расходных материалов.</w:t>
      </w:r>
    </w:p>
    <w:p w14:paraId="714120E3" w14:textId="41B73126" w:rsidR="00EC7A40" w:rsidRPr="00F01989" w:rsidRDefault="00EC7A40" w:rsidP="00163AC6">
      <w:pPr>
        <w:pStyle w:val="BodyText"/>
        <w:spacing w:before="120" w:after="120"/>
        <w:ind w:left="1418" w:hanging="284"/>
        <w:rPr>
          <w:sz w:val="22"/>
          <w:szCs w:val="22"/>
          <w:lang w:val="ru-RU"/>
        </w:rPr>
      </w:pPr>
      <w:r w:rsidRPr="00F01989">
        <w:rPr>
          <w:b/>
          <w:sz w:val="22"/>
          <w:szCs w:val="22"/>
          <w:lang w:val="ru-RU"/>
        </w:rPr>
        <w:t>16-8.1</w:t>
      </w:r>
      <w:r w:rsidRPr="00F01989">
        <w:rPr>
          <w:b/>
          <w:spacing w:val="13"/>
          <w:sz w:val="22"/>
          <w:szCs w:val="22"/>
          <w:lang w:val="ru-RU"/>
        </w:rPr>
        <w:t xml:space="preserve"> </w:t>
      </w:r>
      <w:r w:rsidRPr="00F01989">
        <w:rPr>
          <w:b/>
          <w:sz w:val="22"/>
          <w:szCs w:val="22"/>
          <w:lang w:val="ru-RU"/>
        </w:rPr>
        <w:t xml:space="preserve">- </w:t>
      </w:r>
      <w:r w:rsidR="00066B2A" w:rsidRPr="00F01989">
        <w:rPr>
          <w:color w:val="333333"/>
          <w:spacing w:val="-2"/>
          <w:sz w:val="22"/>
          <w:szCs w:val="22"/>
          <w:lang w:val="ru-RU"/>
        </w:rPr>
        <w:t>Каждый кольцевой сварной шов должен быть проверен тремя показаниями под углом 120 градусов.</w:t>
      </w:r>
    </w:p>
    <w:p w14:paraId="6A97984D" w14:textId="3AD3A79E" w:rsidR="00EC7A40" w:rsidRPr="00F01989" w:rsidRDefault="00EC7A40" w:rsidP="00163AC6">
      <w:pPr>
        <w:pStyle w:val="BodyText"/>
        <w:spacing w:before="120" w:after="120"/>
        <w:ind w:left="1418" w:hanging="284"/>
        <w:rPr>
          <w:sz w:val="22"/>
          <w:szCs w:val="22"/>
          <w:lang w:val="ru-RU"/>
        </w:rPr>
      </w:pPr>
      <w:r w:rsidRPr="00F01989">
        <w:rPr>
          <w:b/>
          <w:sz w:val="22"/>
          <w:szCs w:val="22"/>
          <w:lang w:val="ru-RU"/>
        </w:rPr>
        <w:lastRenderedPageBreak/>
        <w:t>16-8.2</w:t>
      </w:r>
      <w:r w:rsidRPr="00F01989">
        <w:rPr>
          <w:b/>
          <w:spacing w:val="14"/>
          <w:sz w:val="22"/>
          <w:szCs w:val="22"/>
          <w:lang w:val="ru-RU"/>
        </w:rPr>
        <w:t xml:space="preserve"> </w:t>
      </w:r>
      <w:r w:rsidRPr="00F01989">
        <w:rPr>
          <w:b/>
          <w:sz w:val="22"/>
          <w:szCs w:val="22"/>
          <w:lang w:val="ru-RU"/>
        </w:rPr>
        <w:t xml:space="preserve">- </w:t>
      </w:r>
      <w:r w:rsidR="002276C3" w:rsidRPr="00F01989">
        <w:rPr>
          <w:color w:val="333333"/>
          <w:spacing w:val="-2"/>
          <w:sz w:val="22"/>
          <w:szCs w:val="22"/>
          <w:lang w:val="ru-RU"/>
        </w:rPr>
        <w:t xml:space="preserve">Прибор для измерения феррита должен быть откалиброван в соответствии с </w:t>
      </w:r>
      <w:r w:rsidR="002276C3" w:rsidRPr="00F01989">
        <w:rPr>
          <w:color w:val="333333"/>
          <w:spacing w:val="-2"/>
          <w:sz w:val="22"/>
          <w:szCs w:val="22"/>
        </w:rPr>
        <w:t>AWS</w:t>
      </w:r>
      <w:r w:rsidR="002276C3" w:rsidRPr="00F01989">
        <w:rPr>
          <w:color w:val="333333"/>
          <w:spacing w:val="-2"/>
          <w:sz w:val="22"/>
          <w:szCs w:val="22"/>
          <w:lang w:val="ru-RU"/>
        </w:rPr>
        <w:t xml:space="preserve"> </w:t>
      </w:r>
      <w:r w:rsidR="002276C3" w:rsidRPr="00F01989">
        <w:rPr>
          <w:color w:val="333333"/>
          <w:spacing w:val="-2"/>
          <w:sz w:val="22"/>
          <w:szCs w:val="22"/>
        </w:rPr>
        <w:t>A</w:t>
      </w:r>
      <w:r w:rsidR="002276C3" w:rsidRPr="00F01989">
        <w:rPr>
          <w:color w:val="333333"/>
          <w:spacing w:val="-2"/>
          <w:sz w:val="22"/>
          <w:szCs w:val="22"/>
          <w:lang w:val="ru-RU"/>
        </w:rPr>
        <w:t>4.2</w:t>
      </w:r>
      <w:r w:rsidR="002276C3" w:rsidRPr="00F01989">
        <w:rPr>
          <w:color w:val="333333"/>
          <w:spacing w:val="-2"/>
          <w:sz w:val="22"/>
          <w:szCs w:val="22"/>
        </w:rPr>
        <w:t>M</w:t>
      </w:r>
      <w:r w:rsidR="002276C3" w:rsidRPr="00F01989">
        <w:rPr>
          <w:color w:val="333333"/>
          <w:spacing w:val="-2"/>
          <w:sz w:val="22"/>
          <w:szCs w:val="22"/>
          <w:lang w:val="ru-RU"/>
        </w:rPr>
        <w:t>.</w:t>
      </w:r>
    </w:p>
    <w:p w14:paraId="54BABB48" w14:textId="6362FBD2" w:rsidR="00EC7A40" w:rsidRPr="00F01989" w:rsidRDefault="00EC7A40" w:rsidP="00163AC6">
      <w:pPr>
        <w:pStyle w:val="BodyText"/>
        <w:spacing w:before="120" w:after="120"/>
        <w:ind w:left="1418" w:hanging="284"/>
        <w:rPr>
          <w:sz w:val="22"/>
          <w:szCs w:val="22"/>
          <w:lang w:val="ru-RU"/>
        </w:rPr>
      </w:pPr>
      <w:r w:rsidRPr="00F01989">
        <w:rPr>
          <w:b/>
          <w:sz w:val="22"/>
          <w:szCs w:val="22"/>
          <w:lang w:val="ru-RU"/>
        </w:rPr>
        <w:t>16-8.3</w:t>
      </w:r>
      <w:r w:rsidRPr="00F01989">
        <w:rPr>
          <w:b/>
          <w:spacing w:val="11"/>
          <w:sz w:val="22"/>
          <w:szCs w:val="22"/>
          <w:lang w:val="ru-RU"/>
        </w:rPr>
        <w:t xml:space="preserve"> </w:t>
      </w:r>
      <w:r w:rsidRPr="00F01989">
        <w:rPr>
          <w:b/>
          <w:sz w:val="22"/>
          <w:szCs w:val="22"/>
          <w:lang w:val="ru-RU"/>
        </w:rPr>
        <w:t>-</w:t>
      </w:r>
      <w:r w:rsidRPr="00F01989">
        <w:rPr>
          <w:b/>
          <w:spacing w:val="-1"/>
          <w:sz w:val="22"/>
          <w:szCs w:val="22"/>
          <w:lang w:val="ru-RU"/>
        </w:rPr>
        <w:t xml:space="preserve"> </w:t>
      </w:r>
      <w:r w:rsidR="00795E77" w:rsidRPr="00F01989">
        <w:rPr>
          <w:color w:val="333333"/>
          <w:spacing w:val="-5"/>
          <w:sz w:val="22"/>
          <w:szCs w:val="22"/>
          <w:lang w:val="ru-RU"/>
        </w:rPr>
        <w:t>Показания феррита должны быть не менее 3 и не более 10.</w:t>
      </w:r>
    </w:p>
    <w:p w14:paraId="1AAF95EC" w14:textId="29639205" w:rsidR="00EC7A40" w:rsidRPr="00F01989" w:rsidRDefault="00EC7A40" w:rsidP="00163AC6">
      <w:pPr>
        <w:pStyle w:val="BodyText"/>
        <w:spacing w:before="120" w:after="120"/>
        <w:ind w:left="1418" w:hanging="284"/>
        <w:rPr>
          <w:sz w:val="22"/>
          <w:szCs w:val="22"/>
          <w:lang w:val="ru-RU"/>
        </w:rPr>
      </w:pPr>
      <w:r w:rsidRPr="00F01989">
        <w:rPr>
          <w:b/>
          <w:sz w:val="22"/>
          <w:szCs w:val="22"/>
          <w:lang w:val="ru-RU"/>
        </w:rPr>
        <w:t>16-8.4</w:t>
      </w:r>
      <w:r w:rsidRPr="00F01989">
        <w:rPr>
          <w:b/>
          <w:spacing w:val="13"/>
          <w:sz w:val="22"/>
          <w:szCs w:val="22"/>
          <w:lang w:val="ru-RU"/>
        </w:rPr>
        <w:t xml:space="preserve"> </w:t>
      </w:r>
      <w:r w:rsidRPr="00F01989">
        <w:rPr>
          <w:b/>
          <w:sz w:val="22"/>
          <w:szCs w:val="22"/>
          <w:lang w:val="ru-RU"/>
        </w:rPr>
        <w:t xml:space="preserve">- </w:t>
      </w:r>
      <w:r w:rsidR="00795E77" w:rsidRPr="00F01989">
        <w:rPr>
          <w:color w:val="333333"/>
          <w:spacing w:val="-2"/>
          <w:sz w:val="22"/>
          <w:szCs w:val="22"/>
          <w:lang w:val="ru-RU"/>
        </w:rPr>
        <w:t xml:space="preserve">Результаты должны быть сообщены заказчику и должны прослеживаться </w:t>
      </w:r>
      <w:r w:rsidR="005F1C9B" w:rsidRPr="00F01989">
        <w:rPr>
          <w:color w:val="333333"/>
          <w:spacing w:val="-2"/>
          <w:sz w:val="22"/>
          <w:szCs w:val="22"/>
          <w:lang w:val="ru-RU"/>
        </w:rPr>
        <w:t>с</w:t>
      </w:r>
      <w:r w:rsidR="00795E77" w:rsidRPr="00F01989">
        <w:rPr>
          <w:color w:val="333333"/>
          <w:spacing w:val="-2"/>
          <w:sz w:val="22"/>
          <w:szCs w:val="22"/>
          <w:lang w:val="ru-RU"/>
        </w:rPr>
        <w:t xml:space="preserve"> каждого места взятия образца.</w:t>
      </w:r>
    </w:p>
    <w:p w14:paraId="5D172D43" w14:textId="1FBAC2D0" w:rsidR="00EC7A40" w:rsidRPr="00D11F1C" w:rsidRDefault="00EC7A40" w:rsidP="00163AC6">
      <w:pPr>
        <w:pStyle w:val="BodyText"/>
        <w:spacing w:before="120" w:after="120"/>
        <w:ind w:left="1418" w:hanging="284"/>
        <w:rPr>
          <w:color w:val="333333"/>
          <w:sz w:val="22"/>
          <w:szCs w:val="22"/>
          <w:lang w:val="ru-RU"/>
        </w:rPr>
      </w:pPr>
      <w:r w:rsidRPr="00F01989">
        <w:rPr>
          <w:b/>
          <w:sz w:val="22"/>
          <w:szCs w:val="22"/>
          <w:lang w:val="ru-RU"/>
        </w:rPr>
        <w:t xml:space="preserve">16-8.5 - </w:t>
      </w:r>
      <w:r w:rsidR="00497CD6" w:rsidRPr="00F01989">
        <w:rPr>
          <w:color w:val="333333"/>
          <w:sz w:val="22"/>
          <w:szCs w:val="22"/>
          <w:lang w:val="ru-RU"/>
        </w:rPr>
        <w:t xml:space="preserve">Если какой-либо результат не соответствует требованиям к испытанию на феррит, то дополнительные образцы должны быть взяты за счет </w:t>
      </w:r>
      <w:r w:rsidR="00FA1CF2" w:rsidRPr="00F01989">
        <w:rPr>
          <w:color w:val="333333"/>
          <w:sz w:val="22"/>
          <w:szCs w:val="22"/>
          <w:lang w:val="ru-RU"/>
        </w:rPr>
        <w:t>п</w:t>
      </w:r>
      <w:r w:rsidR="00497CD6" w:rsidRPr="00F01989">
        <w:rPr>
          <w:color w:val="333333"/>
          <w:sz w:val="22"/>
          <w:szCs w:val="22"/>
          <w:lang w:val="ru-RU"/>
        </w:rPr>
        <w:t xml:space="preserve">оставщика, пока не будет определена степень неприемлемого сварного металла. Весь неприемлемый сварной металл должен быть заменен и повторно испытан за счет </w:t>
      </w:r>
      <w:r w:rsidR="00FA1CF2" w:rsidRPr="00F01989">
        <w:rPr>
          <w:color w:val="333333"/>
          <w:sz w:val="22"/>
          <w:szCs w:val="22"/>
          <w:lang w:val="ru-RU"/>
        </w:rPr>
        <w:t>п</w:t>
      </w:r>
      <w:r w:rsidR="00497CD6" w:rsidRPr="00F01989">
        <w:rPr>
          <w:color w:val="333333"/>
          <w:sz w:val="22"/>
          <w:szCs w:val="22"/>
          <w:lang w:val="ru-RU"/>
        </w:rPr>
        <w:t>оставщика.</w:t>
      </w:r>
    </w:p>
    <w:p w14:paraId="5D305BD3" w14:textId="6DD3DD74" w:rsidR="00EC7A40" w:rsidRPr="00D55CC2" w:rsidRDefault="00190C22" w:rsidP="00163AC6">
      <w:pPr>
        <w:pStyle w:val="Heading1"/>
        <w:numPr>
          <w:ilvl w:val="0"/>
          <w:numId w:val="68"/>
        </w:numPr>
        <w:spacing w:before="240" w:after="240"/>
        <w:ind w:left="709" w:hanging="709"/>
        <w:rPr>
          <w:lang w:val="ru-RU"/>
        </w:rPr>
      </w:pPr>
      <w:bookmarkStart w:id="1594" w:name="_Toc205628162"/>
      <w:r w:rsidRPr="00D55CC2">
        <w:rPr>
          <w:lang w:val="ru-RU"/>
        </w:rPr>
        <w:t>Сварка медно-никелевого сплава (</w:t>
      </w:r>
      <w:r w:rsidRPr="00190C22">
        <w:t>P</w:t>
      </w:r>
      <w:r w:rsidRPr="00D55CC2">
        <w:rPr>
          <w:lang w:val="ru-RU"/>
        </w:rPr>
        <w:t>34)</w:t>
      </w:r>
      <w:bookmarkEnd w:id="1594"/>
    </w:p>
    <w:p w14:paraId="2000BE96" w14:textId="6C3EF5F3" w:rsidR="00501F21" w:rsidRPr="00E36D83" w:rsidRDefault="00EC7A40" w:rsidP="00163AC6">
      <w:pPr>
        <w:pStyle w:val="ListParagraph"/>
        <w:numPr>
          <w:ilvl w:val="1"/>
          <w:numId w:val="55"/>
        </w:numPr>
        <w:spacing w:before="120" w:after="120"/>
        <w:ind w:left="1134" w:hanging="425"/>
        <w:rPr>
          <w:lang w:val="ru-RU"/>
        </w:rPr>
      </w:pPr>
      <w:r w:rsidRPr="00E36D83">
        <w:rPr>
          <w:b/>
          <w:lang w:val="ru-RU"/>
        </w:rPr>
        <w:t xml:space="preserve">- </w:t>
      </w:r>
      <w:r w:rsidR="00877959" w:rsidRPr="00E36D83">
        <w:rPr>
          <w:lang w:val="ru-RU"/>
        </w:rPr>
        <w:t xml:space="preserve">Органический растворитель должен использоваться для очистки обеих сторон сварного шва перед сваркой на </w:t>
      </w:r>
      <w:r w:rsidR="00B344D1" w:rsidRPr="00B344D1">
        <w:rPr>
          <w:lang w:val="ru-RU"/>
        </w:rPr>
        <w:t>расстоянии не менее 2 дюймов (50 мм) от скоса. Очистка должна продолжаться до тех пор, пока на высушивающей ткани</w:t>
      </w:r>
      <w:r w:rsidR="003E599E" w:rsidRPr="003E599E">
        <w:rPr>
          <w:lang w:val="ru-RU"/>
        </w:rPr>
        <w:t xml:space="preserve"> не останется видимых следов изменения цвета.</w:t>
      </w:r>
    </w:p>
    <w:p w14:paraId="31C0806E" w14:textId="10DD9444" w:rsidR="00EC7A40" w:rsidRPr="00E36D83" w:rsidRDefault="00EC7A40" w:rsidP="00163AC6">
      <w:pPr>
        <w:pStyle w:val="ListParagraph"/>
        <w:numPr>
          <w:ilvl w:val="1"/>
          <w:numId w:val="55"/>
        </w:numPr>
        <w:tabs>
          <w:tab w:val="left" w:pos="605"/>
        </w:tabs>
        <w:spacing w:before="120" w:after="120"/>
        <w:ind w:left="1134" w:hanging="425"/>
        <w:rPr>
          <w:lang w:val="ru-RU"/>
        </w:rPr>
      </w:pPr>
      <w:r w:rsidRPr="00E36D83">
        <w:rPr>
          <w:b/>
          <w:lang w:val="ru-RU"/>
        </w:rPr>
        <w:t>-</w:t>
      </w:r>
      <w:r w:rsidRPr="00E36D83">
        <w:rPr>
          <w:b/>
          <w:spacing w:val="1"/>
          <w:lang w:val="ru-RU"/>
        </w:rPr>
        <w:t xml:space="preserve"> </w:t>
      </w:r>
      <w:r w:rsidR="00AA49A7" w:rsidRPr="00E36D83">
        <w:rPr>
          <w:spacing w:val="-2"/>
          <w:lang w:val="ru-RU"/>
        </w:rPr>
        <w:t>Направление сварки сверху вниз</w:t>
      </w:r>
      <w:r w:rsidR="00975B52" w:rsidRPr="00E36D83">
        <w:rPr>
          <w:spacing w:val="-2"/>
          <w:lang w:val="ru-RU"/>
        </w:rPr>
        <w:t xml:space="preserve"> должна </w:t>
      </w:r>
      <w:r w:rsidR="0004304E" w:rsidRPr="00E36D83">
        <w:rPr>
          <w:spacing w:val="-2"/>
          <w:lang w:val="ru-RU"/>
        </w:rPr>
        <w:t>осуществляться</w:t>
      </w:r>
      <w:r w:rsidR="00AA49A7" w:rsidRPr="00E36D83">
        <w:rPr>
          <w:spacing w:val="-2"/>
          <w:lang w:val="ru-RU"/>
        </w:rPr>
        <w:t xml:space="preserve"> </w:t>
      </w:r>
      <w:r w:rsidR="00975B52" w:rsidRPr="00E36D83">
        <w:rPr>
          <w:spacing w:val="-2"/>
          <w:lang w:val="ru-RU"/>
        </w:rPr>
        <w:t>д</w:t>
      </w:r>
      <w:r w:rsidR="00245F55" w:rsidRPr="00E36D83">
        <w:rPr>
          <w:spacing w:val="-2"/>
          <w:lang w:val="ru-RU"/>
        </w:rPr>
        <w:t>ля всех процессов.</w:t>
      </w:r>
    </w:p>
    <w:p w14:paraId="410BD92C" w14:textId="21237613" w:rsidR="00EC7A40" w:rsidRPr="00E36D83" w:rsidRDefault="00EC7A40" w:rsidP="00163AC6">
      <w:pPr>
        <w:pStyle w:val="ListParagraph"/>
        <w:numPr>
          <w:ilvl w:val="1"/>
          <w:numId w:val="55"/>
        </w:numPr>
        <w:tabs>
          <w:tab w:val="left" w:pos="605"/>
        </w:tabs>
        <w:spacing w:before="120" w:after="120"/>
        <w:ind w:left="1134" w:hanging="425"/>
        <w:rPr>
          <w:lang w:val="ru-RU"/>
        </w:rPr>
      </w:pPr>
      <w:r w:rsidRPr="00E36D83">
        <w:rPr>
          <w:b/>
          <w:lang w:val="ru-RU"/>
        </w:rPr>
        <w:t>-</w:t>
      </w:r>
      <w:r w:rsidRPr="00E36D83">
        <w:rPr>
          <w:b/>
          <w:spacing w:val="1"/>
          <w:lang w:val="ru-RU"/>
        </w:rPr>
        <w:t xml:space="preserve"> </w:t>
      </w:r>
      <w:r w:rsidR="00A9139D" w:rsidRPr="00E36D83">
        <w:rPr>
          <w:color w:val="333333"/>
          <w:spacing w:val="-5"/>
          <w:lang w:val="ru-RU"/>
        </w:rPr>
        <w:t>Процессы сварки для медно-никелевого (</w:t>
      </w:r>
      <w:r w:rsidR="00A9139D" w:rsidRPr="00E36D83">
        <w:rPr>
          <w:color w:val="333333"/>
          <w:spacing w:val="-5"/>
        </w:rPr>
        <w:t>CuNi</w:t>
      </w:r>
      <w:r w:rsidR="00A9139D" w:rsidRPr="00E36D83">
        <w:rPr>
          <w:color w:val="333333"/>
          <w:spacing w:val="-5"/>
          <w:lang w:val="ru-RU"/>
        </w:rPr>
        <w:t>) сплава должны быть ограничены:</w:t>
      </w:r>
    </w:p>
    <w:p w14:paraId="0C4B60EA" w14:textId="431666E4" w:rsidR="00EC7A40" w:rsidRPr="00E36D83" w:rsidRDefault="00EC7A40" w:rsidP="00163AC6">
      <w:pPr>
        <w:pStyle w:val="BodyText"/>
        <w:spacing w:before="120" w:after="120"/>
        <w:ind w:left="1418" w:hanging="284"/>
        <w:rPr>
          <w:color w:val="333333"/>
          <w:sz w:val="22"/>
          <w:szCs w:val="22"/>
          <w:lang w:val="ru-RU"/>
        </w:rPr>
      </w:pPr>
      <w:r w:rsidRPr="00E36D83">
        <w:rPr>
          <w:b/>
          <w:sz w:val="22"/>
          <w:szCs w:val="22"/>
          <w:lang w:val="ru-RU"/>
        </w:rPr>
        <w:t xml:space="preserve">17-3.1 - </w:t>
      </w:r>
      <w:r w:rsidR="003127EE" w:rsidRPr="00E36D83">
        <w:rPr>
          <w:color w:val="333333"/>
          <w:sz w:val="22"/>
          <w:szCs w:val="22"/>
          <w:lang w:val="ru-RU"/>
        </w:rPr>
        <w:t xml:space="preserve">Дуговая сварка покрытым электродом </w:t>
      </w:r>
      <w:r w:rsidR="0004304E" w:rsidRPr="00E36D83">
        <w:rPr>
          <w:color w:val="333333"/>
          <w:sz w:val="22"/>
          <w:szCs w:val="22"/>
          <w:lang w:val="ru-RU"/>
        </w:rPr>
        <w:t>(</w:t>
      </w:r>
      <w:r w:rsidR="0004304E" w:rsidRPr="00E36D83">
        <w:rPr>
          <w:color w:val="333333"/>
          <w:sz w:val="22"/>
          <w:szCs w:val="22"/>
        </w:rPr>
        <w:t>SMAW</w:t>
      </w:r>
      <w:r w:rsidR="0004304E" w:rsidRPr="00E36D83">
        <w:rPr>
          <w:color w:val="333333"/>
          <w:sz w:val="22"/>
          <w:szCs w:val="22"/>
          <w:lang w:val="ru-RU"/>
        </w:rPr>
        <w:t xml:space="preserve">). Электроды для </w:t>
      </w:r>
      <w:r w:rsidR="00DA44C3" w:rsidRPr="00E36D83">
        <w:rPr>
          <w:color w:val="333333"/>
          <w:sz w:val="22"/>
          <w:szCs w:val="22"/>
          <w:lang w:val="ru-RU"/>
        </w:rPr>
        <w:t>дуговой сварки покрытым</w:t>
      </w:r>
      <w:r w:rsidR="003E599E" w:rsidRPr="003E599E">
        <w:rPr>
          <w:color w:val="333333"/>
          <w:sz w:val="22"/>
          <w:szCs w:val="22"/>
          <w:lang w:val="ru-RU"/>
        </w:rPr>
        <w:t xml:space="preserve"> </w:t>
      </w:r>
      <w:r w:rsidR="00DA44C3" w:rsidRPr="00E36D83">
        <w:rPr>
          <w:color w:val="333333"/>
          <w:sz w:val="22"/>
          <w:szCs w:val="22"/>
          <w:lang w:val="ru-RU"/>
        </w:rPr>
        <w:t xml:space="preserve">электродом </w:t>
      </w:r>
      <w:r w:rsidR="0004304E" w:rsidRPr="00E36D83">
        <w:rPr>
          <w:color w:val="333333"/>
          <w:sz w:val="22"/>
          <w:szCs w:val="22"/>
          <w:lang w:val="ru-RU"/>
        </w:rPr>
        <w:t>(</w:t>
      </w:r>
      <w:r w:rsidR="0004304E" w:rsidRPr="00E36D83">
        <w:rPr>
          <w:color w:val="333333"/>
          <w:sz w:val="22"/>
          <w:szCs w:val="22"/>
        </w:rPr>
        <w:t>SMAW</w:t>
      </w:r>
      <w:r w:rsidR="0004304E" w:rsidRPr="00E36D83">
        <w:rPr>
          <w:color w:val="333333"/>
          <w:sz w:val="22"/>
          <w:szCs w:val="22"/>
          <w:lang w:val="ru-RU"/>
        </w:rPr>
        <w:t xml:space="preserve">) должны соответствовать </w:t>
      </w:r>
      <w:r w:rsidR="0004304E" w:rsidRPr="00E36D83">
        <w:rPr>
          <w:color w:val="333333"/>
          <w:sz w:val="22"/>
          <w:szCs w:val="22"/>
        </w:rPr>
        <w:t>ASME</w:t>
      </w:r>
      <w:r w:rsidR="0004304E" w:rsidRPr="00E36D83">
        <w:rPr>
          <w:color w:val="333333"/>
          <w:sz w:val="22"/>
          <w:szCs w:val="22"/>
          <w:lang w:val="ru-RU"/>
        </w:rPr>
        <w:t xml:space="preserve"> </w:t>
      </w:r>
      <w:r w:rsidR="0004304E" w:rsidRPr="00E36D83">
        <w:rPr>
          <w:color w:val="333333"/>
          <w:sz w:val="22"/>
          <w:szCs w:val="22"/>
        </w:rPr>
        <w:t>SFA</w:t>
      </w:r>
      <w:r w:rsidR="0004304E" w:rsidRPr="00E36D83">
        <w:rPr>
          <w:color w:val="333333"/>
          <w:sz w:val="22"/>
          <w:szCs w:val="22"/>
          <w:lang w:val="ru-RU"/>
        </w:rPr>
        <w:t xml:space="preserve">-5.6 </w:t>
      </w:r>
      <w:r w:rsidR="0004304E" w:rsidRPr="00E36D83">
        <w:rPr>
          <w:color w:val="333333"/>
          <w:sz w:val="22"/>
          <w:szCs w:val="22"/>
        </w:rPr>
        <w:t>ECuNi</w:t>
      </w:r>
      <w:r w:rsidR="0004304E" w:rsidRPr="00E36D83">
        <w:rPr>
          <w:color w:val="333333"/>
          <w:sz w:val="22"/>
          <w:szCs w:val="22"/>
          <w:lang w:val="ru-RU"/>
        </w:rPr>
        <w:t>.</w:t>
      </w:r>
    </w:p>
    <w:p w14:paraId="006EF169" w14:textId="39F3F321" w:rsidR="00EC7A40" w:rsidRPr="00E36D83" w:rsidRDefault="00EC7A40" w:rsidP="00163AC6">
      <w:pPr>
        <w:pStyle w:val="BodyText"/>
        <w:spacing w:before="120" w:after="120"/>
        <w:ind w:left="1418" w:hanging="284"/>
        <w:rPr>
          <w:sz w:val="22"/>
          <w:szCs w:val="22"/>
          <w:lang w:val="ru-RU"/>
        </w:rPr>
      </w:pPr>
      <w:r w:rsidRPr="00E36D83">
        <w:rPr>
          <w:b/>
          <w:sz w:val="22"/>
          <w:szCs w:val="22"/>
          <w:lang w:val="ru-RU"/>
        </w:rPr>
        <w:t xml:space="preserve">17-3.2 - </w:t>
      </w:r>
      <w:r w:rsidR="0018402C" w:rsidRPr="00E36D83">
        <w:rPr>
          <w:sz w:val="22"/>
          <w:szCs w:val="22"/>
          <w:lang w:val="ru-RU"/>
        </w:rPr>
        <w:t>Дуговая сварка в среде защитных газов (</w:t>
      </w:r>
      <w:r w:rsidR="0018402C" w:rsidRPr="00E36D83">
        <w:rPr>
          <w:sz w:val="22"/>
          <w:szCs w:val="22"/>
        </w:rPr>
        <w:t>GMAW</w:t>
      </w:r>
      <w:r w:rsidR="0018402C" w:rsidRPr="00E36D83">
        <w:rPr>
          <w:sz w:val="22"/>
          <w:szCs w:val="22"/>
          <w:lang w:val="ru-RU"/>
        </w:rPr>
        <w:t xml:space="preserve">) или </w:t>
      </w:r>
      <w:r w:rsidR="00413B1D" w:rsidRPr="00E36D83">
        <w:rPr>
          <w:color w:val="333333"/>
          <w:spacing w:val="-2"/>
          <w:sz w:val="22"/>
          <w:szCs w:val="22"/>
          <w:lang w:val="ru-RU"/>
        </w:rPr>
        <w:t>газовая дуговая сварка вольфрамовым электродом</w:t>
      </w:r>
      <w:r w:rsidR="0018402C" w:rsidRPr="00E36D83">
        <w:rPr>
          <w:sz w:val="22"/>
          <w:szCs w:val="22"/>
          <w:lang w:val="ru-RU"/>
        </w:rPr>
        <w:t xml:space="preserve"> (</w:t>
      </w:r>
      <w:r w:rsidR="0018402C" w:rsidRPr="00E36D83">
        <w:rPr>
          <w:sz w:val="22"/>
          <w:szCs w:val="22"/>
        </w:rPr>
        <w:t>GTAW</w:t>
      </w:r>
      <w:r w:rsidR="0018402C" w:rsidRPr="00E36D83">
        <w:rPr>
          <w:sz w:val="22"/>
          <w:szCs w:val="22"/>
          <w:lang w:val="ru-RU"/>
        </w:rPr>
        <w:t xml:space="preserve">). Сварочные прутки и проволока должны соответствовать </w:t>
      </w:r>
      <w:r w:rsidR="0018402C" w:rsidRPr="00E36D83">
        <w:rPr>
          <w:sz w:val="22"/>
          <w:szCs w:val="22"/>
        </w:rPr>
        <w:t>ASME</w:t>
      </w:r>
      <w:r w:rsidR="0018402C" w:rsidRPr="00E36D83">
        <w:rPr>
          <w:sz w:val="22"/>
          <w:szCs w:val="22"/>
          <w:lang w:val="ru-RU"/>
        </w:rPr>
        <w:t xml:space="preserve"> </w:t>
      </w:r>
      <w:r w:rsidR="0018402C" w:rsidRPr="00E36D83">
        <w:rPr>
          <w:sz w:val="22"/>
          <w:szCs w:val="22"/>
        </w:rPr>
        <w:t>SFA</w:t>
      </w:r>
      <w:r w:rsidR="0018402C" w:rsidRPr="00E36D83">
        <w:rPr>
          <w:sz w:val="22"/>
          <w:szCs w:val="22"/>
          <w:lang w:val="ru-RU"/>
        </w:rPr>
        <w:t xml:space="preserve">-5.7 </w:t>
      </w:r>
      <w:r w:rsidR="0018402C" w:rsidRPr="00E36D83">
        <w:rPr>
          <w:sz w:val="22"/>
          <w:szCs w:val="22"/>
        </w:rPr>
        <w:t>ERCuNi</w:t>
      </w:r>
      <w:r w:rsidR="0018402C" w:rsidRPr="00E36D83">
        <w:rPr>
          <w:sz w:val="22"/>
          <w:szCs w:val="22"/>
          <w:lang w:val="ru-RU"/>
        </w:rPr>
        <w:t>.</w:t>
      </w:r>
    </w:p>
    <w:p w14:paraId="3B30065D" w14:textId="178A3068" w:rsidR="00EC7A40" w:rsidRPr="00163AC6" w:rsidRDefault="00EC7A40" w:rsidP="00897D30">
      <w:pPr>
        <w:pStyle w:val="ListParagraph"/>
        <w:numPr>
          <w:ilvl w:val="1"/>
          <w:numId w:val="55"/>
        </w:numPr>
        <w:spacing w:before="120" w:after="120"/>
        <w:ind w:left="1134" w:hanging="425"/>
        <w:rPr>
          <w:lang w:val="ru-RU"/>
        </w:rPr>
      </w:pPr>
      <w:r w:rsidRPr="00163AC6">
        <w:rPr>
          <w:b/>
          <w:lang w:val="ru-RU"/>
        </w:rPr>
        <w:t>-</w:t>
      </w:r>
      <w:r w:rsidRPr="00163AC6">
        <w:rPr>
          <w:b/>
          <w:spacing w:val="1"/>
          <w:lang w:val="ru-RU"/>
        </w:rPr>
        <w:t xml:space="preserve"> </w:t>
      </w:r>
      <w:r w:rsidR="001902B7" w:rsidRPr="00163AC6">
        <w:rPr>
          <w:color w:val="333333"/>
          <w:spacing w:val="-5"/>
          <w:lang w:val="ru-RU"/>
        </w:rPr>
        <w:t>Предварительный нагрев и межпроходной контроль медно-никелевого (</w:t>
      </w:r>
      <w:r w:rsidR="001902B7" w:rsidRPr="00163AC6">
        <w:rPr>
          <w:color w:val="333333"/>
          <w:spacing w:val="-5"/>
        </w:rPr>
        <w:t>CuNi</w:t>
      </w:r>
      <w:r w:rsidR="001902B7" w:rsidRPr="00163AC6">
        <w:rPr>
          <w:color w:val="333333"/>
          <w:spacing w:val="-5"/>
          <w:lang w:val="ru-RU"/>
        </w:rPr>
        <w:t>) сплава должны проводиться в соответствии с Разделом 21.</w:t>
      </w:r>
    </w:p>
    <w:p w14:paraId="3C70E09F" w14:textId="42D407AE" w:rsidR="00EC7A40" w:rsidRPr="003E599E" w:rsidRDefault="00EC7A40" w:rsidP="00163AC6">
      <w:pPr>
        <w:pStyle w:val="ListParagraph"/>
        <w:numPr>
          <w:ilvl w:val="1"/>
          <w:numId w:val="55"/>
        </w:numPr>
        <w:spacing w:before="120" w:after="120"/>
        <w:ind w:left="1134" w:hanging="425"/>
        <w:rPr>
          <w:lang w:val="ru-RU"/>
        </w:rPr>
      </w:pPr>
      <w:r w:rsidRPr="00E36D83">
        <w:rPr>
          <w:b/>
          <w:lang w:val="ru-RU"/>
        </w:rPr>
        <w:t xml:space="preserve">- </w:t>
      </w:r>
      <w:r w:rsidR="00DC116A" w:rsidRPr="00E36D83">
        <w:rPr>
          <w:color w:val="333333"/>
          <w:spacing w:val="-2"/>
          <w:lang w:val="ru-RU"/>
        </w:rPr>
        <w:t>Материалы медно-никелевых (</w:t>
      </w:r>
      <w:r w:rsidR="00DC116A" w:rsidRPr="00E36D83">
        <w:rPr>
          <w:color w:val="333333"/>
          <w:spacing w:val="-2"/>
        </w:rPr>
        <w:t>CuNi</w:t>
      </w:r>
      <w:r w:rsidR="00DC116A" w:rsidRPr="00E36D83">
        <w:rPr>
          <w:color w:val="333333"/>
          <w:spacing w:val="-2"/>
          <w:lang w:val="ru-RU"/>
        </w:rPr>
        <w:t xml:space="preserve">) сплавов не должны подвергаться </w:t>
      </w:r>
      <w:r w:rsidR="00DC116A" w:rsidRPr="00E36D83">
        <w:rPr>
          <w:color w:val="333333"/>
          <w:spacing w:val="-2"/>
        </w:rPr>
        <w:t>PWHT</w:t>
      </w:r>
      <w:r w:rsidR="00DC116A" w:rsidRPr="00E36D83">
        <w:rPr>
          <w:color w:val="333333"/>
          <w:spacing w:val="-2"/>
          <w:lang w:val="ru-RU"/>
        </w:rPr>
        <w:t xml:space="preserve">, если иное не указано инженером по </w:t>
      </w:r>
      <w:r w:rsidR="00DC116A" w:rsidRPr="003E599E">
        <w:rPr>
          <w:color w:val="333333"/>
          <w:spacing w:val="-2"/>
          <w:lang w:val="ru-RU"/>
        </w:rPr>
        <w:t xml:space="preserve">материалам от </w:t>
      </w:r>
      <w:r w:rsidR="00D37508" w:rsidRPr="003E599E">
        <w:rPr>
          <w:color w:val="333333"/>
          <w:spacing w:val="-2"/>
          <w:lang w:val="ru-RU"/>
        </w:rPr>
        <w:t>заказчика</w:t>
      </w:r>
      <w:r w:rsidR="00DC116A" w:rsidRPr="003E599E">
        <w:rPr>
          <w:color w:val="333333"/>
          <w:spacing w:val="-2"/>
          <w:lang w:val="ru-RU"/>
        </w:rPr>
        <w:t>.</w:t>
      </w:r>
    </w:p>
    <w:p w14:paraId="516619F7" w14:textId="52A2AA15" w:rsidR="00EC7A40" w:rsidRPr="004B3B3A" w:rsidRDefault="00355CF5" w:rsidP="00163AC6">
      <w:pPr>
        <w:pStyle w:val="Heading1"/>
        <w:numPr>
          <w:ilvl w:val="0"/>
          <w:numId w:val="68"/>
        </w:numPr>
        <w:spacing w:before="240" w:after="240"/>
        <w:ind w:left="709" w:hanging="709"/>
        <w:rPr>
          <w:lang w:val="ru-RU"/>
        </w:rPr>
      </w:pPr>
      <w:bookmarkStart w:id="1595" w:name="_Toc205628163"/>
      <w:r w:rsidRPr="00355CF5">
        <w:rPr>
          <w:lang w:val="ru-RU"/>
        </w:rPr>
        <w:t>Сварка</w:t>
      </w:r>
      <w:r w:rsidRPr="004B3B3A">
        <w:rPr>
          <w:lang w:val="ru-RU"/>
        </w:rPr>
        <w:t xml:space="preserve"> </w:t>
      </w:r>
      <w:bookmarkStart w:id="1596" w:name="_Hlk174934361"/>
      <w:r w:rsidRPr="00355CF5">
        <w:rPr>
          <w:lang w:val="ru-RU"/>
        </w:rPr>
        <w:t>никелевых</w:t>
      </w:r>
      <w:r w:rsidRPr="004B3B3A">
        <w:rPr>
          <w:lang w:val="ru-RU"/>
        </w:rPr>
        <w:t xml:space="preserve"> </w:t>
      </w:r>
      <w:r w:rsidRPr="00355CF5">
        <w:rPr>
          <w:lang w:val="ru-RU"/>
        </w:rPr>
        <w:t>сплавов</w:t>
      </w:r>
      <w:r w:rsidRPr="004B3B3A">
        <w:rPr>
          <w:lang w:val="ru-RU"/>
        </w:rPr>
        <w:t xml:space="preserve"> (</w:t>
      </w:r>
      <w:r w:rsidRPr="00355CF5">
        <w:t>P</w:t>
      </w:r>
      <w:r w:rsidRPr="004B3B3A">
        <w:rPr>
          <w:lang w:val="ru-RU"/>
        </w:rPr>
        <w:t xml:space="preserve">42, </w:t>
      </w:r>
      <w:r w:rsidRPr="00355CF5">
        <w:t>P</w:t>
      </w:r>
      <w:r w:rsidRPr="004B3B3A">
        <w:rPr>
          <w:lang w:val="ru-RU"/>
        </w:rPr>
        <w:t xml:space="preserve">43, </w:t>
      </w:r>
      <w:r w:rsidRPr="00355CF5">
        <w:t>P</w:t>
      </w:r>
      <w:r w:rsidRPr="004B3B3A">
        <w:rPr>
          <w:lang w:val="ru-RU"/>
        </w:rPr>
        <w:t xml:space="preserve">44, </w:t>
      </w:r>
      <w:r w:rsidRPr="00355CF5">
        <w:t>P</w:t>
      </w:r>
      <w:r w:rsidRPr="004B3B3A">
        <w:rPr>
          <w:lang w:val="ru-RU"/>
        </w:rPr>
        <w:t>45)</w:t>
      </w:r>
      <w:bookmarkEnd w:id="1595"/>
    </w:p>
    <w:bookmarkEnd w:id="1596"/>
    <w:p w14:paraId="54FEE947" w14:textId="1BAD2956" w:rsidR="00EC7A40" w:rsidRPr="005A6272" w:rsidRDefault="00EC7A40" w:rsidP="00163AC6">
      <w:pPr>
        <w:pStyle w:val="ListParagraph"/>
        <w:numPr>
          <w:ilvl w:val="1"/>
          <w:numId w:val="56"/>
        </w:numPr>
        <w:ind w:left="1134" w:hanging="425"/>
        <w:rPr>
          <w:color w:val="333333"/>
          <w:spacing w:val="-2"/>
          <w:lang w:val="ru-RU"/>
        </w:rPr>
      </w:pPr>
      <w:r w:rsidRPr="005A6272">
        <w:rPr>
          <w:b/>
          <w:lang w:val="ru-RU"/>
        </w:rPr>
        <w:t>-</w:t>
      </w:r>
      <w:r w:rsidRPr="005A6272">
        <w:rPr>
          <w:b/>
          <w:spacing w:val="3"/>
          <w:lang w:val="ru-RU"/>
        </w:rPr>
        <w:t xml:space="preserve"> </w:t>
      </w:r>
      <w:r w:rsidR="00851FB7" w:rsidRPr="005A6272">
        <w:rPr>
          <w:color w:val="333333"/>
          <w:spacing w:val="-2"/>
          <w:lang w:val="ru-RU"/>
        </w:rPr>
        <w:t>Сварка никелевых сплавов (P42, P43, P44, P45)</w:t>
      </w:r>
      <w:r w:rsidR="00933812" w:rsidRPr="005A6272">
        <w:rPr>
          <w:color w:val="333333"/>
          <w:spacing w:val="-2"/>
          <w:lang w:val="ru-RU"/>
        </w:rPr>
        <w:t xml:space="preserve"> </w:t>
      </w:r>
      <w:r w:rsidR="00851FB7" w:rsidRPr="005A6272">
        <w:rPr>
          <w:color w:val="333333"/>
          <w:spacing w:val="-2"/>
          <w:lang w:val="ru-RU"/>
        </w:rPr>
        <w:t xml:space="preserve">должна соответствовать </w:t>
      </w:r>
      <w:r w:rsidR="00851FB7" w:rsidRPr="005A6272">
        <w:rPr>
          <w:color w:val="333333"/>
          <w:spacing w:val="-2"/>
        </w:rPr>
        <w:t>CPM</w:t>
      </w:r>
      <w:r w:rsidR="00851FB7" w:rsidRPr="005A6272">
        <w:rPr>
          <w:color w:val="333333"/>
          <w:spacing w:val="-2"/>
          <w:lang w:val="ru-RU"/>
        </w:rPr>
        <w:t>-</w:t>
      </w:r>
      <w:r w:rsidR="00851FB7" w:rsidRPr="005A6272">
        <w:rPr>
          <w:color w:val="333333"/>
          <w:spacing w:val="-2"/>
        </w:rPr>
        <w:t>SU</w:t>
      </w:r>
      <w:r w:rsidR="00851FB7" w:rsidRPr="005A6272">
        <w:rPr>
          <w:color w:val="333333"/>
          <w:spacing w:val="-2"/>
          <w:lang w:val="ru-RU"/>
        </w:rPr>
        <w:t>-5013-</w:t>
      </w:r>
      <w:r w:rsidR="00851FB7" w:rsidRPr="005A6272">
        <w:rPr>
          <w:color w:val="333333"/>
          <w:spacing w:val="-2"/>
        </w:rPr>
        <w:t>TCO</w:t>
      </w:r>
      <w:r w:rsidR="00851FB7" w:rsidRPr="005A6272">
        <w:rPr>
          <w:color w:val="333333"/>
          <w:spacing w:val="-2"/>
          <w:lang w:val="ru-RU"/>
        </w:rPr>
        <w:t>.</w:t>
      </w:r>
    </w:p>
    <w:p w14:paraId="52482CBF" w14:textId="1B52B0F6" w:rsidR="00EC7A40" w:rsidRPr="005A6272" w:rsidRDefault="00EC7A40" w:rsidP="00163AC6">
      <w:pPr>
        <w:pStyle w:val="ListParagraph"/>
        <w:numPr>
          <w:ilvl w:val="1"/>
          <w:numId w:val="56"/>
        </w:numPr>
        <w:tabs>
          <w:tab w:val="left" w:pos="605"/>
        </w:tabs>
        <w:spacing w:before="120" w:after="120"/>
        <w:ind w:left="1134" w:hanging="425"/>
        <w:rPr>
          <w:lang w:val="ru-RU"/>
        </w:rPr>
      </w:pPr>
      <w:r w:rsidRPr="005A6272">
        <w:rPr>
          <w:b/>
          <w:lang w:val="ru-RU"/>
        </w:rPr>
        <w:t xml:space="preserve">- </w:t>
      </w:r>
      <w:r w:rsidR="00F733F0" w:rsidRPr="005A6272">
        <w:rPr>
          <w:lang w:val="ru-RU"/>
        </w:rPr>
        <w:t xml:space="preserve">Сварочные </w:t>
      </w:r>
      <w:r w:rsidR="00F733F0" w:rsidRPr="005A6272">
        <w:rPr>
          <w:color w:val="333333"/>
          <w:spacing w:val="-5"/>
          <w:lang w:val="ru-RU"/>
        </w:rPr>
        <w:t>п</w:t>
      </w:r>
      <w:r w:rsidR="00F2460C" w:rsidRPr="005A6272">
        <w:rPr>
          <w:color w:val="333333"/>
          <w:spacing w:val="-5"/>
          <w:lang w:val="ru-RU"/>
        </w:rPr>
        <w:t>роцессы никелевых сплавов должны быть ограничены:</w:t>
      </w:r>
    </w:p>
    <w:p w14:paraId="35E98111" w14:textId="2C637018" w:rsidR="00EC7A40" w:rsidRPr="005A6272" w:rsidRDefault="00EC7A40" w:rsidP="00163AC6">
      <w:pPr>
        <w:pStyle w:val="BodyText"/>
        <w:spacing w:before="120" w:after="120"/>
        <w:ind w:left="1418" w:hanging="284"/>
        <w:rPr>
          <w:color w:val="333333"/>
          <w:spacing w:val="-2"/>
          <w:sz w:val="22"/>
          <w:szCs w:val="22"/>
          <w:lang w:val="ru-RU"/>
        </w:rPr>
      </w:pPr>
      <w:r w:rsidRPr="005A6272">
        <w:rPr>
          <w:b/>
          <w:sz w:val="22"/>
          <w:szCs w:val="22"/>
          <w:lang w:val="ru-RU"/>
        </w:rPr>
        <w:t>18-2.1</w:t>
      </w:r>
      <w:r w:rsidRPr="005A6272">
        <w:rPr>
          <w:b/>
          <w:spacing w:val="14"/>
          <w:sz w:val="22"/>
          <w:szCs w:val="22"/>
          <w:lang w:val="ru-RU"/>
        </w:rPr>
        <w:t xml:space="preserve"> </w:t>
      </w:r>
      <w:r w:rsidRPr="005A6272">
        <w:rPr>
          <w:b/>
          <w:sz w:val="22"/>
          <w:szCs w:val="22"/>
          <w:lang w:val="ru-RU"/>
        </w:rPr>
        <w:t xml:space="preserve">- </w:t>
      </w:r>
      <w:r w:rsidR="009E1AFB" w:rsidRPr="005A6272">
        <w:rPr>
          <w:color w:val="333333"/>
          <w:spacing w:val="-2"/>
          <w:sz w:val="22"/>
          <w:szCs w:val="22"/>
          <w:lang w:val="ru-RU"/>
        </w:rPr>
        <w:t>Газовая дуговая сварка вольфрамовым электродом (</w:t>
      </w:r>
      <w:r w:rsidR="009E1AFB" w:rsidRPr="005A6272">
        <w:rPr>
          <w:color w:val="333333"/>
          <w:spacing w:val="-2"/>
          <w:sz w:val="22"/>
          <w:szCs w:val="22"/>
        </w:rPr>
        <w:t>GTAW</w:t>
      </w:r>
      <w:r w:rsidR="009E1AFB" w:rsidRPr="005A6272">
        <w:rPr>
          <w:color w:val="333333"/>
          <w:spacing w:val="-2"/>
          <w:sz w:val="22"/>
          <w:szCs w:val="22"/>
          <w:lang w:val="ru-RU"/>
        </w:rPr>
        <w:t>) приемлема для корневых, горячих и заполняющих проходов.</w:t>
      </w:r>
    </w:p>
    <w:p w14:paraId="5A092F4F" w14:textId="144CD7C0" w:rsidR="00EC7A40" w:rsidRPr="005A6272" w:rsidRDefault="00EC7A40" w:rsidP="00163AC6">
      <w:pPr>
        <w:pStyle w:val="BodyText"/>
        <w:spacing w:before="120" w:after="120"/>
        <w:ind w:left="1418" w:hanging="284"/>
        <w:rPr>
          <w:sz w:val="22"/>
          <w:szCs w:val="22"/>
          <w:lang w:val="ru-RU"/>
        </w:rPr>
      </w:pPr>
      <w:r w:rsidRPr="005A6272">
        <w:rPr>
          <w:b/>
          <w:sz w:val="22"/>
          <w:szCs w:val="22"/>
          <w:lang w:val="ru-RU"/>
        </w:rPr>
        <w:t>18-2.2</w:t>
      </w:r>
      <w:r w:rsidRPr="005A6272">
        <w:rPr>
          <w:b/>
          <w:spacing w:val="14"/>
          <w:sz w:val="22"/>
          <w:szCs w:val="22"/>
          <w:lang w:val="ru-RU"/>
        </w:rPr>
        <w:t xml:space="preserve"> </w:t>
      </w:r>
      <w:r w:rsidRPr="005A6272">
        <w:rPr>
          <w:b/>
          <w:sz w:val="22"/>
          <w:szCs w:val="22"/>
          <w:lang w:val="ru-RU"/>
        </w:rPr>
        <w:t>-</w:t>
      </w:r>
      <w:r w:rsidRPr="005A6272">
        <w:rPr>
          <w:b/>
          <w:spacing w:val="1"/>
          <w:sz w:val="22"/>
          <w:szCs w:val="22"/>
          <w:lang w:val="ru-RU"/>
        </w:rPr>
        <w:t xml:space="preserve"> </w:t>
      </w:r>
      <w:r w:rsidR="00F14D4A" w:rsidRPr="005A6272">
        <w:rPr>
          <w:color w:val="333333"/>
          <w:sz w:val="22"/>
          <w:szCs w:val="22"/>
          <w:lang w:val="ru-RU"/>
        </w:rPr>
        <w:t>Дуговая сварка покрытым электродом</w:t>
      </w:r>
      <w:r w:rsidR="001209EA" w:rsidRPr="005A6272">
        <w:rPr>
          <w:color w:val="333333"/>
          <w:spacing w:val="-2"/>
          <w:sz w:val="22"/>
          <w:szCs w:val="22"/>
          <w:lang w:val="ru-RU"/>
        </w:rPr>
        <w:t xml:space="preserve"> (</w:t>
      </w:r>
      <w:r w:rsidR="001209EA" w:rsidRPr="005A6272">
        <w:rPr>
          <w:color w:val="333333"/>
          <w:spacing w:val="-2"/>
          <w:sz w:val="22"/>
          <w:szCs w:val="22"/>
        </w:rPr>
        <w:t>SMAW</w:t>
      </w:r>
      <w:r w:rsidR="001209EA" w:rsidRPr="005A6272">
        <w:rPr>
          <w:color w:val="333333"/>
          <w:spacing w:val="-2"/>
          <w:sz w:val="22"/>
          <w:szCs w:val="22"/>
          <w:lang w:val="ru-RU"/>
        </w:rPr>
        <w:t>) приемлема только для заполняющих проходов.</w:t>
      </w:r>
    </w:p>
    <w:p w14:paraId="2D68C424" w14:textId="12041C5E" w:rsidR="00EC7A40" w:rsidRPr="005A6272" w:rsidRDefault="00EC7A40" w:rsidP="00163AC6">
      <w:pPr>
        <w:pStyle w:val="ListParagraph"/>
        <w:numPr>
          <w:ilvl w:val="1"/>
          <w:numId w:val="56"/>
        </w:numPr>
        <w:tabs>
          <w:tab w:val="left" w:pos="180"/>
        </w:tabs>
        <w:spacing w:before="120" w:after="120"/>
        <w:ind w:left="1134" w:hanging="425"/>
        <w:rPr>
          <w:lang w:val="ru-RU"/>
        </w:rPr>
      </w:pPr>
      <w:r w:rsidRPr="005A6272">
        <w:rPr>
          <w:b/>
          <w:lang w:val="ru-RU"/>
        </w:rPr>
        <w:t xml:space="preserve">- </w:t>
      </w:r>
      <w:r w:rsidR="00215D93" w:rsidRPr="005A6272">
        <w:rPr>
          <w:color w:val="333333"/>
          <w:spacing w:val="-2"/>
          <w:lang w:val="ru-RU"/>
        </w:rPr>
        <w:t xml:space="preserve">Никелевые сплавы должны быть </w:t>
      </w:r>
      <w:r w:rsidR="00F3650C" w:rsidRPr="005A6272">
        <w:rPr>
          <w:color w:val="333333"/>
          <w:spacing w:val="-2"/>
          <w:lang w:val="ru-RU"/>
        </w:rPr>
        <w:t>защ</w:t>
      </w:r>
      <w:r w:rsidR="00F67332" w:rsidRPr="005A6272">
        <w:rPr>
          <w:color w:val="333333"/>
          <w:spacing w:val="-2"/>
          <w:lang w:val="ru-RU"/>
        </w:rPr>
        <w:t>ищены</w:t>
      </w:r>
      <w:r w:rsidR="00215D93" w:rsidRPr="005A6272">
        <w:rPr>
          <w:color w:val="333333"/>
          <w:spacing w:val="-2"/>
          <w:lang w:val="ru-RU"/>
        </w:rPr>
        <w:t xml:space="preserve"> от загрязнения другими ферритными материалами или посторонними материалами.</w:t>
      </w:r>
    </w:p>
    <w:p w14:paraId="5D9C4559" w14:textId="069B7814" w:rsidR="00EC7A40" w:rsidRPr="005A6272" w:rsidRDefault="00EC7A40" w:rsidP="00163AC6">
      <w:pPr>
        <w:pStyle w:val="BodyText"/>
        <w:spacing w:before="120" w:after="120"/>
        <w:ind w:left="1418" w:hanging="284"/>
        <w:rPr>
          <w:sz w:val="22"/>
          <w:szCs w:val="22"/>
          <w:lang w:val="ru-RU"/>
        </w:rPr>
      </w:pPr>
      <w:r w:rsidRPr="005A6272">
        <w:rPr>
          <w:b/>
          <w:sz w:val="22"/>
          <w:szCs w:val="22"/>
          <w:lang w:val="ru-RU"/>
        </w:rPr>
        <w:t>18-3.1</w:t>
      </w:r>
      <w:r w:rsidRPr="005A6272">
        <w:rPr>
          <w:b/>
          <w:spacing w:val="34"/>
          <w:sz w:val="22"/>
          <w:szCs w:val="22"/>
          <w:lang w:val="ru-RU"/>
        </w:rPr>
        <w:t xml:space="preserve"> </w:t>
      </w:r>
      <w:r w:rsidRPr="005A6272">
        <w:rPr>
          <w:b/>
          <w:sz w:val="22"/>
          <w:szCs w:val="22"/>
          <w:lang w:val="ru-RU"/>
        </w:rPr>
        <w:t xml:space="preserve">- </w:t>
      </w:r>
      <w:r w:rsidR="00C47CBE" w:rsidRPr="005A6272">
        <w:rPr>
          <w:spacing w:val="-2"/>
          <w:sz w:val="22"/>
          <w:szCs w:val="22"/>
          <w:lang w:val="ru-RU"/>
        </w:rPr>
        <w:t>Обрабатывающие инструменты, шлифовальные диски, щетки и другие инструменты, используемые для подготовки к сварке и очистки между проходами, должны использоваться только для легированных материалов. Металлические инструменты (например, проволочные щетки) должны быть изготовлены только из нержавеющей стали.</w:t>
      </w:r>
    </w:p>
    <w:p w14:paraId="34CF3351" w14:textId="14773C93" w:rsidR="00EC7A40" w:rsidRPr="005A6272" w:rsidRDefault="00EC7A40" w:rsidP="00163AC6">
      <w:pPr>
        <w:pStyle w:val="BodyText"/>
        <w:spacing w:before="120" w:after="120"/>
        <w:ind w:left="1418" w:hanging="284"/>
        <w:rPr>
          <w:sz w:val="22"/>
          <w:szCs w:val="22"/>
          <w:lang w:val="ru-RU"/>
        </w:rPr>
      </w:pPr>
      <w:r w:rsidRPr="005A6272">
        <w:rPr>
          <w:b/>
          <w:sz w:val="22"/>
          <w:szCs w:val="22"/>
          <w:lang w:val="ru-RU"/>
        </w:rPr>
        <w:t xml:space="preserve">18-3.2 - </w:t>
      </w:r>
      <w:r w:rsidR="00075C89" w:rsidRPr="005A6272">
        <w:rPr>
          <w:sz w:val="22"/>
          <w:szCs w:val="22"/>
          <w:lang w:val="ru-RU"/>
        </w:rPr>
        <w:t xml:space="preserve">После подготовки фаски </w:t>
      </w:r>
      <w:r w:rsidR="006B6839" w:rsidRPr="005A6272">
        <w:rPr>
          <w:sz w:val="22"/>
          <w:szCs w:val="22"/>
          <w:lang w:val="ru-RU"/>
        </w:rPr>
        <w:t xml:space="preserve">зона </w:t>
      </w:r>
      <w:r w:rsidR="00075C89" w:rsidRPr="005A6272">
        <w:rPr>
          <w:sz w:val="22"/>
          <w:szCs w:val="22"/>
          <w:lang w:val="ru-RU"/>
        </w:rPr>
        <w:t>поверхност</w:t>
      </w:r>
      <w:r w:rsidR="006B6839" w:rsidRPr="005A6272">
        <w:rPr>
          <w:sz w:val="22"/>
          <w:szCs w:val="22"/>
          <w:lang w:val="ru-RU"/>
        </w:rPr>
        <w:t>и</w:t>
      </w:r>
      <w:r w:rsidR="00075C89" w:rsidRPr="005A6272">
        <w:rPr>
          <w:sz w:val="22"/>
          <w:szCs w:val="22"/>
          <w:lang w:val="ru-RU"/>
        </w:rPr>
        <w:t xml:space="preserve"> подготовки</w:t>
      </w:r>
      <w:r w:rsidR="006B6839" w:rsidRPr="005A6272">
        <w:rPr>
          <w:sz w:val="22"/>
          <w:szCs w:val="22"/>
          <w:lang w:val="ru-RU"/>
        </w:rPr>
        <w:t xml:space="preserve"> под</w:t>
      </w:r>
      <w:r w:rsidR="00075C89" w:rsidRPr="005A6272">
        <w:rPr>
          <w:sz w:val="22"/>
          <w:szCs w:val="22"/>
          <w:lang w:val="ru-RU"/>
        </w:rPr>
        <w:t xml:space="preserve"> сварк</w:t>
      </w:r>
      <w:r w:rsidR="006B6839" w:rsidRPr="005A6272">
        <w:rPr>
          <w:sz w:val="22"/>
          <w:szCs w:val="22"/>
          <w:lang w:val="ru-RU"/>
        </w:rPr>
        <w:t>у</w:t>
      </w:r>
      <w:r w:rsidR="00075C89" w:rsidRPr="005A6272">
        <w:rPr>
          <w:sz w:val="22"/>
          <w:szCs w:val="22"/>
          <w:lang w:val="ru-RU"/>
        </w:rPr>
        <w:t xml:space="preserve"> должна быть очищена совместимым не оставляющим остатков растворителем или обезжиривателем для удаления любых масел, смазочно-охлаждающих жидкостей, галогенидов или других загрязнений перед сваркой.</w:t>
      </w:r>
    </w:p>
    <w:p w14:paraId="214641F6" w14:textId="48ADF0CC" w:rsidR="00EC7A40" w:rsidRPr="005A6272" w:rsidRDefault="00EC7A40" w:rsidP="00163AC6">
      <w:pPr>
        <w:pStyle w:val="BodyText"/>
        <w:spacing w:before="120" w:after="120"/>
        <w:ind w:left="1418" w:hanging="284"/>
        <w:rPr>
          <w:sz w:val="22"/>
          <w:szCs w:val="22"/>
          <w:lang w:val="ru-RU"/>
        </w:rPr>
      </w:pPr>
      <w:r w:rsidRPr="005A6272">
        <w:rPr>
          <w:b/>
          <w:sz w:val="22"/>
          <w:szCs w:val="22"/>
          <w:lang w:val="ru-RU"/>
        </w:rPr>
        <w:lastRenderedPageBreak/>
        <w:t>18-3.3</w:t>
      </w:r>
      <w:r w:rsidRPr="005A6272">
        <w:rPr>
          <w:b/>
          <w:spacing w:val="27"/>
          <w:sz w:val="22"/>
          <w:szCs w:val="22"/>
          <w:lang w:val="ru-RU"/>
        </w:rPr>
        <w:t xml:space="preserve"> </w:t>
      </w:r>
      <w:r w:rsidRPr="005A6272">
        <w:rPr>
          <w:b/>
          <w:sz w:val="22"/>
          <w:szCs w:val="22"/>
          <w:lang w:val="ru-RU"/>
        </w:rPr>
        <w:t xml:space="preserve">- </w:t>
      </w:r>
      <w:r w:rsidR="002D2F58" w:rsidRPr="005A6272">
        <w:rPr>
          <w:sz w:val="22"/>
          <w:szCs w:val="22"/>
          <w:lang w:val="ru-RU"/>
        </w:rPr>
        <w:t>Если для резки используются термические процессы (например, плазменная дуга), окончательная подготовка фаски должна быть выполнена путем механической обработки или шлифовани</w:t>
      </w:r>
      <w:r w:rsidR="00CE7AEF" w:rsidRPr="005A6272">
        <w:rPr>
          <w:sz w:val="22"/>
          <w:szCs w:val="22"/>
          <w:lang w:val="ru-RU"/>
        </w:rPr>
        <w:t>ем</w:t>
      </w:r>
      <w:r w:rsidR="002D2F58" w:rsidRPr="005A6272">
        <w:rPr>
          <w:sz w:val="22"/>
          <w:szCs w:val="22"/>
          <w:lang w:val="ru-RU"/>
        </w:rPr>
        <w:t xml:space="preserve"> </w:t>
      </w:r>
      <w:r w:rsidR="00CE7AEF" w:rsidRPr="005A6272">
        <w:rPr>
          <w:sz w:val="22"/>
          <w:szCs w:val="22"/>
          <w:lang w:val="ru-RU"/>
        </w:rPr>
        <w:t>с</w:t>
      </w:r>
      <w:r w:rsidR="002D2F58" w:rsidRPr="005A6272">
        <w:rPr>
          <w:sz w:val="22"/>
          <w:szCs w:val="22"/>
          <w:lang w:val="ru-RU"/>
        </w:rPr>
        <w:t xml:space="preserve"> удалени</w:t>
      </w:r>
      <w:r w:rsidR="00CE7AEF" w:rsidRPr="005A6272">
        <w:rPr>
          <w:sz w:val="22"/>
          <w:szCs w:val="22"/>
          <w:lang w:val="ru-RU"/>
        </w:rPr>
        <w:t>ем</w:t>
      </w:r>
      <w:r w:rsidR="002D2F58" w:rsidRPr="005A6272">
        <w:rPr>
          <w:sz w:val="22"/>
          <w:szCs w:val="22"/>
          <w:lang w:val="ru-RU"/>
        </w:rPr>
        <w:t xml:space="preserve"> 0,063 дюйма (1,6 мм) поверхности для устранения любой зоны термического воздействия (ЗТВ), образующейся в результате термического процесса.</w:t>
      </w:r>
    </w:p>
    <w:p w14:paraId="55CB5C98" w14:textId="2DB7327B" w:rsidR="00EC7A40" w:rsidRPr="005A6272" w:rsidRDefault="00EC7A40" w:rsidP="00163AC6">
      <w:pPr>
        <w:pStyle w:val="BodyText"/>
        <w:spacing w:before="120" w:after="120"/>
        <w:ind w:left="1701" w:hanging="283"/>
        <w:rPr>
          <w:color w:val="333333"/>
          <w:sz w:val="22"/>
          <w:szCs w:val="22"/>
          <w:lang w:val="ru-RU"/>
        </w:rPr>
      </w:pPr>
      <w:r w:rsidRPr="005A6272">
        <w:rPr>
          <w:b/>
          <w:sz w:val="22"/>
          <w:szCs w:val="22"/>
          <w:lang w:val="ru-RU"/>
        </w:rPr>
        <w:t xml:space="preserve">18-3.3.1 - </w:t>
      </w:r>
      <w:r w:rsidR="000D7CEB" w:rsidRPr="005A6272">
        <w:rPr>
          <w:color w:val="333333"/>
          <w:sz w:val="22"/>
          <w:szCs w:val="22"/>
          <w:lang w:val="ru-RU"/>
        </w:rPr>
        <w:t>Если используются термические процессы, прилегающие области следует защитить сварочной тканью или составами против брызг. После этих процессов все поверхности следует тщательно очистить от брызг.</w:t>
      </w:r>
    </w:p>
    <w:p w14:paraId="75AC22DC" w14:textId="78EA224F" w:rsidR="00EC7A40" w:rsidRPr="005A6272" w:rsidRDefault="00EC7A40" w:rsidP="00163AC6">
      <w:pPr>
        <w:pStyle w:val="ListParagraph"/>
        <w:numPr>
          <w:ilvl w:val="1"/>
          <w:numId w:val="56"/>
        </w:numPr>
        <w:tabs>
          <w:tab w:val="left" w:pos="180"/>
        </w:tabs>
        <w:spacing w:before="120" w:after="120"/>
        <w:ind w:left="1134" w:hanging="425"/>
        <w:rPr>
          <w:lang w:val="ru-RU"/>
        </w:rPr>
      </w:pPr>
      <w:r w:rsidRPr="005A6272">
        <w:rPr>
          <w:b/>
          <w:lang w:val="ru-RU"/>
        </w:rPr>
        <w:t xml:space="preserve">- </w:t>
      </w:r>
      <w:r w:rsidR="00F51695" w:rsidRPr="005A6272">
        <w:rPr>
          <w:color w:val="333333"/>
          <w:spacing w:val="-2"/>
          <w:lang w:val="ru-RU"/>
        </w:rPr>
        <w:t xml:space="preserve">Таблица 8 должна использоваться для определения классификации сварочных материалов </w:t>
      </w:r>
      <w:r w:rsidR="001406C4" w:rsidRPr="005A6272">
        <w:rPr>
          <w:color w:val="333333"/>
          <w:spacing w:val="-2"/>
          <w:lang w:val="ru-RU"/>
        </w:rPr>
        <w:t xml:space="preserve">из никелевых сплавов </w:t>
      </w:r>
      <w:r w:rsidR="00F51695" w:rsidRPr="005A6272">
        <w:rPr>
          <w:color w:val="333333"/>
          <w:spacing w:val="-2"/>
          <w:lang w:val="ru-RU"/>
        </w:rPr>
        <w:t>Американского общества сварки (</w:t>
      </w:r>
      <w:r w:rsidR="00F51695" w:rsidRPr="005A6272">
        <w:rPr>
          <w:color w:val="333333"/>
          <w:spacing w:val="-2"/>
        </w:rPr>
        <w:t>AWS</w:t>
      </w:r>
      <w:r w:rsidR="00F51695" w:rsidRPr="005A6272">
        <w:rPr>
          <w:color w:val="333333"/>
          <w:spacing w:val="-2"/>
          <w:lang w:val="ru-RU"/>
        </w:rPr>
        <w:t>).</w:t>
      </w:r>
    </w:p>
    <w:p w14:paraId="67C2447C" w14:textId="28047530" w:rsidR="00EC7A40" w:rsidRPr="005A6272" w:rsidRDefault="001B6CAE" w:rsidP="00535B33">
      <w:pPr>
        <w:spacing w:before="120" w:after="240"/>
        <w:ind w:left="709"/>
        <w:rPr>
          <w:b/>
          <w:lang w:val="ru-RU"/>
        </w:rPr>
      </w:pPr>
      <w:r w:rsidRPr="005A6272">
        <w:rPr>
          <w:b/>
          <w:spacing w:val="-2"/>
          <w:lang w:val="ru-RU"/>
        </w:rPr>
        <w:t>Таблица 8: Сварочные расходные материалы для никелевых сплавов</w:t>
      </w:r>
    </w:p>
    <w:tbl>
      <w:tblPr>
        <w:tblW w:w="0" w:type="auto"/>
        <w:tblInd w:w="189"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648"/>
        <w:gridCol w:w="3833"/>
        <w:gridCol w:w="3780"/>
      </w:tblGrid>
      <w:tr w:rsidR="00EC7A40" w14:paraId="22D273E9" w14:textId="77777777" w:rsidTr="005C1DAF">
        <w:trPr>
          <w:trHeight w:val="471"/>
        </w:trPr>
        <w:tc>
          <w:tcPr>
            <w:tcW w:w="2648" w:type="dxa"/>
            <w:shd w:val="clear" w:color="auto" w:fill="F0F0F0"/>
            <w:vAlign w:val="center"/>
          </w:tcPr>
          <w:p w14:paraId="22CA3EE9" w14:textId="4E5F29BA" w:rsidR="00EC7A40" w:rsidRPr="00535B33" w:rsidRDefault="00B847B1" w:rsidP="00EA6D5B">
            <w:pPr>
              <w:pStyle w:val="TableParagraph"/>
              <w:spacing w:before="0"/>
              <w:ind w:left="0"/>
              <w:jc w:val="center"/>
              <w:rPr>
                <w:rFonts w:ascii="Times New Roman" w:hAnsi="Times New Roman" w:cs="Times New Roman"/>
                <w:b/>
                <w:lang w:val="ru-RU"/>
              </w:rPr>
            </w:pPr>
            <w:r w:rsidRPr="00535B33">
              <w:rPr>
                <w:rFonts w:ascii="Times New Roman" w:hAnsi="Times New Roman" w:cs="Times New Roman"/>
                <w:b/>
                <w:color w:val="303030"/>
                <w:lang w:val="ru-RU"/>
              </w:rPr>
              <w:t>Основной состав сплава</w:t>
            </w:r>
          </w:p>
        </w:tc>
        <w:tc>
          <w:tcPr>
            <w:tcW w:w="3833" w:type="dxa"/>
            <w:shd w:val="clear" w:color="auto" w:fill="F0F0F0"/>
            <w:vAlign w:val="center"/>
          </w:tcPr>
          <w:p w14:paraId="43DC3FC5" w14:textId="77777777" w:rsidR="00EC7A40" w:rsidRPr="00535B33" w:rsidRDefault="00EC7A40" w:rsidP="00EA6D5B">
            <w:pPr>
              <w:pStyle w:val="TableParagraph"/>
              <w:spacing w:before="0"/>
              <w:ind w:left="0"/>
              <w:jc w:val="center"/>
              <w:rPr>
                <w:rFonts w:ascii="Times New Roman" w:hAnsi="Times New Roman" w:cs="Times New Roman"/>
                <w:b/>
              </w:rPr>
            </w:pPr>
            <w:r w:rsidRPr="00535B33">
              <w:rPr>
                <w:rFonts w:ascii="Times New Roman" w:hAnsi="Times New Roman" w:cs="Times New Roman"/>
                <w:b/>
                <w:spacing w:val="-4"/>
              </w:rPr>
              <w:t>GTAW</w:t>
            </w:r>
          </w:p>
          <w:p w14:paraId="73873B36" w14:textId="367C901F" w:rsidR="00EC7A40" w:rsidRPr="00535B33" w:rsidRDefault="00EC7A40" w:rsidP="00EA6D5B">
            <w:pPr>
              <w:pStyle w:val="TableParagraph"/>
              <w:spacing w:before="0"/>
              <w:ind w:left="0"/>
              <w:jc w:val="center"/>
              <w:rPr>
                <w:rFonts w:ascii="Times New Roman" w:hAnsi="Times New Roman" w:cs="Times New Roman"/>
                <w:b/>
                <w:lang w:val="ru-RU"/>
              </w:rPr>
            </w:pPr>
            <w:r w:rsidRPr="00535B33">
              <w:rPr>
                <w:rFonts w:ascii="Times New Roman" w:hAnsi="Times New Roman" w:cs="Times New Roman"/>
                <w:b/>
              </w:rPr>
              <w:t>AWS</w:t>
            </w:r>
            <w:r w:rsidRPr="00535B33">
              <w:rPr>
                <w:rFonts w:ascii="Times New Roman" w:hAnsi="Times New Roman" w:cs="Times New Roman"/>
                <w:b/>
                <w:spacing w:val="6"/>
              </w:rPr>
              <w:t xml:space="preserve"> </w:t>
            </w:r>
            <w:r w:rsidR="00014181" w:rsidRPr="00535B33">
              <w:rPr>
                <w:rFonts w:ascii="Times New Roman" w:hAnsi="Times New Roman" w:cs="Times New Roman"/>
                <w:b/>
                <w:spacing w:val="-2"/>
                <w:lang w:val="ru-RU"/>
              </w:rPr>
              <w:t>Классификация</w:t>
            </w:r>
          </w:p>
        </w:tc>
        <w:tc>
          <w:tcPr>
            <w:tcW w:w="3780" w:type="dxa"/>
            <w:shd w:val="clear" w:color="auto" w:fill="F0F0F0"/>
            <w:vAlign w:val="center"/>
          </w:tcPr>
          <w:p w14:paraId="25F76DDF" w14:textId="77777777" w:rsidR="00EC7A40" w:rsidRPr="00535B33" w:rsidRDefault="00EC7A40" w:rsidP="00EA6D5B">
            <w:pPr>
              <w:pStyle w:val="TableParagraph"/>
              <w:spacing w:before="0"/>
              <w:ind w:left="0"/>
              <w:jc w:val="center"/>
              <w:rPr>
                <w:rFonts w:ascii="Times New Roman" w:hAnsi="Times New Roman" w:cs="Times New Roman"/>
                <w:b/>
              </w:rPr>
            </w:pPr>
            <w:r w:rsidRPr="00535B33">
              <w:rPr>
                <w:rFonts w:ascii="Times New Roman" w:hAnsi="Times New Roman" w:cs="Times New Roman"/>
                <w:b/>
                <w:spacing w:val="-4"/>
              </w:rPr>
              <w:t>SMAW</w:t>
            </w:r>
          </w:p>
          <w:p w14:paraId="203EC32E" w14:textId="4032523D" w:rsidR="00EC7A40" w:rsidRPr="00535B33" w:rsidRDefault="00EC7A40" w:rsidP="00EA6D5B">
            <w:pPr>
              <w:pStyle w:val="TableParagraph"/>
              <w:spacing w:before="0"/>
              <w:ind w:left="0"/>
              <w:jc w:val="center"/>
              <w:rPr>
                <w:rFonts w:ascii="Times New Roman" w:hAnsi="Times New Roman" w:cs="Times New Roman"/>
                <w:b/>
              </w:rPr>
            </w:pPr>
            <w:r w:rsidRPr="00535B33">
              <w:rPr>
                <w:rFonts w:ascii="Times New Roman" w:hAnsi="Times New Roman" w:cs="Times New Roman"/>
                <w:b/>
              </w:rPr>
              <w:t>AWS</w:t>
            </w:r>
            <w:r w:rsidRPr="00535B33">
              <w:rPr>
                <w:rFonts w:ascii="Times New Roman" w:hAnsi="Times New Roman" w:cs="Times New Roman"/>
                <w:b/>
                <w:spacing w:val="6"/>
              </w:rPr>
              <w:t xml:space="preserve"> </w:t>
            </w:r>
            <w:r w:rsidR="00014181" w:rsidRPr="00535B33">
              <w:rPr>
                <w:rFonts w:ascii="Times New Roman" w:hAnsi="Times New Roman" w:cs="Times New Roman"/>
                <w:b/>
                <w:spacing w:val="-2"/>
                <w:lang w:val="ru-RU"/>
              </w:rPr>
              <w:t>Классификация</w:t>
            </w:r>
          </w:p>
        </w:tc>
      </w:tr>
      <w:tr w:rsidR="00EC7A40" w14:paraId="58726522" w14:textId="77777777" w:rsidTr="005C1DAF">
        <w:trPr>
          <w:trHeight w:val="156"/>
        </w:trPr>
        <w:tc>
          <w:tcPr>
            <w:tcW w:w="2648" w:type="dxa"/>
            <w:vAlign w:val="center"/>
          </w:tcPr>
          <w:p w14:paraId="7EB56DF5" w14:textId="77777777" w:rsidR="00EC7A40" w:rsidRPr="00535B33" w:rsidRDefault="00EC7A40" w:rsidP="00EA6D5B">
            <w:pPr>
              <w:pStyle w:val="TableParagraph"/>
              <w:spacing w:before="0"/>
              <w:ind w:left="0"/>
              <w:rPr>
                <w:rFonts w:ascii="Times New Roman" w:hAnsi="Times New Roman" w:cs="Times New Roman"/>
              </w:rPr>
            </w:pPr>
            <w:r w:rsidRPr="00535B33">
              <w:rPr>
                <w:rFonts w:ascii="Times New Roman" w:hAnsi="Times New Roman" w:cs="Times New Roman"/>
              </w:rPr>
              <w:t>Alloy</w:t>
            </w:r>
            <w:r w:rsidRPr="00535B33">
              <w:rPr>
                <w:rFonts w:ascii="Times New Roman" w:hAnsi="Times New Roman" w:cs="Times New Roman"/>
                <w:spacing w:val="8"/>
              </w:rPr>
              <w:t xml:space="preserve"> </w:t>
            </w:r>
            <w:r w:rsidRPr="00535B33">
              <w:rPr>
                <w:rFonts w:ascii="Times New Roman" w:hAnsi="Times New Roman" w:cs="Times New Roman"/>
                <w:spacing w:val="-5"/>
              </w:rPr>
              <w:t>20</w:t>
            </w:r>
          </w:p>
        </w:tc>
        <w:tc>
          <w:tcPr>
            <w:tcW w:w="3833" w:type="dxa"/>
            <w:vAlign w:val="center"/>
          </w:tcPr>
          <w:p w14:paraId="114858AD" w14:textId="77777777" w:rsidR="00EC7A40" w:rsidRPr="00535B33" w:rsidRDefault="00EC7A40" w:rsidP="00EA6D5B">
            <w:pPr>
              <w:pStyle w:val="TableParagraph"/>
              <w:spacing w:before="0"/>
              <w:ind w:left="0"/>
              <w:jc w:val="center"/>
              <w:rPr>
                <w:rFonts w:ascii="Times New Roman" w:hAnsi="Times New Roman" w:cs="Times New Roman"/>
              </w:rPr>
            </w:pPr>
            <w:r w:rsidRPr="00535B33">
              <w:rPr>
                <w:rFonts w:ascii="Times New Roman" w:hAnsi="Times New Roman" w:cs="Times New Roman"/>
                <w:spacing w:val="-2"/>
              </w:rPr>
              <w:t>ER320LR</w:t>
            </w:r>
          </w:p>
        </w:tc>
        <w:tc>
          <w:tcPr>
            <w:tcW w:w="3780" w:type="dxa"/>
            <w:vAlign w:val="center"/>
          </w:tcPr>
          <w:p w14:paraId="1F7EA450" w14:textId="77777777" w:rsidR="00EC7A40" w:rsidRPr="00535B33" w:rsidRDefault="00EC7A40" w:rsidP="00EA6D5B">
            <w:pPr>
              <w:pStyle w:val="TableParagraph"/>
              <w:spacing w:before="0"/>
              <w:ind w:left="0"/>
              <w:jc w:val="center"/>
              <w:rPr>
                <w:rFonts w:ascii="Times New Roman" w:hAnsi="Times New Roman" w:cs="Times New Roman"/>
              </w:rPr>
            </w:pPr>
            <w:r w:rsidRPr="00535B33">
              <w:rPr>
                <w:rFonts w:ascii="Times New Roman" w:hAnsi="Times New Roman" w:cs="Times New Roman"/>
                <w:spacing w:val="-2"/>
              </w:rPr>
              <w:t>E320LR</w:t>
            </w:r>
          </w:p>
        </w:tc>
      </w:tr>
      <w:tr w:rsidR="00EC7A40" w14:paraId="58BFBEE0" w14:textId="77777777" w:rsidTr="005C1DAF">
        <w:trPr>
          <w:trHeight w:val="183"/>
        </w:trPr>
        <w:tc>
          <w:tcPr>
            <w:tcW w:w="2648" w:type="dxa"/>
            <w:vAlign w:val="center"/>
          </w:tcPr>
          <w:p w14:paraId="379E9B8C" w14:textId="77777777" w:rsidR="00EC7A40" w:rsidRPr="00535B33" w:rsidRDefault="00EC7A40" w:rsidP="00EA6D5B">
            <w:pPr>
              <w:pStyle w:val="TableParagraph"/>
              <w:spacing w:before="0"/>
              <w:ind w:left="0"/>
              <w:rPr>
                <w:rFonts w:ascii="Times New Roman" w:hAnsi="Times New Roman" w:cs="Times New Roman"/>
              </w:rPr>
            </w:pPr>
            <w:r w:rsidRPr="00535B33">
              <w:rPr>
                <w:rFonts w:ascii="Times New Roman" w:hAnsi="Times New Roman" w:cs="Times New Roman"/>
              </w:rPr>
              <w:t>Alloy</w:t>
            </w:r>
            <w:r w:rsidRPr="00535B33">
              <w:rPr>
                <w:rFonts w:ascii="Times New Roman" w:hAnsi="Times New Roman" w:cs="Times New Roman"/>
                <w:spacing w:val="6"/>
              </w:rPr>
              <w:t xml:space="preserve"> </w:t>
            </w:r>
            <w:r w:rsidRPr="00535B33">
              <w:rPr>
                <w:rFonts w:ascii="Times New Roman" w:hAnsi="Times New Roman" w:cs="Times New Roman"/>
              </w:rPr>
              <w:t>400</w:t>
            </w:r>
            <w:r w:rsidRPr="00535B33">
              <w:rPr>
                <w:rFonts w:ascii="Times New Roman" w:hAnsi="Times New Roman" w:cs="Times New Roman"/>
                <w:spacing w:val="7"/>
              </w:rPr>
              <w:t xml:space="preserve"> </w:t>
            </w:r>
            <w:r w:rsidRPr="00535B33">
              <w:rPr>
                <w:rFonts w:ascii="Times New Roman" w:hAnsi="Times New Roman" w:cs="Times New Roman"/>
                <w:spacing w:val="-2"/>
              </w:rPr>
              <w:t>(Monel)</w:t>
            </w:r>
          </w:p>
        </w:tc>
        <w:tc>
          <w:tcPr>
            <w:tcW w:w="3833" w:type="dxa"/>
            <w:vAlign w:val="center"/>
          </w:tcPr>
          <w:p w14:paraId="5AC22DAA" w14:textId="77777777" w:rsidR="00EC7A40" w:rsidRPr="00535B33" w:rsidRDefault="00EC7A40" w:rsidP="00EA6D5B">
            <w:pPr>
              <w:pStyle w:val="TableParagraph"/>
              <w:spacing w:before="0"/>
              <w:ind w:left="0"/>
              <w:jc w:val="center"/>
              <w:rPr>
                <w:rFonts w:ascii="Times New Roman" w:hAnsi="Times New Roman" w:cs="Times New Roman"/>
              </w:rPr>
            </w:pPr>
            <w:r w:rsidRPr="00535B33">
              <w:rPr>
                <w:rFonts w:ascii="Times New Roman" w:hAnsi="Times New Roman" w:cs="Times New Roman"/>
              </w:rPr>
              <w:t>ERNiCu-</w:t>
            </w:r>
            <w:r w:rsidRPr="00535B33">
              <w:rPr>
                <w:rFonts w:ascii="Times New Roman" w:hAnsi="Times New Roman" w:cs="Times New Roman"/>
                <w:spacing w:val="-10"/>
              </w:rPr>
              <w:t>7</w:t>
            </w:r>
          </w:p>
        </w:tc>
        <w:tc>
          <w:tcPr>
            <w:tcW w:w="3780" w:type="dxa"/>
            <w:vAlign w:val="center"/>
          </w:tcPr>
          <w:p w14:paraId="665EAA7F" w14:textId="77777777" w:rsidR="00EC7A40" w:rsidRPr="00535B33" w:rsidRDefault="00EC7A40" w:rsidP="00EA6D5B">
            <w:pPr>
              <w:pStyle w:val="TableParagraph"/>
              <w:spacing w:before="0"/>
              <w:ind w:left="0"/>
              <w:jc w:val="center"/>
              <w:rPr>
                <w:rFonts w:ascii="Times New Roman" w:hAnsi="Times New Roman" w:cs="Times New Roman"/>
              </w:rPr>
            </w:pPr>
            <w:r w:rsidRPr="00535B33">
              <w:rPr>
                <w:rFonts w:ascii="Times New Roman" w:hAnsi="Times New Roman" w:cs="Times New Roman"/>
              </w:rPr>
              <w:t>ENiCu-</w:t>
            </w:r>
            <w:r w:rsidRPr="00535B33">
              <w:rPr>
                <w:rFonts w:ascii="Times New Roman" w:hAnsi="Times New Roman" w:cs="Times New Roman"/>
                <w:spacing w:val="-10"/>
              </w:rPr>
              <w:t>7</w:t>
            </w:r>
          </w:p>
        </w:tc>
      </w:tr>
      <w:tr w:rsidR="00EC7A40" w14:paraId="6790C944" w14:textId="77777777" w:rsidTr="005C1DAF">
        <w:trPr>
          <w:trHeight w:val="192"/>
        </w:trPr>
        <w:tc>
          <w:tcPr>
            <w:tcW w:w="2648" w:type="dxa"/>
            <w:vAlign w:val="center"/>
          </w:tcPr>
          <w:p w14:paraId="4F0A7110" w14:textId="77777777" w:rsidR="00EC7A40" w:rsidRPr="00535B33" w:rsidRDefault="00EC7A40" w:rsidP="00EA6D5B">
            <w:pPr>
              <w:pStyle w:val="TableParagraph"/>
              <w:spacing w:before="0"/>
              <w:ind w:left="0"/>
              <w:rPr>
                <w:rFonts w:ascii="Times New Roman" w:hAnsi="Times New Roman" w:cs="Times New Roman"/>
              </w:rPr>
            </w:pPr>
            <w:r w:rsidRPr="00535B33">
              <w:rPr>
                <w:rFonts w:ascii="Times New Roman" w:hAnsi="Times New Roman" w:cs="Times New Roman"/>
              </w:rPr>
              <w:t>Alloy</w:t>
            </w:r>
            <w:r w:rsidRPr="00535B33">
              <w:rPr>
                <w:rFonts w:ascii="Times New Roman" w:hAnsi="Times New Roman" w:cs="Times New Roman"/>
                <w:spacing w:val="8"/>
              </w:rPr>
              <w:t xml:space="preserve"> </w:t>
            </w:r>
            <w:r w:rsidRPr="00535B33">
              <w:rPr>
                <w:rFonts w:ascii="Times New Roman" w:hAnsi="Times New Roman" w:cs="Times New Roman"/>
                <w:spacing w:val="-2"/>
              </w:rPr>
              <w:t>800/H/HT</w:t>
            </w:r>
          </w:p>
        </w:tc>
        <w:tc>
          <w:tcPr>
            <w:tcW w:w="3833" w:type="dxa"/>
            <w:vAlign w:val="center"/>
          </w:tcPr>
          <w:p w14:paraId="5EA05CE9" w14:textId="77777777" w:rsidR="00EC7A40" w:rsidRPr="00535B33" w:rsidRDefault="00EC7A40" w:rsidP="00EA6D5B">
            <w:pPr>
              <w:pStyle w:val="TableParagraph"/>
              <w:spacing w:before="0"/>
              <w:ind w:left="0"/>
              <w:jc w:val="center"/>
              <w:rPr>
                <w:rFonts w:ascii="Times New Roman" w:hAnsi="Times New Roman" w:cs="Times New Roman"/>
              </w:rPr>
            </w:pPr>
            <w:r w:rsidRPr="00535B33">
              <w:rPr>
                <w:rFonts w:ascii="Times New Roman" w:hAnsi="Times New Roman" w:cs="Times New Roman"/>
              </w:rPr>
              <w:t>ERNiCrCoMo-</w:t>
            </w:r>
            <w:r w:rsidRPr="00535B33">
              <w:rPr>
                <w:rFonts w:ascii="Times New Roman" w:hAnsi="Times New Roman" w:cs="Times New Roman"/>
                <w:spacing w:val="-10"/>
              </w:rPr>
              <w:t>1</w:t>
            </w:r>
          </w:p>
        </w:tc>
        <w:tc>
          <w:tcPr>
            <w:tcW w:w="3780" w:type="dxa"/>
            <w:vAlign w:val="center"/>
          </w:tcPr>
          <w:p w14:paraId="49193847" w14:textId="68AF8501" w:rsidR="00EC7A40" w:rsidRPr="00535B33" w:rsidRDefault="00844E7A" w:rsidP="00EA6D5B">
            <w:pPr>
              <w:pStyle w:val="TableParagraph"/>
              <w:spacing w:before="0"/>
              <w:ind w:left="0"/>
              <w:jc w:val="center"/>
              <w:rPr>
                <w:rFonts w:ascii="Times New Roman" w:hAnsi="Times New Roman" w:cs="Times New Roman"/>
              </w:rPr>
            </w:pPr>
            <w:r w:rsidRPr="00535B33">
              <w:rPr>
                <w:rFonts w:ascii="Times New Roman" w:hAnsi="Times New Roman" w:cs="Times New Roman"/>
              </w:rPr>
              <w:t>Не рекомендуется, используйте GTAW</w:t>
            </w:r>
          </w:p>
        </w:tc>
      </w:tr>
      <w:tr w:rsidR="00CA57DC" w14:paraId="0F3E4650" w14:textId="77777777" w:rsidTr="005C1DAF">
        <w:trPr>
          <w:trHeight w:val="120"/>
        </w:trPr>
        <w:tc>
          <w:tcPr>
            <w:tcW w:w="2648" w:type="dxa"/>
          </w:tcPr>
          <w:p w14:paraId="38862EDD" w14:textId="77777777" w:rsidR="00CA57DC" w:rsidRPr="00535B33" w:rsidRDefault="00CA57DC" w:rsidP="00CA57DC">
            <w:pPr>
              <w:pStyle w:val="TableParagraph"/>
              <w:spacing w:before="0"/>
              <w:ind w:left="0"/>
              <w:rPr>
                <w:rFonts w:ascii="Times New Roman" w:hAnsi="Times New Roman" w:cs="Times New Roman"/>
              </w:rPr>
            </w:pPr>
            <w:r w:rsidRPr="00535B33">
              <w:rPr>
                <w:rFonts w:ascii="Times New Roman" w:hAnsi="Times New Roman" w:cs="Times New Roman"/>
              </w:rPr>
              <w:t>Alloy</w:t>
            </w:r>
            <w:r w:rsidRPr="00535B33">
              <w:rPr>
                <w:rFonts w:ascii="Times New Roman" w:hAnsi="Times New Roman" w:cs="Times New Roman"/>
                <w:spacing w:val="8"/>
              </w:rPr>
              <w:t xml:space="preserve"> </w:t>
            </w:r>
            <w:r w:rsidRPr="00535B33">
              <w:rPr>
                <w:rFonts w:ascii="Times New Roman" w:hAnsi="Times New Roman" w:cs="Times New Roman"/>
                <w:spacing w:val="-5"/>
              </w:rPr>
              <w:t>825</w:t>
            </w:r>
          </w:p>
        </w:tc>
        <w:tc>
          <w:tcPr>
            <w:tcW w:w="3833" w:type="dxa"/>
            <w:vAlign w:val="center"/>
          </w:tcPr>
          <w:p w14:paraId="408A701B" w14:textId="2D1D0BD1" w:rsidR="00CA57DC" w:rsidRPr="00535B33" w:rsidRDefault="00CA57DC" w:rsidP="00CA57DC">
            <w:pPr>
              <w:pStyle w:val="TableParagraph"/>
              <w:spacing w:before="0"/>
              <w:ind w:left="0"/>
              <w:jc w:val="center"/>
              <w:rPr>
                <w:rFonts w:ascii="Times New Roman" w:hAnsi="Times New Roman" w:cs="Times New Roman"/>
                <w:lang w:val="ru-RU"/>
              </w:rPr>
            </w:pPr>
            <w:r w:rsidRPr="00535B33">
              <w:rPr>
                <w:rFonts w:ascii="Times New Roman" w:hAnsi="Times New Roman" w:cs="Times New Roman"/>
              </w:rPr>
              <w:t>ERNiCrMo-</w:t>
            </w:r>
            <w:r w:rsidRPr="00535B33">
              <w:rPr>
                <w:rFonts w:ascii="Times New Roman" w:hAnsi="Times New Roman" w:cs="Times New Roman"/>
                <w:spacing w:val="-10"/>
              </w:rPr>
              <w:t>3</w:t>
            </w:r>
          </w:p>
        </w:tc>
        <w:tc>
          <w:tcPr>
            <w:tcW w:w="3780" w:type="dxa"/>
            <w:vAlign w:val="center"/>
          </w:tcPr>
          <w:p w14:paraId="0EC0A31D" w14:textId="4E5B21C6" w:rsidR="00CA57DC" w:rsidRPr="00535B33" w:rsidRDefault="00CA57DC" w:rsidP="00CA57DC">
            <w:pPr>
              <w:pStyle w:val="TableParagraph"/>
              <w:spacing w:before="0"/>
              <w:ind w:left="0"/>
              <w:jc w:val="center"/>
              <w:rPr>
                <w:rFonts w:ascii="Times New Roman" w:hAnsi="Times New Roman" w:cs="Times New Roman"/>
                <w:lang w:val="ru-RU"/>
              </w:rPr>
            </w:pPr>
            <w:r w:rsidRPr="00535B33">
              <w:rPr>
                <w:rFonts w:ascii="Times New Roman" w:hAnsi="Times New Roman" w:cs="Times New Roman"/>
              </w:rPr>
              <w:t>ENiCrMo-</w:t>
            </w:r>
            <w:r w:rsidRPr="00535B33">
              <w:rPr>
                <w:rFonts w:ascii="Times New Roman" w:hAnsi="Times New Roman" w:cs="Times New Roman"/>
                <w:spacing w:val="-10"/>
              </w:rPr>
              <w:t>3</w:t>
            </w:r>
          </w:p>
        </w:tc>
      </w:tr>
      <w:tr w:rsidR="00EC7A40" w14:paraId="6CA43D61" w14:textId="77777777" w:rsidTr="005C1DAF">
        <w:trPr>
          <w:trHeight w:val="264"/>
        </w:trPr>
        <w:tc>
          <w:tcPr>
            <w:tcW w:w="2648" w:type="dxa"/>
          </w:tcPr>
          <w:p w14:paraId="631C1612" w14:textId="77777777" w:rsidR="00EC7A40" w:rsidRPr="00535B33" w:rsidRDefault="00EC7A40" w:rsidP="00EA6D5B">
            <w:pPr>
              <w:pStyle w:val="TableParagraph"/>
              <w:spacing w:before="0"/>
              <w:ind w:left="0"/>
              <w:rPr>
                <w:rFonts w:ascii="Times New Roman" w:hAnsi="Times New Roman" w:cs="Times New Roman"/>
              </w:rPr>
            </w:pPr>
            <w:r w:rsidRPr="00535B33">
              <w:rPr>
                <w:rFonts w:ascii="Times New Roman" w:hAnsi="Times New Roman" w:cs="Times New Roman"/>
              </w:rPr>
              <w:t>Alloy</w:t>
            </w:r>
            <w:r w:rsidRPr="00535B33">
              <w:rPr>
                <w:rFonts w:ascii="Times New Roman" w:hAnsi="Times New Roman" w:cs="Times New Roman"/>
                <w:spacing w:val="8"/>
              </w:rPr>
              <w:t xml:space="preserve"> </w:t>
            </w:r>
            <w:r w:rsidRPr="00535B33">
              <w:rPr>
                <w:rFonts w:ascii="Times New Roman" w:hAnsi="Times New Roman" w:cs="Times New Roman"/>
                <w:spacing w:val="-5"/>
              </w:rPr>
              <w:t>625</w:t>
            </w:r>
          </w:p>
        </w:tc>
        <w:tc>
          <w:tcPr>
            <w:tcW w:w="3833" w:type="dxa"/>
            <w:vAlign w:val="center"/>
          </w:tcPr>
          <w:p w14:paraId="4787946B" w14:textId="77777777" w:rsidR="00EC7A40" w:rsidRPr="00535B33" w:rsidRDefault="00EC7A40" w:rsidP="00EA6D5B">
            <w:pPr>
              <w:pStyle w:val="TableParagraph"/>
              <w:spacing w:before="0"/>
              <w:ind w:left="0"/>
              <w:jc w:val="center"/>
              <w:rPr>
                <w:rFonts w:ascii="Times New Roman" w:hAnsi="Times New Roman" w:cs="Times New Roman"/>
              </w:rPr>
            </w:pPr>
            <w:r w:rsidRPr="00535B33">
              <w:rPr>
                <w:rFonts w:ascii="Times New Roman" w:hAnsi="Times New Roman" w:cs="Times New Roman"/>
              </w:rPr>
              <w:t>ERNiCrMo-</w:t>
            </w:r>
            <w:r w:rsidRPr="00535B33">
              <w:rPr>
                <w:rFonts w:ascii="Times New Roman" w:hAnsi="Times New Roman" w:cs="Times New Roman"/>
                <w:spacing w:val="-10"/>
              </w:rPr>
              <w:t>3</w:t>
            </w:r>
          </w:p>
        </w:tc>
        <w:tc>
          <w:tcPr>
            <w:tcW w:w="3780" w:type="dxa"/>
            <w:vAlign w:val="center"/>
          </w:tcPr>
          <w:p w14:paraId="3755AB95" w14:textId="77777777" w:rsidR="00EC7A40" w:rsidRPr="00535B33" w:rsidRDefault="00EC7A40" w:rsidP="00EA6D5B">
            <w:pPr>
              <w:pStyle w:val="TableParagraph"/>
              <w:spacing w:before="0"/>
              <w:ind w:left="0"/>
              <w:jc w:val="center"/>
              <w:rPr>
                <w:rFonts w:ascii="Times New Roman" w:hAnsi="Times New Roman" w:cs="Times New Roman"/>
              </w:rPr>
            </w:pPr>
            <w:r w:rsidRPr="00535B33">
              <w:rPr>
                <w:rFonts w:ascii="Times New Roman" w:hAnsi="Times New Roman" w:cs="Times New Roman"/>
              </w:rPr>
              <w:t>ENiCrMo-</w:t>
            </w:r>
            <w:r w:rsidRPr="00535B33">
              <w:rPr>
                <w:rFonts w:ascii="Times New Roman" w:hAnsi="Times New Roman" w:cs="Times New Roman"/>
                <w:spacing w:val="-10"/>
              </w:rPr>
              <w:t>3</w:t>
            </w:r>
          </w:p>
        </w:tc>
      </w:tr>
      <w:tr w:rsidR="00EC7A40" w14:paraId="424FA411" w14:textId="77777777" w:rsidTr="005C1DAF">
        <w:trPr>
          <w:trHeight w:val="237"/>
        </w:trPr>
        <w:tc>
          <w:tcPr>
            <w:tcW w:w="2648" w:type="dxa"/>
          </w:tcPr>
          <w:p w14:paraId="73D3B2AA" w14:textId="77777777" w:rsidR="00EC7A40" w:rsidRPr="00535B33" w:rsidRDefault="00EC7A40" w:rsidP="00EA6D5B">
            <w:pPr>
              <w:pStyle w:val="TableParagraph"/>
              <w:spacing w:before="0"/>
              <w:ind w:left="0"/>
              <w:rPr>
                <w:rFonts w:ascii="Times New Roman" w:hAnsi="Times New Roman" w:cs="Times New Roman"/>
              </w:rPr>
            </w:pPr>
            <w:r w:rsidRPr="00535B33">
              <w:rPr>
                <w:rFonts w:ascii="Times New Roman" w:hAnsi="Times New Roman" w:cs="Times New Roman"/>
              </w:rPr>
              <w:t>Alloy</w:t>
            </w:r>
            <w:r w:rsidRPr="00535B33">
              <w:rPr>
                <w:rFonts w:ascii="Times New Roman" w:hAnsi="Times New Roman" w:cs="Times New Roman"/>
                <w:spacing w:val="8"/>
              </w:rPr>
              <w:t xml:space="preserve"> </w:t>
            </w:r>
            <w:r w:rsidRPr="00535B33">
              <w:rPr>
                <w:rFonts w:ascii="Times New Roman" w:hAnsi="Times New Roman" w:cs="Times New Roman"/>
                <w:spacing w:val="-4"/>
              </w:rPr>
              <w:t>C276</w:t>
            </w:r>
          </w:p>
        </w:tc>
        <w:tc>
          <w:tcPr>
            <w:tcW w:w="3833" w:type="dxa"/>
            <w:vAlign w:val="center"/>
          </w:tcPr>
          <w:p w14:paraId="1B7A0A7D" w14:textId="77777777" w:rsidR="00EC7A40" w:rsidRPr="00535B33" w:rsidRDefault="00EC7A40" w:rsidP="00EA6D5B">
            <w:pPr>
              <w:pStyle w:val="TableParagraph"/>
              <w:spacing w:before="0"/>
              <w:ind w:left="0"/>
              <w:jc w:val="center"/>
              <w:rPr>
                <w:rFonts w:ascii="Times New Roman" w:hAnsi="Times New Roman" w:cs="Times New Roman"/>
              </w:rPr>
            </w:pPr>
            <w:r w:rsidRPr="00535B33">
              <w:rPr>
                <w:rFonts w:ascii="Times New Roman" w:hAnsi="Times New Roman" w:cs="Times New Roman"/>
              </w:rPr>
              <w:t>ERNiCrMo-</w:t>
            </w:r>
            <w:r w:rsidRPr="00535B33">
              <w:rPr>
                <w:rFonts w:ascii="Times New Roman" w:hAnsi="Times New Roman" w:cs="Times New Roman"/>
                <w:spacing w:val="-5"/>
              </w:rPr>
              <w:t>14</w:t>
            </w:r>
          </w:p>
        </w:tc>
        <w:tc>
          <w:tcPr>
            <w:tcW w:w="3780" w:type="dxa"/>
            <w:vAlign w:val="center"/>
          </w:tcPr>
          <w:p w14:paraId="33F11216" w14:textId="77777777" w:rsidR="00EC7A40" w:rsidRPr="00535B33" w:rsidRDefault="00EC7A40" w:rsidP="00EA6D5B">
            <w:pPr>
              <w:pStyle w:val="TableParagraph"/>
              <w:spacing w:before="0"/>
              <w:ind w:left="0"/>
              <w:jc w:val="center"/>
              <w:rPr>
                <w:rFonts w:ascii="Times New Roman" w:hAnsi="Times New Roman" w:cs="Times New Roman"/>
              </w:rPr>
            </w:pPr>
            <w:r w:rsidRPr="00535B33">
              <w:rPr>
                <w:rFonts w:ascii="Times New Roman" w:hAnsi="Times New Roman" w:cs="Times New Roman"/>
              </w:rPr>
              <w:t>ENiCrMo-</w:t>
            </w:r>
            <w:r w:rsidRPr="00535B33">
              <w:rPr>
                <w:rFonts w:ascii="Times New Roman" w:hAnsi="Times New Roman" w:cs="Times New Roman"/>
                <w:spacing w:val="-5"/>
              </w:rPr>
              <w:t>14</w:t>
            </w:r>
          </w:p>
        </w:tc>
      </w:tr>
      <w:tr w:rsidR="00EC7A40" w14:paraId="1F9D79BD" w14:textId="77777777" w:rsidTr="005C1DAF">
        <w:trPr>
          <w:trHeight w:val="219"/>
        </w:trPr>
        <w:tc>
          <w:tcPr>
            <w:tcW w:w="2648" w:type="dxa"/>
          </w:tcPr>
          <w:p w14:paraId="0456045C" w14:textId="77777777" w:rsidR="00EC7A40" w:rsidRPr="00535B33" w:rsidRDefault="00EC7A40" w:rsidP="00EA6D5B">
            <w:pPr>
              <w:pStyle w:val="TableParagraph"/>
              <w:spacing w:before="0"/>
              <w:ind w:left="0"/>
              <w:rPr>
                <w:rFonts w:ascii="Times New Roman" w:hAnsi="Times New Roman" w:cs="Times New Roman"/>
              </w:rPr>
            </w:pPr>
            <w:r w:rsidRPr="00535B33">
              <w:rPr>
                <w:rFonts w:ascii="Times New Roman" w:hAnsi="Times New Roman" w:cs="Times New Roman"/>
              </w:rPr>
              <w:t>Alloy</w:t>
            </w:r>
            <w:r w:rsidRPr="00535B33">
              <w:rPr>
                <w:rFonts w:ascii="Times New Roman" w:hAnsi="Times New Roman" w:cs="Times New Roman"/>
                <w:spacing w:val="8"/>
              </w:rPr>
              <w:t xml:space="preserve"> </w:t>
            </w:r>
            <w:r w:rsidRPr="00535B33">
              <w:rPr>
                <w:rFonts w:ascii="Times New Roman" w:hAnsi="Times New Roman" w:cs="Times New Roman"/>
                <w:spacing w:val="-5"/>
              </w:rPr>
              <w:t>B3</w:t>
            </w:r>
          </w:p>
        </w:tc>
        <w:tc>
          <w:tcPr>
            <w:tcW w:w="3833" w:type="dxa"/>
            <w:vAlign w:val="center"/>
          </w:tcPr>
          <w:p w14:paraId="72F1EB46" w14:textId="77777777" w:rsidR="00EC7A40" w:rsidRPr="00535B33" w:rsidRDefault="00EC7A40" w:rsidP="00EA6D5B">
            <w:pPr>
              <w:pStyle w:val="TableParagraph"/>
              <w:spacing w:before="0"/>
              <w:ind w:left="0"/>
              <w:jc w:val="center"/>
              <w:rPr>
                <w:rFonts w:ascii="Times New Roman" w:hAnsi="Times New Roman" w:cs="Times New Roman"/>
              </w:rPr>
            </w:pPr>
            <w:r w:rsidRPr="00535B33">
              <w:rPr>
                <w:rFonts w:ascii="Times New Roman" w:hAnsi="Times New Roman" w:cs="Times New Roman"/>
              </w:rPr>
              <w:t>ERNiMo-</w:t>
            </w:r>
            <w:r w:rsidRPr="00535B33">
              <w:rPr>
                <w:rFonts w:ascii="Times New Roman" w:hAnsi="Times New Roman" w:cs="Times New Roman"/>
                <w:spacing w:val="-5"/>
              </w:rPr>
              <w:t>10</w:t>
            </w:r>
          </w:p>
        </w:tc>
        <w:tc>
          <w:tcPr>
            <w:tcW w:w="3780" w:type="dxa"/>
            <w:vAlign w:val="center"/>
          </w:tcPr>
          <w:p w14:paraId="45DBE2ED" w14:textId="236EBA33" w:rsidR="00EC7A40" w:rsidRPr="00535B33" w:rsidRDefault="00844E7A" w:rsidP="00EA6D5B">
            <w:pPr>
              <w:pStyle w:val="TableParagraph"/>
              <w:spacing w:before="0"/>
              <w:ind w:left="0"/>
              <w:jc w:val="center"/>
              <w:rPr>
                <w:rFonts w:ascii="Times New Roman" w:hAnsi="Times New Roman" w:cs="Times New Roman"/>
              </w:rPr>
            </w:pPr>
            <w:r w:rsidRPr="00535B33">
              <w:rPr>
                <w:rFonts w:ascii="Times New Roman" w:hAnsi="Times New Roman" w:cs="Times New Roman"/>
              </w:rPr>
              <w:t>Не рекомендуется, используйте GTAW</w:t>
            </w:r>
          </w:p>
        </w:tc>
      </w:tr>
    </w:tbl>
    <w:p w14:paraId="6CADD5AF" w14:textId="14E038DD" w:rsidR="00EC7A40" w:rsidRPr="00C04294" w:rsidRDefault="00EC7A40" w:rsidP="00535B33">
      <w:pPr>
        <w:pStyle w:val="ListParagraph"/>
        <w:numPr>
          <w:ilvl w:val="1"/>
          <w:numId w:val="56"/>
        </w:numPr>
        <w:spacing w:before="120" w:after="120"/>
        <w:ind w:left="1134" w:hanging="425"/>
        <w:rPr>
          <w:lang w:val="ru-RU"/>
        </w:rPr>
      </w:pPr>
      <w:r w:rsidRPr="00C04294">
        <w:rPr>
          <w:b/>
          <w:lang w:val="ru-RU"/>
        </w:rPr>
        <w:t xml:space="preserve">- </w:t>
      </w:r>
      <w:r w:rsidR="00B85BB1" w:rsidRPr="00C04294">
        <w:rPr>
          <w:color w:val="333333"/>
          <w:spacing w:val="-2"/>
          <w:lang w:val="ru-RU"/>
        </w:rPr>
        <w:t xml:space="preserve">Содержание аргона в защитном газе и газе </w:t>
      </w:r>
      <w:r w:rsidR="00C15FA7" w:rsidRPr="00C04294">
        <w:rPr>
          <w:color w:val="333333"/>
          <w:spacing w:val="-2"/>
          <w:lang w:val="ru-RU"/>
        </w:rPr>
        <w:t>обратной п</w:t>
      </w:r>
      <w:r w:rsidR="007E5D2A">
        <w:rPr>
          <w:color w:val="333333"/>
          <w:spacing w:val="-2"/>
          <w:lang w:val="ru-RU"/>
        </w:rPr>
        <w:t>одд</w:t>
      </w:r>
      <w:r w:rsidR="00C15FA7" w:rsidRPr="00C04294">
        <w:rPr>
          <w:color w:val="333333"/>
          <w:spacing w:val="-2"/>
          <w:lang w:val="ru-RU"/>
        </w:rPr>
        <w:t>увке</w:t>
      </w:r>
      <w:r w:rsidR="00B85BB1" w:rsidRPr="00C04294">
        <w:rPr>
          <w:color w:val="333333"/>
          <w:spacing w:val="-2"/>
          <w:lang w:val="ru-RU"/>
        </w:rPr>
        <w:t xml:space="preserve"> для использования в процессе GTAW должно быть не менее 99,99</w:t>
      </w:r>
      <w:r w:rsidR="00E56978" w:rsidRPr="00C04294">
        <w:rPr>
          <w:color w:val="333333"/>
          <w:spacing w:val="-2"/>
          <w:lang w:val="ru-RU"/>
        </w:rPr>
        <w:t>8</w:t>
      </w:r>
      <w:r w:rsidR="00B85BB1" w:rsidRPr="00C04294">
        <w:rPr>
          <w:color w:val="333333"/>
          <w:spacing w:val="-2"/>
          <w:lang w:val="ru-RU"/>
        </w:rPr>
        <w:t>%.</w:t>
      </w:r>
    </w:p>
    <w:p w14:paraId="63EB983A" w14:textId="6E7F9722" w:rsidR="00EC7A40" w:rsidRPr="00C04294" w:rsidRDefault="00EC7A40" w:rsidP="00535B33">
      <w:pPr>
        <w:pStyle w:val="BodyText"/>
        <w:spacing w:before="120" w:after="120"/>
        <w:ind w:left="1418" w:hanging="284"/>
        <w:rPr>
          <w:spacing w:val="-2"/>
          <w:sz w:val="22"/>
          <w:szCs w:val="22"/>
          <w:lang w:val="ru-RU"/>
        </w:rPr>
      </w:pPr>
      <w:r w:rsidRPr="00C04294">
        <w:rPr>
          <w:b/>
          <w:sz w:val="22"/>
          <w:szCs w:val="22"/>
          <w:lang w:val="ru-RU"/>
        </w:rPr>
        <w:t>18-5.1</w:t>
      </w:r>
      <w:r w:rsidRPr="00C04294">
        <w:rPr>
          <w:b/>
          <w:spacing w:val="14"/>
          <w:sz w:val="22"/>
          <w:szCs w:val="22"/>
          <w:lang w:val="ru-RU"/>
        </w:rPr>
        <w:t xml:space="preserve"> </w:t>
      </w:r>
      <w:r w:rsidRPr="00C04294">
        <w:rPr>
          <w:b/>
          <w:sz w:val="22"/>
          <w:szCs w:val="22"/>
          <w:lang w:val="ru-RU"/>
        </w:rPr>
        <w:t>-</w:t>
      </w:r>
      <w:r w:rsidRPr="00C04294">
        <w:rPr>
          <w:b/>
          <w:spacing w:val="1"/>
          <w:sz w:val="22"/>
          <w:szCs w:val="22"/>
          <w:lang w:val="ru-RU"/>
        </w:rPr>
        <w:t xml:space="preserve"> </w:t>
      </w:r>
      <w:r w:rsidR="00F65086" w:rsidRPr="00C04294">
        <w:rPr>
          <w:spacing w:val="-2"/>
          <w:sz w:val="22"/>
          <w:szCs w:val="22"/>
          <w:lang w:val="ru-RU"/>
        </w:rPr>
        <w:t>Защитный газ</w:t>
      </w:r>
      <w:r w:rsidR="00013B04" w:rsidRPr="00C04294">
        <w:rPr>
          <w:color w:val="333333"/>
          <w:spacing w:val="-2"/>
          <w:sz w:val="22"/>
          <w:szCs w:val="22"/>
          <w:lang w:val="ru-RU"/>
        </w:rPr>
        <w:t xml:space="preserve"> для обратной продувк</w:t>
      </w:r>
      <w:r w:rsidR="0009466F" w:rsidRPr="00C04294">
        <w:rPr>
          <w:color w:val="333333"/>
          <w:spacing w:val="-2"/>
          <w:sz w:val="22"/>
          <w:szCs w:val="22"/>
          <w:lang w:val="ru-RU"/>
        </w:rPr>
        <w:t>и</w:t>
      </w:r>
      <w:r w:rsidR="00F65086" w:rsidRPr="00C04294">
        <w:rPr>
          <w:spacing w:val="-2"/>
          <w:sz w:val="22"/>
          <w:szCs w:val="22"/>
          <w:lang w:val="ru-RU"/>
        </w:rPr>
        <w:t xml:space="preserve"> должен быть </w:t>
      </w:r>
      <w:r w:rsidR="008237F9" w:rsidRPr="00C04294">
        <w:rPr>
          <w:spacing w:val="-2"/>
          <w:sz w:val="22"/>
          <w:szCs w:val="22"/>
          <w:lang w:val="ru-RU"/>
        </w:rPr>
        <w:t>не менее</w:t>
      </w:r>
      <w:r w:rsidR="00F65086" w:rsidRPr="00C04294">
        <w:rPr>
          <w:spacing w:val="-2"/>
          <w:sz w:val="22"/>
          <w:szCs w:val="22"/>
          <w:lang w:val="ru-RU"/>
        </w:rPr>
        <w:t xml:space="preserve"> </w:t>
      </w:r>
      <w:r w:rsidR="00DA1FAF" w:rsidRPr="00C04294">
        <w:rPr>
          <w:spacing w:val="-2"/>
          <w:sz w:val="22"/>
          <w:szCs w:val="22"/>
          <w:lang w:val="ru-RU"/>
        </w:rPr>
        <w:t xml:space="preserve">чем </w:t>
      </w:r>
      <w:r w:rsidR="00013B04" w:rsidRPr="00C04294">
        <w:rPr>
          <w:spacing w:val="-2"/>
          <w:sz w:val="22"/>
          <w:szCs w:val="22"/>
          <w:lang w:val="ru-RU"/>
        </w:rPr>
        <w:t>99.997</w:t>
      </w:r>
      <w:r w:rsidR="00072855" w:rsidRPr="00C04294">
        <w:rPr>
          <w:sz w:val="22"/>
          <w:szCs w:val="22"/>
          <w:lang w:val="ru-RU"/>
        </w:rPr>
        <w:t xml:space="preserve"> </w:t>
      </w:r>
      <w:r w:rsidR="00072855" w:rsidRPr="00C04294">
        <w:rPr>
          <w:spacing w:val="-2"/>
          <w:sz w:val="22"/>
          <w:szCs w:val="22"/>
          <w:lang w:val="ru-RU"/>
        </w:rPr>
        <w:t>чистого аргона</w:t>
      </w:r>
      <w:r w:rsidR="00013B04" w:rsidRPr="00C04294">
        <w:rPr>
          <w:spacing w:val="-2"/>
          <w:sz w:val="22"/>
          <w:szCs w:val="22"/>
          <w:lang w:val="ru-RU"/>
        </w:rPr>
        <w:t xml:space="preserve"> </w:t>
      </w:r>
      <w:r w:rsidR="00F65086" w:rsidRPr="00C04294">
        <w:rPr>
          <w:spacing w:val="-2"/>
          <w:sz w:val="22"/>
          <w:szCs w:val="22"/>
          <w:lang w:val="ru-RU"/>
        </w:rPr>
        <w:t>и с содержанием кислорода менее</w:t>
      </w:r>
      <w:r w:rsidR="002253EB" w:rsidRPr="00C04294">
        <w:rPr>
          <w:spacing w:val="-2"/>
          <w:sz w:val="22"/>
          <w:szCs w:val="22"/>
          <w:lang w:val="ru-RU"/>
        </w:rPr>
        <w:t xml:space="preserve"> чем</w:t>
      </w:r>
      <w:r w:rsidR="00F65086" w:rsidRPr="00C04294">
        <w:rPr>
          <w:spacing w:val="-2"/>
          <w:sz w:val="22"/>
          <w:szCs w:val="22"/>
          <w:lang w:val="ru-RU"/>
        </w:rPr>
        <w:t xml:space="preserve"> </w:t>
      </w:r>
      <w:r w:rsidR="00013B04" w:rsidRPr="00C04294">
        <w:rPr>
          <w:spacing w:val="-2"/>
          <w:sz w:val="22"/>
          <w:szCs w:val="22"/>
          <w:lang w:val="ru-RU"/>
        </w:rPr>
        <w:t>1</w:t>
      </w:r>
      <w:r w:rsidR="00F65086" w:rsidRPr="00C04294">
        <w:rPr>
          <w:spacing w:val="-2"/>
          <w:sz w:val="22"/>
          <w:szCs w:val="22"/>
          <w:lang w:val="ru-RU"/>
        </w:rPr>
        <w:t xml:space="preserve">00 </w:t>
      </w:r>
      <w:r w:rsidR="00F65086" w:rsidRPr="00C04294">
        <w:rPr>
          <w:spacing w:val="-2"/>
          <w:sz w:val="22"/>
          <w:szCs w:val="22"/>
        </w:rPr>
        <w:t>ppm</w:t>
      </w:r>
      <w:r w:rsidR="00F65086" w:rsidRPr="00C04294">
        <w:rPr>
          <w:spacing w:val="-2"/>
          <w:sz w:val="22"/>
          <w:szCs w:val="22"/>
          <w:lang w:val="ru-RU"/>
        </w:rPr>
        <w:t>.</w:t>
      </w:r>
    </w:p>
    <w:p w14:paraId="7337CDB5" w14:textId="5E0E4033" w:rsidR="00EC7A40" w:rsidRPr="00C04294" w:rsidRDefault="00EC7A40" w:rsidP="00535B33">
      <w:pPr>
        <w:pStyle w:val="BodyText"/>
        <w:spacing w:before="120" w:after="120"/>
        <w:ind w:left="1418" w:hanging="284"/>
        <w:rPr>
          <w:color w:val="333333"/>
          <w:sz w:val="22"/>
          <w:szCs w:val="22"/>
          <w:lang w:val="ru-RU"/>
        </w:rPr>
      </w:pPr>
      <w:r w:rsidRPr="00C04294">
        <w:rPr>
          <w:b/>
          <w:sz w:val="22"/>
          <w:szCs w:val="22"/>
          <w:lang w:val="ru-RU"/>
        </w:rPr>
        <w:t xml:space="preserve">18-5.2 - </w:t>
      </w:r>
      <w:r w:rsidR="0050474B" w:rsidRPr="00C04294">
        <w:rPr>
          <w:color w:val="333333"/>
          <w:sz w:val="22"/>
          <w:szCs w:val="22"/>
          <w:lang w:val="ru-RU"/>
        </w:rPr>
        <w:t>Содержание кислорода в защитном газе</w:t>
      </w:r>
      <w:r w:rsidR="0014370D" w:rsidRPr="00C04294">
        <w:rPr>
          <w:sz w:val="22"/>
          <w:szCs w:val="22"/>
          <w:lang w:val="ru-RU"/>
        </w:rPr>
        <w:t xml:space="preserve"> </w:t>
      </w:r>
      <w:r w:rsidR="0014370D" w:rsidRPr="00C04294">
        <w:rPr>
          <w:color w:val="333333"/>
          <w:sz w:val="22"/>
          <w:szCs w:val="22"/>
          <w:lang w:val="ru-RU"/>
        </w:rPr>
        <w:t>обратной продувки</w:t>
      </w:r>
      <w:r w:rsidR="0050474B" w:rsidRPr="00C04294">
        <w:rPr>
          <w:color w:val="333333"/>
          <w:sz w:val="22"/>
          <w:szCs w:val="22"/>
          <w:lang w:val="ru-RU"/>
        </w:rPr>
        <w:t xml:space="preserve"> должно контролироваться. Спецификация </w:t>
      </w:r>
      <w:r w:rsidR="0014370D" w:rsidRPr="00C04294">
        <w:rPr>
          <w:color w:val="333333"/>
          <w:sz w:val="22"/>
          <w:szCs w:val="22"/>
          <w:lang w:val="ru-RU"/>
        </w:rPr>
        <w:t>сварочной процедуры</w:t>
      </w:r>
      <w:r w:rsidR="0050474B" w:rsidRPr="00C04294">
        <w:rPr>
          <w:color w:val="333333"/>
          <w:sz w:val="22"/>
          <w:szCs w:val="22"/>
          <w:lang w:val="ru-RU"/>
        </w:rPr>
        <w:t xml:space="preserve"> (</w:t>
      </w:r>
      <w:r w:rsidR="0050474B" w:rsidRPr="00C04294">
        <w:rPr>
          <w:color w:val="333333"/>
          <w:sz w:val="22"/>
          <w:szCs w:val="22"/>
        </w:rPr>
        <w:t>WPS</w:t>
      </w:r>
      <w:r w:rsidR="0050474B" w:rsidRPr="00C04294">
        <w:rPr>
          <w:color w:val="333333"/>
          <w:sz w:val="22"/>
          <w:szCs w:val="22"/>
          <w:lang w:val="ru-RU"/>
        </w:rPr>
        <w:t>) должна включать метод и оборудование, используемые для контроля содержания кислорода.</w:t>
      </w:r>
    </w:p>
    <w:p w14:paraId="054371E6" w14:textId="3358E842" w:rsidR="00EC7A40" w:rsidRPr="00C04294" w:rsidRDefault="00EC7A40" w:rsidP="00535B33">
      <w:pPr>
        <w:pStyle w:val="BodyText"/>
        <w:spacing w:before="120" w:after="120"/>
        <w:ind w:left="1418" w:hanging="284"/>
        <w:rPr>
          <w:sz w:val="22"/>
          <w:szCs w:val="22"/>
          <w:lang w:val="ru-RU"/>
        </w:rPr>
      </w:pPr>
      <w:r w:rsidRPr="00C04294">
        <w:rPr>
          <w:b/>
          <w:sz w:val="22"/>
          <w:szCs w:val="22"/>
          <w:lang w:val="ru-RU"/>
        </w:rPr>
        <w:t xml:space="preserve">18-5.3 - </w:t>
      </w:r>
      <w:r w:rsidR="00210DBB" w:rsidRPr="00C04294">
        <w:rPr>
          <w:sz w:val="22"/>
          <w:szCs w:val="22"/>
          <w:lang w:val="ru-RU"/>
        </w:rPr>
        <w:t xml:space="preserve">Визуальный осмотр цвета сварного шва должен использоваться для оценки надлежащей защиты и количества загрязнения в соответствии с критериями приемки в </w:t>
      </w:r>
      <w:r w:rsidR="00592D11" w:rsidRPr="00C04294">
        <w:rPr>
          <w:sz w:val="22"/>
          <w:szCs w:val="22"/>
          <w:lang w:val="ru-RU"/>
        </w:rPr>
        <w:t>т</w:t>
      </w:r>
      <w:r w:rsidR="00210DBB" w:rsidRPr="00C04294">
        <w:rPr>
          <w:sz w:val="22"/>
          <w:szCs w:val="22"/>
          <w:lang w:val="ru-RU"/>
        </w:rPr>
        <w:t>аблице 9.</w:t>
      </w:r>
    </w:p>
    <w:p w14:paraId="077537A9" w14:textId="0216315F" w:rsidR="00EC7A40" w:rsidRPr="00842B21" w:rsidRDefault="003C5CC7" w:rsidP="00535B33">
      <w:pPr>
        <w:spacing w:before="120" w:after="240"/>
        <w:ind w:left="709"/>
        <w:rPr>
          <w:b/>
          <w:lang w:val="ru-RU"/>
        </w:rPr>
      </w:pPr>
      <w:r w:rsidRPr="00316A6D">
        <w:rPr>
          <w:b/>
          <w:spacing w:val="-2"/>
          <w:lang w:val="ru-RU"/>
          <w:rPrChange w:id="1597" w:author="Marchenko, Sergey [Tengizchevroil]" w:date="2025-08-07T15:58:00Z" w16du:dateUtc="2025-08-07T10:58:00Z">
            <w:rPr>
              <w:b/>
              <w:spacing w:val="-2"/>
              <w:highlight w:val="yellow"/>
              <w:lang w:val="ru-RU"/>
            </w:rPr>
          </w:rPrChange>
        </w:rPr>
        <w:t xml:space="preserve">Таблица 9: </w:t>
      </w:r>
      <w:r w:rsidR="005D3434" w:rsidRPr="00316A6D">
        <w:rPr>
          <w:b/>
          <w:spacing w:val="-2"/>
          <w:lang w:val="ru-RU"/>
          <w:rPrChange w:id="1598" w:author="Marchenko, Sergey [Tengizchevroil]" w:date="2025-08-07T15:58:00Z" w16du:dateUtc="2025-08-07T10:58:00Z">
            <w:rPr>
              <w:b/>
              <w:spacing w:val="-2"/>
              <w:highlight w:val="yellow"/>
              <w:lang w:val="ru-RU"/>
            </w:rPr>
          </w:rPrChange>
        </w:rPr>
        <w:t xml:space="preserve">Критерии приемки для визуального осмотра цвета сварки </w:t>
      </w:r>
      <w:r w:rsidR="00842B21" w:rsidRPr="00316A6D">
        <w:rPr>
          <w:b/>
          <w:spacing w:val="-2"/>
          <w:lang w:val="ru-RU"/>
          <w:rPrChange w:id="1599" w:author="Marchenko, Sergey [Tengizchevroil]" w:date="2025-08-07T15:58:00Z" w16du:dateUtc="2025-08-07T10:58:00Z">
            <w:rPr>
              <w:b/>
              <w:spacing w:val="-2"/>
              <w:highlight w:val="yellow"/>
              <w:lang w:val="ru-RU"/>
            </w:rPr>
          </w:rPrChange>
        </w:rPr>
        <w:t>никеля</w:t>
      </w:r>
    </w:p>
    <w:tbl>
      <w:tblPr>
        <w:tblW w:w="0" w:type="auto"/>
        <w:tblInd w:w="1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080"/>
        <w:gridCol w:w="2233"/>
        <w:gridCol w:w="4947"/>
      </w:tblGrid>
      <w:tr w:rsidR="00EC7A40" w:rsidRPr="00535B33" w14:paraId="046E1063" w14:textId="77777777" w:rsidTr="00A073DC">
        <w:trPr>
          <w:trHeight w:val="147"/>
        </w:trPr>
        <w:tc>
          <w:tcPr>
            <w:tcW w:w="3080" w:type="dxa"/>
            <w:shd w:val="clear" w:color="auto" w:fill="F0F0F0"/>
            <w:vAlign w:val="center"/>
          </w:tcPr>
          <w:p w14:paraId="36E4FD3A" w14:textId="16B58C8D" w:rsidR="00EC7A40" w:rsidRPr="00535B33" w:rsidRDefault="00973921" w:rsidP="00EA6D5B">
            <w:pPr>
              <w:pStyle w:val="TableParagraph"/>
              <w:spacing w:before="0"/>
              <w:ind w:left="0"/>
              <w:jc w:val="center"/>
              <w:rPr>
                <w:rFonts w:ascii="Times New Roman" w:hAnsi="Times New Roman" w:cs="Times New Roman"/>
                <w:b/>
                <w:lang w:val="ru-RU"/>
              </w:rPr>
            </w:pPr>
            <w:r w:rsidRPr="00535B33">
              <w:rPr>
                <w:rFonts w:ascii="Times New Roman" w:hAnsi="Times New Roman" w:cs="Times New Roman"/>
                <w:b/>
                <w:spacing w:val="-2"/>
                <w:lang w:val="ru-RU"/>
              </w:rPr>
              <w:t>Цвет сварного шва</w:t>
            </w:r>
          </w:p>
        </w:tc>
        <w:tc>
          <w:tcPr>
            <w:tcW w:w="2233" w:type="dxa"/>
            <w:shd w:val="clear" w:color="auto" w:fill="F0F0F0"/>
            <w:vAlign w:val="center"/>
          </w:tcPr>
          <w:p w14:paraId="09D361B5" w14:textId="49C78052" w:rsidR="00EC7A40" w:rsidRPr="00535B33" w:rsidRDefault="00973921" w:rsidP="00EA6D5B">
            <w:pPr>
              <w:pStyle w:val="TableParagraph"/>
              <w:spacing w:before="0"/>
              <w:ind w:left="0"/>
              <w:jc w:val="center"/>
              <w:rPr>
                <w:rFonts w:ascii="Times New Roman" w:hAnsi="Times New Roman" w:cs="Times New Roman"/>
                <w:b/>
              </w:rPr>
            </w:pPr>
            <w:r w:rsidRPr="00535B33">
              <w:rPr>
                <w:rFonts w:ascii="Times New Roman" w:hAnsi="Times New Roman" w:cs="Times New Roman"/>
                <w:b/>
                <w:spacing w:val="-2"/>
              </w:rPr>
              <w:t>Индикация</w:t>
            </w:r>
          </w:p>
        </w:tc>
        <w:tc>
          <w:tcPr>
            <w:tcW w:w="4947" w:type="dxa"/>
            <w:shd w:val="clear" w:color="auto" w:fill="F0F0F0"/>
            <w:vAlign w:val="center"/>
          </w:tcPr>
          <w:p w14:paraId="0D5802BF" w14:textId="55F2E2F0" w:rsidR="00EC7A40" w:rsidRPr="00535B33" w:rsidRDefault="006E2F61" w:rsidP="00EA6D5B">
            <w:pPr>
              <w:pStyle w:val="TableParagraph"/>
              <w:spacing w:before="0"/>
              <w:ind w:left="0"/>
              <w:jc w:val="center"/>
              <w:rPr>
                <w:rFonts w:ascii="Times New Roman" w:hAnsi="Times New Roman" w:cs="Times New Roman"/>
                <w:b/>
              </w:rPr>
            </w:pPr>
            <w:r w:rsidRPr="00535B33">
              <w:rPr>
                <w:rFonts w:ascii="Times New Roman" w:hAnsi="Times New Roman" w:cs="Times New Roman"/>
                <w:b/>
                <w:spacing w:val="-2"/>
              </w:rPr>
              <w:t>Приемлемость</w:t>
            </w:r>
          </w:p>
        </w:tc>
      </w:tr>
      <w:tr w:rsidR="00EC7A40" w:rsidRPr="00535B33" w14:paraId="7F014476" w14:textId="77777777" w:rsidTr="00A073DC">
        <w:trPr>
          <w:trHeight w:val="165"/>
        </w:trPr>
        <w:tc>
          <w:tcPr>
            <w:tcW w:w="3080" w:type="dxa"/>
            <w:vAlign w:val="center"/>
          </w:tcPr>
          <w:p w14:paraId="0D7765E2" w14:textId="34082E5F" w:rsidR="00EC7A40" w:rsidRPr="00535B33" w:rsidRDefault="00A978DE" w:rsidP="00EA6D5B">
            <w:pPr>
              <w:pStyle w:val="TableParagraph"/>
              <w:spacing w:before="0"/>
              <w:ind w:left="0"/>
              <w:rPr>
                <w:rFonts w:ascii="Times New Roman" w:hAnsi="Times New Roman" w:cs="Times New Roman"/>
                <w:lang w:val="ru-RU"/>
              </w:rPr>
            </w:pPr>
            <w:r w:rsidRPr="00535B33">
              <w:rPr>
                <w:rFonts w:ascii="Times New Roman" w:hAnsi="Times New Roman" w:cs="Times New Roman"/>
                <w:spacing w:val="-2"/>
                <w:lang w:val="ru-RU"/>
              </w:rPr>
              <w:t>От светло-коричневого (загар) до коричневого</w:t>
            </w:r>
          </w:p>
        </w:tc>
        <w:tc>
          <w:tcPr>
            <w:tcW w:w="2233" w:type="dxa"/>
            <w:vAlign w:val="center"/>
          </w:tcPr>
          <w:p w14:paraId="388C4041" w14:textId="4B767FD2" w:rsidR="00EC7A40" w:rsidRPr="00535B33" w:rsidRDefault="00E458E0" w:rsidP="00EA6D5B">
            <w:pPr>
              <w:pStyle w:val="TableParagraph"/>
              <w:spacing w:before="0"/>
              <w:ind w:left="0"/>
              <w:jc w:val="center"/>
              <w:rPr>
                <w:rFonts w:ascii="Times New Roman" w:hAnsi="Times New Roman" w:cs="Times New Roman"/>
              </w:rPr>
            </w:pPr>
            <w:r w:rsidRPr="00535B33">
              <w:rPr>
                <w:rFonts w:ascii="Times New Roman" w:hAnsi="Times New Roman" w:cs="Times New Roman"/>
                <w:spacing w:val="-2"/>
                <w:lang w:val="ru-RU"/>
              </w:rPr>
              <w:t>Надлежащая</w:t>
            </w:r>
            <w:r w:rsidR="00A978DE" w:rsidRPr="00535B33">
              <w:rPr>
                <w:rFonts w:ascii="Times New Roman" w:hAnsi="Times New Roman" w:cs="Times New Roman"/>
                <w:spacing w:val="-2"/>
              </w:rPr>
              <w:t xml:space="preserve"> защита</w:t>
            </w:r>
          </w:p>
        </w:tc>
        <w:tc>
          <w:tcPr>
            <w:tcW w:w="4947" w:type="dxa"/>
            <w:vAlign w:val="center"/>
          </w:tcPr>
          <w:p w14:paraId="7789DD72" w14:textId="502A08D8" w:rsidR="00EC7A40" w:rsidRPr="00535B33" w:rsidRDefault="00F91F25" w:rsidP="00EA6D5B">
            <w:pPr>
              <w:pStyle w:val="TableParagraph"/>
              <w:spacing w:before="0"/>
              <w:ind w:left="0"/>
              <w:jc w:val="center"/>
              <w:rPr>
                <w:rFonts w:ascii="Times New Roman" w:hAnsi="Times New Roman" w:cs="Times New Roman"/>
              </w:rPr>
            </w:pPr>
            <w:r w:rsidRPr="00535B33">
              <w:rPr>
                <w:rFonts w:ascii="Times New Roman" w:hAnsi="Times New Roman" w:cs="Times New Roman"/>
                <w:spacing w:val="-2"/>
              </w:rPr>
              <w:t>Принят</w:t>
            </w:r>
            <w:r w:rsidR="00CE1EDF" w:rsidRPr="00535B33">
              <w:rPr>
                <w:rFonts w:ascii="Times New Roman" w:hAnsi="Times New Roman" w:cs="Times New Roman"/>
                <w:spacing w:val="-2"/>
                <w:lang w:val="ru-RU"/>
              </w:rPr>
              <w:t>ь</w:t>
            </w:r>
          </w:p>
        </w:tc>
      </w:tr>
      <w:tr w:rsidR="00EC7A40" w:rsidRPr="00535B33" w14:paraId="2BEBC7C3" w14:textId="77777777" w:rsidTr="00A073DC">
        <w:trPr>
          <w:trHeight w:val="462"/>
        </w:trPr>
        <w:tc>
          <w:tcPr>
            <w:tcW w:w="3080" w:type="dxa"/>
            <w:vAlign w:val="center"/>
          </w:tcPr>
          <w:p w14:paraId="68ABE0E7" w14:textId="37A52CF2" w:rsidR="00EC7A40" w:rsidRPr="00535B33" w:rsidRDefault="00DD1633" w:rsidP="00DD1633">
            <w:pPr>
              <w:pStyle w:val="TableParagraph"/>
              <w:spacing w:before="0"/>
              <w:ind w:left="0"/>
              <w:rPr>
                <w:rFonts w:ascii="Times New Roman" w:hAnsi="Times New Roman" w:cs="Times New Roman"/>
                <w:lang w:val="ru-RU"/>
              </w:rPr>
            </w:pPr>
            <w:r w:rsidRPr="00535B33">
              <w:rPr>
                <w:rFonts w:ascii="Times New Roman" w:hAnsi="Times New Roman" w:cs="Times New Roman"/>
                <w:spacing w:val="-4"/>
                <w:lang w:val="ru-RU"/>
              </w:rPr>
              <w:t>Узкая полоса темно-коричневого цвета и</w:t>
            </w:r>
            <w:r w:rsidR="00507678" w:rsidRPr="00535B33">
              <w:rPr>
                <w:rFonts w:ascii="Times New Roman" w:hAnsi="Times New Roman" w:cs="Times New Roman"/>
                <w:lang w:val="ru-RU"/>
              </w:rPr>
              <w:t xml:space="preserve"> </w:t>
            </w:r>
            <w:r w:rsidRPr="00535B33">
              <w:rPr>
                <w:rFonts w:ascii="Times New Roman" w:hAnsi="Times New Roman" w:cs="Times New Roman"/>
                <w:spacing w:val="-4"/>
                <w:lang w:val="ru-RU"/>
              </w:rPr>
              <w:t>прерывистые пятна синего цвета</w:t>
            </w:r>
          </w:p>
        </w:tc>
        <w:tc>
          <w:tcPr>
            <w:tcW w:w="2233" w:type="dxa"/>
            <w:vAlign w:val="center"/>
          </w:tcPr>
          <w:p w14:paraId="24DFE1A6" w14:textId="4D1FB7BF" w:rsidR="00EC7A40" w:rsidRPr="00535B33" w:rsidRDefault="0079514E" w:rsidP="00EA6D5B">
            <w:pPr>
              <w:pStyle w:val="TableParagraph"/>
              <w:spacing w:before="0"/>
              <w:ind w:left="0"/>
              <w:jc w:val="center"/>
              <w:rPr>
                <w:rFonts w:ascii="Times New Roman" w:hAnsi="Times New Roman" w:cs="Times New Roman"/>
                <w:lang w:val="ru-RU"/>
              </w:rPr>
            </w:pPr>
            <w:r w:rsidRPr="00535B33">
              <w:rPr>
                <w:rFonts w:ascii="Times New Roman" w:hAnsi="Times New Roman" w:cs="Times New Roman"/>
                <w:spacing w:val="-2"/>
              </w:rPr>
              <w:t>Приемлем</w:t>
            </w:r>
            <w:r w:rsidR="009D708F" w:rsidRPr="00535B33">
              <w:rPr>
                <w:rFonts w:ascii="Times New Roman" w:hAnsi="Times New Roman" w:cs="Times New Roman"/>
                <w:spacing w:val="-2"/>
                <w:lang w:val="ru-RU"/>
              </w:rPr>
              <w:t>ая</w:t>
            </w:r>
            <w:r w:rsidRPr="00535B33">
              <w:rPr>
                <w:rFonts w:ascii="Times New Roman" w:hAnsi="Times New Roman" w:cs="Times New Roman"/>
                <w:spacing w:val="-2"/>
              </w:rPr>
              <w:t xml:space="preserve"> </w:t>
            </w:r>
            <w:r w:rsidRPr="00535B33">
              <w:rPr>
                <w:rFonts w:ascii="Times New Roman" w:hAnsi="Times New Roman" w:cs="Times New Roman"/>
                <w:spacing w:val="-2"/>
                <w:lang w:val="ru-RU"/>
              </w:rPr>
              <w:t>за</w:t>
            </w:r>
            <w:r w:rsidR="00E83590" w:rsidRPr="00535B33">
              <w:rPr>
                <w:rFonts w:ascii="Times New Roman" w:hAnsi="Times New Roman" w:cs="Times New Roman"/>
                <w:spacing w:val="-2"/>
                <w:lang w:val="ru-RU"/>
              </w:rPr>
              <w:t>щита</w:t>
            </w:r>
          </w:p>
        </w:tc>
        <w:tc>
          <w:tcPr>
            <w:tcW w:w="4947" w:type="dxa"/>
            <w:vAlign w:val="center"/>
          </w:tcPr>
          <w:p w14:paraId="3BE06E14" w14:textId="45267F00" w:rsidR="00EC7A40" w:rsidRPr="00535B33" w:rsidRDefault="00F91F25" w:rsidP="00EA6D5B">
            <w:pPr>
              <w:pStyle w:val="TableParagraph"/>
              <w:spacing w:before="0"/>
              <w:ind w:left="0"/>
              <w:jc w:val="center"/>
              <w:rPr>
                <w:rFonts w:ascii="Times New Roman" w:hAnsi="Times New Roman" w:cs="Times New Roman"/>
                <w:lang w:val="ru-RU"/>
              </w:rPr>
            </w:pPr>
            <w:r w:rsidRPr="00535B33">
              <w:rPr>
                <w:rFonts w:ascii="Times New Roman" w:hAnsi="Times New Roman" w:cs="Times New Roman"/>
                <w:spacing w:val="-2"/>
              </w:rPr>
              <w:t>Принят</w:t>
            </w:r>
            <w:r w:rsidR="00CE1EDF" w:rsidRPr="00535B33">
              <w:rPr>
                <w:rFonts w:ascii="Times New Roman" w:hAnsi="Times New Roman" w:cs="Times New Roman"/>
                <w:spacing w:val="-2"/>
                <w:lang w:val="ru-RU"/>
              </w:rPr>
              <w:t>ь</w:t>
            </w:r>
          </w:p>
        </w:tc>
      </w:tr>
      <w:tr w:rsidR="00EC7A40" w:rsidRPr="00EC03AB" w14:paraId="1AF6E82C" w14:textId="77777777" w:rsidTr="00A073DC">
        <w:trPr>
          <w:trHeight w:val="705"/>
        </w:trPr>
        <w:tc>
          <w:tcPr>
            <w:tcW w:w="3080" w:type="dxa"/>
            <w:vAlign w:val="center"/>
          </w:tcPr>
          <w:p w14:paraId="0F5B5D28" w14:textId="03E5C4EF" w:rsidR="00EC7A40" w:rsidRPr="00535B33" w:rsidRDefault="009D708F" w:rsidP="00EA6D5B">
            <w:pPr>
              <w:pStyle w:val="TableParagraph"/>
              <w:spacing w:before="0"/>
              <w:ind w:left="0"/>
              <w:rPr>
                <w:rFonts w:ascii="Times New Roman" w:hAnsi="Times New Roman" w:cs="Times New Roman"/>
                <w:lang w:val="ru-RU"/>
              </w:rPr>
            </w:pPr>
            <w:r w:rsidRPr="00535B33">
              <w:rPr>
                <w:rFonts w:ascii="Times New Roman" w:hAnsi="Times New Roman" w:cs="Times New Roman"/>
                <w:spacing w:val="-2"/>
                <w:lang w:val="ru-RU"/>
              </w:rPr>
              <w:t>Более темные или более обширные цвета окисления</w:t>
            </w:r>
          </w:p>
        </w:tc>
        <w:tc>
          <w:tcPr>
            <w:tcW w:w="2233" w:type="dxa"/>
            <w:vAlign w:val="center"/>
          </w:tcPr>
          <w:p w14:paraId="3F118ECA" w14:textId="275F11AC" w:rsidR="00EC7A40" w:rsidRPr="00535B33" w:rsidRDefault="009D708F" w:rsidP="00EA6D5B">
            <w:pPr>
              <w:pStyle w:val="TableParagraph"/>
              <w:spacing w:before="0"/>
              <w:ind w:left="0"/>
              <w:jc w:val="center"/>
              <w:rPr>
                <w:rFonts w:ascii="Times New Roman" w:hAnsi="Times New Roman" w:cs="Times New Roman"/>
              </w:rPr>
            </w:pPr>
            <w:r w:rsidRPr="00535B33">
              <w:rPr>
                <w:lang w:val="ru-RU"/>
              </w:rPr>
              <w:t xml:space="preserve"> </w:t>
            </w:r>
            <w:r w:rsidRPr="00535B33">
              <w:rPr>
                <w:rFonts w:ascii="Times New Roman" w:hAnsi="Times New Roman" w:cs="Times New Roman"/>
                <w:spacing w:val="-2"/>
                <w:lang w:val="ru-RU"/>
              </w:rPr>
              <w:t>Неп</w:t>
            </w:r>
            <w:r w:rsidRPr="00535B33">
              <w:rPr>
                <w:rFonts w:ascii="Times New Roman" w:hAnsi="Times New Roman" w:cs="Times New Roman"/>
                <w:spacing w:val="-2"/>
              </w:rPr>
              <w:t>риемлем</w:t>
            </w:r>
            <w:r w:rsidRPr="00535B33">
              <w:rPr>
                <w:rFonts w:ascii="Times New Roman" w:hAnsi="Times New Roman" w:cs="Times New Roman"/>
                <w:spacing w:val="-2"/>
                <w:lang w:val="ru-RU"/>
              </w:rPr>
              <w:t>ая</w:t>
            </w:r>
            <w:r w:rsidRPr="00535B33">
              <w:rPr>
                <w:rFonts w:ascii="Times New Roman" w:hAnsi="Times New Roman" w:cs="Times New Roman"/>
                <w:spacing w:val="-2"/>
              </w:rPr>
              <w:t xml:space="preserve"> защита</w:t>
            </w:r>
          </w:p>
        </w:tc>
        <w:tc>
          <w:tcPr>
            <w:tcW w:w="4947" w:type="dxa"/>
            <w:vAlign w:val="center"/>
          </w:tcPr>
          <w:p w14:paraId="4B79CE94" w14:textId="0814E4D2" w:rsidR="00EC7A40" w:rsidRPr="00535B33" w:rsidRDefault="004B7E97" w:rsidP="00507678">
            <w:pPr>
              <w:pStyle w:val="TableParagraph"/>
              <w:spacing w:before="0"/>
              <w:ind w:left="0"/>
              <w:jc w:val="center"/>
              <w:rPr>
                <w:rFonts w:ascii="Times New Roman" w:hAnsi="Times New Roman" w:cs="Times New Roman"/>
                <w:lang w:val="ru-RU"/>
              </w:rPr>
            </w:pPr>
            <w:r w:rsidRPr="00535B33">
              <w:rPr>
                <w:rFonts w:ascii="Times New Roman" w:hAnsi="Times New Roman" w:cs="Times New Roman"/>
                <w:spacing w:val="-2"/>
                <w:lang w:val="ru-RU"/>
              </w:rPr>
              <w:t>Окисленные поверхности должны быть удалены механическими инструментами, травлением или другими способами, указанными заказчиком.</w:t>
            </w:r>
          </w:p>
        </w:tc>
      </w:tr>
    </w:tbl>
    <w:p w14:paraId="5DB14D28" w14:textId="55585ACA" w:rsidR="00EC7A40" w:rsidRPr="004006D9" w:rsidRDefault="00EC7A40" w:rsidP="00535B33">
      <w:pPr>
        <w:pStyle w:val="ListParagraph"/>
        <w:numPr>
          <w:ilvl w:val="1"/>
          <w:numId w:val="56"/>
        </w:numPr>
        <w:spacing w:before="120" w:after="120"/>
        <w:ind w:left="1134" w:hanging="425"/>
        <w:jc w:val="both"/>
        <w:rPr>
          <w:lang w:val="ru-RU"/>
        </w:rPr>
      </w:pPr>
      <w:r w:rsidRPr="004006D9">
        <w:rPr>
          <w:b/>
          <w:lang w:val="ru-RU"/>
        </w:rPr>
        <w:t>-</w:t>
      </w:r>
      <w:r w:rsidRPr="004006D9">
        <w:rPr>
          <w:b/>
          <w:spacing w:val="1"/>
          <w:lang w:val="ru-RU"/>
        </w:rPr>
        <w:t xml:space="preserve"> </w:t>
      </w:r>
      <w:r w:rsidR="004C23A1" w:rsidRPr="004006D9">
        <w:rPr>
          <w:color w:val="333333"/>
          <w:spacing w:val="-5"/>
          <w:lang w:val="ru-RU"/>
        </w:rPr>
        <w:t xml:space="preserve">Предварительный нагрев и межпроходной контроль никелевых сплавов должны проводиться в соответствии с </w:t>
      </w:r>
      <w:r w:rsidR="00592D11" w:rsidRPr="004006D9">
        <w:rPr>
          <w:color w:val="333333"/>
          <w:spacing w:val="-5"/>
          <w:lang w:val="ru-RU"/>
        </w:rPr>
        <w:t>р</w:t>
      </w:r>
      <w:r w:rsidR="004C23A1" w:rsidRPr="004006D9">
        <w:rPr>
          <w:color w:val="333333"/>
          <w:spacing w:val="-5"/>
          <w:lang w:val="ru-RU"/>
        </w:rPr>
        <w:t>азделом 21.</w:t>
      </w:r>
    </w:p>
    <w:p w14:paraId="75E9D437" w14:textId="3D0A038E" w:rsidR="00EC7A40" w:rsidRPr="004006D9" w:rsidRDefault="00EC7A40" w:rsidP="00535B33">
      <w:pPr>
        <w:pStyle w:val="ListParagraph"/>
        <w:numPr>
          <w:ilvl w:val="1"/>
          <w:numId w:val="56"/>
        </w:numPr>
        <w:spacing w:before="120" w:after="120"/>
        <w:ind w:left="1134" w:hanging="425"/>
        <w:jc w:val="both"/>
        <w:rPr>
          <w:lang w:val="ru-RU"/>
        </w:rPr>
      </w:pPr>
      <w:r w:rsidRPr="004006D9">
        <w:rPr>
          <w:b/>
          <w:lang w:val="ru-RU"/>
        </w:rPr>
        <w:t xml:space="preserve">- </w:t>
      </w:r>
      <w:r w:rsidR="00A242B8" w:rsidRPr="004006D9">
        <w:rPr>
          <w:spacing w:val="-2"/>
          <w:lang w:val="ru-RU"/>
        </w:rPr>
        <w:t>Материалы из никелевых сплавов не должны подвергаться послесварочной термической обработке, если иное не</w:t>
      </w:r>
      <w:r w:rsidR="00592D11" w:rsidRPr="004006D9">
        <w:rPr>
          <w:spacing w:val="-2"/>
          <w:lang w:val="ru-RU"/>
        </w:rPr>
        <w:t xml:space="preserve"> </w:t>
      </w:r>
      <w:r w:rsidR="00A242B8" w:rsidRPr="004006D9">
        <w:rPr>
          <w:spacing w:val="-2"/>
          <w:lang w:val="ru-RU"/>
        </w:rPr>
        <w:t>указано инженером по материалам от заказчика.</w:t>
      </w:r>
    </w:p>
    <w:p w14:paraId="267F3645" w14:textId="6EFCF28E" w:rsidR="00EC7A40" w:rsidRPr="001E4C07" w:rsidRDefault="0037039C" w:rsidP="00535B33">
      <w:pPr>
        <w:pStyle w:val="Heading1"/>
        <w:numPr>
          <w:ilvl w:val="0"/>
          <w:numId w:val="68"/>
        </w:numPr>
        <w:spacing w:before="240" w:after="240"/>
        <w:ind w:left="709" w:hanging="709"/>
      </w:pPr>
      <w:bookmarkStart w:id="1600" w:name="_Toc205628164"/>
      <w:r w:rsidRPr="0037039C">
        <w:t>Сварка титана (P51)</w:t>
      </w:r>
      <w:bookmarkEnd w:id="1600"/>
    </w:p>
    <w:p w14:paraId="51F17229" w14:textId="17DB547F" w:rsidR="00EC7A40" w:rsidRPr="008C73AD" w:rsidRDefault="00EC7A40" w:rsidP="007D2D9E">
      <w:pPr>
        <w:pStyle w:val="ListParagraph"/>
        <w:numPr>
          <w:ilvl w:val="1"/>
          <w:numId w:val="57"/>
        </w:numPr>
        <w:spacing w:before="120" w:after="120"/>
        <w:ind w:left="1134" w:hanging="425"/>
        <w:rPr>
          <w:lang w:val="ru-RU"/>
        </w:rPr>
      </w:pPr>
      <w:r w:rsidRPr="008C73AD">
        <w:rPr>
          <w:b/>
          <w:lang w:val="ru-RU"/>
        </w:rPr>
        <w:lastRenderedPageBreak/>
        <w:t xml:space="preserve">- </w:t>
      </w:r>
      <w:r w:rsidR="00F36BF6" w:rsidRPr="008C73AD">
        <w:rPr>
          <w:color w:val="333333"/>
          <w:lang w:val="ru-RU"/>
        </w:rPr>
        <w:t>Сварочные процессы для титанового сплава должны быть ограничены только газовой дуговой сваркой</w:t>
      </w:r>
      <w:r w:rsidR="0028234F" w:rsidRPr="008C73AD">
        <w:rPr>
          <w:color w:val="333333"/>
          <w:lang w:val="ru-RU"/>
        </w:rPr>
        <w:t xml:space="preserve"> </w:t>
      </w:r>
      <w:r w:rsidR="00F36BF6" w:rsidRPr="008C73AD">
        <w:rPr>
          <w:color w:val="333333"/>
          <w:lang w:val="ru-RU"/>
        </w:rPr>
        <w:t>вольфрамовым электродом (</w:t>
      </w:r>
      <w:r w:rsidR="00F36BF6" w:rsidRPr="008C73AD">
        <w:rPr>
          <w:color w:val="333333"/>
        </w:rPr>
        <w:t>GTAW</w:t>
      </w:r>
      <w:r w:rsidR="00F36BF6" w:rsidRPr="008C73AD">
        <w:rPr>
          <w:color w:val="333333"/>
          <w:lang w:val="ru-RU"/>
        </w:rPr>
        <w:t xml:space="preserve">) или </w:t>
      </w:r>
      <w:r w:rsidR="002A44D3" w:rsidRPr="008C73AD">
        <w:rPr>
          <w:lang w:val="ru-RU"/>
        </w:rPr>
        <w:t xml:space="preserve">дуговой сваркой в среде защитных газов </w:t>
      </w:r>
      <w:r w:rsidR="00F36BF6" w:rsidRPr="008C73AD">
        <w:rPr>
          <w:color w:val="333333"/>
          <w:lang w:val="ru-RU"/>
        </w:rPr>
        <w:t>(</w:t>
      </w:r>
      <w:r w:rsidR="00F36BF6" w:rsidRPr="008C73AD">
        <w:rPr>
          <w:color w:val="333333"/>
        </w:rPr>
        <w:t>GMAW</w:t>
      </w:r>
      <w:r w:rsidR="00F36BF6" w:rsidRPr="008C73AD">
        <w:rPr>
          <w:color w:val="333333"/>
          <w:lang w:val="ru-RU"/>
        </w:rPr>
        <w:t>).</w:t>
      </w:r>
    </w:p>
    <w:p w14:paraId="695A3C23" w14:textId="33014583" w:rsidR="00EC7A40" w:rsidRPr="001024C8" w:rsidRDefault="00EC7A40" w:rsidP="008C73AD">
      <w:pPr>
        <w:pStyle w:val="ListParagraph"/>
        <w:numPr>
          <w:ilvl w:val="1"/>
          <w:numId w:val="57"/>
        </w:numPr>
        <w:spacing w:before="120" w:after="120"/>
        <w:ind w:left="1134" w:hanging="425"/>
        <w:rPr>
          <w:lang w:val="ru-RU"/>
        </w:rPr>
      </w:pPr>
      <w:r w:rsidRPr="001024C8">
        <w:rPr>
          <w:b/>
          <w:lang w:val="ru-RU"/>
        </w:rPr>
        <w:t xml:space="preserve">- </w:t>
      </w:r>
      <w:r w:rsidR="000A04A3" w:rsidRPr="001024C8">
        <w:rPr>
          <w:color w:val="333333"/>
          <w:lang w:val="ru-RU"/>
        </w:rPr>
        <w:t>Сварка титана должна выполняться в подходящей рабочей зоне, которая является чистой, сухой и отделенной от других производственных операций.</w:t>
      </w:r>
    </w:p>
    <w:p w14:paraId="45C2042C" w14:textId="6F8FACCD" w:rsidR="00EC7A40" w:rsidRPr="001024C8" w:rsidRDefault="00EC7A40" w:rsidP="008C73AD">
      <w:pPr>
        <w:pStyle w:val="BodyText"/>
        <w:spacing w:before="120" w:after="120"/>
        <w:ind w:left="1418" w:hanging="284"/>
        <w:rPr>
          <w:color w:val="333333"/>
          <w:spacing w:val="-2"/>
          <w:sz w:val="22"/>
          <w:szCs w:val="22"/>
          <w:lang w:val="ru-RU"/>
        </w:rPr>
      </w:pPr>
      <w:r w:rsidRPr="001024C8">
        <w:rPr>
          <w:b/>
          <w:sz w:val="22"/>
          <w:szCs w:val="22"/>
          <w:lang w:val="ru-RU"/>
        </w:rPr>
        <w:t>19-2.1</w:t>
      </w:r>
      <w:r w:rsidRPr="001024C8">
        <w:rPr>
          <w:b/>
          <w:spacing w:val="13"/>
          <w:sz w:val="22"/>
          <w:szCs w:val="22"/>
          <w:lang w:val="ru-RU"/>
        </w:rPr>
        <w:t xml:space="preserve"> </w:t>
      </w:r>
      <w:r w:rsidRPr="001024C8">
        <w:rPr>
          <w:b/>
          <w:sz w:val="22"/>
          <w:szCs w:val="22"/>
          <w:lang w:val="ru-RU"/>
        </w:rPr>
        <w:t>-</w:t>
      </w:r>
      <w:r w:rsidRPr="001024C8">
        <w:rPr>
          <w:b/>
          <w:spacing w:val="-1"/>
          <w:sz w:val="22"/>
          <w:szCs w:val="22"/>
          <w:lang w:val="ru-RU"/>
        </w:rPr>
        <w:t xml:space="preserve"> </w:t>
      </w:r>
      <w:r w:rsidR="00A64DFA" w:rsidRPr="001024C8">
        <w:rPr>
          <w:color w:val="333333"/>
          <w:spacing w:val="-2"/>
          <w:sz w:val="22"/>
          <w:szCs w:val="22"/>
          <w:lang w:val="ru-RU"/>
        </w:rPr>
        <w:t>Углеродистая и низколегированная сталь не должна изготавливаться в титановом цехе</w:t>
      </w:r>
      <w:r w:rsidR="00352E01" w:rsidRPr="001024C8">
        <w:rPr>
          <w:color w:val="333333"/>
          <w:spacing w:val="-2"/>
          <w:sz w:val="22"/>
          <w:szCs w:val="22"/>
          <w:lang w:val="ru-RU"/>
        </w:rPr>
        <w:t xml:space="preserve"> (подходящая рабочая зона)</w:t>
      </w:r>
      <w:r w:rsidR="00A64DFA" w:rsidRPr="001024C8">
        <w:rPr>
          <w:color w:val="333333"/>
          <w:spacing w:val="-2"/>
          <w:sz w:val="22"/>
          <w:szCs w:val="22"/>
          <w:lang w:val="ru-RU"/>
        </w:rPr>
        <w:t>.</w:t>
      </w:r>
    </w:p>
    <w:p w14:paraId="3F26F6AF" w14:textId="5D3EA0B5" w:rsidR="00EC7A40" w:rsidRPr="001024C8" w:rsidRDefault="00EC7A40" w:rsidP="008C73AD">
      <w:pPr>
        <w:pStyle w:val="BodyText"/>
        <w:spacing w:before="120" w:after="120"/>
        <w:ind w:left="1418" w:hanging="284"/>
        <w:rPr>
          <w:sz w:val="22"/>
          <w:szCs w:val="22"/>
          <w:lang w:val="ru-RU"/>
        </w:rPr>
      </w:pPr>
      <w:r w:rsidRPr="001024C8">
        <w:rPr>
          <w:b/>
          <w:sz w:val="22"/>
          <w:szCs w:val="22"/>
          <w:lang w:val="ru-RU"/>
        </w:rPr>
        <w:t>19-2.2</w:t>
      </w:r>
      <w:r w:rsidRPr="001024C8">
        <w:rPr>
          <w:b/>
          <w:spacing w:val="12"/>
          <w:sz w:val="22"/>
          <w:szCs w:val="22"/>
          <w:lang w:val="ru-RU"/>
        </w:rPr>
        <w:t xml:space="preserve"> </w:t>
      </w:r>
      <w:r w:rsidRPr="001024C8">
        <w:rPr>
          <w:b/>
          <w:sz w:val="22"/>
          <w:szCs w:val="22"/>
          <w:lang w:val="ru-RU"/>
        </w:rPr>
        <w:t xml:space="preserve">- </w:t>
      </w:r>
      <w:r w:rsidR="008F3249" w:rsidRPr="001024C8">
        <w:rPr>
          <w:color w:val="333333"/>
          <w:spacing w:val="-2"/>
          <w:sz w:val="22"/>
          <w:szCs w:val="22"/>
          <w:lang w:val="ru-RU"/>
        </w:rPr>
        <w:t>Для титана должны использоваться только щетки из нержавеющей стали и новые шлифовальные диски.</w:t>
      </w:r>
    </w:p>
    <w:p w14:paraId="54D2643A" w14:textId="567A2EB4" w:rsidR="00EC7A40" w:rsidRPr="001024C8" w:rsidRDefault="00EC7A40" w:rsidP="008C73AD">
      <w:pPr>
        <w:pStyle w:val="BodyText"/>
        <w:spacing w:before="120" w:after="120"/>
        <w:ind w:left="1418" w:hanging="284"/>
        <w:rPr>
          <w:color w:val="333333"/>
          <w:spacing w:val="-2"/>
          <w:sz w:val="22"/>
          <w:szCs w:val="22"/>
          <w:lang w:val="ru-RU"/>
        </w:rPr>
      </w:pPr>
      <w:r w:rsidRPr="001024C8">
        <w:rPr>
          <w:b/>
          <w:sz w:val="22"/>
          <w:szCs w:val="22"/>
          <w:lang w:val="ru-RU"/>
        </w:rPr>
        <w:t>19-2.3</w:t>
      </w:r>
      <w:r w:rsidRPr="001024C8">
        <w:rPr>
          <w:b/>
          <w:spacing w:val="13"/>
          <w:sz w:val="22"/>
          <w:szCs w:val="22"/>
          <w:lang w:val="ru-RU"/>
        </w:rPr>
        <w:t xml:space="preserve"> </w:t>
      </w:r>
      <w:r w:rsidRPr="001024C8">
        <w:rPr>
          <w:b/>
          <w:sz w:val="22"/>
          <w:szCs w:val="22"/>
          <w:lang w:val="ru-RU"/>
        </w:rPr>
        <w:t xml:space="preserve">- </w:t>
      </w:r>
      <w:r w:rsidR="00354320" w:rsidRPr="001024C8">
        <w:rPr>
          <w:color w:val="333333"/>
          <w:spacing w:val="-2"/>
          <w:sz w:val="22"/>
          <w:szCs w:val="22"/>
          <w:lang w:val="ru-RU"/>
        </w:rPr>
        <w:t>Проволочные щетки и шлифовальные диски не должны использоваться для других материалов.</w:t>
      </w:r>
    </w:p>
    <w:p w14:paraId="2C780E58" w14:textId="259FCA8B" w:rsidR="00EC7A40" w:rsidRPr="001024C8" w:rsidRDefault="00EC7A40" w:rsidP="008C73AD">
      <w:pPr>
        <w:pStyle w:val="BodyText"/>
        <w:spacing w:before="120" w:after="120"/>
        <w:ind w:left="1418" w:hanging="284"/>
        <w:rPr>
          <w:color w:val="333333"/>
          <w:sz w:val="22"/>
          <w:szCs w:val="22"/>
          <w:lang w:val="ru-RU"/>
        </w:rPr>
      </w:pPr>
      <w:r w:rsidRPr="001024C8">
        <w:rPr>
          <w:b/>
          <w:sz w:val="22"/>
          <w:szCs w:val="22"/>
          <w:lang w:val="ru-RU"/>
        </w:rPr>
        <w:t xml:space="preserve">19-2.4 - </w:t>
      </w:r>
      <w:r w:rsidR="001F68AA" w:rsidRPr="001024C8">
        <w:rPr>
          <w:color w:val="333333"/>
          <w:sz w:val="22"/>
          <w:szCs w:val="22"/>
          <w:lang w:val="ru-RU"/>
        </w:rPr>
        <w:t>Поверхности соединений и присадочный металл должны быть очищены от загрязнений (масла, смазки, грязи, вкрапленного железа, ворса и отпечатков пальцев) соответствующим растворителем перед сваркой и сборкой.</w:t>
      </w:r>
    </w:p>
    <w:p w14:paraId="304E64A6" w14:textId="3B133CD0" w:rsidR="000D52DC" w:rsidRPr="001024C8" w:rsidRDefault="00EC7A40" w:rsidP="008C73AD">
      <w:pPr>
        <w:pStyle w:val="ListParagraph"/>
        <w:numPr>
          <w:ilvl w:val="1"/>
          <w:numId w:val="57"/>
        </w:numPr>
        <w:spacing w:before="120" w:after="120"/>
        <w:ind w:left="1134" w:hanging="425"/>
        <w:rPr>
          <w:lang w:val="ru-RU"/>
        </w:rPr>
      </w:pPr>
      <w:r w:rsidRPr="001024C8">
        <w:rPr>
          <w:b/>
          <w:lang w:val="ru-RU"/>
        </w:rPr>
        <w:t xml:space="preserve">- </w:t>
      </w:r>
      <w:r w:rsidR="006B1BC7" w:rsidRPr="001024C8">
        <w:rPr>
          <w:color w:val="333333"/>
          <w:lang w:val="ru-RU"/>
        </w:rPr>
        <w:t>Сварочное оборудование должно иметь возможность подач</w:t>
      </w:r>
      <w:r w:rsidR="007B2535" w:rsidRPr="001024C8">
        <w:rPr>
          <w:color w:val="333333"/>
          <w:lang w:val="ru-RU"/>
        </w:rPr>
        <w:t>у</w:t>
      </w:r>
      <w:r w:rsidR="006B1BC7" w:rsidRPr="001024C8">
        <w:rPr>
          <w:color w:val="333333"/>
          <w:lang w:val="ru-RU"/>
        </w:rPr>
        <w:t xml:space="preserve"> </w:t>
      </w:r>
      <w:r w:rsidR="009D1A3C" w:rsidRPr="001024C8">
        <w:rPr>
          <w:color w:val="333333"/>
          <w:lang w:val="ru-RU"/>
        </w:rPr>
        <w:t xml:space="preserve">дополнительного защитного </w:t>
      </w:r>
      <w:r w:rsidR="006B1BC7" w:rsidRPr="001024C8">
        <w:rPr>
          <w:color w:val="333333"/>
          <w:lang w:val="ru-RU"/>
        </w:rPr>
        <w:t xml:space="preserve">газа, </w:t>
      </w:r>
      <w:r w:rsidR="00267544" w:rsidRPr="001024C8">
        <w:rPr>
          <w:color w:val="333333"/>
          <w:lang w:val="ru-RU"/>
        </w:rPr>
        <w:t>и</w:t>
      </w:r>
      <w:r w:rsidR="006B1BC7" w:rsidRPr="001024C8">
        <w:rPr>
          <w:color w:val="333333"/>
          <w:lang w:val="ru-RU"/>
        </w:rPr>
        <w:t xml:space="preserve"> </w:t>
      </w:r>
      <w:r w:rsidR="00C8272A" w:rsidRPr="001024C8">
        <w:rPr>
          <w:color w:val="333333"/>
          <w:lang w:val="ru-RU"/>
        </w:rPr>
        <w:t xml:space="preserve">этот </w:t>
      </w:r>
      <w:r w:rsidR="006B1BC7" w:rsidRPr="001024C8">
        <w:rPr>
          <w:color w:val="333333"/>
          <w:lang w:val="ru-RU"/>
        </w:rPr>
        <w:t xml:space="preserve">инертный </w:t>
      </w:r>
      <w:r w:rsidR="001024C8" w:rsidRPr="001024C8">
        <w:rPr>
          <w:color w:val="333333"/>
          <w:lang w:val="ru-RU"/>
        </w:rPr>
        <w:t>газ должен обеспечить защиту расплавленной ванны, сторону корня шва и зоны термического влияния (ЗТВ) от</w:t>
      </w:r>
      <w:r w:rsidR="001024C8" w:rsidRPr="001024C8">
        <w:rPr>
          <w:lang w:val="ru-RU"/>
        </w:rPr>
        <w:t xml:space="preserve"> </w:t>
      </w:r>
      <w:r w:rsidR="001024C8" w:rsidRPr="001024C8">
        <w:rPr>
          <w:color w:val="333333"/>
          <w:lang w:val="ru-RU"/>
        </w:rPr>
        <w:t>загрязнения воздухом.</w:t>
      </w:r>
    </w:p>
    <w:p w14:paraId="3654206A" w14:textId="6EAF0241" w:rsidR="00EC7A40" w:rsidRPr="001024C8" w:rsidRDefault="00EC7A40" w:rsidP="008C73AD">
      <w:pPr>
        <w:pStyle w:val="BodyText"/>
        <w:spacing w:before="120" w:after="120"/>
        <w:ind w:left="1418" w:hanging="284"/>
        <w:rPr>
          <w:color w:val="333333"/>
          <w:sz w:val="22"/>
          <w:szCs w:val="22"/>
          <w:lang w:val="ru-RU"/>
        </w:rPr>
      </w:pPr>
      <w:r w:rsidRPr="001024C8">
        <w:rPr>
          <w:b/>
          <w:sz w:val="22"/>
          <w:szCs w:val="22"/>
          <w:lang w:val="ru-RU"/>
        </w:rPr>
        <w:t xml:space="preserve">19-3.1 - </w:t>
      </w:r>
      <w:r w:rsidR="00231006" w:rsidRPr="001024C8">
        <w:rPr>
          <w:color w:val="333333"/>
          <w:sz w:val="22"/>
          <w:szCs w:val="22"/>
          <w:lang w:val="ru-RU"/>
        </w:rPr>
        <w:t>Защитный</w:t>
      </w:r>
      <w:r w:rsidR="00FC6232" w:rsidRPr="001024C8">
        <w:rPr>
          <w:color w:val="333333"/>
          <w:sz w:val="22"/>
          <w:szCs w:val="22"/>
          <w:lang w:val="ru-RU"/>
        </w:rPr>
        <w:t xml:space="preserve"> </w:t>
      </w:r>
      <w:r w:rsidR="00231006" w:rsidRPr="001024C8">
        <w:rPr>
          <w:color w:val="333333"/>
          <w:sz w:val="22"/>
          <w:szCs w:val="22"/>
          <w:lang w:val="ru-RU"/>
        </w:rPr>
        <w:t>газ</w:t>
      </w:r>
      <w:r w:rsidR="00FC6232" w:rsidRPr="001024C8">
        <w:rPr>
          <w:color w:val="333333"/>
          <w:sz w:val="22"/>
          <w:szCs w:val="22"/>
          <w:lang w:val="ru-RU"/>
        </w:rPr>
        <w:t xml:space="preserve"> и дополнительн</w:t>
      </w:r>
      <w:r w:rsidR="004508E3" w:rsidRPr="001024C8">
        <w:rPr>
          <w:color w:val="333333"/>
          <w:sz w:val="22"/>
          <w:szCs w:val="22"/>
          <w:lang w:val="ru-RU"/>
        </w:rPr>
        <w:t>ый</w:t>
      </w:r>
      <w:r w:rsidR="00FC6232" w:rsidRPr="001024C8">
        <w:rPr>
          <w:color w:val="333333"/>
          <w:sz w:val="22"/>
          <w:szCs w:val="22"/>
          <w:lang w:val="ru-RU"/>
        </w:rPr>
        <w:t xml:space="preserve"> защитн</w:t>
      </w:r>
      <w:r w:rsidR="004508E3" w:rsidRPr="001024C8">
        <w:rPr>
          <w:color w:val="333333"/>
          <w:sz w:val="22"/>
          <w:szCs w:val="22"/>
          <w:lang w:val="ru-RU"/>
        </w:rPr>
        <w:t>ый</w:t>
      </w:r>
      <w:r w:rsidR="00FC6232" w:rsidRPr="001024C8">
        <w:rPr>
          <w:color w:val="333333"/>
          <w:sz w:val="22"/>
          <w:szCs w:val="22"/>
          <w:lang w:val="ru-RU"/>
        </w:rPr>
        <w:t xml:space="preserve"> газ</w:t>
      </w:r>
      <w:r w:rsidR="00231006" w:rsidRPr="001024C8">
        <w:rPr>
          <w:color w:val="333333"/>
          <w:sz w:val="22"/>
          <w:szCs w:val="22"/>
          <w:lang w:val="ru-RU"/>
        </w:rPr>
        <w:t xml:space="preserve">, должны </w:t>
      </w:r>
      <w:r w:rsidR="00CE66E9" w:rsidRPr="001024C8">
        <w:rPr>
          <w:color w:val="333333"/>
          <w:sz w:val="22"/>
          <w:szCs w:val="22"/>
          <w:lang w:val="ru-RU"/>
        </w:rPr>
        <w:t>иметь</w:t>
      </w:r>
      <w:r w:rsidR="00231006" w:rsidRPr="001024C8">
        <w:rPr>
          <w:color w:val="333333"/>
          <w:sz w:val="22"/>
          <w:szCs w:val="22"/>
          <w:lang w:val="ru-RU"/>
        </w:rPr>
        <w:t xml:space="preserve"> 99,999% чистого сварочного аргона или гелия. </w:t>
      </w:r>
      <w:r w:rsidR="008C73AD">
        <w:rPr>
          <w:color w:val="333333"/>
          <w:sz w:val="22"/>
          <w:szCs w:val="22"/>
          <w:lang w:val="kk-KZ"/>
        </w:rPr>
        <w:t>А</w:t>
      </w:r>
      <w:r w:rsidR="00231006" w:rsidRPr="001024C8">
        <w:rPr>
          <w:color w:val="333333"/>
          <w:sz w:val="22"/>
          <w:szCs w:val="22"/>
          <w:lang w:val="ru-RU"/>
        </w:rPr>
        <w:t>зот или углекислый газ (</w:t>
      </w:r>
      <w:r w:rsidR="00231006" w:rsidRPr="001024C8">
        <w:rPr>
          <w:color w:val="333333"/>
          <w:sz w:val="22"/>
          <w:szCs w:val="22"/>
        </w:rPr>
        <w:t>CO</w:t>
      </w:r>
      <w:r w:rsidR="00231006" w:rsidRPr="001024C8">
        <w:rPr>
          <w:color w:val="333333"/>
          <w:sz w:val="22"/>
          <w:szCs w:val="22"/>
          <w:lang w:val="ru-RU"/>
        </w:rPr>
        <w:t>2) не должны использоваться.</w:t>
      </w:r>
    </w:p>
    <w:p w14:paraId="546C4EA2" w14:textId="105EDC4E" w:rsidR="00EC7A40" w:rsidRPr="001024C8" w:rsidRDefault="00EC7A40" w:rsidP="008C73AD">
      <w:pPr>
        <w:pStyle w:val="BodyText"/>
        <w:spacing w:before="120" w:after="120"/>
        <w:ind w:left="1418" w:hanging="284"/>
        <w:rPr>
          <w:sz w:val="22"/>
          <w:szCs w:val="22"/>
          <w:lang w:val="ru-RU"/>
        </w:rPr>
      </w:pPr>
      <w:r w:rsidRPr="001024C8">
        <w:rPr>
          <w:b/>
          <w:sz w:val="22"/>
          <w:szCs w:val="22"/>
          <w:lang w:val="ru-RU"/>
        </w:rPr>
        <w:t>19-3.2</w:t>
      </w:r>
      <w:r w:rsidRPr="001024C8">
        <w:rPr>
          <w:b/>
          <w:spacing w:val="12"/>
          <w:sz w:val="22"/>
          <w:szCs w:val="22"/>
          <w:lang w:val="ru-RU"/>
        </w:rPr>
        <w:t xml:space="preserve"> </w:t>
      </w:r>
      <w:r w:rsidRPr="001024C8">
        <w:rPr>
          <w:b/>
          <w:sz w:val="22"/>
          <w:szCs w:val="22"/>
          <w:lang w:val="ru-RU"/>
        </w:rPr>
        <w:t xml:space="preserve">- </w:t>
      </w:r>
      <w:r w:rsidR="0011656E" w:rsidRPr="001024C8">
        <w:rPr>
          <w:color w:val="333333"/>
          <w:spacing w:val="-2"/>
          <w:sz w:val="22"/>
          <w:szCs w:val="22"/>
          <w:lang w:val="ru-RU"/>
        </w:rPr>
        <w:t>Защитный газ должен иметь точку росы −40°</w:t>
      </w:r>
      <w:r w:rsidR="0011656E" w:rsidRPr="001024C8">
        <w:rPr>
          <w:color w:val="333333"/>
          <w:spacing w:val="-2"/>
          <w:sz w:val="22"/>
          <w:szCs w:val="22"/>
        </w:rPr>
        <w:t>F</w:t>
      </w:r>
      <w:r w:rsidR="0011656E" w:rsidRPr="001024C8">
        <w:rPr>
          <w:color w:val="333333"/>
          <w:spacing w:val="-2"/>
          <w:sz w:val="22"/>
          <w:szCs w:val="22"/>
          <w:lang w:val="ru-RU"/>
        </w:rPr>
        <w:t xml:space="preserve"> (−40°</w:t>
      </w:r>
      <w:r w:rsidR="0011656E" w:rsidRPr="001024C8">
        <w:rPr>
          <w:color w:val="333333"/>
          <w:spacing w:val="-2"/>
          <w:sz w:val="22"/>
          <w:szCs w:val="22"/>
        </w:rPr>
        <w:t>C</w:t>
      </w:r>
      <w:r w:rsidR="0011656E" w:rsidRPr="001024C8">
        <w:rPr>
          <w:color w:val="333333"/>
          <w:spacing w:val="-2"/>
          <w:sz w:val="22"/>
          <w:szCs w:val="22"/>
          <w:lang w:val="ru-RU"/>
        </w:rPr>
        <w:t>) или ниже в точке сварки.</w:t>
      </w:r>
    </w:p>
    <w:p w14:paraId="6E2811C2" w14:textId="7A0016D3" w:rsidR="00EC7A40" w:rsidRPr="001024C8" w:rsidRDefault="00EC7A40" w:rsidP="008C73AD">
      <w:pPr>
        <w:pStyle w:val="BodyText"/>
        <w:spacing w:before="120" w:after="120"/>
        <w:ind w:left="1418" w:hanging="284"/>
        <w:rPr>
          <w:color w:val="333333"/>
          <w:sz w:val="22"/>
          <w:szCs w:val="22"/>
          <w:lang w:val="ru-RU"/>
        </w:rPr>
      </w:pPr>
      <w:r w:rsidRPr="001024C8">
        <w:rPr>
          <w:b/>
          <w:sz w:val="22"/>
          <w:szCs w:val="22"/>
          <w:lang w:val="ru-RU"/>
        </w:rPr>
        <w:t xml:space="preserve">19-3.3 - </w:t>
      </w:r>
      <w:r w:rsidR="00DF7033" w:rsidRPr="001024C8">
        <w:rPr>
          <w:color w:val="333333"/>
          <w:sz w:val="22"/>
          <w:szCs w:val="22"/>
          <w:lang w:val="ru-RU"/>
        </w:rPr>
        <w:t>Для корневого прохода односторонних сварных соединений должен использоваться аргон сварочного класса с максимальным содержанием чистого кислорода 100 частей на миллион (</w:t>
      </w:r>
      <w:r w:rsidR="00DF7033" w:rsidRPr="001024C8">
        <w:rPr>
          <w:color w:val="333333"/>
          <w:sz w:val="22"/>
          <w:szCs w:val="22"/>
        </w:rPr>
        <w:t>ppm</w:t>
      </w:r>
      <w:r w:rsidR="00DF7033" w:rsidRPr="001024C8">
        <w:rPr>
          <w:color w:val="333333"/>
          <w:sz w:val="22"/>
          <w:szCs w:val="22"/>
          <w:lang w:val="ru-RU"/>
        </w:rPr>
        <w:t>) и поддерживаться до завершения сварки.</w:t>
      </w:r>
    </w:p>
    <w:p w14:paraId="78998DE7" w14:textId="7F55BACF" w:rsidR="00EC7A40" w:rsidRPr="001024C8" w:rsidRDefault="00EC7A40" w:rsidP="008C73AD">
      <w:pPr>
        <w:pStyle w:val="BodyText"/>
        <w:spacing w:before="120" w:after="120"/>
        <w:ind w:left="1418" w:hanging="284"/>
        <w:rPr>
          <w:sz w:val="22"/>
          <w:szCs w:val="22"/>
          <w:lang w:val="ru-RU"/>
        </w:rPr>
      </w:pPr>
      <w:r w:rsidRPr="001024C8">
        <w:rPr>
          <w:b/>
          <w:sz w:val="22"/>
          <w:szCs w:val="22"/>
          <w:lang w:val="ru-RU"/>
        </w:rPr>
        <w:t>19-3.4</w:t>
      </w:r>
      <w:r w:rsidRPr="001024C8">
        <w:rPr>
          <w:b/>
          <w:spacing w:val="13"/>
          <w:sz w:val="22"/>
          <w:szCs w:val="22"/>
          <w:lang w:val="ru-RU"/>
        </w:rPr>
        <w:t xml:space="preserve"> </w:t>
      </w:r>
      <w:r w:rsidRPr="001024C8">
        <w:rPr>
          <w:b/>
          <w:sz w:val="22"/>
          <w:szCs w:val="22"/>
          <w:lang w:val="ru-RU"/>
        </w:rPr>
        <w:t xml:space="preserve">- </w:t>
      </w:r>
      <w:r w:rsidR="00EE315D" w:rsidRPr="001024C8">
        <w:rPr>
          <w:color w:val="333333"/>
          <w:spacing w:val="-2"/>
          <w:sz w:val="22"/>
          <w:szCs w:val="22"/>
          <w:lang w:val="ru-RU"/>
        </w:rPr>
        <w:t xml:space="preserve">Для защитного газа должны использоваться пластиковые или </w:t>
      </w:r>
      <w:r w:rsidR="00EE315D" w:rsidRPr="001024C8">
        <w:rPr>
          <w:color w:val="333333"/>
          <w:spacing w:val="-2"/>
          <w:sz w:val="22"/>
          <w:szCs w:val="22"/>
        </w:rPr>
        <w:t>Tygon</w:t>
      </w:r>
      <w:r w:rsidR="002079BA" w:rsidRPr="001024C8">
        <w:rPr>
          <w:color w:val="333333"/>
          <w:spacing w:val="-2"/>
          <w:sz w:val="22"/>
          <w:szCs w:val="22"/>
          <w:lang w:val="ru-RU"/>
        </w:rPr>
        <w:t xml:space="preserve"> </w:t>
      </w:r>
      <w:r w:rsidR="006C4C7D" w:rsidRPr="001024C8">
        <w:rPr>
          <w:color w:val="333333"/>
          <w:spacing w:val="-2"/>
          <w:sz w:val="22"/>
          <w:szCs w:val="22"/>
          <w:lang w:val="ru-RU"/>
        </w:rPr>
        <w:t>(гибкая полимерная трубка</w:t>
      </w:r>
      <w:r w:rsidR="0025413A" w:rsidRPr="001024C8">
        <w:rPr>
          <w:color w:val="333333"/>
          <w:spacing w:val="-2"/>
          <w:sz w:val="22"/>
          <w:szCs w:val="22"/>
          <w:lang w:val="ru-RU"/>
        </w:rPr>
        <w:t>)</w:t>
      </w:r>
      <w:r w:rsidR="00EE315D" w:rsidRPr="001024C8">
        <w:rPr>
          <w:color w:val="333333"/>
          <w:spacing w:val="-2"/>
          <w:sz w:val="22"/>
          <w:szCs w:val="22"/>
          <w:lang w:val="ru-RU"/>
        </w:rPr>
        <w:t xml:space="preserve"> шланги. Резиновые шланги не должны использоваться.</w:t>
      </w:r>
    </w:p>
    <w:p w14:paraId="4E1E6A90" w14:textId="106419BA" w:rsidR="00EC7A40" w:rsidRPr="001024C8" w:rsidRDefault="00EC7A40" w:rsidP="008C73AD">
      <w:pPr>
        <w:pStyle w:val="BodyText"/>
        <w:spacing w:before="120" w:after="120"/>
        <w:ind w:left="1418" w:hanging="284"/>
        <w:rPr>
          <w:color w:val="333333"/>
          <w:sz w:val="22"/>
          <w:szCs w:val="22"/>
          <w:lang w:val="ru-RU"/>
        </w:rPr>
      </w:pPr>
      <w:r w:rsidRPr="001024C8">
        <w:rPr>
          <w:b/>
          <w:sz w:val="22"/>
          <w:szCs w:val="22"/>
          <w:lang w:val="ru-RU"/>
        </w:rPr>
        <w:t xml:space="preserve">19-3.5 - </w:t>
      </w:r>
      <w:r w:rsidR="002C3AA3" w:rsidRPr="001024C8">
        <w:rPr>
          <w:color w:val="333333"/>
          <w:sz w:val="22"/>
          <w:szCs w:val="22"/>
          <w:lang w:val="ru-RU"/>
        </w:rPr>
        <w:t xml:space="preserve">Защитный газ и дополнительный защитный газ </w:t>
      </w:r>
      <w:r w:rsidR="001C6F46" w:rsidRPr="001024C8">
        <w:rPr>
          <w:color w:val="333333"/>
          <w:sz w:val="22"/>
          <w:szCs w:val="22"/>
          <w:lang w:val="ru-RU"/>
        </w:rPr>
        <w:t>должны оставаться на сварном шве во время выполнения</w:t>
      </w:r>
      <w:r w:rsidR="000D52DC" w:rsidRPr="001024C8">
        <w:rPr>
          <w:color w:val="333333"/>
          <w:sz w:val="22"/>
          <w:szCs w:val="22"/>
          <w:lang w:val="ru-RU"/>
        </w:rPr>
        <w:t xml:space="preserve"> </w:t>
      </w:r>
      <w:r w:rsidR="001C6F46" w:rsidRPr="001024C8">
        <w:rPr>
          <w:color w:val="333333"/>
          <w:sz w:val="22"/>
          <w:szCs w:val="22"/>
          <w:lang w:val="ru-RU"/>
        </w:rPr>
        <w:t>сварки и после ее завершения до тех пор, пока температура сварного шва и основного материала не опустится ниже 800 °</w:t>
      </w:r>
      <w:r w:rsidR="001C6F46" w:rsidRPr="001024C8">
        <w:rPr>
          <w:color w:val="333333"/>
          <w:sz w:val="22"/>
          <w:szCs w:val="22"/>
        </w:rPr>
        <w:t>F</w:t>
      </w:r>
      <w:r w:rsidR="001C6F46" w:rsidRPr="001024C8">
        <w:rPr>
          <w:color w:val="333333"/>
          <w:sz w:val="22"/>
          <w:szCs w:val="22"/>
          <w:lang w:val="ru-RU"/>
        </w:rPr>
        <w:t xml:space="preserve"> (435 °</w:t>
      </w:r>
      <w:r w:rsidR="001C6F46" w:rsidRPr="001024C8">
        <w:rPr>
          <w:color w:val="333333"/>
          <w:sz w:val="22"/>
          <w:szCs w:val="22"/>
        </w:rPr>
        <w:t>C</w:t>
      </w:r>
      <w:r w:rsidR="001C6F46" w:rsidRPr="001024C8">
        <w:rPr>
          <w:color w:val="333333"/>
          <w:sz w:val="22"/>
          <w:szCs w:val="22"/>
          <w:lang w:val="ru-RU"/>
        </w:rPr>
        <w:t>).</w:t>
      </w:r>
    </w:p>
    <w:p w14:paraId="7FEAEAFA" w14:textId="22C912FB" w:rsidR="00EC7A40" w:rsidRPr="001024C8" w:rsidRDefault="00EC7A40" w:rsidP="008C73AD">
      <w:pPr>
        <w:pStyle w:val="ListParagraph"/>
        <w:numPr>
          <w:ilvl w:val="1"/>
          <w:numId w:val="57"/>
        </w:numPr>
        <w:spacing w:before="120" w:after="120"/>
        <w:ind w:left="1134" w:hanging="425"/>
        <w:rPr>
          <w:lang w:val="ru-RU"/>
        </w:rPr>
      </w:pPr>
      <w:r w:rsidRPr="001024C8">
        <w:rPr>
          <w:b/>
          <w:lang w:val="ru-RU"/>
        </w:rPr>
        <w:t xml:space="preserve">- </w:t>
      </w:r>
      <w:r w:rsidR="003A0915" w:rsidRPr="001024C8">
        <w:rPr>
          <w:color w:val="333333"/>
          <w:spacing w:val="-2"/>
          <w:lang w:val="ru-RU"/>
        </w:rPr>
        <w:t xml:space="preserve">Присадочный металл должен соответствовать </w:t>
      </w:r>
      <w:r w:rsidR="003A0915" w:rsidRPr="001024C8">
        <w:rPr>
          <w:color w:val="333333"/>
          <w:spacing w:val="-2"/>
        </w:rPr>
        <w:t>ASME</w:t>
      </w:r>
      <w:r w:rsidR="003A0915" w:rsidRPr="001024C8">
        <w:rPr>
          <w:color w:val="333333"/>
          <w:spacing w:val="-2"/>
          <w:lang w:val="ru-RU"/>
        </w:rPr>
        <w:t xml:space="preserve"> </w:t>
      </w:r>
      <w:r w:rsidR="003A0915" w:rsidRPr="001024C8">
        <w:rPr>
          <w:color w:val="333333"/>
          <w:spacing w:val="-2"/>
        </w:rPr>
        <w:t>SFA</w:t>
      </w:r>
      <w:r w:rsidR="003A0915" w:rsidRPr="001024C8">
        <w:rPr>
          <w:color w:val="333333"/>
          <w:spacing w:val="-2"/>
          <w:lang w:val="ru-RU"/>
        </w:rPr>
        <w:t>-5.16.</w:t>
      </w:r>
    </w:p>
    <w:p w14:paraId="724582C3" w14:textId="3125424A" w:rsidR="00EC7A40" w:rsidRPr="001024C8" w:rsidRDefault="00EC7A40" w:rsidP="008C73AD">
      <w:pPr>
        <w:pStyle w:val="BodyText"/>
        <w:spacing w:before="120"/>
        <w:ind w:left="1418" w:hanging="284"/>
        <w:rPr>
          <w:sz w:val="22"/>
          <w:szCs w:val="22"/>
          <w:lang w:val="ru-RU"/>
        </w:rPr>
      </w:pPr>
      <w:r w:rsidRPr="001024C8">
        <w:rPr>
          <w:b/>
          <w:sz w:val="22"/>
          <w:szCs w:val="22"/>
          <w:lang w:val="ru-RU"/>
        </w:rPr>
        <w:t>19-4.1</w:t>
      </w:r>
      <w:r w:rsidRPr="001024C8">
        <w:rPr>
          <w:b/>
          <w:spacing w:val="14"/>
          <w:sz w:val="22"/>
          <w:szCs w:val="22"/>
          <w:lang w:val="ru-RU"/>
        </w:rPr>
        <w:t xml:space="preserve"> </w:t>
      </w:r>
      <w:r w:rsidRPr="001024C8">
        <w:rPr>
          <w:b/>
          <w:sz w:val="22"/>
          <w:szCs w:val="22"/>
          <w:lang w:val="ru-RU"/>
        </w:rPr>
        <w:t xml:space="preserve">- </w:t>
      </w:r>
      <w:r w:rsidR="00F50B9B" w:rsidRPr="001024C8">
        <w:rPr>
          <w:sz w:val="22"/>
          <w:szCs w:val="22"/>
          <w:lang w:val="ru-RU"/>
        </w:rPr>
        <w:t>Выбранные и используемые присадочные металлы для сварки титана должны быть совместимы с основным металлом.</w:t>
      </w:r>
    </w:p>
    <w:p w14:paraId="6FB65C1D" w14:textId="024DA589" w:rsidR="00EC7A40" w:rsidRPr="001024C8" w:rsidRDefault="00EC7A40" w:rsidP="008C73AD">
      <w:pPr>
        <w:pStyle w:val="ListParagraph"/>
        <w:numPr>
          <w:ilvl w:val="1"/>
          <w:numId w:val="57"/>
        </w:numPr>
        <w:spacing w:before="120" w:after="120"/>
        <w:ind w:left="1134" w:hanging="425"/>
        <w:rPr>
          <w:lang w:val="ru-RU"/>
        </w:rPr>
      </w:pPr>
      <w:r w:rsidRPr="001024C8">
        <w:rPr>
          <w:b/>
          <w:lang w:val="ru-RU"/>
        </w:rPr>
        <w:t xml:space="preserve">- </w:t>
      </w:r>
      <w:r w:rsidR="003561F2" w:rsidRPr="001024C8">
        <w:rPr>
          <w:color w:val="333333"/>
          <w:spacing w:val="-2"/>
          <w:lang w:val="ru-RU"/>
        </w:rPr>
        <w:t xml:space="preserve">Сварка должна быть проверена в соответствии с классом материала трубопровода и </w:t>
      </w:r>
      <w:r w:rsidR="003561F2" w:rsidRPr="001024C8">
        <w:rPr>
          <w:color w:val="333333"/>
          <w:spacing w:val="-2"/>
        </w:rPr>
        <w:t>ASME</w:t>
      </w:r>
      <w:r w:rsidR="003561F2" w:rsidRPr="001024C8">
        <w:rPr>
          <w:color w:val="333333"/>
          <w:spacing w:val="-2"/>
          <w:lang w:val="ru-RU"/>
        </w:rPr>
        <w:t xml:space="preserve"> </w:t>
      </w:r>
      <w:r w:rsidR="003561F2" w:rsidRPr="001024C8">
        <w:rPr>
          <w:color w:val="333333"/>
          <w:spacing w:val="-2"/>
        </w:rPr>
        <w:t>B</w:t>
      </w:r>
      <w:r w:rsidR="003561F2" w:rsidRPr="001024C8">
        <w:rPr>
          <w:color w:val="333333"/>
          <w:spacing w:val="-2"/>
          <w:lang w:val="ru-RU"/>
        </w:rPr>
        <w:t>31.3.</w:t>
      </w:r>
    </w:p>
    <w:p w14:paraId="4BDF7028" w14:textId="77777777" w:rsidR="0022384D" w:rsidRPr="001024C8" w:rsidRDefault="00EC7A40" w:rsidP="002B2250">
      <w:pPr>
        <w:pStyle w:val="BodyText"/>
        <w:spacing w:before="120"/>
        <w:ind w:left="432"/>
        <w:rPr>
          <w:color w:val="333333"/>
          <w:sz w:val="22"/>
          <w:szCs w:val="22"/>
          <w:lang w:val="ru-RU"/>
        </w:rPr>
      </w:pPr>
      <w:r w:rsidRPr="001024C8">
        <w:rPr>
          <w:b/>
          <w:sz w:val="22"/>
          <w:szCs w:val="22"/>
          <w:lang w:val="ru-RU"/>
        </w:rPr>
        <w:t xml:space="preserve">19-5.1 - </w:t>
      </w:r>
      <w:r w:rsidR="00496420" w:rsidRPr="001024C8">
        <w:rPr>
          <w:color w:val="333333"/>
          <w:sz w:val="22"/>
          <w:szCs w:val="22"/>
          <w:lang w:val="ru-RU"/>
        </w:rPr>
        <w:t xml:space="preserve">Визуальный осмотр цвета сварки должен использоваться для оценки надлежащего экранирования и </w:t>
      </w:r>
    </w:p>
    <w:p w14:paraId="7B114CE9" w14:textId="274CE44F" w:rsidR="00EC7A40" w:rsidRPr="001024C8" w:rsidRDefault="00496420" w:rsidP="005D4A9F">
      <w:pPr>
        <w:pStyle w:val="BodyText"/>
        <w:spacing w:after="120"/>
        <w:ind w:left="1418" w:hanging="284"/>
        <w:rPr>
          <w:color w:val="333333"/>
          <w:sz w:val="22"/>
          <w:szCs w:val="22"/>
          <w:lang w:val="ru-RU"/>
        </w:rPr>
      </w:pPr>
      <w:r w:rsidRPr="001024C8">
        <w:rPr>
          <w:color w:val="333333"/>
          <w:sz w:val="22"/>
          <w:szCs w:val="22"/>
          <w:lang w:val="ru-RU"/>
        </w:rPr>
        <w:t>количества загрязнения в соответствии с критериями приемки в Таблице 10.</w:t>
      </w:r>
    </w:p>
    <w:p w14:paraId="61C07E87" w14:textId="22B0A3DE" w:rsidR="00EC7A40" w:rsidRPr="001024C8" w:rsidRDefault="009A1F84" w:rsidP="005D4A9F">
      <w:pPr>
        <w:spacing w:before="120" w:after="240"/>
        <w:ind w:left="709"/>
        <w:rPr>
          <w:b/>
          <w:lang w:val="ru-RU"/>
        </w:rPr>
      </w:pPr>
      <w:r w:rsidRPr="001024C8">
        <w:rPr>
          <w:b/>
          <w:spacing w:val="-2"/>
          <w:lang w:val="ru-RU"/>
        </w:rPr>
        <w:t>Таблица 10: Критерии приемки для визуального осмотра цвета сварки титана</w:t>
      </w:r>
    </w:p>
    <w:tbl>
      <w:tblPr>
        <w:tblW w:w="0" w:type="auto"/>
        <w:tblInd w:w="1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5851"/>
        <w:gridCol w:w="2125"/>
        <w:gridCol w:w="2284"/>
      </w:tblGrid>
      <w:tr w:rsidR="00EC7A40" w:rsidRPr="005D4A9F" w14:paraId="24A652E7" w14:textId="77777777" w:rsidTr="00A073DC">
        <w:trPr>
          <w:trHeight w:val="287"/>
        </w:trPr>
        <w:tc>
          <w:tcPr>
            <w:tcW w:w="5851" w:type="dxa"/>
            <w:shd w:val="clear" w:color="auto" w:fill="F0F0F0"/>
            <w:vAlign w:val="center"/>
          </w:tcPr>
          <w:p w14:paraId="30C2F2DC" w14:textId="651FCC45" w:rsidR="00EC7A40" w:rsidRPr="005D4A9F" w:rsidRDefault="002018B4" w:rsidP="00EA6D5B">
            <w:pPr>
              <w:pStyle w:val="TableParagraph"/>
              <w:spacing w:before="0"/>
              <w:ind w:left="0"/>
              <w:jc w:val="center"/>
              <w:rPr>
                <w:rFonts w:ascii="Times New Roman" w:hAnsi="Times New Roman" w:cs="Times New Roman"/>
                <w:b/>
                <w:lang w:val="ru-RU"/>
              </w:rPr>
            </w:pPr>
            <w:r w:rsidRPr="005D4A9F">
              <w:rPr>
                <w:rFonts w:ascii="Times New Roman" w:hAnsi="Times New Roman" w:cs="Times New Roman"/>
                <w:b/>
                <w:color w:val="333333"/>
                <w:spacing w:val="-2"/>
                <w:lang w:val="ru-RU"/>
              </w:rPr>
              <w:t>Цвет сварного шва</w:t>
            </w:r>
          </w:p>
        </w:tc>
        <w:tc>
          <w:tcPr>
            <w:tcW w:w="2125" w:type="dxa"/>
            <w:shd w:val="clear" w:color="auto" w:fill="F0F0F0"/>
            <w:vAlign w:val="center"/>
          </w:tcPr>
          <w:p w14:paraId="41EBB864" w14:textId="5F450B77" w:rsidR="00EC7A40" w:rsidRPr="005D4A9F" w:rsidRDefault="002018B4" w:rsidP="00EA6D5B">
            <w:pPr>
              <w:pStyle w:val="TableParagraph"/>
              <w:spacing w:before="0"/>
              <w:ind w:left="0"/>
              <w:jc w:val="center"/>
              <w:rPr>
                <w:rFonts w:ascii="Times New Roman" w:hAnsi="Times New Roman" w:cs="Times New Roman"/>
                <w:b/>
              </w:rPr>
            </w:pPr>
            <w:r w:rsidRPr="005D4A9F">
              <w:rPr>
                <w:rFonts w:ascii="Times New Roman" w:hAnsi="Times New Roman" w:cs="Times New Roman"/>
                <w:b/>
                <w:spacing w:val="-2"/>
              </w:rPr>
              <w:t>Индикация</w:t>
            </w:r>
          </w:p>
        </w:tc>
        <w:tc>
          <w:tcPr>
            <w:tcW w:w="2284" w:type="dxa"/>
            <w:shd w:val="clear" w:color="auto" w:fill="F0F0F0"/>
            <w:vAlign w:val="center"/>
          </w:tcPr>
          <w:p w14:paraId="0B0D9F56" w14:textId="64F15D8A" w:rsidR="00EC7A40" w:rsidRPr="005D4A9F" w:rsidRDefault="002018B4" w:rsidP="00EA6D5B">
            <w:pPr>
              <w:pStyle w:val="TableParagraph"/>
              <w:spacing w:before="0"/>
              <w:ind w:left="0"/>
              <w:jc w:val="center"/>
              <w:rPr>
                <w:rFonts w:ascii="Times New Roman" w:hAnsi="Times New Roman" w:cs="Times New Roman"/>
                <w:b/>
              </w:rPr>
            </w:pPr>
            <w:r w:rsidRPr="005D4A9F">
              <w:rPr>
                <w:rFonts w:ascii="Times New Roman" w:hAnsi="Times New Roman" w:cs="Times New Roman"/>
                <w:b/>
                <w:spacing w:val="-2"/>
              </w:rPr>
              <w:t>Приемлемость</w:t>
            </w:r>
          </w:p>
        </w:tc>
      </w:tr>
      <w:tr w:rsidR="00EC7A40" w:rsidRPr="005D4A9F" w14:paraId="72100756" w14:textId="77777777" w:rsidTr="00A073DC">
        <w:trPr>
          <w:trHeight w:val="192"/>
        </w:trPr>
        <w:tc>
          <w:tcPr>
            <w:tcW w:w="5851" w:type="dxa"/>
            <w:vAlign w:val="center"/>
          </w:tcPr>
          <w:p w14:paraId="1BC72549" w14:textId="599CA2C0" w:rsidR="00EC7A40" w:rsidRPr="005D4A9F" w:rsidRDefault="00424918" w:rsidP="00EA6D5B">
            <w:pPr>
              <w:pStyle w:val="TableParagraph"/>
              <w:spacing w:before="0"/>
              <w:ind w:left="0"/>
              <w:rPr>
                <w:rFonts w:ascii="Times New Roman" w:hAnsi="Times New Roman" w:cs="Times New Roman"/>
                <w:lang w:val="ru-RU"/>
              </w:rPr>
            </w:pPr>
            <w:r w:rsidRPr="005D4A9F">
              <w:rPr>
                <w:rFonts w:ascii="Times New Roman" w:hAnsi="Times New Roman" w:cs="Times New Roman"/>
                <w:color w:val="333333"/>
                <w:spacing w:val="-2"/>
                <w:lang w:val="ru-RU"/>
              </w:rPr>
              <w:t>Серебряный</w:t>
            </w:r>
          </w:p>
        </w:tc>
        <w:tc>
          <w:tcPr>
            <w:tcW w:w="2125" w:type="dxa"/>
            <w:vAlign w:val="center"/>
          </w:tcPr>
          <w:p w14:paraId="41EE324B" w14:textId="3FC4B479" w:rsidR="00EC7A40" w:rsidRPr="005D4A9F" w:rsidRDefault="00E458E0" w:rsidP="00EA6D5B">
            <w:pPr>
              <w:pStyle w:val="TableParagraph"/>
              <w:spacing w:before="0"/>
              <w:ind w:left="0"/>
              <w:jc w:val="center"/>
              <w:rPr>
                <w:rFonts w:ascii="Times New Roman" w:hAnsi="Times New Roman" w:cs="Times New Roman"/>
              </w:rPr>
            </w:pPr>
            <w:r w:rsidRPr="005D4A9F">
              <w:rPr>
                <w:rFonts w:ascii="Times New Roman" w:hAnsi="Times New Roman" w:cs="Times New Roman"/>
                <w:spacing w:val="-2"/>
                <w:lang w:val="ru-RU"/>
              </w:rPr>
              <w:t>Надлежащая</w:t>
            </w:r>
            <w:r w:rsidR="00B9233B" w:rsidRPr="005D4A9F">
              <w:rPr>
                <w:rFonts w:ascii="Times New Roman" w:hAnsi="Times New Roman" w:cs="Times New Roman"/>
                <w:spacing w:val="-2"/>
              </w:rPr>
              <w:t xml:space="preserve"> защита</w:t>
            </w:r>
          </w:p>
        </w:tc>
        <w:tc>
          <w:tcPr>
            <w:tcW w:w="2284" w:type="dxa"/>
            <w:vAlign w:val="center"/>
          </w:tcPr>
          <w:p w14:paraId="6A0C39BD" w14:textId="09A80CAB" w:rsidR="00EC7A40" w:rsidRPr="005D4A9F" w:rsidRDefault="00B9233B" w:rsidP="00EA6D5B">
            <w:pPr>
              <w:pStyle w:val="TableParagraph"/>
              <w:spacing w:before="0"/>
              <w:ind w:left="0"/>
              <w:jc w:val="center"/>
              <w:rPr>
                <w:rFonts w:ascii="Times New Roman" w:hAnsi="Times New Roman" w:cs="Times New Roman"/>
                <w:lang w:val="ru-RU"/>
              </w:rPr>
            </w:pPr>
            <w:r w:rsidRPr="005D4A9F">
              <w:rPr>
                <w:rFonts w:ascii="Times New Roman" w:hAnsi="Times New Roman" w:cs="Times New Roman"/>
                <w:spacing w:val="-2"/>
              </w:rPr>
              <w:t>Принят</w:t>
            </w:r>
            <w:r w:rsidR="00CE1EDF" w:rsidRPr="005D4A9F">
              <w:rPr>
                <w:rFonts w:ascii="Times New Roman" w:hAnsi="Times New Roman" w:cs="Times New Roman"/>
                <w:spacing w:val="-2"/>
                <w:lang w:val="ru-RU"/>
              </w:rPr>
              <w:t>ь</w:t>
            </w:r>
          </w:p>
        </w:tc>
      </w:tr>
      <w:tr w:rsidR="00EC7A40" w:rsidRPr="005D4A9F" w14:paraId="14980B4E" w14:textId="77777777" w:rsidTr="00A073DC">
        <w:trPr>
          <w:trHeight w:val="219"/>
        </w:trPr>
        <w:tc>
          <w:tcPr>
            <w:tcW w:w="5851" w:type="dxa"/>
            <w:vAlign w:val="center"/>
          </w:tcPr>
          <w:p w14:paraId="6BF65BDC" w14:textId="1337149D" w:rsidR="00EC7A40" w:rsidRPr="005D4A9F" w:rsidRDefault="00913D39" w:rsidP="00EA6D5B">
            <w:pPr>
              <w:pStyle w:val="TableParagraph"/>
              <w:spacing w:before="0"/>
              <w:ind w:left="0"/>
              <w:rPr>
                <w:rFonts w:ascii="Times New Roman" w:hAnsi="Times New Roman" w:cs="Times New Roman"/>
              </w:rPr>
            </w:pPr>
            <w:r w:rsidRPr="005D4A9F">
              <w:rPr>
                <w:rFonts w:ascii="Times New Roman" w:hAnsi="Times New Roman" w:cs="Times New Roman"/>
                <w:color w:val="333333"/>
                <w:spacing w:val="-2"/>
              </w:rPr>
              <w:t>Светло-соломенный</w:t>
            </w:r>
          </w:p>
        </w:tc>
        <w:tc>
          <w:tcPr>
            <w:tcW w:w="2125" w:type="dxa"/>
            <w:vAlign w:val="center"/>
          </w:tcPr>
          <w:p w14:paraId="652EFD3B" w14:textId="40988857" w:rsidR="00EC7A40" w:rsidRPr="005D4A9F" w:rsidRDefault="00913D39" w:rsidP="00EA6D5B">
            <w:pPr>
              <w:pStyle w:val="TableParagraph"/>
              <w:spacing w:before="0"/>
              <w:ind w:left="0"/>
              <w:jc w:val="center"/>
              <w:rPr>
                <w:rFonts w:ascii="Times New Roman" w:hAnsi="Times New Roman" w:cs="Times New Roman"/>
              </w:rPr>
            </w:pPr>
            <w:r w:rsidRPr="005D4A9F">
              <w:rPr>
                <w:rFonts w:ascii="Times New Roman" w:hAnsi="Times New Roman" w:cs="Times New Roman"/>
                <w:color w:val="333333"/>
                <w:spacing w:val="-2"/>
              </w:rPr>
              <w:t>Незначительное загрязнение</w:t>
            </w:r>
          </w:p>
        </w:tc>
        <w:tc>
          <w:tcPr>
            <w:tcW w:w="2284" w:type="dxa"/>
            <w:vAlign w:val="center"/>
          </w:tcPr>
          <w:p w14:paraId="56B5B971" w14:textId="5DEF1C8C" w:rsidR="00EC7A40" w:rsidRPr="005D4A9F" w:rsidRDefault="00B9233B" w:rsidP="00EA6D5B">
            <w:pPr>
              <w:pStyle w:val="TableParagraph"/>
              <w:spacing w:before="0"/>
              <w:ind w:left="0"/>
              <w:jc w:val="center"/>
              <w:rPr>
                <w:rFonts w:ascii="Times New Roman" w:hAnsi="Times New Roman" w:cs="Times New Roman"/>
              </w:rPr>
            </w:pPr>
            <w:r w:rsidRPr="005D4A9F">
              <w:rPr>
                <w:rFonts w:ascii="Times New Roman" w:hAnsi="Times New Roman" w:cs="Times New Roman"/>
                <w:spacing w:val="-2"/>
              </w:rPr>
              <w:t>Принят</w:t>
            </w:r>
            <w:r w:rsidR="00CE1EDF" w:rsidRPr="005D4A9F">
              <w:rPr>
                <w:rFonts w:ascii="Times New Roman" w:hAnsi="Times New Roman" w:cs="Times New Roman"/>
                <w:spacing w:val="-2"/>
                <w:lang w:val="ru-RU"/>
              </w:rPr>
              <w:t>ь</w:t>
            </w:r>
          </w:p>
        </w:tc>
      </w:tr>
      <w:tr w:rsidR="00EC7A40" w:rsidRPr="005D4A9F" w14:paraId="4887E8E3" w14:textId="77777777" w:rsidTr="00A073DC">
        <w:trPr>
          <w:trHeight w:val="303"/>
        </w:trPr>
        <w:tc>
          <w:tcPr>
            <w:tcW w:w="5851" w:type="dxa"/>
            <w:vAlign w:val="center"/>
          </w:tcPr>
          <w:p w14:paraId="27F66E5A" w14:textId="01051EDE" w:rsidR="00EC7A40" w:rsidRPr="005D4A9F" w:rsidRDefault="00155CE9" w:rsidP="00EA6D5B">
            <w:pPr>
              <w:pStyle w:val="TableParagraph"/>
              <w:spacing w:before="0"/>
              <w:ind w:left="0"/>
              <w:rPr>
                <w:rFonts w:ascii="Times New Roman" w:hAnsi="Times New Roman" w:cs="Times New Roman"/>
                <w:lang w:val="ru-RU"/>
              </w:rPr>
            </w:pPr>
            <w:r w:rsidRPr="005D4A9F">
              <w:rPr>
                <w:rFonts w:ascii="Times New Roman" w:hAnsi="Times New Roman" w:cs="Times New Roman"/>
                <w:color w:val="333333"/>
                <w:spacing w:val="-2"/>
                <w:lang w:val="ru-RU"/>
              </w:rPr>
              <w:t xml:space="preserve">Темно-соломенный, синий, бронзовый, коричневый, фиолетовый, </w:t>
            </w:r>
            <w:r w:rsidR="003F0554" w:rsidRPr="005D4A9F">
              <w:rPr>
                <w:rFonts w:ascii="Times New Roman" w:hAnsi="Times New Roman" w:cs="Times New Roman"/>
                <w:color w:val="333333"/>
                <w:spacing w:val="-2"/>
                <w:lang w:val="ru-RU"/>
              </w:rPr>
              <w:t>з</w:t>
            </w:r>
            <w:r w:rsidRPr="005D4A9F">
              <w:rPr>
                <w:rFonts w:ascii="Times New Roman" w:hAnsi="Times New Roman" w:cs="Times New Roman"/>
                <w:color w:val="333333"/>
                <w:spacing w:val="-2"/>
                <w:lang w:val="ru-RU"/>
              </w:rPr>
              <w:t xml:space="preserve">еленый, </w:t>
            </w:r>
            <w:r w:rsidR="003F0554" w:rsidRPr="005D4A9F">
              <w:rPr>
                <w:rFonts w:ascii="Times New Roman" w:hAnsi="Times New Roman" w:cs="Times New Roman"/>
                <w:color w:val="333333"/>
                <w:spacing w:val="-2"/>
                <w:lang w:val="ru-RU"/>
              </w:rPr>
              <w:t>с</w:t>
            </w:r>
            <w:r w:rsidRPr="005D4A9F">
              <w:rPr>
                <w:rFonts w:ascii="Times New Roman" w:hAnsi="Times New Roman" w:cs="Times New Roman"/>
                <w:color w:val="333333"/>
                <w:spacing w:val="-2"/>
                <w:lang w:val="ru-RU"/>
              </w:rPr>
              <w:t xml:space="preserve">ерый, </w:t>
            </w:r>
            <w:r w:rsidR="003F0554" w:rsidRPr="005D4A9F">
              <w:rPr>
                <w:rFonts w:ascii="Times New Roman" w:hAnsi="Times New Roman" w:cs="Times New Roman"/>
                <w:color w:val="333333"/>
                <w:spacing w:val="-2"/>
                <w:lang w:val="ru-RU"/>
              </w:rPr>
              <w:t>б</w:t>
            </w:r>
            <w:r w:rsidRPr="005D4A9F">
              <w:rPr>
                <w:rFonts w:ascii="Times New Roman" w:hAnsi="Times New Roman" w:cs="Times New Roman"/>
                <w:color w:val="333333"/>
                <w:spacing w:val="-2"/>
                <w:lang w:val="ru-RU"/>
              </w:rPr>
              <w:t>елый</w:t>
            </w:r>
          </w:p>
        </w:tc>
        <w:tc>
          <w:tcPr>
            <w:tcW w:w="2125" w:type="dxa"/>
            <w:vAlign w:val="center"/>
          </w:tcPr>
          <w:p w14:paraId="33F44352" w14:textId="12304DCA" w:rsidR="00EC7A40" w:rsidRPr="005D4A9F" w:rsidRDefault="007F3AAD" w:rsidP="00EA6D5B">
            <w:pPr>
              <w:pStyle w:val="TableParagraph"/>
              <w:spacing w:before="0"/>
              <w:ind w:left="0"/>
              <w:jc w:val="center"/>
              <w:rPr>
                <w:rFonts w:ascii="Times New Roman" w:hAnsi="Times New Roman" w:cs="Times New Roman"/>
                <w:lang w:val="ru-RU"/>
              </w:rPr>
            </w:pPr>
            <w:r w:rsidRPr="005D4A9F">
              <w:rPr>
                <w:rFonts w:ascii="Times New Roman" w:hAnsi="Times New Roman" w:cs="Times New Roman"/>
                <w:color w:val="333333"/>
                <w:spacing w:val="-2"/>
                <w:lang w:val="ru-RU"/>
              </w:rPr>
              <w:t>З</w:t>
            </w:r>
            <w:r w:rsidRPr="005D4A9F">
              <w:rPr>
                <w:rFonts w:ascii="Times New Roman" w:hAnsi="Times New Roman" w:cs="Times New Roman"/>
                <w:color w:val="333333"/>
                <w:spacing w:val="-2"/>
              </w:rPr>
              <w:t>агрязнение</w:t>
            </w:r>
          </w:p>
        </w:tc>
        <w:tc>
          <w:tcPr>
            <w:tcW w:w="2284" w:type="dxa"/>
            <w:vAlign w:val="center"/>
          </w:tcPr>
          <w:p w14:paraId="3CC76559" w14:textId="18B92EBC" w:rsidR="00EC7A40" w:rsidRPr="005D4A9F" w:rsidRDefault="00A1411F" w:rsidP="00EA6D5B">
            <w:pPr>
              <w:pStyle w:val="TableParagraph"/>
              <w:spacing w:before="0"/>
              <w:ind w:left="0"/>
              <w:jc w:val="center"/>
              <w:rPr>
                <w:rFonts w:ascii="Times New Roman" w:hAnsi="Times New Roman" w:cs="Times New Roman"/>
                <w:lang w:val="ru-RU"/>
              </w:rPr>
            </w:pPr>
            <w:r w:rsidRPr="005D4A9F">
              <w:rPr>
                <w:rFonts w:ascii="Times New Roman" w:hAnsi="Times New Roman" w:cs="Times New Roman"/>
                <w:color w:val="333333"/>
                <w:spacing w:val="-2"/>
                <w:lang w:val="ru-RU"/>
              </w:rPr>
              <w:t>Отклонить и удалить</w:t>
            </w:r>
          </w:p>
        </w:tc>
      </w:tr>
    </w:tbl>
    <w:p w14:paraId="20FE3956" w14:textId="77777777" w:rsidR="00EC7A40" w:rsidRPr="00A1411F" w:rsidRDefault="00EC7A40" w:rsidP="00EC7A40">
      <w:pPr>
        <w:pStyle w:val="BodyText"/>
        <w:spacing w:before="2"/>
        <w:rPr>
          <w:rFonts w:ascii="Arial"/>
          <w:b/>
          <w:sz w:val="18"/>
          <w:lang w:val="ru-RU"/>
        </w:rPr>
      </w:pPr>
    </w:p>
    <w:p w14:paraId="53EA6F28" w14:textId="5B419B0F" w:rsidR="00EC7A40" w:rsidRPr="0052571C" w:rsidRDefault="00EC7A40" w:rsidP="005D4A9F">
      <w:pPr>
        <w:pStyle w:val="ListParagraph"/>
        <w:numPr>
          <w:ilvl w:val="1"/>
          <w:numId w:val="57"/>
        </w:numPr>
        <w:spacing w:before="120" w:after="120"/>
        <w:ind w:left="1134" w:hanging="425"/>
        <w:rPr>
          <w:lang w:val="ru-RU"/>
        </w:rPr>
      </w:pPr>
      <w:r w:rsidRPr="0052571C">
        <w:rPr>
          <w:b/>
          <w:lang w:val="ru-RU"/>
        </w:rPr>
        <w:t>-</w:t>
      </w:r>
      <w:r w:rsidRPr="0052571C">
        <w:rPr>
          <w:b/>
          <w:spacing w:val="1"/>
          <w:lang w:val="ru-RU"/>
        </w:rPr>
        <w:t xml:space="preserve"> </w:t>
      </w:r>
      <w:r w:rsidR="006E26B0" w:rsidRPr="0052571C">
        <w:rPr>
          <w:spacing w:val="-5"/>
          <w:lang w:val="ru-RU"/>
        </w:rPr>
        <w:t xml:space="preserve">Предварительный нагрев и межпроходной контроль титана должны проводиться в соответствии с </w:t>
      </w:r>
      <w:r w:rsidR="006E26B0" w:rsidRPr="0052571C">
        <w:rPr>
          <w:spacing w:val="-5"/>
          <w:lang w:val="ru-RU"/>
        </w:rPr>
        <w:lastRenderedPageBreak/>
        <w:t>Разделом 21.</w:t>
      </w:r>
    </w:p>
    <w:p w14:paraId="63B74658" w14:textId="58C818AA" w:rsidR="00EC7A40" w:rsidRPr="0052571C" w:rsidRDefault="00EC7A40" w:rsidP="005D4A9F">
      <w:pPr>
        <w:pStyle w:val="ListParagraph"/>
        <w:numPr>
          <w:ilvl w:val="1"/>
          <w:numId w:val="57"/>
        </w:numPr>
        <w:spacing w:before="120" w:after="120"/>
        <w:ind w:left="1134" w:hanging="425"/>
        <w:rPr>
          <w:lang w:val="ru-RU"/>
        </w:rPr>
      </w:pPr>
      <w:r w:rsidRPr="0052571C">
        <w:rPr>
          <w:b/>
          <w:lang w:val="ru-RU"/>
        </w:rPr>
        <w:t xml:space="preserve">- </w:t>
      </w:r>
      <w:r w:rsidR="0093364E" w:rsidRPr="0052571C">
        <w:rPr>
          <w:color w:val="333333"/>
          <w:spacing w:val="-2"/>
          <w:lang w:val="ru-RU"/>
        </w:rPr>
        <w:t xml:space="preserve">Титановые материалы не должны подвергаться </w:t>
      </w:r>
      <w:r w:rsidR="0093364E" w:rsidRPr="0052571C">
        <w:rPr>
          <w:color w:val="333333"/>
          <w:spacing w:val="-2"/>
        </w:rPr>
        <w:t>PWHT</w:t>
      </w:r>
      <w:r w:rsidR="0093364E" w:rsidRPr="0052571C">
        <w:rPr>
          <w:color w:val="333333"/>
          <w:spacing w:val="-2"/>
          <w:lang w:val="ru-RU"/>
        </w:rPr>
        <w:t>, если иное не указано инженером по материала</w:t>
      </w:r>
      <w:r w:rsidR="003A0640" w:rsidRPr="0052571C">
        <w:rPr>
          <w:color w:val="333333"/>
          <w:spacing w:val="-2"/>
          <w:lang w:val="ru-RU"/>
        </w:rPr>
        <w:t>м от</w:t>
      </w:r>
      <w:r w:rsidR="0093364E" w:rsidRPr="0052571C">
        <w:rPr>
          <w:color w:val="333333"/>
          <w:spacing w:val="-2"/>
          <w:lang w:val="ru-RU"/>
        </w:rPr>
        <w:t xml:space="preserve"> заказчика.</w:t>
      </w:r>
    </w:p>
    <w:p w14:paraId="09127EA1" w14:textId="61F3C084" w:rsidR="00EC7A40" w:rsidRPr="007E4F19" w:rsidRDefault="007E4F19" w:rsidP="005D4A9F">
      <w:pPr>
        <w:pStyle w:val="Heading1"/>
        <w:numPr>
          <w:ilvl w:val="0"/>
          <w:numId w:val="68"/>
        </w:numPr>
        <w:spacing w:before="240" w:after="240"/>
        <w:ind w:left="709" w:hanging="709"/>
        <w:rPr>
          <w:lang w:val="ru-RU"/>
        </w:rPr>
      </w:pPr>
      <w:bookmarkStart w:id="1601" w:name="_Toc205628165"/>
      <w:r w:rsidRPr="007E4F19">
        <w:rPr>
          <w:lang w:val="ru-RU"/>
        </w:rPr>
        <w:t xml:space="preserve">Требования к трубопроводам из углеродистой стали </w:t>
      </w:r>
      <w:r w:rsidRPr="007E4F19">
        <w:t>API</w:t>
      </w:r>
      <w:r w:rsidRPr="007E4F19">
        <w:rPr>
          <w:lang w:val="ru-RU"/>
        </w:rPr>
        <w:t xml:space="preserve"> 5</w:t>
      </w:r>
      <w:r w:rsidRPr="007E4F19">
        <w:t>L</w:t>
      </w:r>
      <w:r w:rsidRPr="007E4F19">
        <w:rPr>
          <w:lang w:val="ru-RU"/>
        </w:rPr>
        <w:t xml:space="preserve"> </w:t>
      </w:r>
      <w:r w:rsidRPr="007E4F19">
        <w:t>Grade</w:t>
      </w:r>
      <w:r w:rsidRPr="007E4F19">
        <w:rPr>
          <w:lang w:val="ru-RU"/>
        </w:rPr>
        <w:t xml:space="preserve"> </w:t>
      </w:r>
      <w:r w:rsidRPr="007E4F19">
        <w:t>X</w:t>
      </w:r>
      <w:r w:rsidRPr="007E4F19">
        <w:rPr>
          <w:lang w:val="ru-RU"/>
        </w:rPr>
        <w:t xml:space="preserve">60 и </w:t>
      </w:r>
      <w:r w:rsidRPr="007E4F19">
        <w:t>X</w:t>
      </w:r>
      <w:r w:rsidRPr="007E4F19">
        <w:rPr>
          <w:lang w:val="ru-RU"/>
        </w:rPr>
        <w:t>65</w:t>
      </w:r>
      <w:bookmarkEnd w:id="1601"/>
    </w:p>
    <w:p w14:paraId="2590A61B" w14:textId="3502EDAB" w:rsidR="00EC7A40" w:rsidRPr="008603EC" w:rsidRDefault="007A6EE1" w:rsidP="005D4A9F">
      <w:pPr>
        <w:pStyle w:val="Heading2"/>
        <w:numPr>
          <w:ilvl w:val="1"/>
          <w:numId w:val="68"/>
        </w:numPr>
        <w:spacing w:before="240" w:after="240"/>
        <w:ind w:left="851" w:hanging="709"/>
        <w:rPr>
          <w:sz w:val="22"/>
          <w:szCs w:val="22"/>
        </w:rPr>
      </w:pPr>
      <w:r w:rsidRPr="00695561">
        <w:rPr>
          <w:spacing w:val="-2"/>
          <w:sz w:val="22"/>
          <w:szCs w:val="22"/>
          <w:lang w:val="ru-RU"/>
        </w:rPr>
        <w:t xml:space="preserve">  </w:t>
      </w:r>
      <w:bookmarkStart w:id="1602" w:name="_Toc205628166"/>
      <w:r w:rsidR="00D42CD4" w:rsidRPr="008603EC">
        <w:rPr>
          <w:spacing w:val="-2"/>
          <w:sz w:val="22"/>
          <w:szCs w:val="22"/>
        </w:rPr>
        <w:t>Общие положения</w:t>
      </w:r>
      <w:bookmarkEnd w:id="1602"/>
    </w:p>
    <w:p w14:paraId="10E0CD19" w14:textId="44EC07EF" w:rsidR="00EC7A40" w:rsidRPr="001D5C31" w:rsidRDefault="00EC7A40" w:rsidP="005D4A9F">
      <w:pPr>
        <w:pStyle w:val="BodyText"/>
        <w:spacing w:before="120" w:after="120"/>
        <w:ind w:left="1134" w:hanging="425"/>
        <w:rPr>
          <w:color w:val="333333"/>
          <w:sz w:val="22"/>
          <w:szCs w:val="22"/>
          <w:lang w:val="ru-RU"/>
        </w:rPr>
      </w:pPr>
      <w:r w:rsidRPr="001D5C31">
        <w:rPr>
          <w:b/>
          <w:sz w:val="22"/>
          <w:szCs w:val="22"/>
          <w:lang w:val="ru-RU"/>
        </w:rPr>
        <w:t xml:space="preserve">20.1-1 - </w:t>
      </w:r>
      <w:r w:rsidR="00176CBE" w:rsidRPr="001D5C31">
        <w:rPr>
          <w:color w:val="333333"/>
          <w:sz w:val="22"/>
          <w:szCs w:val="22"/>
          <w:lang w:val="ru-RU"/>
        </w:rPr>
        <w:t xml:space="preserve">В этом разделе определяются дополнительные или измененные требования к изготовлению, </w:t>
      </w:r>
      <w:r w:rsidR="008A0C24" w:rsidRPr="001D5C31">
        <w:rPr>
          <w:color w:val="333333"/>
          <w:sz w:val="22"/>
          <w:szCs w:val="22"/>
          <w:lang w:val="ru-RU"/>
        </w:rPr>
        <w:t>монтажу</w:t>
      </w:r>
      <w:r w:rsidR="00176CBE" w:rsidRPr="001D5C31">
        <w:rPr>
          <w:color w:val="333333"/>
          <w:sz w:val="22"/>
          <w:szCs w:val="22"/>
          <w:lang w:val="ru-RU"/>
        </w:rPr>
        <w:t xml:space="preserve">, </w:t>
      </w:r>
      <w:r w:rsidR="008A0C24" w:rsidRPr="001D5C31">
        <w:rPr>
          <w:color w:val="333333"/>
          <w:sz w:val="22"/>
          <w:szCs w:val="22"/>
          <w:lang w:val="ru-RU"/>
        </w:rPr>
        <w:t>инспекции</w:t>
      </w:r>
      <w:r w:rsidR="00176CBE" w:rsidRPr="001D5C31">
        <w:rPr>
          <w:color w:val="333333"/>
          <w:sz w:val="22"/>
          <w:szCs w:val="22"/>
          <w:lang w:val="ru-RU"/>
        </w:rPr>
        <w:t xml:space="preserve"> и испытаниям трубопроводных систем из углеродистой стали </w:t>
      </w:r>
      <w:r w:rsidR="00176CBE" w:rsidRPr="001D5C31">
        <w:rPr>
          <w:color w:val="333333"/>
          <w:sz w:val="22"/>
          <w:szCs w:val="22"/>
        </w:rPr>
        <w:t>API</w:t>
      </w:r>
      <w:r w:rsidR="00176CBE" w:rsidRPr="001D5C31">
        <w:rPr>
          <w:color w:val="333333"/>
          <w:sz w:val="22"/>
          <w:szCs w:val="22"/>
          <w:lang w:val="ru-RU"/>
        </w:rPr>
        <w:t xml:space="preserve"> 5</w:t>
      </w:r>
      <w:r w:rsidR="00176CBE" w:rsidRPr="001D5C31">
        <w:rPr>
          <w:color w:val="333333"/>
          <w:sz w:val="22"/>
          <w:szCs w:val="22"/>
        </w:rPr>
        <w:t>L</w:t>
      </w:r>
      <w:r w:rsidR="00176CBE" w:rsidRPr="001D5C31">
        <w:rPr>
          <w:color w:val="333333"/>
          <w:sz w:val="22"/>
          <w:szCs w:val="22"/>
          <w:lang w:val="ru-RU"/>
        </w:rPr>
        <w:t xml:space="preserve"> </w:t>
      </w:r>
      <w:r w:rsidR="00176CBE" w:rsidRPr="001D5C31">
        <w:rPr>
          <w:color w:val="333333"/>
          <w:sz w:val="22"/>
          <w:szCs w:val="22"/>
        </w:rPr>
        <w:t>Grade</w:t>
      </w:r>
      <w:r w:rsidR="00176CBE" w:rsidRPr="001D5C31">
        <w:rPr>
          <w:color w:val="333333"/>
          <w:sz w:val="22"/>
          <w:szCs w:val="22"/>
          <w:lang w:val="ru-RU"/>
        </w:rPr>
        <w:t xml:space="preserve"> </w:t>
      </w:r>
      <w:r w:rsidR="00176CBE" w:rsidRPr="001D5C31">
        <w:rPr>
          <w:color w:val="333333"/>
          <w:sz w:val="22"/>
          <w:szCs w:val="22"/>
        </w:rPr>
        <w:t>X</w:t>
      </w:r>
      <w:r w:rsidR="00176CBE" w:rsidRPr="001D5C31">
        <w:rPr>
          <w:color w:val="333333"/>
          <w:sz w:val="22"/>
          <w:szCs w:val="22"/>
          <w:lang w:val="ru-RU"/>
        </w:rPr>
        <w:t xml:space="preserve">60 и </w:t>
      </w:r>
      <w:r w:rsidR="00176CBE" w:rsidRPr="001D5C31">
        <w:rPr>
          <w:color w:val="333333"/>
          <w:sz w:val="22"/>
          <w:szCs w:val="22"/>
        </w:rPr>
        <w:t>X</w:t>
      </w:r>
      <w:r w:rsidR="00176CBE" w:rsidRPr="001D5C31">
        <w:rPr>
          <w:color w:val="333333"/>
          <w:sz w:val="22"/>
          <w:szCs w:val="22"/>
          <w:lang w:val="ru-RU"/>
        </w:rPr>
        <w:t>65, пред</w:t>
      </w:r>
      <w:r w:rsidR="00FB173B" w:rsidRPr="001D5C31">
        <w:rPr>
          <w:color w:val="333333"/>
          <w:sz w:val="22"/>
          <w:szCs w:val="22"/>
          <w:lang w:val="ru-RU"/>
        </w:rPr>
        <w:t>ставленных</w:t>
      </w:r>
      <w:r w:rsidR="00176CBE" w:rsidRPr="001D5C31">
        <w:rPr>
          <w:color w:val="333333"/>
          <w:sz w:val="22"/>
          <w:szCs w:val="22"/>
          <w:lang w:val="ru-RU"/>
        </w:rPr>
        <w:t xml:space="preserve"> в соответствии с </w:t>
      </w:r>
      <w:r w:rsidR="00176CBE" w:rsidRPr="001D5C31">
        <w:rPr>
          <w:color w:val="333333"/>
          <w:sz w:val="22"/>
          <w:szCs w:val="22"/>
        </w:rPr>
        <w:t>ASME</w:t>
      </w:r>
      <w:r w:rsidR="00176CBE" w:rsidRPr="001D5C31">
        <w:rPr>
          <w:color w:val="333333"/>
          <w:sz w:val="22"/>
          <w:szCs w:val="22"/>
          <w:lang w:val="ru-RU"/>
        </w:rPr>
        <w:t xml:space="preserve"> </w:t>
      </w:r>
      <w:r w:rsidR="00176CBE" w:rsidRPr="001D5C31">
        <w:rPr>
          <w:color w:val="333333"/>
          <w:sz w:val="22"/>
          <w:szCs w:val="22"/>
        </w:rPr>
        <w:t>B</w:t>
      </w:r>
      <w:r w:rsidR="00176CBE" w:rsidRPr="001D5C31">
        <w:rPr>
          <w:color w:val="333333"/>
          <w:sz w:val="22"/>
          <w:szCs w:val="22"/>
          <w:lang w:val="ru-RU"/>
        </w:rPr>
        <w:t>31.3.</w:t>
      </w:r>
    </w:p>
    <w:p w14:paraId="1B28F646" w14:textId="1CA5D99C" w:rsidR="00EC7A40" w:rsidRPr="001D5C31" w:rsidRDefault="00EC7A40" w:rsidP="005D4A9F">
      <w:pPr>
        <w:pStyle w:val="BodyText"/>
        <w:spacing w:before="120" w:after="120"/>
        <w:ind w:left="1134" w:hanging="425"/>
        <w:rPr>
          <w:sz w:val="22"/>
          <w:szCs w:val="22"/>
          <w:lang w:val="ru-RU"/>
        </w:rPr>
      </w:pPr>
      <w:r w:rsidRPr="001D5C31">
        <w:rPr>
          <w:b/>
          <w:sz w:val="22"/>
          <w:szCs w:val="22"/>
          <w:lang w:val="ru-RU"/>
        </w:rPr>
        <w:t>20.1-2</w:t>
      </w:r>
      <w:r w:rsidRPr="001D5C31">
        <w:rPr>
          <w:b/>
          <w:spacing w:val="14"/>
          <w:sz w:val="22"/>
          <w:szCs w:val="22"/>
          <w:lang w:val="ru-RU"/>
        </w:rPr>
        <w:t xml:space="preserve"> </w:t>
      </w:r>
      <w:r w:rsidRPr="001D5C31">
        <w:rPr>
          <w:b/>
          <w:sz w:val="22"/>
          <w:szCs w:val="22"/>
          <w:lang w:val="ru-RU"/>
        </w:rPr>
        <w:t>-</w:t>
      </w:r>
      <w:r w:rsidRPr="001D5C31">
        <w:rPr>
          <w:b/>
          <w:spacing w:val="1"/>
          <w:sz w:val="22"/>
          <w:szCs w:val="22"/>
          <w:lang w:val="ru-RU"/>
        </w:rPr>
        <w:t xml:space="preserve"> </w:t>
      </w:r>
      <w:r w:rsidR="00DA5892" w:rsidRPr="001D5C31">
        <w:rPr>
          <w:color w:val="333333"/>
          <w:spacing w:val="-2"/>
          <w:sz w:val="22"/>
          <w:szCs w:val="22"/>
          <w:lang w:val="ru-RU"/>
        </w:rPr>
        <w:t>Все остальные требования настоящей спецификации должны применяться.</w:t>
      </w:r>
    </w:p>
    <w:p w14:paraId="0D7CAC22" w14:textId="491EDC46" w:rsidR="00EC7A40" w:rsidRPr="008603EC" w:rsidRDefault="007A6EE1" w:rsidP="005D4A9F">
      <w:pPr>
        <w:pStyle w:val="Heading2"/>
        <w:numPr>
          <w:ilvl w:val="1"/>
          <w:numId w:val="68"/>
        </w:numPr>
        <w:spacing w:before="240" w:after="240"/>
        <w:ind w:left="851" w:hanging="707"/>
        <w:rPr>
          <w:sz w:val="22"/>
          <w:szCs w:val="22"/>
        </w:rPr>
      </w:pPr>
      <w:r w:rsidRPr="00695561">
        <w:rPr>
          <w:spacing w:val="-2"/>
          <w:sz w:val="22"/>
          <w:szCs w:val="22"/>
          <w:lang w:val="ru-RU"/>
        </w:rPr>
        <w:t xml:space="preserve">  </w:t>
      </w:r>
      <w:bookmarkStart w:id="1603" w:name="_Toc205628167"/>
      <w:r w:rsidR="00AB684C" w:rsidRPr="008603EC">
        <w:rPr>
          <w:spacing w:val="-2"/>
          <w:sz w:val="22"/>
          <w:szCs w:val="22"/>
        </w:rPr>
        <w:t>Требования к сварке</w:t>
      </w:r>
      <w:bookmarkEnd w:id="1603"/>
    </w:p>
    <w:p w14:paraId="02E43985" w14:textId="0BCD1896" w:rsidR="00EC7A40" w:rsidRPr="00431C1B" w:rsidRDefault="00EC7A40" w:rsidP="005D4A9F">
      <w:pPr>
        <w:pStyle w:val="BodyText"/>
        <w:spacing w:before="120" w:after="120"/>
        <w:ind w:left="1134" w:hanging="425"/>
        <w:rPr>
          <w:color w:val="333333"/>
          <w:spacing w:val="-2"/>
          <w:sz w:val="22"/>
          <w:szCs w:val="22"/>
          <w:lang w:val="ru-RU"/>
        </w:rPr>
      </w:pPr>
      <w:r w:rsidRPr="00431C1B">
        <w:rPr>
          <w:b/>
          <w:sz w:val="22"/>
          <w:szCs w:val="22"/>
          <w:lang w:val="ru-RU"/>
        </w:rPr>
        <w:t>20.2-1</w:t>
      </w:r>
      <w:r w:rsidRPr="00431C1B">
        <w:rPr>
          <w:b/>
          <w:spacing w:val="14"/>
          <w:sz w:val="22"/>
          <w:szCs w:val="22"/>
          <w:lang w:val="ru-RU"/>
        </w:rPr>
        <w:t xml:space="preserve"> </w:t>
      </w:r>
      <w:r w:rsidRPr="00431C1B">
        <w:rPr>
          <w:b/>
          <w:sz w:val="22"/>
          <w:szCs w:val="22"/>
          <w:lang w:val="ru-RU"/>
        </w:rPr>
        <w:t>-</w:t>
      </w:r>
      <w:r w:rsidRPr="00431C1B">
        <w:rPr>
          <w:b/>
          <w:spacing w:val="1"/>
          <w:sz w:val="22"/>
          <w:szCs w:val="22"/>
          <w:lang w:val="ru-RU"/>
        </w:rPr>
        <w:t xml:space="preserve"> </w:t>
      </w:r>
      <w:r w:rsidR="000864FB" w:rsidRPr="00431C1B">
        <w:rPr>
          <w:color w:val="333333"/>
          <w:spacing w:val="-2"/>
          <w:sz w:val="22"/>
          <w:szCs w:val="22"/>
          <w:lang w:val="ru-RU"/>
        </w:rPr>
        <w:t xml:space="preserve">Сварка корня шва и горячего прохода должна выполняться с использованием процесса </w:t>
      </w:r>
      <w:r w:rsidR="0011290B" w:rsidRPr="00431C1B">
        <w:rPr>
          <w:color w:val="333333"/>
          <w:spacing w:val="-2"/>
          <w:sz w:val="22"/>
          <w:szCs w:val="22"/>
          <w:lang w:val="ru-RU"/>
        </w:rPr>
        <w:t xml:space="preserve">газовой дуговой сваркой вольфрамовым электродом </w:t>
      </w:r>
      <w:r w:rsidR="000864FB" w:rsidRPr="00431C1B">
        <w:rPr>
          <w:color w:val="333333"/>
          <w:spacing w:val="-2"/>
          <w:sz w:val="22"/>
          <w:szCs w:val="22"/>
          <w:lang w:val="ru-RU"/>
        </w:rPr>
        <w:t>(</w:t>
      </w:r>
      <w:r w:rsidR="000864FB" w:rsidRPr="00431C1B">
        <w:rPr>
          <w:color w:val="333333"/>
          <w:spacing w:val="-2"/>
          <w:sz w:val="22"/>
          <w:szCs w:val="22"/>
        </w:rPr>
        <w:t>GTAW</w:t>
      </w:r>
      <w:r w:rsidR="000864FB" w:rsidRPr="00431C1B">
        <w:rPr>
          <w:color w:val="333333"/>
          <w:spacing w:val="-2"/>
          <w:sz w:val="22"/>
          <w:szCs w:val="22"/>
          <w:lang w:val="ru-RU"/>
        </w:rPr>
        <w:t>).</w:t>
      </w:r>
    </w:p>
    <w:p w14:paraId="6A8C8301" w14:textId="00D4E0E7" w:rsidR="00EC7A40" w:rsidRPr="00431C1B" w:rsidRDefault="00EC7A40" w:rsidP="005D4A9F">
      <w:pPr>
        <w:pStyle w:val="BodyText"/>
        <w:spacing w:before="120" w:after="120"/>
        <w:ind w:left="1134" w:hanging="425"/>
        <w:rPr>
          <w:color w:val="333333"/>
          <w:sz w:val="22"/>
          <w:szCs w:val="22"/>
          <w:lang w:val="ru-RU"/>
        </w:rPr>
      </w:pPr>
      <w:r w:rsidRPr="00431C1B">
        <w:rPr>
          <w:b/>
          <w:sz w:val="22"/>
          <w:szCs w:val="22"/>
          <w:lang w:val="ru-RU"/>
        </w:rPr>
        <w:t>20.2-2</w:t>
      </w:r>
      <w:r w:rsidRPr="00431C1B">
        <w:rPr>
          <w:b/>
          <w:spacing w:val="19"/>
          <w:sz w:val="22"/>
          <w:szCs w:val="22"/>
          <w:lang w:val="ru-RU"/>
        </w:rPr>
        <w:t xml:space="preserve"> </w:t>
      </w:r>
      <w:r w:rsidRPr="00431C1B">
        <w:rPr>
          <w:b/>
          <w:sz w:val="22"/>
          <w:szCs w:val="22"/>
          <w:lang w:val="ru-RU"/>
        </w:rPr>
        <w:t xml:space="preserve">- </w:t>
      </w:r>
      <w:r w:rsidR="00EF345C" w:rsidRPr="00431C1B">
        <w:rPr>
          <w:color w:val="333333"/>
          <w:sz w:val="22"/>
          <w:szCs w:val="22"/>
          <w:lang w:val="ru-RU"/>
        </w:rPr>
        <w:t xml:space="preserve">Остальная часть сварного шва должна быть выполнена с использованием процессов </w:t>
      </w:r>
      <w:r w:rsidR="004C6D39" w:rsidRPr="00431C1B">
        <w:rPr>
          <w:color w:val="333333"/>
          <w:sz w:val="22"/>
          <w:szCs w:val="22"/>
          <w:lang w:val="ru-RU"/>
        </w:rPr>
        <w:t>газовой дуговой сварк</w:t>
      </w:r>
      <w:r w:rsidR="00B049C9" w:rsidRPr="00431C1B">
        <w:rPr>
          <w:color w:val="333333"/>
          <w:sz w:val="22"/>
          <w:szCs w:val="22"/>
          <w:lang w:val="ru-RU"/>
        </w:rPr>
        <w:t>и</w:t>
      </w:r>
      <w:r w:rsidR="004C6D39" w:rsidRPr="00431C1B">
        <w:rPr>
          <w:color w:val="333333"/>
          <w:sz w:val="22"/>
          <w:szCs w:val="22"/>
          <w:lang w:val="ru-RU"/>
        </w:rPr>
        <w:t xml:space="preserve"> вольфрамовым электродом </w:t>
      </w:r>
      <w:r w:rsidR="00EF345C" w:rsidRPr="00431C1B">
        <w:rPr>
          <w:color w:val="333333"/>
          <w:sz w:val="22"/>
          <w:szCs w:val="22"/>
          <w:lang w:val="ru-RU"/>
        </w:rPr>
        <w:t>(</w:t>
      </w:r>
      <w:r w:rsidR="00EF345C" w:rsidRPr="00431C1B">
        <w:rPr>
          <w:color w:val="333333"/>
          <w:sz w:val="22"/>
          <w:szCs w:val="22"/>
        </w:rPr>
        <w:t>GTAW</w:t>
      </w:r>
      <w:r w:rsidR="00EF345C" w:rsidRPr="00431C1B">
        <w:rPr>
          <w:color w:val="333333"/>
          <w:sz w:val="22"/>
          <w:szCs w:val="22"/>
          <w:lang w:val="ru-RU"/>
        </w:rPr>
        <w:t xml:space="preserve">), </w:t>
      </w:r>
      <w:r w:rsidR="0067123F" w:rsidRPr="00431C1B">
        <w:rPr>
          <w:color w:val="333333"/>
          <w:spacing w:val="-2"/>
          <w:sz w:val="22"/>
          <w:szCs w:val="22"/>
          <w:lang w:val="ru-RU"/>
        </w:rPr>
        <w:t>дуговой сварк</w:t>
      </w:r>
      <w:r w:rsidR="00B049C9" w:rsidRPr="00431C1B">
        <w:rPr>
          <w:color w:val="333333"/>
          <w:spacing w:val="-2"/>
          <w:sz w:val="22"/>
          <w:szCs w:val="22"/>
          <w:lang w:val="ru-RU"/>
        </w:rPr>
        <w:t>и</w:t>
      </w:r>
      <w:r w:rsidR="0067123F" w:rsidRPr="00431C1B">
        <w:rPr>
          <w:color w:val="333333"/>
          <w:spacing w:val="-2"/>
          <w:sz w:val="22"/>
          <w:szCs w:val="22"/>
          <w:lang w:val="ru-RU"/>
        </w:rPr>
        <w:t xml:space="preserve"> порошковой проволокой в защитных газах</w:t>
      </w:r>
      <w:r w:rsidR="0067123F" w:rsidRPr="00431C1B">
        <w:rPr>
          <w:color w:val="333333"/>
          <w:sz w:val="22"/>
          <w:szCs w:val="22"/>
          <w:lang w:val="ru-RU"/>
        </w:rPr>
        <w:t xml:space="preserve"> </w:t>
      </w:r>
      <w:r w:rsidR="00EF345C" w:rsidRPr="00431C1B">
        <w:rPr>
          <w:color w:val="333333"/>
          <w:sz w:val="22"/>
          <w:szCs w:val="22"/>
          <w:lang w:val="ru-RU"/>
        </w:rPr>
        <w:t>(</w:t>
      </w:r>
      <w:r w:rsidR="00EF345C" w:rsidRPr="00431C1B">
        <w:rPr>
          <w:color w:val="333333"/>
          <w:sz w:val="22"/>
          <w:szCs w:val="22"/>
        </w:rPr>
        <w:t>FCAW</w:t>
      </w:r>
      <w:r w:rsidR="00EF345C" w:rsidRPr="00431C1B">
        <w:rPr>
          <w:color w:val="333333"/>
          <w:sz w:val="22"/>
          <w:szCs w:val="22"/>
          <w:lang w:val="ru-RU"/>
        </w:rPr>
        <w:t>-</w:t>
      </w:r>
      <w:r w:rsidR="00EF345C" w:rsidRPr="00431C1B">
        <w:rPr>
          <w:color w:val="333333"/>
          <w:sz w:val="22"/>
          <w:szCs w:val="22"/>
        </w:rPr>
        <w:t>G</w:t>
      </w:r>
      <w:r w:rsidR="00EF345C" w:rsidRPr="00431C1B">
        <w:rPr>
          <w:color w:val="333333"/>
          <w:sz w:val="22"/>
          <w:szCs w:val="22"/>
          <w:lang w:val="ru-RU"/>
        </w:rPr>
        <w:t xml:space="preserve">), </w:t>
      </w:r>
      <w:r w:rsidR="00817BFF" w:rsidRPr="00431C1B">
        <w:rPr>
          <w:color w:val="333333"/>
          <w:spacing w:val="-2"/>
          <w:sz w:val="22"/>
          <w:szCs w:val="22"/>
          <w:lang w:val="ru-RU"/>
        </w:rPr>
        <w:t>дуговой сварк</w:t>
      </w:r>
      <w:r w:rsidR="00B049C9" w:rsidRPr="00431C1B">
        <w:rPr>
          <w:color w:val="333333"/>
          <w:spacing w:val="-2"/>
          <w:sz w:val="22"/>
          <w:szCs w:val="22"/>
          <w:lang w:val="ru-RU"/>
        </w:rPr>
        <w:t>и</w:t>
      </w:r>
      <w:r w:rsidR="00817BFF" w:rsidRPr="00431C1B">
        <w:rPr>
          <w:color w:val="333333"/>
          <w:spacing w:val="-2"/>
          <w:sz w:val="22"/>
          <w:szCs w:val="22"/>
          <w:lang w:val="ru-RU"/>
        </w:rPr>
        <w:t xml:space="preserve"> покрытым электродом</w:t>
      </w:r>
      <w:r w:rsidR="00817BFF" w:rsidRPr="00431C1B">
        <w:rPr>
          <w:color w:val="333333"/>
          <w:sz w:val="22"/>
          <w:szCs w:val="22"/>
          <w:lang w:val="ru-RU"/>
        </w:rPr>
        <w:t xml:space="preserve"> </w:t>
      </w:r>
      <w:r w:rsidR="00EF345C" w:rsidRPr="00431C1B">
        <w:rPr>
          <w:color w:val="333333"/>
          <w:sz w:val="22"/>
          <w:szCs w:val="22"/>
          <w:lang w:val="ru-RU"/>
        </w:rPr>
        <w:t>(</w:t>
      </w:r>
      <w:r w:rsidR="00EF345C" w:rsidRPr="00431C1B">
        <w:rPr>
          <w:color w:val="333333"/>
          <w:sz w:val="22"/>
          <w:szCs w:val="22"/>
        </w:rPr>
        <w:t>SMAW</w:t>
      </w:r>
      <w:r w:rsidR="00EF345C" w:rsidRPr="00431C1B">
        <w:rPr>
          <w:color w:val="333333"/>
          <w:sz w:val="22"/>
          <w:szCs w:val="22"/>
          <w:lang w:val="ru-RU"/>
        </w:rPr>
        <w:t xml:space="preserve">) или </w:t>
      </w:r>
      <w:r w:rsidR="00502163" w:rsidRPr="00431C1B">
        <w:rPr>
          <w:color w:val="333333"/>
          <w:sz w:val="22"/>
          <w:szCs w:val="22"/>
          <w:lang w:val="ru-RU"/>
        </w:rPr>
        <w:t xml:space="preserve">дуговой </w:t>
      </w:r>
      <w:r w:rsidR="00EF345C" w:rsidRPr="00431C1B">
        <w:rPr>
          <w:color w:val="333333"/>
          <w:sz w:val="22"/>
          <w:szCs w:val="22"/>
          <w:lang w:val="ru-RU"/>
        </w:rPr>
        <w:t>сварки под</w:t>
      </w:r>
      <w:r w:rsidR="00502163" w:rsidRPr="00431C1B">
        <w:rPr>
          <w:color w:val="333333"/>
          <w:sz w:val="22"/>
          <w:szCs w:val="22"/>
          <w:lang w:val="ru-RU"/>
        </w:rPr>
        <w:t xml:space="preserve"> слоем</w:t>
      </w:r>
      <w:r w:rsidR="00EF345C" w:rsidRPr="00431C1B">
        <w:rPr>
          <w:color w:val="333333"/>
          <w:sz w:val="22"/>
          <w:szCs w:val="22"/>
          <w:lang w:val="ru-RU"/>
        </w:rPr>
        <w:t xml:space="preserve"> флюсом (</w:t>
      </w:r>
      <w:r w:rsidR="00EF345C" w:rsidRPr="00431C1B">
        <w:rPr>
          <w:color w:val="333333"/>
          <w:sz w:val="22"/>
          <w:szCs w:val="22"/>
        </w:rPr>
        <w:t>SAW</w:t>
      </w:r>
      <w:r w:rsidR="00EF345C" w:rsidRPr="00431C1B">
        <w:rPr>
          <w:color w:val="333333"/>
          <w:sz w:val="22"/>
          <w:szCs w:val="22"/>
          <w:lang w:val="ru-RU"/>
        </w:rPr>
        <w:t xml:space="preserve">). Любой другой процесс сварки должен быть одобрен </w:t>
      </w:r>
      <w:r w:rsidR="00C15A56" w:rsidRPr="00431C1B">
        <w:rPr>
          <w:color w:val="333333"/>
          <w:sz w:val="22"/>
          <w:szCs w:val="22"/>
          <w:lang w:val="ru-RU"/>
        </w:rPr>
        <w:t>заказчиком</w:t>
      </w:r>
      <w:r w:rsidR="00EF345C" w:rsidRPr="00431C1B">
        <w:rPr>
          <w:color w:val="333333"/>
          <w:sz w:val="22"/>
          <w:szCs w:val="22"/>
          <w:lang w:val="ru-RU"/>
        </w:rPr>
        <w:t>.</w:t>
      </w:r>
    </w:p>
    <w:p w14:paraId="2B8AAB9F" w14:textId="2D653BD1" w:rsidR="00EC7A40" w:rsidRPr="00431C1B" w:rsidRDefault="00EC7A40" w:rsidP="005D4A9F">
      <w:pPr>
        <w:pStyle w:val="BodyText"/>
        <w:spacing w:before="120" w:after="120"/>
        <w:ind w:left="1134" w:hanging="425"/>
        <w:rPr>
          <w:sz w:val="22"/>
          <w:szCs w:val="22"/>
          <w:lang w:val="ru-RU"/>
        </w:rPr>
      </w:pPr>
      <w:r w:rsidRPr="00431C1B">
        <w:rPr>
          <w:b/>
          <w:sz w:val="22"/>
          <w:szCs w:val="22"/>
          <w:lang w:val="ru-RU"/>
        </w:rPr>
        <w:t>20.2-3</w:t>
      </w:r>
      <w:r w:rsidRPr="00431C1B">
        <w:rPr>
          <w:b/>
          <w:spacing w:val="13"/>
          <w:sz w:val="22"/>
          <w:szCs w:val="22"/>
          <w:lang w:val="ru-RU"/>
        </w:rPr>
        <w:t xml:space="preserve"> </w:t>
      </w:r>
      <w:r w:rsidRPr="00431C1B">
        <w:rPr>
          <w:b/>
          <w:sz w:val="22"/>
          <w:szCs w:val="22"/>
          <w:lang w:val="ru-RU"/>
        </w:rPr>
        <w:t xml:space="preserve">- </w:t>
      </w:r>
      <w:r w:rsidR="00BC4735" w:rsidRPr="00431C1B">
        <w:rPr>
          <w:color w:val="333333"/>
          <w:spacing w:val="-2"/>
          <w:sz w:val="22"/>
          <w:szCs w:val="22"/>
          <w:lang w:val="ru-RU"/>
        </w:rPr>
        <w:t>Температура предварительного нагрева должна быть не менее 212°</w:t>
      </w:r>
      <w:r w:rsidR="00BC4735" w:rsidRPr="00431C1B">
        <w:rPr>
          <w:color w:val="333333"/>
          <w:spacing w:val="-2"/>
          <w:sz w:val="22"/>
          <w:szCs w:val="22"/>
        </w:rPr>
        <w:t>F</w:t>
      </w:r>
      <w:r w:rsidR="00BC4735" w:rsidRPr="00431C1B">
        <w:rPr>
          <w:color w:val="333333"/>
          <w:spacing w:val="-2"/>
          <w:sz w:val="22"/>
          <w:szCs w:val="22"/>
          <w:lang w:val="ru-RU"/>
        </w:rPr>
        <w:t xml:space="preserve"> (100°</w:t>
      </w:r>
      <w:r w:rsidR="00BC4735" w:rsidRPr="00431C1B">
        <w:rPr>
          <w:color w:val="333333"/>
          <w:spacing w:val="-2"/>
          <w:sz w:val="22"/>
          <w:szCs w:val="22"/>
        </w:rPr>
        <w:t>C</w:t>
      </w:r>
      <w:r w:rsidR="00BC4735" w:rsidRPr="00431C1B">
        <w:rPr>
          <w:color w:val="333333"/>
          <w:spacing w:val="-2"/>
          <w:sz w:val="22"/>
          <w:szCs w:val="22"/>
          <w:lang w:val="ru-RU"/>
        </w:rPr>
        <w:t>) для всех толщин.</w:t>
      </w:r>
    </w:p>
    <w:p w14:paraId="1176F9EE" w14:textId="0BE55197" w:rsidR="00EC7A40" w:rsidRPr="00431C1B" w:rsidRDefault="00EC7A40" w:rsidP="005D4A9F">
      <w:pPr>
        <w:pStyle w:val="BodyText"/>
        <w:spacing w:before="120" w:after="120"/>
        <w:ind w:left="1134" w:hanging="425"/>
        <w:rPr>
          <w:color w:val="333333"/>
          <w:sz w:val="22"/>
          <w:szCs w:val="22"/>
          <w:lang w:val="ru-RU"/>
        </w:rPr>
      </w:pPr>
      <w:r w:rsidRPr="00431C1B">
        <w:rPr>
          <w:b/>
          <w:sz w:val="22"/>
          <w:szCs w:val="22"/>
          <w:lang w:val="ru-RU"/>
        </w:rPr>
        <w:t xml:space="preserve">20.2-4 - </w:t>
      </w:r>
      <w:r w:rsidR="00EA76C2" w:rsidRPr="00431C1B">
        <w:rPr>
          <w:color w:val="333333"/>
          <w:sz w:val="22"/>
          <w:szCs w:val="22"/>
          <w:lang w:val="ru-RU"/>
        </w:rPr>
        <w:t xml:space="preserve">Прерывание сварки допускается, если сварено 3/8 дюйма (9,52 мм) или 25 процентов толщины стенки трубы, в зависимости от того, что больше, </w:t>
      </w:r>
      <w:r w:rsidR="00C92865" w:rsidRPr="00431C1B">
        <w:rPr>
          <w:color w:val="333333"/>
          <w:sz w:val="22"/>
          <w:szCs w:val="22"/>
          <w:lang w:val="ru-RU"/>
        </w:rPr>
        <w:t>а</w:t>
      </w:r>
      <w:r w:rsidR="00EA76C2" w:rsidRPr="00431C1B">
        <w:rPr>
          <w:color w:val="333333"/>
          <w:sz w:val="22"/>
          <w:szCs w:val="22"/>
          <w:lang w:val="ru-RU"/>
        </w:rPr>
        <w:t xml:space="preserve"> сварной шов был</w:t>
      </w:r>
      <w:r w:rsidR="00DC5176" w:rsidRPr="00431C1B">
        <w:rPr>
          <w:color w:val="333333"/>
          <w:sz w:val="22"/>
          <w:szCs w:val="22"/>
          <w:lang w:val="ru-RU"/>
        </w:rPr>
        <w:t xml:space="preserve"> </w:t>
      </w:r>
      <w:r w:rsidR="00F60A8C" w:rsidRPr="00431C1B">
        <w:rPr>
          <w:color w:val="333333"/>
          <w:sz w:val="22"/>
          <w:szCs w:val="22"/>
          <w:lang w:val="ru-RU"/>
        </w:rPr>
        <w:t>изолирован изолирующим</w:t>
      </w:r>
      <w:r w:rsidR="00EA76C2" w:rsidRPr="00431C1B">
        <w:rPr>
          <w:color w:val="333333"/>
          <w:sz w:val="22"/>
          <w:szCs w:val="22"/>
          <w:lang w:val="ru-RU"/>
        </w:rPr>
        <w:t xml:space="preserve"> покрывалом для замедления скорости охлаждения. Соединение должно быть нагрето до температуры предварительного нагрева перед возобновлением сварки.</w:t>
      </w:r>
    </w:p>
    <w:p w14:paraId="7E0808C9" w14:textId="059C92C5" w:rsidR="00EC7A40" w:rsidRPr="00431C1B" w:rsidRDefault="00EC7A40" w:rsidP="005D4A9F">
      <w:pPr>
        <w:pStyle w:val="BodyText"/>
        <w:spacing w:before="120" w:after="120"/>
        <w:ind w:left="1134" w:hanging="425"/>
        <w:rPr>
          <w:color w:val="333333"/>
          <w:sz w:val="22"/>
          <w:szCs w:val="22"/>
          <w:lang w:val="ru-RU"/>
        </w:rPr>
      </w:pPr>
      <w:r w:rsidRPr="00431C1B">
        <w:rPr>
          <w:b/>
          <w:sz w:val="22"/>
          <w:szCs w:val="22"/>
          <w:lang w:val="ru-RU"/>
        </w:rPr>
        <w:t xml:space="preserve">20.2-5 - </w:t>
      </w:r>
      <w:r w:rsidR="00A67DF8" w:rsidRPr="00431C1B">
        <w:rPr>
          <w:color w:val="333333"/>
          <w:sz w:val="22"/>
          <w:szCs w:val="22"/>
          <w:lang w:val="ru-RU"/>
        </w:rPr>
        <w:t xml:space="preserve">Сварочные процедуры в кислой среде должны быть аттестованы для одного цикла </w:t>
      </w:r>
      <w:r w:rsidR="00A67DF8" w:rsidRPr="00431C1B">
        <w:rPr>
          <w:color w:val="333333"/>
          <w:sz w:val="22"/>
          <w:szCs w:val="22"/>
        </w:rPr>
        <w:t>PWHT</w:t>
      </w:r>
      <w:r w:rsidR="00A67DF8" w:rsidRPr="00431C1B">
        <w:rPr>
          <w:color w:val="333333"/>
          <w:sz w:val="22"/>
          <w:szCs w:val="22"/>
          <w:lang w:val="ru-RU"/>
        </w:rPr>
        <w:t xml:space="preserve"> и трех циклов </w:t>
      </w:r>
      <w:r w:rsidR="00A67DF8" w:rsidRPr="00431C1B">
        <w:rPr>
          <w:color w:val="333333"/>
          <w:sz w:val="22"/>
          <w:szCs w:val="22"/>
        </w:rPr>
        <w:t>PWHT</w:t>
      </w:r>
      <w:r w:rsidR="00A67DF8" w:rsidRPr="00431C1B">
        <w:rPr>
          <w:color w:val="333333"/>
          <w:sz w:val="22"/>
          <w:szCs w:val="22"/>
          <w:lang w:val="ru-RU"/>
        </w:rPr>
        <w:t xml:space="preserve"> для обеспечения операций формовки и будущих ремонтов.</w:t>
      </w:r>
    </w:p>
    <w:p w14:paraId="15460025" w14:textId="3D427556" w:rsidR="00EC7A40" w:rsidRPr="008603EC" w:rsidRDefault="007A6EE1" w:rsidP="0022389B">
      <w:pPr>
        <w:pStyle w:val="Heading2"/>
        <w:numPr>
          <w:ilvl w:val="1"/>
          <w:numId w:val="68"/>
        </w:numPr>
        <w:spacing w:before="240" w:after="240"/>
        <w:ind w:left="851" w:hanging="709"/>
        <w:rPr>
          <w:sz w:val="22"/>
          <w:szCs w:val="22"/>
        </w:rPr>
      </w:pPr>
      <w:r w:rsidRPr="00695561">
        <w:rPr>
          <w:spacing w:val="-2"/>
          <w:sz w:val="22"/>
          <w:szCs w:val="22"/>
          <w:lang w:val="ru-RU"/>
        </w:rPr>
        <w:t xml:space="preserve">  </w:t>
      </w:r>
      <w:bookmarkStart w:id="1604" w:name="_Toc205628168"/>
      <w:r w:rsidR="00C81B0E" w:rsidRPr="008603EC">
        <w:rPr>
          <w:spacing w:val="-2"/>
          <w:sz w:val="22"/>
          <w:szCs w:val="22"/>
          <w:lang w:val="ru-RU"/>
        </w:rPr>
        <w:t>Аттестация</w:t>
      </w:r>
      <w:r w:rsidR="00C81B0E" w:rsidRPr="008603EC">
        <w:rPr>
          <w:spacing w:val="-2"/>
          <w:sz w:val="22"/>
          <w:szCs w:val="22"/>
        </w:rPr>
        <w:t xml:space="preserve"> сварочной процедуры</w:t>
      </w:r>
      <w:bookmarkEnd w:id="1604"/>
    </w:p>
    <w:p w14:paraId="08B286C5" w14:textId="34F6D271" w:rsidR="00EC7A40" w:rsidRPr="003437A3" w:rsidRDefault="00EC7A40" w:rsidP="0022389B">
      <w:pPr>
        <w:pStyle w:val="BodyText"/>
        <w:spacing w:before="120" w:after="120"/>
        <w:ind w:left="1134" w:hanging="425"/>
        <w:rPr>
          <w:color w:val="333333"/>
          <w:sz w:val="22"/>
          <w:szCs w:val="22"/>
          <w:lang w:val="ru-RU"/>
        </w:rPr>
      </w:pPr>
      <w:r w:rsidRPr="003437A3">
        <w:rPr>
          <w:b/>
          <w:sz w:val="22"/>
          <w:szCs w:val="22"/>
          <w:lang w:val="ru-RU"/>
        </w:rPr>
        <w:t>20.3-1</w:t>
      </w:r>
      <w:r w:rsidRPr="003437A3">
        <w:rPr>
          <w:b/>
          <w:spacing w:val="20"/>
          <w:sz w:val="22"/>
          <w:szCs w:val="22"/>
          <w:lang w:val="ru-RU"/>
        </w:rPr>
        <w:t xml:space="preserve"> </w:t>
      </w:r>
      <w:r w:rsidRPr="003437A3">
        <w:rPr>
          <w:b/>
          <w:sz w:val="22"/>
          <w:szCs w:val="22"/>
          <w:lang w:val="ru-RU"/>
        </w:rPr>
        <w:t xml:space="preserve">- </w:t>
      </w:r>
      <w:r w:rsidR="00105F33" w:rsidRPr="003437A3">
        <w:rPr>
          <w:color w:val="333333"/>
          <w:sz w:val="22"/>
          <w:szCs w:val="22"/>
          <w:lang w:val="ru-RU"/>
        </w:rPr>
        <w:t xml:space="preserve">Испытание на ударную вязкость по Шарпи с </w:t>
      </w:r>
      <w:r w:rsidR="00105F33" w:rsidRPr="003437A3">
        <w:rPr>
          <w:color w:val="333333"/>
          <w:sz w:val="22"/>
          <w:szCs w:val="22"/>
        </w:rPr>
        <w:t>V</w:t>
      </w:r>
      <w:r w:rsidR="00105F33" w:rsidRPr="003437A3">
        <w:rPr>
          <w:color w:val="333333"/>
          <w:sz w:val="22"/>
          <w:szCs w:val="22"/>
          <w:lang w:val="ru-RU"/>
        </w:rPr>
        <w:t xml:space="preserve">-образным надрезом, если того требуют стандарты </w:t>
      </w:r>
      <w:r w:rsidR="00105F33" w:rsidRPr="003437A3">
        <w:rPr>
          <w:color w:val="333333"/>
          <w:sz w:val="22"/>
          <w:szCs w:val="22"/>
        </w:rPr>
        <w:t>ASME</w:t>
      </w:r>
      <w:r w:rsidR="00105F33" w:rsidRPr="003437A3">
        <w:rPr>
          <w:color w:val="333333"/>
          <w:sz w:val="22"/>
          <w:szCs w:val="22"/>
          <w:lang w:val="ru-RU"/>
        </w:rPr>
        <w:t xml:space="preserve"> </w:t>
      </w:r>
      <w:r w:rsidR="00105F33" w:rsidRPr="003437A3">
        <w:rPr>
          <w:color w:val="333333"/>
          <w:sz w:val="22"/>
          <w:szCs w:val="22"/>
        </w:rPr>
        <w:t>B</w:t>
      </w:r>
      <w:r w:rsidR="00105F33" w:rsidRPr="003437A3">
        <w:rPr>
          <w:color w:val="333333"/>
          <w:sz w:val="22"/>
          <w:szCs w:val="22"/>
          <w:lang w:val="ru-RU"/>
        </w:rPr>
        <w:t xml:space="preserve">31.3 или другие технические требования, должно проводиться в рамках аттестации </w:t>
      </w:r>
      <w:r w:rsidR="0024561A" w:rsidRPr="003437A3">
        <w:rPr>
          <w:color w:val="333333"/>
          <w:sz w:val="22"/>
          <w:szCs w:val="22"/>
          <w:lang w:val="ru-RU"/>
        </w:rPr>
        <w:t>сварочной процедуры</w:t>
      </w:r>
      <w:r w:rsidR="00105F33" w:rsidRPr="003437A3">
        <w:rPr>
          <w:color w:val="333333"/>
          <w:sz w:val="22"/>
          <w:szCs w:val="22"/>
          <w:lang w:val="ru-RU"/>
        </w:rPr>
        <w:t>.</w:t>
      </w:r>
    </w:p>
    <w:p w14:paraId="599B1B2A" w14:textId="5D417BC8" w:rsidR="00EC7A40" w:rsidRPr="003437A3" w:rsidRDefault="00EC7A40" w:rsidP="0022389B">
      <w:pPr>
        <w:pStyle w:val="BodyText"/>
        <w:spacing w:before="120" w:after="120"/>
        <w:ind w:left="1418" w:hanging="284"/>
        <w:rPr>
          <w:color w:val="333333"/>
          <w:sz w:val="22"/>
          <w:szCs w:val="22"/>
          <w:lang w:val="ru-RU"/>
        </w:rPr>
      </w:pPr>
      <w:r w:rsidRPr="003437A3">
        <w:rPr>
          <w:b/>
          <w:sz w:val="22"/>
          <w:szCs w:val="22"/>
          <w:lang w:val="ru-RU"/>
        </w:rPr>
        <w:t>20.3-2</w:t>
      </w:r>
      <w:r w:rsidRPr="003437A3">
        <w:rPr>
          <w:b/>
          <w:spacing w:val="20"/>
          <w:sz w:val="22"/>
          <w:szCs w:val="22"/>
          <w:lang w:val="ru-RU"/>
        </w:rPr>
        <w:t xml:space="preserve"> </w:t>
      </w:r>
      <w:r w:rsidRPr="003437A3">
        <w:rPr>
          <w:b/>
          <w:sz w:val="22"/>
          <w:szCs w:val="22"/>
          <w:lang w:val="ru-RU"/>
        </w:rPr>
        <w:t xml:space="preserve">- </w:t>
      </w:r>
      <w:r w:rsidR="00F3146E" w:rsidRPr="003437A3">
        <w:rPr>
          <w:color w:val="333333"/>
          <w:sz w:val="22"/>
          <w:szCs w:val="22"/>
          <w:lang w:val="ru-RU"/>
        </w:rPr>
        <w:t xml:space="preserve">Испытание должно проводиться в соответствии с </w:t>
      </w:r>
      <w:r w:rsidR="00F3146E" w:rsidRPr="003437A3">
        <w:rPr>
          <w:color w:val="333333"/>
          <w:sz w:val="22"/>
          <w:szCs w:val="22"/>
        </w:rPr>
        <w:t>ASTM</w:t>
      </w:r>
      <w:r w:rsidR="00F3146E" w:rsidRPr="003437A3">
        <w:rPr>
          <w:color w:val="333333"/>
          <w:sz w:val="22"/>
          <w:szCs w:val="22"/>
          <w:lang w:val="ru-RU"/>
        </w:rPr>
        <w:t xml:space="preserve"> </w:t>
      </w:r>
      <w:r w:rsidR="00F3146E" w:rsidRPr="003437A3">
        <w:rPr>
          <w:color w:val="333333"/>
          <w:sz w:val="22"/>
          <w:szCs w:val="22"/>
        </w:rPr>
        <w:t>A</w:t>
      </w:r>
      <w:r w:rsidR="00F3146E" w:rsidRPr="003437A3">
        <w:rPr>
          <w:color w:val="333333"/>
          <w:sz w:val="22"/>
          <w:szCs w:val="22"/>
          <w:lang w:val="ru-RU"/>
        </w:rPr>
        <w:t xml:space="preserve">370 с использованием продольных образцов с </w:t>
      </w:r>
      <w:r w:rsidR="00F3146E" w:rsidRPr="003437A3">
        <w:rPr>
          <w:color w:val="333333"/>
          <w:sz w:val="22"/>
          <w:szCs w:val="22"/>
        </w:rPr>
        <w:t>V</w:t>
      </w:r>
      <w:r w:rsidR="00F3146E" w:rsidRPr="003437A3">
        <w:rPr>
          <w:color w:val="333333"/>
          <w:sz w:val="22"/>
          <w:szCs w:val="22"/>
          <w:lang w:val="ru-RU"/>
        </w:rPr>
        <w:t>-образным надрезом, при этом надрез должен быть расположен в каждом из следующих трех мест:</w:t>
      </w:r>
    </w:p>
    <w:p w14:paraId="2E6E112C" w14:textId="2337A956" w:rsidR="00EC7A40" w:rsidRPr="003437A3" w:rsidRDefault="004B634F" w:rsidP="009051AC">
      <w:pPr>
        <w:pStyle w:val="ListParagraph"/>
        <w:numPr>
          <w:ilvl w:val="0"/>
          <w:numId w:val="58"/>
        </w:numPr>
        <w:tabs>
          <w:tab w:val="left" w:pos="717"/>
        </w:tabs>
        <w:spacing w:before="120" w:after="120"/>
        <w:ind w:left="1701" w:hanging="284"/>
        <w:rPr>
          <w:lang w:val="ru-RU"/>
        </w:rPr>
      </w:pPr>
      <w:r w:rsidRPr="003437A3">
        <w:rPr>
          <w:color w:val="333333"/>
          <w:spacing w:val="-2"/>
          <w:position w:val="2"/>
          <w:lang w:val="ru-RU"/>
        </w:rPr>
        <w:t>Металл сварного шва.</w:t>
      </w:r>
    </w:p>
    <w:p w14:paraId="4F958293" w14:textId="0CBBE50A" w:rsidR="00EC7A40" w:rsidRPr="003437A3" w:rsidRDefault="004B634F" w:rsidP="009051AC">
      <w:pPr>
        <w:pStyle w:val="ListParagraph"/>
        <w:numPr>
          <w:ilvl w:val="0"/>
          <w:numId w:val="58"/>
        </w:numPr>
        <w:tabs>
          <w:tab w:val="left" w:pos="717"/>
        </w:tabs>
        <w:spacing w:before="120" w:after="120"/>
        <w:ind w:left="1701" w:hanging="284"/>
      </w:pPr>
      <w:r w:rsidRPr="003437A3">
        <w:rPr>
          <w:color w:val="333333"/>
          <w:spacing w:val="-2"/>
          <w:position w:val="2"/>
        </w:rPr>
        <w:t>Линия сплавления (FL).</w:t>
      </w:r>
    </w:p>
    <w:p w14:paraId="35BF2715" w14:textId="2B31F59A" w:rsidR="00EC7A40" w:rsidRPr="003437A3" w:rsidRDefault="00380395" w:rsidP="009051AC">
      <w:pPr>
        <w:pStyle w:val="ListParagraph"/>
        <w:numPr>
          <w:ilvl w:val="0"/>
          <w:numId w:val="58"/>
        </w:numPr>
        <w:tabs>
          <w:tab w:val="left" w:pos="717"/>
        </w:tabs>
        <w:spacing w:before="120" w:after="120"/>
        <w:ind w:left="1701" w:hanging="284"/>
        <w:rPr>
          <w:lang w:val="ru-RU"/>
        </w:rPr>
      </w:pPr>
      <w:r w:rsidRPr="003437A3">
        <w:rPr>
          <w:color w:val="333333"/>
          <w:spacing w:val="-2"/>
          <w:position w:val="2"/>
          <w:lang w:val="ru-RU"/>
        </w:rPr>
        <w:t>Плюс 2 мм в основной металл.</w:t>
      </w:r>
    </w:p>
    <w:p w14:paraId="014B16C4" w14:textId="4C26215C" w:rsidR="00EC7A40" w:rsidRPr="003437A3" w:rsidRDefault="00EC7A40" w:rsidP="0022389B">
      <w:pPr>
        <w:pStyle w:val="BodyText"/>
        <w:spacing w:before="120" w:after="120"/>
        <w:ind w:left="1134" w:hanging="425"/>
        <w:jc w:val="both"/>
        <w:rPr>
          <w:sz w:val="22"/>
          <w:szCs w:val="22"/>
          <w:lang w:val="ru-RU"/>
        </w:rPr>
      </w:pPr>
      <w:r w:rsidRPr="003437A3">
        <w:rPr>
          <w:b/>
          <w:sz w:val="22"/>
          <w:szCs w:val="22"/>
          <w:lang w:val="ru-RU"/>
        </w:rPr>
        <w:t>20.3-3</w:t>
      </w:r>
      <w:r w:rsidRPr="003437A3">
        <w:rPr>
          <w:b/>
          <w:spacing w:val="11"/>
          <w:sz w:val="22"/>
          <w:szCs w:val="22"/>
          <w:lang w:val="ru-RU"/>
        </w:rPr>
        <w:t xml:space="preserve"> </w:t>
      </w:r>
      <w:r w:rsidRPr="003437A3">
        <w:rPr>
          <w:b/>
          <w:sz w:val="22"/>
          <w:szCs w:val="22"/>
          <w:lang w:val="ru-RU"/>
        </w:rPr>
        <w:t>-</w:t>
      </w:r>
      <w:r w:rsidRPr="003437A3">
        <w:rPr>
          <w:b/>
          <w:spacing w:val="-1"/>
          <w:sz w:val="22"/>
          <w:szCs w:val="22"/>
          <w:lang w:val="ru-RU"/>
        </w:rPr>
        <w:t xml:space="preserve"> </w:t>
      </w:r>
      <w:r w:rsidR="00B2104C" w:rsidRPr="003437A3">
        <w:rPr>
          <w:color w:val="333333"/>
          <w:spacing w:val="-2"/>
          <w:sz w:val="22"/>
          <w:szCs w:val="22"/>
          <w:lang w:val="ru-RU"/>
        </w:rPr>
        <w:t>Температура испытания должна быть такой же, как</w:t>
      </w:r>
      <w:r w:rsidR="0081547F">
        <w:rPr>
          <w:color w:val="333333"/>
          <w:spacing w:val="-2"/>
          <w:sz w:val="22"/>
          <w:szCs w:val="22"/>
          <w:lang w:val="ru-RU"/>
        </w:rPr>
        <w:t xml:space="preserve"> применялось дл</w:t>
      </w:r>
      <w:r w:rsidR="006C1567">
        <w:rPr>
          <w:color w:val="333333"/>
          <w:spacing w:val="-2"/>
          <w:sz w:val="22"/>
          <w:szCs w:val="22"/>
          <w:lang w:val="ru-RU"/>
        </w:rPr>
        <w:t>я</w:t>
      </w:r>
      <w:r w:rsidR="0081547F">
        <w:rPr>
          <w:color w:val="333333"/>
          <w:spacing w:val="-2"/>
          <w:sz w:val="22"/>
          <w:szCs w:val="22"/>
          <w:lang w:val="ru-RU"/>
        </w:rPr>
        <w:t xml:space="preserve"> определения</w:t>
      </w:r>
      <w:r w:rsidR="00B2104C" w:rsidRPr="003437A3">
        <w:rPr>
          <w:color w:val="333333"/>
          <w:spacing w:val="-2"/>
          <w:sz w:val="22"/>
          <w:szCs w:val="22"/>
          <w:lang w:val="ru-RU"/>
        </w:rPr>
        <w:t xml:space="preserve"> основного металла трубы.</w:t>
      </w:r>
    </w:p>
    <w:p w14:paraId="53547614" w14:textId="045FFAD1" w:rsidR="00EC7A40" w:rsidRPr="003437A3" w:rsidRDefault="00EC7A40" w:rsidP="0022389B">
      <w:pPr>
        <w:pStyle w:val="BodyText"/>
        <w:spacing w:before="120" w:after="120"/>
        <w:ind w:left="1134" w:hanging="425"/>
        <w:jc w:val="both"/>
        <w:rPr>
          <w:color w:val="333333"/>
          <w:sz w:val="22"/>
          <w:szCs w:val="22"/>
          <w:lang w:val="ru-RU"/>
        </w:rPr>
      </w:pPr>
      <w:r w:rsidRPr="003437A3">
        <w:rPr>
          <w:b/>
          <w:sz w:val="22"/>
          <w:szCs w:val="22"/>
          <w:lang w:val="ru-RU"/>
        </w:rPr>
        <w:t xml:space="preserve">20.3-4 - </w:t>
      </w:r>
      <w:r w:rsidR="00C12D3A" w:rsidRPr="003437A3">
        <w:rPr>
          <w:color w:val="333333"/>
          <w:sz w:val="22"/>
          <w:szCs w:val="22"/>
          <w:lang w:val="ru-RU"/>
        </w:rPr>
        <w:t xml:space="preserve">Требуются три образца в каждом месте, всего девять образцов на сварной шов. Если не изменено другими техническими требованиями (например, </w:t>
      </w:r>
      <w:r w:rsidR="00C12D3A" w:rsidRPr="003437A3">
        <w:rPr>
          <w:color w:val="333333"/>
          <w:sz w:val="22"/>
          <w:szCs w:val="22"/>
        </w:rPr>
        <w:t>ASME</w:t>
      </w:r>
      <w:r w:rsidR="00C12D3A" w:rsidRPr="003437A3">
        <w:rPr>
          <w:color w:val="333333"/>
          <w:sz w:val="22"/>
          <w:szCs w:val="22"/>
          <w:lang w:val="ru-RU"/>
        </w:rPr>
        <w:t xml:space="preserve"> </w:t>
      </w:r>
      <w:r w:rsidR="00C12D3A" w:rsidRPr="003437A3">
        <w:rPr>
          <w:color w:val="333333"/>
          <w:sz w:val="22"/>
          <w:szCs w:val="22"/>
        </w:rPr>
        <w:t>B</w:t>
      </w:r>
      <w:r w:rsidR="00C12D3A" w:rsidRPr="003437A3">
        <w:rPr>
          <w:color w:val="333333"/>
          <w:sz w:val="22"/>
          <w:szCs w:val="22"/>
          <w:lang w:val="ru-RU"/>
        </w:rPr>
        <w:t>31.3), поглощенная энергия должна быть равна или превышать значения, требуемые для основного материала трубы.</w:t>
      </w:r>
    </w:p>
    <w:p w14:paraId="1FB8F2FA" w14:textId="6269DCEC" w:rsidR="00EC7A40" w:rsidRPr="003437A3" w:rsidRDefault="00EC7A40" w:rsidP="0022389B">
      <w:pPr>
        <w:pStyle w:val="BodyText"/>
        <w:spacing w:before="120" w:after="120"/>
        <w:ind w:left="1134" w:hanging="425"/>
        <w:jc w:val="both"/>
        <w:rPr>
          <w:color w:val="333333"/>
          <w:sz w:val="22"/>
          <w:szCs w:val="22"/>
          <w:lang w:val="ru-RU"/>
        </w:rPr>
      </w:pPr>
      <w:r w:rsidRPr="003437A3">
        <w:rPr>
          <w:b/>
          <w:sz w:val="22"/>
          <w:szCs w:val="22"/>
          <w:lang w:val="ru-RU"/>
        </w:rPr>
        <w:lastRenderedPageBreak/>
        <w:t xml:space="preserve">20.3-5 - </w:t>
      </w:r>
      <w:r w:rsidR="009B6E06" w:rsidRPr="003437A3">
        <w:rPr>
          <w:color w:val="333333"/>
          <w:sz w:val="22"/>
          <w:szCs w:val="22"/>
          <w:lang w:val="ru-RU"/>
        </w:rPr>
        <w:t xml:space="preserve">Испытание на растяжение должно </w:t>
      </w:r>
      <w:r w:rsidR="00CE5668" w:rsidRPr="003437A3">
        <w:rPr>
          <w:color w:val="333333"/>
          <w:sz w:val="22"/>
          <w:szCs w:val="22"/>
          <w:lang w:val="ru-RU"/>
        </w:rPr>
        <w:t>информировать</w:t>
      </w:r>
      <w:r w:rsidR="009B6E06" w:rsidRPr="003437A3">
        <w:rPr>
          <w:color w:val="333333"/>
          <w:sz w:val="22"/>
          <w:szCs w:val="22"/>
          <w:lang w:val="ru-RU"/>
        </w:rPr>
        <w:t xml:space="preserve"> о результатах предельной прочности на растяжение и предела текучести. Критерии приемки для предела текучести должны соответствовать 100 процентам</w:t>
      </w:r>
      <w:r w:rsidR="005939DC" w:rsidRPr="003437A3">
        <w:rPr>
          <w:color w:val="333333"/>
          <w:sz w:val="22"/>
          <w:szCs w:val="22"/>
          <w:lang w:val="ru-RU"/>
        </w:rPr>
        <w:t xml:space="preserve"> от</w:t>
      </w:r>
      <w:r w:rsidR="009B6E06" w:rsidRPr="003437A3">
        <w:rPr>
          <w:color w:val="333333"/>
          <w:sz w:val="22"/>
          <w:szCs w:val="22"/>
          <w:lang w:val="ru-RU"/>
        </w:rPr>
        <w:t xml:space="preserve"> указанного минимального предела текучести как в основном металле, так и в металле сварного шва.</w:t>
      </w:r>
    </w:p>
    <w:p w14:paraId="154E345E" w14:textId="3A5E5C69" w:rsidR="00EC7A40" w:rsidRPr="003437A3" w:rsidRDefault="00EC7A40" w:rsidP="0022389B">
      <w:pPr>
        <w:pStyle w:val="BodyText"/>
        <w:spacing w:before="120" w:after="120"/>
        <w:ind w:left="1134" w:hanging="425"/>
        <w:jc w:val="both"/>
        <w:rPr>
          <w:sz w:val="22"/>
          <w:szCs w:val="22"/>
          <w:lang w:val="ru-RU"/>
        </w:rPr>
      </w:pPr>
      <w:r w:rsidRPr="003437A3">
        <w:rPr>
          <w:b/>
          <w:sz w:val="22"/>
          <w:szCs w:val="22"/>
          <w:lang w:val="ru-RU"/>
        </w:rPr>
        <w:t>20.3-6</w:t>
      </w:r>
      <w:r w:rsidRPr="003437A3">
        <w:rPr>
          <w:b/>
          <w:spacing w:val="14"/>
          <w:sz w:val="22"/>
          <w:szCs w:val="22"/>
          <w:lang w:val="ru-RU"/>
        </w:rPr>
        <w:t xml:space="preserve"> </w:t>
      </w:r>
      <w:r w:rsidRPr="003437A3">
        <w:rPr>
          <w:b/>
          <w:sz w:val="22"/>
          <w:szCs w:val="22"/>
          <w:lang w:val="ru-RU"/>
        </w:rPr>
        <w:t>-</w:t>
      </w:r>
      <w:r w:rsidRPr="003437A3">
        <w:rPr>
          <w:b/>
          <w:spacing w:val="1"/>
          <w:sz w:val="22"/>
          <w:szCs w:val="22"/>
          <w:lang w:val="ru-RU"/>
        </w:rPr>
        <w:t xml:space="preserve"> </w:t>
      </w:r>
      <w:r w:rsidR="0040435D" w:rsidRPr="003437A3">
        <w:rPr>
          <w:color w:val="333333"/>
          <w:spacing w:val="-2"/>
          <w:sz w:val="22"/>
          <w:szCs w:val="22"/>
          <w:lang w:val="ru-RU"/>
        </w:rPr>
        <w:t>Отдельная аттестация сварочной процедуры должна проводиться для сварки:</w:t>
      </w:r>
    </w:p>
    <w:p w14:paraId="743BC1ED" w14:textId="09E3498F" w:rsidR="00EC7A40" w:rsidRPr="003437A3" w:rsidRDefault="00153E3B" w:rsidP="0022389B">
      <w:pPr>
        <w:pStyle w:val="ListParagraph"/>
        <w:numPr>
          <w:ilvl w:val="0"/>
          <w:numId w:val="59"/>
        </w:numPr>
        <w:spacing w:before="120" w:after="120"/>
        <w:ind w:left="1418"/>
      </w:pPr>
      <w:r w:rsidRPr="003437A3">
        <w:rPr>
          <w:color w:val="333333"/>
          <w:position w:val="2"/>
        </w:rPr>
        <w:t>Класс</w:t>
      </w:r>
      <w:r w:rsidR="00EC7A40" w:rsidRPr="003437A3">
        <w:rPr>
          <w:color w:val="333333"/>
          <w:spacing w:val="7"/>
          <w:position w:val="2"/>
        </w:rPr>
        <w:t xml:space="preserve"> </w:t>
      </w:r>
      <w:r w:rsidR="00EC7A40" w:rsidRPr="003437A3">
        <w:rPr>
          <w:color w:val="333333"/>
          <w:position w:val="2"/>
        </w:rPr>
        <w:t>X60</w:t>
      </w:r>
      <w:r w:rsidR="00EC7A40" w:rsidRPr="003437A3">
        <w:rPr>
          <w:color w:val="333333"/>
          <w:spacing w:val="8"/>
          <w:position w:val="2"/>
        </w:rPr>
        <w:t xml:space="preserve"> </w:t>
      </w:r>
      <w:r w:rsidRPr="003437A3">
        <w:rPr>
          <w:color w:val="333333"/>
          <w:position w:val="2"/>
        </w:rPr>
        <w:t>для фитингов</w:t>
      </w:r>
      <w:r w:rsidR="00EC7A40" w:rsidRPr="003437A3">
        <w:rPr>
          <w:color w:val="333333"/>
          <w:spacing w:val="8"/>
          <w:position w:val="2"/>
        </w:rPr>
        <w:t xml:space="preserve"> </w:t>
      </w:r>
      <w:r w:rsidR="00EC7A40" w:rsidRPr="003437A3">
        <w:rPr>
          <w:color w:val="333333"/>
          <w:position w:val="2"/>
        </w:rPr>
        <w:t>(MSS</w:t>
      </w:r>
      <w:r w:rsidR="00EC7A40" w:rsidRPr="003437A3">
        <w:rPr>
          <w:color w:val="333333"/>
          <w:spacing w:val="8"/>
          <w:position w:val="2"/>
        </w:rPr>
        <w:t xml:space="preserve"> </w:t>
      </w:r>
      <w:r w:rsidR="00EC7A40" w:rsidRPr="003437A3">
        <w:rPr>
          <w:color w:val="333333"/>
          <w:position w:val="2"/>
        </w:rPr>
        <w:t>SP-75,</w:t>
      </w:r>
      <w:r w:rsidR="00EC7A40" w:rsidRPr="003437A3">
        <w:rPr>
          <w:color w:val="333333"/>
          <w:spacing w:val="8"/>
          <w:position w:val="2"/>
        </w:rPr>
        <w:t xml:space="preserve"> </w:t>
      </w:r>
      <w:r w:rsidR="00EC7A40" w:rsidRPr="003437A3">
        <w:rPr>
          <w:color w:val="333333"/>
          <w:position w:val="2"/>
        </w:rPr>
        <w:t>ASTM</w:t>
      </w:r>
      <w:r w:rsidR="00EC7A40" w:rsidRPr="003437A3">
        <w:rPr>
          <w:color w:val="333333"/>
          <w:spacing w:val="8"/>
          <w:position w:val="2"/>
        </w:rPr>
        <w:t xml:space="preserve"> </w:t>
      </w:r>
      <w:r w:rsidR="00EC7A40" w:rsidRPr="003437A3">
        <w:rPr>
          <w:color w:val="333333"/>
          <w:spacing w:val="-2"/>
          <w:position w:val="2"/>
        </w:rPr>
        <w:t>A860/A860M).</w:t>
      </w:r>
    </w:p>
    <w:p w14:paraId="338BA1C0" w14:textId="66ABB0C1" w:rsidR="00EC7A40" w:rsidRPr="003437A3" w:rsidRDefault="00911CB8" w:rsidP="0022389B">
      <w:pPr>
        <w:pStyle w:val="ListParagraph"/>
        <w:numPr>
          <w:ilvl w:val="0"/>
          <w:numId w:val="59"/>
        </w:numPr>
        <w:spacing w:before="120" w:after="120"/>
        <w:ind w:left="1418"/>
      </w:pPr>
      <w:r w:rsidRPr="003437A3">
        <w:rPr>
          <w:color w:val="333333"/>
          <w:position w:val="2"/>
        </w:rPr>
        <w:t>Класс</w:t>
      </w:r>
      <w:r w:rsidR="00EC7A40" w:rsidRPr="003437A3">
        <w:rPr>
          <w:color w:val="333333"/>
          <w:spacing w:val="9"/>
          <w:position w:val="2"/>
        </w:rPr>
        <w:t xml:space="preserve"> </w:t>
      </w:r>
      <w:r w:rsidR="00EC7A40" w:rsidRPr="003437A3">
        <w:rPr>
          <w:color w:val="333333"/>
          <w:position w:val="2"/>
        </w:rPr>
        <w:t>X60</w:t>
      </w:r>
      <w:r w:rsidR="00EC7A40" w:rsidRPr="003437A3">
        <w:rPr>
          <w:color w:val="333333"/>
          <w:spacing w:val="9"/>
          <w:position w:val="2"/>
        </w:rPr>
        <w:t xml:space="preserve"> </w:t>
      </w:r>
      <w:r w:rsidRPr="003437A3">
        <w:rPr>
          <w:color w:val="333333"/>
          <w:position w:val="2"/>
        </w:rPr>
        <w:t>для фитингов</w:t>
      </w:r>
      <w:r w:rsidR="00EC7A40" w:rsidRPr="003437A3">
        <w:rPr>
          <w:color w:val="333333"/>
          <w:spacing w:val="9"/>
          <w:position w:val="2"/>
        </w:rPr>
        <w:t xml:space="preserve"> </w:t>
      </w:r>
      <w:r w:rsidR="00EC7A40" w:rsidRPr="003437A3">
        <w:rPr>
          <w:color w:val="333333"/>
          <w:position w:val="2"/>
        </w:rPr>
        <w:t>(MSS-44,</w:t>
      </w:r>
      <w:r w:rsidR="00EC7A40" w:rsidRPr="003437A3">
        <w:rPr>
          <w:color w:val="333333"/>
          <w:spacing w:val="9"/>
          <w:position w:val="2"/>
        </w:rPr>
        <w:t xml:space="preserve"> </w:t>
      </w:r>
      <w:r w:rsidR="00EC7A40" w:rsidRPr="003437A3">
        <w:rPr>
          <w:color w:val="333333"/>
          <w:position w:val="2"/>
        </w:rPr>
        <w:t>ASTM</w:t>
      </w:r>
      <w:r w:rsidR="00EC7A40" w:rsidRPr="003437A3">
        <w:rPr>
          <w:color w:val="333333"/>
          <w:spacing w:val="9"/>
          <w:position w:val="2"/>
        </w:rPr>
        <w:t xml:space="preserve"> </w:t>
      </w:r>
      <w:r w:rsidR="00EC7A40" w:rsidRPr="003437A3">
        <w:rPr>
          <w:color w:val="333333"/>
          <w:spacing w:val="-2"/>
          <w:position w:val="2"/>
        </w:rPr>
        <w:t>A694/A694M).</w:t>
      </w:r>
    </w:p>
    <w:p w14:paraId="0EC917F2" w14:textId="12AAAE86" w:rsidR="00EC7A40" w:rsidRPr="003437A3" w:rsidRDefault="00911CB8" w:rsidP="0022389B">
      <w:pPr>
        <w:pStyle w:val="ListParagraph"/>
        <w:numPr>
          <w:ilvl w:val="0"/>
          <w:numId w:val="59"/>
        </w:numPr>
        <w:spacing w:before="120" w:after="120"/>
        <w:ind w:left="1418"/>
      </w:pPr>
      <w:r w:rsidRPr="003437A3">
        <w:rPr>
          <w:color w:val="333333"/>
          <w:position w:val="2"/>
        </w:rPr>
        <w:t>Класс</w:t>
      </w:r>
      <w:r w:rsidR="00EC7A40" w:rsidRPr="003437A3">
        <w:rPr>
          <w:color w:val="333333"/>
          <w:spacing w:val="7"/>
          <w:position w:val="2"/>
        </w:rPr>
        <w:t xml:space="preserve"> </w:t>
      </w:r>
      <w:r w:rsidR="00EC7A40" w:rsidRPr="003437A3">
        <w:rPr>
          <w:color w:val="333333"/>
          <w:position w:val="2"/>
        </w:rPr>
        <w:t>X65</w:t>
      </w:r>
      <w:r w:rsidR="00EC7A40" w:rsidRPr="003437A3">
        <w:rPr>
          <w:color w:val="333333"/>
          <w:spacing w:val="8"/>
          <w:position w:val="2"/>
        </w:rPr>
        <w:t xml:space="preserve"> </w:t>
      </w:r>
      <w:r w:rsidRPr="003437A3">
        <w:rPr>
          <w:color w:val="333333"/>
          <w:position w:val="2"/>
        </w:rPr>
        <w:t>для фитингов</w:t>
      </w:r>
      <w:r w:rsidR="00EC7A40" w:rsidRPr="003437A3">
        <w:rPr>
          <w:color w:val="333333"/>
          <w:spacing w:val="8"/>
          <w:position w:val="2"/>
        </w:rPr>
        <w:t xml:space="preserve"> </w:t>
      </w:r>
      <w:r w:rsidR="00EC7A40" w:rsidRPr="003437A3">
        <w:rPr>
          <w:color w:val="333333"/>
          <w:position w:val="2"/>
        </w:rPr>
        <w:t>(MSS</w:t>
      </w:r>
      <w:r w:rsidR="00EC7A40" w:rsidRPr="003437A3">
        <w:rPr>
          <w:color w:val="333333"/>
          <w:spacing w:val="8"/>
          <w:position w:val="2"/>
        </w:rPr>
        <w:t xml:space="preserve"> </w:t>
      </w:r>
      <w:r w:rsidR="00EC7A40" w:rsidRPr="003437A3">
        <w:rPr>
          <w:color w:val="333333"/>
          <w:position w:val="2"/>
        </w:rPr>
        <w:t>SP-75,</w:t>
      </w:r>
      <w:r w:rsidR="00EC7A40" w:rsidRPr="003437A3">
        <w:rPr>
          <w:color w:val="333333"/>
          <w:spacing w:val="8"/>
          <w:position w:val="2"/>
        </w:rPr>
        <w:t xml:space="preserve"> </w:t>
      </w:r>
      <w:r w:rsidR="00EC7A40" w:rsidRPr="003437A3">
        <w:rPr>
          <w:color w:val="333333"/>
          <w:position w:val="2"/>
        </w:rPr>
        <w:t>ASTM</w:t>
      </w:r>
      <w:r w:rsidR="00EC7A40" w:rsidRPr="003437A3">
        <w:rPr>
          <w:color w:val="333333"/>
          <w:spacing w:val="8"/>
          <w:position w:val="2"/>
        </w:rPr>
        <w:t xml:space="preserve"> </w:t>
      </w:r>
      <w:r w:rsidR="00EC7A40" w:rsidRPr="003437A3">
        <w:rPr>
          <w:color w:val="333333"/>
          <w:spacing w:val="-2"/>
          <w:position w:val="2"/>
        </w:rPr>
        <w:t>A860/A860M).</w:t>
      </w:r>
    </w:p>
    <w:p w14:paraId="53A8668B" w14:textId="3608686D" w:rsidR="00EC7A40" w:rsidRPr="003437A3" w:rsidRDefault="00911CB8" w:rsidP="0022389B">
      <w:pPr>
        <w:pStyle w:val="ListParagraph"/>
        <w:numPr>
          <w:ilvl w:val="0"/>
          <w:numId w:val="59"/>
        </w:numPr>
        <w:spacing w:before="120" w:after="120"/>
        <w:ind w:left="1418"/>
      </w:pPr>
      <w:r w:rsidRPr="003437A3">
        <w:rPr>
          <w:color w:val="333333"/>
          <w:position w:val="2"/>
        </w:rPr>
        <w:t>Класс</w:t>
      </w:r>
      <w:r w:rsidR="00EC7A40" w:rsidRPr="003437A3">
        <w:rPr>
          <w:color w:val="333333"/>
          <w:spacing w:val="9"/>
          <w:position w:val="2"/>
        </w:rPr>
        <w:t xml:space="preserve"> </w:t>
      </w:r>
      <w:r w:rsidR="00EC7A40" w:rsidRPr="003437A3">
        <w:rPr>
          <w:color w:val="333333"/>
          <w:position w:val="2"/>
        </w:rPr>
        <w:t>X65</w:t>
      </w:r>
      <w:r w:rsidR="00EC7A40" w:rsidRPr="003437A3">
        <w:rPr>
          <w:color w:val="333333"/>
          <w:spacing w:val="9"/>
          <w:position w:val="2"/>
        </w:rPr>
        <w:t xml:space="preserve"> </w:t>
      </w:r>
      <w:r w:rsidRPr="003437A3">
        <w:rPr>
          <w:color w:val="333333"/>
          <w:position w:val="2"/>
        </w:rPr>
        <w:t>для фитингов</w:t>
      </w:r>
      <w:r w:rsidR="00EC7A40" w:rsidRPr="003437A3">
        <w:rPr>
          <w:color w:val="333333"/>
          <w:spacing w:val="9"/>
          <w:position w:val="2"/>
        </w:rPr>
        <w:t xml:space="preserve"> </w:t>
      </w:r>
      <w:r w:rsidR="00EC7A40" w:rsidRPr="003437A3">
        <w:rPr>
          <w:color w:val="333333"/>
          <w:position w:val="2"/>
        </w:rPr>
        <w:t>(MSS-44,</w:t>
      </w:r>
      <w:r w:rsidR="00EC7A40" w:rsidRPr="003437A3">
        <w:rPr>
          <w:color w:val="333333"/>
          <w:spacing w:val="9"/>
          <w:position w:val="2"/>
        </w:rPr>
        <w:t xml:space="preserve"> </w:t>
      </w:r>
      <w:r w:rsidR="00EC7A40" w:rsidRPr="003437A3">
        <w:rPr>
          <w:color w:val="333333"/>
          <w:position w:val="2"/>
        </w:rPr>
        <w:t>ASTM</w:t>
      </w:r>
      <w:r w:rsidR="00EC7A40" w:rsidRPr="003437A3">
        <w:rPr>
          <w:color w:val="333333"/>
          <w:spacing w:val="9"/>
          <w:position w:val="2"/>
        </w:rPr>
        <w:t xml:space="preserve"> </w:t>
      </w:r>
      <w:r w:rsidR="00EC7A40" w:rsidRPr="003437A3">
        <w:rPr>
          <w:color w:val="333333"/>
          <w:spacing w:val="-2"/>
          <w:position w:val="2"/>
        </w:rPr>
        <w:t>A694/A694M).</w:t>
      </w:r>
    </w:p>
    <w:p w14:paraId="166A55FB" w14:textId="0B76B90E" w:rsidR="00EC7A40" w:rsidRPr="003437A3" w:rsidRDefault="00816D68" w:rsidP="0022389B">
      <w:pPr>
        <w:spacing w:before="120" w:after="120"/>
        <w:ind w:left="1134" w:firstLine="15"/>
        <w:rPr>
          <w:i/>
          <w:lang w:val="ru-RU"/>
        </w:rPr>
      </w:pPr>
      <w:r w:rsidRPr="003437A3">
        <w:rPr>
          <w:b/>
          <w:bCs/>
          <w:i/>
          <w:lang w:val="ru-RU"/>
        </w:rPr>
        <w:t>Примечание:</w:t>
      </w:r>
      <w:r w:rsidRPr="003437A3">
        <w:rPr>
          <w:i/>
          <w:lang w:val="ru-RU"/>
        </w:rPr>
        <w:t xml:space="preserve"> эти требования могут не применяться к </w:t>
      </w:r>
      <w:r w:rsidRPr="003437A3">
        <w:rPr>
          <w:i/>
        </w:rPr>
        <w:t>ASME</w:t>
      </w:r>
      <w:r w:rsidRPr="003437A3">
        <w:rPr>
          <w:i/>
          <w:lang w:val="ru-RU"/>
        </w:rPr>
        <w:t xml:space="preserve"> </w:t>
      </w:r>
      <w:r w:rsidRPr="003437A3">
        <w:rPr>
          <w:i/>
        </w:rPr>
        <w:t>B</w:t>
      </w:r>
      <w:r w:rsidRPr="003437A3">
        <w:rPr>
          <w:i/>
          <w:lang w:val="ru-RU"/>
        </w:rPr>
        <w:t xml:space="preserve">31.3 Глава </w:t>
      </w:r>
      <w:r w:rsidRPr="003437A3">
        <w:rPr>
          <w:i/>
        </w:rPr>
        <w:t>IX</w:t>
      </w:r>
      <w:r w:rsidRPr="003437A3">
        <w:rPr>
          <w:i/>
          <w:lang w:val="ru-RU"/>
        </w:rPr>
        <w:t>, которая требует, чтобы сварные соединения изготавливались с использованием тех же спецификаций и типа или марки основного металла(ов).</w:t>
      </w:r>
    </w:p>
    <w:p w14:paraId="7B6DDC56" w14:textId="0C184BF7" w:rsidR="00EC7A40" w:rsidRPr="003437A3" w:rsidRDefault="00EC7A40" w:rsidP="0022389B">
      <w:pPr>
        <w:pStyle w:val="BodyText"/>
        <w:spacing w:before="120" w:after="120"/>
        <w:ind w:left="1134" w:hanging="425"/>
        <w:rPr>
          <w:color w:val="333333"/>
          <w:sz w:val="22"/>
          <w:szCs w:val="22"/>
          <w:lang w:val="ru-RU"/>
        </w:rPr>
      </w:pPr>
      <w:r w:rsidRPr="003437A3">
        <w:rPr>
          <w:b/>
          <w:sz w:val="22"/>
          <w:szCs w:val="22"/>
          <w:lang w:val="ru-RU"/>
        </w:rPr>
        <w:t>20.3-7</w:t>
      </w:r>
      <w:r w:rsidRPr="003437A3">
        <w:rPr>
          <w:b/>
          <w:spacing w:val="20"/>
          <w:sz w:val="22"/>
          <w:szCs w:val="22"/>
          <w:lang w:val="ru-RU"/>
        </w:rPr>
        <w:t xml:space="preserve"> </w:t>
      </w:r>
      <w:r w:rsidRPr="003437A3">
        <w:rPr>
          <w:b/>
          <w:sz w:val="22"/>
          <w:szCs w:val="22"/>
          <w:lang w:val="ru-RU"/>
        </w:rPr>
        <w:t xml:space="preserve">- </w:t>
      </w:r>
      <w:r w:rsidR="00C60776" w:rsidRPr="003437A3">
        <w:rPr>
          <w:color w:val="333333"/>
          <w:sz w:val="22"/>
          <w:szCs w:val="22"/>
          <w:lang w:val="ru-RU"/>
        </w:rPr>
        <w:t xml:space="preserve">Следующие дополнительные существенные переменные применяются для сварочных процедур классов </w:t>
      </w:r>
      <w:r w:rsidR="00C60776" w:rsidRPr="003437A3">
        <w:rPr>
          <w:color w:val="333333"/>
          <w:sz w:val="22"/>
          <w:szCs w:val="22"/>
        </w:rPr>
        <w:t>X</w:t>
      </w:r>
      <w:r w:rsidR="00C60776" w:rsidRPr="003437A3">
        <w:rPr>
          <w:color w:val="333333"/>
          <w:sz w:val="22"/>
          <w:szCs w:val="22"/>
          <w:lang w:val="ru-RU"/>
        </w:rPr>
        <w:t xml:space="preserve">60 и </w:t>
      </w:r>
      <w:r w:rsidR="00C60776" w:rsidRPr="003437A3">
        <w:rPr>
          <w:color w:val="333333"/>
          <w:sz w:val="22"/>
          <w:szCs w:val="22"/>
        </w:rPr>
        <w:t>X</w:t>
      </w:r>
      <w:r w:rsidR="00C60776" w:rsidRPr="003437A3">
        <w:rPr>
          <w:color w:val="333333"/>
          <w:sz w:val="22"/>
          <w:szCs w:val="22"/>
          <w:lang w:val="ru-RU"/>
        </w:rPr>
        <w:t xml:space="preserve">65. Изменение существенной переменной за пределами указанного предела требует новой </w:t>
      </w:r>
      <w:r w:rsidR="002E16BA" w:rsidRPr="003437A3">
        <w:rPr>
          <w:color w:val="333333"/>
          <w:sz w:val="22"/>
          <w:szCs w:val="22"/>
          <w:lang w:val="ru-RU"/>
        </w:rPr>
        <w:t>аттестации</w:t>
      </w:r>
      <w:r w:rsidR="00C60776" w:rsidRPr="003437A3">
        <w:rPr>
          <w:color w:val="333333"/>
          <w:sz w:val="22"/>
          <w:szCs w:val="22"/>
          <w:lang w:val="ru-RU"/>
        </w:rPr>
        <w:t xml:space="preserve"> следующим образом:</w:t>
      </w:r>
    </w:p>
    <w:p w14:paraId="738EDE0A" w14:textId="2BBEAE81" w:rsidR="00EC7A40" w:rsidRPr="003437A3" w:rsidRDefault="00EC7A40" w:rsidP="009051AC">
      <w:pPr>
        <w:pStyle w:val="BodyText"/>
        <w:spacing w:before="120"/>
        <w:ind w:left="1418" w:hanging="284"/>
        <w:rPr>
          <w:color w:val="333333"/>
          <w:sz w:val="22"/>
          <w:szCs w:val="22"/>
          <w:lang w:val="ru-RU"/>
        </w:rPr>
      </w:pPr>
      <w:r w:rsidRPr="003437A3">
        <w:rPr>
          <w:b/>
          <w:sz w:val="22"/>
          <w:szCs w:val="22"/>
          <w:lang w:val="ru-RU"/>
        </w:rPr>
        <w:t xml:space="preserve">20.3-7.1 - </w:t>
      </w:r>
      <w:r w:rsidR="00747CB8" w:rsidRPr="003437A3">
        <w:rPr>
          <w:color w:val="333333"/>
          <w:sz w:val="22"/>
          <w:szCs w:val="22"/>
          <w:lang w:val="ru-RU"/>
        </w:rPr>
        <w:t>Изменение производителя и торговой марки электрода, флюса или комбинации электрода/флюса, используемых для аттестации процедуры.</w:t>
      </w:r>
    </w:p>
    <w:p w14:paraId="4AE90E88" w14:textId="554E704E" w:rsidR="00EC7A40" w:rsidRPr="003437A3" w:rsidRDefault="00EC7A40" w:rsidP="0022389B">
      <w:pPr>
        <w:pStyle w:val="BodyText"/>
        <w:spacing w:before="120" w:after="120"/>
        <w:ind w:left="1418" w:hanging="284"/>
        <w:rPr>
          <w:sz w:val="22"/>
          <w:szCs w:val="22"/>
          <w:lang w:val="ru-RU"/>
        </w:rPr>
      </w:pPr>
      <w:r w:rsidRPr="003437A3">
        <w:rPr>
          <w:b/>
          <w:sz w:val="22"/>
          <w:szCs w:val="22"/>
          <w:lang w:val="ru-RU"/>
        </w:rPr>
        <w:t>20.3-7.2</w:t>
      </w:r>
      <w:r w:rsidRPr="003437A3">
        <w:rPr>
          <w:b/>
          <w:spacing w:val="2"/>
          <w:sz w:val="22"/>
          <w:szCs w:val="22"/>
          <w:lang w:val="ru-RU"/>
        </w:rPr>
        <w:t xml:space="preserve"> </w:t>
      </w:r>
      <w:r w:rsidRPr="003437A3">
        <w:rPr>
          <w:b/>
          <w:sz w:val="22"/>
          <w:szCs w:val="22"/>
          <w:lang w:val="ru-RU"/>
        </w:rPr>
        <w:t>-</w:t>
      </w:r>
      <w:r w:rsidRPr="003437A3">
        <w:rPr>
          <w:b/>
          <w:spacing w:val="1"/>
          <w:sz w:val="22"/>
          <w:szCs w:val="22"/>
          <w:lang w:val="ru-RU"/>
        </w:rPr>
        <w:t xml:space="preserve"> </w:t>
      </w:r>
      <w:r w:rsidR="00F827B2" w:rsidRPr="003437A3">
        <w:rPr>
          <w:color w:val="333333"/>
          <w:spacing w:val="-2"/>
          <w:sz w:val="22"/>
          <w:szCs w:val="22"/>
          <w:lang w:val="ru-RU"/>
        </w:rPr>
        <w:t>Уменьшение предварительного нагрева от минимума, зафиксированного во время аттестации процедуры.</w:t>
      </w:r>
    </w:p>
    <w:p w14:paraId="69DF5CA2" w14:textId="12B36E89" w:rsidR="00EC7A40" w:rsidRPr="003437A3" w:rsidRDefault="00EC7A40" w:rsidP="0022389B">
      <w:pPr>
        <w:pStyle w:val="BodyText"/>
        <w:spacing w:before="120" w:after="120"/>
        <w:ind w:left="1418" w:hanging="284"/>
        <w:rPr>
          <w:sz w:val="22"/>
          <w:szCs w:val="22"/>
          <w:lang w:val="ru-RU"/>
        </w:rPr>
      </w:pPr>
      <w:r w:rsidRPr="003437A3">
        <w:rPr>
          <w:b/>
          <w:sz w:val="22"/>
          <w:szCs w:val="22"/>
          <w:lang w:val="ru-RU"/>
        </w:rPr>
        <w:t>20.3-7.3</w:t>
      </w:r>
      <w:r w:rsidRPr="003437A3">
        <w:rPr>
          <w:b/>
          <w:spacing w:val="2"/>
          <w:sz w:val="22"/>
          <w:szCs w:val="22"/>
          <w:lang w:val="ru-RU"/>
        </w:rPr>
        <w:t xml:space="preserve"> </w:t>
      </w:r>
      <w:r w:rsidRPr="003437A3">
        <w:rPr>
          <w:b/>
          <w:sz w:val="22"/>
          <w:szCs w:val="22"/>
          <w:lang w:val="ru-RU"/>
        </w:rPr>
        <w:t xml:space="preserve">- </w:t>
      </w:r>
      <w:r w:rsidR="00AB00A7" w:rsidRPr="003437A3">
        <w:rPr>
          <w:color w:val="333333"/>
          <w:spacing w:val="-2"/>
          <w:sz w:val="22"/>
          <w:szCs w:val="22"/>
          <w:lang w:val="ru-RU"/>
        </w:rPr>
        <w:t xml:space="preserve">Увеличение температуры </w:t>
      </w:r>
      <w:r w:rsidR="00AB00A7" w:rsidRPr="003437A3">
        <w:rPr>
          <w:color w:val="333333"/>
          <w:spacing w:val="-2"/>
          <w:sz w:val="22"/>
          <w:szCs w:val="22"/>
        </w:rPr>
        <w:t>PWHT</w:t>
      </w:r>
      <w:r w:rsidR="00AB00A7" w:rsidRPr="003437A3">
        <w:rPr>
          <w:color w:val="333333"/>
          <w:spacing w:val="-2"/>
          <w:sz w:val="22"/>
          <w:szCs w:val="22"/>
          <w:lang w:val="ru-RU"/>
        </w:rPr>
        <w:t xml:space="preserve"> более чем на 50°</w:t>
      </w:r>
      <w:r w:rsidR="00AB00A7" w:rsidRPr="003437A3">
        <w:rPr>
          <w:color w:val="333333"/>
          <w:spacing w:val="-2"/>
          <w:sz w:val="22"/>
          <w:szCs w:val="22"/>
        </w:rPr>
        <w:t>F</w:t>
      </w:r>
      <w:r w:rsidR="00AB00A7" w:rsidRPr="003437A3">
        <w:rPr>
          <w:color w:val="333333"/>
          <w:spacing w:val="-2"/>
          <w:sz w:val="22"/>
          <w:szCs w:val="22"/>
          <w:lang w:val="ru-RU"/>
        </w:rPr>
        <w:t xml:space="preserve"> (28°</w:t>
      </w:r>
      <w:r w:rsidR="00AB00A7" w:rsidRPr="003437A3">
        <w:rPr>
          <w:color w:val="333333"/>
          <w:spacing w:val="-2"/>
          <w:sz w:val="22"/>
          <w:szCs w:val="22"/>
        </w:rPr>
        <w:t>C</w:t>
      </w:r>
      <w:r w:rsidR="00AB00A7" w:rsidRPr="003437A3">
        <w:rPr>
          <w:color w:val="333333"/>
          <w:spacing w:val="-2"/>
          <w:sz w:val="22"/>
          <w:szCs w:val="22"/>
          <w:lang w:val="ru-RU"/>
        </w:rPr>
        <w:t>).</w:t>
      </w:r>
    </w:p>
    <w:p w14:paraId="38F19BE7" w14:textId="435B6068" w:rsidR="00EC7A40" w:rsidRPr="00444C05" w:rsidRDefault="00EC7A40" w:rsidP="0022389B">
      <w:pPr>
        <w:pStyle w:val="BodyText"/>
        <w:spacing w:before="120" w:after="120"/>
        <w:ind w:left="1418" w:hanging="284"/>
        <w:rPr>
          <w:color w:val="333333"/>
          <w:spacing w:val="-2"/>
          <w:sz w:val="22"/>
          <w:szCs w:val="22"/>
          <w:lang w:val="ru-RU"/>
        </w:rPr>
      </w:pPr>
      <w:r w:rsidRPr="003437A3">
        <w:rPr>
          <w:b/>
          <w:sz w:val="22"/>
          <w:szCs w:val="22"/>
          <w:lang w:val="ru-RU"/>
        </w:rPr>
        <w:t>20.3-7.4</w:t>
      </w:r>
      <w:r w:rsidRPr="003437A3">
        <w:rPr>
          <w:b/>
          <w:spacing w:val="1"/>
          <w:sz w:val="22"/>
          <w:szCs w:val="22"/>
          <w:lang w:val="ru-RU"/>
        </w:rPr>
        <w:t xml:space="preserve"> </w:t>
      </w:r>
      <w:r w:rsidRPr="003437A3">
        <w:rPr>
          <w:b/>
          <w:sz w:val="22"/>
          <w:szCs w:val="22"/>
          <w:lang w:val="ru-RU"/>
        </w:rPr>
        <w:t>-</w:t>
      </w:r>
      <w:r w:rsidRPr="003437A3">
        <w:rPr>
          <w:b/>
          <w:spacing w:val="1"/>
          <w:sz w:val="22"/>
          <w:szCs w:val="22"/>
          <w:lang w:val="ru-RU"/>
        </w:rPr>
        <w:t xml:space="preserve"> </w:t>
      </w:r>
      <w:r w:rsidR="00B44ABF" w:rsidRPr="003437A3">
        <w:rPr>
          <w:color w:val="333333"/>
          <w:spacing w:val="-2"/>
          <w:sz w:val="22"/>
          <w:szCs w:val="22"/>
          <w:lang w:val="ru-RU"/>
        </w:rPr>
        <w:t xml:space="preserve">Увеличение продолжительности </w:t>
      </w:r>
      <w:r w:rsidR="00B44ABF" w:rsidRPr="003437A3">
        <w:rPr>
          <w:color w:val="333333"/>
          <w:spacing w:val="-2"/>
          <w:sz w:val="22"/>
          <w:szCs w:val="22"/>
        </w:rPr>
        <w:t>PWHT</w:t>
      </w:r>
      <w:r w:rsidR="00B44ABF" w:rsidRPr="003437A3">
        <w:rPr>
          <w:color w:val="333333"/>
          <w:spacing w:val="-2"/>
          <w:sz w:val="22"/>
          <w:szCs w:val="22"/>
          <w:lang w:val="ru-RU"/>
        </w:rPr>
        <w:t xml:space="preserve"> более чем на 25 процентов от используемого во время аттестации процедуры.</w:t>
      </w:r>
    </w:p>
    <w:p w14:paraId="3F3FA8A7" w14:textId="30490D48" w:rsidR="00EC7A40" w:rsidRPr="003437A3" w:rsidRDefault="00EC7A40" w:rsidP="0022389B">
      <w:pPr>
        <w:pStyle w:val="BodyText"/>
        <w:spacing w:before="120" w:after="120"/>
        <w:ind w:left="1418" w:hanging="284"/>
        <w:rPr>
          <w:color w:val="333333"/>
          <w:sz w:val="22"/>
          <w:szCs w:val="22"/>
          <w:lang w:val="ru-RU"/>
        </w:rPr>
      </w:pPr>
      <w:r w:rsidRPr="003437A3">
        <w:rPr>
          <w:b/>
          <w:sz w:val="22"/>
          <w:szCs w:val="22"/>
          <w:lang w:val="ru-RU"/>
        </w:rPr>
        <w:t xml:space="preserve">20.3-7.5 - </w:t>
      </w:r>
      <w:r w:rsidR="00A920DE" w:rsidRPr="003437A3">
        <w:rPr>
          <w:color w:val="333333"/>
          <w:sz w:val="22"/>
          <w:szCs w:val="22"/>
          <w:lang w:val="ru-RU"/>
        </w:rPr>
        <w:t xml:space="preserve">Увеличение </w:t>
      </w:r>
      <w:r w:rsidR="00A920DE" w:rsidRPr="003437A3">
        <w:rPr>
          <w:color w:val="333333"/>
          <w:sz w:val="22"/>
          <w:szCs w:val="22"/>
        </w:rPr>
        <w:t>CEIIW</w:t>
      </w:r>
      <w:r w:rsidR="00A920DE" w:rsidRPr="003437A3">
        <w:rPr>
          <w:color w:val="333333"/>
          <w:sz w:val="22"/>
          <w:szCs w:val="22"/>
          <w:lang w:val="ru-RU"/>
        </w:rPr>
        <w:t xml:space="preserve"> (формула углеродного эквивалента Международного института сварки [</w:t>
      </w:r>
      <w:r w:rsidR="00A920DE" w:rsidRPr="003437A3">
        <w:rPr>
          <w:color w:val="333333"/>
          <w:sz w:val="22"/>
          <w:szCs w:val="22"/>
        </w:rPr>
        <w:t>IIW</w:t>
      </w:r>
      <w:r w:rsidR="00A920DE" w:rsidRPr="003437A3">
        <w:rPr>
          <w:color w:val="333333"/>
          <w:sz w:val="22"/>
          <w:szCs w:val="22"/>
          <w:lang w:val="ru-RU"/>
        </w:rPr>
        <w:t>]) более чем на 0,03 выше материала, используемого для аттестации процедуры.</w:t>
      </w:r>
    </w:p>
    <w:p w14:paraId="0835DC39" w14:textId="5CA663BA" w:rsidR="00EC7A40" w:rsidRPr="003437A3" w:rsidRDefault="00EC7A40" w:rsidP="0022389B">
      <w:pPr>
        <w:pStyle w:val="BodyText"/>
        <w:spacing w:before="120" w:after="120"/>
        <w:ind w:left="1418" w:hanging="284"/>
        <w:rPr>
          <w:sz w:val="22"/>
          <w:szCs w:val="22"/>
          <w:lang w:val="ru-RU"/>
        </w:rPr>
      </w:pPr>
      <w:r w:rsidRPr="003437A3">
        <w:rPr>
          <w:b/>
          <w:sz w:val="22"/>
          <w:szCs w:val="22"/>
          <w:lang w:val="ru-RU"/>
        </w:rPr>
        <w:t>20.3-7.6</w:t>
      </w:r>
      <w:r w:rsidRPr="003437A3">
        <w:rPr>
          <w:b/>
          <w:spacing w:val="1"/>
          <w:sz w:val="22"/>
          <w:szCs w:val="22"/>
          <w:lang w:val="ru-RU"/>
        </w:rPr>
        <w:t xml:space="preserve"> </w:t>
      </w:r>
      <w:r w:rsidRPr="003437A3">
        <w:rPr>
          <w:b/>
          <w:sz w:val="22"/>
          <w:szCs w:val="22"/>
          <w:lang w:val="ru-RU"/>
        </w:rPr>
        <w:t xml:space="preserve">- </w:t>
      </w:r>
      <w:r w:rsidR="00E933C8" w:rsidRPr="003437A3">
        <w:rPr>
          <w:color w:val="333333"/>
          <w:spacing w:val="-2"/>
          <w:sz w:val="22"/>
          <w:szCs w:val="22"/>
          <w:lang w:val="ru-RU"/>
        </w:rPr>
        <w:t>Изменение процесса производства основного материала, за пределами следующих групп:</w:t>
      </w:r>
    </w:p>
    <w:p w14:paraId="154E2A1C" w14:textId="1F855341" w:rsidR="00EC7A40" w:rsidRPr="003437A3" w:rsidRDefault="00994BD7" w:rsidP="0022389B">
      <w:pPr>
        <w:pStyle w:val="ListParagraph"/>
        <w:numPr>
          <w:ilvl w:val="1"/>
          <w:numId w:val="85"/>
        </w:numPr>
        <w:spacing w:before="120" w:after="120"/>
        <w:ind w:left="1701" w:hanging="283"/>
      </w:pPr>
      <w:r w:rsidRPr="003437A3">
        <w:rPr>
          <w:spacing w:val="-2"/>
          <w:position w:val="2"/>
        </w:rPr>
        <w:t>Закаленные и отпущенные стали.</w:t>
      </w:r>
    </w:p>
    <w:p w14:paraId="72B23EDF" w14:textId="7EE79F4B" w:rsidR="00EC7A40" w:rsidRPr="003437A3" w:rsidRDefault="00D4047B" w:rsidP="0022389B">
      <w:pPr>
        <w:pStyle w:val="ListParagraph"/>
        <w:numPr>
          <w:ilvl w:val="1"/>
          <w:numId w:val="85"/>
        </w:numPr>
        <w:spacing w:before="120" w:after="120"/>
        <w:ind w:left="1701" w:hanging="283"/>
        <w:rPr>
          <w:lang w:val="ru-RU"/>
        </w:rPr>
      </w:pPr>
      <w:r w:rsidRPr="003437A3">
        <w:rPr>
          <w:spacing w:val="-2"/>
          <w:position w:val="2"/>
          <w:lang w:val="ru-RU"/>
        </w:rPr>
        <w:t>Термомеханически контролируемые стали (ТМКП) или стали контролируемой прокатки.</w:t>
      </w:r>
    </w:p>
    <w:p w14:paraId="3B22F4E3" w14:textId="08FF9005" w:rsidR="00EC7A40" w:rsidRPr="0022389B" w:rsidRDefault="00034442" w:rsidP="0022389B">
      <w:pPr>
        <w:pStyle w:val="ListParagraph"/>
        <w:numPr>
          <w:ilvl w:val="1"/>
          <w:numId w:val="85"/>
        </w:numPr>
        <w:spacing w:before="120" w:after="120"/>
        <w:ind w:left="1701" w:hanging="283"/>
      </w:pPr>
      <w:r w:rsidRPr="003437A3">
        <w:rPr>
          <w:spacing w:val="-2"/>
          <w:position w:val="2"/>
        </w:rPr>
        <w:t>Нормализованные или прокатанные стали.</w:t>
      </w:r>
    </w:p>
    <w:p w14:paraId="47197651" w14:textId="784180BB" w:rsidR="00EC7A40" w:rsidRPr="00034442" w:rsidRDefault="00034442" w:rsidP="0022389B">
      <w:pPr>
        <w:pStyle w:val="Heading1"/>
        <w:numPr>
          <w:ilvl w:val="0"/>
          <w:numId w:val="68"/>
        </w:numPr>
        <w:spacing w:before="240" w:after="240"/>
        <w:ind w:left="709" w:hanging="709"/>
        <w:rPr>
          <w:lang w:val="ru-RU"/>
        </w:rPr>
      </w:pPr>
      <w:bookmarkStart w:id="1605" w:name="_Toc205628169"/>
      <w:r w:rsidRPr="00034442">
        <w:rPr>
          <w:lang w:val="ru-RU"/>
        </w:rPr>
        <w:t>Предварительный нагрев и контроль температуры между проходами</w:t>
      </w:r>
      <w:bookmarkEnd w:id="1605"/>
    </w:p>
    <w:p w14:paraId="36DCD0B3" w14:textId="399C2216" w:rsidR="00EC7A40" w:rsidRPr="008603EC" w:rsidRDefault="007A6EE1" w:rsidP="0022389B">
      <w:pPr>
        <w:pStyle w:val="Heading2"/>
        <w:numPr>
          <w:ilvl w:val="1"/>
          <w:numId w:val="68"/>
        </w:numPr>
        <w:spacing w:before="240" w:after="240"/>
        <w:ind w:left="851" w:hanging="709"/>
        <w:rPr>
          <w:sz w:val="22"/>
          <w:szCs w:val="22"/>
          <w:lang w:val="ru-RU"/>
        </w:rPr>
      </w:pPr>
      <w:r w:rsidRPr="007A6EE1">
        <w:rPr>
          <w:spacing w:val="-2"/>
          <w:sz w:val="22"/>
          <w:szCs w:val="22"/>
          <w:lang w:val="ru-RU"/>
        </w:rPr>
        <w:t xml:space="preserve">  </w:t>
      </w:r>
      <w:bookmarkStart w:id="1606" w:name="_Toc205628170"/>
      <w:r w:rsidR="004933FF" w:rsidRPr="008603EC">
        <w:rPr>
          <w:spacing w:val="-2"/>
          <w:sz w:val="22"/>
          <w:szCs w:val="22"/>
          <w:lang w:val="ru-RU"/>
        </w:rPr>
        <w:t>Техническое обслуживание и мониторинг предварительного нагрева</w:t>
      </w:r>
      <w:bookmarkEnd w:id="1606"/>
    </w:p>
    <w:p w14:paraId="503F439C" w14:textId="4E2D0E87" w:rsidR="00EC7A40" w:rsidRPr="00107D30" w:rsidRDefault="00EC7A40" w:rsidP="0022389B">
      <w:pPr>
        <w:pStyle w:val="BodyText"/>
        <w:spacing w:before="120" w:after="120"/>
        <w:ind w:left="1134" w:hanging="425"/>
        <w:rPr>
          <w:spacing w:val="-2"/>
          <w:sz w:val="22"/>
          <w:szCs w:val="22"/>
          <w:lang w:val="ru-RU"/>
        </w:rPr>
      </w:pPr>
      <w:r w:rsidRPr="00107D30">
        <w:rPr>
          <w:b/>
          <w:sz w:val="22"/>
          <w:szCs w:val="22"/>
          <w:lang w:val="ru-RU"/>
        </w:rPr>
        <w:t xml:space="preserve">21.1-1 - </w:t>
      </w:r>
      <w:r w:rsidR="00CC5687" w:rsidRPr="00107D30">
        <w:rPr>
          <w:spacing w:val="-2"/>
          <w:sz w:val="22"/>
          <w:szCs w:val="22"/>
          <w:lang w:val="ru-RU"/>
        </w:rPr>
        <w:t xml:space="preserve">Предварительный нагрев должен осуществляться в соответствии со стандартом </w:t>
      </w:r>
      <w:r w:rsidR="00CC5687" w:rsidRPr="00107D30">
        <w:rPr>
          <w:spacing w:val="-2"/>
          <w:sz w:val="22"/>
          <w:szCs w:val="22"/>
        </w:rPr>
        <w:t>ASME</w:t>
      </w:r>
      <w:r w:rsidR="00CC5687" w:rsidRPr="00107D30">
        <w:rPr>
          <w:spacing w:val="-2"/>
          <w:sz w:val="22"/>
          <w:szCs w:val="22"/>
          <w:lang w:val="ru-RU"/>
        </w:rPr>
        <w:t xml:space="preserve"> </w:t>
      </w:r>
      <w:r w:rsidR="00CC5687" w:rsidRPr="00107D30">
        <w:rPr>
          <w:spacing w:val="-2"/>
          <w:sz w:val="22"/>
          <w:szCs w:val="22"/>
        </w:rPr>
        <w:t>B</w:t>
      </w:r>
      <w:r w:rsidR="00CC5687" w:rsidRPr="00107D30">
        <w:rPr>
          <w:spacing w:val="-2"/>
          <w:sz w:val="22"/>
          <w:szCs w:val="22"/>
          <w:lang w:val="ru-RU"/>
        </w:rPr>
        <w:t>31</w:t>
      </w:r>
      <w:r w:rsidR="00CC5687" w:rsidRPr="00107D30">
        <w:rPr>
          <w:spacing w:val="-2"/>
          <w:sz w:val="22"/>
          <w:szCs w:val="22"/>
        </w:rPr>
        <w:t>P</w:t>
      </w:r>
      <w:r w:rsidR="00CC5687" w:rsidRPr="00107D30">
        <w:rPr>
          <w:spacing w:val="-2"/>
          <w:sz w:val="22"/>
          <w:szCs w:val="22"/>
          <w:lang w:val="ru-RU"/>
        </w:rPr>
        <w:t xml:space="preserve">, изложенным в таблице 11, или в соответствии с указаниями инженера по материалам </w:t>
      </w:r>
      <w:r w:rsidR="006E5109" w:rsidRPr="00107D30">
        <w:rPr>
          <w:spacing w:val="-2"/>
          <w:sz w:val="22"/>
          <w:szCs w:val="22"/>
          <w:lang w:val="ru-RU"/>
        </w:rPr>
        <w:t>от заказчика</w:t>
      </w:r>
      <w:r w:rsidR="00CC5687" w:rsidRPr="00107D30">
        <w:rPr>
          <w:spacing w:val="-2"/>
          <w:sz w:val="22"/>
          <w:szCs w:val="22"/>
          <w:lang w:val="ru-RU"/>
        </w:rPr>
        <w:t>.</w:t>
      </w:r>
    </w:p>
    <w:p w14:paraId="261196AF" w14:textId="1C2119AB" w:rsidR="00EC7A40" w:rsidRPr="00107D30" w:rsidRDefault="00D11279" w:rsidP="0022389B">
      <w:pPr>
        <w:pStyle w:val="ListParagraph"/>
        <w:spacing w:before="120" w:after="240"/>
        <w:ind w:left="709" w:firstLine="0"/>
        <w:rPr>
          <w:b/>
          <w:lang w:val="ru-RU"/>
        </w:rPr>
      </w:pPr>
      <w:r w:rsidRPr="008E1E49">
        <w:rPr>
          <w:b/>
          <w:lang w:val="ru-RU"/>
          <w:rPrChange w:id="1607" w:author="Marchenko, Sergey [Tengizchevroil]" w:date="2025-08-07T16:01:00Z" w16du:dateUtc="2025-08-07T11:01:00Z">
            <w:rPr>
              <w:b/>
              <w:highlight w:val="yellow"/>
              <w:lang w:val="ru-RU"/>
            </w:rPr>
          </w:rPrChange>
        </w:rPr>
        <w:t xml:space="preserve">Таблица 11: </w:t>
      </w:r>
      <w:r w:rsidR="00F70158" w:rsidRPr="008E1E49">
        <w:rPr>
          <w:b/>
          <w:lang w:val="ru-RU"/>
          <w:rPrChange w:id="1608" w:author="Marchenko, Sergey [Tengizchevroil]" w:date="2025-08-07T16:01:00Z" w16du:dateUtc="2025-08-07T11:01:00Z">
            <w:rPr>
              <w:b/>
              <w:highlight w:val="yellow"/>
              <w:lang w:val="ru-RU"/>
            </w:rPr>
          </w:rPrChange>
        </w:rPr>
        <w:t>Требования к предварительному нагреву</w:t>
      </w:r>
    </w:p>
    <w:tbl>
      <w:tblPr>
        <w:tblW w:w="0" w:type="auto"/>
        <w:tblInd w:w="1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755"/>
        <w:gridCol w:w="1575"/>
        <w:gridCol w:w="2273"/>
        <w:gridCol w:w="4657"/>
      </w:tblGrid>
      <w:tr w:rsidR="00EC7A40" w:rsidRPr="00EC03AB" w14:paraId="5D0225D8" w14:textId="77777777" w:rsidTr="00A073DC">
        <w:trPr>
          <w:trHeight w:val="565"/>
        </w:trPr>
        <w:tc>
          <w:tcPr>
            <w:tcW w:w="1755" w:type="dxa"/>
            <w:shd w:val="clear" w:color="auto" w:fill="F0F0F0"/>
            <w:vAlign w:val="center"/>
          </w:tcPr>
          <w:p w14:paraId="0BCE7757" w14:textId="0947F96C" w:rsidR="00EC7A40" w:rsidRPr="0022389B" w:rsidRDefault="008D00A3" w:rsidP="00EA6D5B">
            <w:pPr>
              <w:pStyle w:val="TableParagraph"/>
              <w:spacing w:before="0"/>
              <w:ind w:left="0"/>
              <w:jc w:val="center"/>
              <w:rPr>
                <w:rFonts w:ascii="Times New Roman" w:hAnsi="Times New Roman" w:cs="Times New Roman"/>
                <w:b/>
              </w:rPr>
            </w:pPr>
            <w:r w:rsidRPr="0022389B">
              <w:rPr>
                <w:rFonts w:ascii="Times New Roman" w:hAnsi="Times New Roman" w:cs="Times New Roman"/>
                <w:b/>
                <w:spacing w:val="-2"/>
                <w:lang w:val="ru-RU"/>
              </w:rPr>
              <w:t>Р</w:t>
            </w:r>
            <w:r w:rsidRPr="0022389B">
              <w:rPr>
                <w:rFonts w:ascii="Times New Roman" w:hAnsi="Times New Roman" w:cs="Times New Roman"/>
                <w:b/>
                <w:spacing w:val="-2"/>
              </w:rPr>
              <w:t xml:space="preserve"> </w:t>
            </w:r>
            <w:r w:rsidRPr="0022389B">
              <w:rPr>
                <w:rFonts w:ascii="Times New Roman" w:hAnsi="Times New Roman" w:cs="Times New Roman"/>
                <w:b/>
                <w:spacing w:val="-2"/>
                <w:lang w:val="ru-RU"/>
              </w:rPr>
              <w:t>номер</w:t>
            </w:r>
            <w:r w:rsidRPr="0022389B">
              <w:rPr>
                <w:rFonts w:ascii="Times New Roman" w:hAnsi="Times New Roman" w:cs="Times New Roman"/>
                <w:b/>
                <w:spacing w:val="-2"/>
              </w:rPr>
              <w:t xml:space="preserve"> </w:t>
            </w:r>
            <w:r w:rsidRPr="0022389B">
              <w:rPr>
                <w:rFonts w:ascii="Times New Roman" w:hAnsi="Times New Roman" w:cs="Times New Roman"/>
                <w:b/>
                <w:spacing w:val="-2"/>
                <w:lang w:val="ru-RU"/>
              </w:rPr>
              <w:t>материала</w:t>
            </w:r>
          </w:p>
        </w:tc>
        <w:tc>
          <w:tcPr>
            <w:tcW w:w="1575" w:type="dxa"/>
            <w:shd w:val="clear" w:color="auto" w:fill="F0F0F0"/>
            <w:vAlign w:val="center"/>
          </w:tcPr>
          <w:p w14:paraId="44BE0926" w14:textId="6D5993EC" w:rsidR="00EC7A40" w:rsidRPr="0022389B" w:rsidRDefault="008D00A3" w:rsidP="00B146BA">
            <w:pPr>
              <w:pStyle w:val="TableParagraph"/>
              <w:spacing w:before="0"/>
              <w:ind w:left="0"/>
              <w:jc w:val="center"/>
              <w:rPr>
                <w:rFonts w:ascii="Times New Roman" w:hAnsi="Times New Roman" w:cs="Times New Roman"/>
                <w:b/>
              </w:rPr>
            </w:pPr>
            <w:r w:rsidRPr="0022389B">
              <w:rPr>
                <w:rFonts w:ascii="Times New Roman" w:hAnsi="Times New Roman" w:cs="Times New Roman"/>
                <w:b/>
                <w:spacing w:val="-2"/>
                <w:lang w:val="ru-RU"/>
              </w:rPr>
              <w:t>Номинальная</w:t>
            </w:r>
            <w:r w:rsidRPr="0022389B">
              <w:rPr>
                <w:rFonts w:ascii="Times New Roman" w:hAnsi="Times New Roman" w:cs="Times New Roman"/>
                <w:b/>
                <w:spacing w:val="-2"/>
              </w:rPr>
              <w:t xml:space="preserve"> </w:t>
            </w:r>
            <w:r w:rsidRPr="0022389B">
              <w:rPr>
                <w:rFonts w:ascii="Times New Roman" w:hAnsi="Times New Roman" w:cs="Times New Roman"/>
                <w:b/>
                <w:spacing w:val="-2"/>
                <w:lang w:val="ru-RU"/>
              </w:rPr>
              <w:t>толщина материала</w:t>
            </w:r>
          </w:p>
        </w:tc>
        <w:tc>
          <w:tcPr>
            <w:tcW w:w="2273" w:type="dxa"/>
            <w:shd w:val="clear" w:color="auto" w:fill="F0F0F0"/>
            <w:vAlign w:val="center"/>
          </w:tcPr>
          <w:p w14:paraId="3015E7D4" w14:textId="2D374D77" w:rsidR="00EC7A40" w:rsidRPr="0022389B" w:rsidRDefault="00BD06E6" w:rsidP="00B146BA">
            <w:pPr>
              <w:pStyle w:val="TableParagraph"/>
              <w:spacing w:before="0"/>
              <w:ind w:left="0"/>
              <w:jc w:val="center"/>
              <w:rPr>
                <w:rFonts w:ascii="Times New Roman" w:hAnsi="Times New Roman" w:cs="Times New Roman"/>
                <w:b/>
                <w:lang w:val="ru-RU"/>
              </w:rPr>
            </w:pPr>
            <w:r w:rsidRPr="0022389B">
              <w:rPr>
                <w:rFonts w:ascii="Times New Roman" w:hAnsi="Times New Roman" w:cs="Times New Roman"/>
                <w:b/>
                <w:spacing w:val="-2"/>
                <w:lang w:val="ru-RU"/>
              </w:rPr>
              <w:t>Требуемая минимальная температура предварительного нагрева</w:t>
            </w:r>
          </w:p>
        </w:tc>
        <w:tc>
          <w:tcPr>
            <w:tcW w:w="4657" w:type="dxa"/>
            <w:shd w:val="clear" w:color="auto" w:fill="F0F0F0"/>
            <w:vAlign w:val="center"/>
          </w:tcPr>
          <w:p w14:paraId="536B78B2" w14:textId="6685FEC7" w:rsidR="00EC7A40" w:rsidRPr="0022389B" w:rsidRDefault="001E61BC" w:rsidP="00EA6D5B">
            <w:pPr>
              <w:pStyle w:val="TableParagraph"/>
              <w:spacing w:before="0"/>
              <w:ind w:left="0"/>
              <w:jc w:val="center"/>
              <w:rPr>
                <w:rFonts w:ascii="Times New Roman" w:hAnsi="Times New Roman" w:cs="Times New Roman"/>
                <w:b/>
                <w:lang w:val="ru-RU"/>
              </w:rPr>
            </w:pPr>
            <w:r w:rsidRPr="0022389B">
              <w:rPr>
                <w:rFonts w:ascii="Times New Roman" w:hAnsi="Times New Roman" w:cs="Times New Roman"/>
                <w:b/>
                <w:spacing w:val="-2"/>
                <w:lang w:val="ru-RU"/>
              </w:rPr>
              <w:t>Действие, необходимое для прерывания предварительного нагрева*</w:t>
            </w:r>
          </w:p>
        </w:tc>
      </w:tr>
      <w:tr w:rsidR="00EC7A40" w:rsidRPr="00EC03AB" w14:paraId="3A924B01" w14:textId="77777777" w:rsidTr="00A073DC">
        <w:trPr>
          <w:trHeight w:val="303"/>
        </w:trPr>
        <w:tc>
          <w:tcPr>
            <w:tcW w:w="1755" w:type="dxa"/>
            <w:vMerge w:val="restart"/>
            <w:vAlign w:val="center"/>
          </w:tcPr>
          <w:p w14:paraId="3672BFDD" w14:textId="1C0016F5" w:rsidR="00EC7A40" w:rsidRPr="0022389B" w:rsidRDefault="00EC7A40" w:rsidP="00EA6D5B">
            <w:pPr>
              <w:pStyle w:val="TableParagraph"/>
              <w:spacing w:before="0"/>
              <w:ind w:left="0"/>
              <w:rPr>
                <w:rFonts w:ascii="Times New Roman" w:hAnsi="Times New Roman" w:cs="Times New Roman"/>
                <w:lang w:val="ru-RU"/>
              </w:rPr>
            </w:pPr>
            <w:r w:rsidRPr="0022389B">
              <w:rPr>
                <w:rFonts w:ascii="Times New Roman" w:hAnsi="Times New Roman" w:cs="Times New Roman"/>
              </w:rPr>
              <w:t>P</w:t>
            </w:r>
            <w:r w:rsidRPr="0022389B">
              <w:rPr>
                <w:rFonts w:ascii="Times New Roman" w:hAnsi="Times New Roman" w:cs="Times New Roman"/>
                <w:lang w:val="ru-RU"/>
              </w:rPr>
              <w:t>1</w:t>
            </w:r>
            <w:r w:rsidRPr="0022389B">
              <w:rPr>
                <w:rFonts w:ascii="Times New Roman" w:hAnsi="Times New Roman" w:cs="Times New Roman"/>
                <w:spacing w:val="6"/>
                <w:lang w:val="ru-RU"/>
              </w:rPr>
              <w:t xml:space="preserve"> </w:t>
            </w:r>
            <w:r w:rsidRPr="0022389B">
              <w:rPr>
                <w:rFonts w:ascii="Times New Roman" w:hAnsi="Times New Roman" w:cs="Times New Roman"/>
                <w:lang w:val="ru-RU"/>
              </w:rPr>
              <w:t>(</w:t>
            </w:r>
            <w:r w:rsidR="007D002D" w:rsidRPr="0022389B">
              <w:rPr>
                <w:rFonts w:ascii="Times New Roman" w:hAnsi="Times New Roman" w:cs="Times New Roman"/>
                <w:spacing w:val="-2"/>
                <w:lang w:val="ru-RU"/>
              </w:rPr>
              <w:t>у</w:t>
            </w:r>
            <w:r w:rsidR="005B62E6" w:rsidRPr="0022389B">
              <w:rPr>
                <w:rFonts w:ascii="Times New Roman" w:hAnsi="Times New Roman" w:cs="Times New Roman"/>
                <w:spacing w:val="-2"/>
                <w:lang w:val="ru-RU"/>
              </w:rPr>
              <w:t xml:space="preserve">глеродистая </w:t>
            </w:r>
            <w:r w:rsidR="005B62E6" w:rsidRPr="0022389B">
              <w:rPr>
                <w:rFonts w:ascii="Times New Roman" w:hAnsi="Times New Roman" w:cs="Times New Roman"/>
                <w:spacing w:val="-2"/>
                <w:lang w:val="ru-RU"/>
              </w:rPr>
              <w:lastRenderedPageBreak/>
              <w:t>сталь</w:t>
            </w:r>
            <w:r w:rsidRPr="0022389B">
              <w:rPr>
                <w:rFonts w:ascii="Times New Roman" w:hAnsi="Times New Roman" w:cs="Times New Roman"/>
                <w:spacing w:val="-2"/>
                <w:lang w:val="ru-RU"/>
              </w:rPr>
              <w:t>)</w:t>
            </w:r>
          </w:p>
        </w:tc>
        <w:tc>
          <w:tcPr>
            <w:tcW w:w="1575" w:type="dxa"/>
            <w:vAlign w:val="center"/>
          </w:tcPr>
          <w:p w14:paraId="6B374671"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lastRenderedPageBreak/>
              <w:t>≤</w:t>
            </w:r>
            <w:r w:rsidRPr="0022389B">
              <w:rPr>
                <w:rFonts w:ascii="Times New Roman" w:hAnsi="Times New Roman" w:cs="Times New Roman"/>
                <w:spacing w:val="3"/>
              </w:rPr>
              <w:t xml:space="preserve"> </w:t>
            </w:r>
            <w:r w:rsidRPr="0022389B">
              <w:rPr>
                <w:rFonts w:ascii="Times New Roman" w:hAnsi="Times New Roman" w:cs="Times New Roman"/>
              </w:rPr>
              <w:t>1.0</w:t>
            </w:r>
            <w:r w:rsidRPr="0022389B">
              <w:rPr>
                <w:rFonts w:ascii="Times New Roman" w:hAnsi="Times New Roman" w:cs="Times New Roman"/>
                <w:spacing w:val="4"/>
              </w:rPr>
              <w:t xml:space="preserve"> </w:t>
            </w:r>
            <w:r w:rsidRPr="0022389B">
              <w:rPr>
                <w:rFonts w:ascii="Times New Roman" w:hAnsi="Times New Roman" w:cs="Times New Roman"/>
              </w:rPr>
              <w:t>inch</w:t>
            </w:r>
            <w:r w:rsidRPr="0022389B">
              <w:rPr>
                <w:rFonts w:ascii="Times New Roman" w:hAnsi="Times New Roman" w:cs="Times New Roman"/>
                <w:spacing w:val="4"/>
              </w:rPr>
              <w:t xml:space="preserve"> </w:t>
            </w:r>
            <w:r w:rsidRPr="0022389B">
              <w:rPr>
                <w:rFonts w:ascii="Times New Roman" w:hAnsi="Times New Roman" w:cs="Times New Roman"/>
                <w:spacing w:val="-2"/>
              </w:rPr>
              <w:lastRenderedPageBreak/>
              <w:t>(25mm)</w:t>
            </w:r>
          </w:p>
        </w:tc>
        <w:tc>
          <w:tcPr>
            <w:tcW w:w="2273" w:type="dxa"/>
            <w:vAlign w:val="center"/>
          </w:tcPr>
          <w:p w14:paraId="42964FFE" w14:textId="1FB6D93C" w:rsidR="00EC7A40" w:rsidRPr="0022389B" w:rsidRDefault="00DF73C5" w:rsidP="00EA6D5B">
            <w:pPr>
              <w:pStyle w:val="TableParagraph"/>
              <w:spacing w:before="0"/>
              <w:ind w:left="0"/>
              <w:jc w:val="center"/>
              <w:rPr>
                <w:rFonts w:ascii="Times New Roman" w:hAnsi="Times New Roman" w:cs="Times New Roman"/>
              </w:rPr>
            </w:pPr>
            <w:r w:rsidRPr="0022389B">
              <w:rPr>
                <w:rFonts w:ascii="Times New Roman" w:hAnsi="Times New Roman" w:cs="Times New Roman"/>
                <w:lang w:val="ru-RU"/>
              </w:rPr>
              <w:lastRenderedPageBreak/>
              <w:t>7</w:t>
            </w:r>
            <w:r w:rsidR="00EC7A40" w:rsidRPr="0022389B">
              <w:rPr>
                <w:rFonts w:ascii="Times New Roman" w:hAnsi="Times New Roman" w:cs="Times New Roman"/>
              </w:rPr>
              <w:t>0°F</w:t>
            </w:r>
            <w:r w:rsidR="00EC7A40" w:rsidRPr="0022389B">
              <w:rPr>
                <w:rFonts w:ascii="Times New Roman" w:hAnsi="Times New Roman" w:cs="Times New Roman"/>
                <w:spacing w:val="5"/>
              </w:rPr>
              <w:t xml:space="preserve"> </w:t>
            </w:r>
            <w:r w:rsidR="00EC7A40" w:rsidRPr="0022389B">
              <w:rPr>
                <w:rFonts w:ascii="Times New Roman" w:hAnsi="Times New Roman" w:cs="Times New Roman"/>
                <w:spacing w:val="-2"/>
              </w:rPr>
              <w:t>(</w:t>
            </w:r>
            <w:r w:rsidRPr="0022389B">
              <w:rPr>
                <w:rFonts w:ascii="Times New Roman" w:hAnsi="Times New Roman" w:cs="Times New Roman"/>
                <w:spacing w:val="-2"/>
                <w:lang w:val="ru-RU"/>
              </w:rPr>
              <w:t>21</w:t>
            </w:r>
            <w:r w:rsidR="00EC7A40" w:rsidRPr="0022389B">
              <w:rPr>
                <w:rFonts w:ascii="Times New Roman" w:hAnsi="Times New Roman" w:cs="Times New Roman"/>
                <w:spacing w:val="-2"/>
              </w:rPr>
              <w:t>°C)</w:t>
            </w:r>
          </w:p>
        </w:tc>
        <w:tc>
          <w:tcPr>
            <w:tcW w:w="4657" w:type="dxa"/>
            <w:vMerge w:val="restart"/>
            <w:vAlign w:val="center"/>
          </w:tcPr>
          <w:p w14:paraId="1B878F54" w14:textId="3FB21828" w:rsidR="00EC7A40" w:rsidRPr="0022389B" w:rsidRDefault="00CC65D6" w:rsidP="00EA6D5B">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spacing w:val="-4"/>
                <w:lang w:val="ru-RU"/>
              </w:rPr>
              <w:t xml:space="preserve">Охладить до комнатной температуры при </w:t>
            </w:r>
            <w:r w:rsidRPr="0022389B">
              <w:rPr>
                <w:rFonts w:ascii="Times New Roman" w:hAnsi="Times New Roman" w:cs="Times New Roman"/>
                <w:spacing w:val="-4"/>
                <w:lang w:val="ru-RU"/>
              </w:rPr>
              <w:lastRenderedPageBreak/>
              <w:t>неподвижном воздухе.</w:t>
            </w:r>
          </w:p>
        </w:tc>
      </w:tr>
      <w:tr w:rsidR="00EC7A40" w14:paraId="50DFD3A8" w14:textId="77777777" w:rsidTr="00A073DC">
        <w:trPr>
          <w:trHeight w:val="303"/>
        </w:trPr>
        <w:tc>
          <w:tcPr>
            <w:tcW w:w="1755" w:type="dxa"/>
            <w:vMerge/>
            <w:tcBorders>
              <w:top w:val="nil"/>
            </w:tcBorders>
            <w:vAlign w:val="center"/>
          </w:tcPr>
          <w:p w14:paraId="195435C4" w14:textId="77777777" w:rsidR="00EC7A40" w:rsidRPr="0022389B" w:rsidRDefault="00EC7A40" w:rsidP="00EA6D5B">
            <w:pPr>
              <w:rPr>
                <w:lang w:val="ru-RU"/>
              </w:rPr>
            </w:pPr>
          </w:p>
        </w:tc>
        <w:tc>
          <w:tcPr>
            <w:tcW w:w="1575" w:type="dxa"/>
            <w:vAlign w:val="center"/>
          </w:tcPr>
          <w:p w14:paraId="4E9F4FDB"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&gt;1.0</w:t>
            </w:r>
            <w:r w:rsidRPr="0022389B">
              <w:rPr>
                <w:rFonts w:ascii="Times New Roman" w:hAnsi="Times New Roman" w:cs="Times New Roman"/>
                <w:spacing w:val="4"/>
              </w:rPr>
              <w:t xml:space="preserve"> </w:t>
            </w:r>
            <w:r w:rsidRPr="0022389B">
              <w:rPr>
                <w:rFonts w:ascii="Times New Roman" w:hAnsi="Times New Roman" w:cs="Times New Roman"/>
              </w:rPr>
              <w:t>inch</w:t>
            </w:r>
            <w:r w:rsidRPr="0022389B">
              <w:rPr>
                <w:rFonts w:ascii="Times New Roman" w:hAnsi="Times New Roman" w:cs="Times New Roman"/>
                <w:spacing w:val="5"/>
              </w:rPr>
              <w:t xml:space="preserve"> </w:t>
            </w:r>
            <w:r w:rsidRPr="0022389B">
              <w:rPr>
                <w:rFonts w:ascii="Times New Roman" w:hAnsi="Times New Roman" w:cs="Times New Roman"/>
                <w:spacing w:val="-2"/>
              </w:rPr>
              <w:t>(25mm)</w:t>
            </w:r>
          </w:p>
        </w:tc>
        <w:tc>
          <w:tcPr>
            <w:tcW w:w="2273" w:type="dxa"/>
            <w:vAlign w:val="center"/>
          </w:tcPr>
          <w:p w14:paraId="50C7727A"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200°F</w:t>
            </w:r>
            <w:r w:rsidRPr="0022389B">
              <w:rPr>
                <w:rFonts w:ascii="Times New Roman" w:hAnsi="Times New Roman" w:cs="Times New Roman"/>
                <w:spacing w:val="6"/>
              </w:rPr>
              <w:t xml:space="preserve"> </w:t>
            </w:r>
            <w:r w:rsidRPr="0022389B">
              <w:rPr>
                <w:rFonts w:ascii="Times New Roman" w:hAnsi="Times New Roman" w:cs="Times New Roman"/>
                <w:spacing w:val="-2"/>
              </w:rPr>
              <w:t>(95°C)</w:t>
            </w:r>
          </w:p>
        </w:tc>
        <w:tc>
          <w:tcPr>
            <w:tcW w:w="4657" w:type="dxa"/>
            <w:vMerge/>
            <w:tcBorders>
              <w:top w:val="nil"/>
            </w:tcBorders>
            <w:vAlign w:val="center"/>
          </w:tcPr>
          <w:p w14:paraId="0E7F9E12" w14:textId="77777777" w:rsidR="00EC7A40" w:rsidRPr="0022389B" w:rsidRDefault="00EC7A40" w:rsidP="00EA6D5B">
            <w:pPr>
              <w:jc w:val="center"/>
              <w:rPr>
                <w:highlight w:val="yellow"/>
              </w:rPr>
            </w:pPr>
          </w:p>
        </w:tc>
      </w:tr>
      <w:tr w:rsidR="00EC7A40" w:rsidRPr="00EC03AB" w14:paraId="1DD56D2B" w14:textId="77777777" w:rsidTr="00A073DC">
        <w:trPr>
          <w:trHeight w:val="303"/>
        </w:trPr>
        <w:tc>
          <w:tcPr>
            <w:tcW w:w="1755" w:type="dxa"/>
            <w:vMerge w:val="restart"/>
            <w:vAlign w:val="center"/>
          </w:tcPr>
          <w:p w14:paraId="35C7B9EF" w14:textId="77777777"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rPr>
              <w:t>P3</w:t>
            </w:r>
            <w:r w:rsidRPr="0022389B">
              <w:rPr>
                <w:rFonts w:ascii="Times New Roman" w:hAnsi="Times New Roman" w:cs="Times New Roman"/>
                <w:spacing w:val="9"/>
              </w:rPr>
              <w:t xml:space="preserve"> </w:t>
            </w:r>
            <w:r w:rsidRPr="0022389B">
              <w:rPr>
                <w:rFonts w:ascii="Times New Roman" w:hAnsi="Times New Roman" w:cs="Times New Roman"/>
              </w:rPr>
              <w:t>(C-</w:t>
            </w:r>
            <w:r w:rsidRPr="0022389B">
              <w:rPr>
                <w:rFonts w:ascii="Times New Roman" w:hAnsi="Times New Roman" w:cs="Times New Roman"/>
                <w:spacing w:val="-2"/>
              </w:rPr>
              <w:t>1/2Mo)</w:t>
            </w:r>
          </w:p>
        </w:tc>
        <w:tc>
          <w:tcPr>
            <w:tcW w:w="1575" w:type="dxa"/>
            <w:vAlign w:val="center"/>
          </w:tcPr>
          <w:p w14:paraId="4A34E0DD"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≤0.5</w:t>
            </w:r>
            <w:r w:rsidRPr="0022389B">
              <w:rPr>
                <w:rFonts w:ascii="Times New Roman" w:hAnsi="Times New Roman" w:cs="Times New Roman"/>
                <w:spacing w:val="4"/>
              </w:rPr>
              <w:t xml:space="preserve"> </w:t>
            </w:r>
            <w:r w:rsidRPr="0022389B">
              <w:rPr>
                <w:rFonts w:ascii="Times New Roman" w:hAnsi="Times New Roman" w:cs="Times New Roman"/>
              </w:rPr>
              <w:t>inch</w:t>
            </w:r>
            <w:r w:rsidRPr="0022389B">
              <w:rPr>
                <w:rFonts w:ascii="Times New Roman" w:hAnsi="Times New Roman" w:cs="Times New Roman"/>
                <w:spacing w:val="5"/>
              </w:rPr>
              <w:t xml:space="preserve"> </w:t>
            </w:r>
            <w:r w:rsidRPr="0022389B">
              <w:rPr>
                <w:rFonts w:ascii="Times New Roman" w:hAnsi="Times New Roman" w:cs="Times New Roman"/>
                <w:spacing w:val="-2"/>
              </w:rPr>
              <w:t>(13mm)</w:t>
            </w:r>
          </w:p>
        </w:tc>
        <w:tc>
          <w:tcPr>
            <w:tcW w:w="2273" w:type="dxa"/>
            <w:vAlign w:val="center"/>
          </w:tcPr>
          <w:p w14:paraId="69A34C5C" w14:textId="50E10D64" w:rsidR="00EC7A40" w:rsidRPr="0022389B" w:rsidRDefault="00F268A1" w:rsidP="00EA6D5B">
            <w:pPr>
              <w:pStyle w:val="TableParagraph"/>
              <w:spacing w:before="0"/>
              <w:ind w:left="0"/>
              <w:jc w:val="center"/>
              <w:rPr>
                <w:rFonts w:ascii="Times New Roman" w:hAnsi="Times New Roman" w:cs="Times New Roman"/>
              </w:rPr>
            </w:pPr>
            <w:r w:rsidRPr="0022389B">
              <w:rPr>
                <w:rFonts w:ascii="Times New Roman" w:hAnsi="Times New Roman" w:cs="Times New Roman"/>
                <w:lang w:val="ru-RU"/>
              </w:rPr>
              <w:t>7</w:t>
            </w:r>
            <w:r w:rsidR="00EC7A40" w:rsidRPr="0022389B">
              <w:rPr>
                <w:rFonts w:ascii="Times New Roman" w:hAnsi="Times New Roman" w:cs="Times New Roman"/>
              </w:rPr>
              <w:t>0°F</w:t>
            </w:r>
            <w:r w:rsidR="00EC7A40" w:rsidRPr="0022389B">
              <w:rPr>
                <w:rFonts w:ascii="Times New Roman" w:hAnsi="Times New Roman" w:cs="Times New Roman"/>
                <w:spacing w:val="5"/>
              </w:rPr>
              <w:t xml:space="preserve"> </w:t>
            </w:r>
            <w:r w:rsidR="00EC7A40" w:rsidRPr="0022389B">
              <w:rPr>
                <w:rFonts w:ascii="Times New Roman" w:hAnsi="Times New Roman" w:cs="Times New Roman"/>
                <w:spacing w:val="-2"/>
              </w:rPr>
              <w:t>(</w:t>
            </w:r>
            <w:r w:rsidRPr="0022389B">
              <w:rPr>
                <w:rFonts w:ascii="Times New Roman" w:hAnsi="Times New Roman" w:cs="Times New Roman"/>
                <w:spacing w:val="-2"/>
                <w:lang w:val="ru-RU"/>
              </w:rPr>
              <w:t>21</w:t>
            </w:r>
            <w:r w:rsidR="00EC7A40" w:rsidRPr="0022389B">
              <w:rPr>
                <w:rFonts w:ascii="Times New Roman" w:hAnsi="Times New Roman" w:cs="Times New Roman"/>
                <w:spacing w:val="-2"/>
              </w:rPr>
              <w:t>°C)</w:t>
            </w:r>
          </w:p>
        </w:tc>
        <w:tc>
          <w:tcPr>
            <w:tcW w:w="4657" w:type="dxa"/>
            <w:vMerge w:val="restart"/>
            <w:vAlign w:val="center"/>
          </w:tcPr>
          <w:p w14:paraId="38B5499A" w14:textId="1251973C" w:rsidR="00EC7A40" w:rsidRPr="0022389B" w:rsidRDefault="00811233" w:rsidP="00EA6D5B">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spacing w:val="-2"/>
                <w:lang w:val="ru-RU"/>
              </w:rPr>
              <w:t>Оберните в изоляцию и охладите до комнатной температуры.</w:t>
            </w:r>
          </w:p>
        </w:tc>
      </w:tr>
      <w:tr w:rsidR="00EC7A40" w14:paraId="13EB3B1B" w14:textId="77777777" w:rsidTr="00A073DC">
        <w:trPr>
          <w:trHeight w:val="303"/>
        </w:trPr>
        <w:tc>
          <w:tcPr>
            <w:tcW w:w="1755" w:type="dxa"/>
            <w:vMerge/>
            <w:tcBorders>
              <w:top w:val="nil"/>
            </w:tcBorders>
            <w:vAlign w:val="center"/>
          </w:tcPr>
          <w:p w14:paraId="1FC9C465" w14:textId="77777777" w:rsidR="00EC7A40" w:rsidRPr="0022389B" w:rsidRDefault="00EC7A40" w:rsidP="00EA6D5B">
            <w:pPr>
              <w:rPr>
                <w:lang w:val="ru-RU"/>
              </w:rPr>
            </w:pPr>
          </w:p>
        </w:tc>
        <w:tc>
          <w:tcPr>
            <w:tcW w:w="1575" w:type="dxa"/>
            <w:vAlign w:val="center"/>
          </w:tcPr>
          <w:p w14:paraId="1A800BE5"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&gt;0.5</w:t>
            </w:r>
            <w:r w:rsidRPr="0022389B">
              <w:rPr>
                <w:rFonts w:ascii="Times New Roman" w:hAnsi="Times New Roman" w:cs="Times New Roman"/>
                <w:spacing w:val="4"/>
              </w:rPr>
              <w:t xml:space="preserve"> </w:t>
            </w:r>
            <w:r w:rsidRPr="0022389B">
              <w:rPr>
                <w:rFonts w:ascii="Times New Roman" w:hAnsi="Times New Roman" w:cs="Times New Roman"/>
              </w:rPr>
              <w:t>inch</w:t>
            </w:r>
            <w:r w:rsidRPr="0022389B">
              <w:rPr>
                <w:rFonts w:ascii="Times New Roman" w:hAnsi="Times New Roman" w:cs="Times New Roman"/>
                <w:spacing w:val="5"/>
              </w:rPr>
              <w:t xml:space="preserve"> </w:t>
            </w:r>
            <w:r w:rsidRPr="0022389B">
              <w:rPr>
                <w:rFonts w:ascii="Times New Roman" w:hAnsi="Times New Roman" w:cs="Times New Roman"/>
                <w:spacing w:val="-2"/>
              </w:rPr>
              <w:t>(13mm)</w:t>
            </w:r>
          </w:p>
        </w:tc>
        <w:tc>
          <w:tcPr>
            <w:tcW w:w="2273" w:type="dxa"/>
            <w:vAlign w:val="center"/>
          </w:tcPr>
          <w:p w14:paraId="3D550252"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200°F</w:t>
            </w:r>
            <w:r w:rsidRPr="0022389B">
              <w:rPr>
                <w:rFonts w:ascii="Times New Roman" w:hAnsi="Times New Roman" w:cs="Times New Roman"/>
                <w:spacing w:val="6"/>
              </w:rPr>
              <w:t xml:space="preserve"> </w:t>
            </w:r>
            <w:r w:rsidRPr="0022389B">
              <w:rPr>
                <w:rFonts w:ascii="Times New Roman" w:hAnsi="Times New Roman" w:cs="Times New Roman"/>
                <w:spacing w:val="-2"/>
              </w:rPr>
              <w:t>(95°C)</w:t>
            </w:r>
          </w:p>
        </w:tc>
        <w:tc>
          <w:tcPr>
            <w:tcW w:w="4657" w:type="dxa"/>
            <w:vMerge/>
            <w:tcBorders>
              <w:top w:val="nil"/>
            </w:tcBorders>
            <w:vAlign w:val="center"/>
          </w:tcPr>
          <w:p w14:paraId="0146CB20" w14:textId="77777777" w:rsidR="00EC7A40" w:rsidRPr="0022389B" w:rsidRDefault="00EC7A40" w:rsidP="00EA6D5B">
            <w:pPr>
              <w:jc w:val="center"/>
              <w:rPr>
                <w:highlight w:val="yellow"/>
              </w:rPr>
            </w:pPr>
          </w:p>
        </w:tc>
      </w:tr>
      <w:tr w:rsidR="00EC7A40" w:rsidRPr="00EC03AB" w14:paraId="00D662E4" w14:textId="77777777" w:rsidTr="00A073DC">
        <w:trPr>
          <w:trHeight w:val="303"/>
        </w:trPr>
        <w:tc>
          <w:tcPr>
            <w:tcW w:w="1755" w:type="dxa"/>
            <w:vAlign w:val="center"/>
          </w:tcPr>
          <w:p w14:paraId="4247424B" w14:textId="77777777"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rPr>
              <w:t>P4</w:t>
            </w:r>
            <w:r w:rsidRPr="0022389B">
              <w:rPr>
                <w:rFonts w:ascii="Times New Roman" w:hAnsi="Times New Roman" w:cs="Times New Roman"/>
                <w:spacing w:val="18"/>
              </w:rPr>
              <w:t xml:space="preserve"> </w:t>
            </w:r>
            <w:r w:rsidRPr="0022389B">
              <w:rPr>
                <w:rFonts w:ascii="Times New Roman" w:hAnsi="Times New Roman" w:cs="Times New Roman"/>
              </w:rPr>
              <w:t>(1-1/4Cr-</w:t>
            </w:r>
            <w:r w:rsidRPr="0022389B">
              <w:rPr>
                <w:rFonts w:ascii="Times New Roman" w:hAnsi="Times New Roman" w:cs="Times New Roman"/>
                <w:spacing w:val="-2"/>
              </w:rPr>
              <w:t>1/2Mo)</w:t>
            </w:r>
          </w:p>
        </w:tc>
        <w:tc>
          <w:tcPr>
            <w:tcW w:w="1575" w:type="dxa"/>
            <w:vAlign w:val="center"/>
          </w:tcPr>
          <w:p w14:paraId="42C7012A" w14:textId="4460125D" w:rsidR="00EC7A40" w:rsidRPr="0022389B" w:rsidRDefault="00371B2C" w:rsidP="00EA6D5B">
            <w:pPr>
              <w:pStyle w:val="TableParagraph"/>
              <w:spacing w:before="0"/>
              <w:ind w:left="0"/>
              <w:jc w:val="center"/>
              <w:rPr>
                <w:rFonts w:ascii="Times New Roman" w:hAnsi="Times New Roman" w:cs="Times New Roman"/>
                <w:lang w:val="ru-RU"/>
              </w:rPr>
            </w:pPr>
            <w:r w:rsidRPr="0022389B">
              <w:rPr>
                <w:rFonts w:ascii="Times New Roman" w:hAnsi="Times New Roman" w:cs="Times New Roman"/>
                <w:spacing w:val="-5"/>
                <w:lang w:val="ru-RU"/>
              </w:rPr>
              <w:t>все</w:t>
            </w:r>
          </w:p>
        </w:tc>
        <w:tc>
          <w:tcPr>
            <w:tcW w:w="2273" w:type="dxa"/>
            <w:vAlign w:val="center"/>
          </w:tcPr>
          <w:p w14:paraId="6784762E" w14:textId="31445F31" w:rsidR="00EC7A40" w:rsidRPr="0022389B" w:rsidRDefault="009A3EA6" w:rsidP="00EA6D5B">
            <w:pPr>
              <w:pStyle w:val="TableParagraph"/>
              <w:spacing w:before="0"/>
              <w:ind w:left="0"/>
              <w:jc w:val="center"/>
              <w:rPr>
                <w:rFonts w:ascii="Times New Roman" w:hAnsi="Times New Roman" w:cs="Times New Roman"/>
              </w:rPr>
            </w:pPr>
            <w:r w:rsidRPr="0022389B">
              <w:rPr>
                <w:rFonts w:ascii="Times New Roman" w:hAnsi="Times New Roman" w:cs="Times New Roman"/>
                <w:lang w:val="ru-RU"/>
              </w:rPr>
              <w:t>3</w:t>
            </w:r>
            <w:r w:rsidR="00EC7A40" w:rsidRPr="0022389B">
              <w:rPr>
                <w:rFonts w:ascii="Times New Roman" w:hAnsi="Times New Roman" w:cs="Times New Roman"/>
              </w:rPr>
              <w:t>50°F</w:t>
            </w:r>
            <w:r w:rsidR="00EC7A40" w:rsidRPr="0022389B">
              <w:rPr>
                <w:rFonts w:ascii="Times New Roman" w:hAnsi="Times New Roman" w:cs="Times New Roman"/>
                <w:spacing w:val="6"/>
              </w:rPr>
              <w:t xml:space="preserve"> </w:t>
            </w:r>
            <w:r w:rsidR="00EC7A40" w:rsidRPr="0022389B">
              <w:rPr>
                <w:rFonts w:ascii="Times New Roman" w:hAnsi="Times New Roman" w:cs="Times New Roman"/>
                <w:spacing w:val="-2"/>
              </w:rPr>
              <w:t>(1</w:t>
            </w:r>
            <w:r w:rsidRPr="0022389B">
              <w:rPr>
                <w:rFonts w:ascii="Times New Roman" w:hAnsi="Times New Roman" w:cs="Times New Roman"/>
                <w:spacing w:val="-2"/>
                <w:lang w:val="ru-RU"/>
              </w:rPr>
              <w:t>77</w:t>
            </w:r>
            <w:r w:rsidR="00EC7A40" w:rsidRPr="0022389B">
              <w:rPr>
                <w:rFonts w:ascii="Times New Roman" w:hAnsi="Times New Roman" w:cs="Times New Roman"/>
                <w:spacing w:val="-2"/>
              </w:rPr>
              <w:t>°C)</w:t>
            </w:r>
          </w:p>
        </w:tc>
        <w:tc>
          <w:tcPr>
            <w:tcW w:w="4657" w:type="dxa"/>
            <w:vAlign w:val="center"/>
          </w:tcPr>
          <w:p w14:paraId="5FB6BF51" w14:textId="052B60F5" w:rsidR="00EC7A40" w:rsidRPr="0022389B" w:rsidRDefault="00811233" w:rsidP="00EA6D5B">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spacing w:val="-2"/>
                <w:lang w:val="ru-RU"/>
              </w:rPr>
              <w:t>Оберните в изоляцию и охладите до комнатной температуры.</w:t>
            </w:r>
          </w:p>
        </w:tc>
      </w:tr>
      <w:tr w:rsidR="00EC7A40" w:rsidRPr="00EC03AB" w14:paraId="6EBFE350" w14:textId="77777777" w:rsidTr="00A073DC">
        <w:trPr>
          <w:trHeight w:val="595"/>
        </w:trPr>
        <w:tc>
          <w:tcPr>
            <w:tcW w:w="1755" w:type="dxa"/>
            <w:vAlign w:val="center"/>
          </w:tcPr>
          <w:p w14:paraId="3B9C7DD9" w14:textId="4F401AC0"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rPr>
              <w:t>P5A</w:t>
            </w:r>
            <w:r w:rsidRPr="0022389B">
              <w:rPr>
                <w:rFonts w:ascii="Times New Roman" w:hAnsi="Times New Roman" w:cs="Times New Roman"/>
                <w:spacing w:val="19"/>
              </w:rPr>
              <w:t xml:space="preserve"> </w:t>
            </w:r>
            <w:r w:rsidRPr="0022389B">
              <w:rPr>
                <w:rFonts w:ascii="Times New Roman" w:hAnsi="Times New Roman" w:cs="Times New Roman"/>
              </w:rPr>
              <w:t>(2-1/4Cr-</w:t>
            </w:r>
            <w:r w:rsidRPr="0022389B">
              <w:rPr>
                <w:rFonts w:ascii="Times New Roman" w:hAnsi="Times New Roman" w:cs="Times New Roman"/>
                <w:spacing w:val="-4"/>
              </w:rPr>
              <w:t>1M</w:t>
            </w:r>
            <w:r w:rsidR="00F22B2B">
              <w:rPr>
                <w:rFonts w:ascii="Times New Roman" w:hAnsi="Times New Roman" w:cs="Times New Roman"/>
                <w:spacing w:val="-4"/>
              </w:rPr>
              <w:t>o</w:t>
            </w:r>
            <w:r w:rsidRPr="0022389B">
              <w:rPr>
                <w:rFonts w:ascii="Times New Roman" w:hAnsi="Times New Roman" w:cs="Times New Roman"/>
                <w:spacing w:val="-4"/>
              </w:rPr>
              <w:t>)</w:t>
            </w:r>
          </w:p>
        </w:tc>
        <w:tc>
          <w:tcPr>
            <w:tcW w:w="1575" w:type="dxa"/>
            <w:vAlign w:val="center"/>
          </w:tcPr>
          <w:p w14:paraId="7D94D06F" w14:textId="135D3C49" w:rsidR="00EC7A40" w:rsidRPr="0022389B" w:rsidRDefault="00371B2C" w:rsidP="00EA6D5B">
            <w:pPr>
              <w:pStyle w:val="TableParagraph"/>
              <w:spacing w:before="0"/>
              <w:ind w:left="0"/>
              <w:jc w:val="center"/>
              <w:rPr>
                <w:rFonts w:ascii="Times New Roman" w:hAnsi="Times New Roman" w:cs="Times New Roman"/>
              </w:rPr>
            </w:pPr>
            <w:r w:rsidRPr="0022389B">
              <w:rPr>
                <w:rFonts w:ascii="Times New Roman" w:hAnsi="Times New Roman" w:cs="Times New Roman"/>
                <w:spacing w:val="-5"/>
              </w:rPr>
              <w:t>все</w:t>
            </w:r>
          </w:p>
        </w:tc>
        <w:tc>
          <w:tcPr>
            <w:tcW w:w="2273" w:type="dxa"/>
            <w:vAlign w:val="center"/>
          </w:tcPr>
          <w:p w14:paraId="510D3F7D" w14:textId="7D713D78" w:rsidR="00EC7A40" w:rsidRPr="0022389B" w:rsidRDefault="00115E78" w:rsidP="00EA6D5B">
            <w:pPr>
              <w:pStyle w:val="TableParagraph"/>
              <w:spacing w:before="0"/>
              <w:ind w:left="0"/>
              <w:jc w:val="center"/>
              <w:rPr>
                <w:rFonts w:ascii="Times New Roman" w:hAnsi="Times New Roman" w:cs="Times New Roman"/>
              </w:rPr>
            </w:pPr>
            <w:r w:rsidRPr="0022389B">
              <w:rPr>
                <w:rFonts w:ascii="Times New Roman" w:hAnsi="Times New Roman" w:cs="Times New Roman"/>
                <w:lang w:val="ru-RU"/>
              </w:rPr>
              <w:t>350</w:t>
            </w:r>
            <w:r w:rsidR="00EC7A40" w:rsidRPr="0022389B">
              <w:rPr>
                <w:rFonts w:ascii="Times New Roman" w:hAnsi="Times New Roman" w:cs="Times New Roman"/>
              </w:rPr>
              <w:t>°F</w:t>
            </w:r>
            <w:r w:rsidR="00EC7A40" w:rsidRPr="0022389B">
              <w:rPr>
                <w:rFonts w:ascii="Times New Roman" w:hAnsi="Times New Roman" w:cs="Times New Roman"/>
                <w:spacing w:val="6"/>
              </w:rPr>
              <w:t xml:space="preserve"> </w:t>
            </w:r>
            <w:r w:rsidR="00EC7A40" w:rsidRPr="0022389B">
              <w:rPr>
                <w:rFonts w:ascii="Times New Roman" w:hAnsi="Times New Roman" w:cs="Times New Roman"/>
                <w:spacing w:val="-2"/>
              </w:rPr>
              <w:t>(</w:t>
            </w:r>
            <w:r w:rsidRPr="0022389B">
              <w:rPr>
                <w:rFonts w:ascii="Times New Roman" w:hAnsi="Times New Roman" w:cs="Times New Roman"/>
                <w:spacing w:val="-2"/>
                <w:lang w:val="ru-RU"/>
              </w:rPr>
              <w:t>177</w:t>
            </w:r>
            <w:r w:rsidR="00EC7A40" w:rsidRPr="0022389B">
              <w:rPr>
                <w:rFonts w:ascii="Times New Roman" w:hAnsi="Times New Roman" w:cs="Times New Roman"/>
                <w:spacing w:val="-2"/>
              </w:rPr>
              <w:t>°C)</w:t>
            </w:r>
          </w:p>
        </w:tc>
        <w:tc>
          <w:tcPr>
            <w:tcW w:w="4657" w:type="dxa"/>
            <w:vAlign w:val="center"/>
          </w:tcPr>
          <w:p w14:paraId="12CD72F5" w14:textId="2F445619" w:rsidR="00EC7A40" w:rsidRPr="0022389B" w:rsidRDefault="00811233" w:rsidP="00B146BA">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spacing w:val="-2"/>
                <w:lang w:val="ru-RU"/>
              </w:rPr>
              <w:t>Оберните в изоляцию и охладите до комнатной температуры.</w:t>
            </w:r>
            <w:r w:rsidR="00B146BA" w:rsidRPr="0022389B">
              <w:rPr>
                <w:rFonts w:ascii="Times New Roman" w:hAnsi="Times New Roman" w:cs="Times New Roman"/>
                <w:lang w:val="ru-RU"/>
              </w:rPr>
              <w:t xml:space="preserve"> </w:t>
            </w:r>
            <w:r w:rsidR="005B0433" w:rsidRPr="0022389B">
              <w:rPr>
                <w:rFonts w:ascii="Times New Roman" w:hAnsi="Times New Roman" w:cs="Times New Roman"/>
                <w:spacing w:val="-2"/>
                <w:lang w:val="ru-RU"/>
              </w:rPr>
              <w:t xml:space="preserve">Проведите </w:t>
            </w:r>
            <w:r w:rsidR="00A47C0A" w:rsidRPr="0022389B">
              <w:rPr>
                <w:rFonts w:ascii="Times New Roman" w:hAnsi="Times New Roman" w:cs="Times New Roman"/>
                <w:spacing w:val="-2"/>
                <w:lang w:val="ru-RU"/>
              </w:rPr>
              <w:t>дополнительный нагрев/ дегидрогенизационн</w:t>
            </w:r>
            <w:r w:rsidR="000F7D9E" w:rsidRPr="0022389B">
              <w:rPr>
                <w:rFonts w:ascii="Times New Roman" w:hAnsi="Times New Roman" w:cs="Times New Roman"/>
                <w:spacing w:val="-2"/>
                <w:lang w:val="ru-RU"/>
              </w:rPr>
              <w:t>ую</w:t>
            </w:r>
            <w:r w:rsidR="00A47C0A" w:rsidRPr="0022389B">
              <w:rPr>
                <w:rFonts w:ascii="Times New Roman" w:hAnsi="Times New Roman" w:cs="Times New Roman"/>
                <w:spacing w:val="-2"/>
                <w:lang w:val="ru-RU"/>
              </w:rPr>
              <w:t xml:space="preserve"> термообработк</w:t>
            </w:r>
            <w:r w:rsidR="000F7D9E" w:rsidRPr="0022389B">
              <w:rPr>
                <w:rFonts w:ascii="Times New Roman" w:hAnsi="Times New Roman" w:cs="Times New Roman"/>
                <w:spacing w:val="-2"/>
                <w:lang w:val="ru-RU"/>
              </w:rPr>
              <w:t>у</w:t>
            </w:r>
            <w:r w:rsidR="00A47C0A" w:rsidRPr="0022389B">
              <w:rPr>
                <w:rFonts w:ascii="Times New Roman" w:hAnsi="Times New Roman" w:cs="Times New Roman"/>
                <w:spacing w:val="-2"/>
                <w:lang w:val="ru-RU"/>
              </w:rPr>
              <w:t xml:space="preserve"> (ДГТО) </w:t>
            </w:r>
            <w:r w:rsidR="005B0433" w:rsidRPr="0022389B">
              <w:rPr>
                <w:rFonts w:ascii="Times New Roman" w:hAnsi="Times New Roman" w:cs="Times New Roman"/>
                <w:spacing w:val="-2"/>
                <w:lang w:val="ru-RU"/>
              </w:rPr>
              <w:t>(</w:t>
            </w:r>
            <w:r w:rsidR="005B0433" w:rsidRPr="0022389B">
              <w:rPr>
                <w:rFonts w:ascii="Times New Roman" w:hAnsi="Times New Roman" w:cs="Times New Roman"/>
                <w:spacing w:val="-2"/>
              </w:rPr>
              <w:t>DHT</w:t>
            </w:r>
            <w:r w:rsidR="005B0433" w:rsidRPr="0022389B">
              <w:rPr>
                <w:rFonts w:ascii="Times New Roman" w:hAnsi="Times New Roman" w:cs="Times New Roman"/>
                <w:spacing w:val="-2"/>
                <w:lang w:val="ru-RU"/>
              </w:rPr>
              <w:t>).</w:t>
            </w:r>
          </w:p>
        </w:tc>
      </w:tr>
      <w:tr w:rsidR="00EC7A40" w:rsidRPr="00EC03AB" w14:paraId="732656D6" w14:textId="77777777" w:rsidTr="00A073DC">
        <w:trPr>
          <w:trHeight w:val="857"/>
        </w:trPr>
        <w:tc>
          <w:tcPr>
            <w:tcW w:w="1755" w:type="dxa"/>
            <w:vAlign w:val="center"/>
          </w:tcPr>
          <w:p w14:paraId="52806AC0" w14:textId="77777777"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rPr>
              <w:t>P5B</w:t>
            </w:r>
            <w:r w:rsidRPr="0022389B">
              <w:rPr>
                <w:rFonts w:ascii="Times New Roman" w:hAnsi="Times New Roman" w:cs="Times New Roman"/>
                <w:spacing w:val="13"/>
              </w:rPr>
              <w:t xml:space="preserve"> </w:t>
            </w:r>
            <w:r w:rsidRPr="0022389B">
              <w:rPr>
                <w:rFonts w:ascii="Times New Roman" w:hAnsi="Times New Roman" w:cs="Times New Roman"/>
              </w:rPr>
              <w:t>(9Cr-</w:t>
            </w:r>
            <w:r w:rsidRPr="0022389B">
              <w:rPr>
                <w:rFonts w:ascii="Times New Roman" w:hAnsi="Times New Roman" w:cs="Times New Roman"/>
                <w:spacing w:val="-4"/>
              </w:rPr>
              <w:t>1Mo)</w:t>
            </w:r>
          </w:p>
        </w:tc>
        <w:tc>
          <w:tcPr>
            <w:tcW w:w="1575" w:type="dxa"/>
            <w:vAlign w:val="center"/>
          </w:tcPr>
          <w:p w14:paraId="238C16CD" w14:textId="0B01B759" w:rsidR="00EC7A40" w:rsidRPr="0022389B" w:rsidRDefault="00371B2C" w:rsidP="00EA6D5B">
            <w:pPr>
              <w:pStyle w:val="TableParagraph"/>
              <w:spacing w:before="0"/>
              <w:ind w:left="0"/>
              <w:jc w:val="center"/>
              <w:rPr>
                <w:rFonts w:ascii="Times New Roman" w:hAnsi="Times New Roman" w:cs="Times New Roman"/>
                <w:highlight w:val="yellow"/>
              </w:rPr>
            </w:pPr>
            <w:r w:rsidRPr="0022389B">
              <w:rPr>
                <w:rFonts w:ascii="Times New Roman" w:hAnsi="Times New Roman" w:cs="Times New Roman"/>
                <w:spacing w:val="-5"/>
              </w:rPr>
              <w:t>все</w:t>
            </w:r>
          </w:p>
        </w:tc>
        <w:tc>
          <w:tcPr>
            <w:tcW w:w="2273" w:type="dxa"/>
            <w:vAlign w:val="center"/>
          </w:tcPr>
          <w:p w14:paraId="50538226"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450°F</w:t>
            </w:r>
            <w:r w:rsidRPr="0022389B">
              <w:rPr>
                <w:rFonts w:ascii="Times New Roman" w:hAnsi="Times New Roman" w:cs="Times New Roman"/>
                <w:spacing w:val="6"/>
              </w:rPr>
              <w:t xml:space="preserve"> </w:t>
            </w:r>
            <w:r w:rsidRPr="0022389B">
              <w:rPr>
                <w:rFonts w:ascii="Times New Roman" w:hAnsi="Times New Roman" w:cs="Times New Roman"/>
                <w:spacing w:val="-2"/>
              </w:rPr>
              <w:t>(235°C)</w:t>
            </w:r>
          </w:p>
        </w:tc>
        <w:tc>
          <w:tcPr>
            <w:tcW w:w="4657" w:type="dxa"/>
            <w:vAlign w:val="center"/>
          </w:tcPr>
          <w:p w14:paraId="2EB4D72E" w14:textId="4C33C99A" w:rsidR="00EC7A40" w:rsidRPr="0022389B" w:rsidRDefault="000F7D9E" w:rsidP="00EA6D5B">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spacing w:val="-2"/>
                <w:lang w:val="ru-RU"/>
              </w:rPr>
              <w:t>Оберните в изоляцию и охладите до комнатной температуры.</w:t>
            </w:r>
          </w:p>
          <w:p w14:paraId="6AAFBE59" w14:textId="1B27ACEE" w:rsidR="00EC7A40" w:rsidRPr="0022389B" w:rsidRDefault="000F7D9E" w:rsidP="00EA6D5B">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lang w:val="ru-RU"/>
              </w:rPr>
              <w:t>Проведите дополнительный нагрев/ дегидрогенизационную термообработку (ДГТО) (</w:t>
            </w:r>
            <w:r w:rsidRPr="0022389B">
              <w:rPr>
                <w:rFonts w:ascii="Times New Roman" w:hAnsi="Times New Roman" w:cs="Times New Roman"/>
              </w:rPr>
              <w:t>DHT</w:t>
            </w:r>
            <w:r w:rsidRPr="0022389B">
              <w:rPr>
                <w:rFonts w:ascii="Times New Roman" w:hAnsi="Times New Roman" w:cs="Times New Roman"/>
                <w:lang w:val="ru-RU"/>
              </w:rPr>
              <w:t>) или</w:t>
            </w:r>
            <w:r w:rsidR="00297FC3" w:rsidRPr="0022389B">
              <w:rPr>
                <w:lang w:val="ru-RU"/>
              </w:rPr>
              <w:t xml:space="preserve"> </w:t>
            </w:r>
            <w:r w:rsidR="00EF5E02" w:rsidRPr="0022389B">
              <w:rPr>
                <w:rFonts w:ascii="Times New Roman" w:hAnsi="Times New Roman" w:cs="Times New Roman"/>
              </w:rPr>
              <w:t>c</w:t>
            </w:r>
            <w:r w:rsidR="00297FC3" w:rsidRPr="0022389B">
              <w:rPr>
                <w:rFonts w:ascii="Times New Roman" w:hAnsi="Times New Roman" w:cs="Times New Roman"/>
                <w:lang w:val="ru-RU"/>
              </w:rPr>
              <w:t xml:space="preserve">нятие промежуточного напряжения </w:t>
            </w:r>
            <w:r w:rsidR="00EF5E02" w:rsidRPr="0022389B">
              <w:rPr>
                <w:rFonts w:ascii="Times New Roman" w:hAnsi="Times New Roman" w:cs="Times New Roman"/>
                <w:lang w:val="ru-RU"/>
              </w:rPr>
              <w:t xml:space="preserve">(СПН) </w:t>
            </w:r>
            <w:r w:rsidR="00297FC3" w:rsidRPr="0022389B">
              <w:rPr>
                <w:rFonts w:ascii="Times New Roman" w:hAnsi="Times New Roman" w:cs="Times New Roman"/>
                <w:lang w:val="ru-RU"/>
              </w:rPr>
              <w:t>(ISR).</w:t>
            </w:r>
          </w:p>
        </w:tc>
      </w:tr>
      <w:tr w:rsidR="00EC7A40" w:rsidRPr="00FA178B" w14:paraId="5A2EFF5A" w14:textId="77777777" w:rsidTr="00A073DC">
        <w:trPr>
          <w:trHeight w:val="303"/>
        </w:trPr>
        <w:tc>
          <w:tcPr>
            <w:tcW w:w="1755" w:type="dxa"/>
            <w:vAlign w:val="center"/>
          </w:tcPr>
          <w:p w14:paraId="20DE4F46" w14:textId="5FCFA91D" w:rsidR="00EC7A40" w:rsidRPr="0022389B" w:rsidRDefault="00EC7A40" w:rsidP="00EA6D5B">
            <w:pPr>
              <w:pStyle w:val="TableParagraph"/>
              <w:spacing w:before="0"/>
              <w:ind w:left="0"/>
              <w:rPr>
                <w:rFonts w:ascii="Times New Roman" w:hAnsi="Times New Roman" w:cs="Times New Roman"/>
                <w:lang w:val="ru-RU"/>
              </w:rPr>
            </w:pPr>
            <w:r w:rsidRPr="0022389B">
              <w:rPr>
                <w:rFonts w:ascii="Times New Roman" w:hAnsi="Times New Roman" w:cs="Times New Roman"/>
              </w:rPr>
              <w:t>P</w:t>
            </w:r>
            <w:r w:rsidRPr="0022389B">
              <w:rPr>
                <w:rFonts w:ascii="Times New Roman" w:hAnsi="Times New Roman" w:cs="Times New Roman"/>
                <w:lang w:val="ru-RU"/>
              </w:rPr>
              <w:t>8</w:t>
            </w:r>
            <w:r w:rsidRPr="0022389B">
              <w:rPr>
                <w:rFonts w:ascii="Times New Roman" w:hAnsi="Times New Roman" w:cs="Times New Roman"/>
                <w:spacing w:val="11"/>
                <w:lang w:val="ru-RU"/>
              </w:rPr>
              <w:t xml:space="preserve"> </w:t>
            </w:r>
            <w:r w:rsidRPr="0022389B">
              <w:rPr>
                <w:rFonts w:ascii="Times New Roman" w:hAnsi="Times New Roman" w:cs="Times New Roman"/>
                <w:lang w:val="ru-RU"/>
              </w:rPr>
              <w:t>(</w:t>
            </w:r>
            <w:r w:rsidR="001A4280" w:rsidRPr="0022389B">
              <w:rPr>
                <w:rFonts w:ascii="Times New Roman" w:hAnsi="Times New Roman" w:cs="Times New Roman"/>
                <w:spacing w:val="-5"/>
                <w:lang w:val="ru-RU"/>
              </w:rPr>
              <w:t>а</w:t>
            </w:r>
            <w:r w:rsidR="005D3612" w:rsidRPr="0022389B">
              <w:rPr>
                <w:rFonts w:ascii="Times New Roman" w:hAnsi="Times New Roman" w:cs="Times New Roman"/>
                <w:spacing w:val="-5"/>
                <w:lang w:val="ru-RU"/>
              </w:rPr>
              <w:t>устенитная нержавеющая сталь</w:t>
            </w:r>
            <w:r w:rsidRPr="0022389B">
              <w:rPr>
                <w:rFonts w:ascii="Times New Roman" w:hAnsi="Times New Roman" w:cs="Times New Roman"/>
                <w:spacing w:val="-5"/>
                <w:lang w:val="ru-RU"/>
              </w:rPr>
              <w:t>)</w:t>
            </w:r>
          </w:p>
        </w:tc>
        <w:tc>
          <w:tcPr>
            <w:tcW w:w="1575" w:type="dxa"/>
            <w:vAlign w:val="center"/>
          </w:tcPr>
          <w:p w14:paraId="0B93E9E7" w14:textId="39EA5383" w:rsidR="00EC7A40" w:rsidRPr="0022389B" w:rsidRDefault="00371B2C" w:rsidP="00EA6D5B">
            <w:pPr>
              <w:pStyle w:val="TableParagraph"/>
              <w:spacing w:before="0"/>
              <w:ind w:left="0"/>
              <w:jc w:val="center"/>
              <w:rPr>
                <w:rFonts w:ascii="Times New Roman" w:hAnsi="Times New Roman" w:cs="Times New Roman"/>
                <w:highlight w:val="yellow"/>
              </w:rPr>
            </w:pPr>
            <w:r w:rsidRPr="0022389B">
              <w:rPr>
                <w:rFonts w:ascii="Times New Roman" w:hAnsi="Times New Roman" w:cs="Times New Roman"/>
                <w:spacing w:val="-5"/>
              </w:rPr>
              <w:t>все</w:t>
            </w:r>
          </w:p>
        </w:tc>
        <w:tc>
          <w:tcPr>
            <w:tcW w:w="2273" w:type="dxa"/>
            <w:vAlign w:val="center"/>
          </w:tcPr>
          <w:p w14:paraId="4481029B"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50°F</w:t>
            </w:r>
            <w:r w:rsidRPr="0022389B">
              <w:rPr>
                <w:rFonts w:ascii="Times New Roman" w:hAnsi="Times New Roman" w:cs="Times New Roman"/>
                <w:spacing w:val="5"/>
              </w:rPr>
              <w:t xml:space="preserve"> </w:t>
            </w:r>
            <w:r w:rsidRPr="0022389B">
              <w:rPr>
                <w:rFonts w:ascii="Times New Roman" w:hAnsi="Times New Roman" w:cs="Times New Roman"/>
                <w:spacing w:val="-2"/>
              </w:rPr>
              <w:t>(10°C)</w:t>
            </w:r>
          </w:p>
        </w:tc>
        <w:tc>
          <w:tcPr>
            <w:tcW w:w="4657" w:type="dxa"/>
            <w:vAlign w:val="center"/>
          </w:tcPr>
          <w:p w14:paraId="244DDD49" w14:textId="2C3213E6" w:rsidR="00EC7A40" w:rsidRPr="0022389B" w:rsidRDefault="00887E3D" w:rsidP="00EA6D5B">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spacing w:val="-2"/>
                <w:lang w:val="ru-RU"/>
              </w:rPr>
              <w:t>Д</w:t>
            </w:r>
            <w:r w:rsidR="00FA178B" w:rsidRPr="0022389B">
              <w:rPr>
                <w:rFonts w:ascii="Times New Roman" w:hAnsi="Times New Roman" w:cs="Times New Roman"/>
                <w:spacing w:val="-2"/>
                <w:lang w:val="ru-RU"/>
              </w:rPr>
              <w:t>ействие не требуется</w:t>
            </w:r>
          </w:p>
        </w:tc>
      </w:tr>
      <w:tr w:rsidR="00887E3D" w:rsidRPr="007E4A07" w14:paraId="6F08A927" w14:textId="77777777" w:rsidTr="00A073DC">
        <w:trPr>
          <w:trHeight w:val="303"/>
        </w:trPr>
        <w:tc>
          <w:tcPr>
            <w:tcW w:w="1755" w:type="dxa"/>
            <w:vAlign w:val="center"/>
          </w:tcPr>
          <w:p w14:paraId="5807049F" w14:textId="0D6ADC79" w:rsidR="00887E3D" w:rsidRPr="0022389B" w:rsidRDefault="00887E3D" w:rsidP="00887E3D">
            <w:pPr>
              <w:pStyle w:val="TableParagraph"/>
              <w:spacing w:before="0"/>
              <w:ind w:left="0"/>
              <w:rPr>
                <w:rFonts w:ascii="Times New Roman" w:hAnsi="Times New Roman" w:cs="Times New Roman"/>
                <w:lang w:val="ru-RU"/>
              </w:rPr>
            </w:pPr>
            <w:r w:rsidRPr="0022389B">
              <w:rPr>
                <w:rFonts w:ascii="Times New Roman" w:hAnsi="Times New Roman" w:cs="Times New Roman"/>
              </w:rPr>
              <w:t>P</w:t>
            </w:r>
            <w:r w:rsidRPr="0022389B">
              <w:rPr>
                <w:rFonts w:ascii="Times New Roman" w:hAnsi="Times New Roman" w:cs="Times New Roman"/>
                <w:lang w:val="ru-RU"/>
              </w:rPr>
              <w:t>10</w:t>
            </w:r>
            <w:r w:rsidRPr="0022389B">
              <w:rPr>
                <w:rFonts w:ascii="Times New Roman" w:hAnsi="Times New Roman" w:cs="Times New Roman"/>
              </w:rPr>
              <w:t>H</w:t>
            </w:r>
            <w:r w:rsidRPr="0022389B">
              <w:rPr>
                <w:rFonts w:ascii="Times New Roman" w:hAnsi="Times New Roman" w:cs="Times New Roman"/>
                <w:spacing w:val="10"/>
                <w:lang w:val="ru-RU"/>
              </w:rPr>
              <w:t xml:space="preserve"> </w:t>
            </w:r>
            <w:r w:rsidRPr="0022389B">
              <w:rPr>
                <w:rFonts w:ascii="Times New Roman" w:hAnsi="Times New Roman" w:cs="Times New Roman"/>
                <w:lang w:val="ru-RU"/>
              </w:rPr>
              <w:t>(</w:t>
            </w:r>
            <w:r w:rsidRPr="0022389B">
              <w:rPr>
                <w:rFonts w:ascii="Times New Roman" w:hAnsi="Times New Roman" w:cs="Times New Roman"/>
                <w:spacing w:val="-5"/>
                <w:lang w:val="ru-RU"/>
              </w:rPr>
              <w:t>дуплексная нержавеющая сталь)</w:t>
            </w:r>
          </w:p>
        </w:tc>
        <w:tc>
          <w:tcPr>
            <w:tcW w:w="1575" w:type="dxa"/>
            <w:vAlign w:val="center"/>
          </w:tcPr>
          <w:p w14:paraId="20493B4E" w14:textId="4B896B55" w:rsidR="00887E3D" w:rsidRPr="0022389B" w:rsidRDefault="00887E3D" w:rsidP="00887E3D">
            <w:pPr>
              <w:pStyle w:val="TableParagraph"/>
              <w:spacing w:before="0"/>
              <w:ind w:left="0"/>
              <w:jc w:val="center"/>
              <w:rPr>
                <w:rFonts w:ascii="Times New Roman" w:hAnsi="Times New Roman" w:cs="Times New Roman"/>
                <w:highlight w:val="yellow"/>
              </w:rPr>
            </w:pPr>
            <w:r w:rsidRPr="0022389B">
              <w:rPr>
                <w:rFonts w:ascii="Times New Roman" w:hAnsi="Times New Roman" w:cs="Times New Roman"/>
                <w:spacing w:val="-5"/>
              </w:rPr>
              <w:t>все</w:t>
            </w:r>
          </w:p>
        </w:tc>
        <w:tc>
          <w:tcPr>
            <w:tcW w:w="2273" w:type="dxa"/>
            <w:vAlign w:val="center"/>
          </w:tcPr>
          <w:p w14:paraId="3474D642" w14:textId="77777777" w:rsidR="00887E3D" w:rsidRPr="0022389B" w:rsidRDefault="00887E3D" w:rsidP="00887E3D">
            <w:pPr>
              <w:pStyle w:val="TableParagraph"/>
              <w:spacing w:before="0"/>
              <w:ind w:left="0"/>
              <w:jc w:val="center"/>
              <w:rPr>
                <w:rFonts w:ascii="Times New Roman" w:hAnsi="Times New Roman" w:cs="Times New Roman"/>
              </w:rPr>
            </w:pPr>
            <w:r w:rsidRPr="0022389B">
              <w:rPr>
                <w:rFonts w:ascii="Times New Roman" w:hAnsi="Times New Roman" w:cs="Times New Roman"/>
              </w:rPr>
              <w:t>50°F</w:t>
            </w:r>
            <w:r w:rsidRPr="0022389B">
              <w:rPr>
                <w:rFonts w:ascii="Times New Roman" w:hAnsi="Times New Roman" w:cs="Times New Roman"/>
                <w:spacing w:val="5"/>
              </w:rPr>
              <w:t xml:space="preserve"> </w:t>
            </w:r>
            <w:r w:rsidRPr="0022389B">
              <w:rPr>
                <w:rFonts w:ascii="Times New Roman" w:hAnsi="Times New Roman" w:cs="Times New Roman"/>
                <w:spacing w:val="-2"/>
              </w:rPr>
              <w:t>(10°C)</w:t>
            </w:r>
          </w:p>
        </w:tc>
        <w:tc>
          <w:tcPr>
            <w:tcW w:w="4657" w:type="dxa"/>
          </w:tcPr>
          <w:p w14:paraId="014C814A" w14:textId="7B8B618E" w:rsidR="00887E3D" w:rsidRPr="0022389B" w:rsidRDefault="00887E3D" w:rsidP="00887E3D">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spacing w:val="-2"/>
                <w:lang w:val="ru-RU"/>
              </w:rPr>
              <w:t>Действие не требуется</w:t>
            </w:r>
          </w:p>
        </w:tc>
      </w:tr>
      <w:tr w:rsidR="00887E3D" w:rsidRPr="007E4A07" w14:paraId="654CFA28" w14:textId="77777777" w:rsidTr="00A073DC">
        <w:trPr>
          <w:trHeight w:val="303"/>
        </w:trPr>
        <w:tc>
          <w:tcPr>
            <w:tcW w:w="1755" w:type="dxa"/>
            <w:vAlign w:val="center"/>
          </w:tcPr>
          <w:p w14:paraId="3A4E42FE" w14:textId="169C0574" w:rsidR="00887E3D" w:rsidRPr="0022389B" w:rsidRDefault="00887E3D" w:rsidP="00887E3D">
            <w:pPr>
              <w:pStyle w:val="TableParagraph"/>
              <w:spacing w:before="0"/>
              <w:ind w:left="0"/>
              <w:rPr>
                <w:rFonts w:ascii="Times New Roman" w:hAnsi="Times New Roman" w:cs="Times New Roman"/>
              </w:rPr>
            </w:pPr>
            <w:r w:rsidRPr="0022389B">
              <w:rPr>
                <w:rFonts w:ascii="Times New Roman" w:hAnsi="Times New Roman" w:cs="Times New Roman"/>
              </w:rPr>
              <w:t>P34</w:t>
            </w:r>
            <w:r w:rsidRPr="0022389B">
              <w:rPr>
                <w:rFonts w:ascii="Times New Roman" w:hAnsi="Times New Roman" w:cs="Times New Roman"/>
                <w:spacing w:val="5"/>
              </w:rPr>
              <w:t xml:space="preserve"> </w:t>
            </w:r>
            <w:r w:rsidRPr="0022389B">
              <w:rPr>
                <w:rFonts w:ascii="Times New Roman" w:hAnsi="Times New Roman" w:cs="Times New Roman"/>
              </w:rPr>
              <w:t>(</w:t>
            </w:r>
            <w:r w:rsidRPr="0022389B">
              <w:rPr>
                <w:rFonts w:ascii="Times New Roman" w:hAnsi="Times New Roman" w:cs="Times New Roman"/>
                <w:spacing w:val="-2"/>
                <w:lang w:val="ru-RU"/>
              </w:rPr>
              <w:t>с</w:t>
            </w:r>
            <w:r w:rsidRPr="0022389B">
              <w:rPr>
                <w:rFonts w:ascii="Times New Roman" w:hAnsi="Times New Roman" w:cs="Times New Roman"/>
                <w:spacing w:val="-2"/>
              </w:rPr>
              <w:t>плав CuNi)</w:t>
            </w:r>
          </w:p>
        </w:tc>
        <w:tc>
          <w:tcPr>
            <w:tcW w:w="1575" w:type="dxa"/>
            <w:vAlign w:val="center"/>
          </w:tcPr>
          <w:p w14:paraId="676CD905" w14:textId="028A00E4" w:rsidR="00887E3D" w:rsidRPr="0022389B" w:rsidRDefault="00887E3D" w:rsidP="00887E3D">
            <w:pPr>
              <w:pStyle w:val="TableParagraph"/>
              <w:spacing w:before="0"/>
              <w:ind w:left="0"/>
              <w:jc w:val="center"/>
              <w:rPr>
                <w:rFonts w:ascii="Times New Roman" w:hAnsi="Times New Roman" w:cs="Times New Roman"/>
                <w:highlight w:val="yellow"/>
              </w:rPr>
            </w:pPr>
            <w:r w:rsidRPr="0022389B">
              <w:rPr>
                <w:rFonts w:ascii="Times New Roman" w:hAnsi="Times New Roman" w:cs="Times New Roman"/>
                <w:spacing w:val="-5"/>
              </w:rPr>
              <w:t>все</w:t>
            </w:r>
          </w:p>
        </w:tc>
        <w:tc>
          <w:tcPr>
            <w:tcW w:w="2273" w:type="dxa"/>
            <w:vAlign w:val="center"/>
          </w:tcPr>
          <w:p w14:paraId="55CE9159" w14:textId="77777777" w:rsidR="00887E3D" w:rsidRPr="0022389B" w:rsidRDefault="00887E3D" w:rsidP="00887E3D">
            <w:pPr>
              <w:pStyle w:val="TableParagraph"/>
              <w:spacing w:before="0"/>
              <w:ind w:left="0"/>
              <w:jc w:val="center"/>
              <w:rPr>
                <w:rFonts w:ascii="Times New Roman" w:hAnsi="Times New Roman" w:cs="Times New Roman"/>
              </w:rPr>
            </w:pPr>
            <w:r w:rsidRPr="0022389B">
              <w:rPr>
                <w:rFonts w:ascii="Times New Roman" w:hAnsi="Times New Roman" w:cs="Times New Roman"/>
              </w:rPr>
              <w:t>50°F</w:t>
            </w:r>
            <w:r w:rsidRPr="0022389B">
              <w:rPr>
                <w:rFonts w:ascii="Times New Roman" w:hAnsi="Times New Roman" w:cs="Times New Roman"/>
                <w:spacing w:val="5"/>
              </w:rPr>
              <w:t xml:space="preserve"> </w:t>
            </w:r>
            <w:r w:rsidRPr="0022389B">
              <w:rPr>
                <w:rFonts w:ascii="Times New Roman" w:hAnsi="Times New Roman" w:cs="Times New Roman"/>
                <w:spacing w:val="-2"/>
              </w:rPr>
              <w:t>(10°C)</w:t>
            </w:r>
          </w:p>
        </w:tc>
        <w:tc>
          <w:tcPr>
            <w:tcW w:w="4657" w:type="dxa"/>
          </w:tcPr>
          <w:p w14:paraId="70AAD8D3" w14:textId="500A6F99" w:rsidR="00887E3D" w:rsidRPr="0022389B" w:rsidRDefault="00887E3D" w:rsidP="00887E3D">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spacing w:val="-2"/>
                <w:lang w:val="ru-RU"/>
              </w:rPr>
              <w:t>Действие не требуется</w:t>
            </w:r>
          </w:p>
        </w:tc>
      </w:tr>
      <w:tr w:rsidR="00887E3D" w:rsidRPr="007E4A07" w14:paraId="155ED896" w14:textId="77777777" w:rsidTr="00A073DC">
        <w:trPr>
          <w:trHeight w:val="303"/>
        </w:trPr>
        <w:tc>
          <w:tcPr>
            <w:tcW w:w="1755" w:type="dxa"/>
            <w:vAlign w:val="center"/>
          </w:tcPr>
          <w:p w14:paraId="5525B2C3" w14:textId="3B60E087" w:rsidR="00887E3D" w:rsidRPr="0022389B" w:rsidRDefault="00887E3D" w:rsidP="00887E3D">
            <w:pPr>
              <w:pStyle w:val="TableParagraph"/>
              <w:spacing w:before="0"/>
              <w:ind w:left="0"/>
              <w:rPr>
                <w:rFonts w:ascii="Times New Roman" w:hAnsi="Times New Roman" w:cs="Times New Roman"/>
              </w:rPr>
            </w:pPr>
            <w:r w:rsidRPr="0022389B">
              <w:rPr>
                <w:rFonts w:ascii="Times New Roman" w:hAnsi="Times New Roman" w:cs="Times New Roman"/>
              </w:rPr>
              <w:t>P42-45</w:t>
            </w:r>
            <w:r w:rsidRPr="0022389B">
              <w:rPr>
                <w:rFonts w:ascii="Times New Roman" w:hAnsi="Times New Roman" w:cs="Times New Roman"/>
                <w:spacing w:val="7"/>
              </w:rPr>
              <w:t xml:space="preserve"> </w:t>
            </w:r>
            <w:r w:rsidRPr="0022389B">
              <w:rPr>
                <w:rFonts w:ascii="Times New Roman" w:hAnsi="Times New Roman" w:cs="Times New Roman"/>
                <w:spacing w:val="-2"/>
              </w:rPr>
              <w:t>(</w:t>
            </w:r>
            <w:r w:rsidRPr="0022389B">
              <w:rPr>
                <w:rFonts w:ascii="Times New Roman" w:hAnsi="Times New Roman" w:cs="Times New Roman"/>
                <w:spacing w:val="-2"/>
                <w:lang w:val="ru-RU"/>
              </w:rPr>
              <w:t>с</w:t>
            </w:r>
            <w:r w:rsidRPr="0022389B">
              <w:rPr>
                <w:rFonts w:ascii="Times New Roman" w:hAnsi="Times New Roman" w:cs="Times New Roman"/>
                <w:spacing w:val="-2"/>
              </w:rPr>
              <w:t>плав Ni)</w:t>
            </w:r>
          </w:p>
        </w:tc>
        <w:tc>
          <w:tcPr>
            <w:tcW w:w="1575" w:type="dxa"/>
            <w:vAlign w:val="center"/>
          </w:tcPr>
          <w:p w14:paraId="2247C1B4" w14:textId="469953F8" w:rsidR="00887E3D" w:rsidRPr="0022389B" w:rsidRDefault="00887E3D" w:rsidP="00887E3D">
            <w:pPr>
              <w:pStyle w:val="TableParagraph"/>
              <w:spacing w:before="0"/>
              <w:ind w:left="0"/>
              <w:jc w:val="center"/>
              <w:rPr>
                <w:rFonts w:ascii="Times New Roman" w:hAnsi="Times New Roman" w:cs="Times New Roman"/>
                <w:highlight w:val="yellow"/>
              </w:rPr>
            </w:pPr>
            <w:r w:rsidRPr="0022389B">
              <w:rPr>
                <w:rFonts w:ascii="Times New Roman" w:hAnsi="Times New Roman" w:cs="Times New Roman"/>
                <w:spacing w:val="-5"/>
              </w:rPr>
              <w:t>все</w:t>
            </w:r>
          </w:p>
        </w:tc>
        <w:tc>
          <w:tcPr>
            <w:tcW w:w="2273" w:type="dxa"/>
            <w:vAlign w:val="center"/>
          </w:tcPr>
          <w:p w14:paraId="35DEC838" w14:textId="2B2415FF" w:rsidR="00887E3D" w:rsidRPr="0022389B" w:rsidRDefault="00E473D6" w:rsidP="00887E3D">
            <w:pPr>
              <w:pStyle w:val="TableParagraph"/>
              <w:spacing w:before="0"/>
              <w:ind w:left="0"/>
              <w:jc w:val="center"/>
              <w:rPr>
                <w:rFonts w:ascii="Times New Roman" w:hAnsi="Times New Roman" w:cs="Times New Roman"/>
              </w:rPr>
            </w:pPr>
            <w:r w:rsidRPr="008E1E49">
              <w:rPr>
                <w:rFonts w:ascii="Times New Roman" w:hAnsi="Times New Roman" w:cs="Times New Roman"/>
                <w:rPrChange w:id="1609" w:author="Marchenko, Sergey [Tengizchevroil]" w:date="2025-08-07T16:01:00Z" w16du:dateUtc="2025-08-07T11:01:00Z">
                  <w:rPr>
                    <w:rFonts w:ascii="Times New Roman" w:hAnsi="Times New Roman" w:cs="Times New Roman"/>
                    <w:highlight w:val="yellow"/>
                  </w:rPr>
                </w:rPrChange>
              </w:rPr>
              <w:t>50</w:t>
            </w:r>
            <w:r w:rsidR="00887E3D" w:rsidRPr="008E1E49">
              <w:rPr>
                <w:rFonts w:ascii="Times New Roman" w:hAnsi="Times New Roman" w:cs="Times New Roman"/>
                <w:rPrChange w:id="1610" w:author="Marchenko, Sergey [Tengizchevroil]" w:date="2025-08-07T16:01:00Z" w16du:dateUtc="2025-08-07T11:01:00Z">
                  <w:rPr>
                    <w:rFonts w:ascii="Times New Roman" w:hAnsi="Times New Roman" w:cs="Times New Roman"/>
                    <w:highlight w:val="yellow"/>
                  </w:rPr>
                </w:rPrChange>
              </w:rPr>
              <w:t>°F</w:t>
            </w:r>
            <w:r w:rsidR="00887E3D" w:rsidRPr="008E1E49">
              <w:rPr>
                <w:rFonts w:ascii="Times New Roman" w:hAnsi="Times New Roman" w:cs="Times New Roman"/>
                <w:spacing w:val="5"/>
                <w:rPrChange w:id="1611" w:author="Marchenko, Sergey [Tengizchevroil]" w:date="2025-08-07T16:01:00Z" w16du:dateUtc="2025-08-07T11:01:00Z">
                  <w:rPr>
                    <w:rFonts w:ascii="Times New Roman" w:hAnsi="Times New Roman" w:cs="Times New Roman"/>
                    <w:spacing w:val="5"/>
                    <w:highlight w:val="yellow"/>
                  </w:rPr>
                </w:rPrChange>
              </w:rPr>
              <w:t xml:space="preserve"> </w:t>
            </w:r>
            <w:r w:rsidR="00887E3D" w:rsidRPr="008E1E49">
              <w:rPr>
                <w:rFonts w:ascii="Times New Roman" w:hAnsi="Times New Roman" w:cs="Times New Roman"/>
                <w:spacing w:val="-2"/>
                <w:rPrChange w:id="1612" w:author="Marchenko, Sergey [Tengizchevroil]" w:date="2025-08-07T16:01:00Z" w16du:dateUtc="2025-08-07T11:01:00Z">
                  <w:rPr>
                    <w:rFonts w:ascii="Times New Roman" w:hAnsi="Times New Roman" w:cs="Times New Roman"/>
                    <w:spacing w:val="-2"/>
                    <w:highlight w:val="yellow"/>
                  </w:rPr>
                </w:rPrChange>
              </w:rPr>
              <w:t>(</w:t>
            </w:r>
            <w:r w:rsidRPr="008E1E49">
              <w:rPr>
                <w:rFonts w:ascii="Times New Roman" w:hAnsi="Times New Roman" w:cs="Times New Roman"/>
                <w:spacing w:val="-2"/>
                <w:rPrChange w:id="1613" w:author="Marchenko, Sergey [Tengizchevroil]" w:date="2025-08-07T16:01:00Z" w16du:dateUtc="2025-08-07T11:01:00Z">
                  <w:rPr>
                    <w:rFonts w:ascii="Times New Roman" w:hAnsi="Times New Roman" w:cs="Times New Roman"/>
                    <w:spacing w:val="-2"/>
                    <w:highlight w:val="yellow"/>
                  </w:rPr>
                </w:rPrChange>
              </w:rPr>
              <w:t>1</w:t>
            </w:r>
            <w:r w:rsidR="00887E3D" w:rsidRPr="008E1E49">
              <w:rPr>
                <w:rFonts w:ascii="Times New Roman" w:hAnsi="Times New Roman" w:cs="Times New Roman"/>
                <w:spacing w:val="-2"/>
                <w:rPrChange w:id="1614" w:author="Marchenko, Sergey [Tengizchevroil]" w:date="2025-08-07T16:01:00Z" w16du:dateUtc="2025-08-07T11:01:00Z">
                  <w:rPr>
                    <w:rFonts w:ascii="Times New Roman" w:hAnsi="Times New Roman" w:cs="Times New Roman"/>
                    <w:spacing w:val="-2"/>
                    <w:highlight w:val="yellow"/>
                  </w:rPr>
                </w:rPrChange>
              </w:rPr>
              <w:t>0°C)</w:t>
            </w:r>
          </w:p>
        </w:tc>
        <w:tc>
          <w:tcPr>
            <w:tcW w:w="4657" w:type="dxa"/>
          </w:tcPr>
          <w:p w14:paraId="3EB3DE2A" w14:textId="2673B442" w:rsidR="00887E3D" w:rsidRPr="0022389B" w:rsidRDefault="00887E3D" w:rsidP="00887E3D">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spacing w:val="-2"/>
                <w:lang w:val="ru-RU"/>
              </w:rPr>
              <w:t>Действие не требуется</w:t>
            </w:r>
          </w:p>
        </w:tc>
      </w:tr>
      <w:tr w:rsidR="00887E3D" w:rsidRPr="007E4A07" w14:paraId="7D6FCC32" w14:textId="77777777" w:rsidTr="00A073DC">
        <w:trPr>
          <w:trHeight w:val="303"/>
        </w:trPr>
        <w:tc>
          <w:tcPr>
            <w:tcW w:w="1755" w:type="dxa"/>
            <w:vAlign w:val="center"/>
          </w:tcPr>
          <w:p w14:paraId="72A7B879" w14:textId="1B1D353C" w:rsidR="00887E3D" w:rsidRPr="0022389B" w:rsidRDefault="00887E3D" w:rsidP="00887E3D">
            <w:pPr>
              <w:pStyle w:val="TableParagraph"/>
              <w:spacing w:before="0"/>
              <w:ind w:left="0"/>
              <w:rPr>
                <w:rFonts w:ascii="Times New Roman" w:hAnsi="Times New Roman" w:cs="Times New Roman"/>
              </w:rPr>
            </w:pPr>
            <w:r w:rsidRPr="0022389B">
              <w:rPr>
                <w:rFonts w:ascii="Times New Roman" w:hAnsi="Times New Roman" w:cs="Times New Roman"/>
              </w:rPr>
              <w:t>P51</w:t>
            </w:r>
            <w:r w:rsidRPr="0022389B">
              <w:rPr>
                <w:rFonts w:ascii="Times New Roman" w:hAnsi="Times New Roman" w:cs="Times New Roman"/>
                <w:spacing w:val="4"/>
              </w:rPr>
              <w:t xml:space="preserve"> </w:t>
            </w:r>
            <w:r w:rsidRPr="0022389B">
              <w:rPr>
                <w:rFonts w:ascii="Times New Roman" w:hAnsi="Times New Roman" w:cs="Times New Roman"/>
              </w:rPr>
              <w:t>(</w:t>
            </w:r>
            <w:r w:rsidRPr="0022389B">
              <w:rPr>
                <w:rFonts w:ascii="Times New Roman" w:hAnsi="Times New Roman" w:cs="Times New Roman"/>
                <w:spacing w:val="-2"/>
                <w:lang w:val="ru-RU"/>
              </w:rPr>
              <w:t>с</w:t>
            </w:r>
            <w:r w:rsidRPr="0022389B">
              <w:rPr>
                <w:rFonts w:ascii="Times New Roman" w:hAnsi="Times New Roman" w:cs="Times New Roman"/>
                <w:spacing w:val="-2"/>
              </w:rPr>
              <w:t>плав Ti)</w:t>
            </w:r>
          </w:p>
        </w:tc>
        <w:tc>
          <w:tcPr>
            <w:tcW w:w="1575" w:type="dxa"/>
            <w:vAlign w:val="center"/>
          </w:tcPr>
          <w:p w14:paraId="275CECD3" w14:textId="1DA65CC3" w:rsidR="00887E3D" w:rsidRPr="0022389B" w:rsidRDefault="00887E3D" w:rsidP="00887E3D">
            <w:pPr>
              <w:pStyle w:val="TableParagraph"/>
              <w:spacing w:before="0"/>
              <w:ind w:left="0"/>
              <w:jc w:val="center"/>
              <w:rPr>
                <w:rFonts w:ascii="Times New Roman" w:hAnsi="Times New Roman" w:cs="Times New Roman"/>
                <w:highlight w:val="yellow"/>
              </w:rPr>
            </w:pPr>
            <w:r w:rsidRPr="0022389B">
              <w:rPr>
                <w:rFonts w:ascii="Times New Roman" w:hAnsi="Times New Roman" w:cs="Times New Roman"/>
                <w:spacing w:val="-5"/>
              </w:rPr>
              <w:t>все</w:t>
            </w:r>
          </w:p>
        </w:tc>
        <w:tc>
          <w:tcPr>
            <w:tcW w:w="2273" w:type="dxa"/>
            <w:vAlign w:val="center"/>
          </w:tcPr>
          <w:p w14:paraId="32F61FAA" w14:textId="77777777" w:rsidR="00887E3D" w:rsidRPr="0022389B" w:rsidRDefault="00887E3D" w:rsidP="00887E3D">
            <w:pPr>
              <w:pStyle w:val="TableParagraph"/>
              <w:spacing w:before="0"/>
              <w:ind w:left="0"/>
              <w:jc w:val="center"/>
              <w:rPr>
                <w:rFonts w:ascii="Times New Roman" w:hAnsi="Times New Roman" w:cs="Times New Roman"/>
              </w:rPr>
            </w:pPr>
            <w:r w:rsidRPr="0022389B">
              <w:rPr>
                <w:rFonts w:ascii="Times New Roman" w:hAnsi="Times New Roman" w:cs="Times New Roman"/>
              </w:rPr>
              <w:t>50°F</w:t>
            </w:r>
            <w:r w:rsidRPr="0022389B">
              <w:rPr>
                <w:rFonts w:ascii="Times New Roman" w:hAnsi="Times New Roman" w:cs="Times New Roman"/>
                <w:spacing w:val="5"/>
              </w:rPr>
              <w:t xml:space="preserve"> </w:t>
            </w:r>
            <w:r w:rsidRPr="0022389B">
              <w:rPr>
                <w:rFonts w:ascii="Times New Roman" w:hAnsi="Times New Roman" w:cs="Times New Roman"/>
                <w:spacing w:val="-2"/>
              </w:rPr>
              <w:t>(10°C)</w:t>
            </w:r>
          </w:p>
        </w:tc>
        <w:tc>
          <w:tcPr>
            <w:tcW w:w="4657" w:type="dxa"/>
          </w:tcPr>
          <w:p w14:paraId="27297B66" w14:textId="38845FC4" w:rsidR="00887E3D" w:rsidRPr="0022389B" w:rsidRDefault="00887E3D" w:rsidP="00887E3D">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spacing w:val="-2"/>
                <w:lang w:val="ru-RU"/>
              </w:rPr>
              <w:t>Действие не требуется</w:t>
            </w:r>
          </w:p>
        </w:tc>
      </w:tr>
    </w:tbl>
    <w:p w14:paraId="66742D67" w14:textId="57191578" w:rsidR="00EC7A40" w:rsidRPr="00107D30" w:rsidRDefault="00EC7A40" w:rsidP="0022389B">
      <w:pPr>
        <w:pStyle w:val="ListParagraph"/>
        <w:spacing w:before="120" w:after="120"/>
        <w:ind w:left="1134" w:hanging="425"/>
        <w:rPr>
          <w:lang w:val="ru-RU"/>
        </w:rPr>
      </w:pPr>
      <w:r w:rsidRPr="00107D30">
        <w:rPr>
          <w:b/>
          <w:lang w:val="ru-RU"/>
        </w:rPr>
        <w:t xml:space="preserve">21.1-2 - </w:t>
      </w:r>
      <w:r w:rsidR="00FF3A39" w:rsidRPr="00107D30">
        <w:rPr>
          <w:lang w:val="ru-RU"/>
        </w:rPr>
        <w:t>Если сварка прерывается более чем на три минуты без поддержания минимального предварительного нагрева, применяются требования Таблицы 11.</w:t>
      </w:r>
    </w:p>
    <w:p w14:paraId="0D873FED" w14:textId="360051AE" w:rsidR="00EC7A40" w:rsidRPr="00107D30" w:rsidRDefault="00EC7A40" w:rsidP="0022389B">
      <w:pPr>
        <w:pStyle w:val="ListParagraph"/>
        <w:spacing w:before="120" w:after="120"/>
        <w:ind w:left="1418" w:hanging="284"/>
        <w:rPr>
          <w:lang w:val="ru-RU"/>
        </w:rPr>
      </w:pPr>
      <w:r w:rsidRPr="00107D30">
        <w:rPr>
          <w:b/>
          <w:lang w:val="ru-RU"/>
        </w:rPr>
        <w:t xml:space="preserve">21.1-2.1 - </w:t>
      </w:r>
      <w:r w:rsidR="009056D8" w:rsidRPr="00107D30">
        <w:rPr>
          <w:lang w:val="ru-RU"/>
        </w:rPr>
        <w:t>Если сварка прерывается до завершения минимального наплавления 0,375 дюйма (10 мм) или 25 процентов</w:t>
      </w:r>
      <w:r w:rsidR="00107D30">
        <w:rPr>
          <w:lang w:val="ru-RU"/>
        </w:rPr>
        <w:t xml:space="preserve"> </w:t>
      </w:r>
      <w:r w:rsidR="009056D8" w:rsidRPr="00107D30">
        <w:rPr>
          <w:lang w:val="ru-RU"/>
        </w:rPr>
        <w:t>от общей толщины соединения (в зависимости от того, что меньше), необходимо провести визуальный осмотр сварного шва и неразрушающий контроль поверхности (НК) (контроль</w:t>
      </w:r>
      <w:r w:rsidR="00383138" w:rsidRPr="00107D30">
        <w:rPr>
          <w:lang w:val="ru-RU"/>
        </w:rPr>
        <w:t xml:space="preserve"> проникающими веществами</w:t>
      </w:r>
      <w:r w:rsidR="009056D8" w:rsidRPr="00107D30">
        <w:rPr>
          <w:lang w:val="ru-RU"/>
        </w:rPr>
        <w:t xml:space="preserve"> [ПК</w:t>
      </w:r>
      <w:r w:rsidR="00383138" w:rsidRPr="00107D30">
        <w:rPr>
          <w:lang w:val="ru-RU"/>
        </w:rPr>
        <w:t>В</w:t>
      </w:r>
      <w:r w:rsidR="009056D8" w:rsidRPr="00107D30">
        <w:rPr>
          <w:lang w:val="ru-RU"/>
        </w:rPr>
        <w:t>] или магнитопорошковый контроль [МП]), чтобы убедиться в отсутствии видимых трещин.</w:t>
      </w:r>
    </w:p>
    <w:p w14:paraId="18AC24FE" w14:textId="28DAE48B" w:rsidR="00EC7A40" w:rsidRPr="00107D30" w:rsidRDefault="00EC7A40" w:rsidP="0022389B">
      <w:pPr>
        <w:pStyle w:val="ListParagraph"/>
        <w:tabs>
          <w:tab w:val="left" w:pos="540"/>
        </w:tabs>
        <w:spacing w:before="120" w:after="120"/>
        <w:ind w:left="1418" w:hanging="284"/>
        <w:rPr>
          <w:lang w:val="ru-RU"/>
        </w:rPr>
      </w:pPr>
      <w:r w:rsidRPr="00107D30">
        <w:rPr>
          <w:b/>
          <w:lang w:val="ru-RU"/>
        </w:rPr>
        <w:t xml:space="preserve">21.1-2.2 - </w:t>
      </w:r>
      <w:r w:rsidR="008A191D" w:rsidRPr="00107D30">
        <w:rPr>
          <w:lang w:val="ru-RU"/>
        </w:rPr>
        <w:t>Перед возобновлением сварки сварной шов следует предварительно нагреть до требуемой температуры, указанной в Таблице 11.</w:t>
      </w:r>
    </w:p>
    <w:p w14:paraId="5BE524A8" w14:textId="13325953" w:rsidR="00EC7A40" w:rsidRPr="00107D30" w:rsidRDefault="00EC7A40" w:rsidP="0022389B">
      <w:pPr>
        <w:pStyle w:val="ListParagraph"/>
        <w:spacing w:before="120" w:after="120"/>
        <w:ind w:left="1418" w:hanging="284"/>
        <w:rPr>
          <w:lang w:val="ru-RU"/>
        </w:rPr>
      </w:pPr>
      <w:r w:rsidRPr="00107D30">
        <w:rPr>
          <w:b/>
          <w:lang w:val="ru-RU"/>
        </w:rPr>
        <w:t xml:space="preserve">21.1-2.3 - </w:t>
      </w:r>
      <w:r w:rsidR="00564266" w:rsidRPr="00107D30">
        <w:rPr>
          <w:lang w:val="ru-RU"/>
        </w:rPr>
        <w:t xml:space="preserve">Для </w:t>
      </w:r>
      <w:r w:rsidR="00742036" w:rsidRPr="00107D30">
        <w:rPr>
          <w:lang w:val="ru-RU"/>
        </w:rPr>
        <w:t>назначения</w:t>
      </w:r>
      <w:r w:rsidR="00564266" w:rsidRPr="00107D30">
        <w:rPr>
          <w:lang w:val="ru-RU"/>
        </w:rPr>
        <w:t xml:space="preserve"> контроля в процессе сварки предварительный нагрев сварки может быть снижен до 200 °</w:t>
      </w:r>
      <w:r w:rsidR="00564266" w:rsidRPr="00107D30">
        <w:t>F</w:t>
      </w:r>
      <w:r w:rsidR="00564266" w:rsidRPr="00107D30">
        <w:rPr>
          <w:lang w:val="ru-RU"/>
        </w:rPr>
        <w:t xml:space="preserve"> (93 °</w:t>
      </w:r>
      <w:r w:rsidR="00564266" w:rsidRPr="00107D30">
        <w:t>C</w:t>
      </w:r>
      <w:r w:rsidR="00564266" w:rsidRPr="00107D30">
        <w:rPr>
          <w:lang w:val="ru-RU"/>
        </w:rPr>
        <w:t xml:space="preserve">) для магнитопорошкового контроля (МП) для материалов </w:t>
      </w:r>
      <w:r w:rsidR="00564266" w:rsidRPr="00107D30">
        <w:t>P</w:t>
      </w:r>
      <w:r w:rsidR="00564266" w:rsidRPr="00107D30">
        <w:rPr>
          <w:lang w:val="ru-RU"/>
        </w:rPr>
        <w:t>1-</w:t>
      </w:r>
      <w:r w:rsidR="00564266" w:rsidRPr="00107D30">
        <w:t>P</w:t>
      </w:r>
      <w:r w:rsidR="00564266" w:rsidRPr="00107D30">
        <w:rPr>
          <w:lang w:val="ru-RU"/>
        </w:rPr>
        <w:t>5</w:t>
      </w:r>
      <w:r w:rsidR="00564266" w:rsidRPr="00107D30">
        <w:t>B</w:t>
      </w:r>
      <w:r w:rsidR="00564266" w:rsidRPr="00107D30">
        <w:rPr>
          <w:lang w:val="ru-RU"/>
        </w:rPr>
        <w:t xml:space="preserve"> без необходимости дополнительных действий, при условии, что предварительный нагрев будет повышен до требуемой минимальной температуры предварительного нагрева, указанной в Таблице 11, после завершения контроля и перед возобновлением сварочных работ.</w:t>
      </w:r>
    </w:p>
    <w:p w14:paraId="00BC1601" w14:textId="00732536" w:rsidR="00EC7A40" w:rsidRPr="003F2310" w:rsidRDefault="00EC7A40" w:rsidP="0022389B">
      <w:pPr>
        <w:pStyle w:val="ListParagraph"/>
        <w:spacing w:before="120" w:after="120"/>
        <w:ind w:left="1134" w:hanging="425"/>
        <w:rPr>
          <w:lang w:val="ru-RU"/>
        </w:rPr>
      </w:pPr>
      <w:r w:rsidRPr="00107D30">
        <w:rPr>
          <w:b/>
          <w:lang w:val="ru-RU"/>
        </w:rPr>
        <w:t xml:space="preserve">21.1-3 - </w:t>
      </w:r>
      <w:r w:rsidR="00223565" w:rsidRPr="00107D30">
        <w:rPr>
          <w:lang w:val="ru-RU"/>
        </w:rPr>
        <w:t>При необходимости проведения</w:t>
      </w:r>
      <w:r w:rsidR="0056399B" w:rsidRPr="00107D30">
        <w:rPr>
          <w:lang w:val="ru-RU"/>
        </w:rPr>
        <w:t xml:space="preserve"> </w:t>
      </w:r>
      <w:r w:rsidR="005E7743" w:rsidRPr="00107D30">
        <w:rPr>
          <w:lang w:val="ru-RU"/>
        </w:rPr>
        <w:t>дополнительн</w:t>
      </w:r>
      <w:r w:rsidR="00223565" w:rsidRPr="00107D30">
        <w:rPr>
          <w:lang w:val="ru-RU"/>
        </w:rPr>
        <w:t>ог</w:t>
      </w:r>
      <w:r w:rsidR="0009672E" w:rsidRPr="00107D30">
        <w:rPr>
          <w:lang w:val="ru-RU"/>
        </w:rPr>
        <w:t>о</w:t>
      </w:r>
      <w:r w:rsidR="005E7743" w:rsidRPr="00107D30">
        <w:rPr>
          <w:lang w:val="ru-RU"/>
        </w:rPr>
        <w:t xml:space="preserve"> нагрев</w:t>
      </w:r>
      <w:r w:rsidR="0009672E" w:rsidRPr="00107D30">
        <w:rPr>
          <w:lang w:val="ru-RU"/>
        </w:rPr>
        <w:t>а</w:t>
      </w:r>
      <w:r w:rsidR="005E7743" w:rsidRPr="00107D30">
        <w:rPr>
          <w:lang w:val="ru-RU"/>
        </w:rPr>
        <w:t>/ дегидрогенизационн</w:t>
      </w:r>
      <w:r w:rsidR="0009672E" w:rsidRPr="00107D30">
        <w:rPr>
          <w:lang w:val="ru-RU"/>
        </w:rPr>
        <w:t>ой</w:t>
      </w:r>
      <w:r w:rsidR="005E7743" w:rsidRPr="00107D30">
        <w:rPr>
          <w:lang w:val="ru-RU"/>
        </w:rPr>
        <w:t xml:space="preserve"> термообработк</w:t>
      </w:r>
      <w:r w:rsidR="0009672E" w:rsidRPr="00107D30">
        <w:rPr>
          <w:lang w:val="ru-RU"/>
        </w:rPr>
        <w:t>и</w:t>
      </w:r>
      <w:r w:rsidR="005E7743" w:rsidRPr="00107D30">
        <w:rPr>
          <w:lang w:val="ru-RU"/>
        </w:rPr>
        <w:t xml:space="preserve"> (</w:t>
      </w:r>
      <w:r w:rsidR="005E7743" w:rsidRPr="00107D30">
        <w:t>DHT</w:t>
      </w:r>
      <w:r w:rsidR="005E7743" w:rsidRPr="00107D30">
        <w:rPr>
          <w:lang w:val="ru-RU"/>
        </w:rPr>
        <w:t xml:space="preserve">) или </w:t>
      </w:r>
      <w:r w:rsidR="005E7743" w:rsidRPr="00107D30">
        <w:t>c</w:t>
      </w:r>
      <w:r w:rsidR="005E7743" w:rsidRPr="003F2310">
        <w:rPr>
          <w:lang w:val="ru-RU"/>
        </w:rPr>
        <w:t>няти</w:t>
      </w:r>
      <w:r w:rsidR="0009672E" w:rsidRPr="003F2310">
        <w:rPr>
          <w:lang w:val="ru-RU"/>
        </w:rPr>
        <w:t>я</w:t>
      </w:r>
      <w:r w:rsidR="005E7743" w:rsidRPr="003F2310">
        <w:rPr>
          <w:lang w:val="ru-RU"/>
        </w:rPr>
        <w:t xml:space="preserve"> промежуточного напряжения</w:t>
      </w:r>
      <w:r w:rsidR="00610E6D" w:rsidRPr="003F2310">
        <w:rPr>
          <w:lang w:val="ru-RU"/>
        </w:rPr>
        <w:t xml:space="preserve"> </w:t>
      </w:r>
      <w:r w:rsidR="00C20D46" w:rsidRPr="003F2310">
        <w:rPr>
          <w:lang w:val="ru-RU"/>
        </w:rPr>
        <w:t>(ISR)</w:t>
      </w:r>
      <w:r w:rsidR="00CB294E" w:rsidRPr="003F2310">
        <w:rPr>
          <w:lang w:val="ru-RU"/>
        </w:rPr>
        <w:t xml:space="preserve"> </w:t>
      </w:r>
      <w:r w:rsidR="0056399B" w:rsidRPr="003F2310">
        <w:rPr>
          <w:lang w:val="ru-RU"/>
        </w:rPr>
        <w:t>должно</w:t>
      </w:r>
      <w:r w:rsidR="002B69D3" w:rsidRPr="003F2310">
        <w:rPr>
          <w:lang w:val="ru-RU"/>
        </w:rPr>
        <w:t xml:space="preserve"> быть выполнено</w:t>
      </w:r>
      <w:r w:rsidR="0056399B" w:rsidRPr="003F2310">
        <w:rPr>
          <w:lang w:val="ru-RU"/>
        </w:rPr>
        <w:t xml:space="preserve"> следующ</w:t>
      </w:r>
      <w:r w:rsidR="00C80F67" w:rsidRPr="003F2310">
        <w:rPr>
          <w:lang w:val="ru-RU"/>
        </w:rPr>
        <w:t>ее</w:t>
      </w:r>
      <w:r w:rsidR="0056399B" w:rsidRPr="003F2310">
        <w:rPr>
          <w:lang w:val="ru-RU"/>
        </w:rPr>
        <w:t>:</w:t>
      </w:r>
    </w:p>
    <w:p w14:paraId="30DC6613" w14:textId="78EA2D90" w:rsidR="00EC7A40" w:rsidRPr="003F2310" w:rsidRDefault="00EC7A40" w:rsidP="0022389B">
      <w:pPr>
        <w:pStyle w:val="ListParagraph"/>
        <w:spacing w:before="120" w:after="120"/>
        <w:ind w:left="1418" w:hanging="284"/>
        <w:rPr>
          <w:lang w:val="ru-RU"/>
        </w:rPr>
      </w:pPr>
      <w:r w:rsidRPr="00107D30">
        <w:rPr>
          <w:b/>
          <w:lang w:val="ru-RU"/>
        </w:rPr>
        <w:t xml:space="preserve">21.1-3.1 - </w:t>
      </w:r>
      <w:r w:rsidR="007E73B6" w:rsidRPr="00107D30">
        <w:rPr>
          <w:lang w:val="ru-RU"/>
        </w:rPr>
        <w:t>Для дегидрогенизационной термической обработки (</w:t>
      </w:r>
      <w:r w:rsidR="007E73B6" w:rsidRPr="00107D30">
        <w:t>DHT</w:t>
      </w:r>
      <w:r w:rsidR="007E73B6" w:rsidRPr="00107D30">
        <w:rPr>
          <w:lang w:val="ru-RU"/>
        </w:rPr>
        <w:t xml:space="preserve">) сварные швы должны быть нагреты до </w:t>
      </w:r>
      <w:r w:rsidR="00B66B5F" w:rsidRPr="00107D30">
        <w:rPr>
          <w:lang w:val="ru-RU"/>
        </w:rPr>
        <w:t xml:space="preserve">600°F </w:t>
      </w:r>
      <w:r w:rsidR="00B66B5F" w:rsidRPr="003F2310">
        <w:rPr>
          <w:lang w:val="ru-RU"/>
        </w:rPr>
        <w:t xml:space="preserve">±25°F (315°C ±15°C) </w:t>
      </w:r>
      <w:r w:rsidR="007E73B6" w:rsidRPr="003F2310">
        <w:rPr>
          <w:lang w:val="ru-RU"/>
        </w:rPr>
        <w:t>и выдержаны в течение двух часов минимум.</w:t>
      </w:r>
    </w:p>
    <w:p w14:paraId="6EF714FB" w14:textId="10BE8A4C" w:rsidR="00EC7A40" w:rsidRPr="003F2310" w:rsidRDefault="00EC7A40" w:rsidP="0022389B">
      <w:pPr>
        <w:pStyle w:val="ListParagraph"/>
        <w:spacing w:before="120" w:after="120"/>
        <w:ind w:left="1418" w:hanging="284"/>
        <w:rPr>
          <w:lang w:val="ru-RU"/>
        </w:rPr>
      </w:pPr>
      <w:r w:rsidRPr="00107D30">
        <w:rPr>
          <w:b/>
          <w:lang w:val="ru-RU"/>
        </w:rPr>
        <w:lastRenderedPageBreak/>
        <w:t xml:space="preserve">21.1-3.2 - </w:t>
      </w:r>
      <w:r w:rsidR="00C94BFA" w:rsidRPr="00107D30">
        <w:rPr>
          <w:lang w:val="ru-RU"/>
        </w:rPr>
        <w:t>Для промежуточного снятия напряжений (</w:t>
      </w:r>
      <w:r w:rsidR="00C94BFA" w:rsidRPr="00107D30">
        <w:t>ISR</w:t>
      </w:r>
      <w:r w:rsidR="00C94BFA" w:rsidRPr="00107D30">
        <w:rPr>
          <w:lang w:val="ru-RU"/>
        </w:rPr>
        <w:t>) сварные швы должны быть нагреты до 1000-1200°</w:t>
      </w:r>
      <w:r w:rsidR="00C94BFA" w:rsidRPr="00107D30">
        <w:t>F</w:t>
      </w:r>
      <w:r w:rsidR="00C94BFA" w:rsidRPr="00107D30">
        <w:rPr>
          <w:lang w:val="ru-RU"/>
        </w:rPr>
        <w:t xml:space="preserve"> (538-</w:t>
      </w:r>
      <w:r w:rsidR="00C94BFA" w:rsidRPr="003F2310">
        <w:rPr>
          <w:lang w:val="ru-RU"/>
        </w:rPr>
        <w:t>649°</w:t>
      </w:r>
      <w:r w:rsidR="00C94BFA" w:rsidRPr="00107D30">
        <w:t>C</w:t>
      </w:r>
      <w:r w:rsidR="00C94BFA" w:rsidRPr="003F2310">
        <w:rPr>
          <w:lang w:val="ru-RU"/>
        </w:rPr>
        <w:t xml:space="preserve">) и выдержаны в течение 15 минут. Скорость нагрева </w:t>
      </w:r>
      <w:r w:rsidR="00B81863" w:rsidRPr="003F2310">
        <w:rPr>
          <w:lang w:val="ru-RU"/>
        </w:rPr>
        <w:t>от</w:t>
      </w:r>
      <w:r w:rsidR="00C94BFA" w:rsidRPr="003F2310">
        <w:rPr>
          <w:lang w:val="ru-RU"/>
        </w:rPr>
        <w:t xml:space="preserve"> 600°</w:t>
      </w:r>
      <w:r w:rsidR="00C94BFA" w:rsidRPr="00107D30">
        <w:t>F</w:t>
      </w:r>
      <w:r w:rsidR="00FA55B7" w:rsidRPr="003F2310">
        <w:rPr>
          <w:lang w:val="ru-RU"/>
        </w:rPr>
        <w:t xml:space="preserve"> </w:t>
      </w:r>
      <w:r w:rsidR="00C94BFA" w:rsidRPr="003F2310">
        <w:rPr>
          <w:lang w:val="ru-RU"/>
        </w:rPr>
        <w:t>(31</w:t>
      </w:r>
      <w:r w:rsidR="00602F68" w:rsidRPr="003F2310">
        <w:rPr>
          <w:lang w:val="ru-RU"/>
        </w:rPr>
        <w:t>5</w:t>
      </w:r>
      <w:r w:rsidR="00C94BFA" w:rsidRPr="003F2310">
        <w:rPr>
          <w:lang w:val="ru-RU"/>
        </w:rPr>
        <w:t>°</w:t>
      </w:r>
      <w:r w:rsidR="00C94BFA" w:rsidRPr="00107D30">
        <w:t>C</w:t>
      </w:r>
      <w:r w:rsidR="00C94BFA" w:rsidRPr="003F2310">
        <w:rPr>
          <w:lang w:val="ru-RU"/>
        </w:rPr>
        <w:t>) не должна превышать 400°</w:t>
      </w:r>
      <w:r w:rsidR="00C94BFA" w:rsidRPr="00107D30">
        <w:t>F</w:t>
      </w:r>
      <w:r w:rsidR="00C94BFA" w:rsidRPr="003F2310">
        <w:rPr>
          <w:lang w:val="ru-RU"/>
        </w:rPr>
        <w:t xml:space="preserve"> (204°</w:t>
      </w:r>
      <w:r w:rsidR="00C94BFA" w:rsidRPr="00107D30">
        <w:t>C</w:t>
      </w:r>
      <w:r w:rsidR="00C94BFA" w:rsidRPr="003F2310">
        <w:rPr>
          <w:lang w:val="ru-RU"/>
        </w:rPr>
        <w:t>) в час на дюйм.</w:t>
      </w:r>
    </w:p>
    <w:p w14:paraId="7638FD27" w14:textId="2C12F37F" w:rsidR="00EC7A40" w:rsidRPr="00107D30" w:rsidRDefault="00EC7A40" w:rsidP="009051AC">
      <w:pPr>
        <w:pStyle w:val="ListParagraph"/>
        <w:spacing w:before="120"/>
        <w:ind w:left="1418" w:hanging="284"/>
        <w:rPr>
          <w:lang w:val="ru-RU"/>
        </w:rPr>
      </w:pPr>
      <w:r w:rsidRPr="00107D30">
        <w:rPr>
          <w:b/>
          <w:lang w:val="ru-RU"/>
        </w:rPr>
        <w:t xml:space="preserve">21.1-3.3 - </w:t>
      </w:r>
      <w:r w:rsidR="002B2963" w:rsidRPr="00107D30">
        <w:rPr>
          <w:lang w:val="ru-RU"/>
        </w:rPr>
        <w:t xml:space="preserve">Затем сварной шов может быть охлажден под изоляцией до температуры окружающей среды для </w:t>
      </w:r>
      <w:r w:rsidR="008A099C" w:rsidRPr="00107D30">
        <w:rPr>
          <w:lang w:val="ru-RU"/>
        </w:rPr>
        <w:t xml:space="preserve">проведения </w:t>
      </w:r>
      <w:r w:rsidR="002B2963" w:rsidRPr="00107D30">
        <w:rPr>
          <w:lang w:val="ru-RU"/>
        </w:rPr>
        <w:t xml:space="preserve">неразрушающего контроля перед возобновлением предварительного нагрева для сварки или окончательной </w:t>
      </w:r>
      <w:r w:rsidR="002B2963" w:rsidRPr="00107D30">
        <w:t>PWHT</w:t>
      </w:r>
      <w:r w:rsidR="002B2963" w:rsidRPr="00107D30">
        <w:rPr>
          <w:lang w:val="ru-RU"/>
        </w:rPr>
        <w:t>.</w:t>
      </w:r>
    </w:p>
    <w:p w14:paraId="0354C1E6" w14:textId="6D1CDB56" w:rsidR="00EC7A40" w:rsidRPr="003F2310" w:rsidRDefault="00EC7A40" w:rsidP="0022389B">
      <w:pPr>
        <w:pStyle w:val="ListParagraph"/>
        <w:spacing w:before="120" w:after="120"/>
        <w:ind w:left="1134" w:hanging="425"/>
        <w:rPr>
          <w:lang w:val="ru-RU"/>
        </w:rPr>
      </w:pPr>
      <w:r w:rsidRPr="00107D30">
        <w:rPr>
          <w:b/>
          <w:lang w:val="ru-RU"/>
        </w:rPr>
        <w:t xml:space="preserve">21.1-4 - </w:t>
      </w:r>
      <w:r w:rsidR="005D43CA" w:rsidRPr="00107D30">
        <w:rPr>
          <w:lang w:val="ru-RU"/>
        </w:rPr>
        <w:t xml:space="preserve">Для материалов </w:t>
      </w:r>
      <w:r w:rsidR="005D43CA" w:rsidRPr="00107D30">
        <w:t>P</w:t>
      </w:r>
      <w:r w:rsidR="005D43CA" w:rsidRPr="00107D30">
        <w:rPr>
          <w:lang w:val="ru-RU"/>
        </w:rPr>
        <w:t>5</w:t>
      </w:r>
      <w:r w:rsidR="005D43CA" w:rsidRPr="00107D30">
        <w:t>B</w:t>
      </w:r>
      <w:r w:rsidR="005D43CA" w:rsidRPr="00107D30">
        <w:rPr>
          <w:lang w:val="ru-RU"/>
        </w:rPr>
        <w:t xml:space="preserve"> (9</w:t>
      </w:r>
      <w:r w:rsidR="005D43CA" w:rsidRPr="00107D30">
        <w:t>Cr</w:t>
      </w:r>
      <w:r w:rsidR="005D43CA" w:rsidRPr="00107D30">
        <w:rPr>
          <w:lang w:val="ru-RU"/>
        </w:rPr>
        <w:t>-1</w:t>
      </w:r>
      <w:r w:rsidR="005D43CA" w:rsidRPr="00107D30">
        <w:t>Mo</w:t>
      </w:r>
      <w:r w:rsidR="005D43CA" w:rsidRPr="00107D30">
        <w:rPr>
          <w:lang w:val="ru-RU"/>
        </w:rPr>
        <w:t>) сварное соединение должно быть охлаждено до температуры ниже 200°</w:t>
      </w:r>
      <w:r w:rsidR="005D43CA" w:rsidRPr="00107D30">
        <w:t>F</w:t>
      </w:r>
      <w:r w:rsidR="000A3E00" w:rsidRPr="00107D30">
        <w:rPr>
          <w:lang w:val="ru-RU"/>
        </w:rPr>
        <w:t xml:space="preserve"> (95°</w:t>
      </w:r>
      <w:r w:rsidR="000A3E00" w:rsidRPr="00107D30">
        <w:t>C</w:t>
      </w:r>
      <w:r w:rsidR="000A3E00" w:rsidRPr="00107D30">
        <w:rPr>
          <w:lang w:val="ru-RU"/>
        </w:rPr>
        <w:t>)</w:t>
      </w:r>
      <w:r w:rsidR="005D43CA" w:rsidRPr="00107D30">
        <w:rPr>
          <w:lang w:val="ru-RU"/>
        </w:rPr>
        <w:t xml:space="preserve"> </w:t>
      </w:r>
      <w:r w:rsidR="005D43CA" w:rsidRPr="003F2310">
        <w:rPr>
          <w:lang w:val="ru-RU"/>
        </w:rPr>
        <w:t xml:space="preserve">после завершения сварки и перед </w:t>
      </w:r>
      <w:r w:rsidR="005D43CA" w:rsidRPr="00107D30">
        <w:t>PWHT</w:t>
      </w:r>
      <w:r w:rsidR="005D43CA" w:rsidRPr="003F2310">
        <w:rPr>
          <w:lang w:val="ru-RU"/>
        </w:rPr>
        <w:t>.</w:t>
      </w:r>
    </w:p>
    <w:p w14:paraId="659F4A6D" w14:textId="5925C1F9" w:rsidR="00EC7A40" w:rsidRPr="008603EC" w:rsidRDefault="007A6EE1" w:rsidP="0022389B">
      <w:pPr>
        <w:pStyle w:val="Heading2"/>
        <w:numPr>
          <w:ilvl w:val="1"/>
          <w:numId w:val="68"/>
        </w:numPr>
        <w:spacing w:before="240" w:after="240"/>
        <w:ind w:left="851" w:hanging="709"/>
        <w:rPr>
          <w:sz w:val="22"/>
          <w:szCs w:val="22"/>
          <w:lang w:val="ru-RU"/>
        </w:rPr>
      </w:pPr>
      <w:r w:rsidRPr="00695561">
        <w:rPr>
          <w:spacing w:val="-2"/>
          <w:sz w:val="22"/>
          <w:szCs w:val="22"/>
          <w:lang w:val="ru-RU"/>
        </w:rPr>
        <w:t xml:space="preserve">  </w:t>
      </w:r>
      <w:bookmarkStart w:id="1615" w:name="_Toc205628171"/>
      <w:r w:rsidR="00FB3DAA" w:rsidRPr="008603EC">
        <w:rPr>
          <w:spacing w:val="-2"/>
          <w:sz w:val="22"/>
          <w:szCs w:val="22"/>
          <w:lang w:val="ru-RU"/>
        </w:rPr>
        <w:t>Контроль температуры между проходами</w:t>
      </w:r>
      <w:bookmarkEnd w:id="1615"/>
    </w:p>
    <w:p w14:paraId="66D756A8" w14:textId="416DD656" w:rsidR="00EC7A40" w:rsidRPr="00F641E1" w:rsidRDefault="00EC7A40" w:rsidP="0022389B">
      <w:pPr>
        <w:pStyle w:val="BodyText"/>
        <w:spacing w:before="120" w:after="120"/>
        <w:ind w:left="1134" w:hanging="567"/>
        <w:rPr>
          <w:color w:val="333333"/>
          <w:sz w:val="22"/>
          <w:szCs w:val="22"/>
          <w:lang w:val="ru-RU"/>
        </w:rPr>
      </w:pPr>
      <w:r w:rsidRPr="00F641E1">
        <w:rPr>
          <w:b/>
          <w:sz w:val="22"/>
          <w:szCs w:val="22"/>
          <w:lang w:val="ru-RU"/>
        </w:rPr>
        <w:t>21.2-1</w:t>
      </w:r>
      <w:r w:rsidRPr="00F641E1">
        <w:rPr>
          <w:b/>
          <w:spacing w:val="33"/>
          <w:sz w:val="22"/>
          <w:szCs w:val="22"/>
          <w:lang w:val="ru-RU"/>
        </w:rPr>
        <w:t xml:space="preserve"> </w:t>
      </w:r>
      <w:r w:rsidRPr="00F641E1">
        <w:rPr>
          <w:b/>
          <w:sz w:val="22"/>
          <w:szCs w:val="22"/>
          <w:lang w:val="ru-RU"/>
        </w:rPr>
        <w:t xml:space="preserve">- </w:t>
      </w:r>
      <w:r w:rsidR="007360FB" w:rsidRPr="00F641E1">
        <w:rPr>
          <w:color w:val="333333"/>
          <w:sz w:val="22"/>
          <w:szCs w:val="22"/>
          <w:lang w:val="ru-RU"/>
        </w:rPr>
        <w:t>Межпроходные температуры сварки должны контролироваться, когда это требуется в соответствии с Таблицей 12. Максимальные межпроходные температуры должны быть указаны в спецификации процедуры сварки (</w:t>
      </w:r>
      <w:r w:rsidR="007360FB" w:rsidRPr="00F641E1">
        <w:rPr>
          <w:color w:val="333333"/>
          <w:sz w:val="22"/>
          <w:szCs w:val="22"/>
        </w:rPr>
        <w:t>WPS</w:t>
      </w:r>
      <w:r w:rsidR="007360FB" w:rsidRPr="00F641E1">
        <w:rPr>
          <w:color w:val="333333"/>
          <w:sz w:val="22"/>
          <w:szCs w:val="22"/>
          <w:lang w:val="ru-RU"/>
        </w:rPr>
        <w:t>) и протоколе аттестации процедуры (</w:t>
      </w:r>
      <w:r w:rsidR="007360FB" w:rsidRPr="00F641E1">
        <w:rPr>
          <w:color w:val="333333"/>
          <w:sz w:val="22"/>
          <w:szCs w:val="22"/>
        </w:rPr>
        <w:t>PQR</w:t>
      </w:r>
      <w:r w:rsidR="007360FB" w:rsidRPr="00F641E1">
        <w:rPr>
          <w:color w:val="333333"/>
          <w:sz w:val="22"/>
          <w:szCs w:val="22"/>
          <w:lang w:val="ru-RU"/>
        </w:rPr>
        <w:t>), когда это требуется в соответствии с Таблицей 12.</w:t>
      </w:r>
    </w:p>
    <w:p w14:paraId="6E24628A" w14:textId="2D6220D7" w:rsidR="00EC7A40" w:rsidRPr="00F641E1" w:rsidRDefault="00916A10" w:rsidP="0022389B">
      <w:pPr>
        <w:spacing w:before="120" w:after="240"/>
        <w:ind w:left="709"/>
        <w:rPr>
          <w:b/>
          <w:lang w:val="ru-RU"/>
        </w:rPr>
      </w:pPr>
      <w:r w:rsidRPr="00F641E1">
        <w:rPr>
          <w:b/>
          <w:spacing w:val="-2"/>
          <w:lang w:val="ru-RU"/>
        </w:rPr>
        <w:t>Таблица 12: Максимальная температура между проходами</w:t>
      </w:r>
    </w:p>
    <w:tbl>
      <w:tblPr>
        <w:tblW w:w="0" w:type="auto"/>
        <w:tblInd w:w="1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202"/>
        <w:gridCol w:w="3449"/>
        <w:gridCol w:w="4609"/>
      </w:tblGrid>
      <w:tr w:rsidR="00EC7A40" w:rsidRPr="00481BE8" w14:paraId="34603BA9" w14:textId="77777777" w:rsidTr="00A073DC">
        <w:trPr>
          <w:trHeight w:val="287"/>
        </w:trPr>
        <w:tc>
          <w:tcPr>
            <w:tcW w:w="2202" w:type="dxa"/>
            <w:shd w:val="clear" w:color="auto" w:fill="F0F0F0"/>
            <w:vAlign w:val="center"/>
          </w:tcPr>
          <w:p w14:paraId="04E53D79" w14:textId="74BC028E" w:rsidR="00EC7A40" w:rsidRPr="0022389B" w:rsidRDefault="00916A10" w:rsidP="00EA6D5B">
            <w:pPr>
              <w:pStyle w:val="TableParagraph"/>
              <w:spacing w:before="0"/>
              <w:ind w:left="0"/>
              <w:jc w:val="center"/>
              <w:rPr>
                <w:rFonts w:ascii="Times New Roman" w:hAnsi="Times New Roman" w:cs="Times New Roman"/>
                <w:b/>
              </w:rPr>
            </w:pPr>
            <w:r w:rsidRPr="0022389B">
              <w:rPr>
                <w:rFonts w:ascii="Times New Roman" w:hAnsi="Times New Roman" w:cs="Times New Roman"/>
                <w:b/>
                <w:spacing w:val="-2"/>
              </w:rPr>
              <w:t>Р номер материала</w:t>
            </w:r>
          </w:p>
        </w:tc>
        <w:tc>
          <w:tcPr>
            <w:tcW w:w="3449" w:type="dxa"/>
            <w:shd w:val="clear" w:color="auto" w:fill="F0F0F0"/>
            <w:vAlign w:val="center"/>
          </w:tcPr>
          <w:p w14:paraId="69740FD0" w14:textId="51E26786" w:rsidR="00EC7A40" w:rsidRPr="0022389B" w:rsidRDefault="00D34D00" w:rsidP="00EA6D5B">
            <w:pPr>
              <w:pStyle w:val="TableParagraph"/>
              <w:spacing w:before="0"/>
              <w:ind w:left="0"/>
              <w:jc w:val="center"/>
              <w:rPr>
                <w:rFonts w:ascii="Times New Roman" w:hAnsi="Times New Roman" w:cs="Times New Roman"/>
                <w:b/>
              </w:rPr>
            </w:pPr>
            <w:r w:rsidRPr="0022389B">
              <w:rPr>
                <w:rFonts w:ascii="Times New Roman" w:hAnsi="Times New Roman" w:cs="Times New Roman"/>
                <w:b/>
                <w:spacing w:val="-2"/>
              </w:rPr>
              <w:t>Требуемый мониторинг</w:t>
            </w:r>
          </w:p>
        </w:tc>
        <w:tc>
          <w:tcPr>
            <w:tcW w:w="4609" w:type="dxa"/>
            <w:shd w:val="clear" w:color="auto" w:fill="F0F0F0"/>
            <w:vAlign w:val="center"/>
          </w:tcPr>
          <w:p w14:paraId="248F9BFF" w14:textId="44E37AEE" w:rsidR="00EC7A40" w:rsidRPr="0022389B" w:rsidRDefault="00481BE8" w:rsidP="00EA6D5B">
            <w:pPr>
              <w:pStyle w:val="TableParagraph"/>
              <w:spacing w:before="0"/>
              <w:ind w:left="0"/>
              <w:jc w:val="center"/>
              <w:rPr>
                <w:rFonts w:ascii="Times New Roman" w:hAnsi="Times New Roman" w:cs="Times New Roman"/>
                <w:b/>
                <w:lang w:val="ru-RU"/>
              </w:rPr>
            </w:pPr>
            <w:r w:rsidRPr="0022389B">
              <w:rPr>
                <w:rFonts w:ascii="Times New Roman" w:hAnsi="Times New Roman" w:cs="Times New Roman"/>
                <w:b/>
                <w:spacing w:val="-2"/>
                <w:lang w:val="ru-RU"/>
              </w:rPr>
              <w:t>Максимальная температура между проходами</w:t>
            </w:r>
          </w:p>
        </w:tc>
      </w:tr>
      <w:tr w:rsidR="00EC7A40" w:rsidRPr="00E01907" w14:paraId="655D14CA" w14:textId="77777777" w:rsidTr="00A073DC">
        <w:trPr>
          <w:trHeight w:val="303"/>
        </w:trPr>
        <w:tc>
          <w:tcPr>
            <w:tcW w:w="2202" w:type="dxa"/>
            <w:vAlign w:val="center"/>
          </w:tcPr>
          <w:p w14:paraId="6ADD9ACF" w14:textId="1220E272" w:rsidR="00EC7A40" w:rsidRPr="0022389B" w:rsidRDefault="00EC7A40" w:rsidP="00EA6D5B">
            <w:pPr>
              <w:pStyle w:val="TableParagraph"/>
              <w:spacing w:before="0"/>
              <w:ind w:left="0"/>
              <w:rPr>
                <w:rFonts w:ascii="Times New Roman" w:hAnsi="Times New Roman" w:cs="Times New Roman"/>
                <w:lang w:val="ru-RU"/>
              </w:rPr>
            </w:pPr>
            <w:r w:rsidRPr="0022389B">
              <w:rPr>
                <w:rFonts w:ascii="Times New Roman" w:hAnsi="Times New Roman" w:cs="Times New Roman"/>
              </w:rPr>
              <w:t>P</w:t>
            </w:r>
            <w:r w:rsidRPr="0022389B">
              <w:rPr>
                <w:rFonts w:ascii="Times New Roman" w:hAnsi="Times New Roman" w:cs="Times New Roman"/>
                <w:lang w:val="ru-RU"/>
              </w:rPr>
              <w:t>1</w:t>
            </w:r>
            <w:r w:rsidRPr="0022389B">
              <w:rPr>
                <w:rFonts w:ascii="Times New Roman" w:hAnsi="Times New Roman" w:cs="Times New Roman"/>
                <w:spacing w:val="6"/>
                <w:lang w:val="ru-RU"/>
              </w:rPr>
              <w:t xml:space="preserve"> </w:t>
            </w:r>
            <w:r w:rsidRPr="0022389B">
              <w:rPr>
                <w:rFonts w:ascii="Times New Roman" w:hAnsi="Times New Roman" w:cs="Times New Roman"/>
                <w:lang w:val="ru-RU"/>
              </w:rPr>
              <w:t>(</w:t>
            </w:r>
            <w:r w:rsidR="007D002D" w:rsidRPr="0022389B">
              <w:rPr>
                <w:rFonts w:ascii="Times New Roman" w:hAnsi="Times New Roman" w:cs="Times New Roman"/>
                <w:spacing w:val="-2"/>
                <w:lang w:val="ru-RU"/>
              </w:rPr>
              <w:t>углеродистая сталь</w:t>
            </w:r>
            <w:r w:rsidRPr="0022389B">
              <w:rPr>
                <w:rFonts w:ascii="Times New Roman" w:hAnsi="Times New Roman" w:cs="Times New Roman"/>
                <w:spacing w:val="-2"/>
                <w:lang w:val="ru-RU"/>
              </w:rPr>
              <w:t>)</w:t>
            </w:r>
          </w:p>
        </w:tc>
        <w:tc>
          <w:tcPr>
            <w:tcW w:w="3449" w:type="dxa"/>
            <w:vAlign w:val="center"/>
          </w:tcPr>
          <w:p w14:paraId="5288DDED" w14:textId="13A80EA5" w:rsidR="00EC7A40" w:rsidRPr="0022389B" w:rsidRDefault="005F0E0E" w:rsidP="00EA6D5B">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spacing w:val="-2"/>
                <w:lang w:val="ru-RU"/>
              </w:rPr>
              <w:t>Когда требуется испытание на удар</w:t>
            </w:r>
          </w:p>
        </w:tc>
        <w:tc>
          <w:tcPr>
            <w:tcW w:w="4609" w:type="dxa"/>
            <w:vAlign w:val="center"/>
          </w:tcPr>
          <w:p w14:paraId="67B6A822" w14:textId="45DFA18C" w:rsidR="00EC7A40" w:rsidRPr="0022389B" w:rsidRDefault="001C7224" w:rsidP="00EA6D5B">
            <w:pPr>
              <w:pStyle w:val="TableParagraph"/>
              <w:spacing w:before="0"/>
              <w:ind w:left="0"/>
              <w:jc w:val="center"/>
              <w:rPr>
                <w:rFonts w:ascii="Times New Roman" w:hAnsi="Times New Roman" w:cs="Times New Roman"/>
              </w:rPr>
            </w:pPr>
            <w:r w:rsidRPr="0022389B">
              <w:rPr>
                <w:rFonts w:ascii="Times New Roman" w:hAnsi="Times New Roman" w:cs="Times New Roman"/>
                <w:lang w:val="ru-RU"/>
              </w:rPr>
              <w:t>480</w:t>
            </w:r>
            <w:r w:rsidR="00EC7A40" w:rsidRPr="0022389B">
              <w:rPr>
                <w:rFonts w:ascii="Times New Roman" w:hAnsi="Times New Roman" w:cs="Times New Roman"/>
              </w:rPr>
              <w:t>°F</w:t>
            </w:r>
            <w:r w:rsidR="00EC7A40" w:rsidRPr="0022389B">
              <w:rPr>
                <w:rFonts w:ascii="Times New Roman" w:hAnsi="Times New Roman" w:cs="Times New Roman"/>
                <w:spacing w:val="6"/>
              </w:rPr>
              <w:t xml:space="preserve"> </w:t>
            </w:r>
            <w:r w:rsidR="00EC7A40" w:rsidRPr="0022389B">
              <w:rPr>
                <w:rFonts w:ascii="Times New Roman" w:hAnsi="Times New Roman" w:cs="Times New Roman"/>
                <w:spacing w:val="-2"/>
              </w:rPr>
              <w:t>(</w:t>
            </w:r>
            <w:r w:rsidRPr="0022389B">
              <w:rPr>
                <w:rFonts w:ascii="Times New Roman" w:hAnsi="Times New Roman" w:cs="Times New Roman"/>
                <w:spacing w:val="-2"/>
                <w:lang w:val="ru-RU"/>
              </w:rPr>
              <w:t>250</w:t>
            </w:r>
            <w:r w:rsidR="00EC7A40" w:rsidRPr="0022389B">
              <w:rPr>
                <w:rFonts w:ascii="Times New Roman" w:hAnsi="Times New Roman" w:cs="Times New Roman"/>
                <w:spacing w:val="-2"/>
              </w:rPr>
              <w:t>°C)</w:t>
            </w:r>
          </w:p>
        </w:tc>
      </w:tr>
      <w:tr w:rsidR="00EC7A40" w:rsidRPr="00E01907" w14:paraId="7190EFB1" w14:textId="77777777" w:rsidTr="00A073DC">
        <w:trPr>
          <w:trHeight w:val="303"/>
        </w:trPr>
        <w:tc>
          <w:tcPr>
            <w:tcW w:w="2202" w:type="dxa"/>
            <w:vAlign w:val="center"/>
          </w:tcPr>
          <w:p w14:paraId="3EF36D90" w14:textId="77777777"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rPr>
              <w:t>P3</w:t>
            </w:r>
            <w:r w:rsidRPr="0022389B">
              <w:rPr>
                <w:rFonts w:ascii="Times New Roman" w:hAnsi="Times New Roman" w:cs="Times New Roman"/>
                <w:spacing w:val="9"/>
              </w:rPr>
              <w:t xml:space="preserve"> </w:t>
            </w:r>
            <w:r w:rsidRPr="0022389B">
              <w:rPr>
                <w:rFonts w:ascii="Times New Roman" w:hAnsi="Times New Roman" w:cs="Times New Roman"/>
              </w:rPr>
              <w:t>(C-</w:t>
            </w:r>
            <w:r w:rsidRPr="0022389B">
              <w:rPr>
                <w:rFonts w:ascii="Times New Roman" w:hAnsi="Times New Roman" w:cs="Times New Roman"/>
                <w:spacing w:val="-2"/>
              </w:rPr>
              <w:t>1/2Mo)</w:t>
            </w:r>
          </w:p>
        </w:tc>
        <w:tc>
          <w:tcPr>
            <w:tcW w:w="3449" w:type="dxa"/>
            <w:vAlign w:val="center"/>
          </w:tcPr>
          <w:p w14:paraId="1BBF0189" w14:textId="6B4966EE" w:rsidR="00EC7A40" w:rsidRPr="0022389B" w:rsidRDefault="005F0E0E" w:rsidP="00EA6D5B">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spacing w:val="-2"/>
                <w:lang w:val="ru-RU"/>
              </w:rPr>
              <w:t>Когда требуется испытание на удар</w:t>
            </w:r>
          </w:p>
        </w:tc>
        <w:tc>
          <w:tcPr>
            <w:tcW w:w="4609" w:type="dxa"/>
            <w:vAlign w:val="center"/>
          </w:tcPr>
          <w:p w14:paraId="09AA9E8B"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600°F</w:t>
            </w:r>
            <w:r w:rsidRPr="0022389B">
              <w:rPr>
                <w:rFonts w:ascii="Times New Roman" w:hAnsi="Times New Roman" w:cs="Times New Roman"/>
                <w:spacing w:val="6"/>
              </w:rPr>
              <w:t xml:space="preserve"> </w:t>
            </w:r>
            <w:r w:rsidRPr="0022389B">
              <w:rPr>
                <w:rFonts w:ascii="Times New Roman" w:hAnsi="Times New Roman" w:cs="Times New Roman"/>
                <w:spacing w:val="-2"/>
              </w:rPr>
              <w:t>(315°C)</w:t>
            </w:r>
          </w:p>
        </w:tc>
      </w:tr>
      <w:tr w:rsidR="00EC7A40" w:rsidRPr="00E01907" w14:paraId="41BF895C" w14:textId="77777777" w:rsidTr="00A073DC">
        <w:trPr>
          <w:trHeight w:val="303"/>
        </w:trPr>
        <w:tc>
          <w:tcPr>
            <w:tcW w:w="2202" w:type="dxa"/>
            <w:vAlign w:val="center"/>
          </w:tcPr>
          <w:p w14:paraId="60485827" w14:textId="77777777"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rPr>
              <w:t>P4</w:t>
            </w:r>
            <w:r w:rsidRPr="0022389B">
              <w:rPr>
                <w:rFonts w:ascii="Times New Roman" w:hAnsi="Times New Roman" w:cs="Times New Roman"/>
                <w:spacing w:val="18"/>
              </w:rPr>
              <w:t xml:space="preserve"> </w:t>
            </w:r>
            <w:r w:rsidRPr="0022389B">
              <w:rPr>
                <w:rFonts w:ascii="Times New Roman" w:hAnsi="Times New Roman" w:cs="Times New Roman"/>
              </w:rPr>
              <w:t>(1-1/4Cr-</w:t>
            </w:r>
            <w:r w:rsidRPr="0022389B">
              <w:rPr>
                <w:rFonts w:ascii="Times New Roman" w:hAnsi="Times New Roman" w:cs="Times New Roman"/>
                <w:spacing w:val="-2"/>
              </w:rPr>
              <w:t>1/2Mo)</w:t>
            </w:r>
          </w:p>
        </w:tc>
        <w:tc>
          <w:tcPr>
            <w:tcW w:w="3449" w:type="dxa"/>
            <w:vAlign w:val="center"/>
          </w:tcPr>
          <w:p w14:paraId="526ABDF0" w14:textId="02EC500B" w:rsidR="00EC7A40" w:rsidRPr="0022389B" w:rsidRDefault="005F0E0E" w:rsidP="00EA6D5B">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spacing w:val="-2"/>
                <w:lang w:val="ru-RU"/>
              </w:rPr>
              <w:t>Когда требуется испытание на удар</w:t>
            </w:r>
          </w:p>
        </w:tc>
        <w:tc>
          <w:tcPr>
            <w:tcW w:w="4609" w:type="dxa"/>
            <w:vAlign w:val="center"/>
          </w:tcPr>
          <w:p w14:paraId="64057DFF"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600°F</w:t>
            </w:r>
            <w:r w:rsidRPr="0022389B">
              <w:rPr>
                <w:rFonts w:ascii="Times New Roman" w:hAnsi="Times New Roman" w:cs="Times New Roman"/>
                <w:spacing w:val="6"/>
              </w:rPr>
              <w:t xml:space="preserve"> </w:t>
            </w:r>
            <w:r w:rsidRPr="0022389B">
              <w:rPr>
                <w:rFonts w:ascii="Times New Roman" w:hAnsi="Times New Roman" w:cs="Times New Roman"/>
                <w:spacing w:val="-2"/>
              </w:rPr>
              <w:t>(315°C)</w:t>
            </w:r>
          </w:p>
        </w:tc>
      </w:tr>
      <w:tr w:rsidR="00EC7A40" w:rsidRPr="00E01907" w14:paraId="30FBCB66" w14:textId="77777777" w:rsidTr="00A073DC">
        <w:trPr>
          <w:trHeight w:val="303"/>
        </w:trPr>
        <w:tc>
          <w:tcPr>
            <w:tcW w:w="2202" w:type="dxa"/>
            <w:vAlign w:val="center"/>
          </w:tcPr>
          <w:p w14:paraId="6C057393" w14:textId="77777777"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rPr>
              <w:t>P5A</w:t>
            </w:r>
            <w:r w:rsidRPr="0022389B">
              <w:rPr>
                <w:rFonts w:ascii="Times New Roman" w:hAnsi="Times New Roman" w:cs="Times New Roman"/>
                <w:spacing w:val="19"/>
              </w:rPr>
              <w:t xml:space="preserve"> </w:t>
            </w:r>
            <w:r w:rsidRPr="0022389B">
              <w:rPr>
                <w:rFonts w:ascii="Times New Roman" w:hAnsi="Times New Roman" w:cs="Times New Roman"/>
              </w:rPr>
              <w:t>(2-1/4Cr-</w:t>
            </w:r>
            <w:r w:rsidRPr="0022389B">
              <w:rPr>
                <w:rFonts w:ascii="Times New Roman" w:hAnsi="Times New Roman" w:cs="Times New Roman"/>
                <w:spacing w:val="-4"/>
              </w:rPr>
              <w:t>1M0)</w:t>
            </w:r>
          </w:p>
        </w:tc>
        <w:tc>
          <w:tcPr>
            <w:tcW w:w="3449" w:type="dxa"/>
            <w:vAlign w:val="center"/>
          </w:tcPr>
          <w:p w14:paraId="282FB07C" w14:textId="275B9EA5" w:rsidR="00EC7A40" w:rsidRPr="0022389B" w:rsidRDefault="005F0E0E" w:rsidP="00EA6D5B">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spacing w:val="-2"/>
                <w:lang w:val="ru-RU"/>
              </w:rPr>
              <w:t>Когда требуется испытание на удар</w:t>
            </w:r>
          </w:p>
        </w:tc>
        <w:tc>
          <w:tcPr>
            <w:tcW w:w="4609" w:type="dxa"/>
            <w:vAlign w:val="center"/>
          </w:tcPr>
          <w:p w14:paraId="4892560B"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600°F</w:t>
            </w:r>
            <w:r w:rsidRPr="0022389B">
              <w:rPr>
                <w:rFonts w:ascii="Times New Roman" w:hAnsi="Times New Roman" w:cs="Times New Roman"/>
                <w:spacing w:val="6"/>
              </w:rPr>
              <w:t xml:space="preserve"> </w:t>
            </w:r>
            <w:r w:rsidRPr="0022389B">
              <w:rPr>
                <w:rFonts w:ascii="Times New Roman" w:hAnsi="Times New Roman" w:cs="Times New Roman"/>
                <w:spacing w:val="-2"/>
              </w:rPr>
              <w:t>(315°C)</w:t>
            </w:r>
          </w:p>
        </w:tc>
      </w:tr>
      <w:tr w:rsidR="00EC7A40" w:rsidRPr="00E01907" w14:paraId="4CB3AA45" w14:textId="77777777" w:rsidTr="00A073DC">
        <w:trPr>
          <w:trHeight w:val="303"/>
        </w:trPr>
        <w:tc>
          <w:tcPr>
            <w:tcW w:w="2202" w:type="dxa"/>
            <w:vAlign w:val="center"/>
          </w:tcPr>
          <w:p w14:paraId="46B6D502" w14:textId="77777777"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rPr>
              <w:t>P5B</w:t>
            </w:r>
            <w:r w:rsidRPr="0022389B">
              <w:rPr>
                <w:rFonts w:ascii="Times New Roman" w:hAnsi="Times New Roman" w:cs="Times New Roman"/>
                <w:spacing w:val="13"/>
              </w:rPr>
              <w:t xml:space="preserve"> </w:t>
            </w:r>
            <w:r w:rsidRPr="0022389B">
              <w:rPr>
                <w:rFonts w:ascii="Times New Roman" w:hAnsi="Times New Roman" w:cs="Times New Roman"/>
              </w:rPr>
              <w:t>(9Cr-</w:t>
            </w:r>
            <w:r w:rsidRPr="0022389B">
              <w:rPr>
                <w:rFonts w:ascii="Times New Roman" w:hAnsi="Times New Roman" w:cs="Times New Roman"/>
                <w:spacing w:val="-4"/>
              </w:rPr>
              <w:t>1Mo)</w:t>
            </w:r>
          </w:p>
        </w:tc>
        <w:tc>
          <w:tcPr>
            <w:tcW w:w="3449" w:type="dxa"/>
            <w:vAlign w:val="center"/>
          </w:tcPr>
          <w:p w14:paraId="6F16761B" w14:textId="11F3B3C3" w:rsidR="00EC7A40" w:rsidRPr="0022389B" w:rsidRDefault="005F0E0E" w:rsidP="00EA6D5B">
            <w:pPr>
              <w:pStyle w:val="TableParagraph"/>
              <w:spacing w:before="0"/>
              <w:ind w:left="0"/>
              <w:jc w:val="center"/>
              <w:rPr>
                <w:rFonts w:ascii="Times New Roman" w:hAnsi="Times New Roman" w:cs="Times New Roman"/>
                <w:highlight w:val="yellow"/>
                <w:lang w:val="ru-RU"/>
              </w:rPr>
            </w:pPr>
            <w:r w:rsidRPr="0022389B">
              <w:rPr>
                <w:rFonts w:ascii="Times New Roman" w:hAnsi="Times New Roman" w:cs="Times New Roman"/>
                <w:spacing w:val="-2"/>
                <w:lang w:val="ru-RU"/>
              </w:rPr>
              <w:t>Когда требуется испытание на удар</w:t>
            </w:r>
          </w:p>
        </w:tc>
        <w:tc>
          <w:tcPr>
            <w:tcW w:w="4609" w:type="dxa"/>
            <w:vAlign w:val="center"/>
          </w:tcPr>
          <w:p w14:paraId="4BBDD57B"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600°F</w:t>
            </w:r>
            <w:r w:rsidRPr="0022389B">
              <w:rPr>
                <w:rFonts w:ascii="Times New Roman" w:hAnsi="Times New Roman" w:cs="Times New Roman"/>
                <w:spacing w:val="6"/>
              </w:rPr>
              <w:t xml:space="preserve"> </w:t>
            </w:r>
            <w:r w:rsidRPr="0022389B">
              <w:rPr>
                <w:rFonts w:ascii="Times New Roman" w:hAnsi="Times New Roman" w:cs="Times New Roman"/>
                <w:spacing w:val="-2"/>
              </w:rPr>
              <w:t>(315°C)</w:t>
            </w:r>
          </w:p>
        </w:tc>
      </w:tr>
      <w:tr w:rsidR="00EC7A40" w:rsidRPr="00E01907" w14:paraId="4E3F08C9" w14:textId="77777777" w:rsidTr="00A073DC">
        <w:trPr>
          <w:trHeight w:val="303"/>
        </w:trPr>
        <w:tc>
          <w:tcPr>
            <w:tcW w:w="2202" w:type="dxa"/>
            <w:vAlign w:val="center"/>
          </w:tcPr>
          <w:p w14:paraId="23980A0F" w14:textId="4763A7C5"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rPr>
              <w:t>P8</w:t>
            </w:r>
            <w:r w:rsidRPr="0022389B">
              <w:rPr>
                <w:rFonts w:ascii="Times New Roman" w:hAnsi="Times New Roman" w:cs="Times New Roman"/>
                <w:spacing w:val="11"/>
              </w:rPr>
              <w:t xml:space="preserve"> </w:t>
            </w:r>
            <w:r w:rsidRPr="0022389B">
              <w:rPr>
                <w:rFonts w:ascii="Times New Roman" w:hAnsi="Times New Roman" w:cs="Times New Roman"/>
              </w:rPr>
              <w:t>(</w:t>
            </w:r>
            <w:r w:rsidR="00EC4B92" w:rsidRPr="0022389B">
              <w:rPr>
                <w:rFonts w:ascii="Times New Roman" w:hAnsi="Times New Roman" w:cs="Times New Roman"/>
              </w:rPr>
              <w:t>аустенитная нержавеющая сталь</w:t>
            </w:r>
            <w:r w:rsidRPr="0022389B">
              <w:rPr>
                <w:rFonts w:ascii="Times New Roman" w:hAnsi="Times New Roman" w:cs="Times New Roman"/>
                <w:spacing w:val="-5"/>
              </w:rPr>
              <w:t>)</w:t>
            </w:r>
          </w:p>
        </w:tc>
        <w:tc>
          <w:tcPr>
            <w:tcW w:w="3449" w:type="dxa"/>
            <w:vAlign w:val="center"/>
          </w:tcPr>
          <w:p w14:paraId="1AC6B7FE" w14:textId="51531F44" w:rsidR="00EC7A40" w:rsidRPr="0022389B" w:rsidRDefault="00170938" w:rsidP="00EA6D5B">
            <w:pPr>
              <w:pStyle w:val="TableParagraph"/>
              <w:spacing w:before="0"/>
              <w:ind w:left="0"/>
              <w:jc w:val="center"/>
              <w:rPr>
                <w:rFonts w:ascii="Times New Roman" w:hAnsi="Times New Roman" w:cs="Times New Roman"/>
                <w:highlight w:val="yellow"/>
              </w:rPr>
            </w:pPr>
            <w:r w:rsidRPr="0022389B">
              <w:rPr>
                <w:rFonts w:ascii="Times New Roman" w:hAnsi="Times New Roman" w:cs="Times New Roman"/>
                <w:spacing w:val="-2"/>
              </w:rPr>
              <w:t>Всегда требуется</w:t>
            </w:r>
          </w:p>
        </w:tc>
        <w:tc>
          <w:tcPr>
            <w:tcW w:w="4609" w:type="dxa"/>
            <w:vAlign w:val="center"/>
          </w:tcPr>
          <w:p w14:paraId="548D5D3E" w14:textId="2E8AB98C" w:rsidR="00EC7A40" w:rsidRPr="0022389B" w:rsidRDefault="00EC7A40" w:rsidP="00EA6D5B">
            <w:pPr>
              <w:pStyle w:val="TableParagraph"/>
              <w:spacing w:before="0"/>
              <w:ind w:left="0"/>
              <w:jc w:val="center"/>
              <w:rPr>
                <w:rFonts w:ascii="Times New Roman" w:hAnsi="Times New Roman" w:cs="Times New Roman"/>
                <w:highlight w:val="yellow"/>
              </w:rPr>
            </w:pPr>
            <w:r w:rsidRPr="0022389B">
              <w:rPr>
                <w:rFonts w:ascii="Times New Roman" w:hAnsi="Times New Roman" w:cs="Times New Roman"/>
              </w:rPr>
              <w:t>3</w:t>
            </w:r>
            <w:r w:rsidR="00B028A8" w:rsidRPr="0022389B">
              <w:rPr>
                <w:rFonts w:ascii="Times New Roman" w:hAnsi="Times New Roman" w:cs="Times New Roman"/>
                <w:lang w:val="ru-RU"/>
              </w:rPr>
              <w:t>0</w:t>
            </w:r>
            <w:r w:rsidRPr="0022389B">
              <w:rPr>
                <w:rFonts w:ascii="Times New Roman" w:hAnsi="Times New Roman" w:cs="Times New Roman"/>
              </w:rPr>
              <w:t>0°F</w:t>
            </w:r>
            <w:r w:rsidRPr="0022389B">
              <w:rPr>
                <w:rFonts w:ascii="Times New Roman" w:hAnsi="Times New Roman" w:cs="Times New Roman"/>
                <w:spacing w:val="6"/>
              </w:rPr>
              <w:t xml:space="preserve"> </w:t>
            </w:r>
            <w:r w:rsidRPr="0022389B">
              <w:rPr>
                <w:rFonts w:ascii="Times New Roman" w:hAnsi="Times New Roman" w:cs="Times New Roman"/>
                <w:spacing w:val="-2"/>
              </w:rPr>
              <w:t>(1</w:t>
            </w:r>
            <w:r w:rsidR="00B028A8" w:rsidRPr="0022389B">
              <w:rPr>
                <w:rFonts w:ascii="Times New Roman" w:hAnsi="Times New Roman" w:cs="Times New Roman"/>
                <w:spacing w:val="-2"/>
                <w:lang w:val="ru-RU"/>
              </w:rPr>
              <w:t>50</w:t>
            </w:r>
            <w:r w:rsidRPr="0022389B">
              <w:rPr>
                <w:rFonts w:ascii="Times New Roman" w:hAnsi="Times New Roman" w:cs="Times New Roman"/>
                <w:spacing w:val="-2"/>
              </w:rPr>
              <w:t>°C)</w:t>
            </w:r>
          </w:p>
        </w:tc>
      </w:tr>
      <w:tr w:rsidR="00EC7A40" w:rsidRPr="00E01907" w14:paraId="5F486BAD" w14:textId="77777777" w:rsidTr="00A073DC">
        <w:trPr>
          <w:trHeight w:val="303"/>
        </w:trPr>
        <w:tc>
          <w:tcPr>
            <w:tcW w:w="2202" w:type="dxa"/>
            <w:vMerge w:val="restart"/>
            <w:vAlign w:val="center"/>
          </w:tcPr>
          <w:p w14:paraId="6340EB1F" w14:textId="3CCE944E"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rPr>
              <w:t>P10H</w:t>
            </w:r>
            <w:r w:rsidRPr="0022389B">
              <w:rPr>
                <w:rFonts w:ascii="Times New Roman" w:hAnsi="Times New Roman" w:cs="Times New Roman"/>
                <w:spacing w:val="10"/>
              </w:rPr>
              <w:t xml:space="preserve"> </w:t>
            </w:r>
            <w:r w:rsidRPr="0022389B">
              <w:rPr>
                <w:rFonts w:ascii="Times New Roman" w:hAnsi="Times New Roman" w:cs="Times New Roman"/>
              </w:rPr>
              <w:t>(</w:t>
            </w:r>
            <w:r w:rsidR="00EC4B92" w:rsidRPr="0022389B">
              <w:rPr>
                <w:rFonts w:ascii="Times New Roman" w:hAnsi="Times New Roman" w:cs="Times New Roman"/>
              </w:rPr>
              <w:t>дуплексная нержавеющая сталь</w:t>
            </w:r>
            <w:r w:rsidRPr="0022389B">
              <w:rPr>
                <w:rFonts w:ascii="Times New Roman" w:hAnsi="Times New Roman" w:cs="Times New Roman"/>
                <w:spacing w:val="-5"/>
              </w:rPr>
              <w:t>)</w:t>
            </w:r>
          </w:p>
        </w:tc>
        <w:tc>
          <w:tcPr>
            <w:tcW w:w="3449" w:type="dxa"/>
            <w:vAlign w:val="center"/>
          </w:tcPr>
          <w:p w14:paraId="4C88F7E0" w14:textId="0F98BC98"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&lt;0.125</w:t>
            </w:r>
            <w:r w:rsidRPr="0022389B">
              <w:rPr>
                <w:rFonts w:ascii="Times New Roman" w:hAnsi="Times New Roman" w:cs="Times New Roman"/>
                <w:spacing w:val="5"/>
              </w:rPr>
              <w:t xml:space="preserve"> </w:t>
            </w:r>
            <w:r w:rsidR="00EB437F" w:rsidRPr="0022389B">
              <w:rPr>
                <w:rFonts w:ascii="Times New Roman" w:hAnsi="Times New Roman" w:cs="Times New Roman"/>
              </w:rPr>
              <w:t>дюйма</w:t>
            </w:r>
            <w:r w:rsidRPr="0022389B">
              <w:rPr>
                <w:rFonts w:ascii="Times New Roman" w:hAnsi="Times New Roman" w:cs="Times New Roman"/>
                <w:spacing w:val="6"/>
              </w:rPr>
              <w:t xml:space="preserve"> </w:t>
            </w:r>
            <w:r w:rsidRPr="0022389B">
              <w:rPr>
                <w:rFonts w:ascii="Times New Roman" w:hAnsi="Times New Roman" w:cs="Times New Roman"/>
                <w:spacing w:val="-2"/>
              </w:rPr>
              <w:t>(3mm)</w:t>
            </w:r>
          </w:p>
        </w:tc>
        <w:tc>
          <w:tcPr>
            <w:tcW w:w="4609" w:type="dxa"/>
            <w:vAlign w:val="center"/>
          </w:tcPr>
          <w:p w14:paraId="3D9A30A1"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120°F</w:t>
            </w:r>
            <w:r w:rsidRPr="0022389B">
              <w:rPr>
                <w:rFonts w:ascii="Times New Roman" w:hAnsi="Times New Roman" w:cs="Times New Roman"/>
                <w:spacing w:val="6"/>
              </w:rPr>
              <w:t xml:space="preserve"> </w:t>
            </w:r>
            <w:r w:rsidRPr="0022389B">
              <w:rPr>
                <w:rFonts w:ascii="Times New Roman" w:hAnsi="Times New Roman" w:cs="Times New Roman"/>
                <w:spacing w:val="-2"/>
              </w:rPr>
              <w:t>(50°C)</w:t>
            </w:r>
          </w:p>
        </w:tc>
      </w:tr>
      <w:tr w:rsidR="00EC7A40" w:rsidRPr="00E01907" w14:paraId="590CEDCA" w14:textId="77777777" w:rsidTr="00A073DC">
        <w:trPr>
          <w:trHeight w:val="303"/>
        </w:trPr>
        <w:tc>
          <w:tcPr>
            <w:tcW w:w="2202" w:type="dxa"/>
            <w:vMerge/>
            <w:tcBorders>
              <w:top w:val="nil"/>
            </w:tcBorders>
            <w:vAlign w:val="center"/>
          </w:tcPr>
          <w:p w14:paraId="7857A7DB" w14:textId="77777777" w:rsidR="00EC7A40" w:rsidRPr="0022389B" w:rsidRDefault="00EC7A40" w:rsidP="00EA6D5B"/>
        </w:tc>
        <w:tc>
          <w:tcPr>
            <w:tcW w:w="3449" w:type="dxa"/>
            <w:vAlign w:val="center"/>
          </w:tcPr>
          <w:p w14:paraId="55CF7EDC" w14:textId="1BC65E43"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0.125</w:t>
            </w:r>
            <w:r w:rsidRPr="0022389B">
              <w:rPr>
                <w:rFonts w:ascii="Times New Roman" w:hAnsi="Times New Roman" w:cs="Times New Roman"/>
                <w:spacing w:val="4"/>
              </w:rPr>
              <w:t xml:space="preserve"> </w:t>
            </w:r>
            <w:r w:rsidR="001E4EE8" w:rsidRPr="0022389B">
              <w:rPr>
                <w:rFonts w:ascii="Times New Roman" w:hAnsi="Times New Roman" w:cs="Times New Roman"/>
              </w:rPr>
              <w:t>-</w:t>
            </w:r>
            <w:r w:rsidRPr="0022389B">
              <w:rPr>
                <w:rFonts w:ascii="Times New Roman" w:hAnsi="Times New Roman" w:cs="Times New Roman"/>
                <w:spacing w:val="4"/>
              </w:rPr>
              <w:t xml:space="preserve"> </w:t>
            </w:r>
            <w:r w:rsidRPr="0022389B">
              <w:rPr>
                <w:rFonts w:ascii="Times New Roman" w:hAnsi="Times New Roman" w:cs="Times New Roman"/>
              </w:rPr>
              <w:t>&lt;0.250</w:t>
            </w:r>
            <w:r w:rsidRPr="0022389B">
              <w:rPr>
                <w:rFonts w:ascii="Times New Roman" w:hAnsi="Times New Roman" w:cs="Times New Roman"/>
                <w:spacing w:val="5"/>
              </w:rPr>
              <w:t xml:space="preserve"> </w:t>
            </w:r>
            <w:r w:rsidR="00EB437F" w:rsidRPr="0022389B">
              <w:rPr>
                <w:rFonts w:ascii="Times New Roman" w:hAnsi="Times New Roman" w:cs="Times New Roman"/>
              </w:rPr>
              <w:t>дюйма</w:t>
            </w:r>
            <w:r w:rsidRPr="0022389B">
              <w:rPr>
                <w:rFonts w:ascii="Times New Roman" w:hAnsi="Times New Roman" w:cs="Times New Roman"/>
                <w:spacing w:val="4"/>
              </w:rPr>
              <w:t xml:space="preserve"> </w:t>
            </w:r>
            <w:r w:rsidRPr="0022389B">
              <w:rPr>
                <w:rFonts w:ascii="Times New Roman" w:hAnsi="Times New Roman" w:cs="Times New Roman"/>
              </w:rPr>
              <w:t>(3</w:t>
            </w:r>
            <w:r w:rsidRPr="0022389B">
              <w:rPr>
                <w:rFonts w:ascii="Times New Roman" w:hAnsi="Times New Roman" w:cs="Times New Roman"/>
                <w:spacing w:val="5"/>
              </w:rPr>
              <w:t xml:space="preserve"> </w:t>
            </w:r>
            <w:r w:rsidR="001E4EE8" w:rsidRPr="0022389B">
              <w:rPr>
                <w:rFonts w:ascii="Times New Roman" w:hAnsi="Times New Roman" w:cs="Times New Roman"/>
              </w:rPr>
              <w:t>-</w:t>
            </w:r>
            <w:r w:rsidRPr="0022389B">
              <w:rPr>
                <w:rFonts w:ascii="Times New Roman" w:hAnsi="Times New Roman" w:cs="Times New Roman"/>
                <w:spacing w:val="4"/>
              </w:rPr>
              <w:t xml:space="preserve"> </w:t>
            </w:r>
            <w:r w:rsidRPr="0022389B">
              <w:rPr>
                <w:rFonts w:ascii="Times New Roman" w:hAnsi="Times New Roman" w:cs="Times New Roman"/>
                <w:spacing w:val="-4"/>
              </w:rPr>
              <w:t>&lt;6mm)</w:t>
            </w:r>
          </w:p>
        </w:tc>
        <w:tc>
          <w:tcPr>
            <w:tcW w:w="4609" w:type="dxa"/>
            <w:vAlign w:val="center"/>
          </w:tcPr>
          <w:p w14:paraId="144292F8"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160°F</w:t>
            </w:r>
            <w:r w:rsidRPr="0022389B">
              <w:rPr>
                <w:rFonts w:ascii="Times New Roman" w:hAnsi="Times New Roman" w:cs="Times New Roman"/>
                <w:spacing w:val="6"/>
              </w:rPr>
              <w:t xml:space="preserve"> </w:t>
            </w:r>
            <w:r w:rsidRPr="0022389B">
              <w:rPr>
                <w:rFonts w:ascii="Times New Roman" w:hAnsi="Times New Roman" w:cs="Times New Roman"/>
                <w:spacing w:val="-2"/>
              </w:rPr>
              <w:t>(70°C)</w:t>
            </w:r>
          </w:p>
        </w:tc>
      </w:tr>
      <w:tr w:rsidR="00EC7A40" w:rsidRPr="00E01907" w14:paraId="166EEE86" w14:textId="77777777" w:rsidTr="00A073DC">
        <w:trPr>
          <w:trHeight w:val="303"/>
        </w:trPr>
        <w:tc>
          <w:tcPr>
            <w:tcW w:w="2202" w:type="dxa"/>
            <w:vMerge/>
            <w:tcBorders>
              <w:top w:val="nil"/>
            </w:tcBorders>
            <w:vAlign w:val="center"/>
          </w:tcPr>
          <w:p w14:paraId="600B32FA" w14:textId="77777777" w:rsidR="00EC7A40" w:rsidRPr="0022389B" w:rsidRDefault="00EC7A40" w:rsidP="00EA6D5B"/>
        </w:tc>
        <w:tc>
          <w:tcPr>
            <w:tcW w:w="3449" w:type="dxa"/>
            <w:vAlign w:val="center"/>
          </w:tcPr>
          <w:p w14:paraId="28AF7D6F" w14:textId="6031704F"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0.250</w:t>
            </w:r>
            <w:r w:rsidRPr="0022389B">
              <w:rPr>
                <w:rFonts w:ascii="Times New Roman" w:hAnsi="Times New Roman" w:cs="Times New Roman"/>
                <w:spacing w:val="4"/>
              </w:rPr>
              <w:t xml:space="preserve"> </w:t>
            </w:r>
            <w:r w:rsidR="001E4EE8" w:rsidRPr="0022389B">
              <w:rPr>
                <w:rFonts w:ascii="Times New Roman" w:hAnsi="Times New Roman" w:cs="Times New Roman"/>
              </w:rPr>
              <w:t>-</w:t>
            </w:r>
            <w:r w:rsidRPr="0022389B">
              <w:rPr>
                <w:rFonts w:ascii="Times New Roman" w:hAnsi="Times New Roman" w:cs="Times New Roman"/>
                <w:spacing w:val="4"/>
              </w:rPr>
              <w:t xml:space="preserve"> </w:t>
            </w:r>
            <w:r w:rsidRPr="0022389B">
              <w:rPr>
                <w:rFonts w:ascii="Times New Roman" w:hAnsi="Times New Roman" w:cs="Times New Roman"/>
              </w:rPr>
              <w:t>&lt;0.375</w:t>
            </w:r>
            <w:r w:rsidRPr="0022389B">
              <w:rPr>
                <w:rFonts w:ascii="Times New Roman" w:hAnsi="Times New Roman" w:cs="Times New Roman"/>
                <w:spacing w:val="5"/>
              </w:rPr>
              <w:t xml:space="preserve"> </w:t>
            </w:r>
            <w:r w:rsidRPr="0022389B">
              <w:rPr>
                <w:rFonts w:ascii="Times New Roman" w:hAnsi="Times New Roman" w:cs="Times New Roman"/>
              </w:rPr>
              <w:t>inch</w:t>
            </w:r>
            <w:r w:rsidRPr="0022389B">
              <w:rPr>
                <w:rFonts w:ascii="Times New Roman" w:hAnsi="Times New Roman" w:cs="Times New Roman"/>
                <w:spacing w:val="4"/>
              </w:rPr>
              <w:t xml:space="preserve"> </w:t>
            </w:r>
            <w:r w:rsidRPr="0022389B">
              <w:rPr>
                <w:rFonts w:ascii="Times New Roman" w:hAnsi="Times New Roman" w:cs="Times New Roman"/>
              </w:rPr>
              <w:t>(6</w:t>
            </w:r>
            <w:r w:rsidRPr="0022389B">
              <w:rPr>
                <w:rFonts w:ascii="Times New Roman" w:hAnsi="Times New Roman" w:cs="Times New Roman"/>
                <w:spacing w:val="5"/>
              </w:rPr>
              <w:t xml:space="preserve"> </w:t>
            </w:r>
            <w:r w:rsidR="001E4EE8" w:rsidRPr="0022389B">
              <w:rPr>
                <w:rFonts w:ascii="Times New Roman" w:hAnsi="Times New Roman" w:cs="Times New Roman"/>
              </w:rPr>
              <w:t>-</w:t>
            </w:r>
            <w:r w:rsidRPr="0022389B">
              <w:rPr>
                <w:rFonts w:ascii="Times New Roman" w:hAnsi="Times New Roman" w:cs="Times New Roman"/>
                <w:spacing w:val="4"/>
              </w:rPr>
              <w:t xml:space="preserve"> </w:t>
            </w:r>
            <w:r w:rsidRPr="0022389B">
              <w:rPr>
                <w:rFonts w:ascii="Times New Roman" w:hAnsi="Times New Roman" w:cs="Times New Roman"/>
                <w:spacing w:val="-2"/>
              </w:rPr>
              <w:t>&lt;9.5mm)</w:t>
            </w:r>
          </w:p>
        </w:tc>
        <w:tc>
          <w:tcPr>
            <w:tcW w:w="4609" w:type="dxa"/>
            <w:vAlign w:val="center"/>
          </w:tcPr>
          <w:p w14:paraId="6F6BD247"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210°F</w:t>
            </w:r>
            <w:r w:rsidRPr="0022389B">
              <w:rPr>
                <w:rFonts w:ascii="Times New Roman" w:hAnsi="Times New Roman" w:cs="Times New Roman"/>
                <w:spacing w:val="6"/>
              </w:rPr>
              <w:t xml:space="preserve"> </w:t>
            </w:r>
            <w:r w:rsidRPr="0022389B">
              <w:rPr>
                <w:rFonts w:ascii="Times New Roman" w:hAnsi="Times New Roman" w:cs="Times New Roman"/>
                <w:spacing w:val="-2"/>
              </w:rPr>
              <w:t>(100°C)</w:t>
            </w:r>
          </w:p>
        </w:tc>
      </w:tr>
      <w:tr w:rsidR="00EC7A40" w:rsidRPr="00E01907" w14:paraId="6F04B8DE" w14:textId="77777777" w:rsidTr="00A073DC">
        <w:trPr>
          <w:trHeight w:val="303"/>
        </w:trPr>
        <w:tc>
          <w:tcPr>
            <w:tcW w:w="2202" w:type="dxa"/>
            <w:vMerge/>
            <w:tcBorders>
              <w:top w:val="nil"/>
            </w:tcBorders>
            <w:vAlign w:val="center"/>
          </w:tcPr>
          <w:p w14:paraId="38C1408E" w14:textId="77777777" w:rsidR="00EC7A40" w:rsidRPr="0022389B" w:rsidRDefault="00EC7A40" w:rsidP="00EA6D5B"/>
        </w:tc>
        <w:tc>
          <w:tcPr>
            <w:tcW w:w="3449" w:type="dxa"/>
            <w:vAlign w:val="center"/>
          </w:tcPr>
          <w:p w14:paraId="68D65210" w14:textId="0E8DB29E"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≥0.375</w:t>
            </w:r>
            <w:r w:rsidRPr="0022389B">
              <w:rPr>
                <w:rFonts w:ascii="Times New Roman" w:hAnsi="Times New Roman" w:cs="Times New Roman"/>
                <w:spacing w:val="7"/>
              </w:rPr>
              <w:t xml:space="preserve"> </w:t>
            </w:r>
            <w:r w:rsidR="00B84DA8" w:rsidRPr="0022389B">
              <w:rPr>
                <w:rFonts w:ascii="Times New Roman" w:hAnsi="Times New Roman" w:cs="Times New Roman"/>
              </w:rPr>
              <w:t>дюйма</w:t>
            </w:r>
            <w:r w:rsidRPr="0022389B">
              <w:rPr>
                <w:rFonts w:ascii="Times New Roman" w:hAnsi="Times New Roman" w:cs="Times New Roman"/>
                <w:spacing w:val="8"/>
              </w:rPr>
              <w:t xml:space="preserve"> </w:t>
            </w:r>
            <w:r w:rsidRPr="0022389B">
              <w:rPr>
                <w:rFonts w:ascii="Times New Roman" w:hAnsi="Times New Roman" w:cs="Times New Roman"/>
              </w:rPr>
              <w:t>(9.5mm)</w:t>
            </w:r>
            <w:r w:rsidRPr="0022389B">
              <w:rPr>
                <w:rFonts w:ascii="Times New Roman" w:hAnsi="Times New Roman" w:cs="Times New Roman"/>
                <w:spacing w:val="8"/>
              </w:rPr>
              <w:t xml:space="preserve"> </w:t>
            </w:r>
            <w:r w:rsidR="0058450C" w:rsidRPr="0022389B">
              <w:rPr>
                <w:rFonts w:ascii="Times New Roman" w:hAnsi="Times New Roman" w:cs="Times New Roman"/>
                <w:lang w:val="ru-RU"/>
              </w:rPr>
              <w:t>для</w:t>
            </w:r>
            <w:r w:rsidRPr="0022389B">
              <w:rPr>
                <w:rFonts w:ascii="Times New Roman" w:hAnsi="Times New Roman" w:cs="Times New Roman"/>
                <w:spacing w:val="8"/>
              </w:rPr>
              <w:t xml:space="preserve"> </w:t>
            </w:r>
            <w:r w:rsidRPr="0022389B">
              <w:rPr>
                <w:rFonts w:ascii="Times New Roman" w:hAnsi="Times New Roman" w:cs="Times New Roman"/>
                <w:spacing w:val="-2"/>
              </w:rPr>
              <w:t>S32205</w:t>
            </w:r>
          </w:p>
        </w:tc>
        <w:tc>
          <w:tcPr>
            <w:tcW w:w="4609" w:type="dxa"/>
            <w:vAlign w:val="center"/>
          </w:tcPr>
          <w:p w14:paraId="01171EC9"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300°F</w:t>
            </w:r>
            <w:r w:rsidRPr="0022389B">
              <w:rPr>
                <w:rFonts w:ascii="Times New Roman" w:hAnsi="Times New Roman" w:cs="Times New Roman"/>
                <w:spacing w:val="6"/>
              </w:rPr>
              <w:t xml:space="preserve"> </w:t>
            </w:r>
            <w:r w:rsidRPr="0022389B">
              <w:rPr>
                <w:rFonts w:ascii="Times New Roman" w:hAnsi="Times New Roman" w:cs="Times New Roman"/>
                <w:spacing w:val="-2"/>
              </w:rPr>
              <w:t>(150°C)</w:t>
            </w:r>
          </w:p>
        </w:tc>
      </w:tr>
      <w:tr w:rsidR="00EC7A40" w:rsidRPr="00E01907" w14:paraId="46905947" w14:textId="77777777" w:rsidTr="00A073DC">
        <w:trPr>
          <w:trHeight w:val="303"/>
        </w:trPr>
        <w:tc>
          <w:tcPr>
            <w:tcW w:w="2202" w:type="dxa"/>
            <w:vMerge/>
            <w:tcBorders>
              <w:top w:val="nil"/>
            </w:tcBorders>
            <w:vAlign w:val="center"/>
          </w:tcPr>
          <w:p w14:paraId="2335112A" w14:textId="77777777" w:rsidR="00EC7A40" w:rsidRPr="0022389B" w:rsidRDefault="00EC7A40" w:rsidP="00EA6D5B"/>
        </w:tc>
        <w:tc>
          <w:tcPr>
            <w:tcW w:w="3449" w:type="dxa"/>
            <w:vAlign w:val="center"/>
          </w:tcPr>
          <w:p w14:paraId="45E048A8" w14:textId="16397498"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≥0.375</w:t>
            </w:r>
            <w:r w:rsidRPr="0022389B">
              <w:rPr>
                <w:rFonts w:ascii="Times New Roman" w:hAnsi="Times New Roman" w:cs="Times New Roman"/>
                <w:spacing w:val="7"/>
              </w:rPr>
              <w:t xml:space="preserve"> </w:t>
            </w:r>
            <w:r w:rsidR="00B84DA8" w:rsidRPr="0022389B">
              <w:rPr>
                <w:rFonts w:ascii="Times New Roman" w:hAnsi="Times New Roman" w:cs="Times New Roman"/>
              </w:rPr>
              <w:t>дюйма</w:t>
            </w:r>
            <w:r w:rsidRPr="0022389B">
              <w:rPr>
                <w:rFonts w:ascii="Times New Roman" w:hAnsi="Times New Roman" w:cs="Times New Roman"/>
                <w:spacing w:val="8"/>
              </w:rPr>
              <w:t xml:space="preserve"> </w:t>
            </w:r>
            <w:r w:rsidRPr="0022389B">
              <w:rPr>
                <w:rFonts w:ascii="Times New Roman" w:hAnsi="Times New Roman" w:cs="Times New Roman"/>
              </w:rPr>
              <w:t>(9.5mm)</w:t>
            </w:r>
            <w:r w:rsidRPr="0022389B">
              <w:rPr>
                <w:rFonts w:ascii="Times New Roman" w:hAnsi="Times New Roman" w:cs="Times New Roman"/>
                <w:spacing w:val="8"/>
              </w:rPr>
              <w:t xml:space="preserve"> </w:t>
            </w:r>
            <w:r w:rsidR="0058450C" w:rsidRPr="0022389B">
              <w:rPr>
                <w:rFonts w:ascii="Times New Roman" w:hAnsi="Times New Roman" w:cs="Times New Roman"/>
                <w:lang w:val="ru-RU"/>
              </w:rPr>
              <w:t>для</w:t>
            </w:r>
            <w:r w:rsidRPr="0022389B">
              <w:rPr>
                <w:rFonts w:ascii="Times New Roman" w:hAnsi="Times New Roman" w:cs="Times New Roman"/>
                <w:spacing w:val="8"/>
              </w:rPr>
              <w:t xml:space="preserve"> </w:t>
            </w:r>
            <w:r w:rsidRPr="0022389B">
              <w:rPr>
                <w:rFonts w:ascii="Times New Roman" w:hAnsi="Times New Roman" w:cs="Times New Roman"/>
                <w:spacing w:val="-2"/>
              </w:rPr>
              <w:t>S32750</w:t>
            </w:r>
          </w:p>
        </w:tc>
        <w:tc>
          <w:tcPr>
            <w:tcW w:w="4609" w:type="dxa"/>
            <w:vAlign w:val="center"/>
          </w:tcPr>
          <w:p w14:paraId="48502B0C" w14:textId="77777777" w:rsidR="00EC7A40" w:rsidRPr="0022389B" w:rsidRDefault="00EC7A40" w:rsidP="00EA6D5B">
            <w:pPr>
              <w:pStyle w:val="TableParagraph"/>
              <w:spacing w:before="0"/>
              <w:ind w:left="0"/>
              <w:jc w:val="center"/>
              <w:rPr>
                <w:rFonts w:ascii="Times New Roman" w:hAnsi="Times New Roman" w:cs="Times New Roman"/>
              </w:rPr>
            </w:pPr>
            <w:r w:rsidRPr="0022389B">
              <w:rPr>
                <w:rFonts w:ascii="Times New Roman" w:hAnsi="Times New Roman" w:cs="Times New Roman"/>
              </w:rPr>
              <w:t>250°F</w:t>
            </w:r>
            <w:r w:rsidRPr="0022389B">
              <w:rPr>
                <w:rFonts w:ascii="Times New Roman" w:hAnsi="Times New Roman" w:cs="Times New Roman"/>
                <w:spacing w:val="6"/>
              </w:rPr>
              <w:t xml:space="preserve"> </w:t>
            </w:r>
            <w:r w:rsidRPr="0022389B">
              <w:rPr>
                <w:rFonts w:ascii="Times New Roman" w:hAnsi="Times New Roman" w:cs="Times New Roman"/>
                <w:spacing w:val="-2"/>
              </w:rPr>
              <w:t>(120°C)</w:t>
            </w:r>
          </w:p>
        </w:tc>
      </w:tr>
      <w:tr w:rsidR="00EC7A40" w:rsidRPr="00E01907" w14:paraId="4035C93A" w14:textId="77777777" w:rsidTr="00A073DC">
        <w:trPr>
          <w:trHeight w:val="303"/>
        </w:trPr>
        <w:tc>
          <w:tcPr>
            <w:tcW w:w="2202" w:type="dxa"/>
            <w:vAlign w:val="center"/>
          </w:tcPr>
          <w:p w14:paraId="2ABDE48B" w14:textId="52A352E0"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rPr>
              <w:t>P34</w:t>
            </w:r>
            <w:r w:rsidRPr="0022389B">
              <w:rPr>
                <w:rFonts w:ascii="Times New Roman" w:hAnsi="Times New Roman" w:cs="Times New Roman"/>
                <w:spacing w:val="5"/>
              </w:rPr>
              <w:t xml:space="preserve"> </w:t>
            </w:r>
            <w:r w:rsidRPr="0022389B">
              <w:rPr>
                <w:rFonts w:ascii="Times New Roman" w:hAnsi="Times New Roman" w:cs="Times New Roman"/>
              </w:rPr>
              <w:t>(</w:t>
            </w:r>
            <w:r w:rsidR="00785E98" w:rsidRPr="0022389B">
              <w:rPr>
                <w:rFonts w:ascii="Times New Roman" w:hAnsi="Times New Roman" w:cs="Times New Roman"/>
              </w:rPr>
              <w:t>сплав CuNi</w:t>
            </w:r>
            <w:r w:rsidRPr="0022389B">
              <w:rPr>
                <w:rFonts w:ascii="Times New Roman" w:hAnsi="Times New Roman" w:cs="Times New Roman"/>
                <w:spacing w:val="-2"/>
              </w:rPr>
              <w:t>)</w:t>
            </w:r>
          </w:p>
        </w:tc>
        <w:tc>
          <w:tcPr>
            <w:tcW w:w="3449" w:type="dxa"/>
            <w:vAlign w:val="center"/>
          </w:tcPr>
          <w:p w14:paraId="51F5639D" w14:textId="09499A65" w:rsidR="00EC7A40" w:rsidRPr="0022389B" w:rsidRDefault="00170938" w:rsidP="00EA6D5B">
            <w:pPr>
              <w:pStyle w:val="TableParagraph"/>
              <w:spacing w:before="0"/>
              <w:ind w:left="0"/>
              <w:jc w:val="center"/>
              <w:rPr>
                <w:rFonts w:ascii="Times New Roman" w:hAnsi="Times New Roman" w:cs="Times New Roman"/>
                <w:highlight w:val="yellow"/>
              </w:rPr>
            </w:pPr>
            <w:r w:rsidRPr="0022389B">
              <w:rPr>
                <w:rFonts w:ascii="Times New Roman" w:hAnsi="Times New Roman" w:cs="Times New Roman"/>
                <w:spacing w:val="-2"/>
              </w:rPr>
              <w:t>Всегда требуется</w:t>
            </w:r>
          </w:p>
        </w:tc>
        <w:tc>
          <w:tcPr>
            <w:tcW w:w="4609" w:type="dxa"/>
            <w:vAlign w:val="center"/>
          </w:tcPr>
          <w:p w14:paraId="4DFB63F0" w14:textId="77777777" w:rsidR="00EC7A40" w:rsidRPr="0022389B" w:rsidRDefault="00EC7A40" w:rsidP="00EA6D5B">
            <w:pPr>
              <w:pStyle w:val="TableParagraph"/>
              <w:spacing w:before="0"/>
              <w:ind w:left="0"/>
              <w:jc w:val="center"/>
              <w:rPr>
                <w:rFonts w:ascii="Times New Roman" w:hAnsi="Times New Roman" w:cs="Times New Roman"/>
                <w:highlight w:val="yellow"/>
              </w:rPr>
            </w:pPr>
            <w:r w:rsidRPr="0022389B">
              <w:rPr>
                <w:rFonts w:ascii="Times New Roman" w:hAnsi="Times New Roman" w:cs="Times New Roman"/>
              </w:rPr>
              <w:t>350°F</w:t>
            </w:r>
            <w:r w:rsidRPr="0022389B">
              <w:rPr>
                <w:rFonts w:ascii="Times New Roman" w:hAnsi="Times New Roman" w:cs="Times New Roman"/>
                <w:spacing w:val="6"/>
              </w:rPr>
              <w:t xml:space="preserve"> </w:t>
            </w:r>
            <w:r w:rsidRPr="0022389B">
              <w:rPr>
                <w:rFonts w:ascii="Times New Roman" w:hAnsi="Times New Roman" w:cs="Times New Roman"/>
                <w:spacing w:val="-2"/>
              </w:rPr>
              <w:t>(175°C)</w:t>
            </w:r>
          </w:p>
        </w:tc>
      </w:tr>
      <w:tr w:rsidR="00EC7A40" w:rsidRPr="00E01907" w14:paraId="4624E351" w14:textId="77777777" w:rsidTr="00A073DC">
        <w:trPr>
          <w:trHeight w:val="303"/>
        </w:trPr>
        <w:tc>
          <w:tcPr>
            <w:tcW w:w="2202" w:type="dxa"/>
            <w:vAlign w:val="center"/>
          </w:tcPr>
          <w:p w14:paraId="6A758425" w14:textId="587AED1D"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rPr>
              <w:t>P42-P44</w:t>
            </w:r>
            <w:r w:rsidRPr="0022389B">
              <w:rPr>
                <w:rFonts w:ascii="Times New Roman" w:hAnsi="Times New Roman" w:cs="Times New Roman"/>
                <w:spacing w:val="7"/>
              </w:rPr>
              <w:t xml:space="preserve"> </w:t>
            </w:r>
            <w:r w:rsidRPr="0022389B">
              <w:rPr>
                <w:rFonts w:ascii="Times New Roman" w:hAnsi="Times New Roman" w:cs="Times New Roman"/>
              </w:rPr>
              <w:t>(</w:t>
            </w:r>
            <w:r w:rsidR="00785E98" w:rsidRPr="0022389B">
              <w:rPr>
                <w:rFonts w:ascii="Times New Roman" w:hAnsi="Times New Roman" w:cs="Times New Roman"/>
              </w:rPr>
              <w:t xml:space="preserve">сплав </w:t>
            </w:r>
            <w:r w:rsidRPr="0022389B">
              <w:rPr>
                <w:rFonts w:ascii="Times New Roman" w:hAnsi="Times New Roman" w:cs="Times New Roman"/>
              </w:rPr>
              <w:t>Nickel</w:t>
            </w:r>
            <w:r w:rsidRPr="0022389B">
              <w:rPr>
                <w:rFonts w:ascii="Times New Roman" w:hAnsi="Times New Roman" w:cs="Times New Roman"/>
                <w:spacing w:val="-2"/>
              </w:rPr>
              <w:t>)</w:t>
            </w:r>
          </w:p>
        </w:tc>
        <w:tc>
          <w:tcPr>
            <w:tcW w:w="3449" w:type="dxa"/>
            <w:vAlign w:val="center"/>
          </w:tcPr>
          <w:p w14:paraId="395B639F" w14:textId="23510BEC" w:rsidR="00EC7A40" w:rsidRPr="0022389B" w:rsidRDefault="00170938" w:rsidP="00EA6D5B">
            <w:pPr>
              <w:pStyle w:val="TableParagraph"/>
              <w:spacing w:before="0"/>
              <w:ind w:left="0"/>
              <w:jc w:val="center"/>
              <w:rPr>
                <w:rFonts w:ascii="Times New Roman" w:hAnsi="Times New Roman" w:cs="Times New Roman"/>
                <w:highlight w:val="yellow"/>
              </w:rPr>
            </w:pPr>
            <w:r w:rsidRPr="0022389B">
              <w:rPr>
                <w:rFonts w:ascii="Times New Roman" w:hAnsi="Times New Roman" w:cs="Times New Roman"/>
                <w:spacing w:val="-2"/>
              </w:rPr>
              <w:t>Всегда требуется</w:t>
            </w:r>
          </w:p>
        </w:tc>
        <w:tc>
          <w:tcPr>
            <w:tcW w:w="4609" w:type="dxa"/>
            <w:vAlign w:val="center"/>
          </w:tcPr>
          <w:p w14:paraId="02099EFC" w14:textId="77777777" w:rsidR="00EC7A40" w:rsidRPr="0022389B" w:rsidRDefault="00EC7A40" w:rsidP="00EA6D5B">
            <w:pPr>
              <w:pStyle w:val="TableParagraph"/>
              <w:spacing w:before="0"/>
              <w:ind w:left="0"/>
              <w:jc w:val="center"/>
              <w:rPr>
                <w:rFonts w:ascii="Times New Roman" w:hAnsi="Times New Roman" w:cs="Times New Roman"/>
                <w:highlight w:val="yellow"/>
              </w:rPr>
            </w:pPr>
            <w:r w:rsidRPr="0022389B">
              <w:rPr>
                <w:rFonts w:ascii="Times New Roman" w:hAnsi="Times New Roman" w:cs="Times New Roman"/>
              </w:rPr>
              <w:t>300°F</w:t>
            </w:r>
            <w:r w:rsidRPr="0022389B">
              <w:rPr>
                <w:rFonts w:ascii="Times New Roman" w:hAnsi="Times New Roman" w:cs="Times New Roman"/>
                <w:spacing w:val="6"/>
              </w:rPr>
              <w:t xml:space="preserve"> </w:t>
            </w:r>
            <w:r w:rsidRPr="0022389B">
              <w:rPr>
                <w:rFonts w:ascii="Times New Roman" w:hAnsi="Times New Roman" w:cs="Times New Roman"/>
                <w:spacing w:val="-2"/>
              </w:rPr>
              <w:t>(150°C)</w:t>
            </w:r>
          </w:p>
        </w:tc>
      </w:tr>
      <w:tr w:rsidR="00EC7A40" w:rsidRPr="00E01907" w14:paraId="5851D206" w14:textId="77777777" w:rsidTr="00A073DC">
        <w:trPr>
          <w:trHeight w:val="303"/>
        </w:trPr>
        <w:tc>
          <w:tcPr>
            <w:tcW w:w="2202" w:type="dxa"/>
            <w:vAlign w:val="center"/>
          </w:tcPr>
          <w:p w14:paraId="103175FE" w14:textId="6BA59BD0"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rPr>
              <w:t>P51</w:t>
            </w:r>
            <w:r w:rsidRPr="0022389B">
              <w:rPr>
                <w:rFonts w:ascii="Times New Roman" w:hAnsi="Times New Roman" w:cs="Times New Roman"/>
                <w:spacing w:val="4"/>
              </w:rPr>
              <w:t xml:space="preserve"> </w:t>
            </w:r>
            <w:r w:rsidRPr="0022389B">
              <w:rPr>
                <w:rFonts w:ascii="Times New Roman" w:hAnsi="Times New Roman" w:cs="Times New Roman"/>
              </w:rPr>
              <w:t>(</w:t>
            </w:r>
            <w:r w:rsidR="00785E98" w:rsidRPr="0022389B">
              <w:rPr>
                <w:rFonts w:ascii="Times New Roman" w:hAnsi="Times New Roman" w:cs="Times New Roman"/>
              </w:rPr>
              <w:t>сплав Ti</w:t>
            </w:r>
            <w:r w:rsidRPr="0022389B">
              <w:rPr>
                <w:rFonts w:ascii="Times New Roman" w:hAnsi="Times New Roman" w:cs="Times New Roman"/>
                <w:spacing w:val="-2"/>
              </w:rPr>
              <w:t>)</w:t>
            </w:r>
          </w:p>
        </w:tc>
        <w:tc>
          <w:tcPr>
            <w:tcW w:w="3449" w:type="dxa"/>
            <w:vAlign w:val="center"/>
          </w:tcPr>
          <w:p w14:paraId="54885A67" w14:textId="3BA61AD9" w:rsidR="00EC7A40" w:rsidRPr="0022389B" w:rsidRDefault="00170938" w:rsidP="00EA6D5B">
            <w:pPr>
              <w:pStyle w:val="TableParagraph"/>
              <w:spacing w:before="0"/>
              <w:ind w:left="0"/>
              <w:jc w:val="center"/>
              <w:rPr>
                <w:rFonts w:ascii="Times New Roman" w:hAnsi="Times New Roman" w:cs="Times New Roman"/>
                <w:highlight w:val="yellow"/>
              </w:rPr>
            </w:pPr>
            <w:r w:rsidRPr="0022389B">
              <w:rPr>
                <w:rFonts w:ascii="Times New Roman" w:hAnsi="Times New Roman" w:cs="Times New Roman"/>
                <w:spacing w:val="-2"/>
              </w:rPr>
              <w:t>Всегда требуется</w:t>
            </w:r>
          </w:p>
        </w:tc>
        <w:tc>
          <w:tcPr>
            <w:tcW w:w="4609" w:type="dxa"/>
            <w:vAlign w:val="center"/>
          </w:tcPr>
          <w:p w14:paraId="0E01060D" w14:textId="77777777" w:rsidR="00EC7A40" w:rsidRPr="0022389B" w:rsidRDefault="00EC7A40" w:rsidP="00EA6D5B">
            <w:pPr>
              <w:pStyle w:val="TableParagraph"/>
              <w:spacing w:before="0"/>
              <w:ind w:left="0"/>
              <w:jc w:val="center"/>
              <w:rPr>
                <w:rFonts w:ascii="Times New Roman" w:hAnsi="Times New Roman" w:cs="Times New Roman"/>
                <w:highlight w:val="yellow"/>
              </w:rPr>
            </w:pPr>
            <w:r w:rsidRPr="0022389B">
              <w:rPr>
                <w:rFonts w:ascii="Times New Roman" w:hAnsi="Times New Roman" w:cs="Times New Roman"/>
              </w:rPr>
              <w:t>300°F</w:t>
            </w:r>
            <w:r w:rsidRPr="0022389B">
              <w:rPr>
                <w:rFonts w:ascii="Times New Roman" w:hAnsi="Times New Roman" w:cs="Times New Roman"/>
                <w:spacing w:val="6"/>
              </w:rPr>
              <w:t xml:space="preserve"> </w:t>
            </w:r>
            <w:r w:rsidRPr="0022389B">
              <w:rPr>
                <w:rFonts w:ascii="Times New Roman" w:hAnsi="Times New Roman" w:cs="Times New Roman"/>
                <w:spacing w:val="-2"/>
              </w:rPr>
              <w:t>(150°C)</w:t>
            </w:r>
          </w:p>
        </w:tc>
      </w:tr>
    </w:tbl>
    <w:p w14:paraId="55F31DF3" w14:textId="4EE51B4B" w:rsidR="00EC7A40" w:rsidRPr="008603EC" w:rsidRDefault="007A6EE1" w:rsidP="0022389B">
      <w:pPr>
        <w:pStyle w:val="Heading2"/>
        <w:numPr>
          <w:ilvl w:val="1"/>
          <w:numId w:val="68"/>
        </w:numPr>
        <w:spacing w:before="240" w:after="240"/>
        <w:ind w:left="851" w:hanging="709"/>
        <w:rPr>
          <w:sz w:val="22"/>
          <w:szCs w:val="22"/>
          <w:lang w:val="ru-RU"/>
        </w:rPr>
      </w:pPr>
      <w:r w:rsidRPr="007A6EE1">
        <w:rPr>
          <w:spacing w:val="-2"/>
          <w:sz w:val="22"/>
          <w:szCs w:val="22"/>
          <w:lang w:val="ru-RU"/>
        </w:rPr>
        <w:t xml:space="preserve">  </w:t>
      </w:r>
      <w:bookmarkStart w:id="1616" w:name="_Toc205628172"/>
      <w:r w:rsidR="00276766" w:rsidRPr="008603EC">
        <w:rPr>
          <w:spacing w:val="-2"/>
          <w:sz w:val="22"/>
          <w:szCs w:val="22"/>
          <w:lang w:val="ru-RU"/>
        </w:rPr>
        <w:t>Мониторинг м</w:t>
      </w:r>
      <w:r w:rsidR="00797691" w:rsidRPr="008603EC">
        <w:rPr>
          <w:spacing w:val="-2"/>
          <w:sz w:val="22"/>
          <w:szCs w:val="22"/>
          <w:lang w:val="ru-RU"/>
        </w:rPr>
        <w:t>етод</w:t>
      </w:r>
      <w:r w:rsidR="00656D16" w:rsidRPr="008603EC">
        <w:rPr>
          <w:spacing w:val="-2"/>
          <w:sz w:val="22"/>
          <w:szCs w:val="22"/>
          <w:lang w:val="ru-RU"/>
        </w:rPr>
        <w:t>ов</w:t>
      </w:r>
      <w:r w:rsidR="00797691" w:rsidRPr="008603EC">
        <w:rPr>
          <w:spacing w:val="-2"/>
          <w:sz w:val="22"/>
          <w:szCs w:val="22"/>
          <w:lang w:val="ru-RU"/>
        </w:rPr>
        <w:t xml:space="preserve"> предварительного нагрева и </w:t>
      </w:r>
      <w:r w:rsidR="000A55BD" w:rsidRPr="008603EC">
        <w:rPr>
          <w:spacing w:val="-2"/>
          <w:sz w:val="22"/>
          <w:szCs w:val="22"/>
          <w:lang w:val="ru-RU"/>
        </w:rPr>
        <w:t>контроля</w:t>
      </w:r>
      <w:r w:rsidR="00EA4FA6" w:rsidRPr="008603EC">
        <w:rPr>
          <w:spacing w:val="-2"/>
          <w:sz w:val="22"/>
          <w:szCs w:val="22"/>
          <w:lang w:val="ru-RU"/>
        </w:rPr>
        <w:t xml:space="preserve"> температуры</w:t>
      </w:r>
      <w:r w:rsidR="00656D16" w:rsidRPr="008603EC">
        <w:rPr>
          <w:spacing w:val="-2"/>
          <w:sz w:val="22"/>
          <w:szCs w:val="22"/>
          <w:lang w:val="ru-RU"/>
        </w:rPr>
        <w:t xml:space="preserve"> между проходами</w:t>
      </w:r>
      <w:bookmarkEnd w:id="1616"/>
    </w:p>
    <w:p w14:paraId="6AD0D116" w14:textId="45BAB785" w:rsidR="00EC7A40" w:rsidRPr="005963DD" w:rsidRDefault="00EC7A40" w:rsidP="0022389B">
      <w:pPr>
        <w:pStyle w:val="BodyText"/>
        <w:spacing w:before="120" w:after="120"/>
        <w:ind w:left="1134" w:hanging="425"/>
        <w:rPr>
          <w:color w:val="333333"/>
          <w:spacing w:val="-5"/>
          <w:sz w:val="22"/>
          <w:szCs w:val="22"/>
          <w:lang w:val="ru-RU"/>
        </w:rPr>
      </w:pPr>
      <w:r w:rsidRPr="005963DD">
        <w:rPr>
          <w:b/>
          <w:sz w:val="22"/>
          <w:szCs w:val="22"/>
          <w:lang w:val="ru-RU"/>
        </w:rPr>
        <w:t>21.3-1</w:t>
      </w:r>
      <w:r w:rsidRPr="005963DD">
        <w:rPr>
          <w:b/>
          <w:spacing w:val="15"/>
          <w:sz w:val="22"/>
          <w:szCs w:val="22"/>
          <w:lang w:val="ru-RU"/>
        </w:rPr>
        <w:t xml:space="preserve"> </w:t>
      </w:r>
      <w:r w:rsidRPr="005963DD">
        <w:rPr>
          <w:b/>
          <w:sz w:val="22"/>
          <w:szCs w:val="22"/>
          <w:lang w:val="ru-RU"/>
        </w:rPr>
        <w:t>-</w:t>
      </w:r>
      <w:r w:rsidRPr="005963DD">
        <w:rPr>
          <w:b/>
          <w:spacing w:val="2"/>
          <w:sz w:val="22"/>
          <w:szCs w:val="22"/>
          <w:lang w:val="ru-RU"/>
        </w:rPr>
        <w:t xml:space="preserve"> </w:t>
      </w:r>
      <w:r w:rsidR="00102C55" w:rsidRPr="005963DD">
        <w:rPr>
          <w:color w:val="333333"/>
          <w:spacing w:val="-5"/>
          <w:sz w:val="22"/>
          <w:szCs w:val="22"/>
          <w:lang w:val="ru-RU"/>
        </w:rPr>
        <w:t>Предварительный нагрев и контроль</w:t>
      </w:r>
      <w:r w:rsidR="00D743D5" w:rsidRPr="005963DD">
        <w:rPr>
          <w:color w:val="333333"/>
          <w:spacing w:val="-5"/>
          <w:sz w:val="22"/>
          <w:szCs w:val="22"/>
          <w:lang w:val="ru-RU"/>
        </w:rPr>
        <w:t xml:space="preserve"> температуры</w:t>
      </w:r>
      <w:r w:rsidR="00102C55" w:rsidRPr="005963DD">
        <w:rPr>
          <w:color w:val="333333"/>
          <w:spacing w:val="-5"/>
          <w:sz w:val="22"/>
          <w:szCs w:val="22"/>
          <w:lang w:val="ru-RU"/>
        </w:rPr>
        <w:t xml:space="preserve"> между проходами</w:t>
      </w:r>
      <w:r w:rsidR="00AA1E3A" w:rsidRPr="005963DD">
        <w:rPr>
          <w:sz w:val="22"/>
          <w:szCs w:val="22"/>
          <w:lang w:val="ru-RU"/>
        </w:rPr>
        <w:t xml:space="preserve"> </w:t>
      </w:r>
      <w:r w:rsidR="00AA1E3A" w:rsidRPr="005963DD">
        <w:rPr>
          <w:color w:val="333333"/>
          <w:spacing w:val="-5"/>
          <w:sz w:val="22"/>
          <w:szCs w:val="22"/>
          <w:lang w:val="ru-RU"/>
        </w:rPr>
        <w:t xml:space="preserve">должны применяться и </w:t>
      </w:r>
      <w:r w:rsidR="00BB133C" w:rsidRPr="005963DD">
        <w:rPr>
          <w:color w:val="333333"/>
          <w:spacing w:val="-5"/>
          <w:sz w:val="22"/>
          <w:szCs w:val="22"/>
          <w:lang w:val="ru-RU"/>
        </w:rPr>
        <w:t>контролироваться,</w:t>
      </w:r>
      <w:r w:rsidR="00AA1E3A" w:rsidRPr="005963DD">
        <w:rPr>
          <w:color w:val="333333"/>
          <w:spacing w:val="-5"/>
          <w:sz w:val="22"/>
          <w:szCs w:val="22"/>
          <w:lang w:val="ru-RU"/>
        </w:rPr>
        <w:t xml:space="preserve"> когда требуется </w:t>
      </w:r>
      <w:r w:rsidR="00EA4FA6" w:rsidRPr="005963DD">
        <w:rPr>
          <w:color w:val="333333"/>
          <w:spacing w:val="-5"/>
          <w:sz w:val="22"/>
          <w:szCs w:val="22"/>
          <w:lang w:val="ru-RU"/>
        </w:rPr>
        <w:t>согласно таблице</w:t>
      </w:r>
      <w:r w:rsidR="00E259F9" w:rsidRPr="005963DD">
        <w:rPr>
          <w:color w:val="333333"/>
          <w:spacing w:val="-5"/>
          <w:sz w:val="22"/>
          <w:szCs w:val="22"/>
          <w:lang w:val="ru-RU"/>
        </w:rPr>
        <w:t xml:space="preserve"> 13</w:t>
      </w:r>
    </w:p>
    <w:p w14:paraId="67F222B7" w14:textId="0D3D9FE7" w:rsidR="00EC7A40" w:rsidRPr="005963DD" w:rsidRDefault="004B02A4" w:rsidP="0022389B">
      <w:pPr>
        <w:spacing w:before="120" w:after="240"/>
        <w:ind w:left="709"/>
        <w:rPr>
          <w:b/>
          <w:lang w:val="ru-RU"/>
        </w:rPr>
      </w:pPr>
      <w:r w:rsidRPr="008E1E49">
        <w:rPr>
          <w:b/>
          <w:color w:val="333333"/>
          <w:spacing w:val="-2"/>
          <w:lang w:val="ru-RU"/>
          <w:rPrChange w:id="1617" w:author="Marchenko, Sergey [Tengizchevroil]" w:date="2025-08-07T16:01:00Z" w16du:dateUtc="2025-08-07T11:01:00Z">
            <w:rPr>
              <w:b/>
              <w:color w:val="333333"/>
              <w:spacing w:val="-2"/>
              <w:highlight w:val="yellow"/>
              <w:lang w:val="ru-RU"/>
            </w:rPr>
          </w:rPrChange>
        </w:rPr>
        <w:t xml:space="preserve">Таблица 13: Методы предварительного нагрева </w:t>
      </w:r>
      <w:r w:rsidR="00421657" w:rsidRPr="008E1E49">
        <w:rPr>
          <w:b/>
          <w:color w:val="333333"/>
          <w:spacing w:val="-2"/>
          <w:lang w:val="ru-RU"/>
          <w:rPrChange w:id="1618" w:author="Marchenko, Sergey [Tengizchevroil]" w:date="2025-08-07T16:01:00Z" w16du:dateUtc="2025-08-07T11:01:00Z">
            <w:rPr>
              <w:b/>
              <w:color w:val="333333"/>
              <w:spacing w:val="-2"/>
              <w:highlight w:val="yellow"/>
              <w:lang w:val="ru-RU"/>
            </w:rPr>
          </w:rPrChange>
        </w:rPr>
        <w:t>и мониторинг</w:t>
      </w:r>
      <w:r w:rsidR="00E80A0C" w:rsidRPr="008E1E49">
        <w:rPr>
          <w:b/>
          <w:color w:val="333333"/>
          <w:spacing w:val="-2"/>
          <w:lang w:val="ru-RU"/>
          <w:rPrChange w:id="1619" w:author="Marchenko, Sergey [Tengizchevroil]" w:date="2025-08-07T16:01:00Z" w16du:dateUtc="2025-08-07T11:01:00Z">
            <w:rPr>
              <w:b/>
              <w:color w:val="333333"/>
              <w:spacing w:val="-2"/>
              <w:highlight w:val="yellow"/>
              <w:lang w:val="ru-RU"/>
            </w:rPr>
          </w:rPrChange>
        </w:rPr>
        <w:t xml:space="preserve"> </w:t>
      </w:r>
      <w:r w:rsidRPr="008E1E49">
        <w:rPr>
          <w:b/>
          <w:color w:val="333333"/>
          <w:spacing w:val="-2"/>
          <w:lang w:val="ru-RU"/>
          <w:rPrChange w:id="1620" w:author="Marchenko, Sergey [Tengizchevroil]" w:date="2025-08-07T16:01:00Z" w16du:dateUtc="2025-08-07T11:01:00Z">
            <w:rPr>
              <w:b/>
              <w:color w:val="333333"/>
              <w:spacing w:val="-2"/>
              <w:highlight w:val="yellow"/>
              <w:lang w:val="ru-RU"/>
            </w:rPr>
          </w:rPrChange>
        </w:rPr>
        <w:t>температуры</w:t>
      </w:r>
      <w:r w:rsidR="00D32887" w:rsidRPr="008E1E49">
        <w:rPr>
          <w:b/>
          <w:color w:val="333333"/>
          <w:spacing w:val="-2"/>
          <w:lang w:val="ru-RU"/>
          <w:rPrChange w:id="1621" w:author="Marchenko, Sergey [Tengizchevroil]" w:date="2025-08-07T16:01:00Z" w16du:dateUtc="2025-08-07T11:01:00Z">
            <w:rPr>
              <w:b/>
              <w:color w:val="333333"/>
              <w:spacing w:val="-2"/>
              <w:highlight w:val="yellow"/>
              <w:lang w:val="ru-RU"/>
            </w:rPr>
          </w:rPrChange>
        </w:rPr>
        <w:t xml:space="preserve"> между проходами</w:t>
      </w:r>
    </w:p>
    <w:tbl>
      <w:tblPr>
        <w:tblW w:w="0" w:type="auto"/>
        <w:tblInd w:w="1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710"/>
        <w:gridCol w:w="1440"/>
        <w:gridCol w:w="1530"/>
        <w:gridCol w:w="1530"/>
        <w:gridCol w:w="1350"/>
        <w:gridCol w:w="1260"/>
        <w:gridCol w:w="1440"/>
      </w:tblGrid>
      <w:tr w:rsidR="00EC7A40" w:rsidRPr="00EC03AB" w14:paraId="20280C06" w14:textId="77777777" w:rsidTr="002D7C7F">
        <w:trPr>
          <w:trHeight w:val="287"/>
        </w:trPr>
        <w:tc>
          <w:tcPr>
            <w:tcW w:w="1710" w:type="dxa"/>
            <w:vMerge w:val="restart"/>
            <w:shd w:val="clear" w:color="auto" w:fill="F0F0F0"/>
            <w:vAlign w:val="center"/>
          </w:tcPr>
          <w:p w14:paraId="4F2AABB5" w14:textId="3CBEA9A3" w:rsidR="00EC7A40" w:rsidRPr="0022389B" w:rsidRDefault="004B02A4" w:rsidP="00EA6D5B">
            <w:pPr>
              <w:pStyle w:val="TableParagraph"/>
              <w:spacing w:before="0"/>
              <w:ind w:left="0"/>
              <w:jc w:val="center"/>
              <w:rPr>
                <w:rFonts w:ascii="Times New Roman" w:hAnsi="Times New Roman" w:cs="Times New Roman"/>
                <w:b/>
              </w:rPr>
            </w:pPr>
            <w:r w:rsidRPr="0022389B">
              <w:rPr>
                <w:rFonts w:ascii="Times New Roman" w:hAnsi="Times New Roman" w:cs="Times New Roman"/>
                <w:b/>
                <w:spacing w:val="-2"/>
              </w:rPr>
              <w:t>Р номер материала</w:t>
            </w:r>
          </w:p>
        </w:tc>
        <w:tc>
          <w:tcPr>
            <w:tcW w:w="4500" w:type="dxa"/>
            <w:gridSpan w:val="3"/>
            <w:shd w:val="clear" w:color="auto" w:fill="F0F0F0"/>
            <w:vAlign w:val="center"/>
          </w:tcPr>
          <w:p w14:paraId="330A27CE" w14:textId="49822A2B" w:rsidR="00EC7A40" w:rsidRPr="0022389B" w:rsidRDefault="008D4252" w:rsidP="00EA6D5B">
            <w:pPr>
              <w:pStyle w:val="TableParagraph"/>
              <w:spacing w:before="0"/>
              <w:ind w:left="0"/>
              <w:jc w:val="center"/>
              <w:rPr>
                <w:rFonts w:ascii="Times New Roman" w:hAnsi="Times New Roman" w:cs="Times New Roman"/>
                <w:b/>
                <w:lang w:val="ru-RU"/>
              </w:rPr>
            </w:pPr>
            <w:r w:rsidRPr="0022389B">
              <w:rPr>
                <w:rFonts w:ascii="Times New Roman" w:hAnsi="Times New Roman" w:cs="Times New Roman"/>
                <w:b/>
                <w:color w:val="333333"/>
                <w:spacing w:val="-2"/>
                <w:lang w:val="ru-RU"/>
              </w:rPr>
              <w:t>Метод применения предварительного нагрева</w:t>
            </w:r>
          </w:p>
        </w:tc>
        <w:tc>
          <w:tcPr>
            <w:tcW w:w="4050" w:type="dxa"/>
            <w:gridSpan w:val="3"/>
            <w:shd w:val="clear" w:color="auto" w:fill="F0F0F0"/>
            <w:vAlign w:val="center"/>
          </w:tcPr>
          <w:p w14:paraId="27A5D6A4" w14:textId="3F2BAB62" w:rsidR="00EC7A40" w:rsidRPr="0022389B" w:rsidRDefault="003E0F05" w:rsidP="00EA6D5B">
            <w:pPr>
              <w:pStyle w:val="TableParagraph"/>
              <w:spacing w:before="0"/>
              <w:ind w:left="0"/>
              <w:jc w:val="center"/>
              <w:rPr>
                <w:rFonts w:ascii="Times New Roman" w:hAnsi="Times New Roman" w:cs="Times New Roman"/>
                <w:b/>
                <w:lang w:val="ru-RU"/>
              </w:rPr>
            </w:pPr>
            <w:r w:rsidRPr="0022389B">
              <w:rPr>
                <w:rFonts w:ascii="Times New Roman" w:hAnsi="Times New Roman" w:cs="Times New Roman"/>
                <w:b/>
                <w:color w:val="333333"/>
                <w:spacing w:val="-2"/>
                <w:lang w:val="ru-RU"/>
              </w:rPr>
              <w:t>М</w:t>
            </w:r>
            <w:r w:rsidR="007049AC" w:rsidRPr="0022389B">
              <w:rPr>
                <w:rFonts w:ascii="Times New Roman" w:hAnsi="Times New Roman" w:cs="Times New Roman"/>
                <w:b/>
                <w:color w:val="333333"/>
                <w:spacing w:val="-2"/>
                <w:lang w:val="ru-RU"/>
              </w:rPr>
              <w:t>о</w:t>
            </w:r>
            <w:r w:rsidRPr="0022389B">
              <w:rPr>
                <w:rFonts w:ascii="Times New Roman" w:hAnsi="Times New Roman" w:cs="Times New Roman"/>
                <w:b/>
                <w:color w:val="333333"/>
                <w:spacing w:val="-2"/>
                <w:lang w:val="ru-RU"/>
              </w:rPr>
              <w:t>ниторинг метода предварительного подог</w:t>
            </w:r>
            <w:r w:rsidR="007049AC" w:rsidRPr="0022389B">
              <w:rPr>
                <w:rFonts w:ascii="Times New Roman" w:hAnsi="Times New Roman" w:cs="Times New Roman"/>
                <w:b/>
                <w:color w:val="333333"/>
                <w:spacing w:val="-2"/>
                <w:lang w:val="ru-RU"/>
              </w:rPr>
              <w:t>рева и температуры между проходами</w:t>
            </w:r>
          </w:p>
        </w:tc>
      </w:tr>
      <w:tr w:rsidR="00B73E11" w14:paraId="39173D6E" w14:textId="77777777" w:rsidTr="002D7C7F">
        <w:trPr>
          <w:trHeight w:val="919"/>
        </w:trPr>
        <w:tc>
          <w:tcPr>
            <w:tcW w:w="1710" w:type="dxa"/>
            <w:vMerge/>
            <w:tcBorders>
              <w:top w:val="nil"/>
            </w:tcBorders>
            <w:shd w:val="clear" w:color="auto" w:fill="F0F0F0"/>
            <w:vAlign w:val="center"/>
          </w:tcPr>
          <w:p w14:paraId="3B620FBB" w14:textId="77777777" w:rsidR="00EC7A40" w:rsidRPr="0022389B" w:rsidRDefault="00EC7A40" w:rsidP="00EA6D5B">
            <w:pPr>
              <w:jc w:val="center"/>
              <w:rPr>
                <w:lang w:val="ru-RU"/>
              </w:rPr>
            </w:pPr>
          </w:p>
        </w:tc>
        <w:tc>
          <w:tcPr>
            <w:tcW w:w="1440" w:type="dxa"/>
            <w:vAlign w:val="center"/>
          </w:tcPr>
          <w:p w14:paraId="3C0252B3" w14:textId="699F6824" w:rsidR="00EC7A40" w:rsidRPr="0022389B" w:rsidRDefault="002B7372" w:rsidP="009744ED">
            <w:pPr>
              <w:pStyle w:val="TableParagraph"/>
              <w:spacing w:before="0"/>
              <w:ind w:left="0"/>
              <w:jc w:val="center"/>
              <w:rPr>
                <w:rFonts w:ascii="Times New Roman" w:hAnsi="Times New Roman" w:cs="Times New Roman"/>
                <w:b/>
                <w:lang w:val="ru-RU"/>
              </w:rPr>
            </w:pPr>
            <w:r w:rsidRPr="0022389B">
              <w:rPr>
                <w:rFonts w:ascii="Times New Roman" w:hAnsi="Times New Roman" w:cs="Times New Roman"/>
                <w:b/>
                <w:color w:val="333333"/>
                <w:lang w:val="ru-RU"/>
              </w:rPr>
              <w:t>Кислородно-топливная горелка «бутон розы»</w:t>
            </w:r>
          </w:p>
        </w:tc>
        <w:tc>
          <w:tcPr>
            <w:tcW w:w="1530" w:type="dxa"/>
            <w:vAlign w:val="center"/>
          </w:tcPr>
          <w:p w14:paraId="402B67BB" w14:textId="21DD377A" w:rsidR="00EC7A40" w:rsidRPr="0022389B" w:rsidRDefault="000A4216" w:rsidP="009744ED">
            <w:pPr>
              <w:pStyle w:val="TableParagraph"/>
              <w:spacing w:before="0"/>
              <w:ind w:left="0" w:hanging="11"/>
              <w:jc w:val="center"/>
              <w:rPr>
                <w:rFonts w:ascii="Times New Roman" w:hAnsi="Times New Roman" w:cs="Times New Roman"/>
                <w:b/>
                <w:lang w:val="ru-RU"/>
              </w:rPr>
            </w:pPr>
            <w:r w:rsidRPr="0022389B">
              <w:rPr>
                <w:rFonts w:ascii="Times New Roman" w:hAnsi="Times New Roman" w:cs="Times New Roman"/>
                <w:b/>
                <w:color w:val="333333"/>
                <w:lang w:val="ru-RU"/>
              </w:rPr>
              <w:t>Нагревательные блоки</w:t>
            </w:r>
            <w:r w:rsidR="0071427A" w:rsidRPr="0022389B">
              <w:rPr>
                <w:rFonts w:ascii="Times New Roman" w:hAnsi="Times New Roman" w:cs="Times New Roman"/>
                <w:b/>
                <w:color w:val="333333"/>
                <w:lang w:val="ru-RU"/>
              </w:rPr>
              <w:t xml:space="preserve"> с электрическим сопротивлением</w:t>
            </w:r>
          </w:p>
        </w:tc>
        <w:tc>
          <w:tcPr>
            <w:tcW w:w="1530" w:type="dxa"/>
            <w:vAlign w:val="center"/>
          </w:tcPr>
          <w:p w14:paraId="5C374E71" w14:textId="54202143" w:rsidR="00EC7A40" w:rsidRPr="0022389B" w:rsidRDefault="00045D31" w:rsidP="009744ED">
            <w:pPr>
              <w:pStyle w:val="TableParagraph"/>
              <w:spacing w:before="0"/>
              <w:ind w:left="0"/>
              <w:jc w:val="center"/>
              <w:rPr>
                <w:rFonts w:ascii="Times New Roman" w:hAnsi="Times New Roman" w:cs="Times New Roman"/>
                <w:b/>
                <w:lang w:val="ru-RU"/>
              </w:rPr>
            </w:pPr>
            <w:r w:rsidRPr="0022389B">
              <w:rPr>
                <w:rFonts w:ascii="Times New Roman" w:hAnsi="Times New Roman" w:cs="Times New Roman"/>
                <w:b/>
                <w:color w:val="333333"/>
                <w:lang w:val="ru-RU"/>
              </w:rPr>
              <w:t>Индукционные нагревательные элементы</w:t>
            </w:r>
          </w:p>
        </w:tc>
        <w:tc>
          <w:tcPr>
            <w:tcW w:w="1350" w:type="dxa"/>
            <w:vAlign w:val="center"/>
          </w:tcPr>
          <w:p w14:paraId="50C93944" w14:textId="6CC101B3" w:rsidR="00EC7A40" w:rsidRPr="0022389B" w:rsidRDefault="002E15F4" w:rsidP="009744ED">
            <w:pPr>
              <w:pStyle w:val="TableParagraph"/>
              <w:spacing w:before="0"/>
              <w:ind w:left="0"/>
              <w:jc w:val="center"/>
              <w:rPr>
                <w:rFonts w:ascii="Times New Roman" w:hAnsi="Times New Roman" w:cs="Times New Roman"/>
                <w:b/>
                <w:lang w:val="ru-RU"/>
              </w:rPr>
            </w:pPr>
            <w:r w:rsidRPr="0022389B">
              <w:rPr>
                <w:rFonts w:ascii="Times New Roman" w:hAnsi="Times New Roman" w:cs="Times New Roman"/>
                <w:b/>
                <w:color w:val="333333"/>
                <w:spacing w:val="-2"/>
                <w:lang w:val="ru-RU"/>
              </w:rPr>
              <w:t>Термо</w:t>
            </w:r>
            <w:r w:rsidR="00E025CA" w:rsidRPr="0022389B">
              <w:rPr>
                <w:rFonts w:ascii="Times New Roman" w:hAnsi="Times New Roman" w:cs="Times New Roman"/>
                <w:b/>
                <w:color w:val="333333"/>
                <w:spacing w:val="-2"/>
                <w:lang w:val="ru-RU"/>
              </w:rPr>
              <w:t xml:space="preserve"> </w:t>
            </w:r>
            <w:r w:rsidRPr="0022389B">
              <w:rPr>
                <w:rFonts w:ascii="Times New Roman" w:hAnsi="Times New Roman" w:cs="Times New Roman"/>
                <w:b/>
                <w:color w:val="333333"/>
                <w:spacing w:val="-2"/>
                <w:lang w:val="ru-RU"/>
              </w:rPr>
              <w:t>карандаши</w:t>
            </w:r>
            <w:r w:rsidR="00B56ACA" w:rsidRPr="0022389B">
              <w:rPr>
                <w:rFonts w:ascii="Times New Roman" w:hAnsi="Times New Roman" w:cs="Times New Roman"/>
                <w:b/>
                <w:color w:val="333333"/>
                <w:spacing w:val="-2"/>
                <w:lang w:val="ru-RU"/>
              </w:rPr>
              <w:t>, показывающие температуру</w:t>
            </w:r>
          </w:p>
        </w:tc>
        <w:tc>
          <w:tcPr>
            <w:tcW w:w="1260" w:type="dxa"/>
            <w:vAlign w:val="center"/>
          </w:tcPr>
          <w:p w14:paraId="52A6B4FA" w14:textId="7168614A" w:rsidR="00EC7A40" w:rsidRPr="0022389B" w:rsidRDefault="00B73E11" w:rsidP="009744ED">
            <w:pPr>
              <w:pStyle w:val="TableParagraph"/>
              <w:spacing w:before="0"/>
              <w:ind w:left="0"/>
              <w:jc w:val="center"/>
              <w:rPr>
                <w:rFonts w:ascii="Times New Roman" w:hAnsi="Times New Roman" w:cs="Times New Roman"/>
                <w:b/>
              </w:rPr>
            </w:pPr>
            <w:r w:rsidRPr="0022389B">
              <w:rPr>
                <w:rFonts w:ascii="Times New Roman" w:hAnsi="Times New Roman" w:cs="Times New Roman"/>
                <w:b/>
                <w:color w:val="333333"/>
                <w:spacing w:val="-2"/>
              </w:rPr>
              <w:t>Контактные пирометры</w:t>
            </w:r>
          </w:p>
        </w:tc>
        <w:tc>
          <w:tcPr>
            <w:tcW w:w="1440" w:type="dxa"/>
            <w:vAlign w:val="center"/>
          </w:tcPr>
          <w:p w14:paraId="6079BB67" w14:textId="5AFF7302" w:rsidR="00EC7A40" w:rsidRPr="0022389B" w:rsidRDefault="004B3811" w:rsidP="00E025CA">
            <w:pPr>
              <w:pStyle w:val="TableParagraph"/>
              <w:spacing w:before="0"/>
              <w:ind w:left="0"/>
              <w:jc w:val="center"/>
              <w:rPr>
                <w:rFonts w:ascii="Times New Roman" w:hAnsi="Times New Roman" w:cs="Times New Roman"/>
                <w:b/>
              </w:rPr>
            </w:pPr>
            <w:r w:rsidRPr="0022389B">
              <w:rPr>
                <w:rFonts w:ascii="Times New Roman" w:hAnsi="Times New Roman" w:cs="Times New Roman"/>
                <w:b/>
                <w:color w:val="333333"/>
                <w:spacing w:val="-2"/>
              </w:rPr>
              <w:t>Прикрепленные термопары</w:t>
            </w:r>
          </w:p>
        </w:tc>
      </w:tr>
      <w:tr w:rsidR="00B73E11" w14:paraId="0B18C5FC" w14:textId="77777777" w:rsidTr="002D7C7F">
        <w:trPr>
          <w:trHeight w:val="303"/>
        </w:trPr>
        <w:tc>
          <w:tcPr>
            <w:tcW w:w="1710" w:type="dxa"/>
            <w:vAlign w:val="center"/>
          </w:tcPr>
          <w:p w14:paraId="4B9C64B9" w14:textId="6836E356"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color w:val="333333"/>
              </w:rPr>
              <w:t>P1</w:t>
            </w:r>
            <w:r w:rsidRPr="0022389B">
              <w:rPr>
                <w:rFonts w:ascii="Times New Roman" w:hAnsi="Times New Roman" w:cs="Times New Roman"/>
                <w:color w:val="333333"/>
                <w:spacing w:val="6"/>
              </w:rPr>
              <w:t xml:space="preserve"> </w:t>
            </w:r>
            <w:r w:rsidRPr="0022389B">
              <w:rPr>
                <w:rFonts w:ascii="Times New Roman" w:hAnsi="Times New Roman" w:cs="Times New Roman"/>
                <w:color w:val="333333"/>
              </w:rPr>
              <w:t>(</w:t>
            </w:r>
            <w:r w:rsidR="00D32887" w:rsidRPr="0022389B">
              <w:rPr>
                <w:rFonts w:ascii="Times New Roman" w:hAnsi="Times New Roman" w:cs="Times New Roman"/>
                <w:color w:val="333333"/>
              </w:rPr>
              <w:t>углеродистая сталь</w:t>
            </w:r>
            <w:r w:rsidRPr="0022389B">
              <w:rPr>
                <w:rFonts w:ascii="Times New Roman" w:hAnsi="Times New Roman" w:cs="Times New Roman"/>
                <w:color w:val="333333"/>
                <w:spacing w:val="-2"/>
              </w:rPr>
              <w:t>)</w:t>
            </w:r>
          </w:p>
        </w:tc>
        <w:tc>
          <w:tcPr>
            <w:tcW w:w="1440" w:type="dxa"/>
            <w:vAlign w:val="center"/>
          </w:tcPr>
          <w:p w14:paraId="49D0FD26" w14:textId="0076C7D0" w:rsidR="00EC7A40" w:rsidRPr="0022389B" w:rsidRDefault="001641A0" w:rsidP="00EA6D5B">
            <w:pPr>
              <w:pStyle w:val="TableParagraph"/>
              <w:spacing w:before="0"/>
              <w:ind w:left="0"/>
              <w:jc w:val="center"/>
              <w:rPr>
                <w:rFonts w:ascii="Times New Roman" w:hAnsi="Times New Roman" w:cs="Times New Roman"/>
                <w:lang w:val="ru-RU"/>
              </w:rPr>
            </w:pPr>
            <w:r w:rsidRPr="0022389B">
              <w:rPr>
                <w:rFonts w:ascii="Times New Roman" w:hAnsi="Times New Roman" w:cs="Times New Roman"/>
                <w:color w:val="333333"/>
                <w:spacing w:val="-5"/>
                <w:lang w:val="ru-RU"/>
              </w:rPr>
              <w:t>да</w:t>
            </w:r>
          </w:p>
        </w:tc>
        <w:tc>
          <w:tcPr>
            <w:tcW w:w="1530" w:type="dxa"/>
            <w:vAlign w:val="center"/>
          </w:tcPr>
          <w:p w14:paraId="718C82E1" w14:textId="3A326304"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530" w:type="dxa"/>
            <w:vAlign w:val="center"/>
          </w:tcPr>
          <w:p w14:paraId="3685D70B" w14:textId="55FD285A"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350" w:type="dxa"/>
            <w:vAlign w:val="center"/>
          </w:tcPr>
          <w:p w14:paraId="47978AA7" w14:textId="2D50761E"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260" w:type="dxa"/>
            <w:vAlign w:val="center"/>
          </w:tcPr>
          <w:p w14:paraId="1BAEF15A" w14:textId="17031D54"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440" w:type="dxa"/>
            <w:vAlign w:val="center"/>
          </w:tcPr>
          <w:p w14:paraId="216DC484" w14:textId="57A46EC8"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r>
      <w:tr w:rsidR="00B73E11" w14:paraId="3AFB4153" w14:textId="77777777" w:rsidTr="002D7C7F">
        <w:trPr>
          <w:trHeight w:val="303"/>
        </w:trPr>
        <w:tc>
          <w:tcPr>
            <w:tcW w:w="1710" w:type="dxa"/>
            <w:vAlign w:val="center"/>
          </w:tcPr>
          <w:p w14:paraId="507019B4" w14:textId="77777777"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color w:val="333333"/>
              </w:rPr>
              <w:t>P3</w:t>
            </w:r>
            <w:r w:rsidRPr="0022389B">
              <w:rPr>
                <w:rFonts w:ascii="Times New Roman" w:hAnsi="Times New Roman" w:cs="Times New Roman"/>
                <w:color w:val="333333"/>
                <w:spacing w:val="9"/>
              </w:rPr>
              <w:t xml:space="preserve"> </w:t>
            </w:r>
            <w:r w:rsidRPr="0022389B">
              <w:rPr>
                <w:rFonts w:ascii="Times New Roman" w:hAnsi="Times New Roman" w:cs="Times New Roman"/>
                <w:color w:val="333333"/>
              </w:rPr>
              <w:t>(C-</w:t>
            </w:r>
            <w:r w:rsidRPr="0022389B">
              <w:rPr>
                <w:rFonts w:ascii="Times New Roman" w:hAnsi="Times New Roman" w:cs="Times New Roman"/>
                <w:color w:val="333333"/>
                <w:spacing w:val="-2"/>
              </w:rPr>
              <w:t>1/2Mo)</w:t>
            </w:r>
          </w:p>
        </w:tc>
        <w:tc>
          <w:tcPr>
            <w:tcW w:w="1440" w:type="dxa"/>
            <w:vAlign w:val="center"/>
          </w:tcPr>
          <w:p w14:paraId="77970154" w14:textId="5FAED343"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530" w:type="dxa"/>
            <w:vAlign w:val="center"/>
          </w:tcPr>
          <w:p w14:paraId="771AE5C7" w14:textId="407447A0"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530" w:type="dxa"/>
            <w:vAlign w:val="center"/>
          </w:tcPr>
          <w:p w14:paraId="5DEE03A5" w14:textId="7C03BAB2"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350" w:type="dxa"/>
            <w:vAlign w:val="center"/>
          </w:tcPr>
          <w:p w14:paraId="0F0EB0A1" w14:textId="34A90DE4"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260" w:type="dxa"/>
            <w:vAlign w:val="center"/>
          </w:tcPr>
          <w:p w14:paraId="419AC23E" w14:textId="6229F9E2"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440" w:type="dxa"/>
            <w:vAlign w:val="center"/>
          </w:tcPr>
          <w:p w14:paraId="691A8F60" w14:textId="664CF918"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r>
      <w:tr w:rsidR="00B73E11" w14:paraId="67613FA8" w14:textId="77777777" w:rsidTr="002D7C7F">
        <w:trPr>
          <w:trHeight w:val="498"/>
        </w:trPr>
        <w:tc>
          <w:tcPr>
            <w:tcW w:w="1710" w:type="dxa"/>
            <w:vAlign w:val="center"/>
          </w:tcPr>
          <w:p w14:paraId="5405D2C3" w14:textId="77777777"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color w:val="333333"/>
              </w:rPr>
              <w:t>P4</w:t>
            </w:r>
            <w:r w:rsidRPr="0022389B">
              <w:rPr>
                <w:rFonts w:ascii="Times New Roman" w:hAnsi="Times New Roman" w:cs="Times New Roman"/>
                <w:color w:val="333333"/>
                <w:spacing w:val="18"/>
              </w:rPr>
              <w:t xml:space="preserve"> </w:t>
            </w:r>
            <w:r w:rsidRPr="0022389B">
              <w:rPr>
                <w:rFonts w:ascii="Times New Roman" w:hAnsi="Times New Roman" w:cs="Times New Roman"/>
                <w:color w:val="333333"/>
              </w:rPr>
              <w:t>(1-1/4Cr-</w:t>
            </w:r>
            <w:r w:rsidRPr="0022389B">
              <w:rPr>
                <w:rFonts w:ascii="Times New Roman" w:hAnsi="Times New Roman" w:cs="Times New Roman"/>
                <w:color w:val="333333"/>
                <w:spacing w:val="-2"/>
              </w:rPr>
              <w:t>1/2Mo)</w:t>
            </w:r>
          </w:p>
        </w:tc>
        <w:tc>
          <w:tcPr>
            <w:tcW w:w="1440" w:type="dxa"/>
            <w:vAlign w:val="center"/>
          </w:tcPr>
          <w:p w14:paraId="293EC1D4" w14:textId="2439807A" w:rsidR="00EC7A40" w:rsidRPr="0022389B" w:rsidRDefault="006C04A5"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lang w:val="ru-RU"/>
              </w:rPr>
              <w:t>т</w:t>
            </w:r>
            <w:r w:rsidR="00AA27E3" w:rsidRPr="0022389B">
              <w:rPr>
                <w:rFonts w:ascii="Times New Roman" w:hAnsi="Times New Roman" w:cs="Times New Roman"/>
                <w:color w:val="333333"/>
              </w:rPr>
              <w:t>олько менее 2</w:t>
            </w:r>
            <w:r w:rsidRPr="0022389B">
              <w:rPr>
                <w:rFonts w:ascii="Times New Roman" w:hAnsi="Times New Roman" w:cs="Times New Roman"/>
                <w:color w:val="333333"/>
              </w:rPr>
              <w:t xml:space="preserve">” </w:t>
            </w:r>
            <w:r w:rsidR="009F7D1B" w:rsidRPr="0022389B">
              <w:rPr>
                <w:rFonts w:ascii="Times New Roman" w:hAnsi="Times New Roman" w:cs="Times New Roman"/>
                <w:color w:val="333333"/>
                <w:lang w:val="ru-RU"/>
              </w:rPr>
              <w:t>диаметром</w:t>
            </w:r>
            <w:r w:rsidR="00D827FB" w:rsidRPr="0022389B">
              <w:rPr>
                <w:rFonts w:ascii="Times New Roman" w:hAnsi="Times New Roman" w:cs="Times New Roman"/>
                <w:color w:val="333333"/>
              </w:rPr>
              <w:t xml:space="preserve"> </w:t>
            </w:r>
          </w:p>
        </w:tc>
        <w:tc>
          <w:tcPr>
            <w:tcW w:w="1530" w:type="dxa"/>
            <w:vAlign w:val="center"/>
          </w:tcPr>
          <w:p w14:paraId="679E97E3" w14:textId="254E907F"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530" w:type="dxa"/>
            <w:vAlign w:val="center"/>
          </w:tcPr>
          <w:p w14:paraId="4A35D04E" w14:textId="3FD5D9AC"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350" w:type="dxa"/>
            <w:vAlign w:val="center"/>
          </w:tcPr>
          <w:p w14:paraId="0D852F4F" w14:textId="07153864"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260" w:type="dxa"/>
            <w:vAlign w:val="center"/>
          </w:tcPr>
          <w:p w14:paraId="49749D8D" w14:textId="2F189B5C"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440" w:type="dxa"/>
            <w:vAlign w:val="center"/>
          </w:tcPr>
          <w:p w14:paraId="19CCF860" w14:textId="4112A97E"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r>
      <w:tr w:rsidR="00B73E11" w14:paraId="70623652" w14:textId="77777777" w:rsidTr="002D7C7F">
        <w:trPr>
          <w:trHeight w:val="303"/>
        </w:trPr>
        <w:tc>
          <w:tcPr>
            <w:tcW w:w="1710" w:type="dxa"/>
            <w:vAlign w:val="center"/>
          </w:tcPr>
          <w:p w14:paraId="18D4067F" w14:textId="71573D43"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color w:val="333333"/>
              </w:rPr>
              <w:t>P5A</w:t>
            </w:r>
            <w:r w:rsidRPr="0022389B">
              <w:rPr>
                <w:rFonts w:ascii="Times New Roman" w:hAnsi="Times New Roman" w:cs="Times New Roman"/>
                <w:color w:val="333333"/>
                <w:spacing w:val="19"/>
              </w:rPr>
              <w:t xml:space="preserve"> </w:t>
            </w:r>
            <w:r w:rsidRPr="0022389B">
              <w:rPr>
                <w:rFonts w:ascii="Times New Roman" w:hAnsi="Times New Roman" w:cs="Times New Roman"/>
                <w:color w:val="333333"/>
              </w:rPr>
              <w:t>(2-1/4Cr</w:t>
            </w:r>
            <w:r w:rsidR="009744ED" w:rsidRPr="0022389B">
              <w:rPr>
                <w:rFonts w:ascii="Times New Roman" w:hAnsi="Times New Roman" w:cs="Times New Roman"/>
                <w:color w:val="333333"/>
                <w:lang w:val="ru-RU"/>
              </w:rPr>
              <w:t>-</w:t>
            </w:r>
            <w:r w:rsidRPr="0022389B">
              <w:rPr>
                <w:rFonts w:ascii="Times New Roman" w:hAnsi="Times New Roman" w:cs="Times New Roman"/>
                <w:color w:val="333333"/>
                <w:spacing w:val="-4"/>
              </w:rPr>
              <w:t>1Mo)</w:t>
            </w:r>
          </w:p>
        </w:tc>
        <w:tc>
          <w:tcPr>
            <w:tcW w:w="1440" w:type="dxa"/>
            <w:vAlign w:val="center"/>
          </w:tcPr>
          <w:p w14:paraId="1909F049" w14:textId="4A23991B" w:rsidR="00EC7A40" w:rsidRPr="0022389B" w:rsidRDefault="001641A0" w:rsidP="00EA6D5B">
            <w:pPr>
              <w:pStyle w:val="TableParagraph"/>
              <w:spacing w:before="0"/>
              <w:ind w:left="0"/>
              <w:jc w:val="center"/>
              <w:rPr>
                <w:rFonts w:ascii="Times New Roman" w:hAnsi="Times New Roman" w:cs="Times New Roman"/>
                <w:lang w:val="ru-RU"/>
              </w:rPr>
            </w:pPr>
            <w:r w:rsidRPr="0022389B">
              <w:rPr>
                <w:rFonts w:ascii="Times New Roman" w:hAnsi="Times New Roman" w:cs="Times New Roman"/>
                <w:color w:val="333333"/>
                <w:spacing w:val="-5"/>
                <w:lang w:val="ru-RU"/>
              </w:rPr>
              <w:t>нет</w:t>
            </w:r>
          </w:p>
        </w:tc>
        <w:tc>
          <w:tcPr>
            <w:tcW w:w="1530" w:type="dxa"/>
            <w:vAlign w:val="center"/>
          </w:tcPr>
          <w:p w14:paraId="2D53D233" w14:textId="33A3AA2A"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530" w:type="dxa"/>
            <w:vAlign w:val="center"/>
          </w:tcPr>
          <w:p w14:paraId="03B3B26B" w14:textId="34723148"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350" w:type="dxa"/>
            <w:vAlign w:val="center"/>
          </w:tcPr>
          <w:p w14:paraId="1FD055B7" w14:textId="68676511"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260" w:type="dxa"/>
            <w:vAlign w:val="center"/>
          </w:tcPr>
          <w:p w14:paraId="167512B8" w14:textId="58D8C92C"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440" w:type="dxa"/>
            <w:vAlign w:val="center"/>
          </w:tcPr>
          <w:p w14:paraId="245BCA07" w14:textId="4B4609C3"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r>
      <w:tr w:rsidR="00B73E11" w14:paraId="161A4BA0" w14:textId="77777777" w:rsidTr="002D7C7F">
        <w:trPr>
          <w:trHeight w:val="303"/>
        </w:trPr>
        <w:tc>
          <w:tcPr>
            <w:tcW w:w="1710" w:type="dxa"/>
            <w:vAlign w:val="center"/>
          </w:tcPr>
          <w:p w14:paraId="02CAE872" w14:textId="77777777"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color w:val="333333"/>
              </w:rPr>
              <w:t>P5B</w:t>
            </w:r>
            <w:r w:rsidRPr="0022389B">
              <w:rPr>
                <w:rFonts w:ascii="Times New Roman" w:hAnsi="Times New Roman" w:cs="Times New Roman"/>
                <w:color w:val="333333"/>
                <w:spacing w:val="13"/>
              </w:rPr>
              <w:t xml:space="preserve"> </w:t>
            </w:r>
            <w:r w:rsidRPr="0022389B">
              <w:rPr>
                <w:rFonts w:ascii="Times New Roman" w:hAnsi="Times New Roman" w:cs="Times New Roman"/>
                <w:color w:val="333333"/>
              </w:rPr>
              <w:t>(9Cr-</w:t>
            </w:r>
            <w:r w:rsidRPr="0022389B">
              <w:rPr>
                <w:rFonts w:ascii="Times New Roman" w:hAnsi="Times New Roman" w:cs="Times New Roman"/>
                <w:color w:val="333333"/>
                <w:spacing w:val="-4"/>
              </w:rPr>
              <w:t>1Mo)</w:t>
            </w:r>
          </w:p>
        </w:tc>
        <w:tc>
          <w:tcPr>
            <w:tcW w:w="1440" w:type="dxa"/>
            <w:vAlign w:val="center"/>
          </w:tcPr>
          <w:p w14:paraId="3D440C3F" w14:textId="0AC6861A" w:rsidR="00EC7A40" w:rsidRPr="0022389B" w:rsidRDefault="000333E2"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нет</w:t>
            </w:r>
          </w:p>
        </w:tc>
        <w:tc>
          <w:tcPr>
            <w:tcW w:w="1530" w:type="dxa"/>
            <w:vAlign w:val="center"/>
          </w:tcPr>
          <w:p w14:paraId="76969484" w14:textId="77853AF2"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530" w:type="dxa"/>
            <w:vAlign w:val="center"/>
          </w:tcPr>
          <w:p w14:paraId="09CC95AD" w14:textId="7AE96F6A"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350" w:type="dxa"/>
            <w:vAlign w:val="center"/>
          </w:tcPr>
          <w:p w14:paraId="0896BBEF" w14:textId="51DEFABC"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нет</w:t>
            </w:r>
          </w:p>
        </w:tc>
        <w:tc>
          <w:tcPr>
            <w:tcW w:w="1260" w:type="dxa"/>
            <w:vAlign w:val="center"/>
          </w:tcPr>
          <w:p w14:paraId="19B46823" w14:textId="34281478"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нет</w:t>
            </w:r>
          </w:p>
        </w:tc>
        <w:tc>
          <w:tcPr>
            <w:tcW w:w="1440" w:type="dxa"/>
            <w:vAlign w:val="center"/>
          </w:tcPr>
          <w:p w14:paraId="390BD5EA" w14:textId="237D6D00"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r>
      <w:tr w:rsidR="00B73E11" w14:paraId="4F372844" w14:textId="77777777" w:rsidTr="002D7C7F">
        <w:trPr>
          <w:trHeight w:val="303"/>
        </w:trPr>
        <w:tc>
          <w:tcPr>
            <w:tcW w:w="1710" w:type="dxa"/>
            <w:vAlign w:val="center"/>
          </w:tcPr>
          <w:p w14:paraId="09D3F5E5" w14:textId="4484DE38"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color w:val="333333"/>
              </w:rPr>
              <w:t>P8</w:t>
            </w:r>
            <w:r w:rsidRPr="0022389B">
              <w:rPr>
                <w:rFonts w:ascii="Times New Roman" w:hAnsi="Times New Roman" w:cs="Times New Roman"/>
                <w:color w:val="333333"/>
                <w:spacing w:val="11"/>
              </w:rPr>
              <w:t xml:space="preserve"> </w:t>
            </w:r>
            <w:r w:rsidRPr="0022389B">
              <w:rPr>
                <w:rFonts w:ascii="Times New Roman" w:hAnsi="Times New Roman" w:cs="Times New Roman"/>
                <w:color w:val="333333"/>
              </w:rPr>
              <w:t>(</w:t>
            </w:r>
            <w:r w:rsidR="00D32887" w:rsidRPr="0022389B">
              <w:rPr>
                <w:rFonts w:ascii="Times New Roman" w:hAnsi="Times New Roman" w:cs="Times New Roman"/>
                <w:color w:val="333333"/>
              </w:rPr>
              <w:t>аустенитная нержавеющая сталь</w:t>
            </w:r>
            <w:r w:rsidRPr="0022389B">
              <w:rPr>
                <w:rFonts w:ascii="Times New Roman" w:hAnsi="Times New Roman" w:cs="Times New Roman"/>
                <w:color w:val="333333"/>
                <w:spacing w:val="-5"/>
              </w:rPr>
              <w:t>)</w:t>
            </w:r>
          </w:p>
        </w:tc>
        <w:tc>
          <w:tcPr>
            <w:tcW w:w="1440" w:type="dxa"/>
            <w:vAlign w:val="center"/>
          </w:tcPr>
          <w:p w14:paraId="238D1195" w14:textId="2FAB2B49"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530" w:type="dxa"/>
            <w:vAlign w:val="center"/>
          </w:tcPr>
          <w:p w14:paraId="75E84E3A" w14:textId="51184D0B"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530" w:type="dxa"/>
            <w:vAlign w:val="center"/>
          </w:tcPr>
          <w:p w14:paraId="6C0E03C0" w14:textId="6468F637" w:rsidR="00EC7A40" w:rsidRPr="0022389B" w:rsidRDefault="0031695F"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 применимо</w:t>
            </w:r>
          </w:p>
        </w:tc>
        <w:tc>
          <w:tcPr>
            <w:tcW w:w="1350" w:type="dxa"/>
            <w:vAlign w:val="center"/>
          </w:tcPr>
          <w:p w14:paraId="70B2C02D" w14:textId="6B34C7BA" w:rsidR="00EC7A40" w:rsidRPr="0022389B" w:rsidRDefault="0031695F"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 применимо</w:t>
            </w:r>
          </w:p>
        </w:tc>
        <w:tc>
          <w:tcPr>
            <w:tcW w:w="1260" w:type="dxa"/>
            <w:vAlign w:val="center"/>
          </w:tcPr>
          <w:p w14:paraId="1483800D" w14:textId="54A1C348"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440" w:type="dxa"/>
            <w:vAlign w:val="center"/>
          </w:tcPr>
          <w:p w14:paraId="13D43663" w14:textId="0B26F4B6"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r>
      <w:tr w:rsidR="00B73E11" w14:paraId="40E16AAC" w14:textId="77777777" w:rsidTr="002D7C7F">
        <w:trPr>
          <w:trHeight w:val="303"/>
        </w:trPr>
        <w:tc>
          <w:tcPr>
            <w:tcW w:w="1710" w:type="dxa"/>
            <w:vAlign w:val="center"/>
          </w:tcPr>
          <w:p w14:paraId="12108A4E" w14:textId="40D99977"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color w:val="333333"/>
              </w:rPr>
              <w:t>P10H</w:t>
            </w:r>
            <w:r w:rsidRPr="0022389B">
              <w:rPr>
                <w:rFonts w:ascii="Times New Roman" w:hAnsi="Times New Roman" w:cs="Times New Roman"/>
                <w:color w:val="333333"/>
                <w:spacing w:val="10"/>
              </w:rPr>
              <w:t xml:space="preserve"> </w:t>
            </w:r>
            <w:r w:rsidRPr="0022389B">
              <w:rPr>
                <w:rFonts w:ascii="Times New Roman" w:hAnsi="Times New Roman" w:cs="Times New Roman"/>
                <w:color w:val="333333"/>
              </w:rPr>
              <w:t>(</w:t>
            </w:r>
            <w:r w:rsidR="00D32887" w:rsidRPr="0022389B">
              <w:rPr>
                <w:rFonts w:ascii="Times New Roman" w:hAnsi="Times New Roman" w:cs="Times New Roman"/>
                <w:color w:val="333333"/>
              </w:rPr>
              <w:t>дуплексная нержавеющая сталь</w:t>
            </w:r>
            <w:r w:rsidRPr="0022389B">
              <w:rPr>
                <w:rFonts w:ascii="Times New Roman" w:hAnsi="Times New Roman" w:cs="Times New Roman"/>
                <w:color w:val="333333"/>
                <w:spacing w:val="-5"/>
              </w:rPr>
              <w:t>)</w:t>
            </w:r>
          </w:p>
        </w:tc>
        <w:tc>
          <w:tcPr>
            <w:tcW w:w="1440" w:type="dxa"/>
            <w:vAlign w:val="center"/>
          </w:tcPr>
          <w:p w14:paraId="1F967E65" w14:textId="558E98DA"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нет</w:t>
            </w:r>
          </w:p>
        </w:tc>
        <w:tc>
          <w:tcPr>
            <w:tcW w:w="1530" w:type="dxa"/>
            <w:vAlign w:val="center"/>
          </w:tcPr>
          <w:p w14:paraId="6B7BBB09" w14:textId="322A4C3B"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530" w:type="dxa"/>
            <w:vAlign w:val="center"/>
          </w:tcPr>
          <w:p w14:paraId="04C33A04" w14:textId="4DB2E5EB" w:rsidR="00EC7A40" w:rsidRPr="0022389B" w:rsidRDefault="0031695F"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 применимо</w:t>
            </w:r>
          </w:p>
        </w:tc>
        <w:tc>
          <w:tcPr>
            <w:tcW w:w="1350" w:type="dxa"/>
            <w:vAlign w:val="center"/>
          </w:tcPr>
          <w:p w14:paraId="509554BD" w14:textId="70C974FF" w:rsidR="00EC7A40" w:rsidRPr="0022389B" w:rsidRDefault="0031695F"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 применимо</w:t>
            </w:r>
          </w:p>
        </w:tc>
        <w:tc>
          <w:tcPr>
            <w:tcW w:w="1260" w:type="dxa"/>
            <w:vAlign w:val="center"/>
          </w:tcPr>
          <w:p w14:paraId="0BE0B3B9" w14:textId="4A5831C0"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нет</w:t>
            </w:r>
          </w:p>
        </w:tc>
        <w:tc>
          <w:tcPr>
            <w:tcW w:w="1440" w:type="dxa"/>
            <w:vAlign w:val="center"/>
          </w:tcPr>
          <w:p w14:paraId="465B8A9C" w14:textId="76D3236E"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r>
      <w:tr w:rsidR="00B73E11" w14:paraId="64F522AC" w14:textId="77777777" w:rsidTr="002D7C7F">
        <w:trPr>
          <w:trHeight w:val="303"/>
        </w:trPr>
        <w:tc>
          <w:tcPr>
            <w:tcW w:w="1710" w:type="dxa"/>
            <w:vAlign w:val="center"/>
          </w:tcPr>
          <w:p w14:paraId="22C626D2" w14:textId="43F11DD8"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color w:val="333333"/>
              </w:rPr>
              <w:t>P34</w:t>
            </w:r>
            <w:r w:rsidRPr="0022389B">
              <w:rPr>
                <w:rFonts w:ascii="Times New Roman" w:hAnsi="Times New Roman" w:cs="Times New Roman"/>
                <w:color w:val="333333"/>
                <w:spacing w:val="5"/>
              </w:rPr>
              <w:t xml:space="preserve"> </w:t>
            </w:r>
            <w:r w:rsidRPr="0022389B">
              <w:rPr>
                <w:rFonts w:ascii="Times New Roman" w:hAnsi="Times New Roman" w:cs="Times New Roman"/>
                <w:color w:val="333333"/>
              </w:rPr>
              <w:t>(</w:t>
            </w:r>
            <w:r w:rsidR="00D32887" w:rsidRPr="0022389B">
              <w:rPr>
                <w:rFonts w:ascii="Times New Roman" w:hAnsi="Times New Roman" w:cs="Times New Roman"/>
              </w:rPr>
              <w:t>сплав CuNi</w:t>
            </w:r>
            <w:r w:rsidRPr="0022389B">
              <w:rPr>
                <w:rFonts w:ascii="Times New Roman" w:hAnsi="Times New Roman" w:cs="Times New Roman"/>
                <w:color w:val="333333"/>
                <w:spacing w:val="-2"/>
              </w:rPr>
              <w:t>)</w:t>
            </w:r>
          </w:p>
        </w:tc>
        <w:tc>
          <w:tcPr>
            <w:tcW w:w="1440" w:type="dxa"/>
            <w:vAlign w:val="center"/>
          </w:tcPr>
          <w:p w14:paraId="26CC1411" w14:textId="3A07196E"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530" w:type="dxa"/>
            <w:vAlign w:val="center"/>
          </w:tcPr>
          <w:p w14:paraId="7E2A987A" w14:textId="6CB88F06"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530" w:type="dxa"/>
            <w:vAlign w:val="center"/>
          </w:tcPr>
          <w:p w14:paraId="43288B63" w14:textId="0E1C80A7" w:rsidR="00EC7A40" w:rsidRPr="0022389B" w:rsidRDefault="0031695F"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 применимо</w:t>
            </w:r>
          </w:p>
        </w:tc>
        <w:tc>
          <w:tcPr>
            <w:tcW w:w="1350" w:type="dxa"/>
            <w:vAlign w:val="center"/>
          </w:tcPr>
          <w:p w14:paraId="0578339A" w14:textId="6738B831" w:rsidR="00EC7A40" w:rsidRPr="0022389B" w:rsidRDefault="0031695F"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 применимо</w:t>
            </w:r>
          </w:p>
        </w:tc>
        <w:tc>
          <w:tcPr>
            <w:tcW w:w="1260" w:type="dxa"/>
            <w:vAlign w:val="center"/>
          </w:tcPr>
          <w:p w14:paraId="6F605E3A" w14:textId="63BF3A0F"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440" w:type="dxa"/>
            <w:vAlign w:val="center"/>
          </w:tcPr>
          <w:p w14:paraId="5F0BDB9E" w14:textId="50A97D65"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r>
      <w:tr w:rsidR="00B73E11" w14:paraId="21633B3B" w14:textId="77777777" w:rsidTr="002D7C7F">
        <w:trPr>
          <w:trHeight w:val="303"/>
        </w:trPr>
        <w:tc>
          <w:tcPr>
            <w:tcW w:w="1710" w:type="dxa"/>
            <w:vAlign w:val="center"/>
          </w:tcPr>
          <w:p w14:paraId="2B401E5E" w14:textId="22882189"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color w:val="333333"/>
              </w:rPr>
              <w:t>P42-45</w:t>
            </w:r>
            <w:r w:rsidRPr="0022389B">
              <w:rPr>
                <w:rFonts w:ascii="Times New Roman" w:hAnsi="Times New Roman" w:cs="Times New Roman"/>
                <w:color w:val="333333"/>
                <w:spacing w:val="7"/>
              </w:rPr>
              <w:t xml:space="preserve"> </w:t>
            </w:r>
            <w:r w:rsidRPr="0022389B">
              <w:rPr>
                <w:rFonts w:ascii="Times New Roman" w:hAnsi="Times New Roman" w:cs="Times New Roman"/>
                <w:color w:val="333333"/>
                <w:spacing w:val="-2"/>
              </w:rPr>
              <w:t>(</w:t>
            </w:r>
            <w:r w:rsidR="00D32887" w:rsidRPr="0022389B">
              <w:rPr>
                <w:rFonts w:ascii="Times New Roman" w:hAnsi="Times New Roman" w:cs="Times New Roman"/>
                <w:color w:val="333333"/>
                <w:spacing w:val="-2"/>
              </w:rPr>
              <w:t>сплав Ni</w:t>
            </w:r>
            <w:r w:rsidRPr="0022389B">
              <w:rPr>
                <w:rFonts w:ascii="Times New Roman" w:hAnsi="Times New Roman" w:cs="Times New Roman"/>
                <w:color w:val="333333"/>
                <w:spacing w:val="-2"/>
              </w:rPr>
              <w:t>)</w:t>
            </w:r>
          </w:p>
        </w:tc>
        <w:tc>
          <w:tcPr>
            <w:tcW w:w="1440" w:type="dxa"/>
            <w:vAlign w:val="center"/>
          </w:tcPr>
          <w:p w14:paraId="55D9B59E" w14:textId="20EFB383" w:rsidR="00EC7A40" w:rsidRPr="0022389B" w:rsidRDefault="001641A0" w:rsidP="00EA6D5B">
            <w:pPr>
              <w:pStyle w:val="TableParagraph"/>
              <w:spacing w:before="0"/>
              <w:ind w:left="0"/>
              <w:jc w:val="center"/>
              <w:rPr>
                <w:rFonts w:ascii="Times New Roman" w:hAnsi="Times New Roman" w:cs="Times New Roman"/>
                <w:lang w:val="ru-RU"/>
              </w:rPr>
            </w:pPr>
            <w:r w:rsidRPr="0022389B">
              <w:rPr>
                <w:rFonts w:ascii="Times New Roman" w:hAnsi="Times New Roman" w:cs="Times New Roman"/>
                <w:color w:val="333333"/>
                <w:spacing w:val="-5"/>
              </w:rPr>
              <w:t xml:space="preserve">да </w:t>
            </w:r>
          </w:p>
        </w:tc>
        <w:tc>
          <w:tcPr>
            <w:tcW w:w="1530" w:type="dxa"/>
            <w:vAlign w:val="center"/>
          </w:tcPr>
          <w:p w14:paraId="1C195474" w14:textId="731ACD5A"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530" w:type="dxa"/>
            <w:vAlign w:val="center"/>
          </w:tcPr>
          <w:p w14:paraId="12C9A8C1" w14:textId="58907C8F" w:rsidR="00EC7A40" w:rsidRPr="0022389B" w:rsidRDefault="0031695F"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 применимо</w:t>
            </w:r>
          </w:p>
        </w:tc>
        <w:tc>
          <w:tcPr>
            <w:tcW w:w="1350" w:type="dxa"/>
            <w:vAlign w:val="center"/>
          </w:tcPr>
          <w:p w14:paraId="5D5BB9F2" w14:textId="4526EB5C" w:rsidR="00EC7A40" w:rsidRPr="0022389B" w:rsidRDefault="0031695F"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 применимо</w:t>
            </w:r>
          </w:p>
        </w:tc>
        <w:tc>
          <w:tcPr>
            <w:tcW w:w="1260" w:type="dxa"/>
            <w:vAlign w:val="center"/>
          </w:tcPr>
          <w:p w14:paraId="22F95DD8" w14:textId="4932CE7A"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440" w:type="dxa"/>
            <w:vAlign w:val="center"/>
          </w:tcPr>
          <w:p w14:paraId="5391F4A5" w14:textId="07EBAC49" w:rsidR="00EC7A40" w:rsidRPr="0022389B" w:rsidRDefault="001641A0" w:rsidP="00EA6D5B">
            <w:pPr>
              <w:pStyle w:val="TableParagraph"/>
              <w:spacing w:before="0"/>
              <w:ind w:left="0"/>
              <w:jc w:val="center"/>
              <w:rPr>
                <w:rFonts w:ascii="Times New Roman" w:hAnsi="Times New Roman" w:cs="Times New Roman"/>
                <w:lang w:val="ru-RU"/>
              </w:rPr>
            </w:pPr>
            <w:r w:rsidRPr="0022389B">
              <w:rPr>
                <w:rFonts w:ascii="Times New Roman" w:hAnsi="Times New Roman" w:cs="Times New Roman"/>
                <w:color w:val="333333"/>
                <w:spacing w:val="-5"/>
              </w:rPr>
              <w:t xml:space="preserve">да </w:t>
            </w:r>
          </w:p>
        </w:tc>
      </w:tr>
      <w:tr w:rsidR="00B73E11" w14:paraId="70B9C737" w14:textId="77777777" w:rsidTr="002D7C7F">
        <w:trPr>
          <w:trHeight w:val="303"/>
        </w:trPr>
        <w:tc>
          <w:tcPr>
            <w:tcW w:w="1710" w:type="dxa"/>
            <w:vAlign w:val="center"/>
          </w:tcPr>
          <w:p w14:paraId="76E3FF60" w14:textId="77D8AC92" w:rsidR="00EC7A40" w:rsidRPr="0022389B" w:rsidRDefault="00EC7A40" w:rsidP="00EA6D5B">
            <w:pPr>
              <w:pStyle w:val="TableParagraph"/>
              <w:spacing w:before="0"/>
              <w:ind w:left="0"/>
              <w:rPr>
                <w:rFonts w:ascii="Times New Roman" w:hAnsi="Times New Roman" w:cs="Times New Roman"/>
              </w:rPr>
            </w:pPr>
            <w:r w:rsidRPr="0022389B">
              <w:rPr>
                <w:rFonts w:ascii="Times New Roman" w:hAnsi="Times New Roman" w:cs="Times New Roman"/>
                <w:color w:val="333333"/>
              </w:rPr>
              <w:t>P51</w:t>
            </w:r>
            <w:r w:rsidRPr="0022389B">
              <w:rPr>
                <w:rFonts w:ascii="Times New Roman" w:hAnsi="Times New Roman" w:cs="Times New Roman"/>
                <w:color w:val="333333"/>
                <w:spacing w:val="4"/>
              </w:rPr>
              <w:t xml:space="preserve"> </w:t>
            </w:r>
            <w:r w:rsidRPr="0022389B">
              <w:rPr>
                <w:rFonts w:ascii="Times New Roman" w:hAnsi="Times New Roman" w:cs="Times New Roman"/>
                <w:color w:val="333333"/>
              </w:rPr>
              <w:t>(</w:t>
            </w:r>
            <w:r w:rsidR="00D32887" w:rsidRPr="0022389B">
              <w:rPr>
                <w:rFonts w:ascii="Times New Roman" w:hAnsi="Times New Roman" w:cs="Times New Roman"/>
                <w:color w:val="333333"/>
              </w:rPr>
              <w:t>сплав Ti</w:t>
            </w:r>
            <w:r w:rsidRPr="0022389B">
              <w:rPr>
                <w:rFonts w:ascii="Times New Roman" w:hAnsi="Times New Roman" w:cs="Times New Roman"/>
                <w:color w:val="333333"/>
                <w:spacing w:val="-2"/>
              </w:rPr>
              <w:t>)</w:t>
            </w:r>
          </w:p>
        </w:tc>
        <w:tc>
          <w:tcPr>
            <w:tcW w:w="1440" w:type="dxa"/>
            <w:vAlign w:val="center"/>
          </w:tcPr>
          <w:p w14:paraId="23C907E1" w14:textId="7373FE1F"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нет</w:t>
            </w:r>
          </w:p>
        </w:tc>
        <w:tc>
          <w:tcPr>
            <w:tcW w:w="1530" w:type="dxa"/>
            <w:vAlign w:val="center"/>
          </w:tcPr>
          <w:p w14:paraId="723FFBE8" w14:textId="668351E4"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530" w:type="dxa"/>
            <w:vAlign w:val="center"/>
          </w:tcPr>
          <w:p w14:paraId="1BAFE3D3" w14:textId="12CAE28D" w:rsidR="00EC7A40" w:rsidRPr="0022389B" w:rsidRDefault="0031695F"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 применимо</w:t>
            </w:r>
          </w:p>
        </w:tc>
        <w:tc>
          <w:tcPr>
            <w:tcW w:w="1350" w:type="dxa"/>
            <w:vAlign w:val="center"/>
          </w:tcPr>
          <w:p w14:paraId="45C3E8E6" w14:textId="5D9F0846" w:rsidR="00EC7A40" w:rsidRPr="0022389B" w:rsidRDefault="0031695F"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не применимо</w:t>
            </w:r>
          </w:p>
        </w:tc>
        <w:tc>
          <w:tcPr>
            <w:tcW w:w="1260" w:type="dxa"/>
            <w:vAlign w:val="center"/>
          </w:tcPr>
          <w:p w14:paraId="07CA91D4" w14:textId="2EA933D3"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c>
          <w:tcPr>
            <w:tcW w:w="1440" w:type="dxa"/>
            <w:vAlign w:val="center"/>
          </w:tcPr>
          <w:p w14:paraId="0149366E" w14:textId="2850B0CF" w:rsidR="00EC7A40" w:rsidRPr="0022389B" w:rsidRDefault="001641A0" w:rsidP="00EA6D5B">
            <w:pPr>
              <w:pStyle w:val="TableParagraph"/>
              <w:spacing w:before="0"/>
              <w:ind w:left="0"/>
              <w:jc w:val="center"/>
              <w:rPr>
                <w:rFonts w:ascii="Times New Roman" w:hAnsi="Times New Roman" w:cs="Times New Roman"/>
              </w:rPr>
            </w:pPr>
            <w:r w:rsidRPr="0022389B">
              <w:rPr>
                <w:rFonts w:ascii="Times New Roman" w:hAnsi="Times New Roman" w:cs="Times New Roman"/>
                <w:color w:val="333333"/>
                <w:spacing w:val="-5"/>
              </w:rPr>
              <w:t>да</w:t>
            </w:r>
          </w:p>
        </w:tc>
      </w:tr>
    </w:tbl>
    <w:p w14:paraId="6A667663" w14:textId="77777777" w:rsidR="00E64E1C" w:rsidRPr="001174C8" w:rsidRDefault="00E64E1C" w:rsidP="00E64E1C">
      <w:pPr>
        <w:rPr>
          <w:lang w:val="ru-RU"/>
        </w:rPr>
      </w:pPr>
    </w:p>
    <w:p w14:paraId="221C7E19" w14:textId="47A63A84" w:rsidR="00EC7A40" w:rsidRPr="00127ABD" w:rsidRDefault="007966EC" w:rsidP="0022389B">
      <w:pPr>
        <w:pStyle w:val="Heading1"/>
        <w:numPr>
          <w:ilvl w:val="0"/>
          <w:numId w:val="68"/>
        </w:numPr>
        <w:spacing w:before="240" w:after="240"/>
        <w:ind w:left="709" w:hanging="709"/>
      </w:pPr>
      <w:bookmarkStart w:id="1622" w:name="_Toc205628173"/>
      <w:r>
        <w:rPr>
          <w:lang w:val="ru-RU"/>
        </w:rPr>
        <w:t>Послесварочная</w:t>
      </w:r>
      <w:r w:rsidRPr="007966EC">
        <w:t xml:space="preserve"> </w:t>
      </w:r>
      <w:r>
        <w:rPr>
          <w:lang w:val="ru-RU"/>
        </w:rPr>
        <w:t>термо</w:t>
      </w:r>
      <w:r w:rsidR="00731489">
        <w:rPr>
          <w:lang w:val="ru-RU"/>
        </w:rPr>
        <w:t>обработка</w:t>
      </w:r>
      <w:bookmarkEnd w:id="1622"/>
    </w:p>
    <w:p w14:paraId="3A1E4080" w14:textId="43929A13" w:rsidR="00EC7A40" w:rsidRPr="008603EC" w:rsidRDefault="007A6EE1" w:rsidP="000059CB">
      <w:pPr>
        <w:pStyle w:val="Heading2"/>
        <w:numPr>
          <w:ilvl w:val="1"/>
          <w:numId w:val="68"/>
        </w:numPr>
        <w:spacing w:before="240" w:after="240"/>
        <w:ind w:left="851" w:hanging="709"/>
        <w:rPr>
          <w:sz w:val="22"/>
          <w:szCs w:val="22"/>
        </w:rPr>
      </w:pPr>
      <w:r>
        <w:rPr>
          <w:spacing w:val="-2"/>
          <w:sz w:val="22"/>
          <w:szCs w:val="22"/>
        </w:rPr>
        <w:t xml:space="preserve">  </w:t>
      </w:r>
      <w:bookmarkStart w:id="1623" w:name="_Toc205628174"/>
      <w:r w:rsidR="0011319B" w:rsidRPr="008603EC">
        <w:rPr>
          <w:spacing w:val="-2"/>
          <w:sz w:val="22"/>
          <w:szCs w:val="22"/>
        </w:rPr>
        <w:t>Метод</w:t>
      </w:r>
      <w:bookmarkEnd w:id="1623"/>
    </w:p>
    <w:p w14:paraId="359D49EA" w14:textId="684258F9" w:rsidR="00EC7A40" w:rsidRPr="00671AEF" w:rsidRDefault="00EC7A40" w:rsidP="000059CB">
      <w:pPr>
        <w:pStyle w:val="BodyText"/>
        <w:spacing w:before="120" w:after="120"/>
        <w:ind w:left="1134" w:hanging="425"/>
        <w:rPr>
          <w:sz w:val="22"/>
          <w:szCs w:val="22"/>
          <w:lang w:val="ru-RU"/>
        </w:rPr>
      </w:pPr>
      <w:r w:rsidRPr="00671AEF">
        <w:rPr>
          <w:b/>
          <w:sz w:val="22"/>
          <w:szCs w:val="22"/>
          <w:lang w:val="ru-RU"/>
        </w:rPr>
        <w:t>22.1-1</w:t>
      </w:r>
      <w:r w:rsidRPr="00671AEF">
        <w:rPr>
          <w:b/>
          <w:spacing w:val="13"/>
          <w:sz w:val="22"/>
          <w:szCs w:val="22"/>
          <w:lang w:val="ru-RU"/>
        </w:rPr>
        <w:t xml:space="preserve"> </w:t>
      </w:r>
      <w:r w:rsidRPr="00671AEF">
        <w:rPr>
          <w:b/>
          <w:sz w:val="22"/>
          <w:szCs w:val="22"/>
          <w:lang w:val="ru-RU"/>
        </w:rPr>
        <w:t xml:space="preserve">- </w:t>
      </w:r>
      <w:r w:rsidR="00433EDC" w:rsidRPr="00671AEF">
        <w:rPr>
          <w:color w:val="333333"/>
          <w:spacing w:val="-2"/>
          <w:sz w:val="22"/>
          <w:szCs w:val="22"/>
          <w:lang w:val="ru-RU"/>
        </w:rPr>
        <w:t>Термическая обработка должна осуществляться любым из следующих способов:</w:t>
      </w:r>
    </w:p>
    <w:p w14:paraId="045C18AD" w14:textId="5DAFEF19" w:rsidR="007C18D4" w:rsidRPr="00671AEF" w:rsidRDefault="007C18D4" w:rsidP="000059CB">
      <w:pPr>
        <w:pStyle w:val="BodyText"/>
        <w:numPr>
          <w:ilvl w:val="0"/>
          <w:numId w:val="60"/>
        </w:numPr>
        <w:spacing w:after="120"/>
        <w:ind w:left="1418" w:hanging="284"/>
        <w:rPr>
          <w:color w:val="333333"/>
          <w:spacing w:val="-2"/>
          <w:position w:val="2"/>
          <w:sz w:val="22"/>
          <w:szCs w:val="22"/>
          <w:lang w:val="ru-RU"/>
        </w:rPr>
      </w:pPr>
      <w:r w:rsidRPr="00671AEF">
        <w:rPr>
          <w:color w:val="333333"/>
          <w:spacing w:val="-2"/>
          <w:position w:val="2"/>
          <w:sz w:val="22"/>
          <w:szCs w:val="22"/>
          <w:lang w:val="ru-RU"/>
        </w:rPr>
        <w:t>В печи (газовая или электрическая).</w:t>
      </w:r>
    </w:p>
    <w:p w14:paraId="64CAFD5B" w14:textId="77777777" w:rsidR="007C18D4" w:rsidRPr="00671AEF" w:rsidRDefault="007C18D4" w:rsidP="000059CB">
      <w:pPr>
        <w:pStyle w:val="BodyText"/>
        <w:numPr>
          <w:ilvl w:val="0"/>
          <w:numId w:val="60"/>
        </w:numPr>
        <w:spacing w:after="120"/>
        <w:ind w:left="1418" w:hanging="284"/>
        <w:rPr>
          <w:color w:val="333333"/>
          <w:spacing w:val="-2"/>
          <w:position w:val="2"/>
          <w:sz w:val="22"/>
          <w:szCs w:val="22"/>
          <w:lang w:val="ru-RU"/>
        </w:rPr>
      </w:pPr>
      <w:r w:rsidRPr="00671AEF">
        <w:rPr>
          <w:color w:val="333333"/>
          <w:spacing w:val="-2"/>
          <w:position w:val="2"/>
          <w:sz w:val="22"/>
          <w:szCs w:val="22"/>
          <w:lang w:val="ru-RU"/>
        </w:rPr>
        <w:t>Применяя локальное электрическое сопротивление.</w:t>
      </w:r>
    </w:p>
    <w:p w14:paraId="5A667B2D" w14:textId="77777777" w:rsidR="007C18D4" w:rsidRPr="00671AEF" w:rsidRDefault="007C18D4" w:rsidP="000059CB">
      <w:pPr>
        <w:pStyle w:val="BodyText"/>
        <w:numPr>
          <w:ilvl w:val="0"/>
          <w:numId w:val="60"/>
        </w:numPr>
        <w:ind w:left="1418" w:hanging="284"/>
        <w:rPr>
          <w:color w:val="333333"/>
          <w:spacing w:val="-2"/>
          <w:position w:val="2"/>
          <w:sz w:val="22"/>
          <w:szCs w:val="22"/>
        </w:rPr>
      </w:pPr>
      <w:r w:rsidRPr="00671AEF">
        <w:rPr>
          <w:color w:val="333333"/>
          <w:spacing w:val="-2"/>
          <w:position w:val="2"/>
          <w:sz w:val="22"/>
          <w:szCs w:val="22"/>
          <w:lang w:val="ru-RU"/>
        </w:rPr>
        <w:t>Применяя и</w:t>
      </w:r>
      <w:r w:rsidRPr="00671AEF">
        <w:rPr>
          <w:color w:val="333333"/>
          <w:spacing w:val="-2"/>
          <w:position w:val="2"/>
          <w:sz w:val="22"/>
          <w:szCs w:val="22"/>
        </w:rPr>
        <w:t>ндукционные методы.</w:t>
      </w:r>
    </w:p>
    <w:p w14:paraId="102A225E" w14:textId="05A4E252" w:rsidR="00EC7A40" w:rsidRPr="00671AEF" w:rsidRDefault="00EC7A40" w:rsidP="000059CB">
      <w:pPr>
        <w:pStyle w:val="BodyText"/>
        <w:spacing w:before="120" w:after="120"/>
        <w:ind w:left="1134" w:hanging="425"/>
        <w:rPr>
          <w:color w:val="333333"/>
          <w:sz w:val="22"/>
          <w:szCs w:val="22"/>
          <w:lang w:val="ru-RU"/>
        </w:rPr>
      </w:pPr>
      <w:r w:rsidRPr="004E08A8">
        <w:rPr>
          <w:b/>
          <w:sz w:val="22"/>
          <w:szCs w:val="22"/>
          <w:lang w:val="ru-RU"/>
          <w:rPrChange w:id="1624" w:author="Marchenko, Sergey [Tengizchevroil]" w:date="2025-08-07T16:01:00Z" w16du:dateUtc="2025-08-07T11:01:00Z">
            <w:rPr>
              <w:b/>
              <w:sz w:val="22"/>
              <w:szCs w:val="22"/>
              <w:highlight w:val="yellow"/>
              <w:lang w:val="ru-RU"/>
            </w:rPr>
          </w:rPrChange>
        </w:rPr>
        <w:t xml:space="preserve">22.1-2 - </w:t>
      </w:r>
      <w:r w:rsidR="00A760C9" w:rsidRPr="004E08A8">
        <w:rPr>
          <w:color w:val="333333"/>
          <w:sz w:val="22"/>
          <w:szCs w:val="22"/>
          <w:lang w:val="ru-RU"/>
          <w:rPrChange w:id="1625" w:author="Marchenko, Sergey [Tengizchevroil]" w:date="2025-08-07T16:01:00Z" w16du:dateUtc="2025-08-07T11:01:00Z">
            <w:rPr>
              <w:color w:val="333333"/>
              <w:sz w:val="22"/>
              <w:szCs w:val="22"/>
              <w:highlight w:val="yellow"/>
              <w:lang w:val="ru-RU"/>
            </w:rPr>
          </w:rPrChange>
        </w:rPr>
        <w:t xml:space="preserve">Скорости нагрева и охлаждения должны соответствовать требованиям применимого кода проектирования и требованиям </w:t>
      </w:r>
      <w:r w:rsidR="00A760C9" w:rsidRPr="004E08A8">
        <w:rPr>
          <w:color w:val="333333"/>
          <w:sz w:val="22"/>
          <w:szCs w:val="22"/>
          <w:rPrChange w:id="1626" w:author="Marchenko, Sergey [Tengizchevroil]" w:date="2025-08-07T16:01:00Z" w16du:dateUtc="2025-08-07T11:01:00Z">
            <w:rPr>
              <w:color w:val="333333"/>
              <w:sz w:val="22"/>
              <w:szCs w:val="22"/>
              <w:highlight w:val="yellow"/>
            </w:rPr>
          </w:rPrChange>
        </w:rPr>
        <w:t>PCR</w:t>
      </w:r>
      <w:r w:rsidR="00A760C9" w:rsidRPr="004E08A8">
        <w:rPr>
          <w:color w:val="333333"/>
          <w:sz w:val="22"/>
          <w:szCs w:val="22"/>
          <w:lang w:val="ru-RU"/>
          <w:rPrChange w:id="1627" w:author="Marchenko, Sergey [Tengizchevroil]" w:date="2025-08-07T16:01:00Z" w16du:dateUtc="2025-08-07T11:01:00Z">
            <w:rPr>
              <w:color w:val="333333"/>
              <w:sz w:val="22"/>
              <w:szCs w:val="22"/>
              <w:highlight w:val="yellow"/>
              <w:lang w:val="ru-RU"/>
            </w:rPr>
          </w:rPrChange>
        </w:rPr>
        <w:t>-</w:t>
      </w:r>
      <w:r w:rsidR="00A760C9" w:rsidRPr="004E08A8">
        <w:rPr>
          <w:color w:val="333333"/>
          <w:sz w:val="22"/>
          <w:szCs w:val="22"/>
          <w:rPrChange w:id="1628" w:author="Marchenko, Sergey [Tengizchevroil]" w:date="2025-08-07T16:01:00Z" w16du:dateUtc="2025-08-07T11:01:00Z">
            <w:rPr>
              <w:color w:val="333333"/>
              <w:sz w:val="22"/>
              <w:szCs w:val="22"/>
              <w:highlight w:val="yellow"/>
            </w:rPr>
          </w:rPrChange>
        </w:rPr>
        <w:t>PU</w:t>
      </w:r>
      <w:r w:rsidR="00A760C9" w:rsidRPr="004E08A8">
        <w:rPr>
          <w:color w:val="333333"/>
          <w:sz w:val="22"/>
          <w:szCs w:val="22"/>
          <w:lang w:val="ru-RU"/>
          <w:rPrChange w:id="1629" w:author="Marchenko, Sergey [Tengizchevroil]" w:date="2025-08-07T16:01:00Z" w16du:dateUtc="2025-08-07T11:01:00Z">
            <w:rPr>
              <w:color w:val="333333"/>
              <w:sz w:val="22"/>
              <w:szCs w:val="22"/>
              <w:highlight w:val="yellow"/>
              <w:lang w:val="ru-RU"/>
            </w:rPr>
          </w:rPrChange>
        </w:rPr>
        <w:t>-6239-</w:t>
      </w:r>
      <w:r w:rsidR="00A760C9" w:rsidRPr="004E08A8">
        <w:rPr>
          <w:color w:val="333333"/>
          <w:sz w:val="22"/>
          <w:szCs w:val="22"/>
          <w:rPrChange w:id="1630" w:author="Marchenko, Sergey [Tengizchevroil]" w:date="2025-08-07T16:01:00Z" w16du:dateUtc="2025-08-07T11:01:00Z">
            <w:rPr>
              <w:color w:val="333333"/>
              <w:sz w:val="22"/>
              <w:szCs w:val="22"/>
              <w:highlight w:val="yellow"/>
            </w:rPr>
          </w:rPrChange>
        </w:rPr>
        <w:t>TCO</w:t>
      </w:r>
      <w:r w:rsidR="00A760C9" w:rsidRPr="004E08A8">
        <w:rPr>
          <w:color w:val="333333"/>
          <w:sz w:val="22"/>
          <w:szCs w:val="22"/>
          <w:lang w:val="ru-RU"/>
          <w:rPrChange w:id="1631" w:author="Marchenko, Sergey [Tengizchevroil]" w:date="2025-08-07T16:01:00Z" w16du:dateUtc="2025-08-07T11:01:00Z">
            <w:rPr>
              <w:color w:val="333333"/>
              <w:sz w:val="22"/>
              <w:szCs w:val="22"/>
              <w:highlight w:val="yellow"/>
              <w:lang w:val="ru-RU"/>
            </w:rPr>
          </w:rPrChange>
        </w:rPr>
        <w:t xml:space="preserve"> (раздел 5.3).</w:t>
      </w:r>
    </w:p>
    <w:p w14:paraId="3B752C64" w14:textId="4A68628A" w:rsidR="00EC7A40" w:rsidRPr="00671AEF" w:rsidRDefault="00EC7A40" w:rsidP="000059CB">
      <w:pPr>
        <w:pStyle w:val="BodyText"/>
        <w:spacing w:before="120" w:after="120"/>
        <w:ind w:left="1134" w:hanging="425"/>
        <w:rPr>
          <w:sz w:val="22"/>
          <w:szCs w:val="22"/>
          <w:lang w:val="ru-RU"/>
        </w:rPr>
      </w:pPr>
      <w:r w:rsidRPr="00671AEF">
        <w:rPr>
          <w:b/>
          <w:sz w:val="22"/>
          <w:szCs w:val="22"/>
          <w:lang w:val="ru-RU"/>
        </w:rPr>
        <w:t>22.1-3</w:t>
      </w:r>
      <w:r w:rsidRPr="00671AEF">
        <w:rPr>
          <w:b/>
          <w:spacing w:val="14"/>
          <w:sz w:val="22"/>
          <w:szCs w:val="22"/>
          <w:lang w:val="ru-RU"/>
        </w:rPr>
        <w:t xml:space="preserve"> </w:t>
      </w:r>
      <w:r w:rsidRPr="00671AEF">
        <w:rPr>
          <w:b/>
          <w:sz w:val="22"/>
          <w:szCs w:val="22"/>
          <w:lang w:val="ru-RU"/>
        </w:rPr>
        <w:t xml:space="preserve">- </w:t>
      </w:r>
      <w:r w:rsidR="00F76252" w:rsidRPr="00671AEF">
        <w:rPr>
          <w:color w:val="333333"/>
          <w:spacing w:val="-2"/>
          <w:sz w:val="22"/>
          <w:szCs w:val="22"/>
          <w:lang w:val="ru-RU"/>
        </w:rPr>
        <w:t xml:space="preserve">Для использования комплектов для снятия экзотермического напряжения требуется одобрение </w:t>
      </w:r>
      <w:r w:rsidR="00E7513A" w:rsidRPr="00671AEF">
        <w:rPr>
          <w:color w:val="333333"/>
          <w:spacing w:val="-2"/>
          <w:sz w:val="22"/>
          <w:szCs w:val="22"/>
          <w:lang w:val="ru-RU"/>
        </w:rPr>
        <w:t>заказчика</w:t>
      </w:r>
      <w:r w:rsidR="00F76252" w:rsidRPr="00671AEF">
        <w:rPr>
          <w:color w:val="333333"/>
          <w:spacing w:val="-2"/>
          <w:sz w:val="22"/>
          <w:szCs w:val="22"/>
          <w:lang w:val="ru-RU"/>
        </w:rPr>
        <w:t>.</w:t>
      </w:r>
    </w:p>
    <w:p w14:paraId="1AA90AB6" w14:textId="121829E1" w:rsidR="00EC7A40" w:rsidRPr="00515B8A" w:rsidRDefault="00EC7A40" w:rsidP="000059CB">
      <w:pPr>
        <w:pStyle w:val="BodyText"/>
        <w:spacing w:before="120" w:after="120"/>
        <w:ind w:left="1134" w:hanging="425"/>
        <w:rPr>
          <w:color w:val="333333"/>
          <w:sz w:val="22"/>
          <w:szCs w:val="22"/>
          <w:lang w:val="ru-RU"/>
        </w:rPr>
      </w:pPr>
      <w:r w:rsidRPr="00671AEF">
        <w:rPr>
          <w:b/>
          <w:sz w:val="22"/>
          <w:szCs w:val="22"/>
          <w:lang w:val="ru-RU"/>
        </w:rPr>
        <w:t xml:space="preserve">22.1-4 - </w:t>
      </w:r>
      <w:r w:rsidR="007110ED" w:rsidRPr="00671AEF">
        <w:rPr>
          <w:color w:val="333333"/>
          <w:sz w:val="22"/>
          <w:szCs w:val="22"/>
          <w:lang w:val="ru-RU"/>
        </w:rPr>
        <w:t xml:space="preserve">Локальная или полевая </w:t>
      </w:r>
      <w:r w:rsidR="007110ED" w:rsidRPr="00671AEF">
        <w:rPr>
          <w:color w:val="333333"/>
          <w:sz w:val="22"/>
          <w:szCs w:val="22"/>
        </w:rPr>
        <w:t>PWHT</w:t>
      </w:r>
      <w:r w:rsidR="007110ED" w:rsidRPr="00671AEF">
        <w:rPr>
          <w:color w:val="333333"/>
          <w:sz w:val="22"/>
          <w:szCs w:val="22"/>
          <w:lang w:val="ru-RU"/>
        </w:rPr>
        <w:t xml:space="preserve"> должна проводиться в соответствии с </w:t>
      </w:r>
      <w:r w:rsidR="007110ED" w:rsidRPr="00671AEF">
        <w:rPr>
          <w:color w:val="333333"/>
          <w:sz w:val="22"/>
          <w:szCs w:val="22"/>
        </w:rPr>
        <w:t>PCR</w:t>
      </w:r>
      <w:r w:rsidR="007110ED" w:rsidRPr="00671AEF">
        <w:rPr>
          <w:color w:val="333333"/>
          <w:sz w:val="22"/>
          <w:szCs w:val="22"/>
          <w:lang w:val="ru-RU"/>
        </w:rPr>
        <w:t>-</w:t>
      </w:r>
      <w:r w:rsidR="007110ED" w:rsidRPr="00671AEF">
        <w:rPr>
          <w:color w:val="333333"/>
          <w:sz w:val="22"/>
          <w:szCs w:val="22"/>
        </w:rPr>
        <w:t>PU</w:t>
      </w:r>
      <w:r w:rsidR="007110ED" w:rsidRPr="00671AEF">
        <w:rPr>
          <w:color w:val="333333"/>
          <w:sz w:val="22"/>
          <w:szCs w:val="22"/>
          <w:lang w:val="ru-RU"/>
        </w:rPr>
        <w:t>-6239-</w:t>
      </w:r>
      <w:r w:rsidR="007110ED" w:rsidRPr="00671AEF">
        <w:rPr>
          <w:color w:val="333333"/>
          <w:sz w:val="22"/>
          <w:szCs w:val="22"/>
        </w:rPr>
        <w:t>TCO</w:t>
      </w:r>
      <w:r w:rsidR="007110ED" w:rsidRPr="00671AEF">
        <w:rPr>
          <w:color w:val="333333"/>
          <w:sz w:val="22"/>
          <w:szCs w:val="22"/>
          <w:lang w:val="ru-RU"/>
        </w:rPr>
        <w:t xml:space="preserve">. Поставщик должен представить предлагаемую локальную процедуру </w:t>
      </w:r>
      <w:r w:rsidR="007110ED" w:rsidRPr="00671AEF">
        <w:rPr>
          <w:color w:val="333333"/>
          <w:sz w:val="22"/>
          <w:szCs w:val="22"/>
        </w:rPr>
        <w:t>PWHT</w:t>
      </w:r>
      <w:r w:rsidR="007110ED" w:rsidRPr="00671AEF">
        <w:rPr>
          <w:color w:val="333333"/>
          <w:sz w:val="22"/>
          <w:szCs w:val="22"/>
          <w:lang w:val="ru-RU"/>
        </w:rPr>
        <w:t xml:space="preserve"> для рассмотрения и одобрения </w:t>
      </w:r>
      <w:r w:rsidR="00664873" w:rsidRPr="00671AEF">
        <w:rPr>
          <w:color w:val="333333"/>
          <w:sz w:val="22"/>
          <w:szCs w:val="22"/>
          <w:lang w:val="ru-RU"/>
        </w:rPr>
        <w:t>заказчик</w:t>
      </w:r>
      <w:r w:rsidR="007C18D4" w:rsidRPr="00671AEF">
        <w:rPr>
          <w:color w:val="333333"/>
          <w:sz w:val="22"/>
          <w:szCs w:val="22"/>
          <w:lang w:val="ru-RU"/>
        </w:rPr>
        <w:t>о</w:t>
      </w:r>
      <w:r w:rsidR="00664873" w:rsidRPr="00671AEF">
        <w:rPr>
          <w:color w:val="333333"/>
          <w:sz w:val="22"/>
          <w:szCs w:val="22"/>
          <w:lang w:val="ru-RU"/>
        </w:rPr>
        <w:t>м</w:t>
      </w:r>
      <w:r w:rsidR="007110ED" w:rsidRPr="00671AEF">
        <w:rPr>
          <w:color w:val="333333"/>
          <w:sz w:val="22"/>
          <w:szCs w:val="22"/>
          <w:lang w:val="ru-RU"/>
        </w:rPr>
        <w:t>.</w:t>
      </w:r>
    </w:p>
    <w:p w14:paraId="17CE3280" w14:textId="315282C5" w:rsidR="00EC7A40" w:rsidRPr="00671AEF" w:rsidRDefault="00EC7A40" w:rsidP="000059CB">
      <w:pPr>
        <w:pStyle w:val="BodyText"/>
        <w:spacing w:before="120" w:after="120"/>
        <w:ind w:left="1134" w:hanging="425"/>
        <w:rPr>
          <w:color w:val="333333"/>
          <w:sz w:val="22"/>
          <w:szCs w:val="22"/>
          <w:lang w:val="ru-RU"/>
        </w:rPr>
      </w:pPr>
      <w:r w:rsidRPr="00671AEF">
        <w:rPr>
          <w:b/>
          <w:sz w:val="22"/>
          <w:szCs w:val="22"/>
          <w:lang w:val="ru-RU"/>
        </w:rPr>
        <w:t xml:space="preserve">22.1-5 - </w:t>
      </w:r>
      <w:r w:rsidR="00AE085D" w:rsidRPr="00671AEF">
        <w:rPr>
          <w:color w:val="333333"/>
          <w:sz w:val="22"/>
          <w:szCs w:val="22"/>
          <w:lang w:val="ru-RU"/>
        </w:rPr>
        <w:t xml:space="preserve">Поставщик должен представить предлагаемую процедуру </w:t>
      </w:r>
      <w:r w:rsidR="00AE085D" w:rsidRPr="00671AEF">
        <w:rPr>
          <w:color w:val="333333"/>
          <w:sz w:val="22"/>
          <w:szCs w:val="22"/>
        </w:rPr>
        <w:t>PWHT</w:t>
      </w:r>
      <w:r w:rsidR="00AE085D" w:rsidRPr="00671AEF">
        <w:rPr>
          <w:color w:val="333333"/>
          <w:sz w:val="22"/>
          <w:szCs w:val="22"/>
          <w:lang w:val="ru-RU"/>
        </w:rPr>
        <w:t xml:space="preserve"> печи для рассмотрения и принятия заказчиком. Как минимум, процедура должна охватывать следующее:</w:t>
      </w:r>
    </w:p>
    <w:p w14:paraId="5C74042F" w14:textId="68A223DB" w:rsidR="00EC7A40" w:rsidRPr="00671AEF" w:rsidRDefault="00857305" w:rsidP="000059CB">
      <w:pPr>
        <w:pStyle w:val="ListParagraph"/>
        <w:numPr>
          <w:ilvl w:val="0"/>
          <w:numId w:val="61"/>
        </w:numPr>
        <w:spacing w:before="120" w:after="120"/>
        <w:ind w:left="1418"/>
      </w:pPr>
      <w:r w:rsidRPr="00671AEF">
        <w:rPr>
          <w:color w:val="333333"/>
          <w:spacing w:val="-2"/>
          <w:position w:val="2"/>
        </w:rPr>
        <w:t>Описание печи.</w:t>
      </w:r>
    </w:p>
    <w:p w14:paraId="69D154F1" w14:textId="100CDA32" w:rsidR="00EC7A40" w:rsidRPr="00671AEF" w:rsidRDefault="005E2F0A" w:rsidP="000059CB">
      <w:pPr>
        <w:pStyle w:val="ListParagraph"/>
        <w:numPr>
          <w:ilvl w:val="0"/>
          <w:numId w:val="61"/>
        </w:numPr>
        <w:spacing w:before="120" w:after="120"/>
        <w:ind w:left="1418"/>
      </w:pPr>
      <w:r w:rsidRPr="00671AEF">
        <w:rPr>
          <w:color w:val="333333"/>
          <w:spacing w:val="-2"/>
          <w:position w:val="2"/>
        </w:rPr>
        <w:t>Диапазон рабочих температур.</w:t>
      </w:r>
    </w:p>
    <w:p w14:paraId="1EB48189" w14:textId="06958B5C" w:rsidR="00EC7A40" w:rsidRPr="00671AEF" w:rsidRDefault="005E2F0A" w:rsidP="000059CB">
      <w:pPr>
        <w:pStyle w:val="ListParagraph"/>
        <w:numPr>
          <w:ilvl w:val="0"/>
          <w:numId w:val="61"/>
        </w:numPr>
        <w:spacing w:before="120" w:after="120"/>
        <w:ind w:left="1418"/>
        <w:rPr>
          <w:lang w:val="ru-RU"/>
        </w:rPr>
      </w:pPr>
      <w:r w:rsidRPr="00671AEF">
        <w:rPr>
          <w:color w:val="333333"/>
          <w:spacing w:val="-2"/>
          <w:position w:val="2"/>
          <w:lang w:val="ru-RU"/>
        </w:rPr>
        <w:lastRenderedPageBreak/>
        <w:t>Размеры рабочей зоны с калибровкой по температуре, определяющие максимальный размер загрузки.</w:t>
      </w:r>
    </w:p>
    <w:p w14:paraId="0DDA3266" w14:textId="3FC9A231" w:rsidR="00EC7A40" w:rsidRPr="00515B8A" w:rsidRDefault="003E5019" w:rsidP="000059CB">
      <w:pPr>
        <w:pStyle w:val="ListParagraph"/>
        <w:numPr>
          <w:ilvl w:val="0"/>
          <w:numId w:val="61"/>
        </w:numPr>
        <w:spacing w:before="120" w:after="120"/>
        <w:ind w:left="1418"/>
        <w:rPr>
          <w:lang w:val="ru-RU"/>
        </w:rPr>
      </w:pPr>
      <w:r w:rsidRPr="00671AEF">
        <w:rPr>
          <w:color w:val="333333"/>
          <w:spacing w:val="-2"/>
          <w:lang w:val="ru-RU"/>
        </w:rPr>
        <w:t xml:space="preserve">Процедуры калибровки, используемые для обеспечения максимального указанного перепада температур по всей </w:t>
      </w:r>
      <w:r w:rsidRPr="00515B8A">
        <w:rPr>
          <w:color w:val="333333"/>
          <w:spacing w:val="-2"/>
          <w:lang w:val="ru-RU"/>
        </w:rPr>
        <w:t>рабочей зоне.</w:t>
      </w:r>
    </w:p>
    <w:p w14:paraId="61F7752E" w14:textId="5C11E1D0" w:rsidR="00EC7A40" w:rsidRPr="00515B8A" w:rsidRDefault="008665D7" w:rsidP="000059CB">
      <w:pPr>
        <w:pStyle w:val="ListParagraph"/>
        <w:numPr>
          <w:ilvl w:val="0"/>
          <w:numId w:val="61"/>
        </w:numPr>
        <w:spacing w:before="120" w:after="120"/>
        <w:ind w:left="1418"/>
        <w:rPr>
          <w:lang w:val="ru-RU"/>
        </w:rPr>
      </w:pPr>
      <w:r w:rsidRPr="00671AEF">
        <w:rPr>
          <w:color w:val="333333"/>
          <w:lang w:val="ru-RU"/>
        </w:rPr>
        <w:t xml:space="preserve">Максимальный период между калибровками в соответствии с признанными отраслевыми стандартами (максимум </w:t>
      </w:r>
      <w:r w:rsidRPr="00515B8A">
        <w:rPr>
          <w:color w:val="333333"/>
          <w:lang w:val="ru-RU"/>
        </w:rPr>
        <w:t>год для печи, максимум три месяца для контрольно-регистрирующих приборов и термопар).</w:t>
      </w:r>
    </w:p>
    <w:p w14:paraId="6D574398" w14:textId="0E90015D" w:rsidR="00EC7A40" w:rsidRPr="00671AEF" w:rsidRDefault="005E1995" w:rsidP="000059CB">
      <w:pPr>
        <w:pStyle w:val="ListParagraph"/>
        <w:numPr>
          <w:ilvl w:val="0"/>
          <w:numId w:val="61"/>
        </w:numPr>
        <w:spacing w:before="120" w:after="120"/>
        <w:ind w:left="1418"/>
      </w:pPr>
      <w:r w:rsidRPr="00671AEF">
        <w:rPr>
          <w:color w:val="333333"/>
          <w:spacing w:val="-2"/>
          <w:position w:val="2"/>
        </w:rPr>
        <w:t>Процедуры загрузки и размещения.</w:t>
      </w:r>
    </w:p>
    <w:p w14:paraId="47C90EE9" w14:textId="5667ADA4" w:rsidR="00EC7A40" w:rsidRPr="00671AEF" w:rsidRDefault="005E1995" w:rsidP="000059CB">
      <w:pPr>
        <w:pStyle w:val="ListParagraph"/>
        <w:numPr>
          <w:ilvl w:val="0"/>
          <w:numId w:val="61"/>
        </w:numPr>
        <w:spacing w:before="120" w:after="120"/>
        <w:ind w:left="1418"/>
      </w:pPr>
      <w:r w:rsidRPr="00671AEF">
        <w:rPr>
          <w:color w:val="333333"/>
          <w:spacing w:val="-2"/>
          <w:position w:val="2"/>
        </w:rPr>
        <w:t>Требования к размещению термопар.</w:t>
      </w:r>
    </w:p>
    <w:p w14:paraId="074DE1AE" w14:textId="01588EB4" w:rsidR="00EC7A40" w:rsidRPr="00671AEF" w:rsidRDefault="006818B4" w:rsidP="000059CB">
      <w:pPr>
        <w:pStyle w:val="ListParagraph"/>
        <w:numPr>
          <w:ilvl w:val="0"/>
          <w:numId w:val="61"/>
        </w:numPr>
        <w:spacing w:before="120" w:after="120"/>
        <w:ind w:left="1418"/>
        <w:rPr>
          <w:lang w:val="ru-RU"/>
        </w:rPr>
      </w:pPr>
      <w:r w:rsidRPr="00671AEF">
        <w:rPr>
          <w:color w:val="333333"/>
          <w:spacing w:val="-2"/>
          <w:position w:val="2"/>
          <w:lang w:val="ru-RU"/>
        </w:rPr>
        <w:t>Процедуры нагрева, время выдержки и процедуры охлаждения для каждого типа материала.</w:t>
      </w:r>
    </w:p>
    <w:p w14:paraId="51D78C4D" w14:textId="35CCF116" w:rsidR="00EC7A40" w:rsidRPr="00671AEF" w:rsidRDefault="00372F1D" w:rsidP="000059CB">
      <w:pPr>
        <w:pStyle w:val="ListParagraph"/>
        <w:numPr>
          <w:ilvl w:val="0"/>
          <w:numId w:val="61"/>
        </w:numPr>
        <w:spacing w:before="120" w:after="120"/>
        <w:ind w:left="1418"/>
        <w:rPr>
          <w:lang w:val="ru-RU"/>
        </w:rPr>
      </w:pPr>
      <w:r w:rsidRPr="00671AEF">
        <w:rPr>
          <w:color w:val="333333"/>
          <w:spacing w:val="-2"/>
          <w:position w:val="2"/>
          <w:lang w:val="ru-RU"/>
        </w:rPr>
        <w:t>Защита поверхностей фланцев для предотвращения образования накипи.</w:t>
      </w:r>
    </w:p>
    <w:p w14:paraId="552E59BC" w14:textId="7903CD57" w:rsidR="00EC7A40" w:rsidRPr="00515B8A" w:rsidRDefault="00EC7A40" w:rsidP="00634706">
      <w:pPr>
        <w:pStyle w:val="BodyText"/>
        <w:spacing w:before="120" w:after="120"/>
        <w:ind w:left="1134" w:hanging="425"/>
        <w:rPr>
          <w:color w:val="333333"/>
          <w:spacing w:val="-2"/>
          <w:sz w:val="22"/>
          <w:szCs w:val="22"/>
          <w:lang w:val="ru-RU"/>
        </w:rPr>
      </w:pPr>
      <w:r w:rsidRPr="00671AEF">
        <w:rPr>
          <w:b/>
          <w:sz w:val="22"/>
          <w:szCs w:val="22"/>
          <w:lang w:val="ru-RU"/>
        </w:rPr>
        <w:t>22.1-6</w:t>
      </w:r>
      <w:r w:rsidRPr="00671AEF">
        <w:rPr>
          <w:b/>
          <w:spacing w:val="10"/>
          <w:sz w:val="22"/>
          <w:szCs w:val="22"/>
          <w:lang w:val="ru-RU"/>
        </w:rPr>
        <w:t xml:space="preserve"> </w:t>
      </w:r>
      <w:r w:rsidRPr="00671AEF">
        <w:rPr>
          <w:b/>
          <w:sz w:val="22"/>
          <w:szCs w:val="22"/>
          <w:lang w:val="ru-RU"/>
        </w:rPr>
        <w:t xml:space="preserve">- </w:t>
      </w:r>
      <w:r w:rsidR="00392ADF" w:rsidRPr="00671AEF">
        <w:rPr>
          <w:color w:val="333333"/>
          <w:spacing w:val="-2"/>
          <w:sz w:val="22"/>
          <w:szCs w:val="22"/>
          <w:lang w:val="ru-RU"/>
        </w:rPr>
        <w:t>Пламя не должно соприкасаться с поверхностью металла. Соприкосновение пламени может привести к локальному перегреву.</w:t>
      </w:r>
    </w:p>
    <w:p w14:paraId="6E35737C" w14:textId="78E6703E" w:rsidR="00EC7A40" w:rsidRPr="00671AEF" w:rsidRDefault="00EC7A40" w:rsidP="00634706">
      <w:pPr>
        <w:pStyle w:val="BodyText"/>
        <w:spacing w:before="120" w:after="120"/>
        <w:ind w:left="1134" w:hanging="425"/>
        <w:rPr>
          <w:sz w:val="22"/>
          <w:szCs w:val="22"/>
          <w:lang w:val="ru-RU"/>
        </w:rPr>
      </w:pPr>
      <w:r w:rsidRPr="00671AEF">
        <w:rPr>
          <w:b/>
          <w:sz w:val="22"/>
          <w:szCs w:val="22"/>
          <w:lang w:val="ru-RU"/>
        </w:rPr>
        <w:t>22.1-7</w:t>
      </w:r>
      <w:r w:rsidRPr="00671AEF">
        <w:rPr>
          <w:b/>
          <w:spacing w:val="14"/>
          <w:sz w:val="22"/>
          <w:szCs w:val="22"/>
          <w:lang w:val="ru-RU"/>
        </w:rPr>
        <w:t xml:space="preserve"> </w:t>
      </w:r>
      <w:r w:rsidRPr="00671AEF">
        <w:rPr>
          <w:b/>
          <w:sz w:val="22"/>
          <w:szCs w:val="22"/>
          <w:lang w:val="ru-RU"/>
        </w:rPr>
        <w:t xml:space="preserve">- </w:t>
      </w:r>
      <w:r w:rsidR="002B737B" w:rsidRPr="00671AEF">
        <w:rPr>
          <w:color w:val="333333"/>
          <w:spacing w:val="-2"/>
          <w:sz w:val="22"/>
          <w:szCs w:val="22"/>
          <w:lang w:val="ru-RU"/>
        </w:rPr>
        <w:t>Атмосфера печи должна контролироваться для минимизации окисления поверхности.</w:t>
      </w:r>
    </w:p>
    <w:p w14:paraId="139C555C" w14:textId="39E70A5D" w:rsidR="00EC7A40" w:rsidRPr="00671AEF" w:rsidRDefault="00EC7A40" w:rsidP="00634706">
      <w:pPr>
        <w:pStyle w:val="BodyText"/>
        <w:spacing w:before="120" w:after="120"/>
        <w:ind w:left="1134" w:hanging="425"/>
        <w:rPr>
          <w:sz w:val="22"/>
          <w:szCs w:val="22"/>
          <w:lang w:val="ru-RU"/>
        </w:rPr>
      </w:pPr>
      <w:r w:rsidRPr="00671AEF">
        <w:rPr>
          <w:b/>
          <w:sz w:val="22"/>
          <w:szCs w:val="22"/>
          <w:lang w:val="ru-RU"/>
        </w:rPr>
        <w:t>22.1-8</w:t>
      </w:r>
      <w:r w:rsidRPr="00671AEF">
        <w:rPr>
          <w:b/>
          <w:spacing w:val="12"/>
          <w:sz w:val="22"/>
          <w:szCs w:val="22"/>
          <w:lang w:val="ru-RU"/>
        </w:rPr>
        <w:t xml:space="preserve"> </w:t>
      </w:r>
      <w:r w:rsidRPr="00671AEF">
        <w:rPr>
          <w:b/>
          <w:sz w:val="22"/>
          <w:szCs w:val="22"/>
          <w:lang w:val="ru-RU"/>
        </w:rPr>
        <w:t xml:space="preserve">- </w:t>
      </w:r>
      <w:r w:rsidR="004869CB" w:rsidRPr="00671AEF">
        <w:rPr>
          <w:color w:val="333333"/>
          <w:spacing w:val="-2"/>
          <w:sz w:val="22"/>
          <w:szCs w:val="22"/>
          <w:lang w:val="ru-RU"/>
        </w:rPr>
        <w:t>Труба должна поддерживаться для предотвращения коробления или ухудшения.</w:t>
      </w:r>
    </w:p>
    <w:p w14:paraId="6F8360E4" w14:textId="6B5DA5B2" w:rsidR="00EC7A40" w:rsidRPr="00671AEF" w:rsidRDefault="00EC7A40" w:rsidP="00634706">
      <w:pPr>
        <w:pStyle w:val="BodyText"/>
        <w:spacing w:before="120" w:after="120"/>
        <w:ind w:left="1134" w:hanging="425"/>
        <w:rPr>
          <w:sz w:val="22"/>
          <w:szCs w:val="22"/>
          <w:lang w:val="ru-RU"/>
        </w:rPr>
      </w:pPr>
      <w:r w:rsidRPr="00671AEF">
        <w:rPr>
          <w:b/>
          <w:sz w:val="22"/>
          <w:szCs w:val="22"/>
          <w:lang w:val="ru-RU"/>
        </w:rPr>
        <w:t>22.1-9</w:t>
      </w:r>
      <w:r w:rsidRPr="00671AEF">
        <w:rPr>
          <w:b/>
          <w:spacing w:val="13"/>
          <w:sz w:val="22"/>
          <w:szCs w:val="22"/>
          <w:lang w:val="ru-RU"/>
        </w:rPr>
        <w:t xml:space="preserve"> </w:t>
      </w:r>
      <w:r w:rsidRPr="00671AEF">
        <w:rPr>
          <w:b/>
          <w:sz w:val="22"/>
          <w:szCs w:val="22"/>
          <w:lang w:val="ru-RU"/>
        </w:rPr>
        <w:t xml:space="preserve">- </w:t>
      </w:r>
      <w:r w:rsidR="00404F1A" w:rsidRPr="00671AEF">
        <w:rPr>
          <w:color w:val="333333"/>
          <w:spacing w:val="-2"/>
          <w:sz w:val="22"/>
          <w:szCs w:val="22"/>
          <w:lang w:val="ru-RU"/>
        </w:rPr>
        <w:t>Записи ленточных диаграмм каждой термообработки должны быть предоставлены в дополнение к следующему:</w:t>
      </w:r>
    </w:p>
    <w:p w14:paraId="1E290D0E" w14:textId="67121690" w:rsidR="00EC7A40" w:rsidRPr="00671AEF" w:rsidRDefault="009B6D3B" w:rsidP="00634706">
      <w:pPr>
        <w:pStyle w:val="ListParagraph"/>
        <w:numPr>
          <w:ilvl w:val="0"/>
          <w:numId w:val="62"/>
        </w:numPr>
        <w:spacing w:before="120" w:after="120"/>
        <w:ind w:left="1418" w:hanging="284"/>
      </w:pPr>
      <w:r w:rsidRPr="00671AEF">
        <w:rPr>
          <w:color w:val="333333"/>
          <w:spacing w:val="-2"/>
          <w:position w:val="2"/>
        </w:rPr>
        <w:t>Схемы загрузки печи.</w:t>
      </w:r>
    </w:p>
    <w:p w14:paraId="27E6A03D" w14:textId="71F026E8" w:rsidR="00EC7A40" w:rsidRPr="00671AEF" w:rsidRDefault="009B6D3B" w:rsidP="00634706">
      <w:pPr>
        <w:pStyle w:val="ListParagraph"/>
        <w:numPr>
          <w:ilvl w:val="0"/>
          <w:numId w:val="62"/>
        </w:numPr>
        <w:spacing w:before="120" w:after="120"/>
        <w:ind w:left="1418" w:hanging="284"/>
        <w:rPr>
          <w:lang w:val="ru-RU"/>
        </w:rPr>
      </w:pPr>
      <w:r w:rsidRPr="00671AEF">
        <w:rPr>
          <w:color w:val="333333"/>
          <w:spacing w:val="-2"/>
          <w:position w:val="2"/>
          <w:lang w:val="ru-RU"/>
        </w:rPr>
        <w:t>Места расположения термопар.</w:t>
      </w:r>
    </w:p>
    <w:p w14:paraId="559E08F1" w14:textId="5BB98585" w:rsidR="00EC7A40" w:rsidRPr="00671AEF" w:rsidRDefault="006549D5" w:rsidP="00634706">
      <w:pPr>
        <w:pStyle w:val="ListParagraph"/>
        <w:numPr>
          <w:ilvl w:val="0"/>
          <w:numId w:val="62"/>
        </w:numPr>
        <w:spacing w:before="120" w:after="120"/>
        <w:ind w:left="1418" w:hanging="284"/>
        <w:rPr>
          <w:lang w:val="ru-RU"/>
        </w:rPr>
      </w:pPr>
      <w:r w:rsidRPr="00671AEF">
        <w:rPr>
          <w:color w:val="333333"/>
          <w:spacing w:val="-2"/>
          <w:position w:val="2"/>
          <w:lang w:val="ru-RU"/>
        </w:rPr>
        <w:t>Другая документация, необходимая для подтверждения успешной термообработки сварных швов трубопроводов.</w:t>
      </w:r>
    </w:p>
    <w:p w14:paraId="2AC9FC04" w14:textId="7643859A" w:rsidR="00EC7A40" w:rsidRPr="008603EC" w:rsidRDefault="007A6EE1" w:rsidP="00634706">
      <w:pPr>
        <w:pStyle w:val="Heading2"/>
        <w:numPr>
          <w:ilvl w:val="1"/>
          <w:numId w:val="68"/>
        </w:numPr>
        <w:spacing w:before="240" w:after="240"/>
        <w:ind w:left="1134" w:hanging="425"/>
        <w:rPr>
          <w:sz w:val="22"/>
          <w:szCs w:val="22"/>
        </w:rPr>
      </w:pPr>
      <w:r w:rsidRPr="00695561">
        <w:rPr>
          <w:spacing w:val="-2"/>
          <w:sz w:val="22"/>
          <w:szCs w:val="22"/>
          <w:lang w:val="ru-RU"/>
        </w:rPr>
        <w:t xml:space="preserve">  </w:t>
      </w:r>
      <w:bookmarkStart w:id="1632" w:name="_Toc205628175"/>
      <w:r w:rsidR="00056816" w:rsidRPr="008603EC">
        <w:rPr>
          <w:spacing w:val="-2"/>
          <w:sz w:val="22"/>
          <w:szCs w:val="22"/>
        </w:rPr>
        <w:t>Требования к термопарам</w:t>
      </w:r>
      <w:bookmarkEnd w:id="1632"/>
    </w:p>
    <w:p w14:paraId="21D5DF9A" w14:textId="0E102E06" w:rsidR="00EC7A40" w:rsidRPr="00CA37AF" w:rsidRDefault="00EC7A40" w:rsidP="00634706">
      <w:pPr>
        <w:pStyle w:val="BodyText"/>
        <w:spacing w:before="120" w:after="120"/>
        <w:ind w:left="1134" w:hanging="425"/>
        <w:rPr>
          <w:color w:val="333333"/>
          <w:sz w:val="22"/>
          <w:szCs w:val="22"/>
          <w:lang w:val="ru-RU"/>
        </w:rPr>
      </w:pPr>
      <w:r w:rsidRPr="00CA37AF">
        <w:rPr>
          <w:b/>
          <w:sz w:val="22"/>
          <w:szCs w:val="22"/>
          <w:lang w:val="ru-RU"/>
        </w:rPr>
        <w:t xml:space="preserve">22.2-1 - </w:t>
      </w:r>
      <w:r w:rsidR="00721075" w:rsidRPr="00CA37AF">
        <w:rPr>
          <w:color w:val="333333"/>
          <w:sz w:val="22"/>
          <w:szCs w:val="22"/>
          <w:lang w:val="ru-RU"/>
        </w:rPr>
        <w:t xml:space="preserve">Для печной </w:t>
      </w:r>
      <w:r w:rsidR="00721075" w:rsidRPr="00CA37AF">
        <w:rPr>
          <w:color w:val="333333"/>
          <w:sz w:val="22"/>
          <w:szCs w:val="22"/>
        </w:rPr>
        <w:t>PWHT</w:t>
      </w:r>
      <w:r w:rsidR="00721075" w:rsidRPr="00CA37AF">
        <w:rPr>
          <w:color w:val="333333"/>
          <w:sz w:val="22"/>
          <w:szCs w:val="22"/>
          <w:lang w:val="ru-RU"/>
        </w:rPr>
        <w:t xml:space="preserve"> достаточное количество термопар для контроля температур </w:t>
      </w:r>
      <w:r w:rsidR="00721075" w:rsidRPr="00CA37AF">
        <w:rPr>
          <w:color w:val="333333"/>
          <w:sz w:val="22"/>
          <w:szCs w:val="22"/>
        </w:rPr>
        <w:t>PWHT</w:t>
      </w:r>
      <w:r w:rsidR="00721075" w:rsidRPr="00CA37AF">
        <w:rPr>
          <w:color w:val="333333"/>
          <w:sz w:val="22"/>
          <w:szCs w:val="22"/>
          <w:lang w:val="ru-RU"/>
        </w:rPr>
        <w:t xml:space="preserve"> должно быть прикреплено к репрезентативным сварным швам.</w:t>
      </w:r>
    </w:p>
    <w:p w14:paraId="1DF06603" w14:textId="4A974DAC" w:rsidR="00EC7A40" w:rsidRPr="00CA37AF" w:rsidRDefault="00EC7A40" w:rsidP="00634706">
      <w:pPr>
        <w:pStyle w:val="BodyText"/>
        <w:spacing w:before="120" w:after="120"/>
        <w:ind w:left="1418" w:hanging="284"/>
        <w:rPr>
          <w:color w:val="333333"/>
          <w:sz w:val="22"/>
          <w:szCs w:val="22"/>
          <w:lang w:val="ru-RU"/>
        </w:rPr>
      </w:pPr>
      <w:r w:rsidRPr="004E08A8">
        <w:rPr>
          <w:b/>
          <w:sz w:val="22"/>
          <w:szCs w:val="22"/>
          <w:lang w:val="ru-RU"/>
          <w:rPrChange w:id="1633" w:author="Marchenko, Sergey [Tengizchevroil]" w:date="2025-08-07T16:02:00Z" w16du:dateUtc="2025-08-07T11:02:00Z">
            <w:rPr>
              <w:b/>
              <w:sz w:val="22"/>
              <w:szCs w:val="22"/>
              <w:highlight w:val="yellow"/>
              <w:lang w:val="ru-RU"/>
            </w:rPr>
          </w:rPrChange>
        </w:rPr>
        <w:t xml:space="preserve">22.2-1.1 - </w:t>
      </w:r>
      <w:r w:rsidR="008A317C" w:rsidRPr="004E08A8">
        <w:rPr>
          <w:color w:val="333333"/>
          <w:sz w:val="22"/>
          <w:szCs w:val="22"/>
          <w:lang w:val="ru-RU"/>
          <w:rPrChange w:id="1634" w:author="Marchenko, Sergey [Tengizchevroil]" w:date="2025-08-07T16:02:00Z" w16du:dateUtc="2025-08-07T11:02:00Z">
            <w:rPr>
              <w:color w:val="333333"/>
              <w:sz w:val="22"/>
              <w:szCs w:val="22"/>
              <w:highlight w:val="yellow"/>
              <w:lang w:val="ru-RU"/>
            </w:rPr>
          </w:rPrChange>
        </w:rPr>
        <w:t>Для полевого</w:t>
      </w:r>
      <w:r w:rsidR="001F3F71" w:rsidRPr="004E08A8">
        <w:rPr>
          <w:color w:val="333333"/>
          <w:sz w:val="22"/>
          <w:szCs w:val="22"/>
          <w:lang w:val="ru-RU"/>
          <w:rPrChange w:id="1635" w:author="Marchenko, Sergey [Tengizchevroil]" w:date="2025-08-07T16:02:00Z" w16du:dateUtc="2025-08-07T11:02:00Z">
            <w:rPr>
              <w:color w:val="333333"/>
              <w:sz w:val="22"/>
              <w:szCs w:val="22"/>
              <w:highlight w:val="yellow"/>
              <w:lang w:val="ru-RU"/>
            </w:rPr>
          </w:rPrChange>
        </w:rPr>
        <w:t xml:space="preserve"> и локального методов PWHT (применяя электрические нагреватели сопротивления или индукционные катушки) термопары должны быть прикреплены к сварным швам трубопровода в соответствии с PCR-PU-6239-TCO (</w:t>
      </w:r>
      <w:r w:rsidR="00DD56F2">
        <w:rPr>
          <w:color w:val="333333"/>
          <w:sz w:val="22"/>
          <w:szCs w:val="22"/>
          <w:lang w:val="ru-RU"/>
        </w:rPr>
        <w:t>раздел</w:t>
      </w:r>
      <w:r w:rsidR="001F3F71" w:rsidRPr="004E08A8">
        <w:rPr>
          <w:color w:val="333333"/>
          <w:sz w:val="22"/>
          <w:szCs w:val="22"/>
          <w:lang w:val="ru-RU"/>
          <w:rPrChange w:id="1636" w:author="Marchenko, Sergey [Tengizchevroil]" w:date="2025-08-07T16:02:00Z" w16du:dateUtc="2025-08-07T11:02:00Z">
            <w:rPr>
              <w:color w:val="333333"/>
              <w:sz w:val="22"/>
              <w:szCs w:val="22"/>
              <w:highlight w:val="yellow"/>
              <w:lang w:val="ru-RU"/>
            </w:rPr>
          </w:rPrChange>
        </w:rPr>
        <w:t xml:space="preserve"> 5.2).</w:t>
      </w:r>
    </w:p>
    <w:p w14:paraId="2A864A4C" w14:textId="523B0EC9" w:rsidR="00EC7A40" w:rsidRPr="00CA37AF" w:rsidRDefault="00EC7A40" w:rsidP="00634706">
      <w:pPr>
        <w:pStyle w:val="BodyText"/>
        <w:spacing w:before="120"/>
        <w:ind w:left="1134" w:hanging="425"/>
        <w:rPr>
          <w:sz w:val="22"/>
          <w:szCs w:val="22"/>
          <w:lang w:val="ru-RU"/>
        </w:rPr>
      </w:pPr>
      <w:r w:rsidRPr="00CA37AF">
        <w:rPr>
          <w:b/>
          <w:sz w:val="22"/>
          <w:szCs w:val="22"/>
          <w:lang w:val="ru-RU"/>
        </w:rPr>
        <w:t xml:space="preserve">22.2-2 - </w:t>
      </w:r>
      <w:r w:rsidR="00CA29E9" w:rsidRPr="00CA37AF">
        <w:rPr>
          <w:color w:val="333333"/>
          <w:sz w:val="22"/>
          <w:szCs w:val="22"/>
          <w:lang w:val="ru-RU"/>
        </w:rPr>
        <w:t xml:space="preserve">Для печной и локальной </w:t>
      </w:r>
      <w:r w:rsidR="00CA29E9" w:rsidRPr="00CA37AF">
        <w:rPr>
          <w:color w:val="333333"/>
          <w:sz w:val="22"/>
          <w:szCs w:val="22"/>
        </w:rPr>
        <w:t>PWHT</w:t>
      </w:r>
      <w:r w:rsidR="00CA29E9" w:rsidRPr="00CA37AF">
        <w:rPr>
          <w:color w:val="333333"/>
          <w:sz w:val="22"/>
          <w:szCs w:val="22"/>
          <w:lang w:val="ru-RU"/>
        </w:rPr>
        <w:t xml:space="preserve"> термопары должны быть прикреплены с помощью прямого разряда конденсатора, контактной сварки или сварки термо</w:t>
      </w:r>
      <w:r w:rsidR="00DC5EE6" w:rsidRPr="00CA37AF">
        <w:rPr>
          <w:color w:val="333333"/>
          <w:sz w:val="22"/>
          <w:szCs w:val="22"/>
          <w:lang w:val="ru-RU"/>
        </w:rPr>
        <w:t>элемента</w:t>
      </w:r>
      <w:r w:rsidR="00553B6A" w:rsidRPr="00CA37AF">
        <w:rPr>
          <w:color w:val="333333"/>
          <w:sz w:val="22"/>
          <w:szCs w:val="22"/>
          <w:lang w:val="ru-RU"/>
        </w:rPr>
        <w:t>.</w:t>
      </w:r>
    </w:p>
    <w:p w14:paraId="7CDD0AD7" w14:textId="330052F6" w:rsidR="00EC7A40" w:rsidRPr="00CA37AF" w:rsidRDefault="00EC7A40" w:rsidP="00634706">
      <w:pPr>
        <w:pStyle w:val="BodyText"/>
        <w:spacing w:before="120" w:after="120"/>
        <w:ind w:left="1134" w:hanging="425"/>
        <w:rPr>
          <w:sz w:val="22"/>
          <w:szCs w:val="22"/>
          <w:lang w:val="ru-RU"/>
        </w:rPr>
      </w:pPr>
      <w:r w:rsidRPr="00CA37AF">
        <w:rPr>
          <w:b/>
          <w:sz w:val="22"/>
          <w:szCs w:val="22"/>
          <w:lang w:val="ru-RU"/>
        </w:rPr>
        <w:t>22.2-3</w:t>
      </w:r>
      <w:r w:rsidRPr="00CA37AF">
        <w:rPr>
          <w:b/>
          <w:spacing w:val="14"/>
          <w:sz w:val="22"/>
          <w:szCs w:val="22"/>
          <w:lang w:val="ru-RU"/>
        </w:rPr>
        <w:t xml:space="preserve"> </w:t>
      </w:r>
      <w:r w:rsidRPr="00CA37AF">
        <w:rPr>
          <w:b/>
          <w:sz w:val="22"/>
          <w:szCs w:val="22"/>
          <w:lang w:val="ru-RU"/>
        </w:rPr>
        <w:t xml:space="preserve">- </w:t>
      </w:r>
      <w:r w:rsidR="00B974D1" w:rsidRPr="00CA37AF">
        <w:rPr>
          <w:color w:val="333333"/>
          <w:spacing w:val="-2"/>
          <w:sz w:val="22"/>
          <w:szCs w:val="22"/>
          <w:lang w:val="ru-RU"/>
        </w:rPr>
        <w:t>Для измерения и регистрации всего цикла термообработки должны использоваться две или более термопар.</w:t>
      </w:r>
    </w:p>
    <w:p w14:paraId="5FD3654F" w14:textId="3EB319E0" w:rsidR="00EC7A40" w:rsidRPr="00CA37AF" w:rsidRDefault="00EC7A40" w:rsidP="00634706">
      <w:pPr>
        <w:pStyle w:val="BodyText"/>
        <w:spacing w:before="120"/>
        <w:ind w:left="1418" w:hanging="284"/>
        <w:rPr>
          <w:color w:val="333333"/>
          <w:sz w:val="22"/>
          <w:szCs w:val="22"/>
          <w:lang w:val="ru-RU"/>
        </w:rPr>
      </w:pPr>
      <w:r w:rsidRPr="00CA37AF">
        <w:rPr>
          <w:b/>
          <w:sz w:val="22"/>
          <w:szCs w:val="22"/>
          <w:lang w:val="ru-RU"/>
        </w:rPr>
        <w:t xml:space="preserve">22.2-3.1 - </w:t>
      </w:r>
      <w:r w:rsidR="00210FC4" w:rsidRPr="00CA37AF">
        <w:rPr>
          <w:color w:val="333333"/>
          <w:sz w:val="22"/>
          <w:szCs w:val="22"/>
          <w:lang w:val="ru-RU"/>
        </w:rPr>
        <w:t xml:space="preserve">Достаточное количество термопар должно быть распределено на более толстых частях сварных конструкций и труб </w:t>
      </w:r>
      <w:r w:rsidR="00F13BD2" w:rsidRPr="00CA37AF">
        <w:rPr>
          <w:color w:val="333333"/>
          <w:sz w:val="22"/>
          <w:szCs w:val="22"/>
          <w:lang w:val="ru-RU"/>
        </w:rPr>
        <w:t xml:space="preserve">чтобы обеспечить однородность температуры </w:t>
      </w:r>
      <w:r w:rsidR="004A6EA0" w:rsidRPr="00CA37AF">
        <w:rPr>
          <w:color w:val="333333"/>
          <w:sz w:val="22"/>
          <w:szCs w:val="22"/>
          <w:lang w:val="ru-RU"/>
        </w:rPr>
        <w:t>в течении всей партии</w:t>
      </w:r>
      <w:r w:rsidR="008E6FBD" w:rsidRPr="00CA37AF">
        <w:rPr>
          <w:color w:val="333333"/>
          <w:sz w:val="22"/>
          <w:szCs w:val="22"/>
          <w:lang w:val="ru-RU"/>
        </w:rPr>
        <w:t xml:space="preserve"> </w:t>
      </w:r>
      <w:r w:rsidR="00F13BD2" w:rsidRPr="00CA37AF">
        <w:rPr>
          <w:color w:val="333333"/>
          <w:sz w:val="22"/>
          <w:szCs w:val="22"/>
          <w:lang w:val="ru-RU"/>
        </w:rPr>
        <w:t>термической обработки.</w:t>
      </w:r>
    </w:p>
    <w:p w14:paraId="4BE268F5" w14:textId="0E483BAE" w:rsidR="00EC7A40" w:rsidRPr="0006725D" w:rsidRDefault="00EC7A40" w:rsidP="00634706">
      <w:pPr>
        <w:pStyle w:val="BodyText"/>
        <w:spacing w:before="120" w:after="120"/>
        <w:ind w:left="1418" w:hanging="284"/>
        <w:rPr>
          <w:color w:val="333333"/>
          <w:spacing w:val="-2"/>
          <w:sz w:val="22"/>
          <w:szCs w:val="22"/>
          <w:lang w:val="ru-RU"/>
        </w:rPr>
      </w:pPr>
      <w:r w:rsidRPr="00CA37AF">
        <w:rPr>
          <w:b/>
          <w:sz w:val="22"/>
          <w:szCs w:val="22"/>
          <w:lang w:val="ru-RU"/>
        </w:rPr>
        <w:t xml:space="preserve">22.2-3.2 - </w:t>
      </w:r>
      <w:r w:rsidR="000A000B" w:rsidRPr="00CA37AF">
        <w:rPr>
          <w:color w:val="333333"/>
          <w:spacing w:val="-2"/>
          <w:sz w:val="22"/>
          <w:szCs w:val="22"/>
          <w:lang w:val="ru-RU"/>
        </w:rPr>
        <w:t>Для сварных швов труб с фланцами по крайней мере одна термопара должна быть размещена на стороне фланца сварного шва.</w:t>
      </w:r>
    </w:p>
    <w:p w14:paraId="1FD7BFE5" w14:textId="1A1DD4CF" w:rsidR="00EC7A40" w:rsidRPr="00BC56C7" w:rsidRDefault="00EC7A40" w:rsidP="00634706">
      <w:pPr>
        <w:pStyle w:val="BodyText"/>
        <w:spacing w:before="120" w:after="120"/>
        <w:ind w:left="1134" w:hanging="425"/>
        <w:rPr>
          <w:color w:val="333333"/>
          <w:spacing w:val="-2"/>
          <w:sz w:val="22"/>
          <w:szCs w:val="22"/>
          <w:lang w:val="ru-RU"/>
        </w:rPr>
      </w:pPr>
      <w:r w:rsidRPr="00CA37AF">
        <w:rPr>
          <w:b/>
          <w:sz w:val="22"/>
          <w:szCs w:val="22"/>
          <w:lang w:val="ru-RU"/>
        </w:rPr>
        <w:t xml:space="preserve">22.2-4 - </w:t>
      </w:r>
      <w:r w:rsidR="00C26C91">
        <w:rPr>
          <w:color w:val="333333"/>
          <w:spacing w:val="-2"/>
          <w:sz w:val="22"/>
          <w:szCs w:val="22"/>
          <w:lang w:val="ru-RU"/>
        </w:rPr>
        <w:t>Р</w:t>
      </w:r>
      <w:r w:rsidR="009B05BE" w:rsidRPr="009B05BE">
        <w:rPr>
          <w:color w:val="333333"/>
          <w:spacing w:val="-2"/>
          <w:sz w:val="22"/>
          <w:szCs w:val="22"/>
          <w:lang w:val="ru-RU"/>
        </w:rPr>
        <w:t>авномерност</w:t>
      </w:r>
      <w:r w:rsidR="00C26C91">
        <w:rPr>
          <w:color w:val="333333"/>
          <w:spacing w:val="-2"/>
          <w:sz w:val="22"/>
          <w:szCs w:val="22"/>
          <w:lang w:val="ru-RU"/>
        </w:rPr>
        <w:t>ь</w:t>
      </w:r>
      <w:r w:rsidR="000B36DF" w:rsidRPr="000B36DF">
        <w:rPr>
          <w:color w:val="333333"/>
          <w:spacing w:val="-2"/>
          <w:sz w:val="22"/>
          <w:szCs w:val="22"/>
          <w:lang w:val="ru-RU"/>
        </w:rPr>
        <w:t xml:space="preserve"> температуры во время PWHT должна соответствовать требованиям PCR-PU-6239</w:t>
      </w:r>
      <w:r w:rsidR="0019618A">
        <w:rPr>
          <w:color w:val="333333"/>
          <w:spacing w:val="-2"/>
          <w:sz w:val="22"/>
          <w:szCs w:val="22"/>
          <w:lang w:val="ru-RU"/>
        </w:rPr>
        <w:t>-</w:t>
      </w:r>
      <w:r w:rsidR="0019618A">
        <w:rPr>
          <w:color w:val="333333"/>
          <w:spacing w:val="-2"/>
          <w:sz w:val="22"/>
          <w:szCs w:val="22"/>
        </w:rPr>
        <w:t>TCO</w:t>
      </w:r>
      <w:r w:rsidR="000B36DF" w:rsidRPr="000B36DF">
        <w:rPr>
          <w:color w:val="333333"/>
          <w:spacing w:val="-2"/>
          <w:sz w:val="22"/>
          <w:szCs w:val="22"/>
          <w:lang w:val="ru-RU"/>
        </w:rPr>
        <w:t xml:space="preserve"> (</w:t>
      </w:r>
      <w:r w:rsidR="00DD56F2">
        <w:rPr>
          <w:color w:val="333333"/>
          <w:spacing w:val="-2"/>
          <w:sz w:val="22"/>
          <w:szCs w:val="22"/>
          <w:lang w:val="ru-RU"/>
        </w:rPr>
        <w:t>р</w:t>
      </w:r>
      <w:r w:rsidR="000B36DF" w:rsidRPr="000B36DF">
        <w:rPr>
          <w:color w:val="333333"/>
          <w:spacing w:val="-2"/>
          <w:sz w:val="22"/>
          <w:szCs w:val="22"/>
          <w:lang w:val="ru-RU"/>
        </w:rPr>
        <w:t>аздел 5.3).</w:t>
      </w:r>
    </w:p>
    <w:p w14:paraId="32E97980" w14:textId="0E8103A3" w:rsidR="00EC7A40" w:rsidRPr="00CA37AF" w:rsidRDefault="00EC7A40" w:rsidP="00634706">
      <w:pPr>
        <w:pStyle w:val="BodyText"/>
        <w:spacing w:before="120" w:after="120"/>
        <w:ind w:left="1134" w:hanging="425"/>
        <w:rPr>
          <w:color w:val="333333"/>
          <w:spacing w:val="-2"/>
          <w:sz w:val="22"/>
          <w:szCs w:val="22"/>
          <w:lang w:val="ru-RU"/>
        </w:rPr>
      </w:pPr>
      <w:r w:rsidRPr="00CA37AF">
        <w:rPr>
          <w:b/>
          <w:sz w:val="22"/>
          <w:szCs w:val="22"/>
          <w:lang w:val="ru-RU"/>
        </w:rPr>
        <w:t>22.2-5</w:t>
      </w:r>
      <w:r w:rsidRPr="00CA37AF">
        <w:rPr>
          <w:b/>
          <w:spacing w:val="14"/>
          <w:sz w:val="22"/>
          <w:szCs w:val="22"/>
          <w:lang w:val="ru-RU"/>
        </w:rPr>
        <w:t xml:space="preserve"> </w:t>
      </w:r>
      <w:r w:rsidRPr="00CA37AF">
        <w:rPr>
          <w:b/>
          <w:sz w:val="22"/>
          <w:szCs w:val="22"/>
          <w:lang w:val="ru-RU"/>
        </w:rPr>
        <w:t>-</w:t>
      </w:r>
      <w:r w:rsidRPr="00CA37AF">
        <w:rPr>
          <w:b/>
          <w:spacing w:val="2"/>
          <w:sz w:val="22"/>
          <w:szCs w:val="22"/>
          <w:lang w:val="ru-RU"/>
        </w:rPr>
        <w:t xml:space="preserve"> </w:t>
      </w:r>
      <w:r w:rsidR="00275B7E" w:rsidRPr="00CA37AF">
        <w:rPr>
          <w:color w:val="333333"/>
          <w:spacing w:val="-2"/>
          <w:sz w:val="22"/>
          <w:szCs w:val="22"/>
          <w:lang w:val="ru-RU"/>
        </w:rPr>
        <w:t>Контрольные термопары должны быть прикреплены к трубе.</w:t>
      </w:r>
    </w:p>
    <w:p w14:paraId="4A184EE1" w14:textId="77777777" w:rsidR="00195CA4" w:rsidRPr="00195CA4" w:rsidRDefault="00195CA4">
      <w:pPr>
        <w:pStyle w:val="ListParagraph"/>
        <w:numPr>
          <w:ilvl w:val="0"/>
          <w:numId w:val="76"/>
        </w:numPr>
        <w:tabs>
          <w:tab w:val="left" w:pos="591"/>
        </w:tabs>
        <w:spacing w:before="240" w:after="240"/>
        <w:outlineLvl w:val="1"/>
        <w:rPr>
          <w:rFonts w:eastAsia="Arial"/>
          <w:b/>
          <w:bCs/>
          <w:vanish/>
          <w:spacing w:val="-2"/>
          <w:lang w:val="ru-RU"/>
        </w:rPr>
      </w:pPr>
      <w:bookmarkStart w:id="1637" w:name="_Toc180678368"/>
      <w:bookmarkStart w:id="1638" w:name="_Toc180731299"/>
      <w:bookmarkStart w:id="1639" w:name="_Toc180850569"/>
      <w:bookmarkStart w:id="1640" w:name="_Toc180850730"/>
      <w:bookmarkStart w:id="1641" w:name="_Toc184446710"/>
      <w:bookmarkStart w:id="1642" w:name="_Toc184447839"/>
      <w:bookmarkStart w:id="1643" w:name="_Toc185270526"/>
      <w:bookmarkStart w:id="1644" w:name="_Toc186183706"/>
      <w:bookmarkStart w:id="1645" w:name="_Toc189818274"/>
      <w:bookmarkStart w:id="1646" w:name="_Toc190940241"/>
      <w:bookmarkStart w:id="1647" w:name="_Toc190940405"/>
      <w:bookmarkStart w:id="1648" w:name="_Toc194591489"/>
      <w:bookmarkStart w:id="1649" w:name="_Toc205358998"/>
      <w:bookmarkStart w:id="1650" w:name="_Toc205359862"/>
      <w:bookmarkStart w:id="1651" w:name="_Toc20562817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p>
    <w:p w14:paraId="34C90FBE" w14:textId="77777777" w:rsidR="00195CA4" w:rsidRPr="00195CA4" w:rsidRDefault="00195CA4">
      <w:pPr>
        <w:pStyle w:val="ListParagraph"/>
        <w:numPr>
          <w:ilvl w:val="0"/>
          <w:numId w:val="76"/>
        </w:numPr>
        <w:tabs>
          <w:tab w:val="left" w:pos="591"/>
        </w:tabs>
        <w:spacing w:before="240" w:after="240"/>
        <w:outlineLvl w:val="1"/>
        <w:rPr>
          <w:rFonts w:eastAsia="Arial"/>
          <w:b/>
          <w:bCs/>
          <w:vanish/>
          <w:spacing w:val="-2"/>
          <w:lang w:val="ru-RU"/>
        </w:rPr>
      </w:pPr>
      <w:bookmarkStart w:id="1652" w:name="_Toc180678369"/>
      <w:bookmarkStart w:id="1653" w:name="_Toc180731300"/>
      <w:bookmarkStart w:id="1654" w:name="_Toc180850570"/>
      <w:bookmarkStart w:id="1655" w:name="_Toc180850731"/>
      <w:bookmarkStart w:id="1656" w:name="_Toc184446711"/>
      <w:bookmarkStart w:id="1657" w:name="_Toc184447840"/>
      <w:bookmarkStart w:id="1658" w:name="_Toc185270527"/>
      <w:bookmarkStart w:id="1659" w:name="_Toc186183707"/>
      <w:bookmarkStart w:id="1660" w:name="_Toc189818275"/>
      <w:bookmarkStart w:id="1661" w:name="_Toc190940242"/>
      <w:bookmarkStart w:id="1662" w:name="_Toc190940406"/>
      <w:bookmarkStart w:id="1663" w:name="_Toc194591490"/>
      <w:bookmarkStart w:id="1664" w:name="_Toc205358999"/>
      <w:bookmarkStart w:id="1665" w:name="_Toc205359863"/>
      <w:bookmarkStart w:id="1666" w:name="_Toc205628177"/>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p>
    <w:p w14:paraId="2ACE892E" w14:textId="77777777" w:rsidR="00195CA4" w:rsidRPr="00195CA4" w:rsidRDefault="00195CA4">
      <w:pPr>
        <w:pStyle w:val="ListParagraph"/>
        <w:numPr>
          <w:ilvl w:val="0"/>
          <w:numId w:val="76"/>
        </w:numPr>
        <w:tabs>
          <w:tab w:val="left" w:pos="591"/>
        </w:tabs>
        <w:spacing w:before="240" w:after="240"/>
        <w:outlineLvl w:val="1"/>
        <w:rPr>
          <w:rFonts w:eastAsia="Arial"/>
          <w:b/>
          <w:bCs/>
          <w:vanish/>
          <w:spacing w:val="-2"/>
          <w:lang w:val="ru-RU"/>
        </w:rPr>
      </w:pPr>
      <w:bookmarkStart w:id="1667" w:name="_Toc180678370"/>
      <w:bookmarkStart w:id="1668" w:name="_Toc180731301"/>
      <w:bookmarkStart w:id="1669" w:name="_Toc180850571"/>
      <w:bookmarkStart w:id="1670" w:name="_Toc180850732"/>
      <w:bookmarkStart w:id="1671" w:name="_Toc184446712"/>
      <w:bookmarkStart w:id="1672" w:name="_Toc184447841"/>
      <w:bookmarkStart w:id="1673" w:name="_Toc185270528"/>
      <w:bookmarkStart w:id="1674" w:name="_Toc186183708"/>
      <w:bookmarkStart w:id="1675" w:name="_Toc189818276"/>
      <w:bookmarkStart w:id="1676" w:name="_Toc190940243"/>
      <w:bookmarkStart w:id="1677" w:name="_Toc190940407"/>
      <w:bookmarkStart w:id="1678" w:name="_Toc194591491"/>
      <w:bookmarkStart w:id="1679" w:name="_Toc205359000"/>
      <w:bookmarkStart w:id="1680" w:name="_Toc205359864"/>
      <w:bookmarkStart w:id="1681" w:name="_Toc205628178"/>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p>
    <w:p w14:paraId="2A5851DC" w14:textId="77777777" w:rsidR="00195CA4" w:rsidRPr="00195CA4" w:rsidRDefault="00195CA4">
      <w:pPr>
        <w:pStyle w:val="ListParagraph"/>
        <w:numPr>
          <w:ilvl w:val="0"/>
          <w:numId w:val="76"/>
        </w:numPr>
        <w:tabs>
          <w:tab w:val="left" w:pos="591"/>
        </w:tabs>
        <w:spacing w:before="240" w:after="240"/>
        <w:outlineLvl w:val="1"/>
        <w:rPr>
          <w:rFonts w:eastAsia="Arial"/>
          <w:b/>
          <w:bCs/>
          <w:vanish/>
          <w:spacing w:val="-2"/>
          <w:lang w:val="ru-RU"/>
        </w:rPr>
      </w:pPr>
      <w:bookmarkStart w:id="1682" w:name="_Toc180678371"/>
      <w:bookmarkStart w:id="1683" w:name="_Toc180731302"/>
      <w:bookmarkStart w:id="1684" w:name="_Toc180850572"/>
      <w:bookmarkStart w:id="1685" w:name="_Toc180850733"/>
      <w:bookmarkStart w:id="1686" w:name="_Toc184446713"/>
      <w:bookmarkStart w:id="1687" w:name="_Toc184447842"/>
      <w:bookmarkStart w:id="1688" w:name="_Toc185270529"/>
      <w:bookmarkStart w:id="1689" w:name="_Toc186183709"/>
      <w:bookmarkStart w:id="1690" w:name="_Toc189818277"/>
      <w:bookmarkStart w:id="1691" w:name="_Toc190940244"/>
      <w:bookmarkStart w:id="1692" w:name="_Toc190940408"/>
      <w:bookmarkStart w:id="1693" w:name="_Toc194591492"/>
      <w:bookmarkStart w:id="1694" w:name="_Toc205359001"/>
      <w:bookmarkStart w:id="1695" w:name="_Toc205359865"/>
      <w:bookmarkStart w:id="1696" w:name="_Toc205628179"/>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p>
    <w:p w14:paraId="254526B4" w14:textId="77777777" w:rsidR="00195CA4" w:rsidRPr="00195CA4" w:rsidRDefault="00195CA4">
      <w:pPr>
        <w:pStyle w:val="ListParagraph"/>
        <w:numPr>
          <w:ilvl w:val="0"/>
          <w:numId w:val="76"/>
        </w:numPr>
        <w:tabs>
          <w:tab w:val="left" w:pos="591"/>
        </w:tabs>
        <w:spacing w:before="240" w:after="240"/>
        <w:outlineLvl w:val="1"/>
        <w:rPr>
          <w:rFonts w:eastAsia="Arial"/>
          <w:b/>
          <w:bCs/>
          <w:vanish/>
          <w:spacing w:val="-2"/>
          <w:lang w:val="ru-RU"/>
        </w:rPr>
      </w:pPr>
      <w:bookmarkStart w:id="1697" w:name="_Toc180678372"/>
      <w:bookmarkStart w:id="1698" w:name="_Toc180731303"/>
      <w:bookmarkStart w:id="1699" w:name="_Toc180850573"/>
      <w:bookmarkStart w:id="1700" w:name="_Toc180850734"/>
      <w:bookmarkStart w:id="1701" w:name="_Toc184446714"/>
      <w:bookmarkStart w:id="1702" w:name="_Toc184447843"/>
      <w:bookmarkStart w:id="1703" w:name="_Toc185270530"/>
      <w:bookmarkStart w:id="1704" w:name="_Toc186183710"/>
      <w:bookmarkStart w:id="1705" w:name="_Toc189818278"/>
      <w:bookmarkStart w:id="1706" w:name="_Toc190940245"/>
      <w:bookmarkStart w:id="1707" w:name="_Toc190940409"/>
      <w:bookmarkStart w:id="1708" w:name="_Toc194591493"/>
      <w:bookmarkStart w:id="1709" w:name="_Toc205359002"/>
      <w:bookmarkStart w:id="1710" w:name="_Toc205359866"/>
      <w:bookmarkStart w:id="1711" w:name="_Toc205628180"/>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p>
    <w:p w14:paraId="06758874" w14:textId="77777777" w:rsidR="00195CA4" w:rsidRPr="00195CA4" w:rsidRDefault="00195CA4">
      <w:pPr>
        <w:pStyle w:val="ListParagraph"/>
        <w:numPr>
          <w:ilvl w:val="0"/>
          <w:numId w:val="76"/>
        </w:numPr>
        <w:tabs>
          <w:tab w:val="left" w:pos="591"/>
        </w:tabs>
        <w:spacing w:before="240" w:after="240"/>
        <w:outlineLvl w:val="1"/>
        <w:rPr>
          <w:rFonts w:eastAsia="Arial"/>
          <w:b/>
          <w:bCs/>
          <w:vanish/>
          <w:spacing w:val="-2"/>
          <w:lang w:val="ru-RU"/>
        </w:rPr>
      </w:pPr>
      <w:bookmarkStart w:id="1712" w:name="_Toc180678373"/>
      <w:bookmarkStart w:id="1713" w:name="_Toc180731304"/>
      <w:bookmarkStart w:id="1714" w:name="_Toc180850574"/>
      <w:bookmarkStart w:id="1715" w:name="_Toc180850735"/>
      <w:bookmarkStart w:id="1716" w:name="_Toc184446715"/>
      <w:bookmarkStart w:id="1717" w:name="_Toc184447844"/>
      <w:bookmarkStart w:id="1718" w:name="_Toc185270531"/>
      <w:bookmarkStart w:id="1719" w:name="_Toc186183711"/>
      <w:bookmarkStart w:id="1720" w:name="_Toc189818279"/>
      <w:bookmarkStart w:id="1721" w:name="_Toc190940246"/>
      <w:bookmarkStart w:id="1722" w:name="_Toc190940410"/>
      <w:bookmarkStart w:id="1723" w:name="_Toc194591494"/>
      <w:bookmarkStart w:id="1724" w:name="_Toc205359003"/>
      <w:bookmarkStart w:id="1725" w:name="_Toc205359867"/>
      <w:bookmarkStart w:id="1726" w:name="_Toc20562818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p>
    <w:p w14:paraId="3C6CC1BC" w14:textId="77777777" w:rsidR="00195CA4" w:rsidRPr="00195CA4" w:rsidRDefault="00195CA4">
      <w:pPr>
        <w:pStyle w:val="ListParagraph"/>
        <w:numPr>
          <w:ilvl w:val="0"/>
          <w:numId w:val="76"/>
        </w:numPr>
        <w:tabs>
          <w:tab w:val="left" w:pos="591"/>
        </w:tabs>
        <w:spacing w:before="240" w:after="240"/>
        <w:outlineLvl w:val="1"/>
        <w:rPr>
          <w:rFonts w:eastAsia="Arial"/>
          <w:b/>
          <w:bCs/>
          <w:vanish/>
          <w:spacing w:val="-2"/>
          <w:lang w:val="ru-RU"/>
        </w:rPr>
      </w:pPr>
      <w:bookmarkStart w:id="1727" w:name="_Toc180678374"/>
      <w:bookmarkStart w:id="1728" w:name="_Toc180731305"/>
      <w:bookmarkStart w:id="1729" w:name="_Toc180850575"/>
      <w:bookmarkStart w:id="1730" w:name="_Toc180850736"/>
      <w:bookmarkStart w:id="1731" w:name="_Toc184446716"/>
      <w:bookmarkStart w:id="1732" w:name="_Toc184447845"/>
      <w:bookmarkStart w:id="1733" w:name="_Toc185270532"/>
      <w:bookmarkStart w:id="1734" w:name="_Toc186183712"/>
      <w:bookmarkStart w:id="1735" w:name="_Toc189818280"/>
      <w:bookmarkStart w:id="1736" w:name="_Toc190940247"/>
      <w:bookmarkStart w:id="1737" w:name="_Toc190940411"/>
      <w:bookmarkStart w:id="1738" w:name="_Toc194591495"/>
      <w:bookmarkStart w:id="1739" w:name="_Toc205359004"/>
      <w:bookmarkStart w:id="1740" w:name="_Toc205359868"/>
      <w:bookmarkStart w:id="1741" w:name="_Toc205628182"/>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p>
    <w:p w14:paraId="4928799F" w14:textId="77777777" w:rsidR="00195CA4" w:rsidRPr="00195CA4" w:rsidRDefault="00195CA4">
      <w:pPr>
        <w:pStyle w:val="ListParagraph"/>
        <w:numPr>
          <w:ilvl w:val="0"/>
          <w:numId w:val="76"/>
        </w:numPr>
        <w:tabs>
          <w:tab w:val="left" w:pos="591"/>
        </w:tabs>
        <w:spacing w:before="240" w:after="240"/>
        <w:outlineLvl w:val="1"/>
        <w:rPr>
          <w:rFonts w:eastAsia="Arial"/>
          <w:b/>
          <w:bCs/>
          <w:vanish/>
          <w:spacing w:val="-2"/>
          <w:lang w:val="ru-RU"/>
        </w:rPr>
      </w:pPr>
      <w:bookmarkStart w:id="1742" w:name="_Toc180678375"/>
      <w:bookmarkStart w:id="1743" w:name="_Toc180731306"/>
      <w:bookmarkStart w:id="1744" w:name="_Toc180850576"/>
      <w:bookmarkStart w:id="1745" w:name="_Toc180850737"/>
      <w:bookmarkStart w:id="1746" w:name="_Toc184446717"/>
      <w:bookmarkStart w:id="1747" w:name="_Toc184447846"/>
      <w:bookmarkStart w:id="1748" w:name="_Toc185270533"/>
      <w:bookmarkStart w:id="1749" w:name="_Toc186183713"/>
      <w:bookmarkStart w:id="1750" w:name="_Toc189818281"/>
      <w:bookmarkStart w:id="1751" w:name="_Toc190940248"/>
      <w:bookmarkStart w:id="1752" w:name="_Toc190940412"/>
      <w:bookmarkStart w:id="1753" w:name="_Toc194591496"/>
      <w:bookmarkStart w:id="1754" w:name="_Toc205359005"/>
      <w:bookmarkStart w:id="1755" w:name="_Toc205359869"/>
      <w:bookmarkStart w:id="1756" w:name="_Toc205628183"/>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p>
    <w:p w14:paraId="030716B3" w14:textId="77777777" w:rsidR="00195CA4" w:rsidRPr="00195CA4" w:rsidRDefault="00195CA4">
      <w:pPr>
        <w:pStyle w:val="ListParagraph"/>
        <w:numPr>
          <w:ilvl w:val="0"/>
          <w:numId w:val="76"/>
        </w:numPr>
        <w:tabs>
          <w:tab w:val="left" w:pos="591"/>
        </w:tabs>
        <w:spacing w:before="240" w:after="240"/>
        <w:outlineLvl w:val="1"/>
        <w:rPr>
          <w:rFonts w:eastAsia="Arial"/>
          <w:b/>
          <w:bCs/>
          <w:vanish/>
          <w:spacing w:val="-2"/>
          <w:lang w:val="ru-RU"/>
        </w:rPr>
      </w:pPr>
      <w:bookmarkStart w:id="1757" w:name="_Toc180678376"/>
      <w:bookmarkStart w:id="1758" w:name="_Toc180731307"/>
      <w:bookmarkStart w:id="1759" w:name="_Toc180850577"/>
      <w:bookmarkStart w:id="1760" w:name="_Toc180850738"/>
      <w:bookmarkStart w:id="1761" w:name="_Toc184446718"/>
      <w:bookmarkStart w:id="1762" w:name="_Toc184447847"/>
      <w:bookmarkStart w:id="1763" w:name="_Toc185270534"/>
      <w:bookmarkStart w:id="1764" w:name="_Toc186183714"/>
      <w:bookmarkStart w:id="1765" w:name="_Toc189818282"/>
      <w:bookmarkStart w:id="1766" w:name="_Toc190940249"/>
      <w:bookmarkStart w:id="1767" w:name="_Toc190940413"/>
      <w:bookmarkStart w:id="1768" w:name="_Toc194591497"/>
      <w:bookmarkStart w:id="1769" w:name="_Toc205359006"/>
      <w:bookmarkStart w:id="1770" w:name="_Toc205359870"/>
      <w:bookmarkStart w:id="1771" w:name="_Toc205628184"/>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p>
    <w:p w14:paraId="59BE569A" w14:textId="77777777" w:rsidR="00195CA4" w:rsidRPr="00195CA4" w:rsidRDefault="00195CA4">
      <w:pPr>
        <w:pStyle w:val="ListParagraph"/>
        <w:numPr>
          <w:ilvl w:val="0"/>
          <w:numId w:val="76"/>
        </w:numPr>
        <w:tabs>
          <w:tab w:val="left" w:pos="591"/>
        </w:tabs>
        <w:spacing w:before="240" w:after="240"/>
        <w:outlineLvl w:val="1"/>
        <w:rPr>
          <w:rFonts w:eastAsia="Arial"/>
          <w:b/>
          <w:bCs/>
          <w:vanish/>
          <w:spacing w:val="-2"/>
          <w:lang w:val="ru-RU"/>
        </w:rPr>
      </w:pPr>
      <w:bookmarkStart w:id="1772" w:name="_Toc180678377"/>
      <w:bookmarkStart w:id="1773" w:name="_Toc180731308"/>
      <w:bookmarkStart w:id="1774" w:name="_Toc180850578"/>
      <w:bookmarkStart w:id="1775" w:name="_Toc180850739"/>
      <w:bookmarkStart w:id="1776" w:name="_Toc184446719"/>
      <w:bookmarkStart w:id="1777" w:name="_Toc184447848"/>
      <w:bookmarkStart w:id="1778" w:name="_Toc185270535"/>
      <w:bookmarkStart w:id="1779" w:name="_Toc186183715"/>
      <w:bookmarkStart w:id="1780" w:name="_Toc189818283"/>
      <w:bookmarkStart w:id="1781" w:name="_Toc190940250"/>
      <w:bookmarkStart w:id="1782" w:name="_Toc190940414"/>
      <w:bookmarkStart w:id="1783" w:name="_Toc194591498"/>
      <w:bookmarkStart w:id="1784" w:name="_Toc205359007"/>
      <w:bookmarkStart w:id="1785" w:name="_Toc205359871"/>
      <w:bookmarkStart w:id="1786" w:name="_Toc205628185"/>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p>
    <w:p w14:paraId="71C0166A" w14:textId="77777777" w:rsidR="00195CA4" w:rsidRPr="00195CA4" w:rsidRDefault="00195CA4">
      <w:pPr>
        <w:pStyle w:val="ListParagraph"/>
        <w:numPr>
          <w:ilvl w:val="0"/>
          <w:numId w:val="76"/>
        </w:numPr>
        <w:tabs>
          <w:tab w:val="left" w:pos="591"/>
        </w:tabs>
        <w:spacing w:before="240" w:after="240"/>
        <w:outlineLvl w:val="1"/>
        <w:rPr>
          <w:rFonts w:eastAsia="Arial"/>
          <w:b/>
          <w:bCs/>
          <w:vanish/>
          <w:spacing w:val="-2"/>
          <w:lang w:val="ru-RU"/>
        </w:rPr>
      </w:pPr>
      <w:bookmarkStart w:id="1787" w:name="_Toc180678378"/>
      <w:bookmarkStart w:id="1788" w:name="_Toc180731309"/>
      <w:bookmarkStart w:id="1789" w:name="_Toc180850579"/>
      <w:bookmarkStart w:id="1790" w:name="_Toc180850740"/>
      <w:bookmarkStart w:id="1791" w:name="_Toc184446720"/>
      <w:bookmarkStart w:id="1792" w:name="_Toc184447849"/>
      <w:bookmarkStart w:id="1793" w:name="_Toc185270536"/>
      <w:bookmarkStart w:id="1794" w:name="_Toc186183716"/>
      <w:bookmarkStart w:id="1795" w:name="_Toc189818284"/>
      <w:bookmarkStart w:id="1796" w:name="_Toc190940251"/>
      <w:bookmarkStart w:id="1797" w:name="_Toc190940415"/>
      <w:bookmarkStart w:id="1798" w:name="_Toc194591499"/>
      <w:bookmarkStart w:id="1799" w:name="_Toc205359008"/>
      <w:bookmarkStart w:id="1800" w:name="_Toc205359872"/>
      <w:bookmarkStart w:id="1801" w:name="_Toc2056281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p>
    <w:p w14:paraId="45D493CC" w14:textId="77777777" w:rsidR="00195CA4" w:rsidRPr="00195CA4" w:rsidRDefault="00195CA4">
      <w:pPr>
        <w:pStyle w:val="ListParagraph"/>
        <w:numPr>
          <w:ilvl w:val="0"/>
          <w:numId w:val="76"/>
        </w:numPr>
        <w:tabs>
          <w:tab w:val="left" w:pos="591"/>
        </w:tabs>
        <w:spacing w:before="240" w:after="240"/>
        <w:outlineLvl w:val="1"/>
        <w:rPr>
          <w:rFonts w:eastAsia="Arial"/>
          <w:b/>
          <w:bCs/>
          <w:vanish/>
          <w:spacing w:val="-2"/>
          <w:lang w:val="ru-RU"/>
        </w:rPr>
      </w:pPr>
      <w:bookmarkStart w:id="1802" w:name="_Toc180678379"/>
      <w:bookmarkStart w:id="1803" w:name="_Toc180731310"/>
      <w:bookmarkStart w:id="1804" w:name="_Toc180850580"/>
      <w:bookmarkStart w:id="1805" w:name="_Toc180850741"/>
      <w:bookmarkStart w:id="1806" w:name="_Toc184446721"/>
      <w:bookmarkStart w:id="1807" w:name="_Toc184447850"/>
      <w:bookmarkStart w:id="1808" w:name="_Toc185270537"/>
      <w:bookmarkStart w:id="1809" w:name="_Toc186183717"/>
      <w:bookmarkStart w:id="1810" w:name="_Toc189818285"/>
      <w:bookmarkStart w:id="1811" w:name="_Toc190940252"/>
      <w:bookmarkStart w:id="1812" w:name="_Toc190940416"/>
      <w:bookmarkStart w:id="1813" w:name="_Toc194591500"/>
      <w:bookmarkStart w:id="1814" w:name="_Toc205359009"/>
      <w:bookmarkStart w:id="1815" w:name="_Toc205359873"/>
      <w:bookmarkStart w:id="1816" w:name="_Toc205628187"/>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p>
    <w:p w14:paraId="5F6F6D1E" w14:textId="77777777" w:rsidR="00195CA4" w:rsidRPr="00195CA4" w:rsidRDefault="00195CA4">
      <w:pPr>
        <w:pStyle w:val="ListParagraph"/>
        <w:numPr>
          <w:ilvl w:val="0"/>
          <w:numId w:val="76"/>
        </w:numPr>
        <w:tabs>
          <w:tab w:val="left" w:pos="591"/>
        </w:tabs>
        <w:spacing w:before="240" w:after="240"/>
        <w:outlineLvl w:val="1"/>
        <w:rPr>
          <w:rFonts w:eastAsia="Arial"/>
          <w:b/>
          <w:bCs/>
          <w:vanish/>
          <w:spacing w:val="-2"/>
          <w:lang w:val="ru-RU"/>
        </w:rPr>
      </w:pPr>
      <w:bookmarkStart w:id="1817" w:name="_Toc180678380"/>
      <w:bookmarkStart w:id="1818" w:name="_Toc180731311"/>
      <w:bookmarkStart w:id="1819" w:name="_Toc180850581"/>
      <w:bookmarkStart w:id="1820" w:name="_Toc180850742"/>
      <w:bookmarkStart w:id="1821" w:name="_Toc184446722"/>
      <w:bookmarkStart w:id="1822" w:name="_Toc184447851"/>
      <w:bookmarkStart w:id="1823" w:name="_Toc185270538"/>
      <w:bookmarkStart w:id="1824" w:name="_Toc186183718"/>
      <w:bookmarkStart w:id="1825" w:name="_Toc189818286"/>
      <w:bookmarkStart w:id="1826" w:name="_Toc190940253"/>
      <w:bookmarkStart w:id="1827" w:name="_Toc190940417"/>
      <w:bookmarkStart w:id="1828" w:name="_Toc194591501"/>
      <w:bookmarkStart w:id="1829" w:name="_Toc205359010"/>
      <w:bookmarkStart w:id="1830" w:name="_Toc205359874"/>
      <w:bookmarkStart w:id="1831" w:name="_Toc205628188"/>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p>
    <w:p w14:paraId="0A925948" w14:textId="77777777" w:rsidR="00195CA4" w:rsidRPr="00195CA4" w:rsidRDefault="00195CA4">
      <w:pPr>
        <w:pStyle w:val="ListParagraph"/>
        <w:numPr>
          <w:ilvl w:val="0"/>
          <w:numId w:val="76"/>
        </w:numPr>
        <w:tabs>
          <w:tab w:val="left" w:pos="591"/>
        </w:tabs>
        <w:spacing w:before="240" w:after="240"/>
        <w:outlineLvl w:val="1"/>
        <w:rPr>
          <w:rFonts w:eastAsia="Arial"/>
          <w:b/>
          <w:bCs/>
          <w:vanish/>
          <w:spacing w:val="-2"/>
          <w:lang w:val="ru-RU"/>
        </w:rPr>
      </w:pPr>
      <w:bookmarkStart w:id="1832" w:name="_Toc180678381"/>
      <w:bookmarkStart w:id="1833" w:name="_Toc180731312"/>
      <w:bookmarkStart w:id="1834" w:name="_Toc180850582"/>
      <w:bookmarkStart w:id="1835" w:name="_Toc180850743"/>
      <w:bookmarkStart w:id="1836" w:name="_Toc184446723"/>
      <w:bookmarkStart w:id="1837" w:name="_Toc184447852"/>
      <w:bookmarkStart w:id="1838" w:name="_Toc185270539"/>
      <w:bookmarkStart w:id="1839" w:name="_Toc186183719"/>
      <w:bookmarkStart w:id="1840" w:name="_Toc189818287"/>
      <w:bookmarkStart w:id="1841" w:name="_Toc190940254"/>
      <w:bookmarkStart w:id="1842" w:name="_Toc190940418"/>
      <w:bookmarkStart w:id="1843" w:name="_Toc194591502"/>
      <w:bookmarkStart w:id="1844" w:name="_Toc205359011"/>
      <w:bookmarkStart w:id="1845" w:name="_Toc205359875"/>
      <w:bookmarkStart w:id="1846" w:name="_Toc205628189"/>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p>
    <w:p w14:paraId="2EE3E202" w14:textId="77777777" w:rsidR="00195CA4" w:rsidRPr="00195CA4" w:rsidRDefault="00195CA4">
      <w:pPr>
        <w:pStyle w:val="ListParagraph"/>
        <w:numPr>
          <w:ilvl w:val="1"/>
          <w:numId w:val="76"/>
        </w:numPr>
        <w:tabs>
          <w:tab w:val="left" w:pos="591"/>
        </w:tabs>
        <w:spacing w:before="240" w:after="240"/>
        <w:outlineLvl w:val="1"/>
        <w:rPr>
          <w:rFonts w:eastAsia="Arial"/>
          <w:b/>
          <w:bCs/>
          <w:vanish/>
          <w:spacing w:val="-2"/>
          <w:lang w:val="ru-RU"/>
        </w:rPr>
      </w:pPr>
      <w:bookmarkStart w:id="1847" w:name="_Toc180678382"/>
      <w:bookmarkStart w:id="1848" w:name="_Toc180731313"/>
      <w:bookmarkStart w:id="1849" w:name="_Toc180850583"/>
      <w:bookmarkStart w:id="1850" w:name="_Toc180850744"/>
      <w:bookmarkStart w:id="1851" w:name="_Toc184446724"/>
      <w:bookmarkStart w:id="1852" w:name="_Toc184447853"/>
      <w:bookmarkStart w:id="1853" w:name="_Toc185270540"/>
      <w:bookmarkStart w:id="1854" w:name="_Toc186183720"/>
      <w:bookmarkStart w:id="1855" w:name="_Toc189818288"/>
      <w:bookmarkStart w:id="1856" w:name="_Toc190940255"/>
      <w:bookmarkStart w:id="1857" w:name="_Toc190940419"/>
      <w:bookmarkStart w:id="1858" w:name="_Toc194591503"/>
      <w:bookmarkStart w:id="1859" w:name="_Toc205359012"/>
      <w:bookmarkStart w:id="1860" w:name="_Toc205359876"/>
      <w:bookmarkStart w:id="1861" w:name="_Toc205628190"/>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p>
    <w:p w14:paraId="0CCA2994" w14:textId="77777777" w:rsidR="00195CA4" w:rsidRPr="00195CA4" w:rsidRDefault="00195CA4">
      <w:pPr>
        <w:pStyle w:val="ListParagraph"/>
        <w:numPr>
          <w:ilvl w:val="1"/>
          <w:numId w:val="76"/>
        </w:numPr>
        <w:tabs>
          <w:tab w:val="left" w:pos="591"/>
        </w:tabs>
        <w:spacing w:before="240" w:after="240"/>
        <w:outlineLvl w:val="1"/>
        <w:rPr>
          <w:rFonts w:eastAsia="Arial"/>
          <w:b/>
          <w:bCs/>
          <w:vanish/>
          <w:spacing w:val="-2"/>
          <w:lang w:val="ru-RU"/>
        </w:rPr>
      </w:pPr>
      <w:bookmarkStart w:id="1862" w:name="_Toc180678383"/>
      <w:bookmarkStart w:id="1863" w:name="_Toc180731314"/>
      <w:bookmarkStart w:id="1864" w:name="_Toc180850584"/>
      <w:bookmarkStart w:id="1865" w:name="_Toc180850745"/>
      <w:bookmarkStart w:id="1866" w:name="_Toc184446725"/>
      <w:bookmarkStart w:id="1867" w:name="_Toc184447854"/>
      <w:bookmarkStart w:id="1868" w:name="_Toc185270541"/>
      <w:bookmarkStart w:id="1869" w:name="_Toc186183721"/>
      <w:bookmarkStart w:id="1870" w:name="_Toc189818289"/>
      <w:bookmarkStart w:id="1871" w:name="_Toc190940256"/>
      <w:bookmarkStart w:id="1872" w:name="_Toc190940420"/>
      <w:bookmarkStart w:id="1873" w:name="_Toc194591504"/>
      <w:bookmarkStart w:id="1874" w:name="_Toc205359013"/>
      <w:bookmarkStart w:id="1875" w:name="_Toc205359877"/>
      <w:bookmarkStart w:id="1876" w:name="_Toc20562819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p>
    <w:p w14:paraId="0944DC3B" w14:textId="4234AAB9" w:rsidR="004B31E4" w:rsidRPr="008603EC" w:rsidRDefault="007A6EE1" w:rsidP="00634706">
      <w:pPr>
        <w:pStyle w:val="Heading2"/>
        <w:numPr>
          <w:ilvl w:val="1"/>
          <w:numId w:val="76"/>
        </w:numPr>
        <w:spacing w:before="240" w:after="240"/>
        <w:ind w:left="851" w:hanging="709"/>
        <w:rPr>
          <w:sz w:val="22"/>
          <w:szCs w:val="22"/>
        </w:rPr>
      </w:pPr>
      <w:r w:rsidRPr="00695561">
        <w:rPr>
          <w:spacing w:val="-2"/>
          <w:sz w:val="22"/>
          <w:szCs w:val="22"/>
          <w:lang w:val="ru-RU"/>
        </w:rPr>
        <w:t xml:space="preserve">  </w:t>
      </w:r>
      <w:bookmarkStart w:id="1877" w:name="_Toc205628192"/>
      <w:r w:rsidR="00113A42" w:rsidRPr="008603EC">
        <w:rPr>
          <w:spacing w:val="-2"/>
          <w:sz w:val="22"/>
          <w:szCs w:val="22"/>
          <w:lang w:val="ru-RU"/>
        </w:rPr>
        <w:t xml:space="preserve">Водородный </w:t>
      </w:r>
      <w:r w:rsidR="00195CA4" w:rsidRPr="008603EC">
        <w:rPr>
          <w:spacing w:val="-2"/>
          <w:sz w:val="22"/>
          <w:szCs w:val="22"/>
          <w:lang w:val="ru-RU"/>
        </w:rPr>
        <w:t>отжиг</w:t>
      </w:r>
      <w:bookmarkEnd w:id="1877"/>
    </w:p>
    <w:p w14:paraId="1A0919B3" w14:textId="71CDA6B4" w:rsidR="004B31E4" w:rsidRPr="00930FF9" w:rsidRDefault="004B31E4" w:rsidP="00634706">
      <w:pPr>
        <w:pStyle w:val="BodyText"/>
        <w:spacing w:before="120"/>
        <w:ind w:left="1134" w:hanging="425"/>
        <w:rPr>
          <w:color w:val="333333"/>
          <w:sz w:val="22"/>
          <w:szCs w:val="22"/>
          <w:lang w:val="ru-RU"/>
        </w:rPr>
      </w:pPr>
      <w:r w:rsidRPr="00930FF9">
        <w:rPr>
          <w:b/>
          <w:sz w:val="22"/>
          <w:szCs w:val="22"/>
          <w:lang w:val="ru-RU"/>
        </w:rPr>
        <w:t xml:space="preserve">22.3-1 - </w:t>
      </w:r>
      <w:r w:rsidR="00D04FC2" w:rsidRPr="00930FF9">
        <w:rPr>
          <w:color w:val="333333"/>
          <w:sz w:val="22"/>
          <w:szCs w:val="22"/>
          <w:lang w:val="ru-RU"/>
        </w:rPr>
        <w:t xml:space="preserve">Термин «отжиг» относится к термической обработке, выполняемой на материалах, подвергающихся эксплуатации, для удаления водорода из стали перед изготовлением или ремонтом. Водородный отжиг применим к углеродистым и низколегированным сталям, которые </w:t>
      </w:r>
      <w:r w:rsidR="00BC03FC" w:rsidRPr="00930FF9">
        <w:rPr>
          <w:color w:val="333333"/>
          <w:sz w:val="22"/>
          <w:szCs w:val="22"/>
          <w:lang w:val="ru-RU"/>
        </w:rPr>
        <w:t>насыщены</w:t>
      </w:r>
      <w:r w:rsidR="00D04FC2" w:rsidRPr="00930FF9">
        <w:rPr>
          <w:color w:val="333333"/>
          <w:sz w:val="22"/>
          <w:szCs w:val="22"/>
          <w:lang w:val="ru-RU"/>
        </w:rPr>
        <w:t xml:space="preserve"> водородом в результате эксплуатации перед ремонтом. Поглощение водорода происходит в результате коррозии с участием водородных активаторов, таких как </w:t>
      </w:r>
      <w:r w:rsidR="00D04FC2" w:rsidRPr="00930FF9">
        <w:rPr>
          <w:color w:val="333333"/>
          <w:sz w:val="22"/>
          <w:szCs w:val="22"/>
        </w:rPr>
        <w:t>H</w:t>
      </w:r>
      <w:r w:rsidR="00D04FC2" w:rsidRPr="00930FF9">
        <w:rPr>
          <w:color w:val="333333"/>
          <w:sz w:val="22"/>
          <w:szCs w:val="22"/>
          <w:lang w:val="ru-RU"/>
        </w:rPr>
        <w:t>2</w:t>
      </w:r>
      <w:r w:rsidR="00D04FC2" w:rsidRPr="00930FF9">
        <w:rPr>
          <w:color w:val="333333"/>
          <w:sz w:val="22"/>
          <w:szCs w:val="22"/>
        </w:rPr>
        <w:t>S</w:t>
      </w:r>
      <w:r w:rsidR="00D04FC2" w:rsidRPr="00930FF9">
        <w:rPr>
          <w:color w:val="333333"/>
          <w:sz w:val="22"/>
          <w:szCs w:val="22"/>
          <w:lang w:val="ru-RU"/>
        </w:rPr>
        <w:t>.</w:t>
      </w:r>
      <w:r w:rsidR="00F87B8F" w:rsidRPr="00930FF9">
        <w:rPr>
          <w:sz w:val="22"/>
          <w:szCs w:val="22"/>
          <w:lang w:val="ru-RU"/>
        </w:rPr>
        <w:t xml:space="preserve"> </w:t>
      </w:r>
      <w:r w:rsidR="00D04FC2" w:rsidRPr="00930FF9">
        <w:rPr>
          <w:color w:val="333333"/>
          <w:sz w:val="22"/>
          <w:szCs w:val="22"/>
          <w:lang w:val="ru-RU"/>
        </w:rPr>
        <w:t xml:space="preserve">Значительная часть диффундирующего водорода удерживается внутри стали, особенно </w:t>
      </w:r>
      <w:r w:rsidR="00681631" w:rsidRPr="00930FF9">
        <w:rPr>
          <w:color w:val="333333"/>
          <w:sz w:val="22"/>
          <w:szCs w:val="22"/>
          <w:lang w:val="ru-RU"/>
        </w:rPr>
        <w:t>не желез</w:t>
      </w:r>
      <w:r w:rsidR="000E2843" w:rsidRPr="00930FF9">
        <w:rPr>
          <w:color w:val="333333"/>
          <w:sz w:val="22"/>
          <w:szCs w:val="22"/>
          <w:lang w:val="ru-RU"/>
        </w:rPr>
        <w:t>осодержащими</w:t>
      </w:r>
      <w:r w:rsidR="00D04FC2" w:rsidRPr="00930FF9">
        <w:rPr>
          <w:color w:val="333333"/>
          <w:sz w:val="22"/>
          <w:szCs w:val="22"/>
          <w:lang w:val="ru-RU"/>
        </w:rPr>
        <w:t xml:space="preserve"> включениями. Удерживаемый водород высвобождается при воздействии на сталь повышенных температур.</w:t>
      </w:r>
    </w:p>
    <w:p w14:paraId="3E308A40" w14:textId="20C8A9EF" w:rsidR="004B31E4" w:rsidRPr="00094A1B" w:rsidRDefault="004B31E4" w:rsidP="00634706">
      <w:pPr>
        <w:pStyle w:val="BodyText"/>
        <w:spacing w:before="120" w:after="120"/>
        <w:ind w:left="1134" w:hanging="425"/>
        <w:rPr>
          <w:color w:val="333333"/>
          <w:sz w:val="22"/>
          <w:szCs w:val="22"/>
          <w:lang w:val="ru-RU"/>
        </w:rPr>
      </w:pPr>
      <w:r w:rsidRPr="00930FF9">
        <w:rPr>
          <w:b/>
          <w:sz w:val="22"/>
          <w:szCs w:val="22"/>
          <w:lang w:val="ru-RU"/>
        </w:rPr>
        <w:t xml:space="preserve">22.3-2 - </w:t>
      </w:r>
      <w:r w:rsidR="0057395C" w:rsidRPr="00930FF9">
        <w:rPr>
          <w:color w:val="333333"/>
          <w:sz w:val="22"/>
          <w:szCs w:val="22"/>
          <w:lang w:val="ru-RU"/>
        </w:rPr>
        <w:t>Отжиг</w:t>
      </w:r>
      <w:r w:rsidR="003D1379" w:rsidRPr="00930FF9">
        <w:rPr>
          <w:color w:val="333333"/>
          <w:sz w:val="22"/>
          <w:szCs w:val="22"/>
          <w:lang w:val="ru-RU"/>
        </w:rPr>
        <w:t xml:space="preserve"> всегда рекомендуется перед </w:t>
      </w:r>
      <w:r w:rsidR="00B947A6" w:rsidRPr="00930FF9">
        <w:rPr>
          <w:color w:val="333333"/>
          <w:sz w:val="22"/>
          <w:szCs w:val="22"/>
          <w:lang w:val="ru-RU"/>
        </w:rPr>
        <w:t>некоторыми</w:t>
      </w:r>
      <w:r w:rsidR="003D1379" w:rsidRPr="00930FF9">
        <w:rPr>
          <w:color w:val="333333"/>
          <w:sz w:val="22"/>
          <w:szCs w:val="22"/>
          <w:lang w:val="ru-RU"/>
        </w:rPr>
        <w:t xml:space="preserve"> типами сварки</w:t>
      </w:r>
      <w:r w:rsidR="008F0742" w:rsidRPr="00930FF9">
        <w:rPr>
          <w:color w:val="333333"/>
          <w:sz w:val="22"/>
          <w:szCs w:val="22"/>
          <w:lang w:val="ru-RU"/>
        </w:rPr>
        <w:t>,</w:t>
      </w:r>
      <w:r w:rsidR="00D7557C" w:rsidRPr="00930FF9">
        <w:rPr>
          <w:color w:val="333333"/>
          <w:sz w:val="22"/>
          <w:szCs w:val="22"/>
          <w:lang w:val="ru-RU"/>
        </w:rPr>
        <w:t xml:space="preserve"> в</w:t>
      </w:r>
      <w:r w:rsidR="003D1379" w:rsidRPr="00930FF9">
        <w:rPr>
          <w:color w:val="333333"/>
          <w:sz w:val="22"/>
          <w:szCs w:val="22"/>
          <w:lang w:val="ru-RU"/>
        </w:rPr>
        <w:t xml:space="preserve"> оборудовани</w:t>
      </w:r>
      <w:r w:rsidR="00D7557C" w:rsidRPr="00930FF9">
        <w:rPr>
          <w:color w:val="333333"/>
          <w:sz w:val="22"/>
          <w:szCs w:val="22"/>
          <w:lang w:val="ru-RU"/>
        </w:rPr>
        <w:t>и</w:t>
      </w:r>
      <w:r w:rsidR="003D1379" w:rsidRPr="00930FF9">
        <w:rPr>
          <w:color w:val="333333"/>
          <w:sz w:val="22"/>
          <w:szCs w:val="22"/>
          <w:lang w:val="ru-RU"/>
        </w:rPr>
        <w:t xml:space="preserve"> с историей растрескивания или образования пузырей в кислой среде. </w:t>
      </w:r>
      <w:r w:rsidR="008F0742" w:rsidRPr="00930FF9">
        <w:rPr>
          <w:color w:val="333333"/>
          <w:sz w:val="22"/>
          <w:szCs w:val="22"/>
          <w:lang w:val="ru-RU"/>
        </w:rPr>
        <w:t>Отжиг</w:t>
      </w:r>
      <w:r w:rsidR="003D1379" w:rsidRPr="00930FF9">
        <w:rPr>
          <w:color w:val="333333"/>
          <w:sz w:val="22"/>
          <w:szCs w:val="22"/>
          <w:lang w:val="ru-RU"/>
        </w:rPr>
        <w:t xml:space="preserve"> также рекомендуется, если сварщики </w:t>
      </w:r>
      <w:r w:rsidR="00BF333D" w:rsidRPr="00930FF9">
        <w:rPr>
          <w:color w:val="333333"/>
          <w:sz w:val="22"/>
          <w:szCs w:val="22"/>
          <w:lang w:val="ru-RU"/>
        </w:rPr>
        <w:t>сталкиваются</w:t>
      </w:r>
      <w:r w:rsidR="003D1379" w:rsidRPr="00930FF9">
        <w:rPr>
          <w:color w:val="333333"/>
          <w:sz w:val="22"/>
          <w:szCs w:val="22"/>
          <w:lang w:val="ru-RU"/>
        </w:rPr>
        <w:t xml:space="preserve"> с пористостью и разбрызгиванием сварного шва из-за, </w:t>
      </w:r>
      <w:r w:rsidR="008E548C" w:rsidRPr="00930FF9">
        <w:rPr>
          <w:color w:val="333333"/>
          <w:sz w:val="22"/>
          <w:szCs w:val="22"/>
          <w:lang w:val="ru-RU"/>
        </w:rPr>
        <w:t>очевидно</w:t>
      </w:r>
      <w:r w:rsidR="003D1379" w:rsidRPr="00930FF9">
        <w:rPr>
          <w:color w:val="333333"/>
          <w:sz w:val="22"/>
          <w:szCs w:val="22"/>
          <w:lang w:val="ru-RU"/>
        </w:rPr>
        <w:t xml:space="preserve">, захваченных газов или если есть доказательства замедленного водородного растрескивания. </w:t>
      </w:r>
      <w:r w:rsidR="00FA2E05" w:rsidRPr="00930FF9">
        <w:rPr>
          <w:color w:val="333333"/>
          <w:sz w:val="22"/>
          <w:szCs w:val="22"/>
          <w:lang w:val="ru-RU"/>
        </w:rPr>
        <w:t>Отжиг</w:t>
      </w:r>
      <w:r w:rsidR="003D1379" w:rsidRPr="00930FF9">
        <w:rPr>
          <w:color w:val="333333"/>
          <w:sz w:val="22"/>
          <w:szCs w:val="22"/>
          <w:lang w:val="ru-RU"/>
        </w:rPr>
        <w:t xml:space="preserve"> также может быть эффектив</w:t>
      </w:r>
      <w:r w:rsidR="007256D2" w:rsidRPr="00930FF9">
        <w:rPr>
          <w:color w:val="333333"/>
          <w:sz w:val="22"/>
          <w:szCs w:val="22"/>
          <w:lang w:val="ru-RU"/>
        </w:rPr>
        <w:t>ен</w:t>
      </w:r>
      <w:r w:rsidR="003D1379" w:rsidRPr="00930FF9">
        <w:rPr>
          <w:color w:val="333333"/>
          <w:sz w:val="22"/>
          <w:szCs w:val="22"/>
          <w:lang w:val="ru-RU"/>
        </w:rPr>
        <w:t xml:space="preserve"> перед </w:t>
      </w:r>
      <w:r w:rsidR="007256D2" w:rsidRPr="00930FF9">
        <w:rPr>
          <w:color w:val="333333"/>
          <w:sz w:val="22"/>
          <w:szCs w:val="22"/>
          <w:lang w:val="ru-RU"/>
        </w:rPr>
        <w:t>выборкой</w:t>
      </w:r>
      <w:r w:rsidR="003D1379" w:rsidRPr="00930FF9">
        <w:rPr>
          <w:color w:val="333333"/>
          <w:sz w:val="22"/>
          <w:szCs w:val="22"/>
          <w:lang w:val="ru-RU"/>
        </w:rPr>
        <w:t xml:space="preserve"> трещин, если трещины растут во время удаления. Если истории</w:t>
      </w:r>
      <w:r w:rsidR="009E37D0" w:rsidRPr="00930FF9">
        <w:rPr>
          <w:color w:val="333333"/>
          <w:sz w:val="22"/>
          <w:szCs w:val="22"/>
          <w:lang w:val="ru-RU"/>
        </w:rPr>
        <w:t xml:space="preserve"> растрескивания</w:t>
      </w:r>
      <w:r w:rsidR="003D1379" w:rsidRPr="00930FF9">
        <w:rPr>
          <w:color w:val="333333"/>
          <w:sz w:val="22"/>
          <w:szCs w:val="22"/>
          <w:lang w:val="ru-RU"/>
        </w:rPr>
        <w:t xml:space="preserve"> нет, следует проконсультироваться с </w:t>
      </w:r>
      <w:r w:rsidR="002A4E62" w:rsidRPr="00930FF9">
        <w:rPr>
          <w:color w:val="333333"/>
          <w:sz w:val="22"/>
          <w:szCs w:val="22"/>
          <w:lang w:val="ru-RU"/>
        </w:rPr>
        <w:t>группой механической целостности</w:t>
      </w:r>
      <w:r w:rsidR="009A4F69" w:rsidRPr="00930FF9">
        <w:rPr>
          <w:color w:val="333333"/>
          <w:sz w:val="22"/>
          <w:szCs w:val="22"/>
          <w:lang w:val="ru-RU"/>
        </w:rPr>
        <w:t xml:space="preserve"> отдела надежности </w:t>
      </w:r>
      <w:r w:rsidR="003D1379" w:rsidRPr="00930FF9">
        <w:rPr>
          <w:color w:val="333333"/>
          <w:sz w:val="22"/>
          <w:szCs w:val="22"/>
          <w:lang w:val="ru-RU"/>
        </w:rPr>
        <w:t xml:space="preserve">о необходимости водородного </w:t>
      </w:r>
      <w:r w:rsidR="005A12D1" w:rsidRPr="00930FF9">
        <w:rPr>
          <w:color w:val="333333"/>
          <w:sz w:val="22"/>
          <w:szCs w:val="22"/>
          <w:lang w:val="ru-RU"/>
        </w:rPr>
        <w:t>о</w:t>
      </w:r>
      <w:r w:rsidR="006B43A8" w:rsidRPr="00930FF9">
        <w:rPr>
          <w:color w:val="333333"/>
          <w:sz w:val="22"/>
          <w:szCs w:val="22"/>
          <w:lang w:val="ru-RU"/>
        </w:rPr>
        <w:t>т</w:t>
      </w:r>
      <w:r w:rsidR="005A12D1" w:rsidRPr="00930FF9">
        <w:rPr>
          <w:color w:val="333333"/>
          <w:sz w:val="22"/>
          <w:szCs w:val="22"/>
          <w:lang w:val="ru-RU"/>
        </w:rPr>
        <w:t>жига</w:t>
      </w:r>
      <w:r w:rsidR="003D1379" w:rsidRPr="00930FF9">
        <w:rPr>
          <w:color w:val="333333"/>
          <w:sz w:val="22"/>
          <w:szCs w:val="22"/>
          <w:lang w:val="ru-RU"/>
        </w:rPr>
        <w:t xml:space="preserve"> перед сваркой. </w:t>
      </w:r>
      <w:r w:rsidR="006B43A8" w:rsidRPr="00930FF9">
        <w:rPr>
          <w:color w:val="333333"/>
          <w:sz w:val="22"/>
          <w:szCs w:val="22"/>
          <w:lang w:val="ru-RU"/>
        </w:rPr>
        <w:t>Отжиг</w:t>
      </w:r>
      <w:r w:rsidR="003D1379" w:rsidRPr="00930FF9">
        <w:rPr>
          <w:color w:val="333333"/>
          <w:sz w:val="22"/>
          <w:szCs w:val="22"/>
          <w:lang w:val="ru-RU"/>
        </w:rPr>
        <w:t xml:space="preserve"> также рекомендуется для трубопроводов и оборудования в условиях насыщенного амина.</w:t>
      </w:r>
    </w:p>
    <w:p w14:paraId="69DBEDAD" w14:textId="09880E08" w:rsidR="004B31E4" w:rsidRPr="00930FF9" w:rsidRDefault="004B31E4" w:rsidP="00634706">
      <w:pPr>
        <w:pStyle w:val="BodyText"/>
        <w:spacing w:before="120" w:after="120"/>
        <w:ind w:left="1134" w:hanging="425"/>
        <w:rPr>
          <w:color w:val="333333"/>
          <w:sz w:val="22"/>
          <w:szCs w:val="22"/>
          <w:lang w:val="ru-RU"/>
        </w:rPr>
      </w:pPr>
      <w:r w:rsidRPr="00930FF9">
        <w:rPr>
          <w:b/>
          <w:sz w:val="22"/>
          <w:szCs w:val="22"/>
          <w:lang w:val="ru-RU"/>
        </w:rPr>
        <w:t xml:space="preserve">22.3-3 - </w:t>
      </w:r>
      <w:r w:rsidR="00E91995" w:rsidRPr="00930FF9">
        <w:rPr>
          <w:color w:val="333333"/>
          <w:sz w:val="22"/>
          <w:szCs w:val="22"/>
          <w:lang w:val="ru-RU"/>
        </w:rPr>
        <w:t xml:space="preserve">Если отжиг требуется в зависимости от </w:t>
      </w:r>
      <w:r w:rsidR="00B7202A" w:rsidRPr="00930FF9">
        <w:rPr>
          <w:color w:val="333333"/>
          <w:sz w:val="22"/>
          <w:szCs w:val="22"/>
          <w:lang w:val="ru-RU"/>
        </w:rPr>
        <w:t xml:space="preserve">жёсткости </w:t>
      </w:r>
      <w:r w:rsidR="00E91995" w:rsidRPr="00930FF9">
        <w:rPr>
          <w:color w:val="333333"/>
          <w:sz w:val="22"/>
          <w:szCs w:val="22"/>
          <w:lang w:val="ru-RU"/>
        </w:rPr>
        <w:t>категории эксплуатации, то это требование применяется только к сварке</w:t>
      </w:r>
      <w:r w:rsidR="00F35CC6" w:rsidRPr="00930FF9">
        <w:rPr>
          <w:color w:val="333333"/>
          <w:sz w:val="22"/>
          <w:szCs w:val="22"/>
          <w:lang w:val="ru-RU"/>
        </w:rPr>
        <w:t xml:space="preserve"> полной</w:t>
      </w:r>
      <w:r w:rsidR="00E91995" w:rsidRPr="00930FF9">
        <w:rPr>
          <w:color w:val="333333"/>
          <w:sz w:val="22"/>
          <w:szCs w:val="22"/>
          <w:lang w:val="ru-RU"/>
        </w:rPr>
        <w:t xml:space="preserve"> толщины</w:t>
      </w:r>
      <w:r w:rsidR="00F35CC6" w:rsidRPr="00930FF9">
        <w:rPr>
          <w:color w:val="333333"/>
          <w:sz w:val="22"/>
          <w:szCs w:val="22"/>
          <w:lang w:val="ru-RU"/>
        </w:rPr>
        <w:t xml:space="preserve"> (ск</w:t>
      </w:r>
      <w:r w:rsidR="00C42FA3" w:rsidRPr="00930FF9">
        <w:rPr>
          <w:color w:val="333333"/>
          <w:sz w:val="22"/>
          <w:szCs w:val="22"/>
          <w:lang w:val="ru-RU"/>
        </w:rPr>
        <w:t>в</w:t>
      </w:r>
      <w:r w:rsidR="00F35CC6" w:rsidRPr="00930FF9">
        <w:rPr>
          <w:color w:val="333333"/>
          <w:sz w:val="22"/>
          <w:szCs w:val="22"/>
          <w:lang w:val="ru-RU"/>
        </w:rPr>
        <w:t>озной)</w:t>
      </w:r>
      <w:r w:rsidR="00E91995" w:rsidRPr="00930FF9">
        <w:rPr>
          <w:color w:val="333333"/>
          <w:sz w:val="22"/>
          <w:szCs w:val="22"/>
          <w:lang w:val="ru-RU"/>
        </w:rPr>
        <w:t xml:space="preserve">. Внешние </w:t>
      </w:r>
      <w:r w:rsidR="00175D18" w:rsidRPr="00930FF9">
        <w:rPr>
          <w:color w:val="333333"/>
          <w:sz w:val="22"/>
          <w:szCs w:val="22"/>
          <w:lang w:val="ru-RU"/>
        </w:rPr>
        <w:t>присоединяемые устройства</w:t>
      </w:r>
      <w:r w:rsidR="00E91995" w:rsidRPr="00930FF9">
        <w:rPr>
          <w:color w:val="333333"/>
          <w:sz w:val="22"/>
          <w:szCs w:val="22"/>
          <w:lang w:val="ru-RU"/>
        </w:rPr>
        <w:t>, такие как</w:t>
      </w:r>
      <w:r w:rsidR="00FE0054" w:rsidRPr="00930FF9">
        <w:rPr>
          <w:color w:val="333333"/>
          <w:sz w:val="22"/>
          <w:szCs w:val="22"/>
          <w:lang w:val="ru-RU"/>
        </w:rPr>
        <w:t xml:space="preserve"> </w:t>
      </w:r>
      <w:r w:rsidR="00F8766C" w:rsidRPr="00930FF9">
        <w:rPr>
          <w:color w:val="333333"/>
          <w:sz w:val="22"/>
          <w:szCs w:val="22"/>
          <w:lang w:val="ru-RU"/>
        </w:rPr>
        <w:t>бобыш</w:t>
      </w:r>
      <w:r w:rsidR="0002487C" w:rsidRPr="00930FF9">
        <w:rPr>
          <w:color w:val="333333"/>
          <w:sz w:val="22"/>
          <w:szCs w:val="22"/>
          <w:lang w:val="ru-RU"/>
        </w:rPr>
        <w:t>ка</w:t>
      </w:r>
      <w:r w:rsidR="00E91995" w:rsidRPr="00930FF9">
        <w:rPr>
          <w:color w:val="333333"/>
          <w:sz w:val="22"/>
          <w:szCs w:val="22"/>
          <w:lang w:val="ru-RU"/>
        </w:rPr>
        <w:t>, тройни</w:t>
      </w:r>
      <w:r w:rsidR="00A64FE3" w:rsidRPr="00930FF9">
        <w:rPr>
          <w:color w:val="333333"/>
          <w:sz w:val="22"/>
          <w:szCs w:val="22"/>
          <w:lang w:val="ru-RU"/>
        </w:rPr>
        <w:t>ковый бандаж</w:t>
      </w:r>
      <w:r w:rsidR="00E91995" w:rsidRPr="00930FF9">
        <w:rPr>
          <w:color w:val="333333"/>
          <w:sz w:val="22"/>
          <w:szCs w:val="22"/>
          <w:lang w:val="ru-RU"/>
        </w:rPr>
        <w:t xml:space="preserve">, уплотнительные швы, угловые швы ответвлений и опоры труб, </w:t>
      </w:r>
      <w:r w:rsidR="00C07FB0" w:rsidRPr="00930FF9">
        <w:rPr>
          <w:color w:val="333333"/>
          <w:sz w:val="22"/>
          <w:szCs w:val="22"/>
          <w:lang w:val="ru-RU"/>
        </w:rPr>
        <w:t>отжиг</w:t>
      </w:r>
      <w:r w:rsidR="00E91995" w:rsidRPr="00930FF9">
        <w:rPr>
          <w:color w:val="333333"/>
          <w:sz w:val="22"/>
          <w:szCs w:val="22"/>
          <w:lang w:val="ru-RU"/>
        </w:rPr>
        <w:t xml:space="preserve"> не требуют.</w:t>
      </w:r>
    </w:p>
    <w:p w14:paraId="3FEF0923" w14:textId="4F102B5E" w:rsidR="004B31E4" w:rsidRPr="00930FF9" w:rsidRDefault="004B31E4" w:rsidP="00634706">
      <w:pPr>
        <w:pStyle w:val="BodyText"/>
        <w:spacing w:before="120" w:after="120"/>
        <w:ind w:left="1134" w:hanging="425"/>
        <w:rPr>
          <w:color w:val="333333"/>
          <w:sz w:val="22"/>
          <w:szCs w:val="22"/>
          <w:lang w:val="ru-RU"/>
        </w:rPr>
      </w:pPr>
      <w:r w:rsidRPr="00930FF9">
        <w:rPr>
          <w:b/>
          <w:sz w:val="22"/>
          <w:szCs w:val="22"/>
          <w:lang w:val="ru-RU"/>
        </w:rPr>
        <w:t xml:space="preserve">22.3-4 - </w:t>
      </w:r>
      <w:r w:rsidR="00154334" w:rsidRPr="00930FF9">
        <w:rPr>
          <w:color w:val="333333"/>
          <w:sz w:val="22"/>
          <w:szCs w:val="22"/>
          <w:lang w:val="ru-RU"/>
        </w:rPr>
        <w:t>Изделия из углеродистой стали следует прокаливать при температуре 550–600 °</w:t>
      </w:r>
      <w:r w:rsidR="00154334" w:rsidRPr="00930FF9">
        <w:rPr>
          <w:color w:val="333333"/>
          <w:sz w:val="22"/>
          <w:szCs w:val="22"/>
        </w:rPr>
        <w:t>F</w:t>
      </w:r>
      <w:r w:rsidR="00154334" w:rsidRPr="00930FF9">
        <w:rPr>
          <w:color w:val="333333"/>
          <w:sz w:val="22"/>
          <w:szCs w:val="22"/>
          <w:lang w:val="ru-RU"/>
        </w:rPr>
        <w:t xml:space="preserve"> (285–315 °</w:t>
      </w:r>
      <w:r w:rsidR="00154334" w:rsidRPr="00930FF9">
        <w:rPr>
          <w:color w:val="333333"/>
          <w:sz w:val="22"/>
          <w:szCs w:val="22"/>
        </w:rPr>
        <w:t>C</w:t>
      </w:r>
      <w:r w:rsidR="00154334" w:rsidRPr="00930FF9">
        <w:rPr>
          <w:color w:val="333333"/>
          <w:sz w:val="22"/>
          <w:szCs w:val="22"/>
          <w:lang w:val="ru-RU"/>
        </w:rPr>
        <w:t xml:space="preserve">) в течение минимум 4 </w:t>
      </w:r>
      <w:r w:rsidR="006B4C56" w:rsidRPr="00930FF9">
        <w:rPr>
          <w:color w:val="333333"/>
          <w:sz w:val="22"/>
          <w:szCs w:val="22"/>
          <w:lang w:val="ru-RU"/>
        </w:rPr>
        <w:t>часа</w:t>
      </w:r>
      <w:r w:rsidR="00154334" w:rsidRPr="00930FF9">
        <w:rPr>
          <w:color w:val="333333"/>
          <w:sz w:val="22"/>
          <w:szCs w:val="22"/>
          <w:lang w:val="ru-RU"/>
        </w:rPr>
        <w:t>, плюс 2 часа на дюйм свыше 1 дюйма (2 часа на 25 мм, свыше 25 мм). Например, оболочка из углеродистой стали толщиной 1¾ дюйма (44,5 мм) должна прокаливаться при температуре 550–600 °</w:t>
      </w:r>
      <w:r w:rsidR="00154334" w:rsidRPr="00930FF9">
        <w:rPr>
          <w:color w:val="333333"/>
          <w:sz w:val="22"/>
          <w:szCs w:val="22"/>
        </w:rPr>
        <w:t>F</w:t>
      </w:r>
      <w:r w:rsidR="00154334" w:rsidRPr="00930FF9">
        <w:rPr>
          <w:color w:val="333333"/>
          <w:sz w:val="22"/>
          <w:szCs w:val="22"/>
          <w:lang w:val="ru-RU"/>
        </w:rPr>
        <w:t xml:space="preserve"> в течение 5,5 часов. </w:t>
      </w:r>
      <w:r w:rsidR="00A001FD" w:rsidRPr="00930FF9">
        <w:rPr>
          <w:color w:val="333333"/>
          <w:sz w:val="22"/>
          <w:szCs w:val="22"/>
          <w:lang w:val="ru-RU"/>
        </w:rPr>
        <w:t>Из</w:t>
      </w:r>
      <w:r w:rsidR="00CF4A2B" w:rsidRPr="00930FF9">
        <w:rPr>
          <w:color w:val="333333"/>
          <w:sz w:val="22"/>
          <w:szCs w:val="22"/>
          <w:lang w:val="ru-RU"/>
        </w:rPr>
        <w:t xml:space="preserve">делия из </w:t>
      </w:r>
      <w:r w:rsidR="006B4C56" w:rsidRPr="00930FF9">
        <w:rPr>
          <w:color w:val="333333"/>
          <w:sz w:val="22"/>
          <w:szCs w:val="22"/>
          <w:lang w:val="ru-RU"/>
        </w:rPr>
        <w:t>хромомолибденовой</w:t>
      </w:r>
      <w:r w:rsidR="00734CDB" w:rsidRPr="00930FF9">
        <w:rPr>
          <w:color w:val="333333"/>
          <w:sz w:val="22"/>
          <w:szCs w:val="22"/>
          <w:lang w:val="ru-RU"/>
        </w:rPr>
        <w:t xml:space="preserve"> стали</w:t>
      </w:r>
      <w:r w:rsidR="00154334" w:rsidRPr="00930FF9">
        <w:rPr>
          <w:color w:val="333333"/>
          <w:sz w:val="22"/>
          <w:szCs w:val="22"/>
          <w:lang w:val="ru-RU"/>
        </w:rPr>
        <w:t xml:space="preserve"> рекомендуется прокаливать при температуре 750 °</w:t>
      </w:r>
      <w:r w:rsidR="00154334" w:rsidRPr="00930FF9">
        <w:rPr>
          <w:color w:val="333333"/>
          <w:sz w:val="22"/>
          <w:szCs w:val="22"/>
        </w:rPr>
        <w:t>F</w:t>
      </w:r>
      <w:r w:rsidR="00154334" w:rsidRPr="00930FF9">
        <w:rPr>
          <w:color w:val="333333"/>
          <w:sz w:val="22"/>
          <w:szCs w:val="22"/>
          <w:lang w:val="ru-RU"/>
        </w:rPr>
        <w:t xml:space="preserve"> (400 °</w:t>
      </w:r>
      <w:r w:rsidR="00154334" w:rsidRPr="00930FF9">
        <w:rPr>
          <w:color w:val="333333"/>
          <w:sz w:val="22"/>
          <w:szCs w:val="22"/>
        </w:rPr>
        <w:t>C</w:t>
      </w:r>
      <w:r w:rsidR="00154334" w:rsidRPr="00930FF9">
        <w:rPr>
          <w:color w:val="333333"/>
          <w:sz w:val="22"/>
          <w:szCs w:val="22"/>
          <w:lang w:val="ru-RU"/>
        </w:rPr>
        <w:t>) плюс или минус 25 °</w:t>
      </w:r>
      <w:r w:rsidR="00154334" w:rsidRPr="00930FF9">
        <w:rPr>
          <w:color w:val="333333"/>
          <w:sz w:val="22"/>
          <w:szCs w:val="22"/>
        </w:rPr>
        <w:t>F</w:t>
      </w:r>
      <w:r w:rsidR="00154334" w:rsidRPr="00930FF9">
        <w:rPr>
          <w:color w:val="333333"/>
          <w:sz w:val="22"/>
          <w:szCs w:val="22"/>
          <w:lang w:val="ru-RU"/>
        </w:rPr>
        <w:t xml:space="preserve"> (14 °</w:t>
      </w:r>
      <w:r w:rsidR="00154334" w:rsidRPr="00930FF9">
        <w:rPr>
          <w:color w:val="333333"/>
          <w:sz w:val="22"/>
          <w:szCs w:val="22"/>
        </w:rPr>
        <w:t>C</w:t>
      </w:r>
      <w:r w:rsidR="00154334" w:rsidRPr="00930FF9">
        <w:rPr>
          <w:color w:val="333333"/>
          <w:sz w:val="22"/>
          <w:szCs w:val="22"/>
          <w:lang w:val="ru-RU"/>
        </w:rPr>
        <w:t>) в течение минимум 4 часов, плюс 2 часа на дюйм (25 мм) толщины свыше 1 дюйма (25 мм).</w:t>
      </w:r>
    </w:p>
    <w:p w14:paraId="503E4D72" w14:textId="274F5C0A" w:rsidR="004B31E4" w:rsidRPr="00930FF9" w:rsidRDefault="004B31E4" w:rsidP="00634706">
      <w:pPr>
        <w:pStyle w:val="BodyText"/>
        <w:spacing w:before="120" w:after="120"/>
        <w:ind w:left="1134" w:hanging="425"/>
        <w:rPr>
          <w:color w:val="333333"/>
          <w:sz w:val="22"/>
          <w:szCs w:val="22"/>
          <w:lang w:val="ru-RU"/>
        </w:rPr>
      </w:pPr>
      <w:r w:rsidRPr="00930FF9">
        <w:rPr>
          <w:b/>
          <w:sz w:val="22"/>
          <w:szCs w:val="22"/>
          <w:lang w:val="ru-RU"/>
        </w:rPr>
        <w:t xml:space="preserve">22.3-5 - </w:t>
      </w:r>
      <w:r w:rsidR="00CA3036" w:rsidRPr="00930FF9">
        <w:rPr>
          <w:color w:val="333333"/>
          <w:sz w:val="22"/>
          <w:szCs w:val="22"/>
          <w:lang w:val="ru-RU"/>
        </w:rPr>
        <w:t>Для водородного отжига используются следующие рекомендации:</w:t>
      </w:r>
    </w:p>
    <w:p w14:paraId="57ACE8DF" w14:textId="6D799777" w:rsidR="004B31E4" w:rsidRPr="00930FF9" w:rsidRDefault="004B31E4" w:rsidP="00634706">
      <w:pPr>
        <w:pStyle w:val="BodyText"/>
        <w:spacing w:before="120" w:after="120"/>
        <w:ind w:left="1418" w:hanging="284"/>
        <w:rPr>
          <w:sz w:val="22"/>
          <w:szCs w:val="22"/>
          <w:lang w:val="ru-RU"/>
        </w:rPr>
      </w:pPr>
      <w:r w:rsidRPr="00930FF9">
        <w:rPr>
          <w:b/>
          <w:sz w:val="22"/>
          <w:szCs w:val="22"/>
          <w:lang w:val="ru-RU"/>
        </w:rPr>
        <w:t xml:space="preserve">22.3-5.1 - </w:t>
      </w:r>
      <w:r w:rsidR="00A0596D" w:rsidRPr="00930FF9">
        <w:rPr>
          <w:sz w:val="22"/>
          <w:szCs w:val="22"/>
          <w:lang w:val="ru-RU"/>
        </w:rPr>
        <w:t xml:space="preserve">Используйте электрические нагреватели сопротивления или </w:t>
      </w:r>
      <w:r w:rsidR="00391F8A" w:rsidRPr="00930FF9">
        <w:rPr>
          <w:sz w:val="22"/>
          <w:szCs w:val="22"/>
          <w:lang w:val="ru-RU"/>
        </w:rPr>
        <w:t>газо</w:t>
      </w:r>
      <w:r w:rsidR="00C07D5C" w:rsidRPr="00930FF9">
        <w:rPr>
          <w:sz w:val="22"/>
          <w:szCs w:val="22"/>
          <w:lang w:val="ru-RU"/>
        </w:rPr>
        <w:t xml:space="preserve">пламенные </w:t>
      </w:r>
      <w:r w:rsidR="00A0596D" w:rsidRPr="00930FF9">
        <w:rPr>
          <w:sz w:val="22"/>
          <w:szCs w:val="22"/>
          <w:lang w:val="ru-RU"/>
        </w:rPr>
        <w:t xml:space="preserve">методы для водородного отжига компонентов трубопровода. </w:t>
      </w:r>
      <w:r w:rsidR="009D6D76" w:rsidRPr="00930FF9">
        <w:rPr>
          <w:sz w:val="22"/>
          <w:szCs w:val="22"/>
          <w:lang w:val="ru-RU"/>
        </w:rPr>
        <w:t>Ручные г</w:t>
      </w:r>
      <w:r w:rsidR="00022EB6" w:rsidRPr="00930FF9">
        <w:rPr>
          <w:sz w:val="22"/>
          <w:szCs w:val="22"/>
          <w:lang w:val="ru-RU"/>
        </w:rPr>
        <w:t xml:space="preserve">орелки с сетчатым </w:t>
      </w:r>
      <w:r w:rsidR="009D6D76" w:rsidRPr="00930FF9">
        <w:rPr>
          <w:sz w:val="22"/>
          <w:szCs w:val="22"/>
          <w:lang w:val="ru-RU"/>
        </w:rPr>
        <w:t>мундштуком и факельного</w:t>
      </w:r>
      <w:r w:rsidR="002C41BF">
        <w:rPr>
          <w:sz w:val="22"/>
          <w:szCs w:val="22"/>
          <w:lang w:val="ru-RU"/>
        </w:rPr>
        <w:t xml:space="preserve"> </w:t>
      </w:r>
      <w:r w:rsidR="009D6D76" w:rsidRPr="00930FF9">
        <w:rPr>
          <w:sz w:val="22"/>
          <w:szCs w:val="22"/>
          <w:lang w:val="ru-RU"/>
        </w:rPr>
        <w:t xml:space="preserve">типа </w:t>
      </w:r>
      <w:r w:rsidR="00870C96" w:rsidRPr="00930FF9">
        <w:rPr>
          <w:sz w:val="22"/>
          <w:szCs w:val="22"/>
          <w:lang w:val="ru-RU"/>
        </w:rPr>
        <w:t xml:space="preserve">применять </w:t>
      </w:r>
      <w:r w:rsidR="00A0596D" w:rsidRPr="00930FF9">
        <w:rPr>
          <w:sz w:val="22"/>
          <w:szCs w:val="22"/>
          <w:lang w:val="ru-RU"/>
        </w:rPr>
        <w:t>не рекомендуется.</w:t>
      </w:r>
    </w:p>
    <w:p w14:paraId="728DFCC1" w14:textId="0DCD6B01" w:rsidR="004B31E4" w:rsidRPr="00930FF9" w:rsidRDefault="004B31E4" w:rsidP="00634706">
      <w:pPr>
        <w:pStyle w:val="BodyText"/>
        <w:ind w:left="1418" w:hanging="284"/>
        <w:rPr>
          <w:sz w:val="22"/>
          <w:szCs w:val="22"/>
          <w:lang w:val="ru-RU"/>
        </w:rPr>
      </w:pPr>
      <w:r w:rsidRPr="00930FF9">
        <w:rPr>
          <w:b/>
          <w:sz w:val="22"/>
          <w:szCs w:val="22"/>
          <w:lang w:val="ru-RU"/>
        </w:rPr>
        <w:t xml:space="preserve">22.3-5.2 - </w:t>
      </w:r>
      <w:r w:rsidR="002B3454" w:rsidRPr="00930FF9">
        <w:rPr>
          <w:sz w:val="22"/>
          <w:szCs w:val="22"/>
          <w:lang w:val="ru-RU"/>
        </w:rPr>
        <w:t>Нагревайте область сварки плюс минимум 3 дюйма (7,5 см) или 3*</w:t>
      </w:r>
      <w:r w:rsidR="002B3454" w:rsidRPr="00930FF9">
        <w:rPr>
          <w:sz w:val="22"/>
          <w:szCs w:val="22"/>
        </w:rPr>
        <w:t>t</w:t>
      </w:r>
      <w:r w:rsidR="002B3454" w:rsidRPr="00930FF9">
        <w:rPr>
          <w:sz w:val="22"/>
          <w:szCs w:val="22"/>
          <w:lang w:val="ru-RU"/>
        </w:rPr>
        <w:t xml:space="preserve"> во всех направлениях, в зависимости от того, что больше, где </w:t>
      </w:r>
      <w:r w:rsidR="002B3454" w:rsidRPr="00930FF9">
        <w:rPr>
          <w:sz w:val="22"/>
          <w:szCs w:val="22"/>
        </w:rPr>
        <w:t>t</w:t>
      </w:r>
      <w:r w:rsidR="002B3454" w:rsidRPr="00930FF9">
        <w:rPr>
          <w:sz w:val="22"/>
          <w:szCs w:val="22"/>
          <w:lang w:val="ru-RU"/>
        </w:rPr>
        <w:t xml:space="preserve"> - толщина стенки.</w:t>
      </w:r>
    </w:p>
    <w:p w14:paraId="7A5B732C" w14:textId="29CB985C" w:rsidR="004B31E4" w:rsidRPr="00930FF9" w:rsidRDefault="004B31E4" w:rsidP="00634706">
      <w:pPr>
        <w:pStyle w:val="BodyText"/>
        <w:spacing w:before="120" w:after="120"/>
        <w:ind w:left="1418" w:hanging="284"/>
        <w:rPr>
          <w:sz w:val="22"/>
          <w:szCs w:val="22"/>
          <w:lang w:val="ru-RU"/>
        </w:rPr>
      </w:pPr>
      <w:r w:rsidRPr="00930FF9">
        <w:rPr>
          <w:b/>
          <w:sz w:val="22"/>
          <w:szCs w:val="22"/>
          <w:lang w:val="ru-RU"/>
        </w:rPr>
        <w:t xml:space="preserve">22.3-5.3 - </w:t>
      </w:r>
      <w:r w:rsidR="001F44C6" w:rsidRPr="00930FF9">
        <w:rPr>
          <w:sz w:val="22"/>
          <w:szCs w:val="22"/>
          <w:lang w:val="ru-RU"/>
        </w:rPr>
        <w:t>Обеспеч</w:t>
      </w:r>
      <w:r w:rsidR="003773B1" w:rsidRPr="00930FF9">
        <w:rPr>
          <w:sz w:val="22"/>
          <w:szCs w:val="22"/>
          <w:lang w:val="ru-RU"/>
        </w:rPr>
        <w:t>ь</w:t>
      </w:r>
      <w:r w:rsidR="001F44C6" w:rsidRPr="00930FF9">
        <w:rPr>
          <w:sz w:val="22"/>
          <w:szCs w:val="22"/>
          <w:lang w:val="ru-RU"/>
        </w:rPr>
        <w:t>те</w:t>
      </w:r>
      <w:r w:rsidR="003773B1" w:rsidRPr="00930FF9">
        <w:rPr>
          <w:sz w:val="22"/>
          <w:szCs w:val="22"/>
          <w:lang w:val="ru-RU"/>
        </w:rPr>
        <w:t xml:space="preserve"> теплоизоляцию</w:t>
      </w:r>
      <w:r w:rsidR="0095243F" w:rsidRPr="00930FF9">
        <w:rPr>
          <w:sz w:val="22"/>
          <w:szCs w:val="22"/>
          <w:lang w:val="ru-RU"/>
        </w:rPr>
        <w:t xml:space="preserve"> </w:t>
      </w:r>
      <w:r w:rsidR="007B3085" w:rsidRPr="00930FF9">
        <w:rPr>
          <w:sz w:val="22"/>
          <w:szCs w:val="22"/>
          <w:lang w:val="ru-RU"/>
        </w:rPr>
        <w:t xml:space="preserve">как </w:t>
      </w:r>
      <w:r w:rsidR="0095243F" w:rsidRPr="00930FF9">
        <w:rPr>
          <w:sz w:val="22"/>
          <w:szCs w:val="22"/>
          <w:lang w:val="ru-RU"/>
        </w:rPr>
        <w:t xml:space="preserve">минимум 1 дюйм (2,5 см) толщиной и </w:t>
      </w:r>
      <w:r w:rsidR="00B9337E" w:rsidRPr="00930FF9">
        <w:rPr>
          <w:sz w:val="22"/>
          <w:szCs w:val="22"/>
          <w:lang w:val="ru-RU"/>
        </w:rPr>
        <w:t>шир</w:t>
      </w:r>
      <w:r w:rsidR="00B314ED" w:rsidRPr="00930FF9">
        <w:rPr>
          <w:sz w:val="22"/>
          <w:szCs w:val="22"/>
          <w:lang w:val="ru-RU"/>
        </w:rPr>
        <w:t>и</w:t>
      </w:r>
      <w:r w:rsidR="00B9337E" w:rsidRPr="00930FF9">
        <w:rPr>
          <w:sz w:val="22"/>
          <w:szCs w:val="22"/>
          <w:lang w:val="ru-RU"/>
        </w:rPr>
        <w:t>ной</w:t>
      </w:r>
      <w:r w:rsidR="000F6A8D" w:rsidRPr="00930FF9">
        <w:rPr>
          <w:sz w:val="22"/>
          <w:szCs w:val="22"/>
          <w:lang w:val="ru-RU"/>
        </w:rPr>
        <w:t xml:space="preserve"> </w:t>
      </w:r>
      <w:r w:rsidR="0055169B" w:rsidRPr="00930FF9">
        <w:rPr>
          <w:sz w:val="22"/>
          <w:szCs w:val="22"/>
          <w:lang w:val="ru-RU"/>
        </w:rPr>
        <w:t xml:space="preserve">которая перекрывает </w:t>
      </w:r>
      <w:r w:rsidR="0095243F" w:rsidRPr="00930FF9">
        <w:rPr>
          <w:sz w:val="22"/>
          <w:szCs w:val="22"/>
          <w:lang w:val="ru-RU"/>
        </w:rPr>
        <w:t>полосу</w:t>
      </w:r>
      <w:r w:rsidR="00B314ED" w:rsidRPr="00930FF9">
        <w:rPr>
          <w:sz w:val="22"/>
          <w:szCs w:val="22"/>
          <w:lang w:val="ru-RU"/>
        </w:rPr>
        <w:t xml:space="preserve"> нагрева</w:t>
      </w:r>
      <w:r w:rsidR="0095243F" w:rsidRPr="00930FF9">
        <w:rPr>
          <w:sz w:val="22"/>
          <w:szCs w:val="22"/>
          <w:lang w:val="ru-RU"/>
        </w:rPr>
        <w:t xml:space="preserve"> на 6 дюймов (15 см) или 6*</w:t>
      </w:r>
      <w:r w:rsidR="0095243F" w:rsidRPr="00930FF9">
        <w:rPr>
          <w:sz w:val="22"/>
          <w:szCs w:val="22"/>
        </w:rPr>
        <w:t>t</w:t>
      </w:r>
      <w:r w:rsidR="0095243F" w:rsidRPr="00930FF9">
        <w:rPr>
          <w:sz w:val="22"/>
          <w:szCs w:val="22"/>
          <w:lang w:val="ru-RU"/>
        </w:rPr>
        <w:t xml:space="preserve"> во всех направлениях, в зависимости от того, что больше, где </w:t>
      </w:r>
      <w:r w:rsidR="0095243F" w:rsidRPr="00930FF9">
        <w:rPr>
          <w:sz w:val="22"/>
          <w:szCs w:val="22"/>
        </w:rPr>
        <w:t>t</w:t>
      </w:r>
      <w:r w:rsidR="0095243F" w:rsidRPr="00930FF9">
        <w:rPr>
          <w:sz w:val="22"/>
          <w:szCs w:val="22"/>
          <w:lang w:val="ru-RU"/>
        </w:rPr>
        <w:t xml:space="preserve"> - толщина стенки.</w:t>
      </w:r>
    </w:p>
    <w:p w14:paraId="215E609D" w14:textId="62B134CB" w:rsidR="004B31E4" w:rsidRPr="00930FF9" w:rsidRDefault="004B31E4" w:rsidP="00634706">
      <w:pPr>
        <w:pStyle w:val="BodyText"/>
        <w:spacing w:before="120" w:after="120"/>
        <w:ind w:left="1418" w:hanging="284"/>
        <w:rPr>
          <w:sz w:val="22"/>
          <w:szCs w:val="22"/>
          <w:lang w:val="ru-RU"/>
        </w:rPr>
      </w:pPr>
      <w:r w:rsidRPr="00930FF9">
        <w:rPr>
          <w:b/>
          <w:sz w:val="22"/>
          <w:szCs w:val="22"/>
          <w:lang w:val="ru-RU"/>
        </w:rPr>
        <w:t xml:space="preserve">22.3-5.4 - </w:t>
      </w:r>
      <w:r w:rsidR="00284E64" w:rsidRPr="00930FF9">
        <w:rPr>
          <w:sz w:val="22"/>
          <w:szCs w:val="22"/>
          <w:lang w:val="ru-RU"/>
        </w:rPr>
        <w:t>Разместите термопары в центре полосы</w:t>
      </w:r>
      <w:r w:rsidR="008A3C92" w:rsidRPr="00930FF9">
        <w:rPr>
          <w:sz w:val="22"/>
          <w:szCs w:val="22"/>
          <w:lang w:val="ru-RU"/>
        </w:rPr>
        <w:t xml:space="preserve"> нагрева</w:t>
      </w:r>
      <w:r w:rsidR="00284E64" w:rsidRPr="00930FF9">
        <w:rPr>
          <w:sz w:val="22"/>
          <w:szCs w:val="22"/>
          <w:lang w:val="ru-RU"/>
        </w:rPr>
        <w:t>,</w:t>
      </w:r>
      <w:r w:rsidR="008B6D68" w:rsidRPr="00930FF9">
        <w:rPr>
          <w:sz w:val="22"/>
          <w:szCs w:val="22"/>
          <w:lang w:val="ru-RU"/>
        </w:rPr>
        <w:t xml:space="preserve"> из расчета</w:t>
      </w:r>
      <w:r w:rsidR="00284E64" w:rsidRPr="00930FF9">
        <w:rPr>
          <w:sz w:val="22"/>
          <w:szCs w:val="22"/>
          <w:lang w:val="ru-RU"/>
        </w:rPr>
        <w:t xml:space="preserve"> не более трех нагрева</w:t>
      </w:r>
      <w:r w:rsidR="008B6D68" w:rsidRPr="00930FF9">
        <w:rPr>
          <w:sz w:val="22"/>
          <w:szCs w:val="22"/>
          <w:lang w:val="ru-RU"/>
        </w:rPr>
        <w:t>тельных элемента</w:t>
      </w:r>
      <w:r w:rsidR="00284E64" w:rsidRPr="00930FF9">
        <w:rPr>
          <w:sz w:val="22"/>
          <w:szCs w:val="22"/>
          <w:lang w:val="ru-RU"/>
        </w:rPr>
        <w:t xml:space="preserve"> на одну контролирующую термопару.</w:t>
      </w:r>
    </w:p>
    <w:p w14:paraId="07295F2D" w14:textId="6E1F95E3" w:rsidR="004B31E4" w:rsidRPr="00930FF9" w:rsidRDefault="004B31E4" w:rsidP="00634706">
      <w:pPr>
        <w:pStyle w:val="BodyText"/>
        <w:spacing w:before="120" w:after="120"/>
        <w:ind w:left="1418" w:hanging="284"/>
        <w:rPr>
          <w:sz w:val="22"/>
          <w:szCs w:val="22"/>
          <w:lang w:val="ru-RU"/>
        </w:rPr>
      </w:pPr>
      <w:r w:rsidRPr="00930FF9">
        <w:rPr>
          <w:b/>
          <w:sz w:val="22"/>
          <w:szCs w:val="22"/>
          <w:lang w:val="ru-RU"/>
        </w:rPr>
        <w:t xml:space="preserve">22.3-5.5 - </w:t>
      </w:r>
      <w:r w:rsidR="00337B98" w:rsidRPr="00337B98">
        <w:rPr>
          <w:sz w:val="22"/>
          <w:szCs w:val="22"/>
          <w:lang w:val="ru-RU"/>
        </w:rPr>
        <w:t>Применение установки предварительного нагрева электрическим сопротивлением для отжига перед сваркой может быть целесообразным.</w:t>
      </w:r>
      <w:r w:rsidR="009F4840" w:rsidRPr="00930FF9">
        <w:rPr>
          <w:sz w:val="22"/>
          <w:szCs w:val="22"/>
          <w:lang w:val="ru-RU"/>
        </w:rPr>
        <w:t xml:space="preserve"> Однако полосы предварительного нагрева обычно располагаются на расстоянии 2–3 дюймов (5–7,5 см) от зоны сварки. Если для </w:t>
      </w:r>
      <w:r w:rsidR="00607477" w:rsidRPr="00930FF9">
        <w:rPr>
          <w:sz w:val="22"/>
          <w:szCs w:val="22"/>
          <w:lang w:val="ru-RU"/>
        </w:rPr>
        <w:t>отжига</w:t>
      </w:r>
      <w:r w:rsidR="00523EFA" w:rsidRPr="00930FF9">
        <w:rPr>
          <w:sz w:val="22"/>
          <w:szCs w:val="22"/>
          <w:lang w:val="ru-RU"/>
        </w:rPr>
        <w:t xml:space="preserve"> будет</w:t>
      </w:r>
      <w:r w:rsidR="009F4840" w:rsidRPr="00930FF9">
        <w:rPr>
          <w:sz w:val="22"/>
          <w:szCs w:val="22"/>
          <w:lang w:val="ru-RU"/>
        </w:rPr>
        <w:t xml:space="preserve"> использ</w:t>
      </w:r>
      <w:r w:rsidR="00523EFA" w:rsidRPr="00930FF9">
        <w:rPr>
          <w:sz w:val="22"/>
          <w:szCs w:val="22"/>
          <w:lang w:val="ru-RU"/>
        </w:rPr>
        <w:t>оваться</w:t>
      </w:r>
      <w:r w:rsidR="009F4840" w:rsidRPr="00930FF9">
        <w:rPr>
          <w:sz w:val="22"/>
          <w:szCs w:val="22"/>
          <w:lang w:val="ru-RU"/>
        </w:rPr>
        <w:t xml:space="preserve"> установка предварительного нагрева, следует учитывать следующие факторы:</w:t>
      </w:r>
    </w:p>
    <w:p w14:paraId="02A81CAF" w14:textId="43E3F6CE" w:rsidR="004B31E4" w:rsidRPr="00930FF9" w:rsidRDefault="004B31E4" w:rsidP="00634706">
      <w:pPr>
        <w:pStyle w:val="BodyText"/>
        <w:ind w:left="1701" w:hanging="284"/>
        <w:rPr>
          <w:sz w:val="22"/>
          <w:szCs w:val="22"/>
          <w:lang w:val="ru-RU"/>
        </w:rPr>
      </w:pPr>
      <w:r w:rsidRPr="00930FF9">
        <w:rPr>
          <w:b/>
          <w:sz w:val="22"/>
          <w:szCs w:val="22"/>
          <w:lang w:val="ru-RU"/>
        </w:rPr>
        <w:t xml:space="preserve">22.3-5.5.1 - </w:t>
      </w:r>
      <w:r w:rsidR="00866474" w:rsidRPr="00930FF9">
        <w:rPr>
          <w:sz w:val="22"/>
          <w:szCs w:val="22"/>
          <w:lang w:val="ru-RU"/>
        </w:rPr>
        <w:t>Если нагр</w:t>
      </w:r>
      <w:r w:rsidR="00C70DD7" w:rsidRPr="00930FF9">
        <w:rPr>
          <w:sz w:val="22"/>
          <w:szCs w:val="22"/>
          <w:lang w:val="ru-RU"/>
        </w:rPr>
        <w:t xml:space="preserve">евательные элементы </w:t>
      </w:r>
      <w:r w:rsidR="00866474" w:rsidRPr="00930FF9">
        <w:rPr>
          <w:sz w:val="22"/>
          <w:szCs w:val="22"/>
          <w:lang w:val="ru-RU"/>
        </w:rPr>
        <w:t xml:space="preserve">не отцентрированы над </w:t>
      </w:r>
      <w:r w:rsidR="00B9603C" w:rsidRPr="00930FF9">
        <w:rPr>
          <w:sz w:val="22"/>
          <w:szCs w:val="22"/>
          <w:lang w:val="ru-RU"/>
        </w:rPr>
        <w:t>околошовной</w:t>
      </w:r>
      <w:r w:rsidR="00E44E35" w:rsidRPr="00930FF9">
        <w:rPr>
          <w:sz w:val="22"/>
          <w:szCs w:val="22"/>
          <w:lang w:val="ru-RU"/>
        </w:rPr>
        <w:t xml:space="preserve"> </w:t>
      </w:r>
      <w:r w:rsidR="00866474" w:rsidRPr="00930FF9">
        <w:rPr>
          <w:sz w:val="22"/>
          <w:szCs w:val="22"/>
          <w:lang w:val="ru-RU"/>
        </w:rPr>
        <w:t xml:space="preserve">зоной, поместите дополнительные контрольные термопары на </w:t>
      </w:r>
      <w:r w:rsidR="00E44E35" w:rsidRPr="00930FF9">
        <w:rPr>
          <w:sz w:val="22"/>
          <w:szCs w:val="22"/>
          <w:lang w:val="ru-RU"/>
        </w:rPr>
        <w:t xml:space="preserve">околошовную </w:t>
      </w:r>
      <w:r w:rsidR="00866474" w:rsidRPr="00930FF9">
        <w:rPr>
          <w:sz w:val="22"/>
          <w:szCs w:val="22"/>
          <w:lang w:val="ru-RU"/>
        </w:rPr>
        <w:t>зону (или скос</w:t>
      </w:r>
      <w:r w:rsidR="00883F59" w:rsidRPr="00930FF9">
        <w:rPr>
          <w:sz w:val="22"/>
          <w:szCs w:val="22"/>
          <w:lang w:val="ru-RU"/>
        </w:rPr>
        <w:t xml:space="preserve"> кромки</w:t>
      </w:r>
      <w:r w:rsidR="00866474" w:rsidRPr="00930FF9">
        <w:rPr>
          <w:sz w:val="22"/>
          <w:szCs w:val="22"/>
          <w:lang w:val="ru-RU"/>
        </w:rPr>
        <w:t xml:space="preserve">), </w:t>
      </w:r>
      <w:r w:rsidR="00866474" w:rsidRPr="00930FF9">
        <w:rPr>
          <w:sz w:val="22"/>
          <w:szCs w:val="22"/>
          <w:lang w:val="ru-RU"/>
        </w:rPr>
        <w:lastRenderedPageBreak/>
        <w:t xml:space="preserve">чтобы убедиться, что зона сварки достигает </w:t>
      </w:r>
      <w:r w:rsidR="00C70DD7" w:rsidRPr="00930FF9">
        <w:rPr>
          <w:sz w:val="22"/>
          <w:szCs w:val="22"/>
          <w:lang w:val="ru-RU"/>
        </w:rPr>
        <w:t xml:space="preserve">нужных </w:t>
      </w:r>
      <w:r w:rsidR="00866474" w:rsidRPr="00930FF9">
        <w:rPr>
          <w:sz w:val="22"/>
          <w:szCs w:val="22"/>
          <w:lang w:val="ru-RU"/>
        </w:rPr>
        <w:t xml:space="preserve">температур </w:t>
      </w:r>
      <w:r w:rsidR="00C34CEA" w:rsidRPr="00930FF9">
        <w:rPr>
          <w:sz w:val="22"/>
          <w:szCs w:val="22"/>
          <w:lang w:val="ru-RU"/>
        </w:rPr>
        <w:t>отжига</w:t>
      </w:r>
      <w:r w:rsidR="00866474" w:rsidRPr="00930FF9">
        <w:rPr>
          <w:sz w:val="22"/>
          <w:szCs w:val="22"/>
          <w:lang w:val="ru-RU"/>
        </w:rPr>
        <w:t xml:space="preserve">. Разместите по крайней мере одну </w:t>
      </w:r>
      <w:r w:rsidR="00114798" w:rsidRPr="00930FF9">
        <w:rPr>
          <w:sz w:val="22"/>
          <w:szCs w:val="22"/>
          <w:lang w:val="ru-RU"/>
        </w:rPr>
        <w:t>мониторинговую</w:t>
      </w:r>
      <w:r w:rsidR="00866474" w:rsidRPr="00930FF9">
        <w:rPr>
          <w:sz w:val="22"/>
          <w:szCs w:val="22"/>
          <w:lang w:val="ru-RU"/>
        </w:rPr>
        <w:t xml:space="preserve"> термопару для каждой</w:t>
      </w:r>
      <w:r w:rsidR="001778A1" w:rsidRPr="00930FF9">
        <w:rPr>
          <w:sz w:val="22"/>
          <w:szCs w:val="22"/>
          <w:lang w:val="ru-RU"/>
        </w:rPr>
        <w:t xml:space="preserve"> </w:t>
      </w:r>
      <w:r w:rsidR="00866474" w:rsidRPr="00930FF9">
        <w:rPr>
          <w:sz w:val="22"/>
          <w:szCs w:val="22"/>
          <w:lang w:val="ru-RU"/>
        </w:rPr>
        <w:t xml:space="preserve">контрольной термопары. Рекомендуется размещать минимум две </w:t>
      </w:r>
      <w:r w:rsidR="00B9432C" w:rsidRPr="00930FF9">
        <w:rPr>
          <w:sz w:val="22"/>
          <w:szCs w:val="22"/>
          <w:lang w:val="ru-RU"/>
        </w:rPr>
        <w:t>мониторингов</w:t>
      </w:r>
      <w:r w:rsidR="00883F59" w:rsidRPr="00930FF9">
        <w:rPr>
          <w:sz w:val="22"/>
          <w:szCs w:val="22"/>
          <w:lang w:val="ru-RU"/>
        </w:rPr>
        <w:t>ые</w:t>
      </w:r>
      <w:r w:rsidR="00866474" w:rsidRPr="00930FF9">
        <w:rPr>
          <w:sz w:val="22"/>
          <w:szCs w:val="22"/>
          <w:lang w:val="ru-RU"/>
        </w:rPr>
        <w:t xml:space="preserve"> термопары на </w:t>
      </w:r>
      <w:r w:rsidR="00883F59" w:rsidRPr="00930FF9">
        <w:rPr>
          <w:sz w:val="22"/>
          <w:szCs w:val="22"/>
          <w:lang w:val="ru-RU"/>
        </w:rPr>
        <w:t xml:space="preserve">околошовной </w:t>
      </w:r>
      <w:r w:rsidR="00866474" w:rsidRPr="00930FF9">
        <w:rPr>
          <w:sz w:val="22"/>
          <w:szCs w:val="22"/>
          <w:lang w:val="ru-RU"/>
        </w:rPr>
        <w:t>зоне.</w:t>
      </w:r>
    </w:p>
    <w:p w14:paraId="5769899E" w14:textId="33AD481B" w:rsidR="004B31E4" w:rsidRPr="00930FF9" w:rsidRDefault="004B31E4" w:rsidP="00634706">
      <w:pPr>
        <w:pStyle w:val="BodyText"/>
        <w:spacing w:before="120" w:after="120"/>
        <w:ind w:left="1701" w:hanging="284"/>
        <w:rPr>
          <w:sz w:val="22"/>
          <w:szCs w:val="22"/>
          <w:lang w:val="ru-RU"/>
        </w:rPr>
      </w:pPr>
      <w:r w:rsidRPr="00930FF9">
        <w:rPr>
          <w:b/>
          <w:sz w:val="22"/>
          <w:szCs w:val="22"/>
          <w:lang w:val="ru-RU"/>
        </w:rPr>
        <w:t xml:space="preserve">22.3-5.5.2 - </w:t>
      </w:r>
      <w:r w:rsidR="009B20D7" w:rsidRPr="00930FF9">
        <w:rPr>
          <w:sz w:val="22"/>
          <w:szCs w:val="22"/>
          <w:lang w:val="ru-RU"/>
        </w:rPr>
        <w:t>Электронагреватели сопротивления мо</w:t>
      </w:r>
      <w:r w:rsidR="00500CD1">
        <w:rPr>
          <w:sz w:val="22"/>
          <w:szCs w:val="22"/>
          <w:lang w:val="ru-RU"/>
        </w:rPr>
        <w:t>гут</w:t>
      </w:r>
      <w:r w:rsidR="009B20D7" w:rsidRPr="00930FF9">
        <w:rPr>
          <w:sz w:val="22"/>
          <w:szCs w:val="22"/>
          <w:lang w:val="ru-RU"/>
        </w:rPr>
        <w:t xml:space="preserve"> </w:t>
      </w:r>
      <w:r w:rsidR="002A65BD" w:rsidRPr="00930FF9">
        <w:rPr>
          <w:sz w:val="22"/>
          <w:szCs w:val="22"/>
          <w:lang w:val="ru-RU"/>
        </w:rPr>
        <w:t>регулировать</w:t>
      </w:r>
      <w:r w:rsidR="00500CD1">
        <w:rPr>
          <w:sz w:val="22"/>
          <w:szCs w:val="22"/>
          <w:lang w:val="ru-RU"/>
        </w:rPr>
        <w:t>ся</w:t>
      </w:r>
      <w:r w:rsidR="009B20D7" w:rsidRPr="00930FF9">
        <w:rPr>
          <w:sz w:val="22"/>
          <w:szCs w:val="22"/>
          <w:lang w:val="ru-RU"/>
        </w:rPr>
        <w:t xml:space="preserve"> до температуры отжига плюс 250 °</w:t>
      </w:r>
      <w:r w:rsidR="009B20D7" w:rsidRPr="00930FF9">
        <w:rPr>
          <w:sz w:val="22"/>
          <w:szCs w:val="22"/>
        </w:rPr>
        <w:t>F</w:t>
      </w:r>
      <w:r w:rsidR="009B20D7" w:rsidRPr="00930FF9">
        <w:rPr>
          <w:sz w:val="22"/>
          <w:szCs w:val="22"/>
          <w:lang w:val="ru-RU"/>
        </w:rPr>
        <w:t xml:space="preserve"> (120 °</w:t>
      </w:r>
      <w:r w:rsidR="009B20D7" w:rsidRPr="00930FF9">
        <w:rPr>
          <w:sz w:val="22"/>
          <w:szCs w:val="22"/>
        </w:rPr>
        <w:t>C</w:t>
      </w:r>
      <w:r w:rsidR="009B20D7" w:rsidRPr="00930FF9">
        <w:rPr>
          <w:sz w:val="22"/>
          <w:szCs w:val="22"/>
          <w:lang w:val="ru-RU"/>
        </w:rPr>
        <w:t xml:space="preserve">) для достижения </w:t>
      </w:r>
      <w:r w:rsidR="005B72B2" w:rsidRPr="00930FF9">
        <w:rPr>
          <w:sz w:val="22"/>
          <w:szCs w:val="22"/>
          <w:lang w:val="ru-RU"/>
        </w:rPr>
        <w:t>заданной</w:t>
      </w:r>
      <w:r w:rsidR="009B20D7" w:rsidRPr="00930FF9">
        <w:rPr>
          <w:sz w:val="22"/>
          <w:szCs w:val="22"/>
          <w:lang w:val="ru-RU"/>
        </w:rPr>
        <w:t xml:space="preserve"> температуры </w:t>
      </w:r>
      <w:r w:rsidR="00095B06" w:rsidRPr="00930FF9">
        <w:rPr>
          <w:sz w:val="22"/>
          <w:szCs w:val="22"/>
          <w:lang w:val="ru-RU"/>
        </w:rPr>
        <w:t>отжига</w:t>
      </w:r>
      <w:r w:rsidR="009B20D7" w:rsidRPr="00930FF9">
        <w:rPr>
          <w:sz w:val="22"/>
          <w:szCs w:val="22"/>
          <w:lang w:val="ru-RU"/>
        </w:rPr>
        <w:t xml:space="preserve"> в месте сварки.</w:t>
      </w:r>
    </w:p>
    <w:p w14:paraId="292C35E1" w14:textId="414A7F19" w:rsidR="004B31E4" w:rsidRPr="00930FF9" w:rsidRDefault="004B31E4" w:rsidP="00634706">
      <w:pPr>
        <w:pStyle w:val="BodyText"/>
        <w:spacing w:before="120" w:after="120"/>
        <w:ind w:left="1701" w:hanging="284"/>
        <w:rPr>
          <w:sz w:val="22"/>
          <w:szCs w:val="22"/>
          <w:lang w:val="ru-RU"/>
        </w:rPr>
      </w:pPr>
      <w:r w:rsidRPr="00930FF9">
        <w:rPr>
          <w:b/>
          <w:sz w:val="22"/>
          <w:szCs w:val="22"/>
          <w:lang w:val="ru-RU"/>
        </w:rPr>
        <w:t xml:space="preserve">22.3-5.5.3 - </w:t>
      </w:r>
      <w:r w:rsidR="00531946" w:rsidRPr="00930FF9">
        <w:rPr>
          <w:sz w:val="22"/>
          <w:szCs w:val="22"/>
          <w:lang w:val="ru-RU"/>
        </w:rPr>
        <w:t xml:space="preserve">Умеренные скорости нагрева и охлаждения приемлемы для операций </w:t>
      </w:r>
      <w:r w:rsidR="007665BB" w:rsidRPr="00930FF9">
        <w:rPr>
          <w:sz w:val="22"/>
          <w:szCs w:val="22"/>
          <w:lang w:val="ru-RU"/>
        </w:rPr>
        <w:t>о</w:t>
      </w:r>
      <w:r w:rsidR="00FF431A" w:rsidRPr="00930FF9">
        <w:rPr>
          <w:sz w:val="22"/>
          <w:szCs w:val="22"/>
          <w:lang w:val="ru-RU"/>
        </w:rPr>
        <w:t>т</w:t>
      </w:r>
      <w:r w:rsidR="007665BB" w:rsidRPr="00930FF9">
        <w:rPr>
          <w:sz w:val="22"/>
          <w:szCs w:val="22"/>
          <w:lang w:val="ru-RU"/>
        </w:rPr>
        <w:t>жига</w:t>
      </w:r>
      <w:r w:rsidR="00531946" w:rsidRPr="00930FF9">
        <w:rPr>
          <w:sz w:val="22"/>
          <w:szCs w:val="22"/>
          <w:lang w:val="ru-RU"/>
        </w:rPr>
        <w:t xml:space="preserve">. Точные скорости указывать не нужно, поскольку экстремальные температуры не достигаются, как при </w:t>
      </w:r>
      <w:r w:rsidR="00531946" w:rsidRPr="00930FF9">
        <w:rPr>
          <w:sz w:val="22"/>
          <w:szCs w:val="22"/>
        </w:rPr>
        <w:t>PWHT</w:t>
      </w:r>
      <w:r w:rsidR="00531946" w:rsidRPr="00930FF9">
        <w:rPr>
          <w:sz w:val="22"/>
          <w:szCs w:val="22"/>
          <w:lang w:val="ru-RU"/>
        </w:rPr>
        <w:t>.</w:t>
      </w:r>
    </w:p>
    <w:p w14:paraId="24A039E7" w14:textId="2B68C184" w:rsidR="004B31E4" w:rsidRPr="00930FF9" w:rsidRDefault="004B31E4" w:rsidP="00634706">
      <w:pPr>
        <w:pStyle w:val="BodyText"/>
        <w:spacing w:before="120" w:after="120"/>
        <w:ind w:left="1134" w:hanging="425"/>
        <w:rPr>
          <w:color w:val="333333"/>
          <w:sz w:val="22"/>
          <w:szCs w:val="22"/>
          <w:lang w:val="ru-RU"/>
        </w:rPr>
      </w:pPr>
      <w:r w:rsidRPr="00930FF9">
        <w:rPr>
          <w:b/>
          <w:sz w:val="22"/>
          <w:szCs w:val="22"/>
          <w:lang w:val="ru-RU"/>
        </w:rPr>
        <w:t xml:space="preserve">22.3-6 - </w:t>
      </w:r>
      <w:r w:rsidR="00D209F7" w:rsidRPr="00930FF9">
        <w:rPr>
          <w:color w:val="333333"/>
          <w:sz w:val="22"/>
          <w:szCs w:val="22"/>
          <w:lang w:val="ru-RU"/>
        </w:rPr>
        <w:t>Для</w:t>
      </w:r>
      <w:r w:rsidR="00AC23FB" w:rsidRPr="00930FF9">
        <w:rPr>
          <w:sz w:val="22"/>
          <w:szCs w:val="22"/>
          <w:lang w:val="ru-RU"/>
        </w:rPr>
        <w:t xml:space="preserve"> </w:t>
      </w:r>
      <w:r w:rsidR="00AC23FB" w:rsidRPr="00930FF9">
        <w:rPr>
          <w:color w:val="333333"/>
          <w:sz w:val="22"/>
          <w:szCs w:val="22"/>
          <w:lang w:val="ru-RU"/>
        </w:rPr>
        <w:t>поврежденной водородом</w:t>
      </w:r>
      <w:r w:rsidR="00D209F7" w:rsidRPr="00930FF9">
        <w:rPr>
          <w:color w:val="333333"/>
          <w:sz w:val="22"/>
          <w:szCs w:val="22"/>
          <w:lang w:val="ru-RU"/>
        </w:rPr>
        <w:t xml:space="preserve"> стали, например, оборудовани</w:t>
      </w:r>
      <w:r w:rsidR="007B14C5" w:rsidRPr="00930FF9">
        <w:rPr>
          <w:color w:val="333333"/>
          <w:sz w:val="22"/>
          <w:szCs w:val="22"/>
          <w:lang w:val="ru-RU"/>
        </w:rPr>
        <w:t>е</w:t>
      </w:r>
      <w:r w:rsidR="00D209F7" w:rsidRPr="00930FF9">
        <w:rPr>
          <w:color w:val="333333"/>
          <w:sz w:val="22"/>
          <w:szCs w:val="22"/>
          <w:lang w:val="ru-RU"/>
        </w:rPr>
        <w:t xml:space="preserve"> с водородными пузырями в </w:t>
      </w:r>
      <w:r w:rsidR="00AC23FB" w:rsidRPr="00930FF9">
        <w:rPr>
          <w:color w:val="333333"/>
          <w:sz w:val="22"/>
          <w:szCs w:val="22"/>
          <w:lang w:val="ru-RU"/>
        </w:rPr>
        <w:t xml:space="preserve">серосодержащей </w:t>
      </w:r>
      <w:r w:rsidR="00D209F7" w:rsidRPr="00930FF9">
        <w:rPr>
          <w:color w:val="333333"/>
          <w:sz w:val="22"/>
          <w:szCs w:val="22"/>
          <w:lang w:val="ru-RU"/>
        </w:rPr>
        <w:t>среде</w:t>
      </w:r>
      <w:r w:rsidR="00E2039D" w:rsidRPr="00930FF9">
        <w:rPr>
          <w:color w:val="333333"/>
          <w:sz w:val="22"/>
          <w:szCs w:val="22"/>
          <w:lang w:val="ru-RU"/>
        </w:rPr>
        <w:t xml:space="preserve"> нужно</w:t>
      </w:r>
      <w:r w:rsidR="00D209F7" w:rsidRPr="00930FF9">
        <w:rPr>
          <w:color w:val="333333"/>
          <w:sz w:val="22"/>
          <w:szCs w:val="22"/>
          <w:lang w:val="ru-RU"/>
        </w:rPr>
        <w:t xml:space="preserve"> </w:t>
      </w:r>
      <w:r w:rsidR="00E2039D" w:rsidRPr="00930FF9">
        <w:rPr>
          <w:color w:val="333333"/>
          <w:sz w:val="22"/>
          <w:szCs w:val="22"/>
          <w:lang w:val="ru-RU"/>
        </w:rPr>
        <w:t>п</w:t>
      </w:r>
      <w:r w:rsidR="00D209F7" w:rsidRPr="00930FF9">
        <w:rPr>
          <w:color w:val="333333"/>
          <w:sz w:val="22"/>
          <w:szCs w:val="22"/>
          <w:lang w:val="ru-RU"/>
        </w:rPr>
        <w:t>роконсультир</w:t>
      </w:r>
      <w:r w:rsidR="00E2039D" w:rsidRPr="00930FF9">
        <w:rPr>
          <w:color w:val="333333"/>
          <w:sz w:val="22"/>
          <w:szCs w:val="22"/>
          <w:lang w:val="ru-RU"/>
        </w:rPr>
        <w:t>оваться</w:t>
      </w:r>
      <w:r w:rsidR="00D209F7" w:rsidRPr="00930FF9">
        <w:rPr>
          <w:color w:val="333333"/>
          <w:sz w:val="22"/>
          <w:szCs w:val="22"/>
          <w:lang w:val="ru-RU"/>
        </w:rPr>
        <w:t xml:space="preserve"> и </w:t>
      </w:r>
      <w:r w:rsidR="00BE68FE" w:rsidRPr="00930FF9">
        <w:rPr>
          <w:color w:val="333333"/>
          <w:sz w:val="22"/>
          <w:szCs w:val="22"/>
          <w:lang w:val="ru-RU"/>
        </w:rPr>
        <w:t xml:space="preserve">учитывать </w:t>
      </w:r>
      <w:r w:rsidR="00B328D9" w:rsidRPr="00930FF9">
        <w:rPr>
          <w:color w:val="333333"/>
          <w:sz w:val="22"/>
          <w:szCs w:val="22"/>
          <w:lang w:val="ru-RU"/>
        </w:rPr>
        <w:t>опыт группы механической целостности</w:t>
      </w:r>
      <w:r w:rsidR="002944D9" w:rsidRPr="00930FF9">
        <w:rPr>
          <w:color w:val="333333"/>
          <w:sz w:val="22"/>
          <w:szCs w:val="22"/>
          <w:lang w:val="ru-RU"/>
        </w:rPr>
        <w:t xml:space="preserve"> отдела надежности</w:t>
      </w:r>
      <w:r w:rsidR="00D209F7" w:rsidRPr="00930FF9">
        <w:rPr>
          <w:color w:val="333333"/>
          <w:sz w:val="22"/>
          <w:szCs w:val="22"/>
          <w:lang w:val="ru-RU"/>
        </w:rPr>
        <w:t xml:space="preserve"> для ремонта оборудования с пузырями.</w:t>
      </w:r>
    </w:p>
    <w:p w14:paraId="60C8E563" w14:textId="31821EA5" w:rsidR="00BA7F33" w:rsidRPr="008603EC" w:rsidRDefault="007A6EE1" w:rsidP="00634706">
      <w:pPr>
        <w:pStyle w:val="Heading2"/>
        <w:numPr>
          <w:ilvl w:val="1"/>
          <w:numId w:val="76"/>
        </w:numPr>
        <w:spacing w:before="240" w:after="240"/>
        <w:ind w:left="851" w:hanging="709"/>
        <w:rPr>
          <w:spacing w:val="-2"/>
          <w:sz w:val="22"/>
          <w:szCs w:val="22"/>
          <w:lang w:val="ru-RU"/>
        </w:rPr>
      </w:pPr>
      <w:r w:rsidRPr="007A6EE1">
        <w:rPr>
          <w:spacing w:val="-2"/>
          <w:sz w:val="22"/>
          <w:szCs w:val="22"/>
          <w:lang w:val="ru-RU"/>
        </w:rPr>
        <w:t xml:space="preserve">  </w:t>
      </w:r>
      <w:bookmarkStart w:id="1878" w:name="_Toc205628193"/>
      <w:r w:rsidR="009B26C2" w:rsidRPr="008603EC">
        <w:rPr>
          <w:spacing w:val="-2"/>
          <w:sz w:val="22"/>
          <w:szCs w:val="22"/>
          <w:lang w:val="ru-RU"/>
        </w:rPr>
        <w:t>Промежуточное снятие напряжений</w:t>
      </w:r>
      <w:r w:rsidR="008D3556" w:rsidRPr="008603EC">
        <w:rPr>
          <w:spacing w:val="-2"/>
          <w:sz w:val="22"/>
          <w:szCs w:val="22"/>
          <w:lang w:val="ru-RU"/>
        </w:rPr>
        <w:t xml:space="preserve"> и дегидрогенизационная термообработка</w:t>
      </w:r>
      <w:bookmarkEnd w:id="1878"/>
    </w:p>
    <w:p w14:paraId="3DC16465" w14:textId="52BF64C6" w:rsidR="00BA7F33" w:rsidRPr="002C41BF" w:rsidRDefault="00BA7F33" w:rsidP="00634706">
      <w:pPr>
        <w:pStyle w:val="BodyText"/>
        <w:spacing w:before="120" w:after="120"/>
        <w:ind w:left="1134" w:hanging="425"/>
        <w:rPr>
          <w:color w:val="333333"/>
          <w:sz w:val="22"/>
          <w:szCs w:val="22"/>
          <w:lang w:val="ru-RU"/>
        </w:rPr>
      </w:pPr>
      <w:r w:rsidRPr="002C41BF">
        <w:rPr>
          <w:b/>
          <w:sz w:val="22"/>
          <w:szCs w:val="22"/>
          <w:lang w:val="ru-RU"/>
        </w:rPr>
        <w:t xml:space="preserve">22.4-1 - </w:t>
      </w:r>
      <w:r w:rsidR="005C5888" w:rsidRPr="002C41BF">
        <w:rPr>
          <w:color w:val="333333"/>
          <w:sz w:val="22"/>
          <w:szCs w:val="22"/>
          <w:lang w:val="ru-RU"/>
        </w:rPr>
        <w:t>Промежуточное снятие напряжений (</w:t>
      </w:r>
      <w:r w:rsidR="005C5888" w:rsidRPr="002C41BF">
        <w:rPr>
          <w:color w:val="333333"/>
          <w:sz w:val="22"/>
          <w:szCs w:val="22"/>
        </w:rPr>
        <w:t>ISR</w:t>
      </w:r>
      <w:r w:rsidR="005C5888" w:rsidRPr="002C41BF">
        <w:rPr>
          <w:color w:val="333333"/>
          <w:sz w:val="22"/>
          <w:szCs w:val="22"/>
          <w:lang w:val="ru-RU"/>
        </w:rPr>
        <w:t>) применяется только</w:t>
      </w:r>
      <w:r w:rsidR="006A235D" w:rsidRPr="002C41BF">
        <w:rPr>
          <w:color w:val="333333"/>
          <w:sz w:val="22"/>
          <w:szCs w:val="22"/>
          <w:lang w:val="ru-RU"/>
        </w:rPr>
        <w:t xml:space="preserve"> для трубопроводов</w:t>
      </w:r>
      <w:r w:rsidR="00A53032" w:rsidRPr="002C41BF">
        <w:rPr>
          <w:color w:val="333333"/>
          <w:sz w:val="22"/>
          <w:szCs w:val="22"/>
          <w:lang w:val="ru-RU"/>
        </w:rPr>
        <w:t xml:space="preserve"> из </w:t>
      </w:r>
      <w:r w:rsidR="005C5888" w:rsidRPr="002C41BF">
        <w:rPr>
          <w:color w:val="333333"/>
          <w:sz w:val="22"/>
          <w:szCs w:val="22"/>
          <w:lang w:val="ru-RU"/>
        </w:rPr>
        <w:t>низколегированны</w:t>
      </w:r>
      <w:r w:rsidR="00B16D46" w:rsidRPr="002C41BF">
        <w:rPr>
          <w:color w:val="333333"/>
          <w:sz w:val="22"/>
          <w:szCs w:val="22"/>
          <w:lang w:val="ru-RU"/>
        </w:rPr>
        <w:t xml:space="preserve">х </w:t>
      </w:r>
      <w:r w:rsidR="00B16D46" w:rsidRPr="002C41BF">
        <w:rPr>
          <w:color w:val="333333"/>
          <w:sz w:val="22"/>
          <w:szCs w:val="22"/>
        </w:rPr>
        <w:t>CrMo</w:t>
      </w:r>
      <w:r w:rsidR="00E801EA" w:rsidRPr="002C41BF">
        <w:rPr>
          <w:color w:val="333333"/>
          <w:sz w:val="22"/>
          <w:szCs w:val="22"/>
          <w:lang w:val="ru-RU"/>
        </w:rPr>
        <w:t>-</w:t>
      </w:r>
      <w:r w:rsidR="00944CA3" w:rsidRPr="002C41BF">
        <w:rPr>
          <w:color w:val="333333"/>
          <w:sz w:val="22"/>
          <w:szCs w:val="22"/>
          <w:lang w:val="ru-RU"/>
        </w:rPr>
        <w:t>ых</w:t>
      </w:r>
      <w:r w:rsidR="005C5888" w:rsidRPr="002C41BF">
        <w:rPr>
          <w:color w:val="333333"/>
          <w:sz w:val="22"/>
          <w:szCs w:val="22"/>
          <w:lang w:val="ru-RU"/>
        </w:rPr>
        <w:t xml:space="preserve"> материал</w:t>
      </w:r>
      <w:r w:rsidR="00B16D46" w:rsidRPr="002C41BF">
        <w:rPr>
          <w:color w:val="333333"/>
          <w:sz w:val="22"/>
          <w:szCs w:val="22"/>
          <w:lang w:val="ru-RU"/>
        </w:rPr>
        <w:t>ов</w:t>
      </w:r>
      <w:r w:rsidR="005C5888" w:rsidRPr="002C41BF">
        <w:rPr>
          <w:color w:val="333333"/>
          <w:sz w:val="22"/>
          <w:szCs w:val="22"/>
          <w:lang w:val="ru-RU"/>
        </w:rPr>
        <w:t xml:space="preserve">. Если </w:t>
      </w:r>
      <w:r w:rsidR="005C5888" w:rsidRPr="002C41BF">
        <w:rPr>
          <w:color w:val="333333"/>
          <w:sz w:val="22"/>
          <w:szCs w:val="22"/>
        </w:rPr>
        <w:t>PWHT</w:t>
      </w:r>
      <w:r w:rsidR="005C5888" w:rsidRPr="002C41BF">
        <w:rPr>
          <w:color w:val="333333"/>
          <w:sz w:val="22"/>
          <w:szCs w:val="22"/>
          <w:lang w:val="ru-RU"/>
        </w:rPr>
        <w:t xml:space="preserve"> невозможно выполнить сразу после сварки, </w:t>
      </w:r>
      <w:r w:rsidR="005C5888" w:rsidRPr="002C41BF">
        <w:rPr>
          <w:color w:val="333333"/>
          <w:sz w:val="22"/>
          <w:szCs w:val="22"/>
        </w:rPr>
        <w:t>ISR</w:t>
      </w:r>
      <w:r w:rsidR="005C5888" w:rsidRPr="002C41BF">
        <w:rPr>
          <w:color w:val="333333"/>
          <w:sz w:val="22"/>
          <w:szCs w:val="22"/>
          <w:lang w:val="ru-RU"/>
        </w:rPr>
        <w:t xml:space="preserve"> мож</w:t>
      </w:r>
      <w:r w:rsidR="006F5EAC" w:rsidRPr="002C41BF">
        <w:rPr>
          <w:color w:val="333333"/>
          <w:sz w:val="22"/>
          <w:szCs w:val="22"/>
          <w:lang w:val="ru-RU"/>
        </w:rPr>
        <w:t>ет быть</w:t>
      </w:r>
      <w:r w:rsidR="005C5888" w:rsidRPr="002C41BF">
        <w:rPr>
          <w:color w:val="333333"/>
          <w:sz w:val="22"/>
          <w:szCs w:val="22"/>
          <w:lang w:val="ru-RU"/>
        </w:rPr>
        <w:t xml:space="preserve"> использова</w:t>
      </w:r>
      <w:r w:rsidR="006F5EAC" w:rsidRPr="002C41BF">
        <w:rPr>
          <w:color w:val="333333"/>
          <w:sz w:val="22"/>
          <w:szCs w:val="22"/>
          <w:lang w:val="ru-RU"/>
        </w:rPr>
        <w:t>н</w:t>
      </w:r>
      <w:r w:rsidR="00C33325" w:rsidRPr="002C41BF">
        <w:rPr>
          <w:color w:val="333333"/>
          <w:sz w:val="22"/>
          <w:szCs w:val="22"/>
          <w:lang w:val="ru-RU"/>
        </w:rPr>
        <w:t>а</w:t>
      </w:r>
      <w:r w:rsidR="005C5888" w:rsidRPr="002C41BF">
        <w:rPr>
          <w:color w:val="333333"/>
          <w:sz w:val="22"/>
          <w:szCs w:val="22"/>
          <w:lang w:val="ru-RU"/>
        </w:rPr>
        <w:t xml:space="preserve"> для снижения концентрации водорода в сварном шве и зоне термического влияния, а также</w:t>
      </w:r>
      <w:r w:rsidR="00065578" w:rsidRPr="002C41BF">
        <w:rPr>
          <w:color w:val="333333"/>
          <w:sz w:val="22"/>
          <w:szCs w:val="22"/>
          <w:lang w:val="ru-RU"/>
        </w:rPr>
        <w:t xml:space="preserve"> для</w:t>
      </w:r>
      <w:r w:rsidR="005C5888" w:rsidRPr="002C41BF">
        <w:rPr>
          <w:color w:val="333333"/>
          <w:sz w:val="22"/>
          <w:szCs w:val="22"/>
          <w:lang w:val="ru-RU"/>
        </w:rPr>
        <w:t xml:space="preserve"> частичного снятия сварочных напряжений. </w:t>
      </w:r>
      <w:r w:rsidR="005C5888" w:rsidRPr="002C41BF">
        <w:rPr>
          <w:color w:val="333333"/>
          <w:sz w:val="22"/>
          <w:szCs w:val="22"/>
        </w:rPr>
        <w:t>ISR</w:t>
      </w:r>
      <w:r w:rsidR="005C5888" w:rsidRPr="002C41BF">
        <w:rPr>
          <w:color w:val="333333"/>
          <w:sz w:val="22"/>
          <w:szCs w:val="22"/>
          <w:lang w:val="ru-RU"/>
        </w:rPr>
        <w:t xml:space="preserve"> не заменяет </w:t>
      </w:r>
      <w:r w:rsidR="005C5888" w:rsidRPr="002C41BF">
        <w:rPr>
          <w:color w:val="333333"/>
          <w:sz w:val="22"/>
          <w:szCs w:val="22"/>
        </w:rPr>
        <w:t>PWHT</w:t>
      </w:r>
      <w:r w:rsidR="005C5888" w:rsidRPr="002C41BF">
        <w:rPr>
          <w:color w:val="333333"/>
          <w:sz w:val="22"/>
          <w:szCs w:val="22"/>
          <w:lang w:val="ru-RU"/>
        </w:rPr>
        <w:t>, но оставляет материалы из низколегированной</w:t>
      </w:r>
      <w:r w:rsidR="0049629B" w:rsidRPr="002C41BF">
        <w:rPr>
          <w:sz w:val="22"/>
          <w:szCs w:val="22"/>
          <w:lang w:val="ru-RU"/>
        </w:rPr>
        <w:t xml:space="preserve"> </w:t>
      </w:r>
      <w:r w:rsidR="0049629B" w:rsidRPr="002C41BF">
        <w:rPr>
          <w:color w:val="333333"/>
          <w:sz w:val="22"/>
          <w:szCs w:val="22"/>
          <w:lang w:val="ru-RU"/>
        </w:rPr>
        <w:t>CrMo</w:t>
      </w:r>
      <w:r w:rsidR="0066701D" w:rsidRPr="002C41BF">
        <w:rPr>
          <w:color w:val="333333"/>
          <w:sz w:val="22"/>
          <w:szCs w:val="22"/>
          <w:lang w:val="ru-RU"/>
        </w:rPr>
        <w:t>-ой</w:t>
      </w:r>
      <w:r w:rsidR="005C5888" w:rsidRPr="002C41BF">
        <w:rPr>
          <w:color w:val="333333"/>
          <w:sz w:val="22"/>
          <w:szCs w:val="22"/>
          <w:lang w:val="ru-RU"/>
        </w:rPr>
        <w:t xml:space="preserve"> стали в состоянии, в котором </w:t>
      </w:r>
      <w:r w:rsidR="00944C2F" w:rsidRPr="002C41BF">
        <w:rPr>
          <w:color w:val="333333"/>
          <w:sz w:val="22"/>
          <w:szCs w:val="22"/>
          <w:lang w:val="ru-RU"/>
        </w:rPr>
        <w:t xml:space="preserve">они </w:t>
      </w:r>
      <w:r w:rsidR="005C5888" w:rsidRPr="002C41BF">
        <w:rPr>
          <w:color w:val="333333"/>
          <w:sz w:val="22"/>
          <w:szCs w:val="22"/>
          <w:lang w:val="ru-RU"/>
        </w:rPr>
        <w:t xml:space="preserve">не будут подвергаться водородному растрескиванию до того, как их можно будет полностью подвергнуть </w:t>
      </w:r>
      <w:r w:rsidR="00AC36B7" w:rsidRPr="002C41BF">
        <w:rPr>
          <w:color w:val="333333"/>
          <w:sz w:val="22"/>
          <w:szCs w:val="22"/>
        </w:rPr>
        <w:t>PWHT</w:t>
      </w:r>
      <w:r w:rsidR="005C5888" w:rsidRPr="002C41BF">
        <w:rPr>
          <w:color w:val="333333"/>
          <w:sz w:val="22"/>
          <w:szCs w:val="22"/>
          <w:lang w:val="ru-RU"/>
        </w:rPr>
        <w:t xml:space="preserve">. Это особенно важно для сталей с высоким содержанием хрома. </w:t>
      </w:r>
      <w:r w:rsidR="005C5888" w:rsidRPr="002C41BF">
        <w:rPr>
          <w:color w:val="333333"/>
          <w:sz w:val="22"/>
          <w:szCs w:val="22"/>
        </w:rPr>
        <w:t>ISR</w:t>
      </w:r>
      <w:r w:rsidR="005C5888" w:rsidRPr="002C41BF">
        <w:rPr>
          <w:color w:val="333333"/>
          <w:sz w:val="22"/>
          <w:szCs w:val="22"/>
          <w:lang w:val="ru-RU"/>
        </w:rPr>
        <w:t xml:space="preserve"> следует выполнять сразу после сварки, чтобы сварной шов не остыл ниже указанной минимальной температуры предварительного нагрева. </w:t>
      </w:r>
      <w:r w:rsidR="00C96FBC" w:rsidRPr="002C41BF">
        <w:rPr>
          <w:color w:val="333333"/>
          <w:sz w:val="22"/>
          <w:szCs w:val="22"/>
          <w:lang w:val="ru-RU"/>
        </w:rPr>
        <w:t>PWHT</w:t>
      </w:r>
      <w:r w:rsidR="004B46D5" w:rsidRPr="002C41BF">
        <w:rPr>
          <w:sz w:val="22"/>
          <w:szCs w:val="22"/>
          <w:lang w:val="ru-RU"/>
        </w:rPr>
        <w:t xml:space="preserve"> </w:t>
      </w:r>
      <w:r w:rsidR="004B46D5" w:rsidRPr="002C41BF">
        <w:rPr>
          <w:color w:val="333333"/>
          <w:sz w:val="22"/>
          <w:szCs w:val="22"/>
          <w:lang w:val="ru-RU"/>
        </w:rPr>
        <w:t>трубопровода из низколегированно</w:t>
      </w:r>
      <w:r w:rsidR="00AA6C09" w:rsidRPr="002C41BF">
        <w:rPr>
          <w:color w:val="333333"/>
          <w:sz w:val="22"/>
          <w:szCs w:val="22"/>
          <w:lang w:val="ru-RU"/>
        </w:rPr>
        <w:t>й</w:t>
      </w:r>
      <w:r w:rsidR="004B46D5" w:rsidRPr="002C41BF">
        <w:rPr>
          <w:color w:val="333333"/>
          <w:sz w:val="22"/>
          <w:szCs w:val="22"/>
          <w:lang w:val="ru-RU"/>
        </w:rPr>
        <w:t xml:space="preserve"> CrMo-ой стали</w:t>
      </w:r>
      <w:r w:rsidR="009D67D8" w:rsidRPr="002C41BF">
        <w:rPr>
          <w:color w:val="333333"/>
          <w:sz w:val="22"/>
          <w:szCs w:val="22"/>
          <w:lang w:val="ru-RU"/>
        </w:rPr>
        <w:t>,</w:t>
      </w:r>
      <w:r w:rsidR="00C96FBC" w:rsidRPr="002C41BF">
        <w:rPr>
          <w:color w:val="333333"/>
          <w:sz w:val="22"/>
          <w:szCs w:val="22"/>
          <w:lang w:val="ru-RU"/>
        </w:rPr>
        <w:t xml:space="preserve"> долж</w:t>
      </w:r>
      <w:r w:rsidR="00A506F4" w:rsidRPr="002C41BF">
        <w:rPr>
          <w:color w:val="333333"/>
          <w:sz w:val="22"/>
          <w:szCs w:val="22"/>
          <w:lang w:val="ru-RU"/>
        </w:rPr>
        <w:t>на быть проведена</w:t>
      </w:r>
      <w:r w:rsidR="00D212A0" w:rsidRPr="002C41BF">
        <w:rPr>
          <w:color w:val="333333"/>
          <w:sz w:val="22"/>
          <w:szCs w:val="22"/>
          <w:lang w:val="ru-RU"/>
        </w:rPr>
        <w:t xml:space="preserve"> до ввода в эксплуатацию</w:t>
      </w:r>
      <w:r w:rsidR="009D67D8" w:rsidRPr="002C41BF">
        <w:rPr>
          <w:color w:val="333333"/>
          <w:sz w:val="22"/>
          <w:szCs w:val="22"/>
          <w:lang w:val="ru-RU"/>
        </w:rPr>
        <w:t xml:space="preserve"> независимо от проведения</w:t>
      </w:r>
      <w:r w:rsidR="009D67D8" w:rsidRPr="002C41BF">
        <w:rPr>
          <w:sz w:val="22"/>
          <w:szCs w:val="22"/>
          <w:lang w:val="ru-RU"/>
        </w:rPr>
        <w:t xml:space="preserve"> </w:t>
      </w:r>
      <w:r w:rsidR="009D67D8" w:rsidRPr="002C41BF">
        <w:rPr>
          <w:color w:val="333333"/>
          <w:sz w:val="22"/>
          <w:szCs w:val="22"/>
          <w:lang w:val="ru-RU"/>
        </w:rPr>
        <w:t>ISR.</w:t>
      </w:r>
    </w:p>
    <w:p w14:paraId="2C3AE250" w14:textId="043C8448" w:rsidR="00B412A8" w:rsidRPr="002C41BF" w:rsidRDefault="00BA7F33" w:rsidP="00634706">
      <w:pPr>
        <w:pStyle w:val="BodyText"/>
        <w:spacing w:before="120" w:after="120"/>
        <w:ind w:left="1134" w:hanging="425"/>
        <w:rPr>
          <w:bCs/>
          <w:sz w:val="22"/>
          <w:szCs w:val="22"/>
          <w:lang w:val="ru-RU"/>
        </w:rPr>
      </w:pPr>
      <w:bookmarkStart w:id="1879" w:name="_Hlk180829200"/>
      <w:bookmarkStart w:id="1880" w:name="_Hlk180829836"/>
      <w:r w:rsidRPr="002C41BF">
        <w:rPr>
          <w:b/>
          <w:sz w:val="22"/>
          <w:szCs w:val="22"/>
          <w:lang w:val="ru-RU"/>
        </w:rPr>
        <w:t xml:space="preserve">22.4-2 </w:t>
      </w:r>
      <w:r w:rsidR="00B412A8" w:rsidRPr="002C41BF">
        <w:rPr>
          <w:b/>
          <w:sz w:val="22"/>
          <w:szCs w:val="22"/>
          <w:lang w:val="ru-RU"/>
        </w:rPr>
        <w:t>–</w:t>
      </w:r>
      <w:r w:rsidRPr="002C41BF">
        <w:rPr>
          <w:b/>
          <w:sz w:val="22"/>
          <w:szCs w:val="22"/>
          <w:lang w:val="ru-RU"/>
        </w:rPr>
        <w:t xml:space="preserve"> </w:t>
      </w:r>
      <w:r w:rsidR="004E3860" w:rsidRPr="002C41BF">
        <w:rPr>
          <w:bCs/>
          <w:sz w:val="22"/>
          <w:szCs w:val="22"/>
          <w:lang w:val="ru-RU"/>
        </w:rPr>
        <w:t xml:space="preserve">Целью </w:t>
      </w:r>
      <w:r w:rsidR="004E3860" w:rsidRPr="002C41BF">
        <w:rPr>
          <w:bCs/>
          <w:sz w:val="22"/>
          <w:szCs w:val="22"/>
        </w:rPr>
        <w:t>DHT</w:t>
      </w:r>
      <w:r w:rsidR="004E3860" w:rsidRPr="002C41BF">
        <w:rPr>
          <w:bCs/>
          <w:sz w:val="22"/>
          <w:szCs w:val="22"/>
          <w:lang w:val="ru-RU"/>
        </w:rPr>
        <w:t xml:space="preserve"> является вытеснение водорода, чтобы минимизировать риск водородного растрескивания и минимизировать проблемы из-за низкой ударной вязкости после сварки.</w:t>
      </w:r>
      <w:r w:rsidR="003276F6" w:rsidRPr="002C41BF">
        <w:rPr>
          <w:sz w:val="22"/>
          <w:szCs w:val="22"/>
          <w:lang w:val="ru-RU"/>
        </w:rPr>
        <w:t xml:space="preserve"> </w:t>
      </w:r>
      <w:r w:rsidR="00FB3E77" w:rsidRPr="002C41BF">
        <w:rPr>
          <w:bCs/>
          <w:sz w:val="22"/>
          <w:szCs w:val="22"/>
          <w:lang w:val="ru-RU"/>
        </w:rPr>
        <w:t>Последующий нагрев/</w:t>
      </w:r>
      <w:r w:rsidR="009E4A1D">
        <w:rPr>
          <w:bCs/>
          <w:sz w:val="22"/>
          <w:szCs w:val="22"/>
          <w:lang w:val="ru-RU"/>
        </w:rPr>
        <w:t xml:space="preserve"> </w:t>
      </w:r>
      <w:r w:rsidR="00FB3E77" w:rsidRPr="002C41BF">
        <w:rPr>
          <w:bCs/>
          <w:sz w:val="22"/>
          <w:szCs w:val="22"/>
          <w:lang w:val="ru-RU"/>
        </w:rPr>
        <w:t>дегидрогенизационная термическая обработка (</w:t>
      </w:r>
      <w:r w:rsidR="00FB3E77" w:rsidRPr="002C41BF">
        <w:rPr>
          <w:bCs/>
          <w:sz w:val="22"/>
          <w:szCs w:val="22"/>
        </w:rPr>
        <w:t>DHT</w:t>
      </w:r>
      <w:r w:rsidR="00FB3E77" w:rsidRPr="002C41BF">
        <w:rPr>
          <w:bCs/>
          <w:sz w:val="22"/>
          <w:szCs w:val="22"/>
          <w:lang w:val="ru-RU"/>
        </w:rPr>
        <w:t>) должна применяться по завершении сварки и при любом прерывании предварительного нагрева.</w:t>
      </w:r>
      <w:r w:rsidR="00025D44" w:rsidRPr="002C41BF">
        <w:rPr>
          <w:rFonts w:ascii="Roboto" w:hAnsi="Roboto"/>
          <w:color w:val="3C4043"/>
          <w:sz w:val="22"/>
          <w:szCs w:val="22"/>
          <w:shd w:val="clear" w:color="auto" w:fill="F5F5F5"/>
          <w:lang w:val="ru-RU"/>
        </w:rPr>
        <w:t xml:space="preserve"> </w:t>
      </w:r>
      <w:r w:rsidR="00025D44" w:rsidRPr="002C41BF">
        <w:rPr>
          <w:bCs/>
          <w:sz w:val="22"/>
          <w:szCs w:val="22"/>
        </w:rPr>
        <w:t>DHT</w:t>
      </w:r>
      <w:r w:rsidR="00025D44" w:rsidRPr="002C41BF">
        <w:rPr>
          <w:bCs/>
          <w:sz w:val="22"/>
          <w:szCs w:val="22"/>
          <w:lang w:val="ru-RU"/>
        </w:rPr>
        <w:t xml:space="preserve"> должна применяться до охлаждения ниже температуры предварительного нагрева. Последующий нагрев/</w:t>
      </w:r>
      <w:r w:rsidR="00025D44" w:rsidRPr="002C41BF">
        <w:rPr>
          <w:bCs/>
          <w:sz w:val="22"/>
          <w:szCs w:val="22"/>
        </w:rPr>
        <w:t>DHT</w:t>
      </w:r>
      <w:r w:rsidR="00025D44" w:rsidRPr="002C41BF">
        <w:rPr>
          <w:bCs/>
          <w:sz w:val="22"/>
          <w:szCs w:val="22"/>
          <w:lang w:val="ru-RU"/>
        </w:rPr>
        <w:t xml:space="preserve"> должна применяться </w:t>
      </w:r>
      <w:r w:rsidR="00193264" w:rsidRPr="002C41BF">
        <w:rPr>
          <w:bCs/>
          <w:sz w:val="22"/>
          <w:szCs w:val="22"/>
          <w:lang w:val="ru-RU"/>
        </w:rPr>
        <w:t>при температуре 600°F ±25°F (315°C ±15°C)</w:t>
      </w:r>
      <w:r w:rsidR="00025D44" w:rsidRPr="002C41BF">
        <w:rPr>
          <w:bCs/>
          <w:sz w:val="22"/>
          <w:szCs w:val="22"/>
          <w:lang w:val="ru-RU"/>
        </w:rPr>
        <w:t>.</w:t>
      </w:r>
      <w:r w:rsidR="004D7D37" w:rsidRPr="002C41BF">
        <w:rPr>
          <w:sz w:val="22"/>
          <w:szCs w:val="22"/>
          <w:lang w:val="ru-RU"/>
        </w:rPr>
        <w:t xml:space="preserve"> </w:t>
      </w:r>
      <w:r w:rsidR="004D7D37" w:rsidRPr="002C41BF">
        <w:rPr>
          <w:bCs/>
          <w:sz w:val="22"/>
          <w:szCs w:val="22"/>
          <w:lang w:val="ru-RU"/>
        </w:rPr>
        <w:t>Время выдержки должно составлять 1 час на 1 дюйм (25 мм) толщины компонента, но не менее 2 часов.</w:t>
      </w:r>
    </w:p>
    <w:bookmarkEnd w:id="1879"/>
    <w:p w14:paraId="36CC486D" w14:textId="67CCF7C7" w:rsidR="00B412A8" w:rsidRPr="002C41BF" w:rsidRDefault="00D20DE7" w:rsidP="00634706">
      <w:pPr>
        <w:pStyle w:val="BodyText"/>
        <w:spacing w:before="120" w:after="120"/>
        <w:ind w:left="1134" w:hanging="425"/>
        <w:rPr>
          <w:bCs/>
          <w:sz w:val="22"/>
          <w:szCs w:val="22"/>
          <w:lang w:val="ru-RU"/>
        </w:rPr>
      </w:pPr>
      <w:r w:rsidRPr="002C41BF">
        <w:rPr>
          <w:b/>
          <w:sz w:val="22"/>
          <w:szCs w:val="22"/>
          <w:lang w:val="ru-RU"/>
        </w:rPr>
        <w:t xml:space="preserve">22.4-3 – </w:t>
      </w:r>
      <w:r w:rsidR="00817B51" w:rsidRPr="002C41BF">
        <w:rPr>
          <w:bCs/>
          <w:sz w:val="22"/>
          <w:szCs w:val="22"/>
          <w:lang w:val="ru-RU"/>
        </w:rPr>
        <w:t xml:space="preserve">В соответствии с отраслевым </w:t>
      </w:r>
      <w:r w:rsidR="0085426F" w:rsidRPr="002C41BF">
        <w:rPr>
          <w:bCs/>
          <w:sz w:val="22"/>
          <w:szCs w:val="22"/>
          <w:lang w:val="ru-RU"/>
        </w:rPr>
        <w:t>соглашением</w:t>
      </w:r>
      <w:r w:rsidR="00817B51" w:rsidRPr="002C41BF">
        <w:rPr>
          <w:bCs/>
          <w:sz w:val="22"/>
          <w:szCs w:val="22"/>
          <w:lang w:val="ru-RU"/>
        </w:rPr>
        <w:t xml:space="preserve">, </w:t>
      </w:r>
      <w:r w:rsidR="00817B51" w:rsidRPr="002C41BF">
        <w:rPr>
          <w:bCs/>
          <w:sz w:val="22"/>
          <w:szCs w:val="22"/>
        </w:rPr>
        <w:t>API</w:t>
      </w:r>
      <w:r w:rsidR="00817B51" w:rsidRPr="002C41BF">
        <w:rPr>
          <w:bCs/>
          <w:sz w:val="22"/>
          <w:szCs w:val="22"/>
          <w:lang w:val="ru-RU"/>
        </w:rPr>
        <w:t xml:space="preserve"> 934-</w:t>
      </w:r>
      <w:r w:rsidR="00817B51" w:rsidRPr="002C41BF">
        <w:rPr>
          <w:bCs/>
          <w:sz w:val="22"/>
          <w:szCs w:val="22"/>
        </w:rPr>
        <w:t>A</w:t>
      </w:r>
      <w:r w:rsidR="00817B51" w:rsidRPr="002C41BF">
        <w:rPr>
          <w:bCs/>
          <w:sz w:val="22"/>
          <w:szCs w:val="22"/>
          <w:lang w:val="ru-RU"/>
        </w:rPr>
        <w:t xml:space="preserve"> является превосходной рекомендуемой практикой по материалам и требованиям к изготовлению для оборудования </w:t>
      </w:r>
      <w:r w:rsidR="00817B51" w:rsidRPr="002C41BF">
        <w:rPr>
          <w:bCs/>
          <w:sz w:val="22"/>
          <w:szCs w:val="22"/>
        </w:rPr>
        <w:t>Cr</w:t>
      </w:r>
      <w:r w:rsidR="00817B51" w:rsidRPr="002C41BF">
        <w:rPr>
          <w:bCs/>
          <w:sz w:val="22"/>
          <w:szCs w:val="22"/>
          <w:lang w:val="ru-RU"/>
        </w:rPr>
        <w:t>-</w:t>
      </w:r>
      <w:r w:rsidR="00817B51" w:rsidRPr="002C41BF">
        <w:rPr>
          <w:bCs/>
          <w:sz w:val="22"/>
          <w:szCs w:val="22"/>
        </w:rPr>
        <w:t>Mo</w:t>
      </w:r>
      <w:r w:rsidR="00817B51" w:rsidRPr="002C41BF">
        <w:rPr>
          <w:bCs/>
          <w:sz w:val="22"/>
          <w:szCs w:val="22"/>
          <w:lang w:val="ru-RU"/>
        </w:rPr>
        <w:t>.</w:t>
      </w:r>
      <w:r w:rsidR="000D047D" w:rsidRPr="002C41BF">
        <w:rPr>
          <w:sz w:val="22"/>
          <w:szCs w:val="22"/>
          <w:lang w:val="ru-RU"/>
        </w:rPr>
        <w:t xml:space="preserve"> </w:t>
      </w:r>
      <w:r w:rsidR="000D047D" w:rsidRPr="002C41BF">
        <w:rPr>
          <w:bCs/>
          <w:sz w:val="22"/>
          <w:szCs w:val="22"/>
          <w:lang w:val="ru-RU"/>
        </w:rPr>
        <w:t>Однако он осторожен и несколько расплывчат в отношении темы промежуточного снятия напряжений (ISR) по сравнению с дегидрогенизационной термической обработкой (DHT) для различных типов сварных швов, что отражает различные методы применения в отрасли.</w:t>
      </w:r>
      <w:r w:rsidR="000B32E7" w:rsidRPr="002C41BF">
        <w:rPr>
          <w:rFonts w:ascii="Roboto" w:hAnsi="Roboto"/>
          <w:color w:val="3C4043"/>
          <w:sz w:val="22"/>
          <w:szCs w:val="22"/>
          <w:shd w:val="clear" w:color="auto" w:fill="F5F5F5"/>
          <w:lang w:val="ru-RU"/>
        </w:rPr>
        <w:t xml:space="preserve"> </w:t>
      </w:r>
      <w:r w:rsidR="000B32E7" w:rsidRPr="002C41BF">
        <w:rPr>
          <w:bCs/>
          <w:sz w:val="22"/>
          <w:szCs w:val="22"/>
          <w:lang w:val="ru-RU"/>
        </w:rPr>
        <w:t xml:space="preserve">Для </w:t>
      </w:r>
      <w:r w:rsidR="00B461E3" w:rsidRPr="002C41BF">
        <w:rPr>
          <w:bCs/>
          <w:sz w:val="22"/>
          <w:szCs w:val="22"/>
          <w:lang w:val="ru-RU"/>
        </w:rPr>
        <w:t>усовершенст</w:t>
      </w:r>
      <w:r w:rsidR="000B7007" w:rsidRPr="002C41BF">
        <w:rPr>
          <w:bCs/>
          <w:sz w:val="22"/>
          <w:szCs w:val="22"/>
          <w:lang w:val="ru-RU"/>
        </w:rPr>
        <w:t>вованных (</w:t>
      </w:r>
      <w:r w:rsidR="000B32E7" w:rsidRPr="002C41BF">
        <w:rPr>
          <w:bCs/>
          <w:sz w:val="22"/>
          <w:szCs w:val="22"/>
          <w:lang w:val="ru-RU"/>
        </w:rPr>
        <w:t>современных</w:t>
      </w:r>
      <w:r w:rsidR="000B7007" w:rsidRPr="002C41BF">
        <w:rPr>
          <w:bCs/>
          <w:sz w:val="22"/>
          <w:szCs w:val="22"/>
          <w:lang w:val="ru-RU"/>
        </w:rPr>
        <w:t>)</w:t>
      </w:r>
      <w:r w:rsidR="000B32E7" w:rsidRPr="002C41BF">
        <w:rPr>
          <w:bCs/>
          <w:sz w:val="22"/>
          <w:szCs w:val="22"/>
          <w:lang w:val="ru-RU"/>
        </w:rPr>
        <w:t xml:space="preserve"> сталей </w:t>
      </w:r>
      <w:r w:rsidR="000B32E7" w:rsidRPr="002C41BF">
        <w:rPr>
          <w:bCs/>
          <w:sz w:val="22"/>
          <w:szCs w:val="22"/>
        </w:rPr>
        <w:t>API</w:t>
      </w:r>
      <w:r w:rsidR="000B32E7" w:rsidRPr="002C41BF">
        <w:rPr>
          <w:bCs/>
          <w:sz w:val="22"/>
          <w:szCs w:val="22"/>
          <w:lang w:val="ru-RU"/>
        </w:rPr>
        <w:t xml:space="preserve"> 934-</w:t>
      </w:r>
      <w:r w:rsidR="000B32E7" w:rsidRPr="002C41BF">
        <w:rPr>
          <w:bCs/>
          <w:sz w:val="22"/>
          <w:szCs w:val="22"/>
        </w:rPr>
        <w:t>A</w:t>
      </w:r>
      <w:r w:rsidR="000B32E7" w:rsidRPr="002C41BF">
        <w:rPr>
          <w:bCs/>
          <w:sz w:val="22"/>
          <w:szCs w:val="22"/>
          <w:lang w:val="ru-RU"/>
        </w:rPr>
        <w:t xml:space="preserve"> </w:t>
      </w:r>
      <w:r w:rsidR="000B7007" w:rsidRPr="002C41BF">
        <w:rPr>
          <w:bCs/>
          <w:sz w:val="22"/>
          <w:szCs w:val="22"/>
          <w:lang w:val="ru-RU"/>
        </w:rPr>
        <w:t>утверждает</w:t>
      </w:r>
      <w:r w:rsidR="000B32E7" w:rsidRPr="002C41BF">
        <w:rPr>
          <w:bCs/>
          <w:sz w:val="22"/>
          <w:szCs w:val="22"/>
          <w:lang w:val="ru-RU"/>
        </w:rPr>
        <w:t xml:space="preserve">, что </w:t>
      </w:r>
      <w:r w:rsidR="000B32E7" w:rsidRPr="002C41BF">
        <w:rPr>
          <w:bCs/>
          <w:sz w:val="22"/>
          <w:szCs w:val="22"/>
        </w:rPr>
        <w:t>DHT</w:t>
      </w:r>
      <w:r w:rsidR="000B32E7" w:rsidRPr="002C41BF">
        <w:rPr>
          <w:bCs/>
          <w:sz w:val="22"/>
          <w:szCs w:val="22"/>
          <w:lang w:val="ru-RU"/>
        </w:rPr>
        <w:t xml:space="preserve"> следует использовать только с одобрения </w:t>
      </w:r>
      <w:r w:rsidR="000B7007" w:rsidRPr="002C41BF">
        <w:rPr>
          <w:bCs/>
          <w:sz w:val="22"/>
          <w:szCs w:val="22"/>
          <w:lang w:val="ru-RU"/>
        </w:rPr>
        <w:t>заказчика</w:t>
      </w:r>
      <w:r w:rsidR="000B32E7" w:rsidRPr="002C41BF">
        <w:rPr>
          <w:bCs/>
          <w:sz w:val="22"/>
          <w:szCs w:val="22"/>
          <w:lang w:val="ru-RU"/>
        </w:rPr>
        <w:t xml:space="preserve"> и что его не следует использовать на сварных швах</w:t>
      </w:r>
      <w:r w:rsidR="00ED1AF6" w:rsidRPr="002C41BF">
        <w:rPr>
          <w:bCs/>
          <w:sz w:val="22"/>
          <w:szCs w:val="22"/>
          <w:lang w:val="ru-RU"/>
        </w:rPr>
        <w:t xml:space="preserve"> с ограничениями</w:t>
      </w:r>
      <w:r w:rsidR="000B32E7" w:rsidRPr="002C41BF">
        <w:rPr>
          <w:bCs/>
          <w:sz w:val="22"/>
          <w:szCs w:val="22"/>
          <w:lang w:val="ru-RU"/>
        </w:rPr>
        <w:t xml:space="preserve">, таких как сварные швы </w:t>
      </w:r>
      <w:r w:rsidR="00AC245A" w:rsidRPr="002C41BF">
        <w:rPr>
          <w:bCs/>
          <w:sz w:val="22"/>
          <w:szCs w:val="22"/>
          <w:lang w:val="ru-RU"/>
        </w:rPr>
        <w:t>патрубков</w:t>
      </w:r>
      <w:r w:rsidR="000B32E7" w:rsidRPr="002C41BF">
        <w:rPr>
          <w:bCs/>
          <w:sz w:val="22"/>
          <w:szCs w:val="22"/>
          <w:lang w:val="ru-RU"/>
        </w:rPr>
        <w:t xml:space="preserve">. В результате </w:t>
      </w:r>
      <w:r w:rsidR="000B32E7" w:rsidRPr="002C41BF">
        <w:rPr>
          <w:bCs/>
          <w:sz w:val="22"/>
          <w:szCs w:val="22"/>
        </w:rPr>
        <w:t>DHT</w:t>
      </w:r>
      <w:r w:rsidR="000B32E7" w:rsidRPr="002C41BF">
        <w:rPr>
          <w:bCs/>
          <w:sz w:val="22"/>
          <w:szCs w:val="22"/>
          <w:lang w:val="ru-RU"/>
        </w:rPr>
        <w:t xml:space="preserve"> обычно разрешается на продольных и кольцевых швах для достижения экономии затрат и графика, а </w:t>
      </w:r>
      <w:r w:rsidR="000B32E7" w:rsidRPr="002C41BF">
        <w:rPr>
          <w:bCs/>
          <w:sz w:val="22"/>
          <w:szCs w:val="22"/>
        </w:rPr>
        <w:t>ISR</w:t>
      </w:r>
      <w:r w:rsidR="000B32E7" w:rsidRPr="002C41BF">
        <w:rPr>
          <w:bCs/>
          <w:sz w:val="22"/>
          <w:szCs w:val="22"/>
          <w:lang w:val="ru-RU"/>
        </w:rPr>
        <w:t xml:space="preserve"> используется для сварных швов </w:t>
      </w:r>
      <w:r w:rsidR="00AC245A" w:rsidRPr="002C41BF">
        <w:rPr>
          <w:bCs/>
          <w:sz w:val="22"/>
          <w:szCs w:val="22"/>
          <w:lang w:val="ru-RU"/>
        </w:rPr>
        <w:t>патрубков</w:t>
      </w:r>
      <w:r w:rsidR="000B32E7" w:rsidRPr="002C41BF">
        <w:rPr>
          <w:bCs/>
          <w:sz w:val="22"/>
          <w:szCs w:val="22"/>
          <w:lang w:val="ru-RU"/>
        </w:rPr>
        <w:t>.</w:t>
      </w:r>
      <w:r w:rsidR="001E71BF" w:rsidRPr="002C41BF">
        <w:rPr>
          <w:sz w:val="22"/>
          <w:szCs w:val="22"/>
          <w:lang w:val="ru-RU"/>
        </w:rPr>
        <w:t xml:space="preserve"> </w:t>
      </w:r>
      <w:r w:rsidR="001E71BF" w:rsidRPr="002C41BF">
        <w:rPr>
          <w:bCs/>
          <w:sz w:val="22"/>
          <w:szCs w:val="22"/>
          <w:lang w:val="ru-RU"/>
        </w:rPr>
        <w:t>Необходимо проконсультироваться с группой</w:t>
      </w:r>
      <w:r w:rsidR="00902715" w:rsidRPr="002C41BF">
        <w:rPr>
          <w:bCs/>
          <w:sz w:val="22"/>
          <w:szCs w:val="22"/>
          <w:lang w:val="ru-RU"/>
        </w:rPr>
        <w:t xml:space="preserve"> механической целостности отдела надежности </w:t>
      </w:r>
      <w:r w:rsidR="001E71BF" w:rsidRPr="002C41BF">
        <w:rPr>
          <w:bCs/>
          <w:sz w:val="22"/>
          <w:szCs w:val="22"/>
          <w:lang w:val="ru-RU"/>
        </w:rPr>
        <w:t>о необходимости</w:t>
      </w:r>
      <w:r w:rsidR="00FB1BDC" w:rsidRPr="002C41BF">
        <w:rPr>
          <w:bCs/>
          <w:sz w:val="22"/>
          <w:szCs w:val="22"/>
          <w:lang w:val="ru-RU"/>
        </w:rPr>
        <w:t xml:space="preserve"> проведения</w:t>
      </w:r>
      <w:r w:rsidR="001E71BF" w:rsidRPr="002C41BF">
        <w:rPr>
          <w:bCs/>
          <w:sz w:val="22"/>
          <w:szCs w:val="22"/>
          <w:lang w:val="ru-RU"/>
        </w:rPr>
        <w:t xml:space="preserve"> промежуточного снятия напряжений или дегидрогенизационной термической обработки после сварки.</w:t>
      </w:r>
      <w:bookmarkEnd w:id="1880"/>
    </w:p>
    <w:p w14:paraId="41E6FE03" w14:textId="75D5889A" w:rsidR="00EC7A40" w:rsidRPr="001F246A" w:rsidRDefault="00EB2AC4" w:rsidP="00634706">
      <w:pPr>
        <w:pStyle w:val="Heading1"/>
        <w:numPr>
          <w:ilvl w:val="0"/>
          <w:numId w:val="68"/>
        </w:numPr>
        <w:spacing w:before="240" w:after="240"/>
        <w:ind w:left="709" w:hanging="709"/>
      </w:pPr>
      <w:bookmarkStart w:id="1881" w:name="_Toc205628194"/>
      <w:r w:rsidRPr="000A28EF">
        <w:rPr>
          <w:lang w:val="ru-RU"/>
        </w:rPr>
        <w:t>Э</w:t>
      </w:r>
      <w:r w:rsidR="000A28EF" w:rsidRPr="000A28EF">
        <w:rPr>
          <w:lang w:val="ru-RU"/>
        </w:rPr>
        <w:t>кспертиза</w:t>
      </w:r>
      <w:r w:rsidR="008A4B4E" w:rsidRPr="008A4B4E">
        <w:t xml:space="preserve"> и </w:t>
      </w:r>
      <w:r w:rsidR="00DF153C">
        <w:rPr>
          <w:lang w:val="ru-RU"/>
        </w:rPr>
        <w:t>тестирование</w:t>
      </w:r>
      <w:bookmarkEnd w:id="1881"/>
    </w:p>
    <w:p w14:paraId="55ABA31D" w14:textId="5B0A1550" w:rsidR="00EC7A40" w:rsidRPr="008603EC" w:rsidRDefault="007A6EE1" w:rsidP="00634706">
      <w:pPr>
        <w:pStyle w:val="Heading2"/>
        <w:numPr>
          <w:ilvl w:val="1"/>
          <w:numId w:val="68"/>
        </w:numPr>
        <w:spacing w:before="240" w:after="240"/>
        <w:ind w:left="851" w:hanging="709"/>
        <w:rPr>
          <w:sz w:val="22"/>
          <w:szCs w:val="22"/>
        </w:rPr>
      </w:pPr>
      <w:r>
        <w:rPr>
          <w:spacing w:val="-2"/>
          <w:sz w:val="22"/>
          <w:szCs w:val="22"/>
        </w:rPr>
        <w:t xml:space="preserve">  </w:t>
      </w:r>
      <w:bookmarkStart w:id="1882" w:name="_Toc205628195"/>
      <w:r w:rsidR="00C81181" w:rsidRPr="008603EC">
        <w:rPr>
          <w:spacing w:val="-2"/>
          <w:sz w:val="22"/>
          <w:szCs w:val="22"/>
        </w:rPr>
        <w:t>Общие положения</w:t>
      </w:r>
      <w:bookmarkEnd w:id="1882"/>
      <w:r w:rsidR="00EC7A40" w:rsidRPr="008603EC">
        <w:rPr>
          <w:spacing w:val="-2"/>
          <w:sz w:val="22"/>
          <w:szCs w:val="22"/>
        </w:rPr>
        <w:t xml:space="preserve"> </w:t>
      </w:r>
    </w:p>
    <w:p w14:paraId="349D6A33" w14:textId="0886485D" w:rsidR="00EC7A40" w:rsidRPr="00F7755D" w:rsidRDefault="00EC7A40" w:rsidP="00634706">
      <w:pPr>
        <w:pStyle w:val="BodyText"/>
        <w:spacing w:before="120" w:after="120"/>
        <w:ind w:left="1134" w:hanging="425"/>
        <w:rPr>
          <w:color w:val="333333"/>
          <w:spacing w:val="-2"/>
          <w:sz w:val="22"/>
          <w:szCs w:val="22"/>
          <w:lang w:val="ru-RU"/>
        </w:rPr>
      </w:pPr>
      <w:r w:rsidRPr="00F7755D">
        <w:rPr>
          <w:b/>
          <w:sz w:val="22"/>
          <w:szCs w:val="22"/>
          <w:lang w:val="ru-RU"/>
        </w:rPr>
        <w:t>23.1-1</w:t>
      </w:r>
      <w:r w:rsidRPr="00F7755D">
        <w:rPr>
          <w:b/>
          <w:spacing w:val="14"/>
          <w:sz w:val="22"/>
          <w:szCs w:val="22"/>
          <w:lang w:val="ru-RU"/>
        </w:rPr>
        <w:t xml:space="preserve"> </w:t>
      </w:r>
      <w:r w:rsidRPr="00F7755D">
        <w:rPr>
          <w:b/>
          <w:sz w:val="22"/>
          <w:szCs w:val="22"/>
          <w:lang w:val="ru-RU"/>
        </w:rPr>
        <w:t xml:space="preserve">- </w:t>
      </w:r>
      <w:r w:rsidR="00E73EF7" w:rsidRPr="00F7755D">
        <w:rPr>
          <w:color w:val="333333"/>
          <w:spacing w:val="-2"/>
          <w:sz w:val="22"/>
          <w:szCs w:val="22"/>
          <w:lang w:val="ru-RU"/>
        </w:rPr>
        <w:t xml:space="preserve">Заказчик сохраняет за собой право определять, какие трубопроводы должны быть проверены </w:t>
      </w:r>
      <w:r w:rsidR="00CA32C9" w:rsidRPr="00F7755D">
        <w:rPr>
          <w:color w:val="333333"/>
          <w:spacing w:val="-2"/>
          <w:sz w:val="22"/>
          <w:szCs w:val="22"/>
          <w:lang w:val="ru-RU"/>
        </w:rPr>
        <w:lastRenderedPageBreak/>
        <w:t>произвольным</w:t>
      </w:r>
      <w:r w:rsidR="00E73EF7" w:rsidRPr="00F7755D">
        <w:rPr>
          <w:color w:val="333333"/>
          <w:spacing w:val="-2"/>
          <w:sz w:val="22"/>
          <w:szCs w:val="22"/>
          <w:lang w:val="ru-RU"/>
        </w:rPr>
        <w:t xml:space="preserve"> образом.</w:t>
      </w:r>
    </w:p>
    <w:p w14:paraId="17DEB60D" w14:textId="58BF2BBC" w:rsidR="00EC7A40" w:rsidRPr="00F7755D" w:rsidRDefault="00EC7A40" w:rsidP="00634706">
      <w:pPr>
        <w:pStyle w:val="BodyText"/>
        <w:spacing w:before="120" w:after="120"/>
        <w:ind w:left="1134" w:hanging="425"/>
        <w:rPr>
          <w:color w:val="333333"/>
          <w:sz w:val="22"/>
          <w:szCs w:val="22"/>
          <w:lang w:val="ru-RU"/>
        </w:rPr>
      </w:pPr>
      <w:r w:rsidRPr="00F7755D">
        <w:rPr>
          <w:b/>
          <w:sz w:val="22"/>
          <w:szCs w:val="22"/>
          <w:lang w:val="ru-RU"/>
        </w:rPr>
        <w:t xml:space="preserve">23.1-2 - </w:t>
      </w:r>
      <w:r w:rsidR="00246D82" w:rsidRPr="00F7755D">
        <w:rPr>
          <w:color w:val="333333"/>
          <w:sz w:val="22"/>
          <w:szCs w:val="22"/>
          <w:lang w:val="ru-RU"/>
        </w:rPr>
        <w:t xml:space="preserve">Внешние и доступные внутренние поверхности соединений и компонентов, подлежащих </w:t>
      </w:r>
      <w:r w:rsidR="00041D22" w:rsidRPr="00F7755D">
        <w:rPr>
          <w:color w:val="333333"/>
          <w:sz w:val="22"/>
          <w:szCs w:val="22"/>
          <w:lang w:val="ru-RU"/>
        </w:rPr>
        <w:t>обследованию</w:t>
      </w:r>
      <w:r w:rsidR="00246D82" w:rsidRPr="00F7755D">
        <w:rPr>
          <w:color w:val="333333"/>
          <w:sz w:val="22"/>
          <w:szCs w:val="22"/>
          <w:lang w:val="ru-RU"/>
        </w:rPr>
        <w:t xml:space="preserve">, должны быть </w:t>
      </w:r>
      <w:r w:rsidR="00111C41" w:rsidRPr="00F7755D">
        <w:rPr>
          <w:color w:val="333333"/>
          <w:sz w:val="22"/>
          <w:szCs w:val="22"/>
          <w:lang w:val="ru-RU"/>
        </w:rPr>
        <w:t>очищены</w:t>
      </w:r>
      <w:r w:rsidR="00246D82" w:rsidRPr="00F7755D">
        <w:rPr>
          <w:color w:val="333333"/>
          <w:sz w:val="22"/>
          <w:szCs w:val="22"/>
          <w:lang w:val="ru-RU"/>
        </w:rPr>
        <w:t xml:space="preserve"> от ржавчины, окалины, сварочного флюса или брызг, а также краски.</w:t>
      </w:r>
    </w:p>
    <w:p w14:paraId="0F263723" w14:textId="7EDD6272" w:rsidR="00EC7A40" w:rsidRPr="00F7755D" w:rsidRDefault="00EC7A40" w:rsidP="00634706">
      <w:pPr>
        <w:pStyle w:val="BodyText"/>
        <w:spacing w:before="120" w:after="120"/>
        <w:ind w:left="1134" w:hanging="425"/>
        <w:rPr>
          <w:color w:val="333333"/>
          <w:sz w:val="22"/>
          <w:szCs w:val="22"/>
          <w:lang w:val="ru-RU"/>
        </w:rPr>
      </w:pPr>
      <w:r w:rsidRPr="00F7755D">
        <w:rPr>
          <w:b/>
          <w:sz w:val="22"/>
          <w:szCs w:val="22"/>
          <w:lang w:val="ru-RU"/>
        </w:rPr>
        <w:t>23.1-3</w:t>
      </w:r>
      <w:r w:rsidRPr="00F7755D">
        <w:rPr>
          <w:b/>
          <w:spacing w:val="20"/>
          <w:sz w:val="22"/>
          <w:szCs w:val="22"/>
          <w:lang w:val="ru-RU"/>
        </w:rPr>
        <w:t xml:space="preserve"> </w:t>
      </w:r>
      <w:r w:rsidRPr="00F7755D">
        <w:rPr>
          <w:b/>
          <w:sz w:val="22"/>
          <w:szCs w:val="22"/>
          <w:lang w:val="ru-RU"/>
        </w:rPr>
        <w:t xml:space="preserve">- </w:t>
      </w:r>
      <w:r w:rsidR="005B41CC" w:rsidRPr="00F7755D">
        <w:rPr>
          <w:color w:val="333333"/>
          <w:sz w:val="22"/>
          <w:szCs w:val="22"/>
          <w:lang w:val="ru-RU"/>
        </w:rPr>
        <w:t>Поверхности должны быть отшлифованы, если необходимо, для устранения неровностей, которые могут скрыть или запутать интерпретацию</w:t>
      </w:r>
      <w:r w:rsidR="000C5E13" w:rsidRPr="00F7755D">
        <w:rPr>
          <w:color w:val="333333"/>
          <w:sz w:val="22"/>
          <w:szCs w:val="22"/>
          <w:lang w:val="ru-RU"/>
        </w:rPr>
        <w:t xml:space="preserve"> </w:t>
      </w:r>
      <w:r w:rsidR="005B41CC" w:rsidRPr="00F7755D">
        <w:rPr>
          <w:color w:val="333333"/>
          <w:sz w:val="22"/>
          <w:szCs w:val="22"/>
          <w:lang w:val="ru-RU"/>
        </w:rPr>
        <w:t>дефектов.</w:t>
      </w:r>
    </w:p>
    <w:p w14:paraId="481DE2DA" w14:textId="15F69F67" w:rsidR="00EC7A40" w:rsidRPr="00F7755D" w:rsidRDefault="00EC7A40" w:rsidP="00634706">
      <w:pPr>
        <w:pStyle w:val="BodyText"/>
        <w:spacing w:before="120" w:after="120"/>
        <w:ind w:left="1134" w:hanging="425"/>
        <w:rPr>
          <w:sz w:val="22"/>
          <w:szCs w:val="22"/>
          <w:lang w:val="ru-RU"/>
        </w:rPr>
      </w:pPr>
      <w:r w:rsidRPr="00ED5C69">
        <w:rPr>
          <w:b/>
          <w:sz w:val="22"/>
          <w:szCs w:val="22"/>
          <w:lang w:val="ru-RU"/>
          <w:rPrChange w:id="1883" w:author="Marchenko, Sergey [Tengizchevroil]" w:date="2025-08-07T16:02:00Z" w16du:dateUtc="2025-08-07T11:02:00Z">
            <w:rPr>
              <w:b/>
              <w:sz w:val="22"/>
              <w:szCs w:val="22"/>
              <w:highlight w:val="yellow"/>
              <w:lang w:val="ru-RU"/>
            </w:rPr>
          </w:rPrChange>
        </w:rPr>
        <w:t>23.1-4</w:t>
      </w:r>
      <w:r w:rsidRPr="00ED5C69">
        <w:rPr>
          <w:b/>
          <w:spacing w:val="15"/>
          <w:sz w:val="22"/>
          <w:szCs w:val="22"/>
          <w:lang w:val="ru-RU"/>
          <w:rPrChange w:id="1884" w:author="Marchenko, Sergey [Tengizchevroil]" w:date="2025-08-07T16:02:00Z" w16du:dateUtc="2025-08-07T11:02:00Z">
            <w:rPr>
              <w:b/>
              <w:spacing w:val="15"/>
              <w:sz w:val="22"/>
              <w:szCs w:val="22"/>
              <w:highlight w:val="yellow"/>
              <w:lang w:val="ru-RU"/>
            </w:rPr>
          </w:rPrChange>
        </w:rPr>
        <w:t xml:space="preserve"> </w:t>
      </w:r>
      <w:r w:rsidRPr="00ED5C69">
        <w:rPr>
          <w:b/>
          <w:sz w:val="22"/>
          <w:szCs w:val="22"/>
          <w:lang w:val="ru-RU"/>
          <w:rPrChange w:id="1885" w:author="Marchenko, Sergey [Tengizchevroil]" w:date="2025-08-07T16:02:00Z" w16du:dateUtc="2025-08-07T11:02:00Z">
            <w:rPr>
              <w:b/>
              <w:sz w:val="22"/>
              <w:szCs w:val="22"/>
              <w:highlight w:val="yellow"/>
              <w:lang w:val="ru-RU"/>
            </w:rPr>
          </w:rPrChange>
        </w:rPr>
        <w:t>-</w:t>
      </w:r>
      <w:r w:rsidRPr="00ED5C69">
        <w:rPr>
          <w:b/>
          <w:spacing w:val="1"/>
          <w:sz w:val="22"/>
          <w:szCs w:val="22"/>
          <w:lang w:val="ru-RU"/>
          <w:rPrChange w:id="1886" w:author="Marchenko, Sergey [Tengizchevroil]" w:date="2025-08-07T16:02:00Z" w16du:dateUtc="2025-08-07T11:02:00Z">
            <w:rPr>
              <w:b/>
              <w:spacing w:val="1"/>
              <w:sz w:val="22"/>
              <w:szCs w:val="22"/>
              <w:highlight w:val="yellow"/>
              <w:lang w:val="ru-RU"/>
            </w:rPr>
          </w:rPrChange>
        </w:rPr>
        <w:t xml:space="preserve"> </w:t>
      </w:r>
      <w:r w:rsidR="00E6682A" w:rsidRPr="00ED5C69">
        <w:rPr>
          <w:color w:val="333333"/>
          <w:spacing w:val="-2"/>
          <w:sz w:val="22"/>
          <w:szCs w:val="22"/>
          <w:lang w:val="ru-RU"/>
          <w:rPrChange w:id="1887" w:author="Marchenko, Sergey [Tengizchevroil]" w:date="2025-08-07T16:02:00Z" w16du:dateUtc="2025-08-07T11:02:00Z">
            <w:rPr>
              <w:color w:val="333333"/>
              <w:spacing w:val="-2"/>
              <w:sz w:val="22"/>
              <w:szCs w:val="22"/>
              <w:highlight w:val="yellow"/>
              <w:lang w:val="ru-RU"/>
            </w:rPr>
          </w:rPrChange>
        </w:rPr>
        <w:t>Аттестация</w:t>
      </w:r>
      <w:r w:rsidR="005F7B90" w:rsidRPr="00ED5C69">
        <w:rPr>
          <w:color w:val="333333"/>
          <w:spacing w:val="-2"/>
          <w:sz w:val="22"/>
          <w:szCs w:val="22"/>
          <w:lang w:val="ru-RU"/>
          <w:rPrChange w:id="1888" w:author="Marchenko, Sergey [Tengizchevroil]" w:date="2025-08-07T16:02:00Z" w16du:dateUtc="2025-08-07T11:02:00Z">
            <w:rPr>
              <w:color w:val="333333"/>
              <w:spacing w:val="-2"/>
              <w:sz w:val="22"/>
              <w:szCs w:val="22"/>
              <w:highlight w:val="yellow"/>
              <w:lang w:val="ru-RU"/>
            </w:rPr>
          </w:rPrChange>
        </w:rPr>
        <w:t xml:space="preserve"> инспекционного персонала должна соответствовать </w:t>
      </w:r>
      <w:r w:rsidR="00A22038" w:rsidRPr="00ED5C69">
        <w:rPr>
          <w:color w:val="333333"/>
          <w:spacing w:val="-2"/>
          <w:sz w:val="22"/>
          <w:szCs w:val="22"/>
          <w:rPrChange w:id="1889" w:author="Marchenko, Sergey [Tengizchevroil]" w:date="2025-08-07T16:02:00Z" w16du:dateUtc="2025-08-07T11:02:00Z">
            <w:rPr>
              <w:color w:val="333333"/>
              <w:spacing w:val="-2"/>
              <w:sz w:val="22"/>
              <w:szCs w:val="22"/>
              <w:highlight w:val="yellow"/>
            </w:rPr>
          </w:rPrChange>
        </w:rPr>
        <w:t>ISO</w:t>
      </w:r>
      <w:r w:rsidR="00A22038" w:rsidRPr="00ED5C69">
        <w:rPr>
          <w:color w:val="333333"/>
          <w:spacing w:val="-2"/>
          <w:sz w:val="22"/>
          <w:szCs w:val="22"/>
          <w:lang w:val="ru-RU"/>
          <w:rPrChange w:id="1890" w:author="Marchenko, Sergey [Tengizchevroil]" w:date="2025-08-07T16:02:00Z" w16du:dateUtc="2025-08-07T11:02:00Z">
            <w:rPr>
              <w:color w:val="333333"/>
              <w:spacing w:val="-2"/>
              <w:sz w:val="22"/>
              <w:szCs w:val="22"/>
              <w:highlight w:val="yellow"/>
              <w:lang w:val="ru-RU"/>
            </w:rPr>
          </w:rPrChange>
        </w:rPr>
        <w:t xml:space="preserve"> 9712</w:t>
      </w:r>
      <w:r w:rsidR="00747840" w:rsidRPr="00ED5C69">
        <w:rPr>
          <w:lang w:val="ru-RU"/>
          <w:rPrChange w:id="1891" w:author="Marchenko, Sergey [Tengizchevroil]" w:date="2025-08-07T16:02:00Z" w16du:dateUtc="2025-08-07T11:02:00Z">
            <w:rPr>
              <w:highlight w:val="yellow"/>
              <w:lang w:val="ru-RU"/>
            </w:rPr>
          </w:rPrChange>
        </w:rPr>
        <w:t xml:space="preserve"> </w:t>
      </w:r>
      <w:r w:rsidR="00747840" w:rsidRPr="00ED5C69">
        <w:rPr>
          <w:color w:val="333333"/>
          <w:spacing w:val="-2"/>
          <w:sz w:val="22"/>
          <w:szCs w:val="22"/>
          <w:lang w:val="ru-RU"/>
          <w:rPrChange w:id="1892" w:author="Marchenko, Sergey [Tengizchevroil]" w:date="2025-08-07T16:02:00Z" w16du:dateUtc="2025-08-07T11:02:00Z">
            <w:rPr>
              <w:color w:val="333333"/>
              <w:spacing w:val="-2"/>
              <w:sz w:val="22"/>
              <w:szCs w:val="22"/>
              <w:highlight w:val="yellow"/>
              <w:lang w:val="ru-RU"/>
            </w:rPr>
          </w:rPrChange>
        </w:rPr>
        <w:t>или ASNT SNT-TC-1</w:t>
      </w:r>
      <w:r w:rsidR="00747840" w:rsidRPr="00C55F19">
        <w:rPr>
          <w:color w:val="333333"/>
          <w:spacing w:val="-2"/>
          <w:sz w:val="22"/>
          <w:szCs w:val="22"/>
          <w:lang w:val="ru-RU"/>
          <w:rPrChange w:id="1893" w:author="Marchenko, Sergey [Tengizchevroil]" w:date="2025-08-07T16:02:00Z" w16du:dateUtc="2025-08-07T11:02:00Z">
            <w:rPr>
              <w:color w:val="333333"/>
              <w:spacing w:val="-2"/>
              <w:sz w:val="22"/>
              <w:szCs w:val="22"/>
              <w:highlight w:val="yellow"/>
              <w:lang w:val="ru-RU"/>
            </w:rPr>
          </w:rPrChange>
        </w:rPr>
        <w:t>A</w:t>
      </w:r>
      <w:r w:rsidR="005F7B90" w:rsidRPr="00C55F19">
        <w:rPr>
          <w:color w:val="333333"/>
          <w:spacing w:val="-2"/>
          <w:sz w:val="22"/>
          <w:szCs w:val="22"/>
          <w:lang w:val="ru-RU"/>
        </w:rPr>
        <w:t>.</w:t>
      </w:r>
    </w:p>
    <w:p w14:paraId="080AE070" w14:textId="3A18F11E" w:rsidR="00EC7A40" w:rsidRPr="00F7755D" w:rsidRDefault="00EC7A40" w:rsidP="00634706">
      <w:pPr>
        <w:pStyle w:val="BodyText"/>
        <w:spacing w:before="120" w:after="120"/>
        <w:ind w:left="1134" w:hanging="425"/>
        <w:rPr>
          <w:color w:val="333333"/>
          <w:sz w:val="22"/>
          <w:szCs w:val="22"/>
          <w:lang w:val="ru-RU"/>
        </w:rPr>
      </w:pPr>
      <w:r w:rsidRPr="00F7755D">
        <w:rPr>
          <w:b/>
          <w:sz w:val="22"/>
          <w:szCs w:val="22"/>
          <w:lang w:val="ru-RU"/>
        </w:rPr>
        <w:t xml:space="preserve">23.1-5 - </w:t>
      </w:r>
      <w:r w:rsidR="00EE1249" w:rsidRPr="00F7755D">
        <w:rPr>
          <w:color w:val="333333"/>
          <w:sz w:val="22"/>
          <w:szCs w:val="22"/>
          <w:lang w:val="ru-RU"/>
        </w:rPr>
        <w:t xml:space="preserve">Инспекторы по внешнему трубопроводу котла </w:t>
      </w:r>
      <w:r w:rsidR="00EE1249" w:rsidRPr="00F7755D">
        <w:rPr>
          <w:color w:val="333333"/>
          <w:sz w:val="22"/>
          <w:szCs w:val="22"/>
        </w:rPr>
        <w:t>ASME</w:t>
      </w:r>
      <w:r w:rsidR="00EE1249" w:rsidRPr="00F7755D">
        <w:rPr>
          <w:color w:val="333333"/>
          <w:sz w:val="22"/>
          <w:szCs w:val="22"/>
          <w:lang w:val="ru-RU"/>
        </w:rPr>
        <w:t xml:space="preserve"> </w:t>
      </w:r>
      <w:r w:rsidR="00EE1249" w:rsidRPr="00F7755D">
        <w:rPr>
          <w:color w:val="333333"/>
          <w:sz w:val="22"/>
          <w:szCs w:val="22"/>
        </w:rPr>
        <w:t>B</w:t>
      </w:r>
      <w:r w:rsidR="00EE1249" w:rsidRPr="00F7755D">
        <w:rPr>
          <w:color w:val="333333"/>
          <w:sz w:val="22"/>
          <w:szCs w:val="22"/>
          <w:lang w:val="ru-RU"/>
        </w:rPr>
        <w:t>31.1 (</w:t>
      </w:r>
      <w:r w:rsidR="00EE1249" w:rsidRPr="00F7755D">
        <w:rPr>
          <w:color w:val="333333"/>
          <w:sz w:val="22"/>
          <w:szCs w:val="22"/>
        </w:rPr>
        <w:t>BEP</w:t>
      </w:r>
      <w:r w:rsidR="00EE1249" w:rsidRPr="00F7755D">
        <w:rPr>
          <w:color w:val="333333"/>
          <w:sz w:val="22"/>
          <w:szCs w:val="22"/>
          <w:lang w:val="ru-RU"/>
        </w:rPr>
        <w:t xml:space="preserve">) должны иметь специальную аттестацию для проверки </w:t>
      </w:r>
      <w:r w:rsidR="00EE1249" w:rsidRPr="00F7755D">
        <w:rPr>
          <w:color w:val="333333"/>
          <w:sz w:val="22"/>
          <w:szCs w:val="22"/>
        </w:rPr>
        <w:t>BEP</w:t>
      </w:r>
      <w:r w:rsidR="00EE1249" w:rsidRPr="00F7755D">
        <w:rPr>
          <w:color w:val="333333"/>
          <w:sz w:val="22"/>
          <w:szCs w:val="22"/>
          <w:lang w:val="ru-RU"/>
        </w:rPr>
        <w:t xml:space="preserve"> в соответствии с требованиями </w:t>
      </w:r>
      <w:r w:rsidR="00EE1249" w:rsidRPr="00F7755D">
        <w:rPr>
          <w:color w:val="333333"/>
          <w:sz w:val="22"/>
          <w:szCs w:val="22"/>
        </w:rPr>
        <w:t>ASME</w:t>
      </w:r>
      <w:r w:rsidR="00EE1249" w:rsidRPr="00F7755D">
        <w:rPr>
          <w:color w:val="333333"/>
          <w:sz w:val="22"/>
          <w:szCs w:val="22"/>
          <w:lang w:val="ru-RU"/>
        </w:rPr>
        <w:t xml:space="preserve"> </w:t>
      </w:r>
      <w:r w:rsidR="00EE1249" w:rsidRPr="00F7755D">
        <w:rPr>
          <w:color w:val="333333"/>
          <w:sz w:val="22"/>
          <w:szCs w:val="22"/>
        </w:rPr>
        <w:t>B</w:t>
      </w:r>
      <w:r w:rsidR="00EE1249" w:rsidRPr="00F7755D">
        <w:rPr>
          <w:color w:val="333333"/>
          <w:sz w:val="22"/>
          <w:szCs w:val="22"/>
          <w:lang w:val="ru-RU"/>
        </w:rPr>
        <w:t>31.1.</w:t>
      </w:r>
    </w:p>
    <w:p w14:paraId="4F1D91C8" w14:textId="6C418E79" w:rsidR="00EC7A40" w:rsidRPr="00F7755D" w:rsidRDefault="00EC7A40" w:rsidP="00634706">
      <w:pPr>
        <w:pStyle w:val="BodyText"/>
        <w:spacing w:before="120" w:after="120"/>
        <w:ind w:left="1134" w:hanging="425"/>
        <w:rPr>
          <w:color w:val="333333"/>
          <w:spacing w:val="-2"/>
          <w:sz w:val="22"/>
          <w:szCs w:val="22"/>
          <w:lang w:val="ru-RU"/>
        </w:rPr>
      </w:pPr>
      <w:bookmarkStart w:id="1894" w:name="_Hlk190532467"/>
      <w:r w:rsidRPr="00F7755D">
        <w:rPr>
          <w:b/>
          <w:sz w:val="22"/>
          <w:szCs w:val="22"/>
          <w:lang w:val="ru-RU"/>
        </w:rPr>
        <w:t>23.1-6</w:t>
      </w:r>
      <w:r w:rsidRPr="00F7755D">
        <w:rPr>
          <w:b/>
          <w:spacing w:val="16"/>
          <w:sz w:val="22"/>
          <w:szCs w:val="22"/>
          <w:lang w:val="ru-RU"/>
        </w:rPr>
        <w:t xml:space="preserve"> </w:t>
      </w:r>
      <w:r w:rsidRPr="00F7755D">
        <w:rPr>
          <w:b/>
          <w:sz w:val="22"/>
          <w:szCs w:val="22"/>
          <w:lang w:val="ru-RU"/>
        </w:rPr>
        <w:t>-</w:t>
      </w:r>
      <w:r w:rsidRPr="00F7755D">
        <w:rPr>
          <w:b/>
          <w:spacing w:val="2"/>
          <w:sz w:val="22"/>
          <w:szCs w:val="22"/>
          <w:lang w:val="ru-RU"/>
        </w:rPr>
        <w:t xml:space="preserve"> </w:t>
      </w:r>
      <w:r w:rsidR="00EF3FB2" w:rsidRPr="00F7755D">
        <w:rPr>
          <w:color w:val="333333"/>
          <w:spacing w:val="-2"/>
          <w:sz w:val="22"/>
          <w:szCs w:val="22"/>
          <w:lang w:val="ru-RU"/>
        </w:rPr>
        <w:t>Если не указано иное, объем неразрушающего контроля (</w:t>
      </w:r>
      <w:r w:rsidR="00EF3FB2" w:rsidRPr="00F7755D">
        <w:rPr>
          <w:color w:val="333333"/>
          <w:spacing w:val="-2"/>
          <w:sz w:val="22"/>
          <w:szCs w:val="22"/>
        </w:rPr>
        <w:t>NDE</w:t>
      </w:r>
      <w:r w:rsidR="00EF3FB2" w:rsidRPr="00F7755D">
        <w:rPr>
          <w:color w:val="333333"/>
          <w:spacing w:val="-2"/>
          <w:sz w:val="22"/>
          <w:szCs w:val="22"/>
          <w:lang w:val="ru-RU"/>
        </w:rPr>
        <w:t xml:space="preserve">) должен </w:t>
      </w:r>
      <w:r w:rsidR="00BC13AE">
        <w:rPr>
          <w:color w:val="333333"/>
          <w:spacing w:val="-2"/>
          <w:sz w:val="22"/>
          <w:szCs w:val="22"/>
          <w:lang w:val="ru-RU"/>
        </w:rPr>
        <w:t xml:space="preserve">быть </w:t>
      </w:r>
      <w:r w:rsidR="00EF3FB2" w:rsidRPr="00F7755D">
        <w:rPr>
          <w:color w:val="333333"/>
          <w:spacing w:val="-2"/>
          <w:sz w:val="22"/>
          <w:szCs w:val="22"/>
          <w:lang w:val="ru-RU"/>
        </w:rPr>
        <w:t>выполн</w:t>
      </w:r>
      <w:r w:rsidR="00BC13AE">
        <w:rPr>
          <w:color w:val="333333"/>
          <w:spacing w:val="-2"/>
          <w:sz w:val="22"/>
          <w:szCs w:val="22"/>
          <w:lang w:val="ru-RU"/>
        </w:rPr>
        <w:t>ен</w:t>
      </w:r>
      <w:r w:rsidR="00EF3FB2" w:rsidRPr="00F7755D">
        <w:rPr>
          <w:color w:val="333333"/>
          <w:spacing w:val="-2"/>
          <w:sz w:val="22"/>
          <w:szCs w:val="22"/>
          <w:lang w:val="ru-RU"/>
        </w:rPr>
        <w:t xml:space="preserve"> в соответствии с требованиями классов материалов трубопроводов в </w:t>
      </w:r>
      <w:r w:rsidR="00EF3FB2" w:rsidRPr="00F7755D">
        <w:rPr>
          <w:color w:val="333333"/>
          <w:spacing w:val="-2"/>
          <w:sz w:val="22"/>
          <w:szCs w:val="22"/>
        </w:rPr>
        <w:t>PIM</w:t>
      </w:r>
      <w:r w:rsidR="00EF3FB2" w:rsidRPr="00F7755D">
        <w:rPr>
          <w:color w:val="333333"/>
          <w:spacing w:val="-2"/>
          <w:sz w:val="22"/>
          <w:szCs w:val="22"/>
          <w:lang w:val="ru-RU"/>
        </w:rPr>
        <w:t>-</w:t>
      </w:r>
      <w:r w:rsidR="00EF3FB2" w:rsidRPr="00F7755D">
        <w:rPr>
          <w:color w:val="333333"/>
          <w:spacing w:val="-2"/>
          <w:sz w:val="22"/>
          <w:szCs w:val="22"/>
        </w:rPr>
        <w:t>SU</w:t>
      </w:r>
      <w:r w:rsidR="00EF3FB2" w:rsidRPr="00F7755D">
        <w:rPr>
          <w:color w:val="333333"/>
          <w:spacing w:val="-2"/>
          <w:sz w:val="22"/>
          <w:szCs w:val="22"/>
          <w:lang w:val="ru-RU"/>
        </w:rPr>
        <w:t>-5112-</w:t>
      </w:r>
      <w:r w:rsidR="00EF3FB2" w:rsidRPr="00F7755D">
        <w:rPr>
          <w:color w:val="333333"/>
          <w:spacing w:val="-2"/>
          <w:sz w:val="22"/>
          <w:szCs w:val="22"/>
        </w:rPr>
        <w:t>TCO</w:t>
      </w:r>
      <w:r w:rsidR="00EF3FB2" w:rsidRPr="00F7755D">
        <w:rPr>
          <w:color w:val="333333"/>
          <w:spacing w:val="-2"/>
          <w:sz w:val="22"/>
          <w:szCs w:val="22"/>
          <w:lang w:val="ru-RU"/>
        </w:rPr>
        <w:t>.</w:t>
      </w:r>
    </w:p>
    <w:bookmarkEnd w:id="1894"/>
    <w:p w14:paraId="18A224CD" w14:textId="73925443" w:rsidR="00886D3F" w:rsidRPr="00BC13AE" w:rsidRDefault="00886D3F" w:rsidP="00634706">
      <w:pPr>
        <w:pStyle w:val="BodyText"/>
        <w:spacing w:before="120" w:after="120"/>
        <w:ind w:left="1134" w:hanging="425"/>
        <w:rPr>
          <w:color w:val="333333"/>
          <w:spacing w:val="-2"/>
          <w:sz w:val="22"/>
          <w:szCs w:val="22"/>
          <w:lang w:val="ru-RU"/>
        </w:rPr>
      </w:pPr>
      <w:r w:rsidRPr="00F7755D">
        <w:rPr>
          <w:b/>
          <w:bCs/>
          <w:color w:val="333333"/>
          <w:spacing w:val="-2"/>
          <w:sz w:val="22"/>
          <w:szCs w:val="22"/>
          <w:lang w:val="ru-RU"/>
        </w:rPr>
        <w:t>23.1-7</w:t>
      </w:r>
      <w:r w:rsidRPr="00F7755D">
        <w:rPr>
          <w:color w:val="333333"/>
          <w:spacing w:val="-2"/>
          <w:sz w:val="22"/>
          <w:szCs w:val="22"/>
          <w:lang w:val="ru-RU"/>
        </w:rPr>
        <w:t xml:space="preserve"> – Подробные процедуры неразрушающего контроля должны всегда быть доступны для проверки инспектором </w:t>
      </w:r>
      <w:r w:rsidR="00F228C4" w:rsidRPr="00F7755D">
        <w:rPr>
          <w:color w:val="333333"/>
          <w:spacing w:val="-2"/>
          <w:sz w:val="22"/>
          <w:szCs w:val="22"/>
          <w:lang w:val="ru-RU"/>
        </w:rPr>
        <w:t>заказчика</w:t>
      </w:r>
      <w:r w:rsidRPr="00F7755D">
        <w:rPr>
          <w:color w:val="333333"/>
          <w:spacing w:val="-2"/>
          <w:sz w:val="22"/>
          <w:szCs w:val="22"/>
          <w:lang w:val="ru-RU"/>
        </w:rPr>
        <w:t xml:space="preserve"> на заводе </w:t>
      </w:r>
      <w:r w:rsidR="000C7B60" w:rsidRPr="00F7755D">
        <w:rPr>
          <w:color w:val="333333"/>
          <w:spacing w:val="-2"/>
          <w:sz w:val="22"/>
          <w:szCs w:val="22"/>
          <w:lang w:val="ru-RU"/>
        </w:rPr>
        <w:t>п</w:t>
      </w:r>
      <w:r w:rsidRPr="00F7755D">
        <w:rPr>
          <w:color w:val="333333"/>
          <w:spacing w:val="-2"/>
          <w:sz w:val="22"/>
          <w:szCs w:val="22"/>
          <w:lang w:val="ru-RU"/>
        </w:rPr>
        <w:t>оставщика.</w:t>
      </w:r>
    </w:p>
    <w:p w14:paraId="7AE256F8" w14:textId="1AAD28DB" w:rsidR="00F14D24" w:rsidRPr="008D578C" w:rsidRDefault="00F14D24" w:rsidP="00634706">
      <w:pPr>
        <w:ind w:left="1134" w:hanging="425"/>
        <w:rPr>
          <w:lang w:val="ru-RU"/>
        </w:rPr>
      </w:pPr>
      <w:r w:rsidRPr="007E061A">
        <w:rPr>
          <w:b/>
          <w:lang w:val="ru-RU"/>
        </w:rPr>
        <w:t>23.1-8</w:t>
      </w:r>
      <w:r w:rsidRPr="007E061A">
        <w:rPr>
          <w:b/>
          <w:spacing w:val="16"/>
          <w:lang w:val="ru-RU"/>
        </w:rPr>
        <w:t xml:space="preserve"> </w:t>
      </w:r>
      <w:r w:rsidR="00972AF7" w:rsidRPr="007E061A">
        <w:rPr>
          <w:b/>
          <w:lang w:val="ru-RU"/>
        </w:rPr>
        <w:t>–</w:t>
      </w:r>
      <w:r w:rsidRPr="007E061A">
        <w:rPr>
          <w:b/>
          <w:spacing w:val="2"/>
          <w:lang w:val="ru-RU"/>
        </w:rPr>
        <w:t xml:space="preserve"> </w:t>
      </w:r>
      <w:r w:rsidR="00972AF7" w:rsidRPr="007E061A">
        <w:rPr>
          <w:bCs/>
          <w:spacing w:val="2"/>
          <w:lang w:val="ru-RU"/>
        </w:rPr>
        <w:t>Для более детальной информацие</w:t>
      </w:r>
      <w:r w:rsidR="007D5389" w:rsidRPr="007E061A">
        <w:rPr>
          <w:bCs/>
          <w:spacing w:val="2"/>
          <w:lang w:val="ru-RU"/>
        </w:rPr>
        <w:t xml:space="preserve">й об </w:t>
      </w:r>
      <w:r w:rsidRPr="007E061A">
        <w:rPr>
          <w:color w:val="333333"/>
          <w:spacing w:val="-2"/>
          <w:lang w:val="ru-RU"/>
        </w:rPr>
        <w:t>объем</w:t>
      </w:r>
      <w:r w:rsidR="007D5389" w:rsidRPr="007E061A">
        <w:rPr>
          <w:color w:val="333333"/>
          <w:spacing w:val="-2"/>
          <w:lang w:val="ru-RU"/>
        </w:rPr>
        <w:t>е</w:t>
      </w:r>
      <w:r w:rsidRPr="007E061A">
        <w:rPr>
          <w:color w:val="333333"/>
          <w:spacing w:val="-2"/>
          <w:lang w:val="ru-RU"/>
        </w:rPr>
        <w:t xml:space="preserve"> неразрушающего контроля (</w:t>
      </w:r>
      <w:r w:rsidRPr="007E061A">
        <w:rPr>
          <w:color w:val="333333"/>
          <w:spacing w:val="-2"/>
        </w:rPr>
        <w:t>NDE</w:t>
      </w:r>
      <w:r w:rsidRPr="007E061A">
        <w:rPr>
          <w:color w:val="333333"/>
          <w:spacing w:val="-2"/>
          <w:lang w:val="ru-RU"/>
        </w:rPr>
        <w:t xml:space="preserve">) </w:t>
      </w:r>
      <w:r w:rsidR="00847D0E" w:rsidRPr="007E061A">
        <w:rPr>
          <w:color w:val="333333"/>
          <w:spacing w:val="-2"/>
          <w:lang w:val="ru-RU"/>
        </w:rPr>
        <w:t xml:space="preserve">необходимо перейти по ссылке </w:t>
      </w:r>
      <w:r w:rsidR="00790B46" w:rsidRPr="00790B46">
        <w:rPr>
          <w:color w:val="333333"/>
          <w:spacing w:val="-2"/>
          <w:lang w:val="ru-RU"/>
        </w:rPr>
        <w:t xml:space="preserve"> </w:t>
      </w:r>
      <w:r w:rsidR="005B5A26">
        <w:fldChar w:fldCharType="begin"/>
      </w:r>
      <w:r w:rsidR="005B5A26">
        <w:instrText>HYPERLINK</w:instrText>
      </w:r>
      <w:r w:rsidR="005B5A26" w:rsidRPr="007060A8">
        <w:rPr>
          <w:lang w:val="ru-RU"/>
          <w:rPrChange w:id="1895" w:author="Marchenko, Sergey [Tengizchevroil]" w:date="2025-08-09T06:39:00Z" w16du:dateUtc="2025-08-09T01:39:00Z">
            <w:rPr/>
          </w:rPrChange>
        </w:rPr>
        <w:instrText xml:space="preserve"> "</w:instrText>
      </w:r>
      <w:r w:rsidR="005B5A26">
        <w:instrText>https</w:instrText>
      </w:r>
      <w:r w:rsidR="005B5A26" w:rsidRPr="007060A8">
        <w:rPr>
          <w:lang w:val="ru-RU"/>
          <w:rPrChange w:id="1896" w:author="Marchenko, Sergey [Tengizchevroil]" w:date="2025-08-09T06:39:00Z" w16du:dateUtc="2025-08-09T01:39:00Z">
            <w:rPr/>
          </w:rPrChange>
        </w:rPr>
        <w:instrText>://</w:instrText>
      </w:r>
      <w:r w:rsidR="005B5A26">
        <w:instrText>chevron</w:instrText>
      </w:r>
      <w:r w:rsidR="005B5A26" w:rsidRPr="007060A8">
        <w:rPr>
          <w:lang w:val="ru-RU"/>
          <w:rPrChange w:id="1897" w:author="Marchenko, Sergey [Tengizchevroil]" w:date="2025-08-09T06:39:00Z" w16du:dateUtc="2025-08-09T01:39:00Z">
            <w:rPr/>
          </w:rPrChange>
        </w:rPr>
        <w:instrText>.</w:instrText>
      </w:r>
      <w:r w:rsidR="005B5A26">
        <w:instrText>sharepoint</w:instrText>
      </w:r>
      <w:r w:rsidR="005B5A26" w:rsidRPr="007060A8">
        <w:rPr>
          <w:lang w:val="ru-RU"/>
          <w:rPrChange w:id="1898" w:author="Marchenko, Sergey [Tengizchevroil]" w:date="2025-08-09T06:39:00Z" w16du:dateUtc="2025-08-09T01:39:00Z">
            <w:rPr/>
          </w:rPrChange>
        </w:rPr>
        <w:instrText>.</w:instrText>
      </w:r>
      <w:r w:rsidR="005B5A26">
        <w:instrText>com</w:instrText>
      </w:r>
      <w:r w:rsidR="005B5A26" w:rsidRPr="007060A8">
        <w:rPr>
          <w:lang w:val="ru-RU"/>
          <w:rPrChange w:id="1899" w:author="Marchenko, Sergey [Tengizchevroil]" w:date="2025-08-09T06:39:00Z" w16du:dateUtc="2025-08-09T01:39:00Z">
            <w:rPr/>
          </w:rPrChange>
        </w:rPr>
        <w:instrText>/:</w:instrText>
      </w:r>
      <w:r w:rsidR="005B5A26">
        <w:instrText>b</w:instrText>
      </w:r>
      <w:r w:rsidR="005B5A26" w:rsidRPr="007060A8">
        <w:rPr>
          <w:lang w:val="ru-RU"/>
          <w:rPrChange w:id="1900" w:author="Marchenko, Sergey [Tengizchevroil]" w:date="2025-08-09T06:39:00Z" w16du:dateUtc="2025-08-09T01:39:00Z">
            <w:rPr/>
          </w:rPrChange>
        </w:rPr>
        <w:instrText>:/</w:instrText>
      </w:r>
      <w:r w:rsidR="005B5A26">
        <w:instrText>r</w:instrText>
      </w:r>
      <w:r w:rsidR="005B5A26" w:rsidRPr="007060A8">
        <w:rPr>
          <w:lang w:val="ru-RU"/>
          <w:rPrChange w:id="1901" w:author="Marchenko, Sergey [Tengizchevroil]" w:date="2025-08-09T06:39:00Z" w16du:dateUtc="2025-08-09T01:39:00Z">
            <w:rPr/>
          </w:rPrChange>
        </w:rPr>
        <w:instrText>/</w:instrText>
      </w:r>
      <w:r w:rsidR="005B5A26">
        <w:instrText>sites</w:instrText>
      </w:r>
      <w:r w:rsidR="005B5A26" w:rsidRPr="007060A8">
        <w:rPr>
          <w:lang w:val="ru-RU"/>
          <w:rPrChange w:id="1902" w:author="Marchenko, Sergey [Tengizchevroil]" w:date="2025-08-09T06:39:00Z" w16du:dateUtc="2025-08-09T01:39:00Z">
            <w:rPr/>
          </w:rPrChange>
        </w:rPr>
        <w:instrText>/</w:instrText>
      </w:r>
      <w:r w:rsidR="005B5A26">
        <w:instrText>RE</w:instrText>
      </w:r>
      <w:r w:rsidR="005B5A26" w:rsidRPr="007060A8">
        <w:rPr>
          <w:lang w:val="ru-RU"/>
          <w:rPrChange w:id="1903" w:author="Marchenko, Sergey [Tengizchevroil]" w:date="2025-08-09T06:39:00Z" w16du:dateUtc="2025-08-09T01:39:00Z">
            <w:rPr/>
          </w:rPrChange>
        </w:rPr>
        <w:instrText>/</w:instrText>
      </w:r>
      <w:r w:rsidR="005B5A26">
        <w:instrText>Shared</w:instrText>
      </w:r>
      <w:r w:rsidR="005B5A26" w:rsidRPr="007060A8">
        <w:rPr>
          <w:lang w:val="ru-RU"/>
          <w:rPrChange w:id="1904" w:author="Marchenko, Sergey [Tengizchevroil]" w:date="2025-08-09T06:39:00Z" w16du:dateUtc="2025-08-09T01:39:00Z">
            <w:rPr/>
          </w:rPrChange>
        </w:rPr>
        <w:instrText>%20</w:instrText>
      </w:r>
      <w:r w:rsidR="005B5A26">
        <w:instrText>Documents</w:instrText>
      </w:r>
      <w:r w:rsidR="005B5A26" w:rsidRPr="007060A8">
        <w:rPr>
          <w:lang w:val="ru-RU"/>
          <w:rPrChange w:id="1905" w:author="Marchenko, Sergey [Tengizchevroil]" w:date="2025-08-09T06:39:00Z" w16du:dateUtc="2025-08-09T01:39:00Z">
            <w:rPr/>
          </w:rPrChange>
        </w:rPr>
        <w:instrText>/</w:instrText>
      </w:r>
      <w:r w:rsidR="005B5A26">
        <w:instrText>Library</w:instrText>
      </w:r>
      <w:r w:rsidR="005B5A26" w:rsidRPr="007060A8">
        <w:rPr>
          <w:lang w:val="ru-RU"/>
          <w:rPrChange w:id="1906" w:author="Marchenko, Sergey [Tengizchevroil]" w:date="2025-08-09T06:39:00Z" w16du:dateUtc="2025-08-09T01:39:00Z">
            <w:rPr/>
          </w:rPrChange>
        </w:rPr>
        <w:instrText>/</w:instrText>
      </w:r>
      <w:r w:rsidR="005B5A26">
        <w:instrText>QM</w:instrText>
      </w:r>
      <w:r w:rsidR="005B5A26" w:rsidRPr="007060A8">
        <w:rPr>
          <w:lang w:val="ru-RU"/>
          <w:rPrChange w:id="1907" w:author="Marchenko, Sergey [Tengizchevroil]" w:date="2025-08-09T06:39:00Z" w16du:dateUtc="2025-08-09T01:39:00Z">
            <w:rPr/>
          </w:rPrChange>
        </w:rPr>
        <w:instrText>/</w:instrText>
      </w:r>
      <w:r w:rsidR="005B5A26">
        <w:instrText>TCO</w:instrText>
      </w:r>
      <w:r w:rsidR="005B5A26" w:rsidRPr="007060A8">
        <w:rPr>
          <w:lang w:val="ru-RU"/>
          <w:rPrChange w:id="1908" w:author="Marchenko, Sergey [Tengizchevroil]" w:date="2025-08-09T06:39:00Z" w16du:dateUtc="2025-08-09T01:39:00Z">
            <w:rPr/>
          </w:rPrChange>
        </w:rPr>
        <w:instrText>%20</w:instrText>
      </w:r>
      <w:r w:rsidR="005B5A26">
        <w:instrText>Reliability</w:instrText>
      </w:r>
      <w:r w:rsidR="005B5A26" w:rsidRPr="007060A8">
        <w:rPr>
          <w:lang w:val="ru-RU"/>
          <w:rPrChange w:id="1909" w:author="Marchenko, Sergey [Tengizchevroil]" w:date="2025-08-09T06:39:00Z" w16du:dateUtc="2025-08-09T01:39:00Z">
            <w:rPr/>
          </w:rPrChange>
        </w:rPr>
        <w:instrText>%20</w:instrText>
      </w:r>
      <w:r w:rsidR="005B5A26">
        <w:instrText>QM</w:instrText>
      </w:r>
      <w:r w:rsidR="005B5A26" w:rsidRPr="007060A8">
        <w:rPr>
          <w:lang w:val="ru-RU"/>
          <w:rPrChange w:id="1910" w:author="Marchenko, Sergey [Tengizchevroil]" w:date="2025-08-09T06:39:00Z" w16du:dateUtc="2025-08-09T01:39:00Z">
            <w:rPr/>
          </w:rPrChange>
        </w:rPr>
        <w:instrText>/</w:instrText>
      </w:r>
      <w:r w:rsidR="005B5A26">
        <w:instrText>TCO</w:instrText>
      </w:r>
      <w:r w:rsidR="005B5A26" w:rsidRPr="007060A8">
        <w:rPr>
          <w:lang w:val="ru-RU"/>
          <w:rPrChange w:id="1911" w:author="Marchenko, Sergey [Tengizchevroil]" w:date="2025-08-09T06:39:00Z" w16du:dateUtc="2025-08-09T01:39:00Z">
            <w:rPr/>
          </w:rPrChange>
        </w:rPr>
        <w:instrText>%20</w:instrText>
      </w:r>
      <w:r w:rsidR="005B5A26">
        <w:instrText>NDE</w:instrText>
      </w:r>
      <w:r w:rsidR="005B5A26" w:rsidRPr="007060A8">
        <w:rPr>
          <w:lang w:val="ru-RU"/>
          <w:rPrChange w:id="1912" w:author="Marchenko, Sergey [Tengizchevroil]" w:date="2025-08-09T06:39:00Z" w16du:dateUtc="2025-08-09T01:39:00Z">
            <w:rPr/>
          </w:rPrChange>
        </w:rPr>
        <w:instrText>%20</w:instrText>
      </w:r>
      <w:r w:rsidR="005B5A26">
        <w:instrText>requirements</w:instrText>
      </w:r>
      <w:r w:rsidR="005B5A26" w:rsidRPr="007060A8">
        <w:rPr>
          <w:lang w:val="ru-RU"/>
          <w:rPrChange w:id="1913" w:author="Marchenko, Sergey [Tengizchevroil]" w:date="2025-08-09T06:39:00Z" w16du:dateUtc="2025-08-09T01:39:00Z">
            <w:rPr/>
          </w:rPrChange>
        </w:rPr>
        <w:instrText>%20</w:instrText>
      </w:r>
      <w:r w:rsidR="005B5A26">
        <w:instrText>per</w:instrText>
      </w:r>
      <w:r w:rsidR="005B5A26" w:rsidRPr="007060A8">
        <w:rPr>
          <w:lang w:val="ru-RU"/>
          <w:rPrChange w:id="1914" w:author="Marchenko, Sergey [Tengizchevroil]" w:date="2025-08-09T06:39:00Z" w16du:dateUtc="2025-08-09T01:39:00Z">
            <w:rPr/>
          </w:rPrChange>
        </w:rPr>
        <w:instrText>%20</w:instrText>
      </w:r>
      <w:r w:rsidR="005B5A26">
        <w:instrText>pipe</w:instrText>
      </w:r>
      <w:r w:rsidR="005B5A26" w:rsidRPr="007060A8">
        <w:rPr>
          <w:lang w:val="ru-RU"/>
          <w:rPrChange w:id="1915" w:author="Marchenko, Sergey [Tengizchevroil]" w:date="2025-08-09T06:39:00Z" w16du:dateUtc="2025-08-09T01:39:00Z">
            <w:rPr/>
          </w:rPrChange>
        </w:rPr>
        <w:instrText>%20</w:instrText>
      </w:r>
      <w:r w:rsidR="005B5A26">
        <w:instrText>class</w:instrText>
      </w:r>
      <w:r w:rsidR="005B5A26" w:rsidRPr="007060A8">
        <w:rPr>
          <w:lang w:val="ru-RU"/>
          <w:rPrChange w:id="1916" w:author="Marchenko, Sergey [Tengizchevroil]" w:date="2025-08-09T06:39:00Z" w16du:dateUtc="2025-08-09T01:39:00Z">
            <w:rPr/>
          </w:rPrChange>
        </w:rPr>
        <w:instrText>/</w:instrText>
      </w:r>
      <w:r w:rsidR="005B5A26">
        <w:instrText>TCO</w:instrText>
      </w:r>
      <w:r w:rsidR="005B5A26" w:rsidRPr="007060A8">
        <w:rPr>
          <w:lang w:val="ru-RU"/>
          <w:rPrChange w:id="1917" w:author="Marchenko, Sergey [Tengizchevroil]" w:date="2025-08-09T06:39:00Z" w16du:dateUtc="2025-08-09T01:39:00Z">
            <w:rPr/>
          </w:rPrChange>
        </w:rPr>
        <w:instrText>%20</w:instrText>
      </w:r>
      <w:r w:rsidR="005B5A26">
        <w:instrText>NDE</w:instrText>
      </w:r>
      <w:r w:rsidR="005B5A26" w:rsidRPr="007060A8">
        <w:rPr>
          <w:lang w:val="ru-RU"/>
          <w:rPrChange w:id="1918" w:author="Marchenko, Sergey [Tengizchevroil]" w:date="2025-08-09T06:39:00Z" w16du:dateUtc="2025-08-09T01:39:00Z">
            <w:rPr/>
          </w:rPrChange>
        </w:rPr>
        <w:instrText>%20</w:instrText>
      </w:r>
      <w:r w:rsidR="005B5A26">
        <w:instrText>requirements</w:instrText>
      </w:r>
      <w:r w:rsidR="005B5A26" w:rsidRPr="007060A8">
        <w:rPr>
          <w:lang w:val="ru-RU"/>
          <w:rPrChange w:id="1919" w:author="Marchenko, Sergey [Tengizchevroil]" w:date="2025-08-09T06:39:00Z" w16du:dateUtc="2025-08-09T01:39:00Z">
            <w:rPr/>
          </w:rPrChange>
        </w:rPr>
        <w:instrText>%20</w:instrText>
      </w:r>
      <w:r w:rsidR="005B5A26">
        <w:instrText>per</w:instrText>
      </w:r>
      <w:r w:rsidR="005B5A26" w:rsidRPr="007060A8">
        <w:rPr>
          <w:lang w:val="ru-RU"/>
          <w:rPrChange w:id="1920" w:author="Marchenko, Sergey [Tengizchevroil]" w:date="2025-08-09T06:39:00Z" w16du:dateUtc="2025-08-09T01:39:00Z">
            <w:rPr/>
          </w:rPrChange>
        </w:rPr>
        <w:instrText>%20</w:instrText>
      </w:r>
      <w:r w:rsidR="005B5A26">
        <w:instrText>class</w:instrText>
      </w:r>
      <w:r w:rsidR="005B5A26" w:rsidRPr="007060A8">
        <w:rPr>
          <w:lang w:val="ru-RU"/>
          <w:rPrChange w:id="1921" w:author="Marchenko, Sergey [Tengizchevroil]" w:date="2025-08-09T06:39:00Z" w16du:dateUtc="2025-08-09T01:39:00Z">
            <w:rPr/>
          </w:rPrChange>
        </w:rPr>
        <w:instrText>%20_25.03.20%20</w:instrText>
      </w:r>
      <w:r w:rsidR="005B5A26">
        <w:instrText>R</w:instrText>
      </w:r>
      <w:r w:rsidR="005B5A26" w:rsidRPr="007060A8">
        <w:rPr>
          <w:lang w:val="ru-RU"/>
          <w:rPrChange w:id="1922" w:author="Marchenko, Sergey [Tengizchevroil]" w:date="2025-08-09T06:39:00Z" w16du:dateUtc="2025-08-09T01:39:00Z">
            <w:rPr/>
          </w:rPrChange>
        </w:rPr>
        <w:instrText>03.</w:instrText>
      </w:r>
      <w:r w:rsidR="005B5A26">
        <w:instrText>pdf</w:instrText>
      </w:r>
      <w:r w:rsidR="005B5A26" w:rsidRPr="007060A8">
        <w:rPr>
          <w:lang w:val="ru-RU"/>
          <w:rPrChange w:id="1923" w:author="Marchenko, Sergey [Tengizchevroil]" w:date="2025-08-09T06:39:00Z" w16du:dateUtc="2025-08-09T01:39:00Z">
            <w:rPr/>
          </w:rPrChange>
        </w:rPr>
        <w:instrText>?</w:instrText>
      </w:r>
      <w:r w:rsidR="005B5A26">
        <w:instrText>csf</w:instrText>
      </w:r>
      <w:r w:rsidR="005B5A26" w:rsidRPr="007060A8">
        <w:rPr>
          <w:lang w:val="ru-RU"/>
          <w:rPrChange w:id="1924" w:author="Marchenko, Sergey [Tengizchevroil]" w:date="2025-08-09T06:39:00Z" w16du:dateUtc="2025-08-09T01:39:00Z">
            <w:rPr/>
          </w:rPrChange>
        </w:rPr>
        <w:instrText>=1&amp;</w:instrText>
      </w:r>
      <w:r w:rsidR="005B5A26">
        <w:instrText>web</w:instrText>
      </w:r>
      <w:r w:rsidR="005B5A26" w:rsidRPr="007060A8">
        <w:rPr>
          <w:lang w:val="ru-RU"/>
          <w:rPrChange w:id="1925" w:author="Marchenko, Sergey [Tengizchevroil]" w:date="2025-08-09T06:39:00Z" w16du:dateUtc="2025-08-09T01:39:00Z">
            <w:rPr/>
          </w:rPrChange>
        </w:rPr>
        <w:instrText>=1&amp;</w:instrText>
      </w:r>
      <w:r w:rsidR="005B5A26">
        <w:instrText>e</w:instrText>
      </w:r>
      <w:r w:rsidR="005B5A26" w:rsidRPr="007060A8">
        <w:rPr>
          <w:lang w:val="ru-RU"/>
          <w:rPrChange w:id="1926" w:author="Marchenko, Sergey [Tengizchevroil]" w:date="2025-08-09T06:39:00Z" w16du:dateUtc="2025-08-09T01:39:00Z">
            <w:rPr/>
          </w:rPrChange>
        </w:rPr>
        <w:instrText>=</w:instrText>
      </w:r>
      <w:r w:rsidR="005B5A26">
        <w:instrText>VSSCnL</w:instrText>
      </w:r>
      <w:r w:rsidR="005B5A26" w:rsidRPr="007060A8">
        <w:rPr>
          <w:lang w:val="ru-RU"/>
          <w:rPrChange w:id="1927" w:author="Marchenko, Sergey [Tengizchevroil]" w:date="2025-08-09T06:39:00Z" w16du:dateUtc="2025-08-09T01:39:00Z">
            <w:rPr/>
          </w:rPrChange>
        </w:rPr>
        <w:instrText>"</w:instrText>
      </w:r>
      <w:r w:rsidR="005B5A26">
        <w:fldChar w:fldCharType="separate"/>
      </w:r>
      <w:r w:rsidR="005B5A26" w:rsidRPr="002E1508">
        <w:rPr>
          <w:rStyle w:val="Hyperlink"/>
        </w:rPr>
        <w:t>TCO</w:t>
      </w:r>
      <w:r w:rsidR="005B5A26" w:rsidRPr="005B5A26">
        <w:rPr>
          <w:rStyle w:val="Hyperlink"/>
          <w:lang w:val="ru-RU"/>
        </w:rPr>
        <w:t xml:space="preserve"> </w:t>
      </w:r>
      <w:r w:rsidR="005B5A26" w:rsidRPr="002E1508">
        <w:rPr>
          <w:rStyle w:val="Hyperlink"/>
        </w:rPr>
        <w:t>NDE</w:t>
      </w:r>
      <w:r w:rsidR="005B5A26" w:rsidRPr="005B5A26">
        <w:rPr>
          <w:rStyle w:val="Hyperlink"/>
          <w:lang w:val="ru-RU"/>
        </w:rPr>
        <w:t xml:space="preserve"> </w:t>
      </w:r>
      <w:r w:rsidR="005B5A26" w:rsidRPr="002E1508">
        <w:rPr>
          <w:rStyle w:val="Hyperlink"/>
        </w:rPr>
        <w:t>requirements</w:t>
      </w:r>
      <w:r w:rsidR="005B5A26" w:rsidRPr="005B5A26">
        <w:rPr>
          <w:rStyle w:val="Hyperlink"/>
          <w:lang w:val="ru-RU"/>
        </w:rPr>
        <w:t xml:space="preserve"> </w:t>
      </w:r>
      <w:r w:rsidR="005B5A26" w:rsidRPr="002E1508">
        <w:rPr>
          <w:rStyle w:val="Hyperlink"/>
        </w:rPr>
        <w:t>per</w:t>
      </w:r>
      <w:r w:rsidR="005B5A26" w:rsidRPr="005B5A26">
        <w:rPr>
          <w:rStyle w:val="Hyperlink"/>
          <w:lang w:val="ru-RU"/>
        </w:rPr>
        <w:t xml:space="preserve"> </w:t>
      </w:r>
      <w:r w:rsidR="005B5A26" w:rsidRPr="002E1508">
        <w:rPr>
          <w:rStyle w:val="Hyperlink"/>
        </w:rPr>
        <w:t>pipe</w:t>
      </w:r>
      <w:r w:rsidR="005B5A26" w:rsidRPr="005B5A26">
        <w:rPr>
          <w:rStyle w:val="Hyperlink"/>
          <w:lang w:val="ru-RU"/>
        </w:rPr>
        <w:t xml:space="preserve"> </w:t>
      </w:r>
      <w:r w:rsidR="005B5A26" w:rsidRPr="002E1508">
        <w:rPr>
          <w:rStyle w:val="Hyperlink"/>
        </w:rPr>
        <w:t>class</w:t>
      </w:r>
      <w:r w:rsidR="005B5A26">
        <w:fldChar w:fldCharType="end"/>
      </w:r>
    </w:p>
    <w:p w14:paraId="3C6E7648" w14:textId="55055E71" w:rsidR="00EC7A40" w:rsidRPr="008603EC" w:rsidRDefault="007A6EE1" w:rsidP="00634706">
      <w:pPr>
        <w:pStyle w:val="Heading2"/>
        <w:numPr>
          <w:ilvl w:val="1"/>
          <w:numId w:val="68"/>
        </w:numPr>
        <w:spacing w:before="240" w:after="240"/>
        <w:ind w:left="851" w:hanging="709"/>
        <w:rPr>
          <w:sz w:val="22"/>
          <w:szCs w:val="22"/>
          <w:lang w:val="ru-RU"/>
        </w:rPr>
      </w:pPr>
      <w:r w:rsidRPr="007A6EE1">
        <w:rPr>
          <w:spacing w:val="-2"/>
          <w:sz w:val="22"/>
          <w:szCs w:val="22"/>
          <w:lang w:val="ru-RU"/>
        </w:rPr>
        <w:t xml:space="preserve"> </w:t>
      </w:r>
      <w:r w:rsidRPr="00695561">
        <w:rPr>
          <w:spacing w:val="-2"/>
          <w:sz w:val="22"/>
          <w:szCs w:val="22"/>
          <w:lang w:val="ru-RU"/>
        </w:rPr>
        <w:t xml:space="preserve"> </w:t>
      </w:r>
      <w:bookmarkStart w:id="1928" w:name="_Toc205628196"/>
      <w:r w:rsidR="00285E44" w:rsidRPr="00285E44">
        <w:rPr>
          <w:spacing w:val="-2"/>
          <w:sz w:val="22"/>
          <w:szCs w:val="22"/>
          <w:lang w:val="ru-RU"/>
        </w:rPr>
        <w:t>Визуально-измерительный контроль, контроль проникающими веществами, магнитопорошковый контроль.</w:t>
      </w:r>
      <w:bookmarkEnd w:id="1928"/>
    </w:p>
    <w:p w14:paraId="7BA38A09" w14:textId="11AF7AFD" w:rsidR="00EC7A40" w:rsidRPr="00B63C33" w:rsidRDefault="00EC7A40" w:rsidP="00634706">
      <w:pPr>
        <w:pStyle w:val="BodyText"/>
        <w:spacing w:before="120" w:after="120"/>
        <w:ind w:left="1134" w:hanging="425"/>
        <w:rPr>
          <w:color w:val="333333"/>
          <w:spacing w:val="-2"/>
          <w:sz w:val="22"/>
          <w:szCs w:val="22"/>
          <w:lang w:val="ru-RU"/>
          <w:rPrChange w:id="1929" w:author="Marchenko, Sergey [Tengizchevroil]" w:date="2025-08-09T07:51:00Z" w16du:dateUtc="2025-08-09T02:51:00Z">
            <w:rPr>
              <w:color w:val="333333"/>
              <w:spacing w:val="-2"/>
              <w:sz w:val="22"/>
              <w:szCs w:val="22"/>
              <w:highlight w:val="red"/>
              <w:lang w:val="ru-RU"/>
            </w:rPr>
          </w:rPrChange>
        </w:rPr>
      </w:pPr>
      <w:r w:rsidRPr="00B63C33">
        <w:rPr>
          <w:b/>
          <w:sz w:val="22"/>
          <w:szCs w:val="22"/>
          <w:lang w:val="ru-RU"/>
          <w:rPrChange w:id="1930" w:author="Marchenko, Sergey [Tengizchevroil]" w:date="2025-08-09T07:51:00Z" w16du:dateUtc="2025-08-09T02:51:00Z">
            <w:rPr>
              <w:b/>
              <w:sz w:val="22"/>
              <w:szCs w:val="22"/>
              <w:highlight w:val="red"/>
              <w:lang w:val="ru-RU"/>
            </w:rPr>
          </w:rPrChange>
        </w:rPr>
        <w:t xml:space="preserve">23.2-1 - </w:t>
      </w:r>
      <w:r w:rsidR="006E6971" w:rsidRPr="00B63C33">
        <w:rPr>
          <w:color w:val="333333"/>
          <w:spacing w:val="-2"/>
          <w:sz w:val="22"/>
          <w:szCs w:val="22"/>
          <w:lang w:val="ru-RU"/>
          <w:rPrChange w:id="1931" w:author="Marchenko, Sergey [Tengizchevroil]" w:date="2025-08-09T07:51:00Z" w16du:dateUtc="2025-08-09T02:51:00Z">
            <w:rPr>
              <w:color w:val="333333"/>
              <w:spacing w:val="-2"/>
              <w:sz w:val="22"/>
              <w:szCs w:val="22"/>
              <w:highlight w:val="red"/>
              <w:lang w:val="ru-RU"/>
            </w:rPr>
          </w:rPrChange>
        </w:rPr>
        <w:t xml:space="preserve">Процедуры визуального, </w:t>
      </w:r>
      <w:r w:rsidR="00A5335B" w:rsidRPr="00B63C33">
        <w:rPr>
          <w:color w:val="333333"/>
          <w:spacing w:val="-2"/>
          <w:sz w:val="22"/>
          <w:szCs w:val="22"/>
          <w:lang w:val="ru-RU"/>
          <w:rPrChange w:id="1932" w:author="Marchenko, Sergey [Tengizchevroil]" w:date="2025-08-09T07:51:00Z" w16du:dateUtc="2025-08-09T02:51:00Z">
            <w:rPr>
              <w:color w:val="333333"/>
              <w:spacing w:val="-2"/>
              <w:sz w:val="22"/>
              <w:szCs w:val="22"/>
              <w:highlight w:val="red"/>
              <w:lang w:val="ru-RU"/>
            </w:rPr>
          </w:rPrChange>
        </w:rPr>
        <w:t>проникающими веществами</w:t>
      </w:r>
      <w:r w:rsidR="006E6971" w:rsidRPr="00B63C33">
        <w:rPr>
          <w:color w:val="333333"/>
          <w:spacing w:val="-2"/>
          <w:sz w:val="22"/>
          <w:szCs w:val="22"/>
          <w:lang w:val="ru-RU"/>
          <w:rPrChange w:id="1933" w:author="Marchenko, Sergey [Tengizchevroil]" w:date="2025-08-09T07:51:00Z" w16du:dateUtc="2025-08-09T02:51:00Z">
            <w:rPr>
              <w:color w:val="333333"/>
              <w:spacing w:val="-2"/>
              <w:sz w:val="22"/>
              <w:szCs w:val="22"/>
              <w:highlight w:val="red"/>
              <w:lang w:val="ru-RU"/>
            </w:rPr>
          </w:rPrChange>
        </w:rPr>
        <w:t xml:space="preserve"> и магнитопорошкового контроля и критерии приемки должны соответствовать либо </w:t>
      </w:r>
      <w:r w:rsidR="006E6971" w:rsidRPr="00B63C33">
        <w:rPr>
          <w:color w:val="333333"/>
          <w:spacing w:val="-2"/>
          <w:sz w:val="22"/>
          <w:szCs w:val="22"/>
          <w:rPrChange w:id="1934" w:author="Marchenko, Sergey [Tengizchevroil]" w:date="2025-08-09T07:51:00Z" w16du:dateUtc="2025-08-09T02:51:00Z">
            <w:rPr>
              <w:color w:val="333333"/>
              <w:spacing w:val="-2"/>
              <w:sz w:val="22"/>
              <w:szCs w:val="22"/>
              <w:highlight w:val="red"/>
            </w:rPr>
          </w:rPrChange>
        </w:rPr>
        <w:t>ASME</w:t>
      </w:r>
      <w:r w:rsidR="006E6971" w:rsidRPr="00B63C33">
        <w:rPr>
          <w:color w:val="333333"/>
          <w:spacing w:val="-2"/>
          <w:sz w:val="22"/>
          <w:szCs w:val="22"/>
          <w:lang w:val="ru-RU"/>
          <w:rPrChange w:id="1935" w:author="Marchenko, Sergey [Tengizchevroil]" w:date="2025-08-09T07:51:00Z" w16du:dateUtc="2025-08-09T02:51:00Z">
            <w:rPr>
              <w:color w:val="333333"/>
              <w:spacing w:val="-2"/>
              <w:sz w:val="22"/>
              <w:szCs w:val="22"/>
              <w:highlight w:val="red"/>
              <w:lang w:val="ru-RU"/>
            </w:rPr>
          </w:rPrChange>
        </w:rPr>
        <w:t xml:space="preserve"> </w:t>
      </w:r>
      <w:r w:rsidR="006E6971" w:rsidRPr="00B63C33">
        <w:rPr>
          <w:color w:val="333333"/>
          <w:spacing w:val="-2"/>
          <w:sz w:val="22"/>
          <w:szCs w:val="22"/>
          <w:rPrChange w:id="1936" w:author="Marchenko, Sergey [Tengizchevroil]" w:date="2025-08-09T07:51:00Z" w16du:dateUtc="2025-08-09T02:51:00Z">
            <w:rPr>
              <w:color w:val="333333"/>
              <w:spacing w:val="-2"/>
              <w:sz w:val="22"/>
              <w:szCs w:val="22"/>
              <w:highlight w:val="red"/>
            </w:rPr>
          </w:rPrChange>
        </w:rPr>
        <w:t>B</w:t>
      </w:r>
      <w:r w:rsidR="006E6971" w:rsidRPr="00B63C33">
        <w:rPr>
          <w:color w:val="333333"/>
          <w:spacing w:val="-2"/>
          <w:sz w:val="22"/>
          <w:szCs w:val="22"/>
          <w:lang w:val="ru-RU"/>
          <w:rPrChange w:id="1937" w:author="Marchenko, Sergey [Tengizchevroil]" w:date="2025-08-09T07:51:00Z" w16du:dateUtc="2025-08-09T02:51:00Z">
            <w:rPr>
              <w:color w:val="333333"/>
              <w:spacing w:val="-2"/>
              <w:sz w:val="22"/>
              <w:szCs w:val="22"/>
              <w:highlight w:val="red"/>
              <w:lang w:val="ru-RU"/>
            </w:rPr>
          </w:rPrChange>
        </w:rPr>
        <w:t xml:space="preserve">31.3, либо </w:t>
      </w:r>
      <w:r w:rsidR="006E6971" w:rsidRPr="00B63C33">
        <w:rPr>
          <w:color w:val="333333"/>
          <w:spacing w:val="-2"/>
          <w:sz w:val="22"/>
          <w:szCs w:val="22"/>
          <w:rPrChange w:id="1938" w:author="Marchenko, Sergey [Tengizchevroil]" w:date="2025-08-09T07:51:00Z" w16du:dateUtc="2025-08-09T02:51:00Z">
            <w:rPr>
              <w:color w:val="333333"/>
              <w:spacing w:val="-2"/>
              <w:sz w:val="22"/>
              <w:szCs w:val="22"/>
              <w:highlight w:val="red"/>
            </w:rPr>
          </w:rPrChange>
        </w:rPr>
        <w:t>ASME</w:t>
      </w:r>
      <w:r w:rsidR="006E6971" w:rsidRPr="00B63C33">
        <w:rPr>
          <w:color w:val="333333"/>
          <w:spacing w:val="-2"/>
          <w:sz w:val="22"/>
          <w:szCs w:val="22"/>
          <w:lang w:val="ru-RU"/>
          <w:rPrChange w:id="1939" w:author="Marchenko, Sergey [Tengizchevroil]" w:date="2025-08-09T07:51:00Z" w16du:dateUtc="2025-08-09T02:51:00Z">
            <w:rPr>
              <w:color w:val="333333"/>
              <w:spacing w:val="-2"/>
              <w:sz w:val="22"/>
              <w:szCs w:val="22"/>
              <w:highlight w:val="red"/>
              <w:lang w:val="ru-RU"/>
            </w:rPr>
          </w:rPrChange>
        </w:rPr>
        <w:t xml:space="preserve"> </w:t>
      </w:r>
      <w:r w:rsidR="006E6971" w:rsidRPr="00B63C33">
        <w:rPr>
          <w:color w:val="333333"/>
          <w:spacing w:val="-2"/>
          <w:sz w:val="22"/>
          <w:szCs w:val="22"/>
          <w:rPrChange w:id="1940" w:author="Marchenko, Sergey [Tengizchevroil]" w:date="2025-08-09T07:51:00Z" w16du:dateUtc="2025-08-09T02:51:00Z">
            <w:rPr>
              <w:color w:val="333333"/>
              <w:spacing w:val="-2"/>
              <w:sz w:val="22"/>
              <w:szCs w:val="22"/>
              <w:highlight w:val="red"/>
            </w:rPr>
          </w:rPrChange>
        </w:rPr>
        <w:t>B</w:t>
      </w:r>
      <w:r w:rsidR="006E6971" w:rsidRPr="00B63C33">
        <w:rPr>
          <w:color w:val="333333"/>
          <w:spacing w:val="-2"/>
          <w:sz w:val="22"/>
          <w:szCs w:val="22"/>
          <w:lang w:val="ru-RU"/>
          <w:rPrChange w:id="1941" w:author="Marchenko, Sergey [Tengizchevroil]" w:date="2025-08-09T07:51:00Z" w16du:dateUtc="2025-08-09T02:51:00Z">
            <w:rPr>
              <w:color w:val="333333"/>
              <w:spacing w:val="-2"/>
              <w:sz w:val="22"/>
              <w:szCs w:val="22"/>
              <w:highlight w:val="red"/>
              <w:lang w:val="ru-RU"/>
            </w:rPr>
          </w:rPrChange>
        </w:rPr>
        <w:t>31.1 (в зависимости от применимости), а также требованиям классов материалов трубопроводов.</w:t>
      </w:r>
    </w:p>
    <w:p w14:paraId="2047D6C2" w14:textId="008B2043" w:rsidR="00D61E68" w:rsidRPr="00B63C33" w:rsidRDefault="003320D2" w:rsidP="005E4816">
      <w:pPr>
        <w:pStyle w:val="BodyText"/>
        <w:ind w:left="1134"/>
        <w:rPr>
          <w:color w:val="333333"/>
          <w:spacing w:val="-2"/>
          <w:sz w:val="22"/>
          <w:szCs w:val="22"/>
          <w:lang w:val="ru-RU"/>
          <w:rPrChange w:id="1942" w:author="Marchenko, Sergey [Tengizchevroil]" w:date="2025-08-09T07:51:00Z" w16du:dateUtc="2025-08-09T02:51:00Z">
            <w:rPr>
              <w:color w:val="333333"/>
              <w:spacing w:val="-2"/>
              <w:sz w:val="22"/>
              <w:szCs w:val="22"/>
              <w:highlight w:val="red"/>
              <w:lang w:val="ru-RU"/>
            </w:rPr>
          </w:rPrChange>
        </w:rPr>
      </w:pPr>
      <w:r w:rsidRPr="00B63C33">
        <w:rPr>
          <w:color w:val="333333"/>
          <w:spacing w:val="-2"/>
          <w:sz w:val="22"/>
          <w:szCs w:val="22"/>
          <w:lang w:val="ru-RU"/>
          <w:rPrChange w:id="1943" w:author="Marchenko, Sergey [Tengizchevroil]" w:date="2025-08-09T07:51:00Z" w16du:dateUtc="2025-08-09T02:51:00Z">
            <w:rPr>
              <w:color w:val="333333"/>
              <w:spacing w:val="-2"/>
              <w:sz w:val="22"/>
              <w:szCs w:val="22"/>
              <w:highlight w:val="red"/>
              <w:lang w:val="ru-RU"/>
            </w:rPr>
          </w:rPrChange>
        </w:rPr>
        <w:t xml:space="preserve">1. </w:t>
      </w:r>
      <w:r w:rsidR="00727909" w:rsidRPr="00B63C33">
        <w:rPr>
          <w:color w:val="333333"/>
          <w:spacing w:val="-2"/>
          <w:sz w:val="22"/>
          <w:szCs w:val="22"/>
          <w:lang w:val="ru-RU"/>
          <w:rPrChange w:id="1944" w:author="Marchenko, Sergey [Tengizchevroil]" w:date="2025-08-09T07:51:00Z" w16du:dateUtc="2025-08-09T02:51:00Z">
            <w:rPr>
              <w:color w:val="333333"/>
              <w:spacing w:val="-2"/>
              <w:sz w:val="22"/>
              <w:szCs w:val="22"/>
              <w:highlight w:val="red"/>
              <w:lang w:val="ru-RU"/>
            </w:rPr>
          </w:rPrChange>
        </w:rPr>
        <w:t xml:space="preserve">Критерии эксплуатации в нормальных условиях </w:t>
      </w:r>
      <w:r w:rsidR="00D61E68" w:rsidRPr="00B63C33">
        <w:rPr>
          <w:color w:val="333333"/>
          <w:spacing w:val="-2"/>
          <w:sz w:val="22"/>
          <w:szCs w:val="22"/>
          <w:lang w:val="ru-RU"/>
          <w:rPrChange w:id="1945" w:author="Marchenko, Sergey [Tengizchevroil]" w:date="2025-08-09T07:51:00Z" w16du:dateUtc="2025-08-09T02:51:00Z">
            <w:rPr>
              <w:color w:val="333333"/>
              <w:spacing w:val="-2"/>
              <w:sz w:val="22"/>
              <w:szCs w:val="22"/>
              <w:highlight w:val="red"/>
              <w:lang w:val="ru-RU"/>
            </w:rPr>
          </w:rPrChange>
        </w:rPr>
        <w:t>должны использоваться для всех трубопроводов,</w:t>
      </w:r>
      <w:r w:rsidR="005E4816" w:rsidRPr="00B63C33">
        <w:rPr>
          <w:color w:val="333333"/>
          <w:spacing w:val="-2"/>
          <w:sz w:val="22"/>
          <w:szCs w:val="22"/>
          <w:lang w:val="ru-RU"/>
          <w:rPrChange w:id="1946" w:author="Marchenko, Sergey [Tengizchevroil]" w:date="2025-08-09T07:51:00Z" w16du:dateUtc="2025-08-09T02:51:00Z">
            <w:rPr>
              <w:color w:val="333333"/>
              <w:spacing w:val="-2"/>
              <w:sz w:val="22"/>
              <w:szCs w:val="22"/>
              <w:highlight w:val="red"/>
              <w:lang w:val="ru-RU"/>
            </w:rPr>
          </w:rPrChange>
        </w:rPr>
        <w:t xml:space="preserve"> за исключением трубопроводов, имеющих условия эксплуатации, которые указаны в следующим п</w:t>
      </w:r>
      <w:r w:rsidR="005D0EC3">
        <w:rPr>
          <w:color w:val="333333"/>
          <w:spacing w:val="-2"/>
          <w:sz w:val="22"/>
          <w:szCs w:val="22"/>
          <w:lang w:val="ru-RU"/>
        </w:rPr>
        <w:t>ункт</w:t>
      </w:r>
      <w:r w:rsidR="008E71B8">
        <w:rPr>
          <w:color w:val="333333"/>
          <w:spacing w:val="-2"/>
          <w:sz w:val="22"/>
          <w:szCs w:val="22"/>
          <w:lang w:val="ru-RU"/>
        </w:rPr>
        <w:t>е</w:t>
      </w:r>
      <w:r w:rsidR="00D61E68" w:rsidRPr="00B63C33">
        <w:rPr>
          <w:color w:val="333333"/>
          <w:spacing w:val="-2"/>
          <w:sz w:val="22"/>
          <w:szCs w:val="22"/>
          <w:lang w:val="ru-RU"/>
          <w:rPrChange w:id="1947" w:author="Marchenko, Sergey [Tengizchevroil]" w:date="2025-08-09T07:51:00Z" w16du:dateUtc="2025-08-09T02:51:00Z">
            <w:rPr>
              <w:color w:val="333333"/>
              <w:spacing w:val="-2"/>
              <w:sz w:val="22"/>
              <w:szCs w:val="22"/>
              <w:highlight w:val="red"/>
              <w:lang w:val="ru-RU"/>
            </w:rPr>
          </w:rPrChange>
        </w:rPr>
        <w:t>.</w:t>
      </w:r>
    </w:p>
    <w:p w14:paraId="6C5582C3" w14:textId="38AD41BD" w:rsidR="00D61E68" w:rsidRPr="00D61E68" w:rsidRDefault="003320D2" w:rsidP="003320D2">
      <w:pPr>
        <w:pStyle w:val="BodyText"/>
        <w:spacing w:before="120"/>
        <w:ind w:left="1134"/>
        <w:rPr>
          <w:color w:val="333333"/>
          <w:spacing w:val="-2"/>
          <w:sz w:val="22"/>
          <w:szCs w:val="22"/>
          <w:lang w:val="ru-RU"/>
        </w:rPr>
      </w:pPr>
      <w:r w:rsidRPr="005151E9">
        <w:rPr>
          <w:color w:val="333333"/>
          <w:spacing w:val="-2"/>
          <w:sz w:val="22"/>
          <w:szCs w:val="22"/>
          <w:lang w:val="ru-RU"/>
          <w:rPrChange w:id="1948" w:author="Marchenko, Sergey [Tengizchevroil]" w:date="2025-08-10T07:15:00Z" w16du:dateUtc="2025-08-10T02:15:00Z">
            <w:rPr>
              <w:color w:val="333333"/>
              <w:spacing w:val="-2"/>
              <w:sz w:val="22"/>
              <w:szCs w:val="22"/>
              <w:highlight w:val="yellow"/>
              <w:lang w:val="ru-RU"/>
            </w:rPr>
          </w:rPrChange>
        </w:rPr>
        <w:t xml:space="preserve">2. </w:t>
      </w:r>
      <w:r w:rsidR="00347263" w:rsidRPr="005151E9">
        <w:rPr>
          <w:lang w:val="ru-RU"/>
          <w:rPrChange w:id="1949" w:author="Marchenko, Sergey [Tengizchevroil]" w:date="2025-08-10T07:15:00Z" w16du:dateUtc="2025-08-10T02:15:00Z">
            <w:rPr>
              <w:highlight w:val="yellow"/>
              <w:lang w:val="ru-RU"/>
            </w:rPr>
          </w:rPrChange>
        </w:rPr>
        <w:t xml:space="preserve"> </w:t>
      </w:r>
      <w:r w:rsidR="00347263" w:rsidRPr="005151E9">
        <w:rPr>
          <w:color w:val="333333"/>
          <w:spacing w:val="-2"/>
          <w:sz w:val="22"/>
          <w:szCs w:val="22"/>
          <w:lang w:val="ru-RU"/>
          <w:rPrChange w:id="1950" w:author="Marchenko, Sergey [Tengizchevroil]" w:date="2025-08-10T07:15:00Z" w16du:dateUtc="2025-08-10T02:15:00Z">
            <w:rPr>
              <w:color w:val="333333"/>
              <w:spacing w:val="-2"/>
              <w:sz w:val="22"/>
              <w:szCs w:val="22"/>
              <w:highlight w:val="yellow"/>
              <w:lang w:val="ru-RU"/>
            </w:rPr>
          </w:rPrChange>
        </w:rPr>
        <w:t>Для всех материалов критерии</w:t>
      </w:r>
      <w:ins w:id="1951" w:author="Marchenko, Sergey [Tengizchevroil]" w:date="2025-08-10T07:20:00Z" w16du:dateUtc="2025-08-10T02:20:00Z">
        <w:r w:rsidR="00B620D5">
          <w:rPr>
            <w:color w:val="333333"/>
            <w:spacing w:val="-2"/>
            <w:sz w:val="22"/>
            <w:szCs w:val="22"/>
            <w:lang w:val="ru-RU"/>
          </w:rPr>
          <w:t xml:space="preserve"> пр</w:t>
        </w:r>
      </w:ins>
      <w:ins w:id="1952" w:author="Marchenko, Sergey [Tengizchevroil]" w:date="2025-08-10T07:21:00Z" w16du:dateUtc="2025-08-10T02:21:00Z">
        <w:r w:rsidR="00B620D5">
          <w:rPr>
            <w:color w:val="333333"/>
            <w:spacing w:val="-2"/>
            <w:sz w:val="22"/>
            <w:szCs w:val="22"/>
            <w:lang w:val="ru-RU"/>
          </w:rPr>
          <w:t>иемки</w:t>
        </w:r>
      </w:ins>
      <w:r w:rsidR="00347263" w:rsidRPr="005151E9">
        <w:rPr>
          <w:color w:val="333333"/>
          <w:spacing w:val="-2"/>
          <w:sz w:val="22"/>
          <w:szCs w:val="22"/>
          <w:lang w:val="ru-RU"/>
          <w:rPrChange w:id="1953" w:author="Marchenko, Sergey [Tengizchevroil]" w:date="2025-08-10T07:15:00Z" w16du:dateUtc="2025-08-10T02:15:00Z">
            <w:rPr>
              <w:color w:val="333333"/>
              <w:spacing w:val="-2"/>
              <w:sz w:val="22"/>
              <w:szCs w:val="22"/>
              <w:highlight w:val="yellow"/>
              <w:lang w:val="ru-RU"/>
            </w:rPr>
          </w:rPrChange>
        </w:rPr>
        <w:t xml:space="preserve"> жестких циклических условий должны применяться </w:t>
      </w:r>
      <w:del w:id="1954" w:author="Marchenko, Sergey [Tengizchevroil]" w:date="2025-08-10T07:23:00Z" w16du:dateUtc="2025-08-10T02:23:00Z">
        <w:r w:rsidR="00347263" w:rsidRPr="005151E9" w:rsidDel="00F3514D">
          <w:rPr>
            <w:color w:val="333333"/>
            <w:spacing w:val="-2"/>
            <w:sz w:val="22"/>
            <w:szCs w:val="22"/>
            <w:lang w:val="ru-RU"/>
            <w:rPrChange w:id="1955" w:author="Marchenko, Sergey [Tengizchevroil]" w:date="2025-08-10T07:15:00Z" w16du:dateUtc="2025-08-10T02:15:00Z">
              <w:rPr>
                <w:color w:val="333333"/>
                <w:spacing w:val="-2"/>
                <w:sz w:val="22"/>
                <w:szCs w:val="22"/>
                <w:highlight w:val="yellow"/>
                <w:lang w:val="ru-RU"/>
              </w:rPr>
            </w:rPrChange>
          </w:rPr>
          <w:delText>для всех трубопроводов</w:delText>
        </w:r>
      </w:del>
      <w:ins w:id="1956" w:author="Marchenko, Sergey [Tengizchevroil]" w:date="2025-08-10T07:23:00Z" w16du:dateUtc="2025-08-10T02:23:00Z">
        <w:r w:rsidR="00F3514D" w:rsidRPr="00F3514D">
          <w:rPr>
            <w:color w:val="333333"/>
            <w:spacing w:val="-2"/>
            <w:sz w:val="22"/>
            <w:szCs w:val="22"/>
            <w:lang w:val="ru-RU"/>
          </w:rPr>
          <w:t>для всех трубопроводов,</w:t>
        </w:r>
      </w:ins>
      <w:ins w:id="1957" w:author="Marchenko, Sergey [Tengizchevroil]" w:date="2025-08-10T07:20:00Z" w16du:dateUtc="2025-08-10T02:20:00Z">
        <w:r w:rsidR="006E7614">
          <w:rPr>
            <w:color w:val="333333"/>
            <w:spacing w:val="-2"/>
            <w:sz w:val="22"/>
            <w:szCs w:val="22"/>
            <w:lang w:val="ru-RU"/>
          </w:rPr>
          <w:t xml:space="preserve"> </w:t>
        </w:r>
        <w:r w:rsidR="00B620D5">
          <w:rPr>
            <w:color w:val="333333"/>
            <w:spacing w:val="-2"/>
            <w:sz w:val="22"/>
            <w:szCs w:val="22"/>
            <w:lang w:val="ru-RU"/>
          </w:rPr>
          <w:t>эксплуатируемых</w:t>
        </w:r>
      </w:ins>
      <w:r w:rsidR="00347263" w:rsidRPr="005151E9">
        <w:rPr>
          <w:color w:val="333333"/>
          <w:spacing w:val="-2"/>
          <w:sz w:val="22"/>
          <w:szCs w:val="22"/>
          <w:lang w:val="ru-RU"/>
          <w:rPrChange w:id="1958" w:author="Marchenko, Sergey [Tengizchevroil]" w:date="2025-08-10T07:15:00Z" w16du:dateUtc="2025-08-10T02:15:00Z">
            <w:rPr>
              <w:color w:val="333333"/>
              <w:spacing w:val="-2"/>
              <w:sz w:val="22"/>
              <w:szCs w:val="22"/>
              <w:highlight w:val="yellow"/>
              <w:lang w:val="ru-RU"/>
            </w:rPr>
          </w:rPrChange>
        </w:rPr>
        <w:t xml:space="preserve"> в жестких циклических условиях и для всех трубопроводов в эксплуатируемых средах, перечисленных в таблице 3 настоящей спецификации</w:t>
      </w:r>
      <w:r w:rsidR="00347263" w:rsidRPr="005151E9">
        <w:rPr>
          <w:color w:val="333333"/>
          <w:spacing w:val="-2"/>
          <w:sz w:val="22"/>
          <w:szCs w:val="22"/>
          <w:lang w:val="ru-RU"/>
        </w:rPr>
        <w:t>.</w:t>
      </w:r>
    </w:p>
    <w:p w14:paraId="53F4C3CF" w14:textId="01EB1E61" w:rsidR="00EC7A40" w:rsidRPr="00F7755D" w:rsidRDefault="00EC7A40" w:rsidP="00634706">
      <w:pPr>
        <w:pStyle w:val="BodyText"/>
        <w:spacing w:before="120" w:after="120"/>
        <w:ind w:left="1134" w:hanging="425"/>
        <w:rPr>
          <w:color w:val="333333"/>
          <w:sz w:val="22"/>
          <w:szCs w:val="22"/>
          <w:lang w:val="ru-RU"/>
        </w:rPr>
      </w:pPr>
      <w:r w:rsidRPr="00F7755D">
        <w:rPr>
          <w:b/>
          <w:sz w:val="22"/>
          <w:szCs w:val="22"/>
          <w:lang w:val="ru-RU"/>
        </w:rPr>
        <w:t xml:space="preserve">23.2-2 - </w:t>
      </w:r>
      <w:r w:rsidR="008815C4" w:rsidRPr="00F7755D">
        <w:rPr>
          <w:color w:val="333333"/>
          <w:sz w:val="22"/>
          <w:szCs w:val="22"/>
          <w:lang w:val="ru-RU"/>
        </w:rPr>
        <w:t xml:space="preserve">Визуальный </w:t>
      </w:r>
      <w:r w:rsidR="006F1842" w:rsidRPr="00F7755D">
        <w:rPr>
          <w:color w:val="333333"/>
          <w:sz w:val="22"/>
          <w:szCs w:val="22"/>
          <w:lang w:val="ru-RU"/>
        </w:rPr>
        <w:t>контроль</w:t>
      </w:r>
      <w:r w:rsidR="008815C4" w:rsidRPr="00F7755D">
        <w:rPr>
          <w:color w:val="333333"/>
          <w:sz w:val="22"/>
          <w:szCs w:val="22"/>
          <w:lang w:val="ru-RU"/>
        </w:rPr>
        <w:t>, включая люб</w:t>
      </w:r>
      <w:r w:rsidR="009E4768">
        <w:rPr>
          <w:color w:val="333333"/>
          <w:sz w:val="22"/>
          <w:szCs w:val="22"/>
          <w:lang w:val="ru-RU"/>
        </w:rPr>
        <w:t>ые</w:t>
      </w:r>
      <w:r w:rsidR="008815C4" w:rsidRPr="00F7755D">
        <w:rPr>
          <w:color w:val="333333"/>
          <w:sz w:val="22"/>
          <w:szCs w:val="22"/>
          <w:lang w:val="ru-RU"/>
        </w:rPr>
        <w:t xml:space="preserve"> </w:t>
      </w:r>
      <w:r w:rsidR="009E4768">
        <w:rPr>
          <w:color w:val="333333"/>
          <w:sz w:val="22"/>
          <w:szCs w:val="22"/>
          <w:lang w:val="ru-RU"/>
        </w:rPr>
        <w:t>проверки</w:t>
      </w:r>
      <w:r w:rsidR="008815C4" w:rsidRPr="00F7755D">
        <w:rPr>
          <w:color w:val="333333"/>
          <w:sz w:val="22"/>
          <w:szCs w:val="22"/>
          <w:lang w:val="ru-RU"/>
        </w:rPr>
        <w:t xml:space="preserve"> в процессе производства, </w:t>
      </w:r>
      <w:r w:rsidR="00060695">
        <w:rPr>
          <w:color w:val="333333"/>
          <w:sz w:val="22"/>
          <w:szCs w:val="22"/>
          <w:lang w:val="ru-RU"/>
        </w:rPr>
        <w:t>и</w:t>
      </w:r>
      <w:r w:rsidR="008815C4" w:rsidRPr="00F7755D">
        <w:rPr>
          <w:color w:val="333333"/>
          <w:sz w:val="22"/>
          <w:szCs w:val="22"/>
          <w:lang w:val="ru-RU"/>
        </w:rPr>
        <w:t xml:space="preserve"> ремонт должны</w:t>
      </w:r>
      <w:r w:rsidR="002031F1">
        <w:rPr>
          <w:color w:val="333333"/>
          <w:sz w:val="22"/>
          <w:szCs w:val="22"/>
          <w:lang w:val="ru-RU"/>
        </w:rPr>
        <w:t xml:space="preserve"> быть</w:t>
      </w:r>
      <w:r w:rsidR="008815C4" w:rsidRPr="00F7755D">
        <w:rPr>
          <w:color w:val="333333"/>
          <w:sz w:val="22"/>
          <w:szCs w:val="22"/>
          <w:lang w:val="ru-RU"/>
        </w:rPr>
        <w:t xml:space="preserve"> выполн</w:t>
      </w:r>
      <w:r w:rsidR="002031F1">
        <w:rPr>
          <w:color w:val="333333"/>
          <w:sz w:val="22"/>
          <w:szCs w:val="22"/>
          <w:lang w:val="ru-RU"/>
        </w:rPr>
        <w:t>ены</w:t>
      </w:r>
      <w:r w:rsidR="008815C4" w:rsidRPr="00F7755D">
        <w:rPr>
          <w:color w:val="333333"/>
          <w:sz w:val="22"/>
          <w:szCs w:val="22"/>
          <w:lang w:val="ru-RU"/>
        </w:rPr>
        <w:t xml:space="preserve"> до выполнения любых других </w:t>
      </w:r>
      <w:r w:rsidR="002031F1">
        <w:rPr>
          <w:color w:val="333333"/>
          <w:sz w:val="22"/>
          <w:szCs w:val="22"/>
          <w:lang w:val="ru-RU"/>
        </w:rPr>
        <w:t>проверок</w:t>
      </w:r>
      <w:r w:rsidR="008815C4" w:rsidRPr="00F7755D">
        <w:rPr>
          <w:color w:val="333333"/>
          <w:sz w:val="22"/>
          <w:szCs w:val="22"/>
          <w:lang w:val="ru-RU"/>
        </w:rPr>
        <w:t>.</w:t>
      </w:r>
    </w:p>
    <w:p w14:paraId="1D1662F3" w14:textId="052D6D9F" w:rsidR="00EC7A40" w:rsidRPr="00F7755D" w:rsidRDefault="00EC7A40" w:rsidP="00634706">
      <w:pPr>
        <w:pStyle w:val="BodyText"/>
        <w:spacing w:before="120" w:after="120"/>
        <w:ind w:left="1134" w:hanging="425"/>
        <w:rPr>
          <w:color w:val="333333"/>
          <w:sz w:val="22"/>
          <w:szCs w:val="22"/>
          <w:lang w:val="ru-RU"/>
        </w:rPr>
      </w:pPr>
      <w:r w:rsidRPr="00F7755D">
        <w:rPr>
          <w:b/>
          <w:sz w:val="22"/>
          <w:szCs w:val="22"/>
          <w:lang w:val="ru-RU"/>
        </w:rPr>
        <w:t xml:space="preserve">23.2-3 - </w:t>
      </w:r>
      <w:r w:rsidR="00D420F0" w:rsidRPr="00F7755D">
        <w:rPr>
          <w:color w:val="333333"/>
          <w:sz w:val="22"/>
          <w:szCs w:val="22"/>
          <w:lang w:val="ru-RU"/>
        </w:rPr>
        <w:t xml:space="preserve">За исключением случаев, предусмотренных процедурами ремонта, </w:t>
      </w:r>
      <w:r w:rsidR="00E550F4" w:rsidRPr="00F7755D">
        <w:rPr>
          <w:color w:val="333333"/>
          <w:sz w:val="22"/>
          <w:szCs w:val="22"/>
          <w:lang w:val="ru-RU"/>
        </w:rPr>
        <w:t xml:space="preserve">метод </w:t>
      </w:r>
      <w:r w:rsidR="00AA1681" w:rsidRPr="00F7755D">
        <w:rPr>
          <w:color w:val="333333"/>
          <w:sz w:val="22"/>
          <w:szCs w:val="22"/>
          <w:lang w:val="ru-RU"/>
        </w:rPr>
        <w:t>проникающими веществами</w:t>
      </w:r>
      <w:r w:rsidR="00D420F0" w:rsidRPr="00F7755D">
        <w:rPr>
          <w:color w:val="333333"/>
          <w:sz w:val="22"/>
          <w:szCs w:val="22"/>
          <w:lang w:val="ru-RU"/>
        </w:rPr>
        <w:t xml:space="preserve"> и магнитопорошковый контроль должны проводиться после </w:t>
      </w:r>
      <w:r w:rsidR="00D420F0" w:rsidRPr="00F7755D">
        <w:rPr>
          <w:color w:val="333333"/>
          <w:sz w:val="22"/>
          <w:szCs w:val="22"/>
        </w:rPr>
        <w:t>PWHT</w:t>
      </w:r>
      <w:r w:rsidR="00D420F0" w:rsidRPr="00F7755D">
        <w:rPr>
          <w:color w:val="333333"/>
          <w:sz w:val="22"/>
          <w:szCs w:val="22"/>
          <w:lang w:val="ru-RU"/>
        </w:rPr>
        <w:t>.</w:t>
      </w:r>
    </w:p>
    <w:p w14:paraId="7EDEBD4B" w14:textId="61C92510" w:rsidR="00EC7A40" w:rsidRPr="008603EC" w:rsidRDefault="007A6EE1" w:rsidP="00634706">
      <w:pPr>
        <w:pStyle w:val="Heading2"/>
        <w:numPr>
          <w:ilvl w:val="1"/>
          <w:numId w:val="68"/>
        </w:numPr>
        <w:spacing w:before="240" w:after="240"/>
        <w:ind w:left="851" w:hanging="709"/>
        <w:rPr>
          <w:sz w:val="22"/>
          <w:szCs w:val="22"/>
        </w:rPr>
      </w:pPr>
      <w:bookmarkStart w:id="1959" w:name="_Hlk189812527"/>
      <w:r w:rsidRPr="00695561">
        <w:rPr>
          <w:spacing w:val="-2"/>
          <w:sz w:val="22"/>
          <w:szCs w:val="22"/>
          <w:lang w:val="ru-RU"/>
        </w:rPr>
        <w:t xml:space="preserve">  </w:t>
      </w:r>
      <w:bookmarkStart w:id="1960" w:name="_Toc205628197"/>
      <w:r w:rsidR="00404C4E" w:rsidRPr="008603EC">
        <w:rPr>
          <w:spacing w:val="-2"/>
          <w:sz w:val="22"/>
          <w:szCs w:val="22"/>
          <w:lang w:val="ru-RU"/>
        </w:rPr>
        <w:t>Радиографический</w:t>
      </w:r>
      <w:bookmarkEnd w:id="1960"/>
    </w:p>
    <w:bookmarkEnd w:id="1959"/>
    <w:p w14:paraId="4210EF37" w14:textId="1A5C0DE3" w:rsidR="00EC7A40" w:rsidRPr="008603EC" w:rsidRDefault="007A6EE1" w:rsidP="00634706">
      <w:pPr>
        <w:pStyle w:val="ListParagraph"/>
        <w:numPr>
          <w:ilvl w:val="2"/>
          <w:numId w:val="68"/>
        </w:numPr>
        <w:spacing w:before="240" w:after="240"/>
        <w:ind w:left="1134" w:hanging="567"/>
        <w:rPr>
          <w:rFonts w:ascii="Arial" w:hAnsi="Arial" w:cs="Arial"/>
          <w:b/>
        </w:rPr>
      </w:pPr>
      <w:r>
        <w:rPr>
          <w:rFonts w:ascii="Arial" w:hAnsi="Arial" w:cs="Arial"/>
          <w:b/>
          <w:spacing w:val="-2"/>
        </w:rPr>
        <w:t xml:space="preserve">  </w:t>
      </w:r>
      <w:r w:rsidR="0027044D" w:rsidRPr="008603EC">
        <w:rPr>
          <w:rFonts w:ascii="Arial" w:hAnsi="Arial" w:cs="Arial"/>
          <w:b/>
          <w:spacing w:val="-2"/>
        </w:rPr>
        <w:t>Общие требования</w:t>
      </w:r>
    </w:p>
    <w:p w14:paraId="4437C960" w14:textId="48874060" w:rsidR="00EC7A40" w:rsidRPr="002D0A02" w:rsidRDefault="00EC7A40" w:rsidP="00634706">
      <w:pPr>
        <w:pStyle w:val="BodyText"/>
        <w:spacing w:before="120" w:after="120"/>
        <w:ind w:left="1134" w:hanging="425"/>
        <w:rPr>
          <w:color w:val="333333"/>
          <w:sz w:val="22"/>
          <w:szCs w:val="22"/>
          <w:lang w:val="ru-RU"/>
        </w:rPr>
      </w:pPr>
      <w:r w:rsidRPr="002D0A02">
        <w:rPr>
          <w:b/>
          <w:sz w:val="22"/>
          <w:szCs w:val="22"/>
          <w:lang w:val="ru-RU"/>
        </w:rPr>
        <w:t xml:space="preserve">23.3.1-1 </w:t>
      </w:r>
      <w:r w:rsidR="004B57DB">
        <w:rPr>
          <w:b/>
          <w:sz w:val="22"/>
          <w:szCs w:val="22"/>
          <w:lang w:val="ru-RU"/>
        </w:rPr>
        <w:t>–</w:t>
      </w:r>
      <w:r w:rsidRPr="002D0A02">
        <w:rPr>
          <w:b/>
          <w:sz w:val="22"/>
          <w:szCs w:val="22"/>
          <w:lang w:val="ru-RU"/>
        </w:rPr>
        <w:t xml:space="preserve"> </w:t>
      </w:r>
      <w:r w:rsidR="006E6091" w:rsidRPr="002D0A02">
        <w:rPr>
          <w:color w:val="333333"/>
          <w:sz w:val="22"/>
          <w:szCs w:val="22"/>
          <w:lang w:val="ru-RU"/>
        </w:rPr>
        <w:t>Радиограф</w:t>
      </w:r>
      <w:r w:rsidR="004B57DB">
        <w:rPr>
          <w:color w:val="333333"/>
          <w:sz w:val="22"/>
          <w:szCs w:val="22"/>
          <w:lang w:val="ru-RU"/>
        </w:rPr>
        <w:t>ический контроль</w:t>
      </w:r>
      <w:r w:rsidR="006E6091" w:rsidRPr="002D0A02">
        <w:rPr>
          <w:color w:val="333333"/>
          <w:sz w:val="22"/>
          <w:szCs w:val="22"/>
          <w:lang w:val="ru-RU"/>
        </w:rPr>
        <w:t xml:space="preserve"> долж</w:t>
      </w:r>
      <w:r w:rsidR="004B57DB">
        <w:rPr>
          <w:color w:val="333333"/>
          <w:sz w:val="22"/>
          <w:szCs w:val="22"/>
          <w:lang w:val="ru-RU"/>
        </w:rPr>
        <w:t>ен быть выполнен</w:t>
      </w:r>
      <w:r w:rsidR="006E6091" w:rsidRPr="002D0A02">
        <w:rPr>
          <w:color w:val="333333"/>
          <w:sz w:val="22"/>
          <w:szCs w:val="22"/>
          <w:lang w:val="ru-RU"/>
        </w:rPr>
        <w:t xml:space="preserve"> в соответствии с </w:t>
      </w:r>
      <w:r w:rsidR="002F286C" w:rsidRPr="002D0A02">
        <w:rPr>
          <w:color w:val="333333"/>
          <w:sz w:val="22"/>
          <w:szCs w:val="22"/>
        </w:rPr>
        <w:t>PPL</w:t>
      </w:r>
      <w:r w:rsidR="002F286C" w:rsidRPr="002D0A02">
        <w:rPr>
          <w:color w:val="333333"/>
          <w:sz w:val="22"/>
          <w:szCs w:val="22"/>
          <w:lang w:val="ru-RU"/>
        </w:rPr>
        <w:t>-</w:t>
      </w:r>
      <w:r w:rsidR="002F286C" w:rsidRPr="002D0A02">
        <w:rPr>
          <w:color w:val="333333"/>
          <w:sz w:val="22"/>
          <w:szCs w:val="22"/>
        </w:rPr>
        <w:t>SU</w:t>
      </w:r>
      <w:r w:rsidR="002F286C" w:rsidRPr="002D0A02">
        <w:rPr>
          <w:color w:val="333333"/>
          <w:sz w:val="22"/>
          <w:szCs w:val="22"/>
          <w:lang w:val="ru-RU"/>
        </w:rPr>
        <w:t>-1564-</w:t>
      </w:r>
      <w:r w:rsidR="002F286C" w:rsidRPr="002D0A02">
        <w:rPr>
          <w:color w:val="333333"/>
          <w:sz w:val="22"/>
          <w:szCs w:val="22"/>
        </w:rPr>
        <w:t>TCO</w:t>
      </w:r>
      <w:r w:rsidR="006E6091" w:rsidRPr="002D0A02">
        <w:rPr>
          <w:color w:val="333333"/>
          <w:sz w:val="22"/>
          <w:szCs w:val="22"/>
          <w:lang w:val="ru-RU"/>
        </w:rPr>
        <w:t xml:space="preserve"> и требованиями </w:t>
      </w:r>
      <w:r w:rsidR="004B57DB">
        <w:rPr>
          <w:color w:val="333333"/>
          <w:sz w:val="22"/>
          <w:szCs w:val="22"/>
          <w:lang w:val="ru-RU"/>
        </w:rPr>
        <w:t xml:space="preserve">для </w:t>
      </w:r>
      <w:r w:rsidR="006E6091" w:rsidRPr="002D0A02">
        <w:rPr>
          <w:color w:val="333333"/>
          <w:sz w:val="22"/>
          <w:szCs w:val="22"/>
          <w:lang w:val="ru-RU"/>
        </w:rPr>
        <w:t>классов трубопровод</w:t>
      </w:r>
      <w:r w:rsidR="00867905">
        <w:rPr>
          <w:color w:val="333333"/>
          <w:sz w:val="22"/>
          <w:szCs w:val="22"/>
          <w:lang w:val="ru-RU"/>
        </w:rPr>
        <w:t>ов</w:t>
      </w:r>
      <w:r w:rsidR="004B57DB">
        <w:rPr>
          <w:color w:val="333333"/>
          <w:sz w:val="22"/>
          <w:szCs w:val="22"/>
          <w:lang w:val="ru-RU"/>
        </w:rPr>
        <w:t>.</w:t>
      </w:r>
    </w:p>
    <w:p w14:paraId="2B353B92" w14:textId="3D4D2C19" w:rsidR="00EC7A40" w:rsidRPr="002D0A02" w:rsidRDefault="00EC7A40" w:rsidP="00634706">
      <w:pPr>
        <w:pStyle w:val="BodyText"/>
        <w:spacing w:before="120" w:after="120"/>
        <w:ind w:left="1134" w:hanging="425"/>
        <w:rPr>
          <w:color w:val="333333"/>
          <w:spacing w:val="-2"/>
          <w:sz w:val="22"/>
          <w:szCs w:val="22"/>
          <w:lang w:val="ru-RU"/>
        </w:rPr>
      </w:pPr>
      <w:r w:rsidRPr="002D0A02">
        <w:rPr>
          <w:b/>
          <w:sz w:val="22"/>
          <w:szCs w:val="22"/>
          <w:lang w:val="ru-RU"/>
        </w:rPr>
        <w:t>23.3.1-2</w:t>
      </w:r>
      <w:r w:rsidRPr="002D0A02">
        <w:rPr>
          <w:b/>
          <w:spacing w:val="2"/>
          <w:sz w:val="22"/>
          <w:szCs w:val="22"/>
          <w:lang w:val="ru-RU"/>
        </w:rPr>
        <w:t xml:space="preserve"> </w:t>
      </w:r>
      <w:r w:rsidRPr="002D0A02">
        <w:rPr>
          <w:b/>
          <w:sz w:val="22"/>
          <w:szCs w:val="22"/>
          <w:lang w:val="ru-RU"/>
        </w:rPr>
        <w:t>-</w:t>
      </w:r>
      <w:r w:rsidRPr="002D0A02">
        <w:rPr>
          <w:b/>
          <w:spacing w:val="2"/>
          <w:sz w:val="22"/>
          <w:szCs w:val="22"/>
          <w:lang w:val="ru-RU"/>
        </w:rPr>
        <w:t xml:space="preserve"> </w:t>
      </w:r>
      <w:r w:rsidR="00465919" w:rsidRPr="002D0A02">
        <w:rPr>
          <w:color w:val="333333"/>
          <w:spacing w:val="-2"/>
          <w:sz w:val="22"/>
          <w:szCs w:val="22"/>
          <w:lang w:val="ru-RU"/>
        </w:rPr>
        <w:t xml:space="preserve">Если код </w:t>
      </w:r>
      <w:r w:rsidR="00465919" w:rsidRPr="002D0A02">
        <w:rPr>
          <w:color w:val="333333"/>
          <w:spacing w:val="-2"/>
          <w:sz w:val="22"/>
          <w:szCs w:val="22"/>
        </w:rPr>
        <w:t>ASME</w:t>
      </w:r>
      <w:r w:rsidR="00465919" w:rsidRPr="002D0A02">
        <w:rPr>
          <w:color w:val="333333"/>
          <w:spacing w:val="-2"/>
          <w:sz w:val="22"/>
          <w:szCs w:val="22"/>
          <w:lang w:val="ru-RU"/>
        </w:rPr>
        <w:t xml:space="preserve"> позволяет и заказчик согласен, ультразвуковое обследование</w:t>
      </w:r>
      <w:r w:rsidR="00936EBE" w:rsidRPr="002D0A02">
        <w:rPr>
          <w:color w:val="333333"/>
          <w:spacing w:val="-2"/>
          <w:sz w:val="22"/>
          <w:szCs w:val="22"/>
          <w:lang w:val="ru-RU"/>
        </w:rPr>
        <w:t xml:space="preserve"> с помощью фазированных решеток</w:t>
      </w:r>
      <w:r w:rsidR="00465919" w:rsidRPr="002D0A02">
        <w:rPr>
          <w:color w:val="333333"/>
          <w:spacing w:val="-2"/>
          <w:sz w:val="22"/>
          <w:szCs w:val="22"/>
          <w:lang w:val="ru-RU"/>
        </w:rPr>
        <w:t xml:space="preserve"> может быть заменено радиографией.</w:t>
      </w:r>
    </w:p>
    <w:p w14:paraId="343B25C2" w14:textId="0F641CB9" w:rsidR="00EC7A40" w:rsidRPr="002D0A02" w:rsidRDefault="00EC7A40" w:rsidP="00634706">
      <w:pPr>
        <w:pStyle w:val="BodyText"/>
        <w:spacing w:before="120" w:after="120"/>
        <w:ind w:left="1134" w:hanging="425"/>
        <w:rPr>
          <w:sz w:val="22"/>
          <w:szCs w:val="22"/>
          <w:lang w:val="ru-RU"/>
        </w:rPr>
      </w:pPr>
      <w:r w:rsidRPr="002D0A02">
        <w:rPr>
          <w:b/>
          <w:sz w:val="22"/>
          <w:szCs w:val="22"/>
          <w:lang w:val="ru-RU"/>
        </w:rPr>
        <w:t>23.3.1-3</w:t>
      </w:r>
      <w:r w:rsidRPr="002D0A02">
        <w:rPr>
          <w:b/>
          <w:spacing w:val="3"/>
          <w:sz w:val="22"/>
          <w:szCs w:val="22"/>
          <w:lang w:val="ru-RU"/>
        </w:rPr>
        <w:t xml:space="preserve"> </w:t>
      </w:r>
      <w:r w:rsidRPr="002D0A02">
        <w:rPr>
          <w:b/>
          <w:sz w:val="22"/>
          <w:szCs w:val="22"/>
          <w:lang w:val="ru-RU"/>
        </w:rPr>
        <w:t>-</w:t>
      </w:r>
      <w:r w:rsidRPr="002D0A02">
        <w:rPr>
          <w:b/>
          <w:spacing w:val="3"/>
          <w:sz w:val="22"/>
          <w:szCs w:val="22"/>
          <w:lang w:val="ru-RU"/>
        </w:rPr>
        <w:t xml:space="preserve"> </w:t>
      </w:r>
      <w:r w:rsidR="00B726B2" w:rsidRPr="002D0A02">
        <w:rPr>
          <w:color w:val="333333"/>
          <w:spacing w:val="-2"/>
          <w:sz w:val="22"/>
          <w:szCs w:val="22"/>
          <w:lang w:val="ru-RU"/>
        </w:rPr>
        <w:t>Окончательн</w:t>
      </w:r>
      <w:r w:rsidR="00867905">
        <w:rPr>
          <w:color w:val="333333"/>
          <w:spacing w:val="-2"/>
          <w:sz w:val="22"/>
          <w:szCs w:val="22"/>
          <w:lang w:val="ru-RU"/>
        </w:rPr>
        <w:t>ый</w:t>
      </w:r>
      <w:r w:rsidR="00B726B2" w:rsidRPr="002D0A02">
        <w:rPr>
          <w:color w:val="333333"/>
          <w:spacing w:val="-2"/>
          <w:sz w:val="22"/>
          <w:szCs w:val="22"/>
          <w:lang w:val="ru-RU"/>
        </w:rPr>
        <w:t xml:space="preserve"> радиографи</w:t>
      </w:r>
      <w:r w:rsidR="00867905">
        <w:rPr>
          <w:color w:val="333333"/>
          <w:spacing w:val="-2"/>
          <w:sz w:val="22"/>
          <w:szCs w:val="22"/>
          <w:lang w:val="ru-RU"/>
        </w:rPr>
        <w:t>ческий контроль</w:t>
      </w:r>
      <w:r w:rsidR="00B726B2" w:rsidRPr="002D0A02">
        <w:rPr>
          <w:color w:val="333333"/>
          <w:spacing w:val="-2"/>
          <w:sz w:val="22"/>
          <w:szCs w:val="22"/>
          <w:lang w:val="ru-RU"/>
        </w:rPr>
        <w:t xml:space="preserve"> для приемки долж</w:t>
      </w:r>
      <w:r w:rsidR="00867905">
        <w:rPr>
          <w:color w:val="333333"/>
          <w:spacing w:val="-2"/>
          <w:sz w:val="22"/>
          <w:szCs w:val="22"/>
          <w:lang w:val="ru-RU"/>
        </w:rPr>
        <w:t>ен</w:t>
      </w:r>
      <w:r w:rsidR="00B726B2" w:rsidRPr="002D0A02">
        <w:rPr>
          <w:color w:val="333333"/>
          <w:spacing w:val="-2"/>
          <w:sz w:val="22"/>
          <w:szCs w:val="22"/>
          <w:lang w:val="ru-RU"/>
        </w:rPr>
        <w:t xml:space="preserve"> быть выполнен после </w:t>
      </w:r>
      <w:r w:rsidR="00B726B2" w:rsidRPr="002D0A02">
        <w:rPr>
          <w:color w:val="333333"/>
          <w:spacing w:val="-2"/>
          <w:sz w:val="22"/>
          <w:szCs w:val="22"/>
        </w:rPr>
        <w:t>PWHT</w:t>
      </w:r>
      <w:r w:rsidR="00B726B2" w:rsidRPr="002D0A02">
        <w:rPr>
          <w:color w:val="333333"/>
          <w:spacing w:val="-2"/>
          <w:sz w:val="22"/>
          <w:szCs w:val="22"/>
          <w:lang w:val="ru-RU"/>
        </w:rPr>
        <w:t>.</w:t>
      </w:r>
    </w:p>
    <w:p w14:paraId="78F1CB8B" w14:textId="715CFBAF" w:rsidR="00EC7A40" w:rsidRPr="002D0A02" w:rsidRDefault="00EC7A40" w:rsidP="00634706">
      <w:pPr>
        <w:pStyle w:val="BodyText"/>
        <w:spacing w:before="120"/>
        <w:ind w:left="1134" w:hanging="425"/>
        <w:rPr>
          <w:color w:val="333333"/>
          <w:sz w:val="22"/>
          <w:szCs w:val="22"/>
          <w:lang w:val="ru-RU"/>
        </w:rPr>
      </w:pPr>
      <w:r w:rsidRPr="002D0A02">
        <w:rPr>
          <w:b/>
          <w:sz w:val="22"/>
          <w:szCs w:val="22"/>
          <w:lang w:val="ru-RU"/>
        </w:rPr>
        <w:t xml:space="preserve">23.3.1-4 - </w:t>
      </w:r>
      <w:r w:rsidR="005B0EFE" w:rsidRPr="002D0A02">
        <w:rPr>
          <w:color w:val="333333"/>
          <w:sz w:val="22"/>
          <w:szCs w:val="22"/>
          <w:lang w:val="ru-RU"/>
        </w:rPr>
        <w:t xml:space="preserve">Радиографический контроль должен быть выполнен </w:t>
      </w:r>
      <w:r w:rsidR="00AD6D51" w:rsidRPr="002D0A02">
        <w:rPr>
          <w:color w:val="333333"/>
          <w:sz w:val="22"/>
          <w:szCs w:val="22"/>
          <w:lang w:val="ru-RU"/>
        </w:rPr>
        <w:t>аттестованным</w:t>
      </w:r>
      <w:r w:rsidR="005B0EFE" w:rsidRPr="002D0A02">
        <w:rPr>
          <w:color w:val="333333"/>
          <w:sz w:val="22"/>
          <w:szCs w:val="22"/>
          <w:lang w:val="ru-RU"/>
        </w:rPr>
        <w:t xml:space="preserve"> сторонним субпоставщиком. Самостоятельная проверка </w:t>
      </w:r>
      <w:r w:rsidR="00653983" w:rsidRPr="002D0A02">
        <w:rPr>
          <w:color w:val="333333"/>
          <w:sz w:val="22"/>
          <w:szCs w:val="22"/>
          <w:lang w:val="ru-RU"/>
        </w:rPr>
        <w:t>п</w:t>
      </w:r>
      <w:r w:rsidR="005B0EFE" w:rsidRPr="002D0A02">
        <w:rPr>
          <w:color w:val="333333"/>
          <w:sz w:val="22"/>
          <w:szCs w:val="22"/>
          <w:lang w:val="ru-RU"/>
        </w:rPr>
        <w:t>оставщиком не допускается.</w:t>
      </w:r>
    </w:p>
    <w:p w14:paraId="6F1A99D7" w14:textId="331CBCBF" w:rsidR="00EC7A40" w:rsidRPr="002D0A02" w:rsidRDefault="00EC7A40" w:rsidP="00634706">
      <w:pPr>
        <w:pStyle w:val="BodyText"/>
        <w:spacing w:before="120" w:after="120"/>
        <w:ind w:left="1418" w:hanging="284"/>
        <w:rPr>
          <w:sz w:val="22"/>
          <w:szCs w:val="22"/>
          <w:lang w:val="ru-RU"/>
        </w:rPr>
      </w:pPr>
      <w:r w:rsidRPr="002D0A02">
        <w:rPr>
          <w:b/>
          <w:sz w:val="22"/>
          <w:szCs w:val="22"/>
          <w:lang w:val="ru-RU"/>
        </w:rPr>
        <w:t>23.3.1-4.1</w:t>
      </w:r>
      <w:r w:rsidRPr="002D0A02">
        <w:rPr>
          <w:b/>
          <w:spacing w:val="9"/>
          <w:sz w:val="22"/>
          <w:szCs w:val="22"/>
          <w:lang w:val="ru-RU"/>
        </w:rPr>
        <w:t xml:space="preserve"> </w:t>
      </w:r>
      <w:r w:rsidRPr="002D0A02">
        <w:rPr>
          <w:b/>
          <w:sz w:val="22"/>
          <w:szCs w:val="22"/>
          <w:lang w:val="ru-RU"/>
        </w:rPr>
        <w:t>-</w:t>
      </w:r>
      <w:r w:rsidRPr="002D0A02">
        <w:rPr>
          <w:b/>
          <w:spacing w:val="2"/>
          <w:sz w:val="22"/>
          <w:szCs w:val="22"/>
          <w:lang w:val="ru-RU"/>
        </w:rPr>
        <w:t xml:space="preserve"> </w:t>
      </w:r>
      <w:bookmarkStart w:id="1961" w:name="_Hlk189814361"/>
      <w:r w:rsidR="00905458" w:rsidRPr="002D0A02">
        <w:rPr>
          <w:color w:val="333333"/>
          <w:spacing w:val="-5"/>
          <w:sz w:val="22"/>
          <w:szCs w:val="22"/>
          <w:lang w:val="ru-RU"/>
        </w:rPr>
        <w:t xml:space="preserve">Инспекторы должны быть аттестованы в соответствии с </w:t>
      </w:r>
      <w:r w:rsidR="002905F3" w:rsidRPr="002D0A02">
        <w:rPr>
          <w:color w:val="333333"/>
          <w:spacing w:val="-5"/>
          <w:sz w:val="22"/>
          <w:szCs w:val="22"/>
          <w:lang w:val="ru-RU"/>
        </w:rPr>
        <w:t xml:space="preserve">ISO 9712 или </w:t>
      </w:r>
      <w:r w:rsidR="00905458" w:rsidRPr="002D0A02">
        <w:rPr>
          <w:color w:val="333333"/>
          <w:spacing w:val="-5"/>
          <w:sz w:val="22"/>
          <w:szCs w:val="22"/>
        </w:rPr>
        <w:t>ASNT</w:t>
      </w:r>
      <w:r w:rsidR="00905458" w:rsidRPr="002D0A02">
        <w:rPr>
          <w:color w:val="333333"/>
          <w:spacing w:val="-5"/>
          <w:sz w:val="22"/>
          <w:szCs w:val="22"/>
          <w:lang w:val="ru-RU"/>
        </w:rPr>
        <w:t xml:space="preserve"> </w:t>
      </w:r>
      <w:r w:rsidR="00905458" w:rsidRPr="002D0A02">
        <w:rPr>
          <w:color w:val="333333"/>
          <w:spacing w:val="-5"/>
          <w:sz w:val="22"/>
          <w:szCs w:val="22"/>
        </w:rPr>
        <w:t>SNT</w:t>
      </w:r>
      <w:r w:rsidR="00905458" w:rsidRPr="002D0A02">
        <w:rPr>
          <w:color w:val="333333"/>
          <w:spacing w:val="-5"/>
          <w:sz w:val="22"/>
          <w:szCs w:val="22"/>
          <w:lang w:val="ru-RU"/>
        </w:rPr>
        <w:t>-</w:t>
      </w:r>
      <w:r w:rsidR="00905458" w:rsidRPr="002D0A02">
        <w:rPr>
          <w:color w:val="333333"/>
          <w:spacing w:val="-5"/>
          <w:sz w:val="22"/>
          <w:szCs w:val="22"/>
        </w:rPr>
        <w:t>TC</w:t>
      </w:r>
      <w:r w:rsidR="00905458" w:rsidRPr="002D0A02">
        <w:rPr>
          <w:color w:val="333333"/>
          <w:spacing w:val="-5"/>
          <w:sz w:val="22"/>
          <w:szCs w:val="22"/>
          <w:lang w:val="ru-RU"/>
        </w:rPr>
        <w:t>-1</w:t>
      </w:r>
      <w:r w:rsidR="00905458" w:rsidRPr="002D0A02">
        <w:rPr>
          <w:color w:val="333333"/>
          <w:spacing w:val="-5"/>
          <w:sz w:val="22"/>
          <w:szCs w:val="22"/>
        </w:rPr>
        <w:t>A</w:t>
      </w:r>
      <w:r w:rsidR="00905458" w:rsidRPr="002D0A02">
        <w:rPr>
          <w:color w:val="333333"/>
          <w:spacing w:val="-5"/>
          <w:sz w:val="22"/>
          <w:szCs w:val="22"/>
          <w:lang w:val="ru-RU"/>
        </w:rPr>
        <w:t>.</w:t>
      </w:r>
      <w:bookmarkEnd w:id="1961"/>
    </w:p>
    <w:p w14:paraId="34DB7666" w14:textId="74AEC71C" w:rsidR="00EC7A40" w:rsidRPr="002D0A02" w:rsidRDefault="00EC7A40" w:rsidP="00634706">
      <w:pPr>
        <w:pStyle w:val="BodyText"/>
        <w:spacing w:before="120" w:after="120"/>
        <w:ind w:left="1418" w:hanging="284"/>
        <w:rPr>
          <w:color w:val="333333"/>
          <w:sz w:val="22"/>
          <w:szCs w:val="22"/>
          <w:lang w:val="ru-RU"/>
        </w:rPr>
      </w:pPr>
      <w:r w:rsidRPr="002D0A02">
        <w:rPr>
          <w:b/>
          <w:sz w:val="22"/>
          <w:szCs w:val="22"/>
          <w:lang w:val="ru-RU"/>
        </w:rPr>
        <w:lastRenderedPageBreak/>
        <w:t xml:space="preserve">23.3.1-4.2 - </w:t>
      </w:r>
      <w:r w:rsidR="00F55D37" w:rsidRPr="002D0A02">
        <w:rPr>
          <w:color w:val="333333"/>
          <w:sz w:val="22"/>
          <w:szCs w:val="22"/>
          <w:lang w:val="ru-RU"/>
        </w:rPr>
        <w:t xml:space="preserve">Как минимум, инспекторы, ответственные за оценку и интерпретацию радиограмм, должны иметь технический уровень </w:t>
      </w:r>
      <w:r w:rsidR="00F55D37" w:rsidRPr="002D0A02">
        <w:rPr>
          <w:color w:val="333333"/>
          <w:sz w:val="22"/>
          <w:szCs w:val="22"/>
        </w:rPr>
        <w:t>II</w:t>
      </w:r>
      <w:r w:rsidR="00F55D37" w:rsidRPr="002D0A02">
        <w:rPr>
          <w:color w:val="333333"/>
          <w:sz w:val="22"/>
          <w:szCs w:val="22"/>
          <w:lang w:val="ru-RU"/>
        </w:rPr>
        <w:t xml:space="preserve"> и быть сертифицированными </w:t>
      </w:r>
      <w:r w:rsidR="00F4635E" w:rsidRPr="002D0A02">
        <w:rPr>
          <w:color w:val="333333"/>
          <w:sz w:val="22"/>
          <w:szCs w:val="22"/>
          <w:lang w:val="ru-RU"/>
        </w:rPr>
        <w:t xml:space="preserve">ISO 9712 или </w:t>
      </w:r>
      <w:r w:rsidR="00F55D37" w:rsidRPr="002D0A02">
        <w:rPr>
          <w:color w:val="333333"/>
          <w:sz w:val="22"/>
          <w:szCs w:val="22"/>
        </w:rPr>
        <w:t>ASNT</w:t>
      </w:r>
      <w:r w:rsidR="00F55D37" w:rsidRPr="002D0A02">
        <w:rPr>
          <w:color w:val="333333"/>
          <w:sz w:val="22"/>
          <w:szCs w:val="22"/>
          <w:lang w:val="ru-RU"/>
        </w:rPr>
        <w:t xml:space="preserve"> </w:t>
      </w:r>
      <w:r w:rsidR="00F55D37" w:rsidRPr="002D0A02">
        <w:rPr>
          <w:color w:val="333333"/>
          <w:sz w:val="22"/>
          <w:szCs w:val="22"/>
        </w:rPr>
        <w:t>SNT</w:t>
      </w:r>
      <w:r w:rsidR="00F55D37" w:rsidRPr="002D0A02">
        <w:rPr>
          <w:color w:val="333333"/>
          <w:sz w:val="22"/>
          <w:szCs w:val="22"/>
          <w:lang w:val="ru-RU"/>
        </w:rPr>
        <w:t>-</w:t>
      </w:r>
      <w:r w:rsidR="00F55D37" w:rsidRPr="002D0A02">
        <w:rPr>
          <w:color w:val="333333"/>
          <w:sz w:val="22"/>
          <w:szCs w:val="22"/>
        </w:rPr>
        <w:t>TC</w:t>
      </w:r>
      <w:r w:rsidR="00F55D37" w:rsidRPr="002D0A02">
        <w:rPr>
          <w:color w:val="333333"/>
          <w:sz w:val="22"/>
          <w:szCs w:val="22"/>
          <w:lang w:val="ru-RU"/>
        </w:rPr>
        <w:t>-1</w:t>
      </w:r>
      <w:r w:rsidR="00F55D37" w:rsidRPr="002D0A02">
        <w:rPr>
          <w:color w:val="333333"/>
          <w:sz w:val="22"/>
          <w:szCs w:val="22"/>
        </w:rPr>
        <w:t>A</w:t>
      </w:r>
      <w:r w:rsidR="00F55D37" w:rsidRPr="002D0A02">
        <w:rPr>
          <w:color w:val="333333"/>
          <w:sz w:val="22"/>
          <w:szCs w:val="22"/>
          <w:lang w:val="ru-RU"/>
        </w:rPr>
        <w:t>.</w:t>
      </w:r>
    </w:p>
    <w:p w14:paraId="6259F07C" w14:textId="1BFDA39A" w:rsidR="00EC7A40" w:rsidRPr="007A4538" w:rsidRDefault="00EC7A40" w:rsidP="00634706">
      <w:pPr>
        <w:pStyle w:val="BodyText"/>
        <w:spacing w:before="120" w:after="120"/>
        <w:ind w:left="1418" w:hanging="284"/>
        <w:rPr>
          <w:color w:val="333333"/>
          <w:spacing w:val="-5"/>
          <w:sz w:val="22"/>
          <w:szCs w:val="22"/>
          <w:lang w:val="ru-RU"/>
        </w:rPr>
      </w:pPr>
      <w:r w:rsidRPr="002D0A02">
        <w:rPr>
          <w:b/>
          <w:sz w:val="22"/>
          <w:szCs w:val="22"/>
          <w:lang w:val="ru-RU"/>
        </w:rPr>
        <w:t>23.3.1-4.3</w:t>
      </w:r>
      <w:r w:rsidRPr="002D0A02">
        <w:rPr>
          <w:b/>
          <w:spacing w:val="9"/>
          <w:sz w:val="22"/>
          <w:szCs w:val="22"/>
          <w:lang w:val="ru-RU"/>
        </w:rPr>
        <w:t xml:space="preserve"> </w:t>
      </w:r>
      <w:r w:rsidRPr="002D0A02">
        <w:rPr>
          <w:b/>
          <w:sz w:val="22"/>
          <w:szCs w:val="22"/>
          <w:lang w:val="ru-RU"/>
        </w:rPr>
        <w:t>-</w:t>
      </w:r>
      <w:r w:rsidRPr="002D0A02">
        <w:rPr>
          <w:b/>
          <w:spacing w:val="2"/>
          <w:sz w:val="22"/>
          <w:szCs w:val="22"/>
          <w:lang w:val="ru-RU"/>
        </w:rPr>
        <w:t xml:space="preserve"> </w:t>
      </w:r>
      <w:r w:rsidR="00D81ECE" w:rsidRPr="002D0A02">
        <w:rPr>
          <w:color w:val="333333"/>
          <w:spacing w:val="-5"/>
          <w:sz w:val="22"/>
          <w:szCs w:val="22"/>
          <w:lang w:val="ru-RU"/>
        </w:rPr>
        <w:t xml:space="preserve">Как минимум, помощники инспектора должны иметь технический уровень </w:t>
      </w:r>
      <w:r w:rsidR="00D81ECE" w:rsidRPr="002D0A02">
        <w:rPr>
          <w:color w:val="333333"/>
          <w:spacing w:val="-5"/>
          <w:sz w:val="22"/>
          <w:szCs w:val="22"/>
        </w:rPr>
        <w:t>I</w:t>
      </w:r>
      <w:r w:rsidR="00D81ECE" w:rsidRPr="002D0A02">
        <w:rPr>
          <w:color w:val="333333"/>
          <w:spacing w:val="-5"/>
          <w:sz w:val="22"/>
          <w:szCs w:val="22"/>
          <w:lang w:val="ru-RU"/>
        </w:rPr>
        <w:t xml:space="preserve"> и быть сертифицированными </w:t>
      </w:r>
      <w:r w:rsidR="00CF298B" w:rsidRPr="002D0A02">
        <w:rPr>
          <w:color w:val="333333"/>
          <w:spacing w:val="-5"/>
          <w:sz w:val="22"/>
          <w:szCs w:val="22"/>
        </w:rPr>
        <w:t>ISO</w:t>
      </w:r>
      <w:r w:rsidR="00CF298B" w:rsidRPr="007A4538">
        <w:rPr>
          <w:color w:val="333333"/>
          <w:spacing w:val="-5"/>
          <w:sz w:val="22"/>
          <w:szCs w:val="22"/>
          <w:lang w:val="ru-RU"/>
        </w:rPr>
        <w:t xml:space="preserve"> 9712 </w:t>
      </w:r>
      <w:r w:rsidR="00CF298B" w:rsidRPr="002D0A02">
        <w:rPr>
          <w:color w:val="333333"/>
          <w:spacing w:val="-5"/>
          <w:sz w:val="22"/>
          <w:szCs w:val="22"/>
          <w:lang w:val="ru-RU"/>
        </w:rPr>
        <w:t>или</w:t>
      </w:r>
      <w:r w:rsidR="00CF298B" w:rsidRPr="007A4538">
        <w:rPr>
          <w:color w:val="333333"/>
          <w:spacing w:val="-5"/>
          <w:sz w:val="22"/>
          <w:szCs w:val="22"/>
          <w:lang w:val="ru-RU"/>
        </w:rPr>
        <w:t xml:space="preserve"> </w:t>
      </w:r>
      <w:r w:rsidR="00D81ECE" w:rsidRPr="002D0A02">
        <w:rPr>
          <w:color w:val="333333"/>
          <w:spacing w:val="-5"/>
          <w:sz w:val="22"/>
          <w:szCs w:val="22"/>
        </w:rPr>
        <w:t>ASNT</w:t>
      </w:r>
      <w:r w:rsidR="00D81ECE" w:rsidRPr="007A4538">
        <w:rPr>
          <w:color w:val="333333"/>
          <w:spacing w:val="-5"/>
          <w:sz w:val="22"/>
          <w:szCs w:val="22"/>
          <w:lang w:val="ru-RU"/>
        </w:rPr>
        <w:t xml:space="preserve"> </w:t>
      </w:r>
      <w:r w:rsidR="00D81ECE" w:rsidRPr="002D0A02">
        <w:rPr>
          <w:color w:val="333333"/>
          <w:spacing w:val="-5"/>
          <w:sz w:val="22"/>
          <w:szCs w:val="22"/>
        </w:rPr>
        <w:t>SNT</w:t>
      </w:r>
      <w:r w:rsidR="00D81ECE" w:rsidRPr="007A4538">
        <w:rPr>
          <w:color w:val="333333"/>
          <w:spacing w:val="-5"/>
          <w:sz w:val="22"/>
          <w:szCs w:val="22"/>
          <w:lang w:val="ru-RU"/>
        </w:rPr>
        <w:t>-</w:t>
      </w:r>
      <w:r w:rsidR="00D81ECE" w:rsidRPr="002D0A02">
        <w:rPr>
          <w:color w:val="333333"/>
          <w:spacing w:val="-5"/>
          <w:sz w:val="22"/>
          <w:szCs w:val="22"/>
        </w:rPr>
        <w:t>TC</w:t>
      </w:r>
      <w:r w:rsidR="00D81ECE" w:rsidRPr="007A4538">
        <w:rPr>
          <w:color w:val="333333"/>
          <w:spacing w:val="-5"/>
          <w:sz w:val="22"/>
          <w:szCs w:val="22"/>
          <w:lang w:val="ru-RU"/>
        </w:rPr>
        <w:t>-1</w:t>
      </w:r>
      <w:r w:rsidR="00D81ECE" w:rsidRPr="002D0A02">
        <w:rPr>
          <w:color w:val="333333"/>
          <w:spacing w:val="-5"/>
          <w:sz w:val="22"/>
          <w:szCs w:val="22"/>
        </w:rPr>
        <w:t>A</w:t>
      </w:r>
      <w:r w:rsidR="00D81ECE" w:rsidRPr="007A4538">
        <w:rPr>
          <w:color w:val="333333"/>
          <w:spacing w:val="-5"/>
          <w:sz w:val="22"/>
          <w:szCs w:val="22"/>
          <w:lang w:val="ru-RU"/>
        </w:rPr>
        <w:t>.</w:t>
      </w:r>
    </w:p>
    <w:p w14:paraId="4EC6BB9E" w14:textId="57B09B87" w:rsidR="00EC7A40" w:rsidRPr="007A4538" w:rsidRDefault="00EC7A40" w:rsidP="00634706">
      <w:pPr>
        <w:pStyle w:val="BodyText"/>
        <w:spacing w:before="120" w:after="120"/>
        <w:ind w:left="1134" w:hanging="425"/>
        <w:rPr>
          <w:color w:val="333333"/>
          <w:sz w:val="22"/>
          <w:szCs w:val="22"/>
          <w:lang w:val="ru-RU"/>
        </w:rPr>
      </w:pPr>
      <w:r w:rsidRPr="002D0A02">
        <w:rPr>
          <w:b/>
          <w:sz w:val="22"/>
          <w:szCs w:val="22"/>
          <w:lang w:val="ru-RU"/>
        </w:rPr>
        <w:t xml:space="preserve">23.3.1-5 - </w:t>
      </w:r>
      <w:r w:rsidR="001317E5" w:rsidRPr="002D0A02">
        <w:rPr>
          <w:color w:val="333333"/>
          <w:sz w:val="22"/>
          <w:szCs w:val="22"/>
          <w:lang w:val="ru-RU"/>
        </w:rPr>
        <w:t>Для каждого изменения процедуры, требующего отдельной аттестации сварщика, первые два сварных шва для каждого сварщика должны быть подвергнуты 100-процентной радиографии в дополнение к пяти процентам заказа (или другому указанному проценту).</w:t>
      </w:r>
    </w:p>
    <w:p w14:paraId="4E19530D" w14:textId="249B1C84" w:rsidR="003E7FCF" w:rsidRDefault="00EC7A40" w:rsidP="00634706">
      <w:pPr>
        <w:pStyle w:val="BodyText"/>
        <w:spacing w:before="120" w:after="120"/>
        <w:ind w:left="1134" w:hanging="425"/>
        <w:rPr>
          <w:color w:val="333333"/>
          <w:sz w:val="22"/>
          <w:szCs w:val="22"/>
          <w:lang w:val="ru-RU"/>
        </w:rPr>
      </w:pPr>
      <w:r w:rsidRPr="002D0A02">
        <w:rPr>
          <w:b/>
          <w:sz w:val="22"/>
          <w:szCs w:val="22"/>
          <w:lang w:val="ru-RU"/>
        </w:rPr>
        <w:t xml:space="preserve">23.3.1-6 - </w:t>
      </w:r>
      <w:r w:rsidR="00524216" w:rsidRPr="002D0A02">
        <w:rPr>
          <w:color w:val="333333"/>
          <w:sz w:val="22"/>
          <w:szCs w:val="22"/>
          <w:lang w:val="ru-RU"/>
        </w:rPr>
        <w:t>Если указано, что радиографи</w:t>
      </w:r>
      <w:r w:rsidR="003E7FCF">
        <w:rPr>
          <w:color w:val="333333"/>
          <w:sz w:val="22"/>
          <w:szCs w:val="22"/>
          <w:lang w:val="ru-RU"/>
        </w:rPr>
        <w:t>ческий контроль</w:t>
      </w:r>
      <w:r w:rsidR="00524216" w:rsidRPr="002D0A02">
        <w:rPr>
          <w:color w:val="333333"/>
          <w:sz w:val="22"/>
          <w:szCs w:val="22"/>
          <w:lang w:val="ru-RU"/>
        </w:rPr>
        <w:t xml:space="preserve"> составляет менее 100 процентов, </w:t>
      </w:r>
      <w:r w:rsidR="003E7FCF">
        <w:rPr>
          <w:color w:val="333333"/>
          <w:sz w:val="22"/>
          <w:szCs w:val="22"/>
          <w:lang w:val="ru-RU"/>
        </w:rPr>
        <w:t>то контроль</w:t>
      </w:r>
      <w:r w:rsidR="003E7FCF" w:rsidRPr="003E7FCF">
        <w:rPr>
          <w:color w:val="333333"/>
          <w:sz w:val="22"/>
          <w:szCs w:val="22"/>
          <w:lang w:val="ru-RU"/>
        </w:rPr>
        <w:t xml:space="preserve"> долж</w:t>
      </w:r>
      <w:r w:rsidR="003E7FCF">
        <w:rPr>
          <w:color w:val="333333"/>
          <w:sz w:val="22"/>
          <w:szCs w:val="22"/>
          <w:lang w:val="ru-RU"/>
        </w:rPr>
        <w:t>ен</w:t>
      </w:r>
      <w:r w:rsidR="003E7FCF" w:rsidRPr="003E7FCF">
        <w:rPr>
          <w:color w:val="333333"/>
          <w:sz w:val="22"/>
          <w:szCs w:val="22"/>
          <w:lang w:val="ru-RU"/>
        </w:rPr>
        <w:t xml:space="preserve"> быть «выборочным контролем» в отличие от «</w:t>
      </w:r>
      <w:r w:rsidR="003E7FCF">
        <w:rPr>
          <w:color w:val="333333"/>
          <w:sz w:val="22"/>
          <w:szCs w:val="22"/>
          <w:lang w:val="ru-RU"/>
        </w:rPr>
        <w:t>локального</w:t>
      </w:r>
      <w:r w:rsidR="003E7FCF" w:rsidRPr="003E7FCF">
        <w:rPr>
          <w:color w:val="333333"/>
          <w:sz w:val="22"/>
          <w:szCs w:val="22"/>
          <w:lang w:val="ru-RU"/>
        </w:rPr>
        <w:t xml:space="preserve"> контроля», как определено в ASME B31.3</w:t>
      </w:r>
    </w:p>
    <w:p w14:paraId="5481B87F" w14:textId="4A202431" w:rsidR="00EC7A40" w:rsidRPr="007A4538" w:rsidRDefault="00EC7A40" w:rsidP="00634706">
      <w:pPr>
        <w:pStyle w:val="BodyText"/>
        <w:spacing w:before="120" w:after="120"/>
        <w:ind w:left="1134" w:hanging="425"/>
        <w:rPr>
          <w:color w:val="333333"/>
          <w:spacing w:val="-2"/>
          <w:sz w:val="22"/>
          <w:szCs w:val="22"/>
          <w:lang w:val="ru-RU"/>
        </w:rPr>
      </w:pPr>
      <w:r w:rsidRPr="002D0A02">
        <w:rPr>
          <w:b/>
          <w:sz w:val="22"/>
          <w:szCs w:val="22"/>
          <w:lang w:val="ru-RU"/>
        </w:rPr>
        <w:t>23.3.1-7</w:t>
      </w:r>
      <w:r w:rsidRPr="002D0A02">
        <w:rPr>
          <w:b/>
          <w:spacing w:val="2"/>
          <w:sz w:val="22"/>
          <w:szCs w:val="22"/>
          <w:lang w:val="ru-RU"/>
        </w:rPr>
        <w:t xml:space="preserve"> </w:t>
      </w:r>
      <w:r w:rsidRPr="002D0A02">
        <w:rPr>
          <w:b/>
          <w:sz w:val="22"/>
          <w:szCs w:val="22"/>
          <w:lang w:val="ru-RU"/>
        </w:rPr>
        <w:t>-</w:t>
      </w:r>
      <w:r w:rsidRPr="002D0A02">
        <w:rPr>
          <w:b/>
          <w:spacing w:val="1"/>
          <w:sz w:val="22"/>
          <w:szCs w:val="22"/>
          <w:lang w:val="ru-RU"/>
        </w:rPr>
        <w:t xml:space="preserve"> </w:t>
      </w:r>
      <w:bookmarkStart w:id="1962" w:name="_Hlk189817560"/>
      <w:r w:rsidR="00C23333" w:rsidRPr="002D0A02">
        <w:rPr>
          <w:color w:val="333333"/>
          <w:spacing w:val="-2"/>
          <w:sz w:val="22"/>
          <w:szCs w:val="22"/>
          <w:lang w:val="ru-RU"/>
        </w:rPr>
        <w:t xml:space="preserve">Сварные швы, </w:t>
      </w:r>
      <w:r w:rsidR="008B7D27" w:rsidRPr="002D0A02">
        <w:rPr>
          <w:color w:val="333333"/>
          <w:spacing w:val="-2"/>
          <w:sz w:val="22"/>
          <w:szCs w:val="22"/>
          <w:lang w:val="ru-RU"/>
        </w:rPr>
        <w:t>отобранные</w:t>
      </w:r>
      <w:r w:rsidR="00C23333" w:rsidRPr="002D0A02">
        <w:rPr>
          <w:color w:val="333333"/>
          <w:spacing w:val="-2"/>
          <w:sz w:val="22"/>
          <w:szCs w:val="22"/>
          <w:lang w:val="ru-RU"/>
        </w:rPr>
        <w:t xml:space="preserve"> для обследования, должны быть максимально равномерно распределены между трубными катушками и сварщиками.</w:t>
      </w:r>
    </w:p>
    <w:bookmarkEnd w:id="1962"/>
    <w:p w14:paraId="0F8FCCDC" w14:textId="1CD14578" w:rsidR="00EC7A40" w:rsidRPr="002D0A02" w:rsidRDefault="00EC7A40" w:rsidP="00634706">
      <w:pPr>
        <w:pStyle w:val="BodyText"/>
        <w:spacing w:before="120" w:after="120"/>
        <w:ind w:left="1134" w:hanging="425"/>
        <w:rPr>
          <w:sz w:val="22"/>
          <w:szCs w:val="22"/>
          <w:lang w:val="ru-RU"/>
        </w:rPr>
      </w:pPr>
      <w:r w:rsidRPr="002D0A02">
        <w:rPr>
          <w:b/>
          <w:sz w:val="22"/>
          <w:szCs w:val="22"/>
          <w:lang w:val="ru-RU"/>
        </w:rPr>
        <w:t xml:space="preserve">23.3.1-8 - </w:t>
      </w:r>
      <w:r w:rsidR="00EC2681" w:rsidRPr="002D0A02">
        <w:rPr>
          <w:color w:val="333333"/>
          <w:spacing w:val="-2"/>
          <w:sz w:val="22"/>
          <w:szCs w:val="22"/>
          <w:lang w:val="ru-RU"/>
        </w:rPr>
        <w:t>Необходимо получить соглас</w:t>
      </w:r>
      <w:r w:rsidR="003655EC" w:rsidRPr="002D0A02">
        <w:rPr>
          <w:color w:val="333333"/>
          <w:spacing w:val="-2"/>
          <w:sz w:val="22"/>
          <w:szCs w:val="22"/>
          <w:lang w:val="ru-RU"/>
        </w:rPr>
        <w:t>ование от</w:t>
      </w:r>
      <w:r w:rsidR="00EC2681" w:rsidRPr="002D0A02">
        <w:rPr>
          <w:color w:val="333333"/>
          <w:spacing w:val="-2"/>
          <w:sz w:val="22"/>
          <w:szCs w:val="22"/>
          <w:lang w:val="ru-RU"/>
        </w:rPr>
        <w:t xml:space="preserve"> инспекторов заказчика на выбор сварных швов для обследования</w:t>
      </w:r>
    </w:p>
    <w:p w14:paraId="1AB2DCE8" w14:textId="68DA12F4" w:rsidR="00EC7A40" w:rsidRPr="002D0A02" w:rsidRDefault="00EC7A40" w:rsidP="00634706">
      <w:pPr>
        <w:pStyle w:val="BodyText"/>
        <w:spacing w:before="120" w:after="120"/>
        <w:ind w:left="1134" w:hanging="425"/>
        <w:rPr>
          <w:sz w:val="22"/>
          <w:szCs w:val="22"/>
          <w:lang w:val="ru-RU"/>
        </w:rPr>
      </w:pPr>
      <w:r w:rsidRPr="002D0A02">
        <w:rPr>
          <w:b/>
          <w:sz w:val="22"/>
          <w:szCs w:val="22"/>
          <w:lang w:val="ru-RU"/>
        </w:rPr>
        <w:t>23.3.1-9</w:t>
      </w:r>
      <w:r w:rsidRPr="002D0A02">
        <w:rPr>
          <w:b/>
          <w:spacing w:val="1"/>
          <w:sz w:val="22"/>
          <w:szCs w:val="22"/>
          <w:lang w:val="ru-RU"/>
        </w:rPr>
        <w:t xml:space="preserve"> </w:t>
      </w:r>
      <w:r w:rsidRPr="002D0A02">
        <w:rPr>
          <w:b/>
          <w:sz w:val="22"/>
          <w:szCs w:val="22"/>
          <w:lang w:val="ru-RU"/>
        </w:rPr>
        <w:t xml:space="preserve">- </w:t>
      </w:r>
      <w:r w:rsidR="001262C4" w:rsidRPr="002D0A02">
        <w:rPr>
          <w:color w:val="333333"/>
          <w:spacing w:val="-2"/>
          <w:sz w:val="22"/>
          <w:szCs w:val="22"/>
          <w:lang w:val="ru-RU"/>
        </w:rPr>
        <w:t>Заказчик оставляют за собой право требовать дополнительной радиографии.</w:t>
      </w:r>
    </w:p>
    <w:p w14:paraId="5AD1609C" w14:textId="2FC00E70" w:rsidR="00EC7A40" w:rsidRPr="007A4538" w:rsidRDefault="00EC7A40" w:rsidP="00634706">
      <w:pPr>
        <w:pStyle w:val="BodyText"/>
        <w:spacing w:before="120" w:after="120"/>
        <w:ind w:left="1134" w:hanging="425"/>
        <w:rPr>
          <w:color w:val="333333"/>
          <w:spacing w:val="-2"/>
          <w:sz w:val="22"/>
          <w:szCs w:val="22"/>
          <w:lang w:val="ru-RU"/>
        </w:rPr>
      </w:pPr>
      <w:r w:rsidRPr="00C440A3">
        <w:rPr>
          <w:b/>
          <w:sz w:val="22"/>
          <w:szCs w:val="22"/>
          <w:lang w:val="ru-RU"/>
          <w:rPrChange w:id="1963" w:author="Marchenko, Sergey [Tengizchevroil]" w:date="2025-08-09T07:46:00Z" w16du:dateUtc="2025-08-09T02:46:00Z">
            <w:rPr>
              <w:b/>
              <w:sz w:val="22"/>
              <w:szCs w:val="22"/>
              <w:highlight w:val="red"/>
              <w:lang w:val="ru-RU"/>
            </w:rPr>
          </w:rPrChange>
        </w:rPr>
        <w:t xml:space="preserve">23.3.1-10 - </w:t>
      </w:r>
      <w:del w:id="1964" w:author="Marchenko, Sergey [Tengizchevroil]" w:date="2025-08-09T07:46:00Z" w16du:dateUtc="2025-08-09T02:46:00Z">
        <w:r w:rsidR="00053E7B" w:rsidRPr="00ED5C69" w:rsidDel="00C440A3">
          <w:rPr>
            <w:color w:val="333333"/>
            <w:spacing w:val="-2"/>
            <w:sz w:val="22"/>
            <w:szCs w:val="22"/>
            <w:highlight w:val="red"/>
            <w:lang w:val="ru-RU"/>
          </w:rPr>
          <w:delText>Должны использоваться критерии нормальной эксплуатации жидкости, если на изометрических чертежа</w:delText>
        </w:r>
      </w:del>
      <w:del w:id="1965" w:author="Marchenko, Sergey [Tengizchevroil]" w:date="2025-08-09T07:45:00Z" w16du:dateUtc="2025-08-09T02:45:00Z">
        <w:r w:rsidR="00053E7B" w:rsidRPr="00ED5C69" w:rsidDel="00C440A3">
          <w:rPr>
            <w:color w:val="333333"/>
            <w:spacing w:val="-2"/>
            <w:sz w:val="22"/>
            <w:szCs w:val="22"/>
            <w:highlight w:val="red"/>
            <w:lang w:val="ru-RU"/>
          </w:rPr>
          <w:delText>х трубопровода не указаны жесткие циклические условия</w:delText>
        </w:r>
        <w:r w:rsidR="007D176B" w:rsidRPr="00ED5C69" w:rsidDel="00C440A3">
          <w:rPr>
            <w:color w:val="333333"/>
            <w:spacing w:val="-2"/>
            <w:sz w:val="22"/>
            <w:szCs w:val="22"/>
            <w:highlight w:val="red"/>
            <w:lang w:val="ru-RU"/>
          </w:rPr>
          <w:delText>,</w:delText>
        </w:r>
        <w:r w:rsidR="00BC5079" w:rsidRPr="00ED5C69" w:rsidDel="00C440A3">
          <w:rPr>
            <w:color w:val="333333"/>
            <w:spacing w:val="-2"/>
            <w:sz w:val="22"/>
            <w:szCs w:val="22"/>
            <w:highlight w:val="red"/>
            <w:lang w:val="ru-RU"/>
          </w:rPr>
          <w:delText xml:space="preserve"> а также</w:delText>
        </w:r>
        <w:r w:rsidR="007D176B" w:rsidRPr="00ED5C69" w:rsidDel="00C440A3">
          <w:rPr>
            <w:color w:val="333333"/>
            <w:spacing w:val="-2"/>
            <w:sz w:val="22"/>
            <w:szCs w:val="22"/>
            <w:highlight w:val="red"/>
            <w:lang w:val="ru-RU"/>
          </w:rPr>
          <w:delText xml:space="preserve"> </w:delText>
        </w:r>
        <w:r w:rsidR="009D3445" w:rsidRPr="00ED5C69" w:rsidDel="00C440A3">
          <w:rPr>
            <w:color w:val="333333"/>
            <w:spacing w:val="-2"/>
            <w:sz w:val="22"/>
            <w:szCs w:val="22"/>
            <w:highlight w:val="red"/>
            <w:lang w:val="ru-RU"/>
          </w:rPr>
          <w:delText>за исключением условий</w:delText>
        </w:r>
        <w:r w:rsidR="006A3F1D" w:rsidRPr="00ED5C69" w:rsidDel="00C440A3">
          <w:rPr>
            <w:color w:val="333333"/>
            <w:spacing w:val="-2"/>
            <w:sz w:val="22"/>
            <w:szCs w:val="22"/>
            <w:highlight w:val="red"/>
            <w:lang w:val="ru-RU"/>
          </w:rPr>
          <w:delText xml:space="preserve"> </w:delText>
        </w:r>
        <w:r w:rsidR="004E2564" w:rsidRPr="00ED5C69" w:rsidDel="00C440A3">
          <w:rPr>
            <w:color w:val="333333"/>
            <w:spacing w:val="-2"/>
            <w:sz w:val="22"/>
            <w:szCs w:val="22"/>
            <w:highlight w:val="red"/>
            <w:lang w:val="ru-RU"/>
          </w:rPr>
          <w:delText>эксплуатации,</w:delText>
        </w:r>
        <w:r w:rsidR="006A3F1D" w:rsidRPr="00ED5C69" w:rsidDel="00C440A3">
          <w:rPr>
            <w:color w:val="333333"/>
            <w:spacing w:val="-2"/>
            <w:sz w:val="22"/>
            <w:szCs w:val="22"/>
            <w:highlight w:val="red"/>
            <w:lang w:val="ru-RU"/>
          </w:rPr>
          <w:delText xml:space="preserve"> указанных</w:delText>
        </w:r>
        <w:r w:rsidR="0088711C" w:rsidRPr="00ED5C69" w:rsidDel="00C440A3">
          <w:rPr>
            <w:color w:val="333333"/>
            <w:spacing w:val="-2"/>
            <w:sz w:val="22"/>
            <w:szCs w:val="22"/>
            <w:highlight w:val="red"/>
            <w:lang w:val="ru-RU"/>
          </w:rPr>
          <w:delText xml:space="preserve"> в </w:delText>
        </w:r>
        <w:r w:rsidR="00D40792" w:rsidRPr="00ED5C69" w:rsidDel="00C440A3">
          <w:rPr>
            <w:color w:val="333333"/>
            <w:spacing w:val="-2"/>
            <w:sz w:val="22"/>
            <w:szCs w:val="22"/>
            <w:highlight w:val="red"/>
            <w:lang w:val="ru-RU"/>
          </w:rPr>
          <w:delText>таблице 3</w:delText>
        </w:r>
        <w:r w:rsidR="004E2564" w:rsidRPr="00ED5C69" w:rsidDel="00C440A3">
          <w:rPr>
            <w:color w:val="333333"/>
            <w:spacing w:val="-2"/>
            <w:sz w:val="22"/>
            <w:szCs w:val="22"/>
            <w:highlight w:val="red"/>
            <w:lang w:val="ru-RU"/>
          </w:rPr>
          <w:delText>.</w:delText>
        </w:r>
      </w:del>
      <w:ins w:id="1966" w:author="Marchenko, Sergey [Tengizchevroil]" w:date="2025-08-09T07:38:00Z" w16du:dateUtc="2025-08-09T02:38:00Z">
        <w:r w:rsidR="00FF4714" w:rsidRPr="00FF4714">
          <w:rPr>
            <w:color w:val="333333"/>
            <w:spacing w:val="-2"/>
            <w:sz w:val="22"/>
            <w:szCs w:val="22"/>
            <w:lang w:val="ru-RU"/>
          </w:rPr>
          <w:t xml:space="preserve">На изометрических чертежах трубопроводов должны быть указаны условия эксплуатации с рабочей средой в нормальных условиях </w:t>
        </w:r>
      </w:ins>
      <w:ins w:id="1967" w:author="Marchenko, Sergey [Tengizchevroil]" w:date="2025-08-09T07:44:00Z" w16du:dateUtc="2025-08-09T02:44:00Z">
        <w:r w:rsidR="00C03FE5" w:rsidRPr="00FF4714">
          <w:rPr>
            <w:color w:val="333333"/>
            <w:spacing w:val="-2"/>
            <w:sz w:val="22"/>
            <w:szCs w:val="22"/>
            <w:lang w:val="ru-RU"/>
          </w:rPr>
          <w:t xml:space="preserve">или </w:t>
        </w:r>
        <w:r w:rsidR="00C03FE5">
          <w:rPr>
            <w:color w:val="333333"/>
            <w:spacing w:val="-2"/>
            <w:sz w:val="22"/>
            <w:szCs w:val="22"/>
            <w:lang w:val="ru-RU"/>
          </w:rPr>
          <w:t xml:space="preserve">в </w:t>
        </w:r>
      </w:ins>
      <w:ins w:id="1968" w:author="Marchenko, Sergey [Tengizchevroil]" w:date="2025-08-09T07:38:00Z" w16du:dateUtc="2025-08-09T02:38:00Z">
        <w:r w:rsidR="00FF4714" w:rsidRPr="00FF4714">
          <w:rPr>
            <w:color w:val="333333"/>
            <w:spacing w:val="-2"/>
            <w:sz w:val="22"/>
            <w:szCs w:val="22"/>
            <w:lang w:val="ru-RU"/>
          </w:rPr>
          <w:t>жестк</w:t>
        </w:r>
      </w:ins>
      <w:ins w:id="1969" w:author="Marchenko, Sergey [Tengizchevroil]" w:date="2025-08-09T07:45:00Z" w16du:dateUtc="2025-08-09T02:45:00Z">
        <w:r w:rsidR="00C03FE5">
          <w:rPr>
            <w:color w:val="333333"/>
            <w:spacing w:val="-2"/>
            <w:sz w:val="22"/>
            <w:szCs w:val="22"/>
            <w:lang w:val="ru-RU"/>
          </w:rPr>
          <w:t>их</w:t>
        </w:r>
      </w:ins>
      <w:ins w:id="1970" w:author="Marchenko, Sergey [Tengizchevroil]" w:date="2025-08-09T07:38:00Z" w16du:dateUtc="2025-08-09T02:38:00Z">
        <w:r w:rsidR="00FF4714" w:rsidRPr="00FF4714">
          <w:rPr>
            <w:color w:val="333333"/>
            <w:spacing w:val="-2"/>
            <w:sz w:val="22"/>
            <w:szCs w:val="22"/>
            <w:lang w:val="ru-RU"/>
          </w:rPr>
          <w:t xml:space="preserve"> циклически</w:t>
        </w:r>
      </w:ins>
      <w:ins w:id="1971" w:author="Marchenko, Sergey [Tengizchevroil]" w:date="2025-08-09T07:45:00Z" w16du:dateUtc="2025-08-09T02:45:00Z">
        <w:r w:rsidR="00C440A3">
          <w:rPr>
            <w:color w:val="333333"/>
            <w:spacing w:val="-2"/>
            <w:sz w:val="22"/>
            <w:szCs w:val="22"/>
            <w:lang w:val="ru-RU"/>
          </w:rPr>
          <w:t>х</w:t>
        </w:r>
      </w:ins>
      <w:ins w:id="1972" w:author="Marchenko, Sergey [Tengizchevroil]" w:date="2025-08-09T07:38:00Z" w16du:dateUtc="2025-08-09T02:38:00Z">
        <w:r w:rsidR="00FF4714" w:rsidRPr="00FF4714">
          <w:rPr>
            <w:color w:val="333333"/>
            <w:spacing w:val="-2"/>
            <w:sz w:val="22"/>
            <w:szCs w:val="22"/>
            <w:lang w:val="ru-RU"/>
          </w:rPr>
          <w:t xml:space="preserve"> условия</w:t>
        </w:r>
      </w:ins>
      <w:ins w:id="1973" w:author="Marchenko, Sergey [Tengizchevroil]" w:date="2025-08-09T07:45:00Z" w16du:dateUtc="2025-08-09T02:45:00Z">
        <w:r w:rsidR="00C440A3">
          <w:rPr>
            <w:color w:val="333333"/>
            <w:spacing w:val="-2"/>
            <w:sz w:val="22"/>
            <w:szCs w:val="22"/>
            <w:lang w:val="ru-RU"/>
          </w:rPr>
          <w:t>х</w:t>
        </w:r>
      </w:ins>
      <w:ins w:id="1974" w:author="Marchenko, Sergey [Tengizchevroil]" w:date="2025-08-09T07:38:00Z" w16du:dateUtc="2025-08-09T02:38:00Z">
        <w:r w:rsidR="00FF4714" w:rsidRPr="00FF4714">
          <w:rPr>
            <w:color w:val="333333"/>
            <w:spacing w:val="-2"/>
            <w:sz w:val="22"/>
            <w:szCs w:val="22"/>
            <w:lang w:val="ru-RU"/>
          </w:rPr>
          <w:t>.</w:t>
        </w:r>
      </w:ins>
    </w:p>
    <w:p w14:paraId="2D742095" w14:textId="47B68241" w:rsidR="00EC7A40" w:rsidRPr="008603EC" w:rsidRDefault="007A6EE1" w:rsidP="00634706">
      <w:pPr>
        <w:pStyle w:val="ListParagraph"/>
        <w:numPr>
          <w:ilvl w:val="2"/>
          <w:numId w:val="68"/>
        </w:numPr>
        <w:spacing w:before="240" w:after="240"/>
        <w:ind w:left="1134" w:hanging="567"/>
        <w:rPr>
          <w:rFonts w:ascii="Arial" w:hAnsi="Arial" w:cs="Arial"/>
          <w:b/>
        </w:rPr>
      </w:pPr>
      <w:r w:rsidRPr="00695561">
        <w:rPr>
          <w:rFonts w:ascii="Arial" w:hAnsi="Arial" w:cs="Arial"/>
          <w:b/>
          <w:spacing w:val="-2"/>
          <w:lang w:val="ru-RU"/>
        </w:rPr>
        <w:t xml:space="preserve">  </w:t>
      </w:r>
      <w:r w:rsidR="00F65CCF" w:rsidRPr="008603EC">
        <w:rPr>
          <w:rFonts w:ascii="Arial" w:hAnsi="Arial" w:cs="Arial"/>
          <w:b/>
          <w:spacing w:val="-2"/>
        </w:rPr>
        <w:t>Критерии приемки</w:t>
      </w:r>
    </w:p>
    <w:p w14:paraId="2286BAC9" w14:textId="20B3F420" w:rsidR="00D6071A" w:rsidRPr="00EC3092" w:rsidRDefault="00EC7A40" w:rsidP="00D6071A">
      <w:pPr>
        <w:pStyle w:val="BodyText"/>
        <w:spacing w:before="120" w:after="120"/>
        <w:ind w:left="1134" w:hanging="425"/>
        <w:rPr>
          <w:color w:val="333333"/>
          <w:spacing w:val="-2"/>
          <w:sz w:val="22"/>
          <w:szCs w:val="22"/>
          <w:lang w:val="ru-RU"/>
          <w:rPrChange w:id="1975" w:author="Marchenko, Sergey [Tengizchevroil]" w:date="2025-08-09T07:41:00Z" w16du:dateUtc="2025-08-09T02:41:00Z">
            <w:rPr>
              <w:color w:val="333333"/>
              <w:spacing w:val="-2"/>
              <w:sz w:val="22"/>
              <w:szCs w:val="22"/>
              <w:highlight w:val="red"/>
              <w:lang w:val="ru-RU"/>
            </w:rPr>
          </w:rPrChange>
        </w:rPr>
      </w:pPr>
      <w:r w:rsidRPr="00EC3092">
        <w:rPr>
          <w:b/>
          <w:sz w:val="22"/>
          <w:szCs w:val="22"/>
          <w:lang w:val="ru-RU"/>
          <w:rPrChange w:id="1976" w:author="Marchenko, Sergey [Tengizchevroil]" w:date="2025-08-09T07:41:00Z" w16du:dateUtc="2025-08-09T02:41:00Z">
            <w:rPr>
              <w:b/>
              <w:sz w:val="22"/>
              <w:szCs w:val="22"/>
              <w:highlight w:val="red"/>
              <w:lang w:val="ru-RU"/>
            </w:rPr>
          </w:rPrChange>
        </w:rPr>
        <w:t xml:space="preserve">23.3.2-1 - </w:t>
      </w:r>
      <w:bookmarkStart w:id="1977" w:name="_Hlk189818024"/>
      <w:r w:rsidR="00DC7313" w:rsidRPr="00EC3092">
        <w:rPr>
          <w:color w:val="333333"/>
          <w:spacing w:val="-2"/>
          <w:sz w:val="22"/>
          <w:szCs w:val="22"/>
          <w:lang w:val="ru-RU"/>
          <w:rPrChange w:id="1978" w:author="Marchenko, Sergey [Tengizchevroil]" w:date="2025-08-09T07:41:00Z" w16du:dateUtc="2025-08-09T02:41:00Z">
            <w:rPr>
              <w:color w:val="333333"/>
              <w:spacing w:val="-2"/>
              <w:sz w:val="22"/>
              <w:szCs w:val="22"/>
              <w:highlight w:val="red"/>
              <w:lang w:val="ru-RU"/>
            </w:rPr>
          </w:rPrChange>
        </w:rPr>
        <w:t xml:space="preserve">Критерии приемки для радиографии должны соответствовать </w:t>
      </w:r>
      <w:r w:rsidR="00DC7313" w:rsidRPr="00EC3092">
        <w:rPr>
          <w:color w:val="333333"/>
          <w:spacing w:val="-2"/>
          <w:sz w:val="22"/>
          <w:szCs w:val="22"/>
          <w:rPrChange w:id="1979" w:author="Marchenko, Sergey [Tengizchevroil]" w:date="2025-08-09T07:41:00Z" w16du:dateUtc="2025-08-09T02:41:00Z">
            <w:rPr>
              <w:color w:val="333333"/>
              <w:spacing w:val="-2"/>
              <w:sz w:val="22"/>
              <w:szCs w:val="22"/>
              <w:highlight w:val="red"/>
            </w:rPr>
          </w:rPrChange>
        </w:rPr>
        <w:t>ASME</w:t>
      </w:r>
      <w:r w:rsidR="00DC7313" w:rsidRPr="00EC3092">
        <w:rPr>
          <w:color w:val="333333"/>
          <w:spacing w:val="-2"/>
          <w:sz w:val="22"/>
          <w:szCs w:val="22"/>
          <w:lang w:val="ru-RU"/>
          <w:rPrChange w:id="1980" w:author="Marchenko, Sergey [Tengizchevroil]" w:date="2025-08-09T07:41:00Z" w16du:dateUtc="2025-08-09T02:41:00Z">
            <w:rPr>
              <w:color w:val="333333"/>
              <w:spacing w:val="-2"/>
              <w:sz w:val="22"/>
              <w:szCs w:val="22"/>
              <w:highlight w:val="red"/>
              <w:lang w:val="ru-RU"/>
            </w:rPr>
          </w:rPrChange>
        </w:rPr>
        <w:t xml:space="preserve"> </w:t>
      </w:r>
      <w:r w:rsidR="00DC7313" w:rsidRPr="00EC3092">
        <w:rPr>
          <w:color w:val="333333"/>
          <w:spacing w:val="-2"/>
          <w:sz w:val="22"/>
          <w:szCs w:val="22"/>
          <w:rPrChange w:id="1981" w:author="Marchenko, Sergey [Tengizchevroil]" w:date="2025-08-09T07:41:00Z" w16du:dateUtc="2025-08-09T02:41:00Z">
            <w:rPr>
              <w:color w:val="333333"/>
              <w:spacing w:val="-2"/>
              <w:sz w:val="22"/>
              <w:szCs w:val="22"/>
              <w:highlight w:val="red"/>
            </w:rPr>
          </w:rPrChange>
        </w:rPr>
        <w:t>B</w:t>
      </w:r>
      <w:r w:rsidR="00DC7313" w:rsidRPr="00EC3092">
        <w:rPr>
          <w:color w:val="333333"/>
          <w:spacing w:val="-2"/>
          <w:sz w:val="22"/>
          <w:szCs w:val="22"/>
          <w:lang w:val="ru-RU"/>
          <w:rPrChange w:id="1982" w:author="Marchenko, Sergey [Tengizchevroil]" w:date="2025-08-09T07:41:00Z" w16du:dateUtc="2025-08-09T02:41:00Z">
            <w:rPr>
              <w:color w:val="333333"/>
              <w:spacing w:val="-2"/>
              <w:sz w:val="22"/>
              <w:szCs w:val="22"/>
              <w:highlight w:val="red"/>
              <w:lang w:val="ru-RU"/>
            </w:rPr>
          </w:rPrChange>
        </w:rPr>
        <w:t xml:space="preserve">31.3 или </w:t>
      </w:r>
      <w:r w:rsidR="00DC7313" w:rsidRPr="00EC3092">
        <w:rPr>
          <w:color w:val="333333"/>
          <w:spacing w:val="-2"/>
          <w:sz w:val="22"/>
          <w:szCs w:val="22"/>
          <w:rPrChange w:id="1983" w:author="Marchenko, Sergey [Tengizchevroil]" w:date="2025-08-09T07:41:00Z" w16du:dateUtc="2025-08-09T02:41:00Z">
            <w:rPr>
              <w:color w:val="333333"/>
              <w:spacing w:val="-2"/>
              <w:sz w:val="22"/>
              <w:szCs w:val="22"/>
              <w:highlight w:val="red"/>
            </w:rPr>
          </w:rPrChange>
        </w:rPr>
        <w:t>ASME</w:t>
      </w:r>
      <w:r w:rsidR="00DC7313" w:rsidRPr="00EC3092">
        <w:rPr>
          <w:color w:val="333333"/>
          <w:spacing w:val="-2"/>
          <w:sz w:val="22"/>
          <w:szCs w:val="22"/>
          <w:lang w:val="ru-RU"/>
          <w:rPrChange w:id="1984" w:author="Marchenko, Sergey [Tengizchevroil]" w:date="2025-08-09T07:41:00Z" w16du:dateUtc="2025-08-09T02:41:00Z">
            <w:rPr>
              <w:color w:val="333333"/>
              <w:spacing w:val="-2"/>
              <w:sz w:val="22"/>
              <w:szCs w:val="22"/>
              <w:highlight w:val="red"/>
              <w:lang w:val="ru-RU"/>
            </w:rPr>
          </w:rPrChange>
        </w:rPr>
        <w:t xml:space="preserve"> </w:t>
      </w:r>
      <w:r w:rsidR="00DC7313" w:rsidRPr="00EC3092">
        <w:rPr>
          <w:color w:val="333333"/>
          <w:spacing w:val="-2"/>
          <w:sz w:val="22"/>
          <w:szCs w:val="22"/>
          <w:rPrChange w:id="1985" w:author="Marchenko, Sergey [Tengizchevroil]" w:date="2025-08-09T07:41:00Z" w16du:dateUtc="2025-08-09T02:41:00Z">
            <w:rPr>
              <w:color w:val="333333"/>
              <w:spacing w:val="-2"/>
              <w:sz w:val="22"/>
              <w:szCs w:val="22"/>
              <w:highlight w:val="red"/>
            </w:rPr>
          </w:rPrChange>
        </w:rPr>
        <w:t>B</w:t>
      </w:r>
      <w:r w:rsidR="00DC7313" w:rsidRPr="00EC3092">
        <w:rPr>
          <w:color w:val="333333"/>
          <w:spacing w:val="-2"/>
          <w:sz w:val="22"/>
          <w:szCs w:val="22"/>
          <w:lang w:val="ru-RU"/>
          <w:rPrChange w:id="1986" w:author="Marchenko, Sergey [Tengizchevroil]" w:date="2025-08-09T07:41:00Z" w16du:dateUtc="2025-08-09T02:41:00Z">
            <w:rPr>
              <w:color w:val="333333"/>
              <w:spacing w:val="-2"/>
              <w:sz w:val="22"/>
              <w:szCs w:val="22"/>
              <w:highlight w:val="red"/>
              <w:lang w:val="ru-RU"/>
            </w:rPr>
          </w:rPrChange>
        </w:rPr>
        <w:t>31.1, в зависимости от применимости.</w:t>
      </w:r>
      <w:bookmarkEnd w:id="1977"/>
      <w:r w:rsidR="00D6071A" w:rsidRPr="00EC3092">
        <w:rPr>
          <w:color w:val="333333"/>
          <w:spacing w:val="-2"/>
          <w:sz w:val="22"/>
          <w:szCs w:val="22"/>
          <w:lang w:val="ru-RU"/>
          <w:rPrChange w:id="1987" w:author="Marchenko, Sergey [Tengizchevroil]" w:date="2025-08-09T07:41:00Z" w16du:dateUtc="2025-08-09T02:41:00Z">
            <w:rPr>
              <w:color w:val="333333"/>
              <w:spacing w:val="-2"/>
              <w:sz w:val="22"/>
              <w:szCs w:val="22"/>
              <w:highlight w:val="red"/>
              <w:lang w:val="ru-RU"/>
            </w:rPr>
          </w:rPrChange>
        </w:rPr>
        <w:t xml:space="preserve"> В отношении ASME B31.3, </w:t>
      </w:r>
      <w:r w:rsidR="00C4345B" w:rsidRPr="00EC3092">
        <w:rPr>
          <w:color w:val="333333"/>
          <w:spacing w:val="-2"/>
          <w:sz w:val="22"/>
          <w:szCs w:val="22"/>
          <w:lang w:val="ru-RU"/>
          <w:rPrChange w:id="1988" w:author="Marchenko, Sergey [Tengizchevroil]" w:date="2025-08-09T07:41:00Z" w16du:dateUtc="2025-08-09T02:41:00Z">
            <w:rPr>
              <w:color w:val="333333"/>
              <w:spacing w:val="-2"/>
              <w:sz w:val="22"/>
              <w:szCs w:val="22"/>
              <w:highlight w:val="red"/>
              <w:lang w:val="ru-RU"/>
            </w:rPr>
          </w:rPrChange>
        </w:rPr>
        <w:t>радио</w:t>
      </w:r>
      <w:r w:rsidR="00B9022E" w:rsidRPr="00EC3092">
        <w:rPr>
          <w:color w:val="333333"/>
          <w:spacing w:val="-2"/>
          <w:sz w:val="22"/>
          <w:szCs w:val="22"/>
          <w:lang w:val="ru-RU"/>
          <w:rPrChange w:id="1989" w:author="Marchenko, Sergey [Tengizchevroil]" w:date="2025-08-09T07:41:00Z" w16du:dateUtc="2025-08-09T02:41:00Z">
            <w:rPr>
              <w:color w:val="333333"/>
              <w:spacing w:val="-2"/>
              <w:sz w:val="22"/>
              <w:szCs w:val="22"/>
              <w:highlight w:val="red"/>
              <w:lang w:val="ru-RU"/>
            </w:rPr>
          </w:rPrChange>
        </w:rPr>
        <w:t>графический</w:t>
      </w:r>
      <w:r w:rsidR="00D6071A" w:rsidRPr="00EC3092">
        <w:rPr>
          <w:color w:val="333333"/>
          <w:spacing w:val="-2"/>
          <w:sz w:val="22"/>
          <w:szCs w:val="22"/>
          <w:lang w:val="ru-RU"/>
          <w:rPrChange w:id="1990" w:author="Marchenko, Sergey [Tengizchevroil]" w:date="2025-08-09T07:41:00Z" w16du:dateUtc="2025-08-09T02:41:00Z">
            <w:rPr>
              <w:color w:val="333333"/>
              <w:spacing w:val="-2"/>
              <w:sz w:val="22"/>
              <w:szCs w:val="22"/>
              <w:highlight w:val="red"/>
              <w:lang w:val="ru-RU"/>
            </w:rPr>
          </w:rPrChange>
        </w:rPr>
        <w:t xml:space="preserve"> контроль, должна использоваться </w:t>
      </w:r>
      <w:r w:rsidR="00B9022E" w:rsidRPr="00EC3092">
        <w:rPr>
          <w:color w:val="333333"/>
          <w:spacing w:val="-2"/>
          <w:sz w:val="22"/>
          <w:szCs w:val="22"/>
          <w:lang w:val="ru-RU"/>
          <w:rPrChange w:id="1991" w:author="Marchenko, Sergey [Tengizchevroil]" w:date="2025-08-09T07:41:00Z" w16du:dateUtc="2025-08-09T02:41:00Z">
            <w:rPr>
              <w:color w:val="333333"/>
              <w:spacing w:val="-2"/>
              <w:sz w:val="22"/>
              <w:szCs w:val="22"/>
              <w:highlight w:val="red"/>
              <w:lang w:val="ru-RU"/>
            </w:rPr>
          </w:rPrChange>
        </w:rPr>
        <w:t>т</w:t>
      </w:r>
      <w:r w:rsidR="00D6071A" w:rsidRPr="00EC3092">
        <w:rPr>
          <w:color w:val="333333"/>
          <w:spacing w:val="-2"/>
          <w:sz w:val="22"/>
          <w:szCs w:val="22"/>
          <w:lang w:val="ru-RU"/>
          <w:rPrChange w:id="1992" w:author="Marchenko, Sergey [Tengizchevroil]" w:date="2025-08-09T07:41:00Z" w16du:dateUtc="2025-08-09T02:41:00Z">
            <w:rPr>
              <w:color w:val="333333"/>
              <w:spacing w:val="-2"/>
              <w:sz w:val="22"/>
              <w:szCs w:val="22"/>
              <w:highlight w:val="red"/>
              <w:lang w:val="ru-RU"/>
            </w:rPr>
          </w:rPrChange>
        </w:rPr>
        <w:t>аблица 341.3.2:</w:t>
      </w:r>
    </w:p>
    <w:p w14:paraId="308AF08D" w14:textId="596A1420" w:rsidR="00D6071A" w:rsidRPr="00EC3092" w:rsidRDefault="009F72E1" w:rsidP="009F72E1">
      <w:pPr>
        <w:pStyle w:val="BodyText"/>
        <w:ind w:left="1134"/>
        <w:rPr>
          <w:color w:val="333333"/>
          <w:spacing w:val="-2"/>
          <w:sz w:val="22"/>
          <w:szCs w:val="22"/>
          <w:lang w:val="ru-RU"/>
          <w:rPrChange w:id="1993" w:author="Marchenko, Sergey [Tengizchevroil]" w:date="2025-08-09T07:41:00Z" w16du:dateUtc="2025-08-09T02:41:00Z">
            <w:rPr>
              <w:color w:val="333333"/>
              <w:spacing w:val="-2"/>
              <w:sz w:val="22"/>
              <w:szCs w:val="22"/>
              <w:highlight w:val="red"/>
              <w:lang w:val="ru-RU"/>
            </w:rPr>
          </w:rPrChange>
        </w:rPr>
      </w:pPr>
      <w:r w:rsidRPr="00EC3092">
        <w:rPr>
          <w:color w:val="333333"/>
          <w:spacing w:val="-2"/>
          <w:sz w:val="22"/>
          <w:szCs w:val="22"/>
          <w:lang w:val="ru-RU"/>
          <w:rPrChange w:id="1994" w:author="Marchenko, Sergey [Tengizchevroil]" w:date="2025-08-09T07:41:00Z" w16du:dateUtc="2025-08-09T02:41:00Z">
            <w:rPr>
              <w:color w:val="333333"/>
              <w:spacing w:val="-2"/>
              <w:sz w:val="22"/>
              <w:szCs w:val="22"/>
              <w:highlight w:val="red"/>
              <w:lang w:val="ru-RU"/>
            </w:rPr>
          </w:rPrChange>
        </w:rPr>
        <w:t>1</w:t>
      </w:r>
      <w:r w:rsidR="00D6071A" w:rsidRPr="00EC3092">
        <w:rPr>
          <w:color w:val="333333"/>
          <w:spacing w:val="-2"/>
          <w:sz w:val="22"/>
          <w:szCs w:val="22"/>
          <w:lang w:val="ru-RU"/>
          <w:rPrChange w:id="1995" w:author="Marchenko, Sergey [Tengizchevroil]" w:date="2025-08-09T07:41:00Z" w16du:dateUtc="2025-08-09T02:41:00Z">
            <w:rPr>
              <w:color w:val="333333"/>
              <w:spacing w:val="-2"/>
              <w:sz w:val="22"/>
              <w:szCs w:val="22"/>
              <w:highlight w:val="red"/>
              <w:lang w:val="ru-RU"/>
            </w:rPr>
          </w:rPrChange>
        </w:rPr>
        <w:t xml:space="preserve">. </w:t>
      </w:r>
      <w:r w:rsidR="00D77560" w:rsidRPr="00EC3092">
        <w:rPr>
          <w:color w:val="333333"/>
          <w:spacing w:val="-2"/>
          <w:sz w:val="22"/>
          <w:szCs w:val="22"/>
          <w:lang w:val="ru-RU"/>
          <w:rPrChange w:id="1996" w:author="Marchenko, Sergey [Tengizchevroil]" w:date="2025-08-09T07:41:00Z" w16du:dateUtc="2025-08-09T02:41:00Z">
            <w:rPr>
              <w:color w:val="333333"/>
              <w:spacing w:val="-2"/>
              <w:sz w:val="22"/>
              <w:szCs w:val="22"/>
              <w:highlight w:val="red"/>
              <w:lang w:val="ru-RU"/>
            </w:rPr>
          </w:rPrChange>
        </w:rPr>
        <w:t>Критерии эксплуатации в нормальных условиях</w:t>
      </w:r>
      <w:r w:rsidR="00D6071A" w:rsidRPr="00EC3092">
        <w:rPr>
          <w:color w:val="333333"/>
          <w:spacing w:val="-2"/>
          <w:sz w:val="22"/>
          <w:szCs w:val="22"/>
          <w:lang w:val="ru-RU"/>
          <w:rPrChange w:id="1997" w:author="Marchenko, Sergey [Tengizchevroil]" w:date="2025-08-09T07:41:00Z" w16du:dateUtc="2025-08-09T02:41:00Z">
            <w:rPr>
              <w:color w:val="333333"/>
              <w:spacing w:val="-2"/>
              <w:sz w:val="22"/>
              <w:szCs w:val="22"/>
              <w:highlight w:val="red"/>
              <w:lang w:val="ru-RU"/>
            </w:rPr>
          </w:rPrChange>
        </w:rPr>
        <w:t xml:space="preserve"> должны</w:t>
      </w:r>
      <w:r w:rsidRPr="00EC3092">
        <w:rPr>
          <w:color w:val="333333"/>
          <w:spacing w:val="-2"/>
          <w:sz w:val="22"/>
          <w:szCs w:val="22"/>
          <w:lang w:val="ru-RU"/>
          <w:rPrChange w:id="1998" w:author="Marchenko, Sergey [Tengizchevroil]" w:date="2025-08-09T07:41:00Z" w16du:dateUtc="2025-08-09T02:41:00Z">
            <w:rPr>
              <w:color w:val="333333"/>
              <w:spacing w:val="-2"/>
              <w:sz w:val="22"/>
              <w:szCs w:val="22"/>
              <w:highlight w:val="red"/>
              <w:lang w:val="ru-RU"/>
            </w:rPr>
          </w:rPrChange>
        </w:rPr>
        <w:t xml:space="preserve"> </w:t>
      </w:r>
      <w:r w:rsidR="00D6071A" w:rsidRPr="00EC3092">
        <w:rPr>
          <w:color w:val="333333"/>
          <w:spacing w:val="-2"/>
          <w:sz w:val="22"/>
          <w:szCs w:val="22"/>
          <w:lang w:val="ru-RU"/>
          <w:rPrChange w:id="1999" w:author="Marchenko, Sergey [Tengizchevroil]" w:date="2025-08-09T07:41:00Z" w16du:dateUtc="2025-08-09T02:41:00Z">
            <w:rPr>
              <w:color w:val="333333"/>
              <w:spacing w:val="-2"/>
              <w:sz w:val="22"/>
              <w:szCs w:val="22"/>
              <w:highlight w:val="red"/>
              <w:lang w:val="ru-RU"/>
            </w:rPr>
          </w:rPrChange>
        </w:rPr>
        <w:t>использоваться для всех трубопроводов,</w:t>
      </w:r>
      <w:r w:rsidRPr="00EC3092">
        <w:rPr>
          <w:color w:val="333333"/>
          <w:spacing w:val="-2"/>
          <w:sz w:val="22"/>
          <w:szCs w:val="22"/>
          <w:lang w:val="ru-RU"/>
          <w:rPrChange w:id="2000" w:author="Marchenko, Sergey [Tengizchevroil]" w:date="2025-08-09T07:41:00Z" w16du:dateUtc="2025-08-09T02:41:00Z">
            <w:rPr>
              <w:color w:val="333333"/>
              <w:spacing w:val="-2"/>
              <w:sz w:val="22"/>
              <w:szCs w:val="22"/>
              <w:highlight w:val="red"/>
              <w:lang w:val="ru-RU"/>
            </w:rPr>
          </w:rPrChange>
        </w:rPr>
        <w:t xml:space="preserve"> </w:t>
      </w:r>
      <w:bookmarkStart w:id="2001" w:name="_Hlk205187042"/>
      <w:r w:rsidR="001C41AF" w:rsidRPr="00EC3092">
        <w:rPr>
          <w:color w:val="333333"/>
          <w:spacing w:val="-2"/>
          <w:sz w:val="22"/>
          <w:szCs w:val="22"/>
          <w:lang w:val="ru-RU"/>
          <w:rPrChange w:id="2002" w:author="Marchenko, Sergey [Tengizchevroil]" w:date="2025-08-09T07:41:00Z" w16du:dateUtc="2025-08-09T02:41:00Z">
            <w:rPr>
              <w:color w:val="333333"/>
              <w:spacing w:val="-2"/>
              <w:sz w:val="22"/>
              <w:szCs w:val="22"/>
              <w:highlight w:val="red"/>
              <w:lang w:val="ru-RU"/>
            </w:rPr>
          </w:rPrChange>
        </w:rPr>
        <w:t>за исключением трубопроводов,</w:t>
      </w:r>
      <w:r w:rsidR="005E2D16" w:rsidRPr="00EC3092">
        <w:rPr>
          <w:color w:val="333333"/>
          <w:spacing w:val="-2"/>
          <w:sz w:val="22"/>
          <w:szCs w:val="22"/>
          <w:lang w:val="ru-RU"/>
          <w:rPrChange w:id="2003" w:author="Marchenko, Sergey [Tengizchevroil]" w:date="2025-08-09T07:41:00Z" w16du:dateUtc="2025-08-09T02:41:00Z">
            <w:rPr>
              <w:color w:val="333333"/>
              <w:spacing w:val="-2"/>
              <w:sz w:val="22"/>
              <w:szCs w:val="22"/>
              <w:highlight w:val="red"/>
              <w:lang w:val="ru-RU"/>
            </w:rPr>
          </w:rPrChange>
        </w:rPr>
        <w:t xml:space="preserve"> имеющи</w:t>
      </w:r>
      <w:r w:rsidR="00ED1627" w:rsidRPr="00EC3092">
        <w:rPr>
          <w:color w:val="333333"/>
          <w:spacing w:val="-2"/>
          <w:sz w:val="22"/>
          <w:szCs w:val="22"/>
          <w:lang w:val="ru-RU"/>
          <w:rPrChange w:id="2004" w:author="Marchenko, Sergey [Tengizchevroil]" w:date="2025-08-09T07:41:00Z" w16du:dateUtc="2025-08-09T02:41:00Z">
            <w:rPr>
              <w:color w:val="333333"/>
              <w:spacing w:val="-2"/>
              <w:sz w:val="22"/>
              <w:szCs w:val="22"/>
              <w:highlight w:val="red"/>
              <w:lang w:val="ru-RU"/>
            </w:rPr>
          </w:rPrChange>
        </w:rPr>
        <w:t>х</w:t>
      </w:r>
      <w:r w:rsidR="005E2D16" w:rsidRPr="00EC3092">
        <w:rPr>
          <w:color w:val="333333"/>
          <w:spacing w:val="-2"/>
          <w:sz w:val="22"/>
          <w:szCs w:val="22"/>
          <w:lang w:val="ru-RU"/>
          <w:rPrChange w:id="2005" w:author="Marchenko, Sergey [Tengizchevroil]" w:date="2025-08-09T07:41:00Z" w16du:dateUtc="2025-08-09T02:41:00Z">
            <w:rPr>
              <w:color w:val="333333"/>
              <w:spacing w:val="-2"/>
              <w:sz w:val="22"/>
              <w:szCs w:val="22"/>
              <w:highlight w:val="red"/>
              <w:lang w:val="ru-RU"/>
            </w:rPr>
          </w:rPrChange>
        </w:rPr>
        <w:t xml:space="preserve"> условия </w:t>
      </w:r>
      <w:r w:rsidR="00C015A4" w:rsidRPr="00EC3092">
        <w:rPr>
          <w:color w:val="333333"/>
          <w:spacing w:val="-2"/>
          <w:sz w:val="22"/>
          <w:szCs w:val="22"/>
          <w:lang w:val="ru-RU"/>
          <w:rPrChange w:id="2006" w:author="Marchenko, Sergey [Tengizchevroil]" w:date="2025-08-09T07:41:00Z" w16du:dateUtc="2025-08-09T02:41:00Z">
            <w:rPr>
              <w:color w:val="333333"/>
              <w:spacing w:val="-2"/>
              <w:sz w:val="22"/>
              <w:szCs w:val="22"/>
              <w:highlight w:val="red"/>
              <w:lang w:val="ru-RU"/>
            </w:rPr>
          </w:rPrChange>
        </w:rPr>
        <w:t>эксплуатации,</w:t>
      </w:r>
      <w:r w:rsidR="007D07F1" w:rsidRPr="00EC3092">
        <w:rPr>
          <w:color w:val="333333"/>
          <w:spacing w:val="-2"/>
          <w:sz w:val="22"/>
          <w:szCs w:val="22"/>
          <w:lang w:val="ru-RU"/>
          <w:rPrChange w:id="2007" w:author="Marchenko, Sergey [Tengizchevroil]" w:date="2025-08-09T07:41:00Z" w16du:dateUtc="2025-08-09T02:41:00Z">
            <w:rPr>
              <w:color w:val="333333"/>
              <w:spacing w:val="-2"/>
              <w:sz w:val="22"/>
              <w:szCs w:val="22"/>
              <w:highlight w:val="red"/>
              <w:lang w:val="ru-RU"/>
            </w:rPr>
          </w:rPrChange>
        </w:rPr>
        <w:t xml:space="preserve"> </w:t>
      </w:r>
      <w:r w:rsidR="00800A39" w:rsidRPr="00EC3092">
        <w:rPr>
          <w:color w:val="333333"/>
          <w:spacing w:val="-2"/>
          <w:sz w:val="22"/>
          <w:szCs w:val="22"/>
          <w:lang w:val="ru-RU"/>
          <w:rPrChange w:id="2008" w:author="Marchenko, Sergey [Tengizchevroil]" w:date="2025-08-09T07:41:00Z" w16du:dateUtc="2025-08-09T02:41:00Z">
            <w:rPr>
              <w:color w:val="333333"/>
              <w:spacing w:val="-2"/>
              <w:sz w:val="22"/>
              <w:szCs w:val="22"/>
              <w:highlight w:val="red"/>
              <w:lang w:val="ru-RU"/>
            </w:rPr>
          </w:rPrChange>
        </w:rPr>
        <w:t>которые указаны в следующим п</w:t>
      </w:r>
      <w:r w:rsidR="008E71B8">
        <w:rPr>
          <w:color w:val="333333"/>
          <w:spacing w:val="-2"/>
          <w:sz w:val="22"/>
          <w:szCs w:val="22"/>
          <w:lang w:val="ru-RU"/>
        </w:rPr>
        <w:t>ункте</w:t>
      </w:r>
      <w:r w:rsidR="00D6071A" w:rsidRPr="00EC3092">
        <w:rPr>
          <w:color w:val="333333"/>
          <w:spacing w:val="-2"/>
          <w:sz w:val="22"/>
          <w:szCs w:val="22"/>
          <w:lang w:val="ru-RU"/>
          <w:rPrChange w:id="2009" w:author="Marchenko, Sergey [Tengizchevroil]" w:date="2025-08-09T07:41:00Z" w16du:dateUtc="2025-08-09T02:41:00Z">
            <w:rPr>
              <w:color w:val="333333"/>
              <w:spacing w:val="-2"/>
              <w:sz w:val="22"/>
              <w:szCs w:val="22"/>
              <w:highlight w:val="red"/>
              <w:lang w:val="ru-RU"/>
            </w:rPr>
          </w:rPrChange>
        </w:rPr>
        <w:t>.</w:t>
      </w:r>
    </w:p>
    <w:bookmarkEnd w:id="2001"/>
    <w:p w14:paraId="639D5347" w14:textId="6C80095A" w:rsidR="007517ED" w:rsidRPr="007517ED" w:rsidRDefault="009F72E1" w:rsidP="00020F89">
      <w:pPr>
        <w:pStyle w:val="BodyText"/>
        <w:spacing w:before="120"/>
        <w:ind w:left="1134"/>
        <w:rPr>
          <w:color w:val="333333"/>
          <w:spacing w:val="-2"/>
          <w:sz w:val="22"/>
          <w:szCs w:val="22"/>
          <w:highlight w:val="yellow"/>
          <w:lang w:val="ru-RU"/>
          <w:rPrChange w:id="2010" w:author="Marchenko, Sergey [Tengizchevroil]" w:date="2025-08-10T07:05:00Z" w16du:dateUtc="2025-08-10T02:05:00Z">
            <w:rPr>
              <w:color w:val="333333"/>
              <w:spacing w:val="-2"/>
              <w:sz w:val="22"/>
              <w:szCs w:val="22"/>
              <w:highlight w:val="red"/>
              <w:lang w:val="ru-RU"/>
            </w:rPr>
          </w:rPrChange>
        </w:rPr>
      </w:pPr>
      <w:r w:rsidRPr="00222EC3">
        <w:rPr>
          <w:color w:val="333333"/>
          <w:spacing w:val="-2"/>
          <w:sz w:val="22"/>
          <w:szCs w:val="22"/>
          <w:lang w:val="ru-RU"/>
          <w:rPrChange w:id="2011" w:author="Marchenko, Sergey [Tengizchevroil]" w:date="2025-08-10T07:14:00Z" w16du:dateUtc="2025-08-10T02:14:00Z">
            <w:rPr>
              <w:color w:val="333333"/>
              <w:spacing w:val="-2"/>
              <w:sz w:val="22"/>
              <w:szCs w:val="22"/>
              <w:highlight w:val="red"/>
              <w:lang w:val="ru-RU"/>
            </w:rPr>
          </w:rPrChange>
        </w:rPr>
        <w:t>2</w:t>
      </w:r>
      <w:r w:rsidR="00D6071A" w:rsidRPr="00222EC3">
        <w:rPr>
          <w:color w:val="333333"/>
          <w:spacing w:val="-2"/>
          <w:sz w:val="22"/>
          <w:szCs w:val="22"/>
          <w:lang w:val="ru-RU"/>
          <w:rPrChange w:id="2012" w:author="Marchenko, Sergey [Tengizchevroil]" w:date="2025-08-10T07:14:00Z" w16du:dateUtc="2025-08-10T02:14:00Z">
            <w:rPr>
              <w:color w:val="333333"/>
              <w:spacing w:val="-2"/>
              <w:sz w:val="22"/>
              <w:szCs w:val="22"/>
              <w:highlight w:val="red"/>
              <w:lang w:val="ru-RU"/>
            </w:rPr>
          </w:rPrChange>
        </w:rPr>
        <w:t xml:space="preserve">. </w:t>
      </w:r>
      <w:del w:id="2013" w:author="Marchenko, Sergey [Tengizchevroil]" w:date="2025-08-09T07:41:00Z" w16du:dateUtc="2025-08-09T02:41:00Z">
        <w:r w:rsidR="00D77560" w:rsidRPr="00222EC3" w:rsidDel="00EC3092">
          <w:rPr>
            <w:color w:val="333333"/>
            <w:spacing w:val="-2"/>
            <w:sz w:val="22"/>
            <w:szCs w:val="22"/>
            <w:lang w:val="ru-RU"/>
            <w:rPrChange w:id="2014" w:author="Marchenko, Sergey [Tengizchevroil]" w:date="2025-08-10T07:14:00Z" w16du:dateUtc="2025-08-10T02:14:00Z">
              <w:rPr>
                <w:color w:val="333333"/>
                <w:spacing w:val="-2"/>
                <w:sz w:val="22"/>
                <w:szCs w:val="22"/>
                <w:highlight w:val="red"/>
                <w:lang w:val="ru-RU"/>
              </w:rPr>
            </w:rPrChange>
          </w:rPr>
          <w:delText xml:space="preserve">Критерии эксплуатации в тяжелых циклических условиях </w:delText>
        </w:r>
        <w:r w:rsidR="00D6071A" w:rsidRPr="00222EC3" w:rsidDel="00EC3092">
          <w:rPr>
            <w:color w:val="333333"/>
            <w:spacing w:val="-2"/>
            <w:sz w:val="22"/>
            <w:szCs w:val="22"/>
            <w:lang w:val="ru-RU"/>
            <w:rPrChange w:id="2015" w:author="Marchenko, Sergey [Tengizchevroil]" w:date="2025-08-10T07:14:00Z" w16du:dateUtc="2025-08-10T02:14:00Z">
              <w:rPr>
                <w:color w:val="333333"/>
                <w:spacing w:val="-2"/>
                <w:sz w:val="22"/>
                <w:szCs w:val="22"/>
                <w:highlight w:val="red"/>
                <w:lang w:val="ru-RU"/>
              </w:rPr>
            </w:rPrChange>
          </w:rPr>
          <w:delText>должны</w:delText>
        </w:r>
        <w:r w:rsidR="00B83A04" w:rsidRPr="00222EC3" w:rsidDel="00EC3092">
          <w:rPr>
            <w:color w:val="333333"/>
            <w:spacing w:val="-2"/>
            <w:sz w:val="22"/>
            <w:szCs w:val="22"/>
            <w:lang w:val="ru-RU"/>
            <w:rPrChange w:id="2016" w:author="Marchenko, Sergey [Tengizchevroil]" w:date="2025-08-10T07:14:00Z" w16du:dateUtc="2025-08-10T02:14:00Z">
              <w:rPr>
                <w:color w:val="333333"/>
                <w:spacing w:val="-2"/>
                <w:sz w:val="22"/>
                <w:szCs w:val="22"/>
                <w:highlight w:val="red"/>
                <w:lang w:val="ru-RU"/>
              </w:rPr>
            </w:rPrChange>
          </w:rPr>
          <w:delText xml:space="preserve"> </w:delText>
        </w:r>
        <w:r w:rsidR="00D6071A" w:rsidRPr="00222EC3" w:rsidDel="00EC3092">
          <w:rPr>
            <w:color w:val="333333"/>
            <w:spacing w:val="-2"/>
            <w:sz w:val="22"/>
            <w:szCs w:val="22"/>
            <w:lang w:val="ru-RU"/>
            <w:rPrChange w:id="2017" w:author="Marchenko, Sergey [Tengizchevroil]" w:date="2025-08-10T07:14:00Z" w16du:dateUtc="2025-08-10T02:14:00Z">
              <w:rPr>
                <w:color w:val="333333"/>
                <w:spacing w:val="-2"/>
                <w:sz w:val="22"/>
                <w:szCs w:val="22"/>
                <w:highlight w:val="red"/>
                <w:lang w:val="ru-RU"/>
              </w:rPr>
            </w:rPrChange>
          </w:rPr>
          <w:delText xml:space="preserve">распространяться на все трубопроводы </w:delText>
        </w:r>
        <w:r w:rsidR="007F19C3" w:rsidRPr="00222EC3" w:rsidDel="00EC3092">
          <w:rPr>
            <w:color w:val="333333"/>
            <w:spacing w:val="-2"/>
            <w:sz w:val="22"/>
            <w:szCs w:val="22"/>
            <w:lang w:val="ru-RU"/>
            <w:rPrChange w:id="2018" w:author="Marchenko, Sergey [Tengizchevroil]" w:date="2025-08-10T07:14:00Z" w16du:dateUtc="2025-08-10T02:14:00Z">
              <w:rPr>
                <w:color w:val="333333"/>
                <w:spacing w:val="-2"/>
                <w:sz w:val="22"/>
                <w:szCs w:val="22"/>
                <w:highlight w:val="red"/>
                <w:lang w:val="ru-RU"/>
              </w:rPr>
            </w:rPrChange>
          </w:rPr>
          <w:delText xml:space="preserve">условия </w:delText>
        </w:r>
        <w:r w:rsidR="005E2D16" w:rsidRPr="00222EC3" w:rsidDel="00EC3092">
          <w:rPr>
            <w:color w:val="333333"/>
            <w:spacing w:val="-2"/>
            <w:sz w:val="22"/>
            <w:szCs w:val="22"/>
            <w:lang w:val="ru-RU"/>
            <w:rPrChange w:id="2019" w:author="Marchenko, Sergey [Tengizchevroil]" w:date="2025-08-10T07:14:00Z" w16du:dateUtc="2025-08-10T02:14:00Z">
              <w:rPr>
                <w:color w:val="333333"/>
                <w:spacing w:val="-2"/>
                <w:sz w:val="22"/>
                <w:szCs w:val="22"/>
                <w:highlight w:val="red"/>
                <w:lang w:val="ru-RU"/>
              </w:rPr>
            </w:rPrChange>
          </w:rPr>
          <w:delText>эксплуатации,</w:delText>
        </w:r>
        <w:r w:rsidR="00BF47CB" w:rsidRPr="00222EC3" w:rsidDel="00EC3092">
          <w:rPr>
            <w:color w:val="333333"/>
            <w:spacing w:val="-2"/>
            <w:sz w:val="22"/>
            <w:szCs w:val="22"/>
            <w:lang w:val="ru-RU"/>
            <w:rPrChange w:id="2020" w:author="Marchenko, Sergey [Tengizchevroil]" w:date="2025-08-10T07:14:00Z" w16du:dateUtc="2025-08-10T02:14:00Z">
              <w:rPr>
                <w:color w:val="333333"/>
                <w:spacing w:val="-2"/>
                <w:sz w:val="22"/>
                <w:szCs w:val="22"/>
                <w:highlight w:val="red"/>
                <w:lang w:val="ru-RU"/>
              </w:rPr>
            </w:rPrChange>
          </w:rPr>
          <w:delText xml:space="preserve"> которых указаны в таблице 3</w:delText>
        </w:r>
        <w:r w:rsidR="00D6071A" w:rsidRPr="00222EC3" w:rsidDel="00EC3092">
          <w:rPr>
            <w:color w:val="333333"/>
            <w:spacing w:val="-2"/>
            <w:sz w:val="22"/>
            <w:szCs w:val="22"/>
            <w:lang w:val="ru-RU"/>
            <w:rPrChange w:id="2021" w:author="Marchenko, Sergey [Tengizchevroil]" w:date="2025-08-10T07:14:00Z" w16du:dateUtc="2025-08-10T02:14:00Z">
              <w:rPr>
                <w:color w:val="333333"/>
                <w:spacing w:val="-2"/>
                <w:sz w:val="22"/>
                <w:szCs w:val="22"/>
                <w:highlight w:val="red"/>
                <w:lang w:val="ru-RU"/>
              </w:rPr>
            </w:rPrChange>
          </w:rPr>
          <w:delText>.</w:delText>
        </w:r>
      </w:del>
      <w:ins w:id="2022" w:author="Marchenko, Sergey [Tengizchevroil]" w:date="2025-08-10T07:12:00Z" w16du:dateUtc="2025-08-10T02:12:00Z">
        <w:r w:rsidR="004D5CDA" w:rsidRPr="00222EC3">
          <w:rPr>
            <w:color w:val="333333"/>
            <w:spacing w:val="-2"/>
            <w:sz w:val="22"/>
            <w:szCs w:val="22"/>
            <w:lang w:val="ru-RU"/>
          </w:rPr>
          <w:t>Для</w:t>
        </w:r>
        <w:r w:rsidR="004D5CDA" w:rsidRPr="004D5CDA">
          <w:rPr>
            <w:color w:val="333333"/>
            <w:spacing w:val="-2"/>
            <w:sz w:val="22"/>
            <w:szCs w:val="22"/>
            <w:lang w:val="ru-RU"/>
          </w:rPr>
          <w:t xml:space="preserve"> всех материалов критерии</w:t>
        </w:r>
      </w:ins>
      <w:ins w:id="2023" w:author="Marchenko, Sergey [Tengizchevroil]" w:date="2025-08-10T07:21:00Z" w16du:dateUtc="2025-08-10T02:21:00Z">
        <w:r w:rsidR="00AE62DA">
          <w:rPr>
            <w:color w:val="333333"/>
            <w:spacing w:val="-2"/>
            <w:sz w:val="22"/>
            <w:szCs w:val="22"/>
            <w:lang w:val="ru-RU"/>
          </w:rPr>
          <w:t xml:space="preserve"> приемки</w:t>
        </w:r>
      </w:ins>
      <w:ins w:id="2024" w:author="Marchenko, Sergey [Tengizchevroil]" w:date="2025-08-10T07:12:00Z" w16du:dateUtc="2025-08-10T02:12:00Z">
        <w:r w:rsidR="004D5CDA" w:rsidRPr="004D5CDA">
          <w:rPr>
            <w:color w:val="333333"/>
            <w:spacing w:val="-2"/>
            <w:sz w:val="22"/>
            <w:szCs w:val="22"/>
            <w:lang w:val="ru-RU"/>
          </w:rPr>
          <w:t xml:space="preserve"> жестких циклических условий должны применяться для всех трубопроводов</w:t>
        </w:r>
      </w:ins>
      <w:ins w:id="2025" w:author="Marchenko, Sergey [Tengizchevroil]" w:date="2025-08-10T07:21:00Z" w16du:dateUtc="2025-08-10T02:21:00Z">
        <w:r w:rsidR="002D3C1F">
          <w:rPr>
            <w:color w:val="333333"/>
            <w:spacing w:val="-2"/>
            <w:sz w:val="22"/>
            <w:szCs w:val="22"/>
            <w:lang w:val="ru-RU"/>
          </w:rPr>
          <w:t xml:space="preserve"> э</w:t>
        </w:r>
      </w:ins>
      <w:ins w:id="2026" w:author="Marchenko, Sergey [Tengizchevroil]" w:date="2025-08-10T07:22:00Z" w16du:dateUtc="2025-08-10T02:22:00Z">
        <w:r w:rsidR="002D3C1F">
          <w:rPr>
            <w:color w:val="333333"/>
            <w:spacing w:val="-2"/>
            <w:sz w:val="22"/>
            <w:szCs w:val="22"/>
            <w:lang w:val="ru-RU"/>
          </w:rPr>
          <w:t>ксплуатируемых</w:t>
        </w:r>
      </w:ins>
      <w:ins w:id="2027" w:author="Marchenko, Sergey [Tengizchevroil]" w:date="2025-08-10T07:12:00Z" w16du:dateUtc="2025-08-10T02:12:00Z">
        <w:r w:rsidR="004D5CDA" w:rsidRPr="004D5CDA">
          <w:rPr>
            <w:color w:val="333333"/>
            <w:spacing w:val="-2"/>
            <w:sz w:val="22"/>
            <w:szCs w:val="22"/>
            <w:lang w:val="ru-RU"/>
          </w:rPr>
          <w:t xml:space="preserve"> в жестких циклических условиях и для всех трубопроводов в эксплуатируемых средах, перечисленных в таблице 3 настоящей спецификации.</w:t>
        </w:r>
      </w:ins>
    </w:p>
    <w:p w14:paraId="789495DF" w14:textId="79FBA52C" w:rsidR="00EC7A40" w:rsidRPr="00C13398" w:rsidRDefault="00EC7A40" w:rsidP="00634706">
      <w:pPr>
        <w:pStyle w:val="BodyText"/>
        <w:spacing w:before="120" w:after="120"/>
        <w:ind w:left="1134" w:hanging="425"/>
        <w:rPr>
          <w:sz w:val="22"/>
          <w:szCs w:val="22"/>
          <w:lang w:val="ru-RU"/>
        </w:rPr>
      </w:pPr>
      <w:r w:rsidRPr="00C13398">
        <w:rPr>
          <w:b/>
          <w:sz w:val="22"/>
          <w:szCs w:val="22"/>
          <w:lang w:val="ru-RU"/>
        </w:rPr>
        <w:t>23.3.2-2</w:t>
      </w:r>
      <w:r w:rsidRPr="00C13398">
        <w:rPr>
          <w:b/>
          <w:spacing w:val="2"/>
          <w:sz w:val="22"/>
          <w:szCs w:val="22"/>
          <w:lang w:val="ru-RU"/>
        </w:rPr>
        <w:t xml:space="preserve"> </w:t>
      </w:r>
      <w:r w:rsidRPr="00C13398">
        <w:rPr>
          <w:b/>
          <w:sz w:val="22"/>
          <w:szCs w:val="22"/>
          <w:lang w:val="ru-RU"/>
        </w:rPr>
        <w:t>-</w:t>
      </w:r>
      <w:r w:rsidRPr="00C13398">
        <w:rPr>
          <w:b/>
          <w:spacing w:val="2"/>
          <w:sz w:val="22"/>
          <w:szCs w:val="22"/>
          <w:lang w:val="ru-RU"/>
        </w:rPr>
        <w:t xml:space="preserve"> </w:t>
      </w:r>
      <w:r w:rsidR="00153682" w:rsidRPr="00C13398">
        <w:rPr>
          <w:color w:val="333333"/>
          <w:spacing w:val="-2"/>
          <w:sz w:val="22"/>
          <w:szCs w:val="22"/>
          <w:lang w:val="ru-RU"/>
        </w:rPr>
        <w:t>При интерпретации рентгенограмм требуется согла</w:t>
      </w:r>
      <w:r w:rsidR="0080160C" w:rsidRPr="00C13398">
        <w:rPr>
          <w:color w:val="333333"/>
          <w:spacing w:val="-2"/>
          <w:sz w:val="22"/>
          <w:szCs w:val="22"/>
          <w:lang w:val="ru-RU"/>
        </w:rPr>
        <w:t>сование</w:t>
      </w:r>
      <w:r w:rsidR="00153682" w:rsidRPr="00C13398">
        <w:rPr>
          <w:color w:val="333333"/>
          <w:spacing w:val="-2"/>
          <w:sz w:val="22"/>
          <w:szCs w:val="22"/>
          <w:lang w:val="ru-RU"/>
        </w:rPr>
        <w:t xml:space="preserve"> инспектора от заказчика.</w:t>
      </w:r>
    </w:p>
    <w:p w14:paraId="77467894" w14:textId="5695E5BA" w:rsidR="00EC7A40" w:rsidRPr="008603EC" w:rsidRDefault="007A6EE1" w:rsidP="00634706">
      <w:pPr>
        <w:pStyle w:val="ListParagraph"/>
        <w:numPr>
          <w:ilvl w:val="2"/>
          <w:numId w:val="68"/>
        </w:numPr>
        <w:spacing w:before="240" w:after="240"/>
        <w:ind w:left="1134" w:hanging="567"/>
        <w:rPr>
          <w:rFonts w:ascii="Arial" w:hAnsi="Arial" w:cs="Arial"/>
          <w:b/>
        </w:rPr>
      </w:pPr>
      <w:r w:rsidRPr="00695561">
        <w:rPr>
          <w:rFonts w:ascii="Arial" w:hAnsi="Arial" w:cs="Arial"/>
          <w:b/>
          <w:spacing w:val="-2"/>
          <w:lang w:val="ru-RU"/>
        </w:rPr>
        <w:t xml:space="preserve">  </w:t>
      </w:r>
      <w:r w:rsidR="0080160C" w:rsidRPr="008603EC">
        <w:rPr>
          <w:rFonts w:ascii="Arial" w:hAnsi="Arial" w:cs="Arial"/>
          <w:b/>
          <w:spacing w:val="-2"/>
        </w:rPr>
        <w:t>Техника</w:t>
      </w:r>
    </w:p>
    <w:p w14:paraId="658CCD9C" w14:textId="628019E1" w:rsidR="00EC7A40" w:rsidRPr="00C13398" w:rsidRDefault="00EC7A40" w:rsidP="00634706">
      <w:pPr>
        <w:pStyle w:val="BodyText"/>
        <w:spacing w:before="120" w:after="120"/>
        <w:ind w:left="1134" w:hanging="425"/>
        <w:rPr>
          <w:sz w:val="22"/>
          <w:szCs w:val="22"/>
          <w:lang w:val="ru-RU"/>
        </w:rPr>
      </w:pPr>
      <w:r w:rsidRPr="00C13398">
        <w:rPr>
          <w:b/>
          <w:sz w:val="22"/>
          <w:szCs w:val="22"/>
          <w:lang w:val="ru-RU"/>
        </w:rPr>
        <w:t>23.3.3-1</w:t>
      </w:r>
      <w:r w:rsidRPr="00C13398">
        <w:rPr>
          <w:b/>
          <w:spacing w:val="2"/>
          <w:sz w:val="22"/>
          <w:szCs w:val="22"/>
          <w:lang w:val="ru-RU"/>
        </w:rPr>
        <w:t xml:space="preserve"> </w:t>
      </w:r>
      <w:r w:rsidRPr="00C13398">
        <w:rPr>
          <w:b/>
          <w:sz w:val="22"/>
          <w:szCs w:val="22"/>
          <w:lang w:val="ru-RU"/>
        </w:rPr>
        <w:t xml:space="preserve">- </w:t>
      </w:r>
      <w:r w:rsidR="002521C9" w:rsidRPr="00C13398">
        <w:rPr>
          <w:color w:val="333333"/>
          <w:spacing w:val="-2"/>
          <w:sz w:val="22"/>
          <w:szCs w:val="22"/>
          <w:lang w:val="ru-RU"/>
        </w:rPr>
        <w:t>Использование усиливающих флуоресцентных экранов не допускается.</w:t>
      </w:r>
    </w:p>
    <w:p w14:paraId="65B8BFA6" w14:textId="05870B2A" w:rsidR="00EC7A40" w:rsidRPr="008603EC" w:rsidRDefault="007A6EE1" w:rsidP="00634706">
      <w:pPr>
        <w:pStyle w:val="ListParagraph"/>
        <w:numPr>
          <w:ilvl w:val="2"/>
          <w:numId w:val="68"/>
        </w:numPr>
        <w:spacing w:before="240" w:after="240"/>
        <w:ind w:left="1134" w:hanging="567"/>
        <w:rPr>
          <w:rFonts w:ascii="Arial" w:hAnsi="Arial" w:cs="Arial"/>
          <w:b/>
        </w:rPr>
      </w:pPr>
      <w:r w:rsidRPr="00695561">
        <w:rPr>
          <w:rFonts w:ascii="Arial" w:hAnsi="Arial" w:cs="Arial"/>
          <w:b/>
          <w:spacing w:val="-2"/>
          <w:lang w:val="ru-RU"/>
        </w:rPr>
        <w:t xml:space="preserve">  </w:t>
      </w:r>
      <w:r w:rsidR="00C353FC" w:rsidRPr="008603EC">
        <w:rPr>
          <w:rFonts w:ascii="Arial" w:hAnsi="Arial" w:cs="Arial"/>
          <w:b/>
          <w:spacing w:val="-2"/>
          <w:lang w:val="ru-RU"/>
        </w:rPr>
        <w:t>Современное</w:t>
      </w:r>
      <w:r w:rsidR="00D8639C" w:rsidRPr="008603EC">
        <w:rPr>
          <w:rFonts w:ascii="Arial" w:hAnsi="Arial" w:cs="Arial"/>
          <w:b/>
          <w:spacing w:val="-2"/>
        </w:rPr>
        <w:t xml:space="preserve"> обследование</w:t>
      </w:r>
    </w:p>
    <w:p w14:paraId="7B9D254F" w14:textId="7B9F295D" w:rsidR="00EC7A40" w:rsidRPr="00920498" w:rsidRDefault="00EC7A40" w:rsidP="00634706">
      <w:pPr>
        <w:pStyle w:val="BodyText"/>
        <w:spacing w:before="120" w:after="120"/>
        <w:ind w:left="1134" w:hanging="425"/>
        <w:rPr>
          <w:sz w:val="22"/>
          <w:szCs w:val="22"/>
          <w:lang w:val="ru-RU"/>
        </w:rPr>
      </w:pPr>
      <w:r w:rsidRPr="00920498">
        <w:rPr>
          <w:b/>
          <w:sz w:val="22"/>
          <w:szCs w:val="22"/>
          <w:lang w:val="ru-RU"/>
        </w:rPr>
        <w:t>23.3.4-1</w:t>
      </w:r>
      <w:r w:rsidRPr="00920498">
        <w:rPr>
          <w:b/>
          <w:spacing w:val="2"/>
          <w:sz w:val="22"/>
          <w:szCs w:val="22"/>
          <w:lang w:val="ru-RU"/>
        </w:rPr>
        <w:t xml:space="preserve"> </w:t>
      </w:r>
      <w:r w:rsidRPr="00920498">
        <w:rPr>
          <w:b/>
          <w:sz w:val="22"/>
          <w:szCs w:val="22"/>
          <w:lang w:val="ru-RU"/>
        </w:rPr>
        <w:t>-</w:t>
      </w:r>
      <w:r w:rsidRPr="00920498">
        <w:rPr>
          <w:b/>
          <w:spacing w:val="1"/>
          <w:sz w:val="22"/>
          <w:szCs w:val="22"/>
          <w:lang w:val="ru-RU"/>
        </w:rPr>
        <w:t xml:space="preserve"> </w:t>
      </w:r>
      <w:r w:rsidR="00C353FC" w:rsidRPr="00920498">
        <w:rPr>
          <w:color w:val="333333"/>
          <w:spacing w:val="-2"/>
          <w:sz w:val="22"/>
          <w:szCs w:val="22"/>
          <w:lang w:val="ru-RU"/>
        </w:rPr>
        <w:t>Современное обследование</w:t>
      </w:r>
      <w:r w:rsidR="007D2534" w:rsidRPr="00920498">
        <w:rPr>
          <w:color w:val="333333"/>
          <w:spacing w:val="-2"/>
          <w:sz w:val="22"/>
          <w:szCs w:val="22"/>
          <w:lang w:val="ru-RU"/>
        </w:rPr>
        <w:t xml:space="preserve"> долж</w:t>
      </w:r>
      <w:r w:rsidR="00C353FC" w:rsidRPr="00920498">
        <w:rPr>
          <w:color w:val="333333"/>
          <w:spacing w:val="-2"/>
          <w:sz w:val="22"/>
          <w:szCs w:val="22"/>
          <w:lang w:val="ru-RU"/>
        </w:rPr>
        <w:t>но</w:t>
      </w:r>
      <w:r w:rsidR="007D2534" w:rsidRPr="00920498">
        <w:rPr>
          <w:color w:val="333333"/>
          <w:spacing w:val="-2"/>
          <w:sz w:val="22"/>
          <w:szCs w:val="22"/>
          <w:lang w:val="ru-RU"/>
        </w:rPr>
        <w:t xml:space="preserve"> соответствовать </w:t>
      </w:r>
      <w:r w:rsidR="007D2534" w:rsidRPr="00920498">
        <w:rPr>
          <w:color w:val="333333"/>
          <w:spacing w:val="-2"/>
          <w:sz w:val="22"/>
          <w:szCs w:val="22"/>
        </w:rPr>
        <w:t>ASME</w:t>
      </w:r>
      <w:r w:rsidR="007D2534" w:rsidRPr="00920498">
        <w:rPr>
          <w:color w:val="333333"/>
          <w:spacing w:val="-2"/>
          <w:sz w:val="22"/>
          <w:szCs w:val="22"/>
          <w:lang w:val="ru-RU"/>
        </w:rPr>
        <w:t xml:space="preserve"> </w:t>
      </w:r>
      <w:r w:rsidR="007D2534" w:rsidRPr="00920498">
        <w:rPr>
          <w:color w:val="333333"/>
          <w:spacing w:val="-2"/>
          <w:sz w:val="22"/>
          <w:szCs w:val="22"/>
        </w:rPr>
        <w:t>B</w:t>
      </w:r>
      <w:r w:rsidR="007D2534" w:rsidRPr="00920498">
        <w:rPr>
          <w:color w:val="333333"/>
          <w:spacing w:val="-2"/>
          <w:sz w:val="22"/>
          <w:szCs w:val="22"/>
          <w:lang w:val="ru-RU"/>
        </w:rPr>
        <w:t xml:space="preserve">31.3 или </w:t>
      </w:r>
      <w:r w:rsidR="007D2534" w:rsidRPr="00920498">
        <w:rPr>
          <w:color w:val="333333"/>
          <w:spacing w:val="-2"/>
          <w:sz w:val="22"/>
          <w:szCs w:val="22"/>
        </w:rPr>
        <w:t>ASME</w:t>
      </w:r>
      <w:r w:rsidR="007D2534" w:rsidRPr="00920498">
        <w:rPr>
          <w:color w:val="333333"/>
          <w:spacing w:val="-2"/>
          <w:sz w:val="22"/>
          <w:szCs w:val="22"/>
          <w:lang w:val="ru-RU"/>
        </w:rPr>
        <w:t xml:space="preserve"> </w:t>
      </w:r>
      <w:r w:rsidR="007D2534" w:rsidRPr="00920498">
        <w:rPr>
          <w:color w:val="333333"/>
          <w:spacing w:val="-2"/>
          <w:sz w:val="22"/>
          <w:szCs w:val="22"/>
        </w:rPr>
        <w:t>B</w:t>
      </w:r>
      <w:r w:rsidR="007D2534" w:rsidRPr="00920498">
        <w:rPr>
          <w:color w:val="333333"/>
          <w:spacing w:val="-2"/>
          <w:sz w:val="22"/>
          <w:szCs w:val="22"/>
          <w:lang w:val="ru-RU"/>
        </w:rPr>
        <w:t>31.1, в зависимости от применимости.</w:t>
      </w:r>
    </w:p>
    <w:p w14:paraId="4E4AD615" w14:textId="6BA3201B" w:rsidR="00EC7A40" w:rsidRDefault="00EC7A40" w:rsidP="00634706">
      <w:pPr>
        <w:pStyle w:val="BodyText"/>
        <w:ind w:left="1134" w:hanging="425"/>
        <w:rPr>
          <w:color w:val="333333"/>
          <w:sz w:val="22"/>
          <w:szCs w:val="22"/>
          <w:lang w:val="ru-RU"/>
        </w:rPr>
      </w:pPr>
      <w:r w:rsidRPr="00920498">
        <w:rPr>
          <w:b/>
          <w:sz w:val="22"/>
          <w:szCs w:val="22"/>
          <w:lang w:val="ru-RU"/>
        </w:rPr>
        <w:t xml:space="preserve">23.3.4-2 - </w:t>
      </w:r>
      <w:r w:rsidR="000B4C82" w:rsidRPr="00920498">
        <w:rPr>
          <w:color w:val="333333"/>
          <w:sz w:val="22"/>
          <w:szCs w:val="22"/>
          <w:lang w:val="ru-RU"/>
        </w:rPr>
        <w:t>Дополнительная радиография, полученная в результате бракованных сварных швов, должна быть</w:t>
      </w:r>
      <w:r w:rsidR="00631F4C" w:rsidRPr="00920498">
        <w:rPr>
          <w:color w:val="333333"/>
          <w:sz w:val="22"/>
          <w:szCs w:val="22"/>
          <w:lang w:val="ru-RU"/>
        </w:rPr>
        <w:t xml:space="preserve"> выполнена</w:t>
      </w:r>
      <w:r w:rsidR="000B4C82" w:rsidRPr="00920498">
        <w:rPr>
          <w:color w:val="333333"/>
          <w:sz w:val="22"/>
          <w:szCs w:val="22"/>
          <w:lang w:val="ru-RU"/>
        </w:rPr>
        <w:t xml:space="preserve"> за счет </w:t>
      </w:r>
      <w:r w:rsidR="00631F4C" w:rsidRPr="00920498">
        <w:rPr>
          <w:color w:val="333333"/>
          <w:sz w:val="22"/>
          <w:szCs w:val="22"/>
          <w:lang w:val="ru-RU"/>
        </w:rPr>
        <w:t>п</w:t>
      </w:r>
      <w:r w:rsidR="000B4C82" w:rsidRPr="00920498">
        <w:rPr>
          <w:color w:val="333333"/>
          <w:sz w:val="22"/>
          <w:szCs w:val="22"/>
          <w:lang w:val="ru-RU"/>
        </w:rPr>
        <w:t>оставщика и не должна быть включена в пять процентов (или другой указанный процент), требуемый кодом или классами материалов трубопроводов.</w:t>
      </w:r>
    </w:p>
    <w:p w14:paraId="44B73914" w14:textId="2D9CBC03" w:rsidR="002E4ED6" w:rsidRPr="008603EC" w:rsidRDefault="002E4ED6" w:rsidP="00634706">
      <w:pPr>
        <w:pStyle w:val="Heading2"/>
        <w:numPr>
          <w:ilvl w:val="1"/>
          <w:numId w:val="68"/>
        </w:numPr>
        <w:spacing w:before="240" w:after="240"/>
        <w:ind w:left="851" w:hanging="709"/>
        <w:rPr>
          <w:sz w:val="22"/>
          <w:szCs w:val="22"/>
        </w:rPr>
      </w:pPr>
      <w:r w:rsidRPr="00695561">
        <w:rPr>
          <w:spacing w:val="-2"/>
          <w:sz w:val="22"/>
          <w:szCs w:val="22"/>
          <w:lang w:val="ru-RU"/>
        </w:rPr>
        <w:t xml:space="preserve">  </w:t>
      </w:r>
      <w:bookmarkStart w:id="2028" w:name="_Toc205628198"/>
      <w:r>
        <w:rPr>
          <w:spacing w:val="-2"/>
          <w:sz w:val="22"/>
          <w:szCs w:val="22"/>
          <w:lang w:val="ru-RU"/>
        </w:rPr>
        <w:t>Ультразвуковое исследование</w:t>
      </w:r>
      <w:bookmarkEnd w:id="2028"/>
    </w:p>
    <w:p w14:paraId="1253BA68" w14:textId="045AE0B9" w:rsidR="002E4ED6" w:rsidRPr="002E4ED6" w:rsidRDefault="002E4ED6" w:rsidP="00634706">
      <w:pPr>
        <w:pStyle w:val="ListParagraph"/>
        <w:numPr>
          <w:ilvl w:val="2"/>
          <w:numId w:val="68"/>
        </w:numPr>
        <w:spacing w:before="240" w:after="240"/>
        <w:ind w:left="1134" w:hanging="567"/>
        <w:rPr>
          <w:rFonts w:ascii="Arial" w:hAnsi="Arial" w:cs="Arial"/>
          <w:b/>
        </w:rPr>
      </w:pPr>
      <w:r>
        <w:rPr>
          <w:rFonts w:ascii="Arial" w:hAnsi="Arial" w:cs="Arial"/>
          <w:b/>
          <w:spacing w:val="-2"/>
        </w:rPr>
        <w:t xml:space="preserve">  </w:t>
      </w:r>
      <w:r w:rsidRPr="008603EC">
        <w:rPr>
          <w:rFonts w:ascii="Arial" w:hAnsi="Arial" w:cs="Arial"/>
          <w:b/>
          <w:spacing w:val="-2"/>
        </w:rPr>
        <w:t>Общие требования</w:t>
      </w:r>
    </w:p>
    <w:p w14:paraId="3122D018" w14:textId="79E33A51" w:rsidR="002E4ED6" w:rsidRPr="00867905" w:rsidRDefault="002E4ED6" w:rsidP="003B4BEC">
      <w:pPr>
        <w:pStyle w:val="BodyText"/>
        <w:spacing w:before="120" w:after="120"/>
        <w:ind w:left="1134" w:hanging="425"/>
        <w:rPr>
          <w:color w:val="333333"/>
          <w:sz w:val="22"/>
          <w:szCs w:val="22"/>
          <w:lang w:val="ru-RU"/>
        </w:rPr>
      </w:pPr>
      <w:r w:rsidRPr="00867905">
        <w:rPr>
          <w:b/>
          <w:sz w:val="22"/>
          <w:szCs w:val="22"/>
          <w:lang w:val="ru-RU"/>
        </w:rPr>
        <w:lastRenderedPageBreak/>
        <w:t xml:space="preserve">23.4.1-1 - </w:t>
      </w:r>
      <w:r w:rsidRPr="002E4ED6">
        <w:rPr>
          <w:color w:val="333333"/>
          <w:sz w:val="22"/>
          <w:szCs w:val="22"/>
          <w:lang w:val="ru-RU"/>
        </w:rPr>
        <w:t>Ультразвуковой</w:t>
      </w:r>
      <w:r w:rsidRPr="00867905">
        <w:rPr>
          <w:color w:val="333333"/>
          <w:sz w:val="22"/>
          <w:szCs w:val="22"/>
          <w:lang w:val="ru-RU"/>
        </w:rPr>
        <w:t xml:space="preserve"> </w:t>
      </w:r>
      <w:r w:rsidRPr="002E4ED6">
        <w:rPr>
          <w:color w:val="333333"/>
          <w:sz w:val="22"/>
          <w:szCs w:val="22"/>
          <w:lang w:val="ru-RU"/>
        </w:rPr>
        <w:t>контроль</w:t>
      </w:r>
      <w:r w:rsidRPr="00867905">
        <w:rPr>
          <w:color w:val="333333"/>
          <w:sz w:val="22"/>
          <w:szCs w:val="22"/>
          <w:lang w:val="ru-RU"/>
        </w:rPr>
        <w:t xml:space="preserve"> </w:t>
      </w:r>
      <w:r w:rsidRPr="002E4ED6">
        <w:rPr>
          <w:color w:val="333333"/>
          <w:sz w:val="22"/>
          <w:szCs w:val="22"/>
          <w:lang w:val="ru-RU"/>
        </w:rPr>
        <w:t>должен</w:t>
      </w:r>
      <w:r w:rsidRPr="00867905">
        <w:rPr>
          <w:color w:val="333333"/>
          <w:sz w:val="22"/>
          <w:szCs w:val="22"/>
          <w:lang w:val="ru-RU"/>
        </w:rPr>
        <w:t xml:space="preserve"> </w:t>
      </w:r>
      <w:r w:rsidR="004B57DB">
        <w:rPr>
          <w:color w:val="333333"/>
          <w:sz w:val="22"/>
          <w:szCs w:val="22"/>
          <w:lang w:val="ru-RU"/>
        </w:rPr>
        <w:t>быть</w:t>
      </w:r>
      <w:r w:rsidR="004B57DB" w:rsidRPr="00867905">
        <w:rPr>
          <w:color w:val="333333"/>
          <w:sz w:val="22"/>
          <w:szCs w:val="22"/>
          <w:lang w:val="ru-RU"/>
        </w:rPr>
        <w:t xml:space="preserve"> </w:t>
      </w:r>
      <w:r w:rsidR="004B57DB">
        <w:rPr>
          <w:color w:val="333333"/>
          <w:sz w:val="22"/>
          <w:szCs w:val="22"/>
          <w:lang w:val="ru-RU"/>
        </w:rPr>
        <w:t>выполнен</w:t>
      </w:r>
      <w:r w:rsidRPr="00867905">
        <w:rPr>
          <w:color w:val="333333"/>
          <w:sz w:val="22"/>
          <w:szCs w:val="22"/>
          <w:lang w:val="ru-RU"/>
        </w:rPr>
        <w:t xml:space="preserve"> </w:t>
      </w:r>
      <w:r w:rsidRPr="002E4ED6">
        <w:rPr>
          <w:color w:val="333333"/>
          <w:sz w:val="22"/>
          <w:szCs w:val="22"/>
          <w:lang w:val="ru-RU"/>
        </w:rPr>
        <w:t>в</w:t>
      </w:r>
      <w:r w:rsidRPr="00867905">
        <w:rPr>
          <w:color w:val="333333"/>
          <w:sz w:val="22"/>
          <w:szCs w:val="22"/>
          <w:lang w:val="ru-RU"/>
        </w:rPr>
        <w:t xml:space="preserve"> </w:t>
      </w:r>
      <w:r w:rsidRPr="002E4ED6">
        <w:rPr>
          <w:color w:val="333333"/>
          <w:sz w:val="22"/>
          <w:szCs w:val="22"/>
          <w:lang w:val="ru-RU"/>
        </w:rPr>
        <w:t>соответствии</w:t>
      </w:r>
      <w:r w:rsidRPr="00867905">
        <w:rPr>
          <w:color w:val="333333"/>
          <w:sz w:val="22"/>
          <w:szCs w:val="22"/>
          <w:lang w:val="ru-RU"/>
        </w:rPr>
        <w:t xml:space="preserve"> </w:t>
      </w:r>
      <w:r w:rsidRPr="002E4ED6">
        <w:rPr>
          <w:color w:val="333333"/>
          <w:sz w:val="22"/>
          <w:szCs w:val="22"/>
          <w:lang w:val="ru-RU"/>
        </w:rPr>
        <w:t>с</w:t>
      </w:r>
      <w:r w:rsidRPr="00867905">
        <w:rPr>
          <w:color w:val="333333"/>
          <w:sz w:val="22"/>
          <w:szCs w:val="22"/>
          <w:lang w:val="ru-RU"/>
        </w:rPr>
        <w:t xml:space="preserve"> </w:t>
      </w:r>
      <w:r w:rsidRPr="002E4ED6">
        <w:rPr>
          <w:color w:val="333333"/>
          <w:sz w:val="22"/>
          <w:szCs w:val="22"/>
          <w:lang w:val="ru-RU"/>
        </w:rPr>
        <w:t>разделом</w:t>
      </w:r>
      <w:r w:rsidRPr="00867905">
        <w:rPr>
          <w:color w:val="333333"/>
          <w:sz w:val="22"/>
          <w:szCs w:val="22"/>
          <w:lang w:val="ru-RU"/>
        </w:rPr>
        <w:t xml:space="preserve"> </w:t>
      </w:r>
      <w:r w:rsidRPr="002E4ED6">
        <w:rPr>
          <w:color w:val="333333"/>
          <w:sz w:val="22"/>
          <w:szCs w:val="22"/>
        </w:rPr>
        <w:t>V</w:t>
      </w:r>
      <w:r w:rsidRPr="00867905">
        <w:rPr>
          <w:color w:val="333333"/>
          <w:sz w:val="22"/>
          <w:szCs w:val="22"/>
          <w:lang w:val="ru-RU"/>
        </w:rPr>
        <w:t xml:space="preserve"> </w:t>
      </w:r>
      <w:r w:rsidRPr="002E4ED6">
        <w:rPr>
          <w:color w:val="333333"/>
          <w:sz w:val="22"/>
          <w:szCs w:val="22"/>
        </w:rPr>
        <w:t>ASME</w:t>
      </w:r>
      <w:r w:rsidRPr="00867905">
        <w:rPr>
          <w:color w:val="333333"/>
          <w:sz w:val="22"/>
          <w:szCs w:val="22"/>
          <w:lang w:val="ru-RU"/>
        </w:rPr>
        <w:t xml:space="preserve"> </w:t>
      </w:r>
      <w:r w:rsidRPr="002E4ED6">
        <w:rPr>
          <w:color w:val="333333"/>
          <w:sz w:val="22"/>
          <w:szCs w:val="22"/>
          <w:lang w:val="ru-RU"/>
        </w:rPr>
        <w:t>и</w:t>
      </w:r>
      <w:r w:rsidRPr="00867905">
        <w:rPr>
          <w:color w:val="333333"/>
          <w:sz w:val="22"/>
          <w:szCs w:val="22"/>
          <w:lang w:val="ru-RU"/>
        </w:rPr>
        <w:t xml:space="preserve"> </w:t>
      </w:r>
      <w:r w:rsidRPr="002E4ED6">
        <w:rPr>
          <w:color w:val="333333"/>
          <w:sz w:val="22"/>
          <w:szCs w:val="22"/>
          <w:lang w:val="ru-RU"/>
        </w:rPr>
        <w:t>требованиями</w:t>
      </w:r>
      <w:r w:rsidRPr="00867905">
        <w:rPr>
          <w:color w:val="333333"/>
          <w:sz w:val="22"/>
          <w:szCs w:val="22"/>
          <w:lang w:val="ru-RU"/>
        </w:rPr>
        <w:t xml:space="preserve"> </w:t>
      </w:r>
      <w:r w:rsidR="00867905">
        <w:rPr>
          <w:color w:val="333333"/>
          <w:sz w:val="22"/>
          <w:szCs w:val="22"/>
          <w:lang w:val="ru-RU"/>
        </w:rPr>
        <w:t>для</w:t>
      </w:r>
      <w:r w:rsidR="00867905" w:rsidRPr="00867905">
        <w:rPr>
          <w:color w:val="333333"/>
          <w:sz w:val="22"/>
          <w:szCs w:val="22"/>
          <w:lang w:val="ru-RU"/>
        </w:rPr>
        <w:t xml:space="preserve"> </w:t>
      </w:r>
      <w:r w:rsidRPr="002E4ED6">
        <w:rPr>
          <w:color w:val="333333"/>
          <w:sz w:val="22"/>
          <w:szCs w:val="22"/>
          <w:lang w:val="ru-RU"/>
        </w:rPr>
        <w:t>классов</w:t>
      </w:r>
      <w:r w:rsidRPr="00867905">
        <w:rPr>
          <w:color w:val="333333"/>
          <w:sz w:val="22"/>
          <w:szCs w:val="22"/>
          <w:lang w:val="ru-RU"/>
        </w:rPr>
        <w:t xml:space="preserve"> </w:t>
      </w:r>
      <w:r w:rsidRPr="002E4ED6">
        <w:rPr>
          <w:color w:val="333333"/>
          <w:sz w:val="22"/>
          <w:szCs w:val="22"/>
          <w:lang w:val="ru-RU"/>
        </w:rPr>
        <w:t>трубопроводов</w:t>
      </w:r>
      <w:r w:rsidRPr="00867905">
        <w:rPr>
          <w:color w:val="333333"/>
          <w:sz w:val="22"/>
          <w:szCs w:val="22"/>
          <w:lang w:val="ru-RU"/>
        </w:rPr>
        <w:t>.</w:t>
      </w:r>
    </w:p>
    <w:p w14:paraId="1F95F7EC" w14:textId="0639F91B" w:rsidR="002E4ED6" w:rsidRPr="00867905" w:rsidRDefault="002E4ED6" w:rsidP="003B4BEC">
      <w:pPr>
        <w:pStyle w:val="BodyText"/>
        <w:spacing w:before="120" w:after="120"/>
        <w:ind w:left="1134" w:hanging="425"/>
        <w:rPr>
          <w:color w:val="333333"/>
          <w:spacing w:val="-2"/>
          <w:sz w:val="22"/>
          <w:szCs w:val="22"/>
          <w:lang w:val="ru-RU"/>
        </w:rPr>
      </w:pPr>
      <w:r w:rsidRPr="00867905">
        <w:rPr>
          <w:b/>
          <w:sz w:val="22"/>
          <w:szCs w:val="22"/>
          <w:lang w:val="ru-RU"/>
        </w:rPr>
        <w:t>23.4.1-2</w:t>
      </w:r>
      <w:r w:rsidRPr="00867905">
        <w:rPr>
          <w:b/>
          <w:spacing w:val="2"/>
          <w:sz w:val="22"/>
          <w:szCs w:val="22"/>
          <w:lang w:val="ru-RU"/>
        </w:rPr>
        <w:t xml:space="preserve"> </w:t>
      </w:r>
      <w:r w:rsidRPr="00867905">
        <w:rPr>
          <w:b/>
          <w:sz w:val="22"/>
          <w:szCs w:val="22"/>
          <w:lang w:val="ru-RU"/>
        </w:rPr>
        <w:t>-</w:t>
      </w:r>
      <w:r w:rsidRPr="00867905">
        <w:rPr>
          <w:b/>
          <w:spacing w:val="2"/>
          <w:sz w:val="22"/>
          <w:szCs w:val="22"/>
          <w:lang w:val="ru-RU"/>
        </w:rPr>
        <w:t xml:space="preserve"> </w:t>
      </w:r>
      <w:r w:rsidRPr="00867905">
        <w:rPr>
          <w:color w:val="333333"/>
          <w:spacing w:val="-2"/>
          <w:sz w:val="22"/>
          <w:szCs w:val="22"/>
          <w:lang w:val="ru-RU"/>
        </w:rPr>
        <w:t xml:space="preserve">Окончательный ультразвуковой контроль для приемки должен </w:t>
      </w:r>
      <w:r w:rsidR="00867905">
        <w:rPr>
          <w:color w:val="333333"/>
          <w:spacing w:val="-2"/>
          <w:sz w:val="22"/>
          <w:szCs w:val="22"/>
          <w:lang w:val="ru-RU"/>
        </w:rPr>
        <w:t>быть выполнен</w:t>
      </w:r>
      <w:r w:rsidRPr="00867905">
        <w:rPr>
          <w:color w:val="333333"/>
          <w:spacing w:val="-2"/>
          <w:sz w:val="22"/>
          <w:szCs w:val="22"/>
          <w:lang w:val="ru-RU"/>
        </w:rPr>
        <w:t xml:space="preserve"> после </w:t>
      </w:r>
      <w:r w:rsidRPr="002E4ED6">
        <w:rPr>
          <w:color w:val="333333"/>
          <w:spacing w:val="-2"/>
          <w:sz w:val="22"/>
          <w:szCs w:val="22"/>
        </w:rPr>
        <w:t>PWHT</w:t>
      </w:r>
      <w:r w:rsidRPr="00867905">
        <w:rPr>
          <w:color w:val="333333"/>
          <w:spacing w:val="-2"/>
          <w:sz w:val="22"/>
          <w:szCs w:val="22"/>
          <w:lang w:val="ru-RU"/>
        </w:rPr>
        <w:t>.</w:t>
      </w:r>
    </w:p>
    <w:p w14:paraId="5754CBFC" w14:textId="310359C3" w:rsidR="002E4ED6" w:rsidRPr="007D1EDF" w:rsidRDefault="002E4ED6" w:rsidP="003B4BEC">
      <w:pPr>
        <w:pStyle w:val="BodyText"/>
        <w:spacing w:before="120" w:after="120"/>
        <w:ind w:left="1134" w:hanging="425"/>
        <w:rPr>
          <w:color w:val="333333"/>
          <w:spacing w:val="-2"/>
          <w:sz w:val="22"/>
          <w:szCs w:val="22"/>
          <w:lang w:val="ru-RU"/>
        </w:rPr>
      </w:pPr>
      <w:r w:rsidRPr="007D1EDF">
        <w:rPr>
          <w:b/>
          <w:sz w:val="22"/>
          <w:szCs w:val="22"/>
          <w:lang w:val="ru-RU"/>
        </w:rPr>
        <w:t>23.4.1-3</w:t>
      </w:r>
      <w:r w:rsidRPr="007D1EDF">
        <w:rPr>
          <w:b/>
          <w:spacing w:val="3"/>
          <w:sz w:val="22"/>
          <w:szCs w:val="22"/>
          <w:lang w:val="ru-RU"/>
        </w:rPr>
        <w:t xml:space="preserve"> </w:t>
      </w:r>
      <w:r w:rsidRPr="007D1EDF">
        <w:rPr>
          <w:b/>
          <w:sz w:val="22"/>
          <w:szCs w:val="22"/>
          <w:lang w:val="ru-RU"/>
        </w:rPr>
        <w:t>-</w:t>
      </w:r>
      <w:r w:rsidRPr="007D1EDF">
        <w:rPr>
          <w:b/>
          <w:spacing w:val="3"/>
          <w:sz w:val="22"/>
          <w:szCs w:val="22"/>
          <w:lang w:val="ru-RU"/>
        </w:rPr>
        <w:t xml:space="preserve"> </w:t>
      </w:r>
      <w:r w:rsidR="007D1EDF">
        <w:rPr>
          <w:color w:val="333333"/>
          <w:spacing w:val="-2"/>
          <w:sz w:val="22"/>
          <w:szCs w:val="22"/>
          <w:lang w:val="ru-RU"/>
        </w:rPr>
        <w:t>Ультразвуковой</w:t>
      </w:r>
      <w:r w:rsidR="007D1EDF" w:rsidRPr="007D1EDF">
        <w:rPr>
          <w:color w:val="333333"/>
          <w:spacing w:val="-2"/>
          <w:sz w:val="22"/>
          <w:szCs w:val="22"/>
          <w:lang w:val="ru-RU"/>
        </w:rPr>
        <w:t xml:space="preserve"> контроль должен быть выполнен аттестованным сторонним субпоставщиком. Самостоятельная проверка поставщиком не допускается.</w:t>
      </w:r>
    </w:p>
    <w:p w14:paraId="6B2265AD" w14:textId="1E0E567A" w:rsidR="002E4ED6" w:rsidRPr="007D1EDF" w:rsidRDefault="002E4ED6" w:rsidP="003B4BEC">
      <w:pPr>
        <w:pStyle w:val="BodyText"/>
        <w:spacing w:before="120" w:after="120"/>
        <w:ind w:left="1418" w:hanging="284"/>
        <w:rPr>
          <w:sz w:val="22"/>
          <w:szCs w:val="22"/>
          <w:lang w:val="ru-RU"/>
        </w:rPr>
      </w:pPr>
      <w:r w:rsidRPr="007D1EDF">
        <w:rPr>
          <w:b/>
          <w:sz w:val="22"/>
          <w:szCs w:val="22"/>
          <w:lang w:val="ru-RU"/>
        </w:rPr>
        <w:t>23.4.1-3.1</w:t>
      </w:r>
      <w:r w:rsidRPr="007D1EDF">
        <w:rPr>
          <w:b/>
          <w:spacing w:val="9"/>
          <w:sz w:val="22"/>
          <w:szCs w:val="22"/>
          <w:lang w:val="ru-RU"/>
        </w:rPr>
        <w:t xml:space="preserve"> </w:t>
      </w:r>
      <w:r w:rsidRPr="007D1EDF">
        <w:rPr>
          <w:b/>
          <w:sz w:val="22"/>
          <w:szCs w:val="22"/>
          <w:lang w:val="ru-RU"/>
        </w:rPr>
        <w:t>-</w:t>
      </w:r>
      <w:r w:rsidRPr="007D1EDF">
        <w:rPr>
          <w:b/>
          <w:spacing w:val="2"/>
          <w:sz w:val="22"/>
          <w:szCs w:val="22"/>
          <w:lang w:val="ru-RU"/>
        </w:rPr>
        <w:t xml:space="preserve"> </w:t>
      </w:r>
      <w:r w:rsidR="007D1EDF" w:rsidRPr="007D1EDF">
        <w:rPr>
          <w:color w:val="333333"/>
          <w:spacing w:val="-5"/>
          <w:sz w:val="22"/>
          <w:szCs w:val="22"/>
          <w:lang w:val="ru-RU"/>
        </w:rPr>
        <w:t xml:space="preserve">Инспекторы должны быть аттестованы в соответствии с </w:t>
      </w:r>
      <w:r w:rsidR="007D1EDF" w:rsidRPr="007D1EDF">
        <w:rPr>
          <w:color w:val="333333"/>
          <w:spacing w:val="-5"/>
          <w:sz w:val="22"/>
          <w:szCs w:val="22"/>
        </w:rPr>
        <w:t>ISO</w:t>
      </w:r>
      <w:r w:rsidR="007D1EDF" w:rsidRPr="007D1EDF">
        <w:rPr>
          <w:color w:val="333333"/>
          <w:spacing w:val="-5"/>
          <w:sz w:val="22"/>
          <w:szCs w:val="22"/>
          <w:lang w:val="ru-RU"/>
        </w:rPr>
        <w:t xml:space="preserve"> 9712 или </w:t>
      </w:r>
      <w:r w:rsidR="007D1EDF" w:rsidRPr="007D1EDF">
        <w:rPr>
          <w:color w:val="333333"/>
          <w:spacing w:val="-5"/>
          <w:sz w:val="22"/>
          <w:szCs w:val="22"/>
        </w:rPr>
        <w:t>ASNT</w:t>
      </w:r>
      <w:r w:rsidR="007D1EDF" w:rsidRPr="007D1EDF">
        <w:rPr>
          <w:color w:val="333333"/>
          <w:spacing w:val="-5"/>
          <w:sz w:val="22"/>
          <w:szCs w:val="22"/>
          <w:lang w:val="ru-RU"/>
        </w:rPr>
        <w:t xml:space="preserve"> </w:t>
      </w:r>
      <w:r w:rsidR="007D1EDF" w:rsidRPr="007D1EDF">
        <w:rPr>
          <w:color w:val="333333"/>
          <w:spacing w:val="-5"/>
          <w:sz w:val="22"/>
          <w:szCs w:val="22"/>
        </w:rPr>
        <w:t>SNT</w:t>
      </w:r>
      <w:r w:rsidR="007D1EDF" w:rsidRPr="007D1EDF">
        <w:rPr>
          <w:color w:val="333333"/>
          <w:spacing w:val="-5"/>
          <w:sz w:val="22"/>
          <w:szCs w:val="22"/>
          <w:lang w:val="ru-RU"/>
        </w:rPr>
        <w:t>-</w:t>
      </w:r>
      <w:r w:rsidR="007D1EDF" w:rsidRPr="007D1EDF">
        <w:rPr>
          <w:color w:val="333333"/>
          <w:spacing w:val="-5"/>
          <w:sz w:val="22"/>
          <w:szCs w:val="22"/>
        </w:rPr>
        <w:t>TC</w:t>
      </w:r>
      <w:r w:rsidR="007D1EDF" w:rsidRPr="007D1EDF">
        <w:rPr>
          <w:color w:val="333333"/>
          <w:spacing w:val="-5"/>
          <w:sz w:val="22"/>
          <w:szCs w:val="22"/>
          <w:lang w:val="ru-RU"/>
        </w:rPr>
        <w:t>-1</w:t>
      </w:r>
      <w:r w:rsidR="007D1EDF" w:rsidRPr="007D1EDF">
        <w:rPr>
          <w:color w:val="333333"/>
          <w:spacing w:val="-5"/>
          <w:sz w:val="22"/>
          <w:szCs w:val="22"/>
        </w:rPr>
        <w:t>A</w:t>
      </w:r>
      <w:r w:rsidR="007D1EDF" w:rsidRPr="007D1EDF">
        <w:rPr>
          <w:color w:val="333333"/>
          <w:spacing w:val="-5"/>
          <w:sz w:val="22"/>
          <w:szCs w:val="22"/>
          <w:lang w:val="ru-RU"/>
        </w:rPr>
        <w:t>.</w:t>
      </w:r>
    </w:p>
    <w:p w14:paraId="21A3839A" w14:textId="387A40C7" w:rsidR="002E4ED6" w:rsidRPr="002F0D88" w:rsidRDefault="002E4ED6" w:rsidP="003B4BEC">
      <w:pPr>
        <w:pStyle w:val="BodyText"/>
        <w:spacing w:before="120" w:after="120"/>
        <w:ind w:left="1418" w:hanging="284"/>
        <w:rPr>
          <w:sz w:val="22"/>
          <w:szCs w:val="22"/>
          <w:lang w:val="ru-RU"/>
        </w:rPr>
      </w:pPr>
      <w:r w:rsidRPr="006776AB">
        <w:rPr>
          <w:b/>
          <w:sz w:val="22"/>
          <w:szCs w:val="22"/>
          <w:lang w:val="ru-RU"/>
        </w:rPr>
        <w:t xml:space="preserve">23.4.1-3.2 - </w:t>
      </w:r>
      <w:r w:rsidR="002F0D88" w:rsidRPr="002F0D88">
        <w:rPr>
          <w:color w:val="333333"/>
          <w:sz w:val="22"/>
          <w:szCs w:val="22"/>
          <w:lang w:val="ru-RU"/>
        </w:rPr>
        <w:t xml:space="preserve">Как минимум, инспекторы, ответственные за оценку и интерпретацию </w:t>
      </w:r>
      <w:r w:rsidR="006776AB">
        <w:rPr>
          <w:color w:val="333333"/>
          <w:sz w:val="22"/>
          <w:szCs w:val="22"/>
          <w:lang w:val="ru-RU"/>
        </w:rPr>
        <w:t>сигналов ультразвукового контроля</w:t>
      </w:r>
      <w:r w:rsidR="002F0D88" w:rsidRPr="002F0D88">
        <w:rPr>
          <w:color w:val="333333"/>
          <w:sz w:val="22"/>
          <w:szCs w:val="22"/>
          <w:lang w:val="ru-RU"/>
        </w:rPr>
        <w:t xml:space="preserve">, должны иметь технический уровень </w:t>
      </w:r>
      <w:r w:rsidR="002F0D88" w:rsidRPr="002F0D88">
        <w:rPr>
          <w:color w:val="333333"/>
          <w:sz w:val="22"/>
          <w:szCs w:val="22"/>
        </w:rPr>
        <w:t>II</w:t>
      </w:r>
      <w:r w:rsidR="002F0D88" w:rsidRPr="002F0D88">
        <w:rPr>
          <w:color w:val="333333"/>
          <w:sz w:val="22"/>
          <w:szCs w:val="22"/>
          <w:lang w:val="ru-RU"/>
        </w:rPr>
        <w:t xml:space="preserve"> и быть сертифицированными </w:t>
      </w:r>
      <w:r w:rsidR="002F0D88" w:rsidRPr="002F0D88">
        <w:rPr>
          <w:color w:val="333333"/>
          <w:sz w:val="22"/>
          <w:szCs w:val="22"/>
        </w:rPr>
        <w:t>ISO</w:t>
      </w:r>
      <w:r w:rsidR="002F0D88" w:rsidRPr="002F0D88">
        <w:rPr>
          <w:color w:val="333333"/>
          <w:sz w:val="22"/>
          <w:szCs w:val="22"/>
          <w:lang w:val="ru-RU"/>
        </w:rPr>
        <w:t xml:space="preserve"> 9712 или </w:t>
      </w:r>
      <w:r w:rsidR="002F0D88" w:rsidRPr="002F0D88">
        <w:rPr>
          <w:color w:val="333333"/>
          <w:sz w:val="22"/>
          <w:szCs w:val="22"/>
        </w:rPr>
        <w:t>ASNT</w:t>
      </w:r>
      <w:r w:rsidR="002F0D88" w:rsidRPr="002F0D88">
        <w:rPr>
          <w:color w:val="333333"/>
          <w:sz w:val="22"/>
          <w:szCs w:val="22"/>
          <w:lang w:val="ru-RU"/>
        </w:rPr>
        <w:t xml:space="preserve"> </w:t>
      </w:r>
      <w:r w:rsidR="002F0D88" w:rsidRPr="002F0D88">
        <w:rPr>
          <w:color w:val="333333"/>
          <w:sz w:val="22"/>
          <w:szCs w:val="22"/>
        </w:rPr>
        <w:t>SNT</w:t>
      </w:r>
      <w:r w:rsidR="002F0D88" w:rsidRPr="002F0D88">
        <w:rPr>
          <w:color w:val="333333"/>
          <w:sz w:val="22"/>
          <w:szCs w:val="22"/>
          <w:lang w:val="ru-RU"/>
        </w:rPr>
        <w:t>-</w:t>
      </w:r>
      <w:r w:rsidR="002F0D88" w:rsidRPr="002F0D88">
        <w:rPr>
          <w:color w:val="333333"/>
          <w:sz w:val="22"/>
          <w:szCs w:val="22"/>
        </w:rPr>
        <w:t>TC</w:t>
      </w:r>
      <w:r w:rsidR="002F0D88" w:rsidRPr="002F0D88">
        <w:rPr>
          <w:color w:val="333333"/>
          <w:sz w:val="22"/>
          <w:szCs w:val="22"/>
          <w:lang w:val="ru-RU"/>
        </w:rPr>
        <w:t>-1</w:t>
      </w:r>
      <w:r w:rsidR="002F0D88" w:rsidRPr="002F0D88">
        <w:rPr>
          <w:color w:val="333333"/>
          <w:sz w:val="22"/>
          <w:szCs w:val="22"/>
        </w:rPr>
        <w:t>A</w:t>
      </w:r>
      <w:r w:rsidR="002F0D88" w:rsidRPr="002F0D88">
        <w:rPr>
          <w:color w:val="333333"/>
          <w:sz w:val="22"/>
          <w:szCs w:val="22"/>
          <w:lang w:val="ru-RU"/>
        </w:rPr>
        <w:t>.</w:t>
      </w:r>
    </w:p>
    <w:p w14:paraId="18FC7833" w14:textId="469BD3F9" w:rsidR="002E4ED6" w:rsidRPr="006776AB" w:rsidRDefault="002E4ED6" w:rsidP="003B4BEC">
      <w:pPr>
        <w:pStyle w:val="BodyText"/>
        <w:spacing w:before="120" w:after="120"/>
        <w:ind w:left="1418" w:hanging="284"/>
        <w:rPr>
          <w:sz w:val="22"/>
          <w:szCs w:val="22"/>
          <w:lang w:val="ru-RU"/>
        </w:rPr>
      </w:pPr>
      <w:r w:rsidRPr="006776AB">
        <w:rPr>
          <w:b/>
          <w:sz w:val="22"/>
          <w:szCs w:val="22"/>
          <w:lang w:val="ru-RU"/>
        </w:rPr>
        <w:t>23.4.1-3.3</w:t>
      </w:r>
      <w:r w:rsidRPr="006776AB">
        <w:rPr>
          <w:b/>
          <w:spacing w:val="9"/>
          <w:sz w:val="22"/>
          <w:szCs w:val="22"/>
          <w:lang w:val="ru-RU"/>
        </w:rPr>
        <w:t xml:space="preserve"> </w:t>
      </w:r>
      <w:r w:rsidRPr="006776AB">
        <w:rPr>
          <w:b/>
          <w:sz w:val="22"/>
          <w:szCs w:val="22"/>
          <w:lang w:val="ru-RU"/>
        </w:rPr>
        <w:t>-</w:t>
      </w:r>
      <w:r w:rsidRPr="006776AB">
        <w:rPr>
          <w:b/>
          <w:spacing w:val="2"/>
          <w:sz w:val="22"/>
          <w:szCs w:val="22"/>
          <w:lang w:val="ru-RU"/>
        </w:rPr>
        <w:t xml:space="preserve"> </w:t>
      </w:r>
      <w:r w:rsidR="006776AB" w:rsidRPr="006776AB">
        <w:rPr>
          <w:color w:val="333333"/>
          <w:spacing w:val="-5"/>
          <w:sz w:val="22"/>
          <w:szCs w:val="22"/>
          <w:lang w:val="ru-RU"/>
        </w:rPr>
        <w:t xml:space="preserve">Как минимум, помощники инспектора должны иметь технический уровень </w:t>
      </w:r>
      <w:r w:rsidR="006776AB" w:rsidRPr="006776AB">
        <w:rPr>
          <w:color w:val="333333"/>
          <w:spacing w:val="-5"/>
          <w:sz w:val="22"/>
          <w:szCs w:val="22"/>
        </w:rPr>
        <w:t>I</w:t>
      </w:r>
      <w:r w:rsidR="006776AB" w:rsidRPr="006776AB">
        <w:rPr>
          <w:color w:val="333333"/>
          <w:spacing w:val="-5"/>
          <w:sz w:val="22"/>
          <w:szCs w:val="22"/>
          <w:lang w:val="ru-RU"/>
        </w:rPr>
        <w:t xml:space="preserve"> и быть сертифицированными </w:t>
      </w:r>
      <w:r w:rsidR="006776AB" w:rsidRPr="006776AB">
        <w:rPr>
          <w:color w:val="333333"/>
          <w:spacing w:val="-5"/>
          <w:sz w:val="22"/>
          <w:szCs w:val="22"/>
        </w:rPr>
        <w:t>ISO</w:t>
      </w:r>
      <w:r w:rsidR="006776AB" w:rsidRPr="006776AB">
        <w:rPr>
          <w:color w:val="333333"/>
          <w:spacing w:val="-5"/>
          <w:sz w:val="22"/>
          <w:szCs w:val="22"/>
          <w:lang w:val="ru-RU"/>
        </w:rPr>
        <w:t xml:space="preserve"> 9712 или </w:t>
      </w:r>
      <w:r w:rsidR="006776AB" w:rsidRPr="006776AB">
        <w:rPr>
          <w:color w:val="333333"/>
          <w:spacing w:val="-5"/>
          <w:sz w:val="22"/>
          <w:szCs w:val="22"/>
        </w:rPr>
        <w:t>ASNT</w:t>
      </w:r>
      <w:r w:rsidR="006776AB" w:rsidRPr="006776AB">
        <w:rPr>
          <w:color w:val="333333"/>
          <w:spacing w:val="-5"/>
          <w:sz w:val="22"/>
          <w:szCs w:val="22"/>
          <w:lang w:val="ru-RU"/>
        </w:rPr>
        <w:t xml:space="preserve"> </w:t>
      </w:r>
      <w:r w:rsidR="006776AB" w:rsidRPr="006776AB">
        <w:rPr>
          <w:color w:val="333333"/>
          <w:spacing w:val="-5"/>
          <w:sz w:val="22"/>
          <w:szCs w:val="22"/>
        </w:rPr>
        <w:t>SNT</w:t>
      </w:r>
      <w:r w:rsidR="006776AB" w:rsidRPr="006776AB">
        <w:rPr>
          <w:color w:val="333333"/>
          <w:spacing w:val="-5"/>
          <w:sz w:val="22"/>
          <w:szCs w:val="22"/>
          <w:lang w:val="ru-RU"/>
        </w:rPr>
        <w:t>-</w:t>
      </w:r>
      <w:r w:rsidR="006776AB" w:rsidRPr="006776AB">
        <w:rPr>
          <w:color w:val="333333"/>
          <w:spacing w:val="-5"/>
          <w:sz w:val="22"/>
          <w:szCs w:val="22"/>
        </w:rPr>
        <w:t>TC</w:t>
      </w:r>
      <w:r w:rsidR="006776AB" w:rsidRPr="006776AB">
        <w:rPr>
          <w:color w:val="333333"/>
          <w:spacing w:val="-5"/>
          <w:sz w:val="22"/>
          <w:szCs w:val="22"/>
          <w:lang w:val="ru-RU"/>
        </w:rPr>
        <w:t>-1</w:t>
      </w:r>
      <w:r w:rsidR="006776AB" w:rsidRPr="006776AB">
        <w:rPr>
          <w:color w:val="333333"/>
          <w:spacing w:val="-5"/>
          <w:sz w:val="22"/>
          <w:szCs w:val="22"/>
        </w:rPr>
        <w:t>A</w:t>
      </w:r>
      <w:r w:rsidR="006776AB" w:rsidRPr="006776AB">
        <w:rPr>
          <w:color w:val="333333"/>
          <w:spacing w:val="-5"/>
          <w:sz w:val="22"/>
          <w:szCs w:val="22"/>
          <w:lang w:val="ru-RU"/>
        </w:rPr>
        <w:t>.</w:t>
      </w:r>
    </w:p>
    <w:p w14:paraId="289BFA6B" w14:textId="3164AACC" w:rsidR="002E4ED6" w:rsidRPr="00695561" w:rsidRDefault="002E4ED6" w:rsidP="00634706">
      <w:pPr>
        <w:pStyle w:val="BodyText"/>
        <w:spacing w:before="120" w:after="120"/>
        <w:ind w:left="1134" w:hanging="425"/>
        <w:rPr>
          <w:sz w:val="22"/>
          <w:szCs w:val="22"/>
          <w:lang w:val="ru-RU"/>
        </w:rPr>
      </w:pPr>
      <w:r w:rsidRPr="00695561">
        <w:rPr>
          <w:b/>
          <w:sz w:val="22"/>
          <w:szCs w:val="22"/>
          <w:lang w:val="ru-RU"/>
        </w:rPr>
        <w:t xml:space="preserve">23.4.1-4 - </w:t>
      </w:r>
      <w:r w:rsidR="00695561" w:rsidRPr="00695561">
        <w:rPr>
          <w:color w:val="333333"/>
          <w:sz w:val="22"/>
          <w:szCs w:val="22"/>
          <w:lang w:val="ru-RU"/>
        </w:rPr>
        <w:t>Для каждого изменения процедуры, требующего отдельной аттестации сварщика, первые два сварных шва для каждого сварщика должны быть полностью просканированы ультразвуком в дополнение к пяти процентам заказа (или другому указанному проценту).</w:t>
      </w:r>
    </w:p>
    <w:p w14:paraId="02E2B610" w14:textId="55ADC2DA" w:rsidR="002E4ED6" w:rsidRPr="00695561" w:rsidRDefault="002E4ED6" w:rsidP="00634706">
      <w:pPr>
        <w:pStyle w:val="BodyText"/>
        <w:spacing w:before="120" w:after="120"/>
        <w:ind w:left="1134" w:hanging="425"/>
        <w:rPr>
          <w:sz w:val="22"/>
          <w:szCs w:val="22"/>
          <w:lang w:val="ru-RU"/>
        </w:rPr>
      </w:pPr>
      <w:r w:rsidRPr="003E7FCF">
        <w:rPr>
          <w:b/>
          <w:sz w:val="22"/>
          <w:szCs w:val="22"/>
          <w:lang w:val="ru-RU"/>
        </w:rPr>
        <w:t xml:space="preserve">23.4.1-5 - </w:t>
      </w:r>
      <w:r w:rsidR="00695561" w:rsidRPr="00695561">
        <w:rPr>
          <w:color w:val="333333"/>
          <w:sz w:val="22"/>
          <w:szCs w:val="22"/>
          <w:lang w:val="ru-RU"/>
        </w:rPr>
        <w:t xml:space="preserve">Если указано, что ультразвуковой контроль составляет менее 100 процентов, </w:t>
      </w:r>
      <w:r w:rsidR="003E7FCF">
        <w:rPr>
          <w:color w:val="333333"/>
          <w:sz w:val="22"/>
          <w:szCs w:val="22"/>
          <w:lang w:val="ru-RU"/>
        </w:rPr>
        <w:t xml:space="preserve">то </w:t>
      </w:r>
      <w:r w:rsidR="00695561" w:rsidRPr="00695561">
        <w:rPr>
          <w:color w:val="333333"/>
          <w:sz w:val="22"/>
          <w:szCs w:val="22"/>
          <w:lang w:val="ru-RU"/>
        </w:rPr>
        <w:t>контроль должен быть «выборочным контролем», а не «</w:t>
      </w:r>
      <w:r w:rsidR="003E7FCF">
        <w:rPr>
          <w:color w:val="333333"/>
          <w:sz w:val="22"/>
          <w:szCs w:val="22"/>
          <w:lang w:val="ru-RU"/>
        </w:rPr>
        <w:t>локальным</w:t>
      </w:r>
      <w:r w:rsidR="00695561" w:rsidRPr="00695561">
        <w:rPr>
          <w:color w:val="333333"/>
          <w:sz w:val="22"/>
          <w:szCs w:val="22"/>
          <w:lang w:val="ru-RU"/>
        </w:rPr>
        <w:t xml:space="preserve"> контролем», как определено в </w:t>
      </w:r>
      <w:r w:rsidR="00695561" w:rsidRPr="00695561">
        <w:rPr>
          <w:color w:val="333333"/>
          <w:sz w:val="22"/>
          <w:szCs w:val="22"/>
        </w:rPr>
        <w:t>ASME</w:t>
      </w:r>
      <w:r w:rsidR="00695561" w:rsidRPr="00695561">
        <w:rPr>
          <w:color w:val="333333"/>
          <w:sz w:val="22"/>
          <w:szCs w:val="22"/>
          <w:lang w:val="ru-RU"/>
        </w:rPr>
        <w:t xml:space="preserve"> </w:t>
      </w:r>
      <w:r w:rsidR="00695561" w:rsidRPr="00695561">
        <w:rPr>
          <w:color w:val="333333"/>
          <w:sz w:val="22"/>
          <w:szCs w:val="22"/>
        </w:rPr>
        <w:t>B</w:t>
      </w:r>
      <w:r w:rsidR="00695561" w:rsidRPr="00695561">
        <w:rPr>
          <w:color w:val="333333"/>
          <w:sz w:val="22"/>
          <w:szCs w:val="22"/>
          <w:lang w:val="ru-RU"/>
        </w:rPr>
        <w:t>31.3.</w:t>
      </w:r>
    </w:p>
    <w:p w14:paraId="4E6F3976" w14:textId="7FE9C385" w:rsidR="002E4ED6" w:rsidRPr="003E7FCF" w:rsidRDefault="002E4ED6" w:rsidP="00634706">
      <w:pPr>
        <w:pStyle w:val="BodyText"/>
        <w:spacing w:before="120" w:after="120"/>
        <w:ind w:left="1134" w:hanging="425"/>
        <w:rPr>
          <w:sz w:val="22"/>
          <w:szCs w:val="22"/>
          <w:lang w:val="ru-RU"/>
        </w:rPr>
      </w:pPr>
      <w:r w:rsidRPr="003E7FCF">
        <w:rPr>
          <w:b/>
          <w:sz w:val="22"/>
          <w:szCs w:val="22"/>
          <w:lang w:val="ru-RU"/>
        </w:rPr>
        <w:t>23.4.1-6</w:t>
      </w:r>
      <w:r w:rsidRPr="003E7FCF">
        <w:rPr>
          <w:b/>
          <w:spacing w:val="2"/>
          <w:sz w:val="22"/>
          <w:szCs w:val="22"/>
          <w:lang w:val="ru-RU"/>
        </w:rPr>
        <w:t xml:space="preserve"> </w:t>
      </w:r>
      <w:r w:rsidRPr="003E7FCF">
        <w:rPr>
          <w:b/>
          <w:sz w:val="22"/>
          <w:szCs w:val="22"/>
          <w:lang w:val="ru-RU"/>
        </w:rPr>
        <w:t>-</w:t>
      </w:r>
      <w:r w:rsidRPr="003E7FCF">
        <w:rPr>
          <w:b/>
          <w:spacing w:val="1"/>
          <w:sz w:val="22"/>
          <w:szCs w:val="22"/>
          <w:lang w:val="ru-RU"/>
        </w:rPr>
        <w:t xml:space="preserve"> </w:t>
      </w:r>
      <w:r w:rsidR="003E7FCF" w:rsidRPr="003E7FCF">
        <w:rPr>
          <w:color w:val="333333"/>
          <w:spacing w:val="-2"/>
          <w:sz w:val="22"/>
          <w:szCs w:val="22"/>
          <w:lang w:val="ru-RU"/>
        </w:rPr>
        <w:t>Сварные швы, отобранные для обследования, должны быть максимально равномерно распределены между трубными катушками и сварщиками.</w:t>
      </w:r>
    </w:p>
    <w:p w14:paraId="499E6FF3" w14:textId="77777777" w:rsidR="00834B6D" w:rsidRPr="00834B6D" w:rsidRDefault="002E4ED6" w:rsidP="00834B6D">
      <w:pPr>
        <w:pStyle w:val="BodyText"/>
        <w:numPr>
          <w:ilvl w:val="3"/>
          <w:numId w:val="86"/>
        </w:numPr>
        <w:spacing w:before="120" w:after="120"/>
        <w:rPr>
          <w:color w:val="333333"/>
          <w:spacing w:val="-2"/>
          <w:sz w:val="22"/>
          <w:szCs w:val="22"/>
          <w:lang w:val="ru-RU"/>
        </w:rPr>
      </w:pPr>
      <w:r w:rsidRPr="003E7FCF">
        <w:rPr>
          <w:b/>
          <w:sz w:val="22"/>
          <w:szCs w:val="22"/>
          <w:lang w:val="ru-RU"/>
        </w:rPr>
        <w:t xml:space="preserve">- </w:t>
      </w:r>
      <w:r w:rsidR="003E7FCF" w:rsidRPr="003E7FCF">
        <w:rPr>
          <w:color w:val="333333"/>
          <w:spacing w:val="-2"/>
          <w:sz w:val="22"/>
          <w:szCs w:val="22"/>
          <w:lang w:val="ru-RU"/>
        </w:rPr>
        <w:t>Необходимо получить согласование от инспекторов заказчика на выбор сварных швов для обследования</w:t>
      </w:r>
      <w:r w:rsidR="00834B6D" w:rsidRPr="00834B6D">
        <w:rPr>
          <w:color w:val="333333"/>
          <w:spacing w:val="-2"/>
          <w:sz w:val="22"/>
          <w:szCs w:val="22"/>
          <w:lang w:val="ru-RU"/>
        </w:rPr>
        <w:t>.</w:t>
      </w:r>
    </w:p>
    <w:p w14:paraId="3728ADCF" w14:textId="69D91F9B" w:rsidR="002E4ED6" w:rsidRPr="008F3290" w:rsidRDefault="002E4ED6" w:rsidP="00834B6D">
      <w:pPr>
        <w:pStyle w:val="BodyText"/>
        <w:numPr>
          <w:ilvl w:val="3"/>
          <w:numId w:val="86"/>
        </w:numPr>
        <w:spacing w:before="120" w:after="120"/>
        <w:rPr>
          <w:color w:val="333333"/>
          <w:spacing w:val="-2"/>
          <w:sz w:val="22"/>
          <w:szCs w:val="22"/>
          <w:lang w:val="ru-RU"/>
        </w:rPr>
      </w:pPr>
      <w:r w:rsidRPr="003E7FCF">
        <w:rPr>
          <w:b/>
          <w:sz w:val="22"/>
          <w:szCs w:val="22"/>
          <w:lang w:val="ru-RU"/>
        </w:rPr>
        <w:t xml:space="preserve">- </w:t>
      </w:r>
      <w:r w:rsidR="003E7FCF" w:rsidRPr="003E7FCF">
        <w:rPr>
          <w:color w:val="333333"/>
          <w:spacing w:val="-2"/>
          <w:sz w:val="22"/>
          <w:szCs w:val="22"/>
          <w:lang w:val="ru-RU"/>
        </w:rPr>
        <w:t>Заказчик оставляют за собой право требовать дополнительно</w:t>
      </w:r>
      <w:r w:rsidR="003E7FCF">
        <w:rPr>
          <w:color w:val="333333"/>
          <w:spacing w:val="-2"/>
          <w:sz w:val="22"/>
          <w:szCs w:val="22"/>
          <w:lang w:val="ru-RU"/>
        </w:rPr>
        <w:t>го ультразвукового контроля</w:t>
      </w:r>
      <w:r w:rsidR="003E7FCF" w:rsidRPr="003E7FCF">
        <w:rPr>
          <w:color w:val="333333"/>
          <w:spacing w:val="-2"/>
          <w:sz w:val="22"/>
          <w:szCs w:val="22"/>
          <w:lang w:val="ru-RU"/>
        </w:rPr>
        <w:t>.</w:t>
      </w:r>
    </w:p>
    <w:p w14:paraId="2EA0AE39" w14:textId="29F4FC90" w:rsidR="002E4ED6" w:rsidRPr="007345EB" w:rsidRDefault="00D15335" w:rsidP="00634706">
      <w:pPr>
        <w:spacing w:before="240" w:after="240"/>
        <w:ind w:left="1134" w:hanging="567"/>
        <w:rPr>
          <w:rFonts w:ascii="Arial" w:hAnsi="Arial" w:cs="Arial"/>
          <w:b/>
          <w:lang w:val="ru-RU"/>
        </w:rPr>
      </w:pPr>
      <w:r w:rsidRPr="007345EB">
        <w:rPr>
          <w:rFonts w:ascii="Arial" w:hAnsi="Arial" w:cs="Arial"/>
          <w:b/>
          <w:lang w:val="ru-RU"/>
        </w:rPr>
        <w:t>23.4.2</w:t>
      </w:r>
      <w:r w:rsidR="002E4ED6" w:rsidRPr="00D15335">
        <w:rPr>
          <w:rFonts w:ascii="Arial" w:hAnsi="Arial" w:cs="Arial"/>
          <w:b/>
          <w:lang w:val="ru-RU"/>
        </w:rPr>
        <w:t xml:space="preserve">    </w:t>
      </w:r>
      <w:r w:rsidR="003E7FCF" w:rsidRPr="007345EB">
        <w:rPr>
          <w:rFonts w:ascii="Arial" w:hAnsi="Arial" w:cs="Arial"/>
          <w:b/>
          <w:spacing w:val="-2"/>
          <w:lang w:val="ru-RU"/>
        </w:rPr>
        <w:t>Критерии приемки</w:t>
      </w:r>
    </w:p>
    <w:p w14:paraId="6B675982" w14:textId="0884606C" w:rsidR="00603316" w:rsidRPr="00617AC2" w:rsidRDefault="000D39ED" w:rsidP="003B4BEC">
      <w:pPr>
        <w:pStyle w:val="BodyText"/>
        <w:spacing w:before="120" w:after="120"/>
        <w:ind w:left="1134" w:hanging="425"/>
        <w:rPr>
          <w:color w:val="333333"/>
          <w:spacing w:val="-2"/>
          <w:sz w:val="22"/>
          <w:szCs w:val="22"/>
          <w:lang w:val="ru-RU"/>
        </w:rPr>
      </w:pPr>
      <w:r w:rsidRPr="003E7FCF">
        <w:rPr>
          <w:b/>
          <w:sz w:val="22"/>
          <w:szCs w:val="22"/>
          <w:lang w:val="ru-RU"/>
        </w:rPr>
        <w:t xml:space="preserve">23.4.2-1 - </w:t>
      </w:r>
      <w:r w:rsidR="00603316" w:rsidRPr="00617AC2">
        <w:rPr>
          <w:color w:val="333333"/>
          <w:spacing w:val="-2"/>
          <w:sz w:val="22"/>
          <w:szCs w:val="22"/>
          <w:lang w:val="ru-RU"/>
        </w:rPr>
        <w:t>Все индикации превышающий 20% эталонного уровня, должны быть изучены оператором, для определения формы, характера и местоположения дефекта и оцен</w:t>
      </w:r>
      <w:r w:rsidR="00787E53">
        <w:rPr>
          <w:color w:val="333333"/>
          <w:spacing w:val="-2"/>
          <w:sz w:val="22"/>
          <w:szCs w:val="22"/>
          <w:lang w:val="ru-RU"/>
        </w:rPr>
        <w:t>ены</w:t>
      </w:r>
      <w:r w:rsidR="00603316" w:rsidRPr="00617AC2">
        <w:rPr>
          <w:color w:val="333333"/>
          <w:spacing w:val="-2"/>
          <w:sz w:val="22"/>
          <w:szCs w:val="22"/>
          <w:lang w:val="ru-RU"/>
        </w:rPr>
        <w:t xml:space="preserve"> с точки зрения стандартов </w:t>
      </w:r>
      <w:r w:rsidR="00ED70A4" w:rsidRPr="00617AC2">
        <w:rPr>
          <w:color w:val="333333"/>
          <w:spacing w:val="-2"/>
          <w:sz w:val="22"/>
          <w:szCs w:val="22"/>
          <w:lang w:val="ru-RU"/>
        </w:rPr>
        <w:t>приёмки,</w:t>
      </w:r>
      <w:r w:rsidR="00603316" w:rsidRPr="00617AC2">
        <w:rPr>
          <w:color w:val="333333"/>
          <w:spacing w:val="-2"/>
          <w:sz w:val="22"/>
          <w:szCs w:val="22"/>
          <w:lang w:val="ru-RU"/>
        </w:rPr>
        <w:t xml:space="preserve"> приведённых ниже:</w:t>
      </w:r>
    </w:p>
    <w:p w14:paraId="5EBAF339" w14:textId="77CECFEB" w:rsidR="00603316" w:rsidRPr="00617AC2" w:rsidRDefault="001B024E" w:rsidP="003B4BEC">
      <w:pPr>
        <w:pStyle w:val="Normal1"/>
        <w:numPr>
          <w:ilvl w:val="0"/>
          <w:numId w:val="82"/>
        </w:numPr>
        <w:ind w:left="1418" w:hanging="284"/>
        <w:rPr>
          <w:rFonts w:ascii="Times New Roman" w:hAnsi="Times New Roman"/>
          <w:color w:val="333333"/>
          <w:spacing w:val="-2"/>
          <w:szCs w:val="22"/>
          <w:lang w:val="ru-RU"/>
        </w:rPr>
      </w:pPr>
      <w:r w:rsidRPr="00617AC2">
        <w:rPr>
          <w:rFonts w:ascii="Times New Roman" w:hAnsi="Times New Roman"/>
          <w:color w:val="333333"/>
          <w:spacing w:val="-2"/>
          <w:szCs w:val="22"/>
          <w:lang w:val="ru-RU"/>
        </w:rPr>
        <w:t>Индикации</w:t>
      </w:r>
      <w:r w:rsidR="00603316" w:rsidRPr="00617AC2">
        <w:rPr>
          <w:rFonts w:ascii="Times New Roman" w:hAnsi="Times New Roman"/>
          <w:color w:val="333333"/>
          <w:spacing w:val="-2"/>
          <w:szCs w:val="22"/>
          <w:lang w:val="ru-RU"/>
        </w:rPr>
        <w:t>, характеризующиеся как трещины, непровар кромки или несплавления корня,</w:t>
      </w:r>
      <w:r w:rsidR="00865325" w:rsidRPr="00617AC2">
        <w:rPr>
          <w:rFonts w:ascii="Times New Roman" w:hAnsi="Times New Roman"/>
          <w:color w:val="333333"/>
          <w:spacing w:val="-2"/>
          <w:szCs w:val="22"/>
          <w:lang w:val="ru-RU"/>
        </w:rPr>
        <w:t xml:space="preserve"> а </w:t>
      </w:r>
      <w:r w:rsidR="009322A9" w:rsidRPr="00617AC2">
        <w:rPr>
          <w:rFonts w:ascii="Times New Roman" w:hAnsi="Times New Roman"/>
          <w:color w:val="333333"/>
          <w:spacing w:val="-2"/>
          <w:szCs w:val="22"/>
          <w:lang w:val="ru-RU"/>
        </w:rPr>
        <w:t>также расслоения в основном металле,</w:t>
      </w:r>
      <w:r w:rsidR="00603316" w:rsidRPr="00617AC2">
        <w:rPr>
          <w:rFonts w:ascii="Times New Roman" w:hAnsi="Times New Roman"/>
          <w:color w:val="333333"/>
          <w:spacing w:val="-2"/>
          <w:szCs w:val="22"/>
          <w:lang w:val="ru-RU"/>
        </w:rPr>
        <w:t xml:space="preserve"> неприемлемы независимо от длины.</w:t>
      </w:r>
    </w:p>
    <w:p w14:paraId="5E5A92C3" w14:textId="135BC0FC" w:rsidR="00161C2C" w:rsidRPr="00FE35AA" w:rsidRDefault="00865325" w:rsidP="00FE35AA">
      <w:pPr>
        <w:pStyle w:val="Normal1"/>
        <w:numPr>
          <w:ilvl w:val="0"/>
          <w:numId w:val="82"/>
        </w:numPr>
        <w:ind w:left="1418" w:hanging="284"/>
        <w:rPr>
          <w:rFonts w:ascii="Times New Roman" w:hAnsi="Times New Roman"/>
          <w:color w:val="333333"/>
          <w:spacing w:val="-2"/>
          <w:szCs w:val="22"/>
          <w:lang w:val="ru-RU"/>
        </w:rPr>
      </w:pPr>
      <w:r w:rsidRPr="00617AC2">
        <w:rPr>
          <w:rFonts w:ascii="Times New Roman" w:hAnsi="Times New Roman"/>
          <w:color w:val="333333"/>
          <w:spacing w:val="-2"/>
          <w:szCs w:val="22"/>
          <w:lang w:val="ru-RU"/>
        </w:rPr>
        <w:t>Дефекты считаются не допустимыми если</w:t>
      </w:r>
      <w:r w:rsidR="009322A9" w:rsidRPr="00617AC2">
        <w:rPr>
          <w:rFonts w:ascii="Times New Roman" w:hAnsi="Times New Roman"/>
          <w:color w:val="333333"/>
          <w:spacing w:val="-2"/>
          <w:szCs w:val="22"/>
          <w:lang w:val="ru-RU"/>
        </w:rPr>
        <w:t xml:space="preserve"> по</w:t>
      </w:r>
      <w:r w:rsidR="000553DD" w:rsidRPr="000553DD">
        <w:rPr>
          <w:rFonts w:ascii="Times New Roman" w:hAnsi="Times New Roman"/>
          <w:color w:val="333333"/>
          <w:spacing w:val="-2"/>
          <w:szCs w:val="22"/>
          <w:lang w:val="ru-RU"/>
        </w:rPr>
        <w:t xml:space="preserve"> </w:t>
      </w:r>
      <w:r w:rsidR="009322A9" w:rsidRPr="00617AC2">
        <w:rPr>
          <w:rFonts w:ascii="Times New Roman" w:hAnsi="Times New Roman"/>
          <w:color w:val="333333"/>
          <w:spacing w:val="-2"/>
          <w:szCs w:val="22"/>
          <w:lang w:val="ru-RU"/>
        </w:rPr>
        <w:t xml:space="preserve">амплитуде </w:t>
      </w:r>
      <w:r w:rsidR="000553DD" w:rsidRPr="00617AC2">
        <w:rPr>
          <w:rFonts w:ascii="Times New Roman" w:hAnsi="Times New Roman"/>
          <w:color w:val="333333"/>
          <w:spacing w:val="-2"/>
          <w:szCs w:val="22"/>
          <w:lang w:val="ru-RU"/>
        </w:rPr>
        <w:t>превышает</w:t>
      </w:r>
      <w:r w:rsidR="009322A9" w:rsidRPr="00617AC2">
        <w:rPr>
          <w:rFonts w:ascii="Times New Roman" w:hAnsi="Times New Roman"/>
          <w:color w:val="333333"/>
          <w:spacing w:val="-2"/>
          <w:szCs w:val="22"/>
          <w:lang w:val="ru-RU"/>
        </w:rPr>
        <w:t xml:space="preserve"> браковочный уровень и </w:t>
      </w:r>
      <w:r w:rsidRPr="00617AC2">
        <w:rPr>
          <w:rFonts w:ascii="Times New Roman" w:hAnsi="Times New Roman"/>
          <w:color w:val="333333"/>
          <w:spacing w:val="-2"/>
          <w:szCs w:val="22"/>
          <w:lang w:val="ru-RU"/>
        </w:rPr>
        <w:t xml:space="preserve">их размер </w:t>
      </w:r>
      <w:r w:rsidR="00806974" w:rsidRPr="00617AC2">
        <w:rPr>
          <w:rFonts w:ascii="Times New Roman" w:hAnsi="Times New Roman"/>
          <w:color w:val="333333"/>
          <w:spacing w:val="-2"/>
          <w:szCs w:val="22"/>
          <w:lang w:val="ru-RU"/>
        </w:rPr>
        <w:t>превышает</w:t>
      </w:r>
      <w:r w:rsidRPr="00617AC2">
        <w:rPr>
          <w:rFonts w:ascii="Times New Roman" w:hAnsi="Times New Roman"/>
          <w:color w:val="333333"/>
          <w:spacing w:val="-2"/>
          <w:szCs w:val="22"/>
          <w:lang w:val="ru-RU"/>
        </w:rPr>
        <w:t xml:space="preserve"> значение в таблице </w:t>
      </w:r>
      <w:r w:rsidR="007B3A52" w:rsidRPr="007B3A52">
        <w:rPr>
          <w:rFonts w:ascii="Times New Roman" w:hAnsi="Times New Roman"/>
          <w:color w:val="333333"/>
          <w:spacing w:val="-2"/>
          <w:szCs w:val="22"/>
          <w:lang w:val="ru-RU"/>
        </w:rPr>
        <w:t>14</w:t>
      </w:r>
      <w:r w:rsidR="00215030" w:rsidRPr="00215030">
        <w:rPr>
          <w:rFonts w:ascii="Times New Roman" w:hAnsi="Times New Roman"/>
          <w:color w:val="333333"/>
          <w:spacing w:val="-2"/>
          <w:szCs w:val="22"/>
          <w:lang w:val="ru-RU"/>
        </w:rPr>
        <w:t>.</w:t>
      </w:r>
    </w:p>
    <w:p w14:paraId="6C7E3EC4" w14:textId="48040C59" w:rsidR="007E2361" w:rsidRPr="00E41C53" w:rsidRDefault="007B3A52" w:rsidP="003B4BEC">
      <w:pPr>
        <w:spacing w:before="120" w:after="240"/>
        <w:ind w:left="709"/>
        <w:rPr>
          <w:b/>
          <w:lang w:val="ru-RU"/>
        </w:rPr>
      </w:pPr>
      <w:r w:rsidRPr="00747952">
        <w:rPr>
          <w:b/>
          <w:color w:val="333333"/>
          <w:spacing w:val="-2"/>
          <w:lang w:val="ru-RU"/>
        </w:rPr>
        <w:t>Таблица 1</w:t>
      </w:r>
      <w:r w:rsidRPr="007B3A52">
        <w:rPr>
          <w:b/>
          <w:color w:val="333333"/>
          <w:spacing w:val="-2"/>
          <w:lang w:val="ru-RU"/>
        </w:rPr>
        <w:t>4</w:t>
      </w:r>
      <w:r w:rsidRPr="00747952">
        <w:rPr>
          <w:b/>
          <w:color w:val="333333"/>
          <w:spacing w:val="-2"/>
          <w:lang w:val="ru-RU"/>
        </w:rPr>
        <w:t xml:space="preserve">: </w:t>
      </w:r>
      <w:r w:rsidR="00E41C53" w:rsidRPr="00E41C53">
        <w:rPr>
          <w:b/>
          <w:color w:val="333333"/>
          <w:spacing w:val="-2"/>
          <w:lang w:val="ru-RU"/>
        </w:rPr>
        <w:t>Размер неприемлемых дефектов</w:t>
      </w:r>
      <w:r w:rsidRPr="00747952">
        <w:rPr>
          <w:b/>
          <w:color w:val="333333"/>
          <w:spacing w:val="-2"/>
          <w:lang w:val="ru-RU"/>
        </w:rPr>
        <w:t>.</w:t>
      </w:r>
    </w:p>
    <w:tbl>
      <w:tblPr>
        <w:tblStyle w:val="TableGrid"/>
        <w:tblW w:w="0" w:type="auto"/>
        <w:tblInd w:w="392" w:type="dxa"/>
        <w:tblLook w:val="04A0" w:firstRow="1" w:lastRow="0" w:firstColumn="1" w:lastColumn="0" w:noHBand="0" w:noVBand="1"/>
      </w:tblPr>
      <w:tblGrid>
        <w:gridCol w:w="2771"/>
        <w:gridCol w:w="2464"/>
        <w:gridCol w:w="2493"/>
        <w:gridCol w:w="2489"/>
      </w:tblGrid>
      <w:tr w:rsidR="00865325" w:rsidRPr="00D15335" w14:paraId="39CE20BC" w14:textId="77777777" w:rsidTr="004A5FDC">
        <w:tc>
          <w:tcPr>
            <w:tcW w:w="2844" w:type="dxa"/>
            <w:shd w:val="pct10" w:color="auto" w:fill="auto"/>
            <w:vAlign w:val="center"/>
          </w:tcPr>
          <w:p w14:paraId="10C3D026" w14:textId="4C141286" w:rsidR="00865325" w:rsidRPr="003B4BEC" w:rsidRDefault="007814ED" w:rsidP="00EE4145">
            <w:pPr>
              <w:pStyle w:val="Normal1"/>
              <w:spacing w:before="0"/>
              <w:ind w:left="0"/>
              <w:jc w:val="center"/>
              <w:rPr>
                <w:rFonts w:ascii="Times New Roman" w:hAnsi="Times New Roman"/>
                <w:b/>
                <w:bCs/>
                <w:color w:val="333333"/>
                <w:spacing w:val="-2"/>
                <w:szCs w:val="22"/>
                <w:lang w:val="ru-RU"/>
              </w:rPr>
            </w:pPr>
            <w:r w:rsidRPr="003B4BEC">
              <w:rPr>
                <w:rFonts w:ascii="Times New Roman" w:hAnsi="Times New Roman"/>
                <w:b/>
                <w:bCs/>
                <w:noProof/>
                <w:color w:val="333333"/>
                <w:spacing w:val="-2"/>
                <w:szCs w:val="22"/>
                <w:lang w:val="ru-RU"/>
              </w:rPr>
              <mc:AlternateContent>
                <mc:Choice Requires="aink">
                  <w:drawing>
                    <wp:anchor distT="0" distB="0" distL="114300" distR="114300" simplePos="0" relativeHeight="251658752" behindDoc="0" locked="0" layoutInCell="1" allowOverlap="1" wp14:anchorId="39178E19" wp14:editId="6E0D808C">
                      <wp:simplePos x="0" y="0"/>
                      <wp:positionH relativeFrom="column">
                        <wp:posOffset>1717712</wp:posOffset>
                      </wp:positionH>
                      <wp:positionV relativeFrom="paragraph">
                        <wp:posOffset>128168</wp:posOffset>
                      </wp:positionV>
                      <wp:extent cx="8280" cy="360"/>
                      <wp:effectExtent l="0" t="0" r="0" b="0"/>
                      <wp:wrapNone/>
                      <wp:docPr id="1535461789" name="Рукописный ввод 2"/>
                      <wp:cNvGraphicFramePr/>
                      <a:graphic xmlns:a="http://schemas.openxmlformats.org/drawingml/2006/main">
                        <a:graphicData uri="http://schemas.microsoft.com/office/word/2010/wordprocessingInk">
                          <w14:contentPart bwMode="auto" r:id="rId19">
                            <w14:nvContentPartPr>
                              <w14:cNvContentPartPr/>
                            </w14:nvContentPartPr>
                            <w14:xfrm>
                              <a:off x="0" y="0"/>
                              <a:ext cx="8280" cy="360"/>
                            </w14:xfrm>
                          </w14:contentPart>
                        </a:graphicData>
                      </a:graphic>
                    </wp:anchor>
                  </w:drawing>
                </mc:Choice>
                <mc:Fallback>
                  <w:drawing>
                    <wp:anchor distT="0" distB="0" distL="114300" distR="114300" simplePos="0" relativeHeight="251658752" behindDoc="0" locked="0" layoutInCell="1" allowOverlap="1" wp14:anchorId="39178E19" wp14:editId="6E0D808C">
                      <wp:simplePos x="0" y="0"/>
                      <wp:positionH relativeFrom="column">
                        <wp:posOffset>1717712</wp:posOffset>
                      </wp:positionH>
                      <wp:positionV relativeFrom="paragraph">
                        <wp:posOffset>128168</wp:posOffset>
                      </wp:positionV>
                      <wp:extent cx="8280" cy="360"/>
                      <wp:effectExtent l="0" t="0" r="0" b="0"/>
                      <wp:wrapNone/>
                      <wp:docPr id="1535461789" name="Рукописный ввод 2"/>
                      <wp:cNvGraphicFramePr/>
                      <a:graphic xmlns:a="http://schemas.openxmlformats.org/drawingml/2006/main">
                        <a:graphicData uri="http://schemas.openxmlformats.org/drawingml/2006/picture">
                          <pic:pic xmlns:pic="http://schemas.openxmlformats.org/drawingml/2006/picture">
                            <pic:nvPicPr>
                              <pic:cNvPr id="1535461789" name="Рукописный ввод 2"/>
                              <pic:cNvPicPr/>
                            </pic:nvPicPr>
                            <pic:blipFill>
                              <a:blip r:embed="rId24"/>
                              <a:stretch>
                                <a:fillRect/>
                              </a:stretch>
                            </pic:blipFill>
                            <pic:spPr>
                              <a:xfrm>
                                <a:off x="0" y="0"/>
                                <a:ext cx="25185" cy="108000"/>
                              </a:xfrm>
                              <a:prstGeom prst="rect">
                                <a:avLst/>
                              </a:prstGeom>
                            </pic:spPr>
                          </pic:pic>
                        </a:graphicData>
                      </a:graphic>
                    </wp:anchor>
                  </w:drawing>
                </mc:Fallback>
              </mc:AlternateContent>
            </w:r>
            <w:r w:rsidR="00865325" w:rsidRPr="003B4BEC">
              <w:rPr>
                <w:rFonts w:ascii="Times New Roman" w:hAnsi="Times New Roman"/>
                <w:b/>
                <w:bCs/>
                <w:color w:val="333333"/>
                <w:spacing w:val="-2"/>
                <w:szCs w:val="22"/>
                <w:lang w:val="ru-RU"/>
              </w:rPr>
              <w:t>Тип дефекта</w:t>
            </w:r>
          </w:p>
        </w:tc>
        <w:tc>
          <w:tcPr>
            <w:tcW w:w="2521" w:type="dxa"/>
            <w:shd w:val="pct10" w:color="auto" w:fill="auto"/>
            <w:vAlign w:val="center"/>
          </w:tcPr>
          <w:p w14:paraId="4314F355" w14:textId="00B3B4B1" w:rsidR="00865325" w:rsidRPr="003B4BEC" w:rsidRDefault="00865325" w:rsidP="00EE4145">
            <w:pPr>
              <w:pStyle w:val="Normal1"/>
              <w:spacing w:before="0"/>
              <w:ind w:left="0"/>
              <w:jc w:val="center"/>
              <w:rPr>
                <w:rFonts w:ascii="Times New Roman" w:hAnsi="Times New Roman"/>
                <w:b/>
                <w:bCs/>
                <w:color w:val="333333"/>
                <w:spacing w:val="-2"/>
                <w:szCs w:val="22"/>
                <w:lang w:val="ru-RU"/>
              </w:rPr>
            </w:pPr>
            <w:r w:rsidRPr="003B4BEC">
              <w:rPr>
                <w:rFonts w:ascii="Times New Roman" w:hAnsi="Times New Roman"/>
                <w:b/>
                <w:bCs/>
                <w:color w:val="333333"/>
                <w:spacing w:val="-2"/>
                <w:szCs w:val="22"/>
                <w:lang w:val="ru-RU"/>
              </w:rPr>
              <w:t>Категория Д</w:t>
            </w:r>
          </w:p>
        </w:tc>
        <w:tc>
          <w:tcPr>
            <w:tcW w:w="2542" w:type="dxa"/>
            <w:shd w:val="pct10" w:color="auto" w:fill="auto"/>
            <w:vAlign w:val="center"/>
          </w:tcPr>
          <w:p w14:paraId="15C7E032" w14:textId="2B016342" w:rsidR="00865325" w:rsidRPr="003B4BEC" w:rsidRDefault="00865325" w:rsidP="00EE4145">
            <w:pPr>
              <w:pStyle w:val="Normal1"/>
              <w:spacing w:before="0"/>
              <w:ind w:left="0"/>
              <w:jc w:val="center"/>
              <w:rPr>
                <w:rFonts w:ascii="Times New Roman" w:hAnsi="Times New Roman"/>
                <w:b/>
                <w:bCs/>
                <w:color w:val="333333"/>
                <w:spacing w:val="-2"/>
                <w:szCs w:val="22"/>
                <w:lang w:val="ru-RU"/>
              </w:rPr>
            </w:pPr>
            <w:r w:rsidRPr="003B4BEC">
              <w:rPr>
                <w:rFonts w:ascii="Times New Roman" w:hAnsi="Times New Roman"/>
                <w:b/>
                <w:bCs/>
                <w:color w:val="333333"/>
                <w:spacing w:val="-2"/>
                <w:szCs w:val="22"/>
                <w:lang w:val="ru-RU"/>
              </w:rPr>
              <w:t>Нормальная среда</w:t>
            </w:r>
          </w:p>
        </w:tc>
        <w:tc>
          <w:tcPr>
            <w:tcW w:w="2536" w:type="dxa"/>
            <w:shd w:val="pct10" w:color="auto" w:fill="auto"/>
            <w:vAlign w:val="center"/>
          </w:tcPr>
          <w:p w14:paraId="2FF08940" w14:textId="7D058ED4" w:rsidR="00865325" w:rsidRPr="003B4BEC" w:rsidRDefault="007345EB" w:rsidP="00EE4145">
            <w:pPr>
              <w:pStyle w:val="Normal1"/>
              <w:spacing w:before="0"/>
              <w:ind w:left="0"/>
              <w:jc w:val="center"/>
              <w:rPr>
                <w:rFonts w:ascii="Times New Roman" w:hAnsi="Times New Roman"/>
                <w:b/>
                <w:bCs/>
                <w:color w:val="333333"/>
                <w:spacing w:val="-2"/>
                <w:szCs w:val="22"/>
                <w:lang w:val="ru-RU"/>
              </w:rPr>
            </w:pPr>
            <w:r w:rsidRPr="003B4BEC">
              <w:rPr>
                <w:rFonts w:ascii="Times New Roman" w:hAnsi="Times New Roman"/>
                <w:b/>
                <w:bCs/>
                <w:color w:val="333333"/>
                <w:spacing w:val="-2"/>
                <w:szCs w:val="22"/>
                <w:lang w:val="ru-RU"/>
              </w:rPr>
              <w:t>Тяжелая циклическая</w:t>
            </w:r>
            <w:r w:rsidR="00865325" w:rsidRPr="003B4BEC">
              <w:rPr>
                <w:rFonts w:ascii="Times New Roman" w:hAnsi="Times New Roman"/>
                <w:b/>
                <w:bCs/>
                <w:color w:val="333333"/>
                <w:spacing w:val="-2"/>
                <w:szCs w:val="22"/>
                <w:lang w:val="ru-RU"/>
              </w:rPr>
              <w:t xml:space="preserve"> среда</w:t>
            </w:r>
          </w:p>
        </w:tc>
      </w:tr>
      <w:tr w:rsidR="007E2361" w:rsidRPr="00D15335" w14:paraId="51C67B76" w14:textId="77777777" w:rsidTr="004A5FDC">
        <w:tc>
          <w:tcPr>
            <w:tcW w:w="2844" w:type="dxa"/>
            <w:vAlign w:val="center"/>
          </w:tcPr>
          <w:p w14:paraId="33CAA6E3" w14:textId="152D15A9"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Шлаки и включения</w:t>
            </w:r>
          </w:p>
        </w:tc>
        <w:tc>
          <w:tcPr>
            <w:tcW w:w="2521" w:type="dxa"/>
            <w:vAlign w:val="center"/>
          </w:tcPr>
          <w:p w14:paraId="00711D19" w14:textId="189D26F1"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 6 мм</w:t>
            </w:r>
          </w:p>
        </w:tc>
        <w:tc>
          <w:tcPr>
            <w:tcW w:w="2542" w:type="dxa"/>
            <w:vAlign w:val="center"/>
          </w:tcPr>
          <w:p w14:paraId="0E75F844" w14:textId="7B547A5E"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 4 мм</w:t>
            </w:r>
          </w:p>
        </w:tc>
        <w:tc>
          <w:tcPr>
            <w:tcW w:w="2536" w:type="dxa"/>
            <w:vAlign w:val="center"/>
          </w:tcPr>
          <w:p w14:paraId="5EC1F450" w14:textId="3444834E"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 2 мм</w:t>
            </w:r>
          </w:p>
        </w:tc>
      </w:tr>
      <w:tr w:rsidR="007E2361" w:rsidRPr="00EC03AB" w14:paraId="26AEC258" w14:textId="77777777" w:rsidTr="004A5FDC">
        <w:tc>
          <w:tcPr>
            <w:tcW w:w="2844" w:type="dxa"/>
            <w:vAlign w:val="center"/>
          </w:tcPr>
          <w:p w14:paraId="467B50A8" w14:textId="59321BB1"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Поры</w:t>
            </w:r>
          </w:p>
        </w:tc>
        <w:tc>
          <w:tcPr>
            <w:tcW w:w="2521" w:type="dxa"/>
            <w:vAlign w:val="center"/>
          </w:tcPr>
          <w:p w14:paraId="03D2215D" w14:textId="6C555646"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Диаметр ≤ 4 мм, на 10 мм шва – не более 2 пор</w:t>
            </w:r>
          </w:p>
        </w:tc>
        <w:tc>
          <w:tcPr>
            <w:tcW w:w="2542" w:type="dxa"/>
            <w:vAlign w:val="center"/>
          </w:tcPr>
          <w:p w14:paraId="2F56A894" w14:textId="77C634AB"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Диаметр ≤ 3 мм, на 10 мм шва – не более 1 пор</w:t>
            </w:r>
          </w:p>
        </w:tc>
        <w:tc>
          <w:tcPr>
            <w:tcW w:w="2536" w:type="dxa"/>
            <w:vAlign w:val="center"/>
          </w:tcPr>
          <w:p w14:paraId="2A8E0DA8" w14:textId="357639B4"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Диаметр ≤ 2 мм, на 10 мм шва – не более 1 пор</w:t>
            </w:r>
          </w:p>
        </w:tc>
      </w:tr>
      <w:tr w:rsidR="007E2361" w:rsidRPr="00D15335" w14:paraId="5FCEDA3C" w14:textId="77777777" w:rsidTr="004A5FDC">
        <w:tc>
          <w:tcPr>
            <w:tcW w:w="2844" w:type="dxa"/>
            <w:vAlign w:val="center"/>
          </w:tcPr>
          <w:p w14:paraId="19627B6B" w14:textId="3509F800"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Скопление пор</w:t>
            </w:r>
          </w:p>
        </w:tc>
        <w:tc>
          <w:tcPr>
            <w:tcW w:w="2521" w:type="dxa"/>
            <w:vAlign w:val="center"/>
          </w:tcPr>
          <w:p w14:paraId="72257C5A" w14:textId="5BCD9036"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Расстояние между порами ≥ 2d</w:t>
            </w:r>
          </w:p>
        </w:tc>
        <w:tc>
          <w:tcPr>
            <w:tcW w:w="2542" w:type="dxa"/>
            <w:vAlign w:val="center"/>
          </w:tcPr>
          <w:p w14:paraId="232089A6" w14:textId="67E4DF0E"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Расстояние между порами ≥ 3d</w:t>
            </w:r>
          </w:p>
        </w:tc>
        <w:tc>
          <w:tcPr>
            <w:tcW w:w="2536" w:type="dxa"/>
            <w:vAlign w:val="center"/>
          </w:tcPr>
          <w:p w14:paraId="324D7002" w14:textId="15A68257"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Расстояние между порами ≥ 4d</w:t>
            </w:r>
          </w:p>
        </w:tc>
      </w:tr>
      <w:tr w:rsidR="007E2361" w:rsidRPr="00D15335" w14:paraId="788BE3A8" w14:textId="77777777" w:rsidTr="004A5FDC">
        <w:tc>
          <w:tcPr>
            <w:tcW w:w="2844" w:type="dxa"/>
            <w:vAlign w:val="center"/>
          </w:tcPr>
          <w:p w14:paraId="1D972403" w14:textId="4B1DEF5F"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Подрезы</w:t>
            </w:r>
          </w:p>
        </w:tc>
        <w:tc>
          <w:tcPr>
            <w:tcW w:w="2521" w:type="dxa"/>
            <w:vAlign w:val="center"/>
          </w:tcPr>
          <w:p w14:paraId="4A4D565D" w14:textId="425E084A"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Глубина ≤ 0,5 мм</w:t>
            </w:r>
          </w:p>
        </w:tc>
        <w:tc>
          <w:tcPr>
            <w:tcW w:w="2542" w:type="dxa"/>
            <w:vAlign w:val="center"/>
          </w:tcPr>
          <w:p w14:paraId="13F70E5F" w14:textId="08449AFB"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Глубина ≤ 0,3 мм</w:t>
            </w:r>
          </w:p>
        </w:tc>
        <w:tc>
          <w:tcPr>
            <w:tcW w:w="2536" w:type="dxa"/>
            <w:vAlign w:val="center"/>
          </w:tcPr>
          <w:p w14:paraId="07EF0B29" w14:textId="1CB01D27" w:rsidR="007E2361" w:rsidRPr="003B4BEC" w:rsidRDefault="007E2361" w:rsidP="00EE4145">
            <w:pPr>
              <w:pStyle w:val="Normal1"/>
              <w:spacing w:before="0"/>
              <w:ind w:left="0"/>
              <w:jc w:val="center"/>
              <w:rPr>
                <w:rFonts w:ascii="Times New Roman" w:hAnsi="Times New Roman"/>
                <w:color w:val="333333"/>
                <w:spacing w:val="-2"/>
                <w:szCs w:val="22"/>
                <w:lang w:val="ru-RU"/>
              </w:rPr>
            </w:pPr>
            <w:r w:rsidRPr="003B4BEC">
              <w:rPr>
                <w:rFonts w:ascii="Times New Roman" w:hAnsi="Times New Roman"/>
                <w:color w:val="333333"/>
                <w:spacing w:val="-2"/>
                <w:szCs w:val="22"/>
                <w:lang w:val="ru-RU"/>
              </w:rPr>
              <w:t>Не допускаются</w:t>
            </w:r>
          </w:p>
        </w:tc>
      </w:tr>
    </w:tbl>
    <w:p w14:paraId="51286C7B" w14:textId="0D39D1FD" w:rsidR="00603316" w:rsidRPr="004A5FDC" w:rsidRDefault="007E2361" w:rsidP="003B4BEC">
      <w:pPr>
        <w:pStyle w:val="Normal1"/>
        <w:numPr>
          <w:ilvl w:val="0"/>
          <w:numId w:val="82"/>
        </w:numPr>
        <w:ind w:left="1418" w:hanging="284"/>
        <w:rPr>
          <w:rFonts w:ascii="Times New Roman" w:hAnsi="Times New Roman"/>
          <w:color w:val="333333"/>
          <w:spacing w:val="-2"/>
          <w:szCs w:val="22"/>
          <w:lang w:val="ru-RU"/>
        </w:rPr>
      </w:pPr>
      <w:r w:rsidRPr="004A5FDC">
        <w:rPr>
          <w:rFonts w:ascii="Times New Roman" w:hAnsi="Times New Roman"/>
          <w:color w:val="333333"/>
          <w:spacing w:val="-2"/>
          <w:szCs w:val="22"/>
          <w:lang w:val="ru-RU"/>
        </w:rPr>
        <w:t>Об</w:t>
      </w:r>
      <w:r w:rsidR="008A4995">
        <w:rPr>
          <w:rFonts w:ascii="Times New Roman" w:hAnsi="Times New Roman"/>
          <w:color w:val="333333"/>
          <w:spacing w:val="-2"/>
          <w:szCs w:val="22"/>
          <w:lang w:val="ru-RU"/>
        </w:rPr>
        <w:t>щ</w:t>
      </w:r>
      <w:r w:rsidRPr="004A5FDC">
        <w:rPr>
          <w:rFonts w:ascii="Times New Roman" w:hAnsi="Times New Roman"/>
          <w:color w:val="333333"/>
          <w:spacing w:val="-2"/>
          <w:szCs w:val="22"/>
          <w:lang w:val="ru-RU"/>
        </w:rPr>
        <w:t>ий процент дефектов в шве не должен превышать 5% от длины сварного соединения.</w:t>
      </w:r>
      <w:r w:rsidR="009322A9" w:rsidRPr="004A5FDC">
        <w:rPr>
          <w:rFonts w:ascii="Times New Roman" w:hAnsi="Times New Roman"/>
          <w:color w:val="333333"/>
          <w:spacing w:val="-2"/>
          <w:szCs w:val="22"/>
          <w:lang w:val="ru-RU"/>
        </w:rPr>
        <w:t xml:space="preserve"> </w:t>
      </w:r>
    </w:p>
    <w:p w14:paraId="2803BB4C" w14:textId="029C1EF4" w:rsidR="00EC7A40" w:rsidRPr="00716C53" w:rsidRDefault="007A6EE1" w:rsidP="003B4BEC">
      <w:pPr>
        <w:pStyle w:val="Heading2"/>
        <w:numPr>
          <w:ilvl w:val="1"/>
          <w:numId w:val="68"/>
        </w:numPr>
        <w:spacing w:before="240" w:after="240"/>
        <w:ind w:left="851" w:hanging="709"/>
        <w:rPr>
          <w:sz w:val="22"/>
          <w:szCs w:val="22"/>
        </w:rPr>
      </w:pPr>
      <w:r w:rsidRPr="003E7FCF">
        <w:rPr>
          <w:spacing w:val="-2"/>
          <w:sz w:val="22"/>
          <w:szCs w:val="22"/>
          <w:lang w:val="ru-RU"/>
        </w:rPr>
        <w:t xml:space="preserve">  </w:t>
      </w:r>
      <w:bookmarkStart w:id="2029" w:name="_Toc205628199"/>
      <w:r w:rsidR="00477030" w:rsidRPr="00716C53">
        <w:rPr>
          <w:spacing w:val="-2"/>
          <w:sz w:val="22"/>
          <w:szCs w:val="22"/>
        </w:rPr>
        <w:t>Гидроиспытания</w:t>
      </w:r>
      <w:bookmarkEnd w:id="2029"/>
    </w:p>
    <w:p w14:paraId="32351A04" w14:textId="382FE1EB" w:rsidR="00EC7A40" w:rsidRPr="00920498" w:rsidRDefault="00EC7A40" w:rsidP="003B4BEC">
      <w:pPr>
        <w:pStyle w:val="BodyText"/>
        <w:spacing w:before="120" w:after="120"/>
        <w:ind w:left="1134" w:hanging="425"/>
        <w:rPr>
          <w:sz w:val="22"/>
          <w:szCs w:val="22"/>
          <w:lang w:val="ru-RU"/>
        </w:rPr>
      </w:pPr>
      <w:r w:rsidRPr="00920498">
        <w:rPr>
          <w:b/>
          <w:sz w:val="22"/>
          <w:szCs w:val="22"/>
          <w:lang w:val="ru-RU"/>
        </w:rPr>
        <w:lastRenderedPageBreak/>
        <w:t>23.4-1</w:t>
      </w:r>
      <w:r w:rsidRPr="00920498">
        <w:rPr>
          <w:b/>
          <w:spacing w:val="19"/>
          <w:sz w:val="22"/>
          <w:szCs w:val="22"/>
          <w:lang w:val="ru-RU"/>
        </w:rPr>
        <w:t xml:space="preserve"> </w:t>
      </w:r>
      <w:r w:rsidRPr="00920498">
        <w:rPr>
          <w:b/>
          <w:sz w:val="22"/>
          <w:szCs w:val="22"/>
          <w:lang w:val="ru-RU"/>
        </w:rPr>
        <w:t>-</w:t>
      </w:r>
      <w:r w:rsidRPr="00920498">
        <w:rPr>
          <w:b/>
          <w:spacing w:val="6"/>
          <w:sz w:val="22"/>
          <w:szCs w:val="22"/>
          <w:lang w:val="ru-RU"/>
        </w:rPr>
        <w:t xml:space="preserve"> </w:t>
      </w:r>
      <w:r w:rsidR="00A81D4D" w:rsidRPr="00920498">
        <w:rPr>
          <w:color w:val="333333"/>
          <w:spacing w:val="-2"/>
          <w:sz w:val="22"/>
          <w:szCs w:val="22"/>
          <w:lang w:val="ru-RU"/>
        </w:rPr>
        <w:t xml:space="preserve">Гидроиспытания должны соответствовать </w:t>
      </w:r>
      <w:r w:rsidR="00A81D4D" w:rsidRPr="00920498">
        <w:rPr>
          <w:color w:val="333333"/>
          <w:spacing w:val="-2"/>
          <w:sz w:val="22"/>
          <w:szCs w:val="22"/>
        </w:rPr>
        <w:t>PIM</w:t>
      </w:r>
      <w:r w:rsidR="00A81D4D" w:rsidRPr="00920498">
        <w:rPr>
          <w:color w:val="333333"/>
          <w:spacing w:val="-2"/>
          <w:sz w:val="22"/>
          <w:szCs w:val="22"/>
          <w:lang w:val="ru-RU"/>
        </w:rPr>
        <w:t>-</w:t>
      </w:r>
      <w:r w:rsidR="00A81D4D" w:rsidRPr="00920498">
        <w:rPr>
          <w:color w:val="333333"/>
          <w:spacing w:val="-2"/>
          <w:sz w:val="22"/>
          <w:szCs w:val="22"/>
        </w:rPr>
        <w:t>SU</w:t>
      </w:r>
      <w:r w:rsidR="00A81D4D" w:rsidRPr="00920498">
        <w:rPr>
          <w:color w:val="333333"/>
          <w:spacing w:val="-2"/>
          <w:sz w:val="22"/>
          <w:szCs w:val="22"/>
          <w:lang w:val="ru-RU"/>
        </w:rPr>
        <w:t>-3541-</w:t>
      </w:r>
      <w:r w:rsidR="00A81D4D" w:rsidRPr="00920498">
        <w:rPr>
          <w:color w:val="333333"/>
          <w:spacing w:val="-2"/>
          <w:sz w:val="22"/>
          <w:szCs w:val="22"/>
        </w:rPr>
        <w:t>TCO</w:t>
      </w:r>
      <w:r w:rsidR="00A81D4D" w:rsidRPr="00920498">
        <w:rPr>
          <w:color w:val="333333"/>
          <w:spacing w:val="-2"/>
          <w:sz w:val="22"/>
          <w:szCs w:val="22"/>
          <w:lang w:val="ru-RU"/>
        </w:rPr>
        <w:t>.</w:t>
      </w:r>
    </w:p>
    <w:p w14:paraId="74889910" w14:textId="138D547E" w:rsidR="00EC7A40" w:rsidRPr="00920498" w:rsidRDefault="00EC7A40" w:rsidP="003B4BEC">
      <w:pPr>
        <w:pStyle w:val="BodyText"/>
        <w:spacing w:before="120" w:after="120"/>
        <w:ind w:left="1134" w:hanging="425"/>
        <w:rPr>
          <w:color w:val="333333"/>
          <w:sz w:val="22"/>
          <w:szCs w:val="22"/>
          <w:lang w:val="ru-RU"/>
        </w:rPr>
      </w:pPr>
      <w:r w:rsidRPr="00920498">
        <w:rPr>
          <w:b/>
          <w:sz w:val="22"/>
          <w:szCs w:val="22"/>
          <w:lang w:val="ru-RU"/>
        </w:rPr>
        <w:t xml:space="preserve">23.4-2 - </w:t>
      </w:r>
      <w:r w:rsidR="00A32B20" w:rsidRPr="00920498">
        <w:rPr>
          <w:color w:val="333333"/>
          <w:sz w:val="22"/>
          <w:szCs w:val="22"/>
          <w:lang w:val="ru-RU"/>
        </w:rPr>
        <w:t xml:space="preserve">Для испытаний оборудования, которое выходит за рамки </w:t>
      </w:r>
      <w:r w:rsidR="00A32B20" w:rsidRPr="00920498">
        <w:rPr>
          <w:color w:val="333333"/>
          <w:sz w:val="22"/>
          <w:szCs w:val="22"/>
        </w:rPr>
        <w:t>PIM</w:t>
      </w:r>
      <w:r w:rsidR="00A32B20" w:rsidRPr="00920498">
        <w:rPr>
          <w:color w:val="333333"/>
          <w:sz w:val="22"/>
          <w:szCs w:val="22"/>
          <w:lang w:val="ru-RU"/>
        </w:rPr>
        <w:t>-</w:t>
      </w:r>
      <w:r w:rsidR="00A32B20" w:rsidRPr="00920498">
        <w:rPr>
          <w:color w:val="333333"/>
          <w:sz w:val="22"/>
          <w:szCs w:val="22"/>
        </w:rPr>
        <w:t>SU</w:t>
      </w:r>
      <w:r w:rsidR="00A32B20" w:rsidRPr="00920498">
        <w:rPr>
          <w:color w:val="333333"/>
          <w:sz w:val="22"/>
          <w:szCs w:val="22"/>
          <w:lang w:val="ru-RU"/>
        </w:rPr>
        <w:t>-3541-</w:t>
      </w:r>
      <w:r w:rsidR="00A32B20" w:rsidRPr="00920498">
        <w:rPr>
          <w:color w:val="333333"/>
          <w:sz w:val="22"/>
          <w:szCs w:val="22"/>
        </w:rPr>
        <w:t>TCO</w:t>
      </w:r>
      <w:r w:rsidR="00A32B20" w:rsidRPr="00920498">
        <w:rPr>
          <w:color w:val="333333"/>
          <w:sz w:val="22"/>
          <w:szCs w:val="22"/>
          <w:lang w:val="ru-RU"/>
        </w:rPr>
        <w:t>, поставщик должен представить процедуры испытаний для рассмотрения и принятия заказчиком.</w:t>
      </w:r>
    </w:p>
    <w:p w14:paraId="3764DFF7" w14:textId="7EAB7CD8" w:rsidR="00EC7A40" w:rsidRPr="00716C53" w:rsidRDefault="007A6EE1" w:rsidP="003B4BEC">
      <w:pPr>
        <w:pStyle w:val="Heading2"/>
        <w:numPr>
          <w:ilvl w:val="1"/>
          <w:numId w:val="68"/>
        </w:numPr>
        <w:spacing w:before="240" w:after="240"/>
        <w:ind w:left="851" w:hanging="709"/>
        <w:rPr>
          <w:sz w:val="22"/>
          <w:szCs w:val="22"/>
        </w:rPr>
      </w:pPr>
      <w:r w:rsidRPr="00695561">
        <w:rPr>
          <w:spacing w:val="-2"/>
          <w:sz w:val="22"/>
          <w:szCs w:val="22"/>
          <w:lang w:val="ru-RU"/>
        </w:rPr>
        <w:t xml:space="preserve">  </w:t>
      </w:r>
      <w:bookmarkStart w:id="2030" w:name="_Toc205628200"/>
      <w:r w:rsidR="00461449" w:rsidRPr="00716C53">
        <w:rPr>
          <w:spacing w:val="-2"/>
          <w:sz w:val="22"/>
          <w:szCs w:val="22"/>
        </w:rPr>
        <w:t>Пневматические испытания</w:t>
      </w:r>
      <w:bookmarkEnd w:id="2030"/>
    </w:p>
    <w:p w14:paraId="33F0E8F6" w14:textId="1AE7113A" w:rsidR="00EC7A40" w:rsidRPr="00920498" w:rsidRDefault="00EC7A40" w:rsidP="003B4BEC">
      <w:pPr>
        <w:pStyle w:val="BodyText"/>
        <w:spacing w:before="120" w:after="120"/>
        <w:ind w:left="1134" w:hanging="425"/>
        <w:rPr>
          <w:sz w:val="22"/>
          <w:szCs w:val="22"/>
          <w:lang w:val="ru-RU"/>
        </w:rPr>
      </w:pPr>
      <w:r w:rsidRPr="00920498">
        <w:rPr>
          <w:b/>
          <w:sz w:val="22"/>
          <w:szCs w:val="22"/>
          <w:lang w:val="ru-RU"/>
        </w:rPr>
        <w:t>23.5-1</w:t>
      </w:r>
      <w:r w:rsidRPr="00920498">
        <w:rPr>
          <w:b/>
          <w:spacing w:val="17"/>
          <w:sz w:val="22"/>
          <w:szCs w:val="22"/>
          <w:lang w:val="ru-RU"/>
        </w:rPr>
        <w:t xml:space="preserve"> </w:t>
      </w:r>
      <w:r w:rsidRPr="00920498">
        <w:rPr>
          <w:b/>
          <w:sz w:val="22"/>
          <w:szCs w:val="22"/>
          <w:lang w:val="ru-RU"/>
        </w:rPr>
        <w:t>-</w:t>
      </w:r>
      <w:r w:rsidRPr="00920498">
        <w:rPr>
          <w:b/>
          <w:spacing w:val="3"/>
          <w:sz w:val="22"/>
          <w:szCs w:val="22"/>
          <w:lang w:val="ru-RU"/>
        </w:rPr>
        <w:t xml:space="preserve"> </w:t>
      </w:r>
      <w:r w:rsidR="00BC067E" w:rsidRPr="00920498">
        <w:rPr>
          <w:color w:val="333333"/>
          <w:spacing w:val="-2"/>
          <w:sz w:val="22"/>
          <w:szCs w:val="22"/>
          <w:lang w:val="ru-RU"/>
        </w:rPr>
        <w:t xml:space="preserve">Пневматические испытания должны соответствовать </w:t>
      </w:r>
      <w:r w:rsidR="00BC067E" w:rsidRPr="00920498">
        <w:rPr>
          <w:color w:val="333333"/>
          <w:spacing w:val="-2"/>
          <w:sz w:val="22"/>
          <w:szCs w:val="22"/>
        </w:rPr>
        <w:t>PIM</w:t>
      </w:r>
      <w:r w:rsidR="00BC067E" w:rsidRPr="00920498">
        <w:rPr>
          <w:color w:val="333333"/>
          <w:spacing w:val="-2"/>
          <w:sz w:val="22"/>
          <w:szCs w:val="22"/>
          <w:lang w:val="ru-RU"/>
        </w:rPr>
        <w:t>-</w:t>
      </w:r>
      <w:r w:rsidR="00BC067E" w:rsidRPr="00920498">
        <w:rPr>
          <w:color w:val="333333"/>
          <w:spacing w:val="-2"/>
          <w:sz w:val="22"/>
          <w:szCs w:val="22"/>
        </w:rPr>
        <w:t>PU</w:t>
      </w:r>
      <w:r w:rsidR="00BC067E" w:rsidRPr="00920498">
        <w:rPr>
          <w:color w:val="333333"/>
          <w:spacing w:val="-2"/>
          <w:sz w:val="22"/>
          <w:szCs w:val="22"/>
          <w:lang w:val="ru-RU"/>
        </w:rPr>
        <w:t>-5284-</w:t>
      </w:r>
      <w:r w:rsidR="00BC067E" w:rsidRPr="00920498">
        <w:rPr>
          <w:color w:val="333333"/>
          <w:spacing w:val="-2"/>
          <w:sz w:val="22"/>
          <w:szCs w:val="22"/>
        </w:rPr>
        <w:t>TCO</w:t>
      </w:r>
      <w:r w:rsidR="00BC067E" w:rsidRPr="00920498">
        <w:rPr>
          <w:color w:val="333333"/>
          <w:spacing w:val="-2"/>
          <w:sz w:val="22"/>
          <w:szCs w:val="22"/>
          <w:lang w:val="ru-RU"/>
        </w:rPr>
        <w:t>.</w:t>
      </w:r>
    </w:p>
    <w:p w14:paraId="3C26043A" w14:textId="4722988C" w:rsidR="00EC7A40" w:rsidRPr="00716C53" w:rsidRDefault="007A6EE1" w:rsidP="003B4BEC">
      <w:pPr>
        <w:pStyle w:val="Heading2"/>
        <w:numPr>
          <w:ilvl w:val="1"/>
          <w:numId w:val="68"/>
        </w:numPr>
        <w:spacing w:before="240" w:after="240"/>
        <w:ind w:left="851" w:hanging="709"/>
        <w:rPr>
          <w:sz w:val="22"/>
          <w:szCs w:val="22"/>
          <w:lang w:val="ru-RU"/>
        </w:rPr>
      </w:pPr>
      <w:r w:rsidRPr="007A6EE1">
        <w:rPr>
          <w:spacing w:val="-2"/>
          <w:sz w:val="22"/>
          <w:szCs w:val="22"/>
          <w:lang w:val="ru-RU"/>
        </w:rPr>
        <w:t xml:space="preserve"> </w:t>
      </w:r>
      <w:r w:rsidRPr="00695561">
        <w:rPr>
          <w:spacing w:val="-2"/>
          <w:sz w:val="22"/>
          <w:szCs w:val="22"/>
          <w:lang w:val="ru-RU"/>
        </w:rPr>
        <w:t xml:space="preserve"> </w:t>
      </w:r>
      <w:bookmarkStart w:id="2031" w:name="_Toc205628201"/>
      <w:r w:rsidR="0079245C" w:rsidRPr="00716C53">
        <w:rPr>
          <w:spacing w:val="-2"/>
          <w:sz w:val="22"/>
          <w:szCs w:val="22"/>
          <w:lang w:val="ru-RU"/>
        </w:rPr>
        <w:t>Устранение утечек и повторное испытание</w:t>
      </w:r>
      <w:bookmarkEnd w:id="2031"/>
    </w:p>
    <w:p w14:paraId="197CFD43" w14:textId="70926B35" w:rsidR="00EC7A40" w:rsidRPr="00252F8D" w:rsidRDefault="00EC7A40" w:rsidP="003B4BEC">
      <w:pPr>
        <w:pStyle w:val="BodyText"/>
        <w:spacing w:before="120" w:after="120"/>
        <w:ind w:left="1134" w:hanging="425"/>
        <w:rPr>
          <w:sz w:val="22"/>
          <w:szCs w:val="22"/>
          <w:lang w:val="ru-RU"/>
        </w:rPr>
      </w:pPr>
      <w:r w:rsidRPr="00252F8D">
        <w:rPr>
          <w:b/>
          <w:sz w:val="22"/>
          <w:szCs w:val="22"/>
          <w:lang w:val="ru-RU"/>
        </w:rPr>
        <w:t>23.6-1</w:t>
      </w:r>
      <w:r w:rsidRPr="00252F8D">
        <w:rPr>
          <w:b/>
          <w:spacing w:val="13"/>
          <w:sz w:val="22"/>
          <w:szCs w:val="22"/>
          <w:lang w:val="ru-RU"/>
        </w:rPr>
        <w:t xml:space="preserve"> </w:t>
      </w:r>
      <w:r w:rsidRPr="00252F8D">
        <w:rPr>
          <w:b/>
          <w:sz w:val="22"/>
          <w:szCs w:val="22"/>
          <w:lang w:val="ru-RU"/>
        </w:rPr>
        <w:t xml:space="preserve">- </w:t>
      </w:r>
      <w:r w:rsidR="0079245C" w:rsidRPr="00252F8D">
        <w:rPr>
          <w:color w:val="333333"/>
          <w:spacing w:val="-2"/>
          <w:sz w:val="22"/>
          <w:szCs w:val="22"/>
          <w:lang w:val="ru-RU"/>
        </w:rPr>
        <w:t>Поставщик должен уведомить заказчика обо всех дефектах в письменной форме.</w:t>
      </w:r>
    </w:p>
    <w:p w14:paraId="63F49D38" w14:textId="3AE94C05" w:rsidR="00EC7A40" w:rsidRPr="00252F8D" w:rsidRDefault="00EC7A40" w:rsidP="003B4BEC">
      <w:pPr>
        <w:pStyle w:val="BodyText"/>
        <w:spacing w:before="120" w:after="120"/>
        <w:ind w:left="1134" w:hanging="425"/>
        <w:rPr>
          <w:color w:val="333333"/>
          <w:sz w:val="22"/>
          <w:szCs w:val="22"/>
          <w:lang w:val="ru-RU"/>
        </w:rPr>
      </w:pPr>
      <w:r w:rsidRPr="00252F8D">
        <w:rPr>
          <w:b/>
          <w:sz w:val="22"/>
          <w:szCs w:val="22"/>
          <w:lang w:val="ru-RU"/>
        </w:rPr>
        <w:t xml:space="preserve">23.6-2 - </w:t>
      </w:r>
      <w:r w:rsidR="00407AA3" w:rsidRPr="00252F8D">
        <w:rPr>
          <w:color w:val="333333"/>
          <w:sz w:val="22"/>
          <w:szCs w:val="22"/>
          <w:lang w:val="ru-RU"/>
        </w:rPr>
        <w:t xml:space="preserve">Сварные швы или части сварных швов, которые протекают во время гидростатических испытаний и которые ранее не подвергались рентгенографии, должны быть просвечены на </w:t>
      </w:r>
      <w:r w:rsidR="00CE43BD" w:rsidRPr="00252F8D">
        <w:rPr>
          <w:color w:val="333333"/>
          <w:sz w:val="22"/>
          <w:szCs w:val="22"/>
          <w:lang w:val="ru-RU"/>
        </w:rPr>
        <w:t>бракованных</w:t>
      </w:r>
      <w:r w:rsidR="00407AA3" w:rsidRPr="00252F8D">
        <w:rPr>
          <w:color w:val="333333"/>
          <w:sz w:val="22"/>
          <w:szCs w:val="22"/>
          <w:lang w:val="ru-RU"/>
        </w:rPr>
        <w:t xml:space="preserve"> участках перед тем, как их вырезать и повторно сварить.</w:t>
      </w:r>
    </w:p>
    <w:p w14:paraId="3A4059C4" w14:textId="760B1CC9" w:rsidR="00EC7A40" w:rsidRPr="00252F8D" w:rsidRDefault="00EC7A40" w:rsidP="003B4BEC">
      <w:pPr>
        <w:pStyle w:val="BodyText"/>
        <w:spacing w:before="120" w:after="120"/>
        <w:ind w:left="1134" w:hanging="425"/>
        <w:rPr>
          <w:color w:val="333333"/>
          <w:sz w:val="22"/>
          <w:szCs w:val="22"/>
          <w:lang w:val="ru-RU"/>
        </w:rPr>
      </w:pPr>
      <w:r w:rsidRPr="00252F8D">
        <w:rPr>
          <w:b/>
          <w:sz w:val="22"/>
          <w:szCs w:val="22"/>
          <w:lang w:val="ru-RU"/>
        </w:rPr>
        <w:t xml:space="preserve">23.6-3 - </w:t>
      </w:r>
      <w:r w:rsidR="000560EF" w:rsidRPr="00252F8D">
        <w:rPr>
          <w:color w:val="333333"/>
          <w:sz w:val="22"/>
          <w:szCs w:val="22"/>
          <w:lang w:val="ru-RU"/>
        </w:rPr>
        <w:t>После ремонта сварные швы или части сварных швов должны быть снова просвечены рентгенографией. Гидростатическое испытание должно быть проведено снова для проверки ремонта, если иное не согласовано заказчиком в письменной форме.</w:t>
      </w:r>
    </w:p>
    <w:p w14:paraId="51C087AC" w14:textId="6E6F583C" w:rsidR="00EC7A40" w:rsidRPr="003043E7" w:rsidRDefault="003043E7" w:rsidP="003B4BEC">
      <w:pPr>
        <w:pStyle w:val="Heading1"/>
        <w:numPr>
          <w:ilvl w:val="0"/>
          <w:numId w:val="68"/>
        </w:numPr>
        <w:spacing w:before="240" w:after="240"/>
        <w:ind w:left="709" w:hanging="709"/>
        <w:rPr>
          <w:lang w:val="ru-RU"/>
        </w:rPr>
      </w:pPr>
      <w:bookmarkStart w:id="2032" w:name="_Toc205628202"/>
      <w:bookmarkStart w:id="2033" w:name="_Hlk175443514"/>
      <w:r>
        <w:rPr>
          <w:lang w:val="ru-RU"/>
        </w:rPr>
        <w:t>Контроль химического состава сплавов</w:t>
      </w:r>
      <w:bookmarkEnd w:id="2032"/>
    </w:p>
    <w:bookmarkEnd w:id="2033"/>
    <w:p w14:paraId="42B609CE" w14:textId="49B19D6E" w:rsidR="00EC7A40" w:rsidRPr="00252F8D" w:rsidRDefault="00EC7A40" w:rsidP="00AA1B2A">
      <w:pPr>
        <w:pStyle w:val="BodyText"/>
        <w:spacing w:before="120"/>
        <w:ind w:left="1134" w:hanging="425"/>
        <w:rPr>
          <w:color w:val="333333"/>
          <w:sz w:val="22"/>
          <w:szCs w:val="22"/>
          <w:lang w:val="ru-RU"/>
        </w:rPr>
      </w:pPr>
      <w:r w:rsidRPr="00252F8D">
        <w:rPr>
          <w:b/>
          <w:sz w:val="22"/>
          <w:szCs w:val="22"/>
          <w:lang w:val="ru-RU"/>
        </w:rPr>
        <w:t xml:space="preserve">24-1 - </w:t>
      </w:r>
      <w:r w:rsidR="00A10F9D" w:rsidRPr="00252F8D">
        <w:rPr>
          <w:color w:val="333333"/>
          <w:sz w:val="22"/>
          <w:szCs w:val="22"/>
          <w:lang w:val="ru-RU"/>
        </w:rPr>
        <w:t>Деятельность по контролю химического состава сплавов</w:t>
      </w:r>
      <w:r w:rsidR="006C29A5" w:rsidRPr="00252F8D">
        <w:rPr>
          <w:color w:val="333333"/>
          <w:sz w:val="22"/>
          <w:szCs w:val="22"/>
          <w:lang w:val="ru-RU"/>
        </w:rPr>
        <w:t xml:space="preserve"> </w:t>
      </w:r>
      <w:r w:rsidR="00A10F9D" w:rsidRPr="00252F8D">
        <w:rPr>
          <w:color w:val="333333"/>
          <w:sz w:val="22"/>
          <w:szCs w:val="22"/>
          <w:lang w:val="ru-RU"/>
        </w:rPr>
        <w:t>(</w:t>
      </w:r>
      <w:r w:rsidR="00A10F9D" w:rsidRPr="00252F8D">
        <w:rPr>
          <w:color w:val="333333"/>
          <w:sz w:val="22"/>
          <w:szCs w:val="22"/>
        </w:rPr>
        <w:t>PMI</w:t>
      </w:r>
      <w:r w:rsidR="00A10F9D" w:rsidRPr="00252F8D">
        <w:rPr>
          <w:color w:val="333333"/>
          <w:sz w:val="22"/>
          <w:szCs w:val="22"/>
          <w:lang w:val="ru-RU"/>
        </w:rPr>
        <w:t xml:space="preserve">) и лица, осуществляющие </w:t>
      </w:r>
      <w:r w:rsidR="00A10F9D" w:rsidRPr="00252F8D">
        <w:rPr>
          <w:color w:val="333333"/>
          <w:sz w:val="22"/>
          <w:szCs w:val="22"/>
        </w:rPr>
        <w:t>PMI</w:t>
      </w:r>
      <w:r w:rsidR="00A10F9D" w:rsidRPr="00252F8D">
        <w:rPr>
          <w:color w:val="333333"/>
          <w:sz w:val="22"/>
          <w:szCs w:val="22"/>
          <w:lang w:val="ru-RU"/>
        </w:rPr>
        <w:t xml:space="preserve">, должны соответствовать требованиям </w:t>
      </w:r>
      <w:r w:rsidR="00A10F9D" w:rsidRPr="00252F8D">
        <w:rPr>
          <w:color w:val="333333"/>
          <w:sz w:val="22"/>
          <w:szCs w:val="22"/>
        </w:rPr>
        <w:t>CPM</w:t>
      </w:r>
      <w:r w:rsidR="00A10F9D" w:rsidRPr="00252F8D">
        <w:rPr>
          <w:color w:val="333333"/>
          <w:sz w:val="22"/>
          <w:szCs w:val="22"/>
          <w:lang w:val="ru-RU"/>
        </w:rPr>
        <w:t>-</w:t>
      </w:r>
      <w:r w:rsidR="00A10F9D" w:rsidRPr="00252F8D">
        <w:rPr>
          <w:color w:val="333333"/>
          <w:sz w:val="22"/>
          <w:szCs w:val="22"/>
        </w:rPr>
        <w:t>PU</w:t>
      </w:r>
      <w:r w:rsidR="00A10F9D" w:rsidRPr="00252F8D">
        <w:rPr>
          <w:color w:val="333333"/>
          <w:sz w:val="22"/>
          <w:szCs w:val="22"/>
          <w:lang w:val="ru-RU"/>
        </w:rPr>
        <w:t>-5074-</w:t>
      </w:r>
      <w:r w:rsidR="00A10F9D" w:rsidRPr="00252F8D">
        <w:rPr>
          <w:color w:val="333333"/>
          <w:sz w:val="22"/>
          <w:szCs w:val="22"/>
        </w:rPr>
        <w:t>TCO</w:t>
      </w:r>
      <w:r w:rsidR="00A10F9D" w:rsidRPr="00252F8D">
        <w:rPr>
          <w:color w:val="333333"/>
          <w:sz w:val="22"/>
          <w:szCs w:val="22"/>
          <w:lang w:val="ru-RU"/>
        </w:rPr>
        <w:t>.</w:t>
      </w:r>
    </w:p>
    <w:p w14:paraId="5CA2F894" w14:textId="16F5DC1B" w:rsidR="00EC7A40" w:rsidRPr="001F246A" w:rsidRDefault="00526132" w:rsidP="003B4BEC">
      <w:pPr>
        <w:pStyle w:val="Heading1"/>
        <w:numPr>
          <w:ilvl w:val="0"/>
          <w:numId w:val="68"/>
        </w:numPr>
        <w:spacing w:before="240" w:after="240"/>
        <w:ind w:left="709" w:hanging="709"/>
      </w:pPr>
      <w:bookmarkStart w:id="2034" w:name="_Toc205628203"/>
      <w:r>
        <w:rPr>
          <w:lang w:val="ru-RU"/>
        </w:rPr>
        <w:t>Ремонты</w:t>
      </w:r>
      <w:bookmarkEnd w:id="2034"/>
    </w:p>
    <w:p w14:paraId="41755224" w14:textId="18D6B4F8" w:rsidR="00EC7A40" w:rsidRPr="00747952" w:rsidRDefault="00EC7A40" w:rsidP="003B4BEC">
      <w:pPr>
        <w:pStyle w:val="ListParagraph"/>
        <w:numPr>
          <w:ilvl w:val="1"/>
          <w:numId w:val="63"/>
        </w:numPr>
        <w:spacing w:before="120" w:after="120"/>
        <w:ind w:left="1134" w:hanging="425"/>
        <w:rPr>
          <w:lang w:val="ru-RU"/>
        </w:rPr>
      </w:pPr>
      <w:r w:rsidRPr="00747952">
        <w:rPr>
          <w:b/>
          <w:lang w:val="ru-RU"/>
        </w:rPr>
        <w:t xml:space="preserve">- </w:t>
      </w:r>
      <w:r w:rsidR="00AC20F8" w:rsidRPr="00747952">
        <w:rPr>
          <w:lang w:val="ru-RU"/>
        </w:rPr>
        <w:t xml:space="preserve">Поставщик должен уведомить заказчика в письменной форме о необходимом ремонте. </w:t>
      </w:r>
      <w:r w:rsidR="007E11BD" w:rsidRPr="00747952">
        <w:rPr>
          <w:lang w:val="ru-RU"/>
        </w:rPr>
        <w:t>Согласование</w:t>
      </w:r>
      <w:r w:rsidR="00AC20F8" w:rsidRPr="00747952">
        <w:rPr>
          <w:lang w:val="ru-RU"/>
        </w:rPr>
        <w:t xml:space="preserve"> </w:t>
      </w:r>
      <w:r w:rsidR="00B44834" w:rsidRPr="00747952">
        <w:rPr>
          <w:lang w:val="ru-RU"/>
        </w:rPr>
        <w:t>заказчиком</w:t>
      </w:r>
      <w:r w:rsidR="00AC20F8" w:rsidRPr="00747952">
        <w:rPr>
          <w:lang w:val="ru-RU"/>
        </w:rPr>
        <w:t xml:space="preserve"> должно быть получено до начала ремонтных работ.</w:t>
      </w:r>
      <w:r w:rsidR="00782551" w:rsidRPr="00747952">
        <w:rPr>
          <w:lang w:val="ru-RU"/>
        </w:rPr>
        <w:t xml:space="preserve"> </w:t>
      </w:r>
      <w:r w:rsidR="00E37420" w:rsidRPr="00747952">
        <w:rPr>
          <w:lang w:val="ru-RU"/>
        </w:rPr>
        <w:t xml:space="preserve">Любые ремонтные работы должны быть </w:t>
      </w:r>
      <w:r w:rsidR="00782551" w:rsidRPr="00747952">
        <w:rPr>
          <w:lang w:val="ru-RU"/>
        </w:rPr>
        <w:t>задокументированы в соответствии с процедурами и спецификациями заказчика</w:t>
      </w:r>
      <w:r w:rsidR="00DD44EC" w:rsidRPr="00747952">
        <w:rPr>
          <w:lang w:val="ru-RU"/>
        </w:rPr>
        <w:t>.</w:t>
      </w:r>
    </w:p>
    <w:p w14:paraId="56DFAEB7" w14:textId="42FB4821" w:rsidR="00EC7A40" w:rsidRPr="00747952" w:rsidRDefault="00EC7A40" w:rsidP="003B4BEC">
      <w:pPr>
        <w:pStyle w:val="ListParagraph"/>
        <w:numPr>
          <w:ilvl w:val="1"/>
          <w:numId w:val="63"/>
        </w:numPr>
        <w:tabs>
          <w:tab w:val="left" w:pos="605"/>
        </w:tabs>
        <w:spacing w:before="120" w:after="120"/>
        <w:ind w:left="1134" w:hanging="425"/>
        <w:rPr>
          <w:lang w:val="ru-RU"/>
        </w:rPr>
      </w:pPr>
      <w:r w:rsidRPr="00747952">
        <w:rPr>
          <w:b/>
          <w:lang w:val="ru-RU"/>
        </w:rPr>
        <w:t xml:space="preserve">- </w:t>
      </w:r>
      <w:r w:rsidR="004619E4" w:rsidRPr="00747952">
        <w:rPr>
          <w:color w:val="333333"/>
          <w:lang w:val="ru-RU"/>
        </w:rPr>
        <w:t>Документация по ремонтным процедурам должна описывать шаги, необходимые для выполнения ремонта</w:t>
      </w:r>
      <w:r w:rsidR="00A46BC2" w:rsidRPr="00747952">
        <w:rPr>
          <w:color w:val="333333"/>
          <w:lang w:val="ru-RU"/>
        </w:rPr>
        <w:t xml:space="preserve"> облицовочного</w:t>
      </w:r>
      <w:r w:rsidR="004619E4" w:rsidRPr="00747952">
        <w:rPr>
          <w:color w:val="333333"/>
          <w:lang w:val="ru-RU"/>
        </w:rPr>
        <w:t xml:space="preserve"> </w:t>
      </w:r>
      <w:r w:rsidR="005802C5" w:rsidRPr="00747952">
        <w:rPr>
          <w:color w:val="333333"/>
          <w:lang w:val="ru-RU"/>
        </w:rPr>
        <w:t>шва, сквозной</w:t>
      </w:r>
      <w:r w:rsidR="004F6D2E" w:rsidRPr="00747952">
        <w:rPr>
          <w:color w:val="333333"/>
          <w:lang w:val="ru-RU"/>
        </w:rPr>
        <w:t xml:space="preserve"> ремонт</w:t>
      </w:r>
      <w:r w:rsidR="00E54552" w:rsidRPr="00747952">
        <w:rPr>
          <w:color w:val="333333"/>
          <w:lang w:val="ru-RU"/>
        </w:rPr>
        <w:t xml:space="preserve"> </w:t>
      </w:r>
      <w:r w:rsidR="006B2249" w:rsidRPr="00747952">
        <w:rPr>
          <w:color w:val="333333"/>
          <w:lang w:val="ru-RU"/>
        </w:rPr>
        <w:t>полной толщины</w:t>
      </w:r>
      <w:r w:rsidR="004619E4" w:rsidRPr="00747952">
        <w:rPr>
          <w:color w:val="333333"/>
          <w:lang w:val="ru-RU"/>
        </w:rPr>
        <w:t xml:space="preserve"> </w:t>
      </w:r>
      <w:r w:rsidR="00A12E59" w:rsidRPr="00747952">
        <w:rPr>
          <w:color w:val="333333"/>
          <w:lang w:val="ru-RU"/>
        </w:rPr>
        <w:t>и ремонт</w:t>
      </w:r>
      <w:r w:rsidR="00E54552" w:rsidRPr="00747952">
        <w:rPr>
          <w:color w:val="333333"/>
          <w:lang w:val="ru-RU"/>
        </w:rPr>
        <w:t xml:space="preserve"> </w:t>
      </w:r>
      <w:r w:rsidR="004619E4" w:rsidRPr="00747952">
        <w:rPr>
          <w:color w:val="333333"/>
          <w:lang w:val="ru-RU"/>
        </w:rPr>
        <w:t>частич</w:t>
      </w:r>
      <w:r w:rsidR="00BD2DA4" w:rsidRPr="00747952">
        <w:rPr>
          <w:color w:val="333333"/>
          <w:lang w:val="ru-RU"/>
        </w:rPr>
        <w:t>ной</w:t>
      </w:r>
      <w:r w:rsidR="00A3626E" w:rsidRPr="00747952">
        <w:rPr>
          <w:color w:val="333333"/>
          <w:lang w:val="ru-RU"/>
        </w:rPr>
        <w:t xml:space="preserve"> толщины</w:t>
      </w:r>
      <w:r w:rsidR="004619E4" w:rsidRPr="00747952">
        <w:rPr>
          <w:color w:val="333333"/>
          <w:lang w:val="ru-RU"/>
        </w:rPr>
        <w:t>.</w:t>
      </w:r>
    </w:p>
    <w:p w14:paraId="5E3E7E6A" w14:textId="2F06DFEC" w:rsidR="00EC7A40" w:rsidRPr="00747952" w:rsidRDefault="00EC7A40" w:rsidP="003B4BEC">
      <w:pPr>
        <w:pStyle w:val="ListParagraph"/>
        <w:numPr>
          <w:ilvl w:val="1"/>
          <w:numId w:val="63"/>
        </w:numPr>
        <w:tabs>
          <w:tab w:val="left" w:pos="605"/>
        </w:tabs>
        <w:spacing w:before="120" w:after="120"/>
        <w:ind w:left="1134" w:hanging="425"/>
        <w:rPr>
          <w:lang w:val="ru-RU"/>
        </w:rPr>
      </w:pPr>
      <w:r w:rsidRPr="00747952">
        <w:rPr>
          <w:b/>
          <w:lang w:val="ru-RU"/>
        </w:rPr>
        <w:t xml:space="preserve">- </w:t>
      </w:r>
      <w:r w:rsidR="00A3626E" w:rsidRPr="00747952">
        <w:rPr>
          <w:color w:val="333333"/>
          <w:spacing w:val="-2"/>
          <w:lang w:val="ru-RU"/>
        </w:rPr>
        <w:t>Процедуры ремонта сварных швов должны быть представлены заказчику для рассмотрения и принятия до начала ремонтных работ.</w:t>
      </w:r>
    </w:p>
    <w:p w14:paraId="1E84A3D8" w14:textId="6A39B5D4" w:rsidR="00EC7A40" w:rsidRPr="00747952" w:rsidRDefault="00EC7A40" w:rsidP="003B4BEC">
      <w:pPr>
        <w:pStyle w:val="ListParagraph"/>
        <w:numPr>
          <w:ilvl w:val="1"/>
          <w:numId w:val="63"/>
        </w:numPr>
        <w:tabs>
          <w:tab w:val="left" w:pos="605"/>
        </w:tabs>
        <w:spacing w:before="120" w:after="120"/>
        <w:ind w:left="1134" w:hanging="425"/>
        <w:rPr>
          <w:lang w:val="ru-RU"/>
        </w:rPr>
      </w:pPr>
      <w:r w:rsidRPr="00747952">
        <w:rPr>
          <w:b/>
          <w:lang w:val="ru-RU"/>
        </w:rPr>
        <w:t>-</w:t>
      </w:r>
      <w:r w:rsidRPr="00747952">
        <w:rPr>
          <w:b/>
          <w:spacing w:val="-1"/>
          <w:lang w:val="ru-RU"/>
        </w:rPr>
        <w:t xml:space="preserve"> </w:t>
      </w:r>
      <w:r w:rsidR="007D66F1" w:rsidRPr="00747952">
        <w:rPr>
          <w:color w:val="333333"/>
          <w:spacing w:val="-2"/>
          <w:lang w:val="ru-RU"/>
        </w:rPr>
        <w:t>Отбракованные сварные швы должны обрабатываться следующим образом:</w:t>
      </w:r>
    </w:p>
    <w:p w14:paraId="618E4832" w14:textId="724A9C4F" w:rsidR="00EC7A40" w:rsidRPr="00747952" w:rsidRDefault="00EC7A40" w:rsidP="003B4BEC">
      <w:pPr>
        <w:pStyle w:val="BodyText"/>
        <w:spacing w:before="120" w:after="120"/>
        <w:ind w:left="1418" w:hanging="284"/>
        <w:rPr>
          <w:sz w:val="22"/>
          <w:szCs w:val="22"/>
          <w:lang w:val="ru-RU"/>
        </w:rPr>
      </w:pPr>
      <w:r w:rsidRPr="00747952">
        <w:rPr>
          <w:b/>
          <w:sz w:val="22"/>
          <w:szCs w:val="22"/>
          <w:lang w:val="ru-RU"/>
        </w:rPr>
        <w:t>25-4.1</w:t>
      </w:r>
      <w:r w:rsidRPr="00747952">
        <w:rPr>
          <w:b/>
          <w:spacing w:val="16"/>
          <w:sz w:val="22"/>
          <w:szCs w:val="22"/>
          <w:lang w:val="ru-RU"/>
        </w:rPr>
        <w:t xml:space="preserve"> </w:t>
      </w:r>
      <w:r w:rsidRPr="00747952">
        <w:rPr>
          <w:b/>
          <w:sz w:val="22"/>
          <w:szCs w:val="22"/>
          <w:lang w:val="ru-RU"/>
        </w:rPr>
        <w:t>-</w:t>
      </w:r>
      <w:r w:rsidRPr="00747952">
        <w:rPr>
          <w:b/>
          <w:spacing w:val="2"/>
          <w:sz w:val="22"/>
          <w:szCs w:val="22"/>
          <w:lang w:val="ru-RU"/>
        </w:rPr>
        <w:t xml:space="preserve"> </w:t>
      </w:r>
      <w:r w:rsidR="00920919" w:rsidRPr="00747952">
        <w:rPr>
          <w:color w:val="333333"/>
          <w:spacing w:val="-2"/>
          <w:sz w:val="22"/>
          <w:szCs w:val="22"/>
          <w:lang w:val="ru-RU"/>
        </w:rPr>
        <w:t>Ремонт должен быть выполнен незамедлительно и повторно проверен за счет поставщика.</w:t>
      </w:r>
    </w:p>
    <w:p w14:paraId="2A747EE1" w14:textId="11556C70" w:rsidR="00EC7A40" w:rsidRPr="00747952" w:rsidRDefault="00EC7A40" w:rsidP="003B4BEC">
      <w:pPr>
        <w:pStyle w:val="BodyText"/>
        <w:spacing w:before="120" w:after="120"/>
        <w:ind w:left="1418" w:hanging="284"/>
        <w:rPr>
          <w:sz w:val="22"/>
          <w:szCs w:val="22"/>
          <w:lang w:val="ru-RU"/>
        </w:rPr>
      </w:pPr>
      <w:r w:rsidRPr="00747952">
        <w:rPr>
          <w:b/>
          <w:sz w:val="22"/>
          <w:szCs w:val="22"/>
          <w:lang w:val="ru-RU"/>
        </w:rPr>
        <w:t>25-4.2</w:t>
      </w:r>
      <w:r w:rsidRPr="00747952">
        <w:rPr>
          <w:b/>
          <w:spacing w:val="14"/>
          <w:sz w:val="22"/>
          <w:szCs w:val="22"/>
          <w:lang w:val="ru-RU"/>
        </w:rPr>
        <w:t xml:space="preserve"> </w:t>
      </w:r>
      <w:r w:rsidRPr="00747952">
        <w:rPr>
          <w:b/>
          <w:sz w:val="22"/>
          <w:szCs w:val="22"/>
          <w:lang w:val="ru-RU"/>
        </w:rPr>
        <w:t xml:space="preserve">- </w:t>
      </w:r>
      <w:r w:rsidR="00920919" w:rsidRPr="00747952">
        <w:rPr>
          <w:color w:val="333333"/>
          <w:spacing w:val="-2"/>
          <w:sz w:val="22"/>
          <w:szCs w:val="22"/>
          <w:lang w:val="ru-RU"/>
        </w:rPr>
        <w:t>Ремонтные сварные швы должны быть повторно проверены тем же методом, которы</w:t>
      </w:r>
      <w:r w:rsidR="00094BC4" w:rsidRPr="00747952">
        <w:rPr>
          <w:color w:val="333333"/>
          <w:spacing w:val="-2"/>
          <w:sz w:val="22"/>
          <w:szCs w:val="22"/>
          <w:lang w:val="ru-RU"/>
        </w:rPr>
        <w:t>м был</w:t>
      </w:r>
      <w:r w:rsidR="00920919" w:rsidRPr="00747952">
        <w:rPr>
          <w:color w:val="333333"/>
          <w:spacing w:val="-2"/>
          <w:sz w:val="22"/>
          <w:szCs w:val="22"/>
          <w:lang w:val="ru-RU"/>
        </w:rPr>
        <w:t xml:space="preserve"> обнаружил дефект.</w:t>
      </w:r>
    </w:p>
    <w:p w14:paraId="3D6C964D" w14:textId="1EE75FC1" w:rsidR="00EC7A40" w:rsidRPr="00747952" w:rsidRDefault="00EC7A40" w:rsidP="003B4BEC">
      <w:pPr>
        <w:pStyle w:val="BodyText"/>
        <w:spacing w:before="120"/>
        <w:ind w:left="1418" w:hanging="284"/>
        <w:rPr>
          <w:color w:val="333333"/>
          <w:sz w:val="22"/>
          <w:szCs w:val="22"/>
          <w:lang w:val="ru-RU"/>
        </w:rPr>
      </w:pPr>
      <w:r w:rsidRPr="00747952">
        <w:rPr>
          <w:b/>
          <w:sz w:val="22"/>
          <w:szCs w:val="22"/>
          <w:lang w:val="ru-RU"/>
        </w:rPr>
        <w:t xml:space="preserve">25-4.3 - </w:t>
      </w:r>
      <w:r w:rsidR="00E733F9" w:rsidRPr="00747952">
        <w:rPr>
          <w:color w:val="333333"/>
          <w:sz w:val="22"/>
          <w:szCs w:val="22"/>
          <w:lang w:val="ru-RU"/>
        </w:rPr>
        <w:t xml:space="preserve">Участки, </w:t>
      </w:r>
      <w:r w:rsidR="00FF2AA7" w:rsidRPr="00747952">
        <w:rPr>
          <w:color w:val="333333"/>
          <w:sz w:val="22"/>
          <w:szCs w:val="22"/>
          <w:lang w:val="ru-RU"/>
        </w:rPr>
        <w:t>на котор</w:t>
      </w:r>
      <w:r w:rsidR="00355158" w:rsidRPr="00747952">
        <w:rPr>
          <w:color w:val="333333"/>
          <w:sz w:val="22"/>
          <w:szCs w:val="22"/>
          <w:lang w:val="ru-RU"/>
        </w:rPr>
        <w:t>ых производилась выборка дефектов</w:t>
      </w:r>
      <w:r w:rsidR="00E733F9" w:rsidRPr="00747952">
        <w:rPr>
          <w:color w:val="333333"/>
          <w:sz w:val="22"/>
          <w:szCs w:val="22"/>
          <w:lang w:val="ru-RU"/>
        </w:rPr>
        <w:t xml:space="preserve">, должны быть отшлифованы и проверены </w:t>
      </w:r>
      <w:r w:rsidR="001D4557" w:rsidRPr="00747952">
        <w:rPr>
          <w:color w:val="333333"/>
          <w:sz w:val="22"/>
          <w:szCs w:val="22"/>
          <w:lang w:val="ru-RU"/>
        </w:rPr>
        <w:t>м</w:t>
      </w:r>
      <w:r w:rsidR="00E733F9" w:rsidRPr="00747952">
        <w:rPr>
          <w:color w:val="333333"/>
          <w:sz w:val="22"/>
          <w:szCs w:val="22"/>
          <w:lang w:val="ru-RU"/>
        </w:rPr>
        <w:t>агнитопорошков</w:t>
      </w:r>
      <w:r w:rsidR="001D4557" w:rsidRPr="00747952">
        <w:rPr>
          <w:color w:val="333333"/>
          <w:sz w:val="22"/>
          <w:szCs w:val="22"/>
          <w:lang w:val="ru-RU"/>
        </w:rPr>
        <w:t>ым контролем</w:t>
      </w:r>
      <w:r w:rsidR="00E733F9" w:rsidRPr="00747952">
        <w:rPr>
          <w:color w:val="333333"/>
          <w:sz w:val="22"/>
          <w:szCs w:val="22"/>
          <w:lang w:val="ru-RU"/>
        </w:rPr>
        <w:t xml:space="preserve"> (если позволяет материал) или </w:t>
      </w:r>
      <w:r w:rsidR="00F30C1B" w:rsidRPr="00747952">
        <w:rPr>
          <w:color w:val="333333"/>
          <w:sz w:val="22"/>
          <w:szCs w:val="22"/>
          <w:lang w:val="ru-RU"/>
        </w:rPr>
        <w:t>метод</w:t>
      </w:r>
      <w:r w:rsidR="001D4557" w:rsidRPr="00747952">
        <w:rPr>
          <w:color w:val="333333"/>
          <w:sz w:val="22"/>
          <w:szCs w:val="22"/>
          <w:lang w:val="ru-RU"/>
        </w:rPr>
        <w:t>ом</w:t>
      </w:r>
      <w:r w:rsidR="00F30C1B" w:rsidRPr="00747952">
        <w:rPr>
          <w:color w:val="333333"/>
          <w:sz w:val="22"/>
          <w:szCs w:val="22"/>
          <w:lang w:val="ru-RU"/>
        </w:rPr>
        <w:t xml:space="preserve"> проникающими веществами</w:t>
      </w:r>
      <w:r w:rsidR="00E733F9" w:rsidRPr="00747952">
        <w:rPr>
          <w:color w:val="333333"/>
          <w:sz w:val="22"/>
          <w:szCs w:val="22"/>
          <w:lang w:val="ru-RU"/>
        </w:rPr>
        <w:t xml:space="preserve"> для подтверждения полного удаления дефектов.</w:t>
      </w:r>
    </w:p>
    <w:p w14:paraId="5E2497FA" w14:textId="4AD7DD59" w:rsidR="00EC7A40" w:rsidRPr="00747952" w:rsidRDefault="00EC7A40" w:rsidP="003B4BEC">
      <w:pPr>
        <w:pStyle w:val="ListParagraph"/>
        <w:numPr>
          <w:ilvl w:val="1"/>
          <w:numId w:val="63"/>
        </w:numPr>
        <w:tabs>
          <w:tab w:val="left" w:pos="605"/>
        </w:tabs>
        <w:spacing w:before="120" w:after="120"/>
        <w:ind w:left="1134" w:hanging="425"/>
        <w:rPr>
          <w:lang w:val="ru-RU"/>
        </w:rPr>
      </w:pPr>
      <w:r w:rsidRPr="00747952">
        <w:rPr>
          <w:b/>
          <w:lang w:val="ru-RU"/>
        </w:rPr>
        <w:t xml:space="preserve">- </w:t>
      </w:r>
      <w:r w:rsidR="009F49F7" w:rsidRPr="00747952">
        <w:rPr>
          <w:lang w:val="ru-RU"/>
        </w:rPr>
        <w:t>Документация должна включать описание местоположения и характера ремонтов, выполненных в результате неразрушающего контроля (</w:t>
      </w:r>
      <w:r w:rsidR="009F49F7" w:rsidRPr="00747952">
        <w:t>NDE</w:t>
      </w:r>
      <w:r w:rsidR="009F49F7" w:rsidRPr="00747952">
        <w:rPr>
          <w:lang w:val="ru-RU"/>
        </w:rPr>
        <w:t>), а также результаты испытаний.</w:t>
      </w:r>
    </w:p>
    <w:p w14:paraId="0C93DAA5" w14:textId="7E98534C" w:rsidR="00EC7A40" w:rsidRPr="008B0F8D" w:rsidRDefault="00EC7A40" w:rsidP="003B4BEC">
      <w:pPr>
        <w:pStyle w:val="ListParagraph"/>
        <w:numPr>
          <w:ilvl w:val="1"/>
          <w:numId w:val="63"/>
        </w:numPr>
        <w:tabs>
          <w:tab w:val="left" w:pos="605"/>
        </w:tabs>
        <w:spacing w:before="120" w:after="120"/>
        <w:ind w:left="1134" w:hanging="425"/>
        <w:rPr>
          <w:lang w:val="ru-RU"/>
          <w:rPrChange w:id="2035" w:author="Marchenko, Sergey [Tengizchevroil]" w:date="2025-08-07T16:04:00Z" w16du:dateUtc="2025-08-07T11:04:00Z">
            <w:rPr>
              <w:highlight w:val="yellow"/>
              <w:lang w:val="ru-RU"/>
            </w:rPr>
          </w:rPrChange>
        </w:rPr>
      </w:pPr>
      <w:r w:rsidRPr="008B0F8D">
        <w:rPr>
          <w:b/>
          <w:lang w:val="ru-RU"/>
          <w:rPrChange w:id="2036" w:author="Marchenko, Sergey [Tengizchevroil]" w:date="2025-08-07T16:04:00Z" w16du:dateUtc="2025-08-07T11:04:00Z">
            <w:rPr>
              <w:b/>
              <w:highlight w:val="yellow"/>
              <w:lang w:val="ru-RU"/>
            </w:rPr>
          </w:rPrChange>
        </w:rPr>
        <w:t xml:space="preserve">- </w:t>
      </w:r>
      <w:r w:rsidR="006D3C73" w:rsidRPr="008B0F8D">
        <w:rPr>
          <w:lang w:val="ru-RU"/>
          <w:rPrChange w:id="2037" w:author="Marchenko, Sergey [Tengizchevroil]" w:date="2025-08-07T16:04:00Z" w16du:dateUtc="2025-08-07T11:04:00Z">
            <w:rPr>
              <w:highlight w:val="yellow"/>
              <w:lang w:val="ru-RU"/>
            </w:rPr>
          </w:rPrChange>
        </w:rPr>
        <w:t xml:space="preserve">Если иное не одобрено заказчиком, ремонт должен быть ограничен </w:t>
      </w:r>
      <w:r w:rsidR="00E00CB6" w:rsidRPr="008B0F8D">
        <w:rPr>
          <w:lang w:val="ru-RU"/>
          <w:rPrChange w:id="2038" w:author="Marchenko, Sergey [Tengizchevroil]" w:date="2025-08-07T16:04:00Z" w16du:dateUtc="2025-08-07T11:04:00Z">
            <w:rPr>
              <w:highlight w:val="yellow"/>
              <w:lang w:val="ru-RU"/>
            </w:rPr>
          </w:rPrChange>
        </w:rPr>
        <w:t>одной</w:t>
      </w:r>
      <w:r w:rsidR="006D3C73" w:rsidRPr="008B0F8D">
        <w:rPr>
          <w:lang w:val="ru-RU"/>
          <w:rPrChange w:id="2039" w:author="Marchenko, Sergey [Tengizchevroil]" w:date="2025-08-07T16:04:00Z" w16du:dateUtc="2025-08-07T11:04:00Z">
            <w:rPr>
              <w:highlight w:val="yellow"/>
              <w:lang w:val="ru-RU"/>
            </w:rPr>
          </w:rPrChange>
        </w:rPr>
        <w:t xml:space="preserve"> попытк</w:t>
      </w:r>
      <w:r w:rsidR="00E00CB6" w:rsidRPr="008B0F8D">
        <w:rPr>
          <w:lang w:val="ru-RU"/>
          <w:rPrChange w:id="2040" w:author="Marchenko, Sergey [Tengizchevroil]" w:date="2025-08-07T16:04:00Z" w16du:dateUtc="2025-08-07T11:04:00Z">
            <w:rPr>
              <w:highlight w:val="yellow"/>
              <w:lang w:val="ru-RU"/>
            </w:rPr>
          </w:rPrChange>
        </w:rPr>
        <w:t>ой</w:t>
      </w:r>
      <w:r w:rsidR="006D3C73" w:rsidRPr="008B0F8D">
        <w:rPr>
          <w:lang w:val="ru-RU"/>
          <w:rPrChange w:id="2041" w:author="Marchenko, Sergey [Tengizchevroil]" w:date="2025-08-07T16:04:00Z" w16du:dateUtc="2025-08-07T11:04:00Z">
            <w:rPr>
              <w:highlight w:val="yellow"/>
              <w:lang w:val="ru-RU"/>
            </w:rPr>
          </w:rPrChange>
        </w:rPr>
        <w:t xml:space="preserve"> ремонта сваркой и двумя процессами </w:t>
      </w:r>
      <w:r w:rsidR="006D3C73" w:rsidRPr="008B0F8D">
        <w:rPr>
          <w:rPrChange w:id="2042" w:author="Marchenko, Sergey [Tengizchevroil]" w:date="2025-08-07T16:04:00Z" w16du:dateUtc="2025-08-07T11:04:00Z">
            <w:rPr>
              <w:highlight w:val="yellow"/>
            </w:rPr>
          </w:rPrChange>
        </w:rPr>
        <w:t>PWHT</w:t>
      </w:r>
      <w:r w:rsidR="006D3C73" w:rsidRPr="008B0F8D">
        <w:rPr>
          <w:lang w:val="ru-RU"/>
          <w:rPrChange w:id="2043" w:author="Marchenko, Sergey [Tengizchevroil]" w:date="2025-08-07T16:04:00Z" w16du:dateUtc="2025-08-07T11:04:00Z">
            <w:rPr>
              <w:highlight w:val="yellow"/>
              <w:lang w:val="ru-RU"/>
            </w:rPr>
          </w:rPrChange>
        </w:rPr>
        <w:t xml:space="preserve">. </w:t>
      </w:r>
    </w:p>
    <w:p w14:paraId="34EB7209" w14:textId="2D9FBC7A" w:rsidR="00EC7A40" w:rsidRPr="008C2855" w:rsidRDefault="00EC7A40" w:rsidP="003B4BEC">
      <w:pPr>
        <w:pStyle w:val="ListParagraph"/>
        <w:numPr>
          <w:ilvl w:val="1"/>
          <w:numId w:val="63"/>
        </w:numPr>
        <w:tabs>
          <w:tab w:val="left" w:pos="605"/>
        </w:tabs>
        <w:spacing w:before="120" w:after="120"/>
        <w:ind w:left="1134" w:hanging="425"/>
        <w:rPr>
          <w:lang w:val="ru-RU"/>
        </w:rPr>
      </w:pPr>
      <w:r w:rsidRPr="00747952">
        <w:rPr>
          <w:b/>
          <w:lang w:val="ru-RU"/>
        </w:rPr>
        <w:t xml:space="preserve">- </w:t>
      </w:r>
      <w:r w:rsidR="007E3E68" w:rsidRPr="00747952">
        <w:rPr>
          <w:color w:val="333333"/>
          <w:lang w:val="ru-RU"/>
        </w:rPr>
        <w:t xml:space="preserve">Поврежденные обработанные поверхности должны быть отремонтированы, или компонент должен быть заменен. </w:t>
      </w:r>
      <w:r w:rsidR="007E3E68" w:rsidRPr="008C2855">
        <w:rPr>
          <w:color w:val="333333"/>
          <w:lang w:val="ru-RU"/>
        </w:rPr>
        <w:t xml:space="preserve">Ремонт обработанных поверхностей не допускается без проверки и принятия </w:t>
      </w:r>
      <w:r w:rsidR="007E3E68" w:rsidRPr="008C2855">
        <w:rPr>
          <w:color w:val="333333"/>
          <w:lang w:val="ru-RU"/>
        </w:rPr>
        <w:lastRenderedPageBreak/>
        <w:t>заказчиком.</w:t>
      </w:r>
    </w:p>
    <w:p w14:paraId="47828728" w14:textId="033304F0" w:rsidR="00EC7A40" w:rsidRPr="00CE1E45" w:rsidRDefault="00EC7A40" w:rsidP="003B4BEC">
      <w:pPr>
        <w:pStyle w:val="ListParagraph"/>
        <w:numPr>
          <w:ilvl w:val="1"/>
          <w:numId w:val="63"/>
        </w:numPr>
        <w:spacing w:before="120" w:after="120"/>
        <w:ind w:left="1134" w:hanging="425"/>
        <w:rPr>
          <w:lang w:val="ru-RU"/>
        </w:rPr>
      </w:pPr>
      <w:r w:rsidRPr="00747952">
        <w:rPr>
          <w:b/>
          <w:lang w:val="ru-RU"/>
        </w:rPr>
        <w:t xml:space="preserve">- </w:t>
      </w:r>
      <w:r w:rsidR="005168FD" w:rsidRPr="00747952">
        <w:rPr>
          <w:color w:val="333333"/>
          <w:spacing w:val="-2"/>
          <w:lang w:val="ru-RU"/>
        </w:rPr>
        <w:t>Наружный подрез на облицовочном</w:t>
      </w:r>
      <w:r w:rsidR="005B098B" w:rsidRPr="00747952">
        <w:rPr>
          <w:color w:val="333333"/>
          <w:spacing w:val="-2"/>
          <w:lang w:val="ru-RU"/>
        </w:rPr>
        <w:t xml:space="preserve"> сварном</w:t>
      </w:r>
      <w:r w:rsidR="005168FD" w:rsidRPr="00747952">
        <w:rPr>
          <w:color w:val="333333"/>
          <w:spacing w:val="-2"/>
          <w:lang w:val="ru-RU"/>
        </w:rPr>
        <w:t xml:space="preserve"> </w:t>
      </w:r>
      <w:r w:rsidR="005B098B" w:rsidRPr="00747952">
        <w:rPr>
          <w:color w:val="333333"/>
          <w:spacing w:val="-2"/>
          <w:lang w:val="ru-RU"/>
        </w:rPr>
        <w:t>шве</w:t>
      </w:r>
      <w:r w:rsidR="005168FD" w:rsidRPr="00747952">
        <w:rPr>
          <w:color w:val="333333"/>
          <w:spacing w:val="-2"/>
          <w:lang w:val="ru-RU"/>
        </w:rPr>
        <w:t xml:space="preserve"> должен быть отремонтирован путем </w:t>
      </w:r>
      <w:r w:rsidR="0096049C" w:rsidRPr="00747952">
        <w:rPr>
          <w:color w:val="333333"/>
          <w:spacing w:val="-2"/>
          <w:lang w:val="ru-RU"/>
        </w:rPr>
        <w:t>вышл</w:t>
      </w:r>
      <w:r w:rsidR="00F81E49" w:rsidRPr="00747952">
        <w:rPr>
          <w:color w:val="333333"/>
          <w:spacing w:val="-2"/>
          <w:lang w:val="ru-RU"/>
        </w:rPr>
        <w:t>ифовки</w:t>
      </w:r>
      <w:r w:rsidR="005168FD" w:rsidRPr="00747952">
        <w:rPr>
          <w:color w:val="333333"/>
          <w:spacing w:val="-2"/>
          <w:lang w:val="ru-RU"/>
        </w:rPr>
        <w:t xml:space="preserve"> </w:t>
      </w:r>
      <w:r w:rsidR="00076C5E" w:rsidRPr="00747952">
        <w:rPr>
          <w:color w:val="333333"/>
          <w:spacing w:val="-2"/>
          <w:lang w:val="ru-RU"/>
        </w:rPr>
        <w:t xml:space="preserve">облицовочного </w:t>
      </w:r>
      <w:r w:rsidR="00076C5E" w:rsidRPr="00CE1E45">
        <w:rPr>
          <w:color w:val="333333"/>
          <w:spacing w:val="-2"/>
          <w:lang w:val="ru-RU"/>
        </w:rPr>
        <w:t>сварного шв</w:t>
      </w:r>
      <w:r w:rsidR="00F81E49" w:rsidRPr="00CE1E45">
        <w:rPr>
          <w:color w:val="333333"/>
          <w:spacing w:val="-2"/>
          <w:lang w:val="ru-RU"/>
        </w:rPr>
        <w:t>а</w:t>
      </w:r>
      <w:r w:rsidR="00076C5E" w:rsidRPr="00CE1E45">
        <w:rPr>
          <w:color w:val="333333"/>
          <w:spacing w:val="-2"/>
          <w:lang w:val="ru-RU"/>
        </w:rPr>
        <w:t xml:space="preserve"> </w:t>
      </w:r>
      <w:r w:rsidR="00B63E57" w:rsidRPr="00CE1E45">
        <w:rPr>
          <w:color w:val="333333"/>
          <w:spacing w:val="-2"/>
          <w:lang w:val="ru-RU"/>
        </w:rPr>
        <w:t>на</w:t>
      </w:r>
      <w:r w:rsidR="005168FD" w:rsidRPr="00CE1E45">
        <w:rPr>
          <w:color w:val="333333"/>
          <w:spacing w:val="-2"/>
          <w:lang w:val="ru-RU"/>
        </w:rPr>
        <w:t xml:space="preserve"> месте</w:t>
      </w:r>
      <w:r w:rsidR="008B7F7C" w:rsidRPr="00CE1E45">
        <w:rPr>
          <w:color w:val="333333"/>
          <w:spacing w:val="-2"/>
          <w:lang w:val="ru-RU"/>
        </w:rPr>
        <w:t xml:space="preserve"> расположения</w:t>
      </w:r>
      <w:r w:rsidR="005168FD" w:rsidRPr="00CE1E45">
        <w:rPr>
          <w:color w:val="333333"/>
          <w:spacing w:val="-2"/>
          <w:lang w:val="ru-RU"/>
        </w:rPr>
        <w:t xml:space="preserve"> подреза и повторного наложения</w:t>
      </w:r>
      <w:r w:rsidR="00E7651F" w:rsidRPr="00CE1E45">
        <w:rPr>
          <w:color w:val="333333"/>
          <w:spacing w:val="-2"/>
          <w:lang w:val="ru-RU"/>
        </w:rPr>
        <w:t xml:space="preserve"> валика облицовочного шва</w:t>
      </w:r>
      <w:r w:rsidR="005168FD" w:rsidRPr="00CE1E45">
        <w:rPr>
          <w:color w:val="333333"/>
          <w:spacing w:val="-2"/>
          <w:lang w:val="ru-RU"/>
        </w:rPr>
        <w:t>.</w:t>
      </w:r>
    </w:p>
    <w:p w14:paraId="76AC61E4" w14:textId="43CB6972" w:rsidR="00EC7A40" w:rsidRPr="00CE1E45" w:rsidRDefault="00EC7A40" w:rsidP="003B4BEC">
      <w:pPr>
        <w:pStyle w:val="ListParagraph"/>
        <w:numPr>
          <w:ilvl w:val="1"/>
          <w:numId w:val="63"/>
        </w:numPr>
        <w:tabs>
          <w:tab w:val="left" w:pos="540"/>
        </w:tabs>
        <w:spacing w:before="120" w:after="120"/>
        <w:ind w:left="1134" w:hanging="425"/>
        <w:rPr>
          <w:lang w:val="ru-RU"/>
        </w:rPr>
      </w:pPr>
      <w:r w:rsidRPr="00747952">
        <w:rPr>
          <w:color w:val="333333"/>
          <w:lang w:val="ru-RU"/>
        </w:rPr>
        <w:t xml:space="preserve"> - </w:t>
      </w:r>
      <w:r w:rsidR="00F50975" w:rsidRPr="00747952">
        <w:rPr>
          <w:color w:val="333333"/>
          <w:lang w:val="ru-RU"/>
        </w:rPr>
        <w:t xml:space="preserve">Ремонт поверхностей труб и фитингов не должен уменьшать толщину стенки ниже минимального значения, </w:t>
      </w:r>
      <w:r w:rsidR="00F50975" w:rsidRPr="00CE1E45">
        <w:rPr>
          <w:color w:val="333333"/>
          <w:lang w:val="ru-RU"/>
        </w:rPr>
        <w:t>требуемого классом материала труб или стандартом компонента, включая учет допуска на коррозию/эрозию.</w:t>
      </w:r>
    </w:p>
    <w:p w14:paraId="4E3461BC" w14:textId="1FB89E1E" w:rsidR="00EC7A40" w:rsidRPr="00A148DF" w:rsidRDefault="00EC7A40">
      <w:pPr>
        <w:pStyle w:val="ListParagraph"/>
        <w:numPr>
          <w:ilvl w:val="1"/>
          <w:numId w:val="63"/>
        </w:numPr>
        <w:tabs>
          <w:tab w:val="left" w:pos="720"/>
          <w:tab w:val="left" w:pos="1276"/>
        </w:tabs>
        <w:spacing w:before="120" w:after="120"/>
        <w:ind w:left="1134" w:hanging="425"/>
        <w:rPr>
          <w:lang w:val="ru-RU"/>
          <w:rPrChange w:id="2044" w:author="Marchenko, Sergey [Tengizchevroil]" w:date="2025-08-09T12:27:00Z" w16du:dateUtc="2025-08-09T07:27:00Z">
            <w:rPr>
              <w:highlight w:val="yellow"/>
              <w:lang w:val="ru-RU"/>
            </w:rPr>
          </w:rPrChange>
        </w:rPr>
        <w:pPrChange w:id="2045" w:author="Marchenko, Sergey [Tengizchevroil]" w:date="2025-08-09T12:27:00Z" w16du:dateUtc="2025-08-09T07:27:00Z">
          <w:pPr>
            <w:pStyle w:val="ListParagraph"/>
            <w:numPr>
              <w:ilvl w:val="1"/>
              <w:numId w:val="63"/>
            </w:numPr>
            <w:tabs>
              <w:tab w:val="left" w:pos="720"/>
            </w:tabs>
            <w:spacing w:before="120" w:after="120"/>
            <w:ind w:left="1134" w:hanging="425"/>
          </w:pPr>
        </w:pPrChange>
      </w:pPr>
      <w:r w:rsidRPr="00A148DF">
        <w:rPr>
          <w:b/>
          <w:lang w:val="ru-RU"/>
          <w:rPrChange w:id="2046" w:author="Marchenko, Sergey [Tengizchevroil]" w:date="2025-08-09T12:27:00Z" w16du:dateUtc="2025-08-09T07:27:00Z">
            <w:rPr>
              <w:b/>
              <w:highlight w:val="yellow"/>
              <w:lang w:val="ru-RU"/>
            </w:rPr>
          </w:rPrChange>
        </w:rPr>
        <w:t>-</w:t>
      </w:r>
      <w:r w:rsidRPr="00A148DF">
        <w:rPr>
          <w:b/>
          <w:spacing w:val="-1"/>
          <w:lang w:val="ru-RU"/>
          <w:rPrChange w:id="2047" w:author="Marchenko, Sergey [Tengizchevroil]" w:date="2025-08-09T12:27:00Z" w16du:dateUtc="2025-08-09T07:27:00Z">
            <w:rPr>
              <w:b/>
              <w:spacing w:val="-1"/>
              <w:highlight w:val="yellow"/>
              <w:lang w:val="ru-RU"/>
            </w:rPr>
          </w:rPrChange>
        </w:rPr>
        <w:t xml:space="preserve"> </w:t>
      </w:r>
      <w:r w:rsidR="00980171" w:rsidRPr="00A148DF">
        <w:rPr>
          <w:color w:val="333333"/>
          <w:spacing w:val="-4"/>
          <w:lang w:val="ru-RU"/>
          <w:rPrChange w:id="2048" w:author="Marchenko, Sergey [Tengizchevroil]" w:date="2025-08-09T12:27:00Z" w16du:dateUtc="2025-08-09T07:27:00Z">
            <w:rPr>
              <w:color w:val="333333"/>
              <w:spacing w:val="-4"/>
              <w:highlight w:val="yellow"/>
              <w:lang w:val="ru-RU"/>
            </w:rPr>
          </w:rPrChange>
        </w:rPr>
        <w:t>Минимальная длина ремонтного сварного шва должна составлять 2 дюйма (50 мм).</w:t>
      </w:r>
      <w:r w:rsidR="00985E96" w:rsidRPr="00A148DF">
        <w:rPr>
          <w:color w:val="333333"/>
          <w:spacing w:val="-4"/>
          <w:lang w:val="ru-RU"/>
          <w:rPrChange w:id="2049" w:author="Marchenko, Sergey [Tengizchevroil]" w:date="2025-08-09T12:27:00Z" w16du:dateUtc="2025-08-09T07:27:00Z">
            <w:rPr>
              <w:color w:val="333333"/>
              <w:spacing w:val="-4"/>
              <w:highlight w:val="yellow"/>
              <w:lang w:val="ru-RU"/>
            </w:rPr>
          </w:rPrChange>
        </w:rPr>
        <w:t xml:space="preserve"> </w:t>
      </w:r>
      <w:bookmarkStart w:id="2050" w:name="_Hlk205634462"/>
      <w:r w:rsidR="00985E96" w:rsidRPr="00A148DF">
        <w:rPr>
          <w:color w:val="333333"/>
          <w:spacing w:val="-4"/>
          <w:lang w:val="ru-RU"/>
          <w:rPrChange w:id="2051" w:author="Marchenko, Sergey [Tengizchevroil]" w:date="2025-08-09T12:27:00Z" w16du:dateUtc="2025-08-09T07:27:00Z">
            <w:rPr>
              <w:color w:val="333333"/>
              <w:spacing w:val="-4"/>
              <w:highlight w:val="yellow"/>
              <w:lang w:val="ru-RU"/>
            </w:rPr>
          </w:rPrChange>
        </w:rPr>
        <w:t>Максималь</w:t>
      </w:r>
      <w:r w:rsidR="00312C31" w:rsidRPr="00A148DF">
        <w:rPr>
          <w:color w:val="333333"/>
          <w:spacing w:val="-4"/>
          <w:lang w:val="ru-RU"/>
          <w:rPrChange w:id="2052" w:author="Marchenko, Sergey [Tengizchevroil]" w:date="2025-08-09T12:27:00Z" w16du:dateUtc="2025-08-09T07:27:00Z">
            <w:rPr>
              <w:color w:val="333333"/>
              <w:spacing w:val="-4"/>
              <w:highlight w:val="yellow"/>
              <w:lang w:val="ru-RU"/>
            </w:rPr>
          </w:rPrChange>
        </w:rPr>
        <w:t>ная длина ремонтируемого сварного шва должна быть в соответствии с</w:t>
      </w:r>
      <w:r w:rsidR="00301B45" w:rsidRPr="00A148DF">
        <w:rPr>
          <w:color w:val="333333"/>
          <w:spacing w:val="-4"/>
          <w:lang w:val="ru-RU"/>
          <w:rPrChange w:id="2053" w:author="Marchenko, Sergey [Tengizchevroil]" w:date="2025-08-09T12:27:00Z" w16du:dateUtc="2025-08-09T07:27:00Z">
            <w:rPr>
              <w:color w:val="333333"/>
              <w:spacing w:val="-4"/>
              <w:highlight w:val="yellow"/>
              <w:lang w:val="ru-RU"/>
            </w:rPr>
          </w:rPrChange>
        </w:rPr>
        <w:t xml:space="preserve"> </w:t>
      </w:r>
      <w:r w:rsidR="00F210D7" w:rsidRPr="00A148DF">
        <w:rPr>
          <w:color w:val="333333"/>
          <w:spacing w:val="-2"/>
          <w:rPrChange w:id="2054" w:author="Marchenko, Sergey [Tengizchevroil]" w:date="2025-08-09T12:27:00Z" w16du:dateUtc="2025-08-09T07:27:00Z">
            <w:rPr>
              <w:color w:val="333333"/>
              <w:spacing w:val="-2"/>
              <w:highlight w:val="yellow"/>
            </w:rPr>
          </w:rPrChange>
        </w:rPr>
        <w:t>SP</w:t>
      </w:r>
      <w:r w:rsidR="00F210D7" w:rsidRPr="00A148DF">
        <w:rPr>
          <w:color w:val="333333"/>
          <w:spacing w:val="-2"/>
          <w:lang w:val="ru-RU"/>
          <w:rPrChange w:id="2055" w:author="Marchenko, Sergey [Tengizchevroil]" w:date="2025-08-09T12:27:00Z" w16du:dateUtc="2025-08-09T07:27:00Z">
            <w:rPr>
              <w:color w:val="333333"/>
              <w:spacing w:val="-2"/>
              <w:highlight w:val="yellow"/>
              <w:lang w:val="ru-RU"/>
            </w:rPr>
          </w:rPrChange>
        </w:rPr>
        <w:t xml:space="preserve"> </w:t>
      </w:r>
      <w:r w:rsidR="00F210D7" w:rsidRPr="00A148DF">
        <w:rPr>
          <w:color w:val="333333"/>
          <w:spacing w:val="-2"/>
          <w:rPrChange w:id="2056" w:author="Marchenko, Sergey [Tengizchevroil]" w:date="2025-08-09T12:27:00Z" w16du:dateUtc="2025-08-09T07:27:00Z">
            <w:rPr>
              <w:color w:val="333333"/>
              <w:spacing w:val="-2"/>
              <w:highlight w:val="yellow"/>
            </w:rPr>
          </w:rPrChange>
        </w:rPr>
        <w:t>RK</w:t>
      </w:r>
      <w:r w:rsidR="00F210D7" w:rsidRPr="00A148DF">
        <w:rPr>
          <w:color w:val="333333"/>
          <w:spacing w:val="-2"/>
          <w:lang w:val="ru-RU"/>
          <w:rPrChange w:id="2057" w:author="Marchenko, Sergey [Tengizchevroil]" w:date="2025-08-09T12:27:00Z" w16du:dateUtc="2025-08-09T07:27:00Z">
            <w:rPr>
              <w:color w:val="333333"/>
              <w:spacing w:val="-2"/>
              <w:highlight w:val="yellow"/>
              <w:lang w:val="ru-RU"/>
            </w:rPr>
          </w:rPrChange>
        </w:rPr>
        <w:t xml:space="preserve"> 3.05-103-2014 </w:t>
      </w:r>
      <w:r w:rsidR="00A937DC" w:rsidRPr="00A148DF">
        <w:rPr>
          <w:color w:val="333333"/>
          <w:spacing w:val="-2"/>
          <w:lang w:val="ru-RU"/>
          <w:rPrChange w:id="2058" w:author="Marchenko, Sergey [Tengizchevroil]" w:date="2025-08-09T12:27:00Z" w16du:dateUtc="2025-08-09T07:27:00Z">
            <w:rPr>
              <w:color w:val="333333"/>
              <w:spacing w:val="-2"/>
              <w:highlight w:val="yellow"/>
              <w:lang w:val="ru-RU"/>
            </w:rPr>
          </w:rPrChange>
        </w:rPr>
        <w:t>(</w:t>
      </w:r>
      <w:r w:rsidR="00F210D7" w:rsidRPr="00A148DF">
        <w:rPr>
          <w:color w:val="333333"/>
          <w:spacing w:val="-2"/>
          <w:lang w:val="ru-RU"/>
          <w:rPrChange w:id="2059" w:author="Marchenko, Sergey [Tengizchevroil]" w:date="2025-08-09T12:27:00Z" w16du:dateUtc="2025-08-09T07:27:00Z">
            <w:rPr>
              <w:color w:val="333333"/>
              <w:spacing w:val="-2"/>
              <w:highlight w:val="yellow"/>
              <w:lang w:val="ru-RU"/>
            </w:rPr>
          </w:rPrChange>
        </w:rPr>
        <w:t>параграф</w:t>
      </w:r>
      <w:r w:rsidR="00C117B0" w:rsidRPr="00A148DF">
        <w:rPr>
          <w:color w:val="333333"/>
          <w:spacing w:val="-2"/>
          <w:lang w:val="ru-RU"/>
          <w:rPrChange w:id="2060" w:author="Marchenko, Sergey [Tengizchevroil]" w:date="2025-08-09T12:27:00Z" w16du:dateUtc="2025-08-09T07:27:00Z">
            <w:rPr>
              <w:color w:val="333333"/>
              <w:spacing w:val="-2"/>
              <w:highlight w:val="yellow"/>
              <w:lang w:val="ru-RU"/>
            </w:rPr>
          </w:rPrChange>
        </w:rPr>
        <w:t xml:space="preserve"> 7.2.12)</w:t>
      </w:r>
    </w:p>
    <w:bookmarkEnd w:id="2050"/>
    <w:p w14:paraId="459AB641" w14:textId="3DABFB0B" w:rsidR="00C93028" w:rsidRPr="00747952" w:rsidRDefault="00225C54" w:rsidP="003B4BEC">
      <w:pPr>
        <w:pStyle w:val="ListParagraph"/>
        <w:numPr>
          <w:ilvl w:val="1"/>
          <w:numId w:val="63"/>
        </w:numPr>
        <w:tabs>
          <w:tab w:val="left" w:pos="720"/>
        </w:tabs>
        <w:spacing w:before="120" w:after="120"/>
        <w:ind w:left="1134" w:hanging="425"/>
        <w:rPr>
          <w:lang w:val="ru-RU"/>
        </w:rPr>
      </w:pPr>
      <w:r w:rsidRPr="00747952">
        <w:rPr>
          <w:lang w:val="ru-RU"/>
        </w:rPr>
        <w:t>- Если требуется процедура ремонта</w:t>
      </w:r>
      <w:r w:rsidR="00A06BB0" w:rsidRPr="00747952">
        <w:rPr>
          <w:lang w:val="ru-RU"/>
        </w:rPr>
        <w:t xml:space="preserve"> для углеродист</w:t>
      </w:r>
      <w:r w:rsidR="002E0E81" w:rsidRPr="00747952">
        <w:rPr>
          <w:lang w:val="ru-RU"/>
        </w:rPr>
        <w:t>ой</w:t>
      </w:r>
      <w:r w:rsidR="00A06BB0" w:rsidRPr="00747952">
        <w:rPr>
          <w:lang w:val="ru-RU"/>
        </w:rPr>
        <w:t xml:space="preserve"> стал</w:t>
      </w:r>
      <w:r w:rsidR="002E0E81" w:rsidRPr="00747952">
        <w:rPr>
          <w:lang w:val="ru-RU"/>
        </w:rPr>
        <w:t>и</w:t>
      </w:r>
      <w:r w:rsidRPr="00747952">
        <w:rPr>
          <w:lang w:val="ru-RU"/>
        </w:rPr>
        <w:t xml:space="preserve">, она должна быть </w:t>
      </w:r>
      <w:r w:rsidR="00ED22EC" w:rsidRPr="00747952">
        <w:rPr>
          <w:lang w:val="ru-RU"/>
        </w:rPr>
        <w:t>оф</w:t>
      </w:r>
      <w:r w:rsidR="001C28FC" w:rsidRPr="00747952">
        <w:rPr>
          <w:lang w:val="ru-RU"/>
        </w:rPr>
        <w:t>ормлена</w:t>
      </w:r>
      <w:r w:rsidRPr="00747952">
        <w:rPr>
          <w:lang w:val="ru-RU"/>
        </w:rPr>
        <w:t xml:space="preserve"> и аттестована таким </w:t>
      </w:r>
      <w:r w:rsidR="00CE1E45" w:rsidRPr="00CE1E45">
        <w:rPr>
          <w:lang w:val="ru-RU"/>
        </w:rPr>
        <w:t>образом, чтобы продемонстрировать, что может быть получен ремонтный сварной шов с подходящими механическими</w:t>
      </w:r>
      <w:r w:rsidR="00F9551D" w:rsidRPr="00F9551D">
        <w:rPr>
          <w:lang w:val="ru-RU"/>
        </w:rPr>
        <w:t xml:space="preserve"> свойствами и прочностью. Ремонтный сварной шов должен соответствовать минимальным требованиям производственного сварного шва или иным требованиям, указанным компанией.</w:t>
      </w:r>
    </w:p>
    <w:p w14:paraId="5184777D" w14:textId="04C8EB07" w:rsidR="00870A98" w:rsidRPr="003B4BEC" w:rsidRDefault="00BD0FA5" w:rsidP="00B41D7B">
      <w:pPr>
        <w:pStyle w:val="ListParagraph"/>
        <w:numPr>
          <w:ilvl w:val="1"/>
          <w:numId w:val="63"/>
        </w:numPr>
        <w:tabs>
          <w:tab w:val="left" w:pos="720"/>
        </w:tabs>
        <w:spacing w:after="120"/>
        <w:ind w:left="1134" w:hanging="425"/>
        <w:rPr>
          <w:lang w:val="ru-RU"/>
        </w:rPr>
      </w:pPr>
      <w:bookmarkStart w:id="2061" w:name="_Hlk179802495"/>
      <w:r w:rsidRPr="003B4BEC">
        <w:rPr>
          <w:lang w:val="ru-RU"/>
        </w:rPr>
        <w:t xml:space="preserve">- </w:t>
      </w:r>
      <w:r w:rsidR="00E33033" w:rsidRPr="003B4BEC">
        <w:rPr>
          <w:lang w:val="ru-RU"/>
        </w:rPr>
        <w:t xml:space="preserve">Если для эксплуатации требуется послесварочная термическая обработка (PWHT) или она </w:t>
      </w:r>
      <w:r w:rsidR="0040398E" w:rsidRPr="003B4BEC">
        <w:rPr>
          <w:lang w:val="ru-RU"/>
        </w:rPr>
        <w:t>требуется по техническим условиям проекта, то сварные швы, аттестации процедуры ремонта, должны быть также</w:t>
      </w:r>
      <w:r w:rsidR="003B4BEC" w:rsidRPr="003B4BEC">
        <w:rPr>
          <w:lang w:val="ru-RU"/>
        </w:rPr>
        <w:t xml:space="preserve"> </w:t>
      </w:r>
      <w:r w:rsidR="00E33033" w:rsidRPr="003B4BEC">
        <w:rPr>
          <w:lang w:val="ru-RU"/>
        </w:rPr>
        <w:t xml:space="preserve">подвергнуты PWHT, время при температуре должно быть как минимум эквивалентно одному (1) циклу PWHT. </w:t>
      </w:r>
      <w:r w:rsidR="003F7D15" w:rsidRPr="003B4BEC">
        <w:rPr>
          <w:lang w:val="ru-RU"/>
        </w:rPr>
        <w:t xml:space="preserve">Процесс </w:t>
      </w:r>
      <w:r w:rsidR="00E33033" w:rsidRPr="003B4BEC">
        <w:rPr>
          <w:lang w:val="ru-RU"/>
        </w:rPr>
        <w:t>PWHT долж</w:t>
      </w:r>
      <w:r w:rsidR="003F7D15" w:rsidRPr="003B4BEC">
        <w:rPr>
          <w:lang w:val="ru-RU"/>
        </w:rPr>
        <w:t>ен</w:t>
      </w:r>
      <w:r w:rsidR="00E33033" w:rsidRPr="003B4BEC">
        <w:rPr>
          <w:lang w:val="ru-RU"/>
        </w:rPr>
        <w:t xml:space="preserve"> проводиться в соответствии с Разделом 22 и PCR-PU-6239-TCO (Раздел 4).</w:t>
      </w:r>
    </w:p>
    <w:p w14:paraId="3E1B32ED" w14:textId="6DD33D66" w:rsidR="009A7DDE" w:rsidRPr="00747952" w:rsidRDefault="004C6386" w:rsidP="003B4BEC">
      <w:pPr>
        <w:pStyle w:val="ListParagraph"/>
        <w:numPr>
          <w:ilvl w:val="1"/>
          <w:numId w:val="63"/>
        </w:numPr>
        <w:tabs>
          <w:tab w:val="left" w:pos="720"/>
        </w:tabs>
        <w:spacing w:before="120"/>
        <w:ind w:left="1134" w:hanging="425"/>
        <w:rPr>
          <w:lang w:val="ru-RU"/>
        </w:rPr>
      </w:pPr>
      <w:r w:rsidRPr="00747952">
        <w:rPr>
          <w:lang w:val="ru-RU"/>
        </w:rPr>
        <w:t xml:space="preserve">- </w:t>
      </w:r>
      <w:r w:rsidR="00D623A1" w:rsidRPr="00747952">
        <w:rPr>
          <w:lang w:val="ru-RU"/>
        </w:rPr>
        <w:t xml:space="preserve"> Ремонт полной толщины (сквозной), выполненный во время </w:t>
      </w:r>
      <w:r w:rsidR="00095D7C" w:rsidRPr="00747952">
        <w:rPr>
          <w:lang w:val="ru-RU"/>
        </w:rPr>
        <w:t>аттестации сварочной</w:t>
      </w:r>
      <w:r w:rsidR="00D623A1" w:rsidRPr="00747952">
        <w:rPr>
          <w:lang w:val="ru-RU"/>
        </w:rPr>
        <w:t xml:space="preserve"> процедуры, </w:t>
      </w:r>
      <w:r w:rsidR="008741D6" w:rsidRPr="00747952">
        <w:rPr>
          <w:lang w:val="ru-RU"/>
        </w:rPr>
        <w:t>покрывает</w:t>
      </w:r>
      <w:r w:rsidR="009A7DDE" w:rsidRPr="00747952">
        <w:rPr>
          <w:lang w:val="ru-RU"/>
        </w:rPr>
        <w:t xml:space="preserve"> </w:t>
      </w:r>
      <w:r w:rsidR="00752806" w:rsidRPr="00752806">
        <w:rPr>
          <w:lang w:val="ru-RU"/>
        </w:rPr>
        <w:t>другие типы ремонта.</w:t>
      </w:r>
    </w:p>
    <w:p w14:paraId="20FA7594" w14:textId="63F1A77A" w:rsidR="00916B36" w:rsidRPr="00747952" w:rsidRDefault="00170943" w:rsidP="003B4BEC">
      <w:pPr>
        <w:pStyle w:val="ListParagraph"/>
        <w:numPr>
          <w:ilvl w:val="1"/>
          <w:numId w:val="63"/>
        </w:numPr>
        <w:tabs>
          <w:tab w:val="left" w:pos="720"/>
        </w:tabs>
        <w:spacing w:before="120" w:after="120"/>
        <w:ind w:left="1134" w:hanging="425"/>
        <w:rPr>
          <w:lang w:val="ru-RU"/>
        </w:rPr>
      </w:pPr>
      <w:r w:rsidRPr="00747952">
        <w:rPr>
          <w:lang w:val="ru-RU"/>
        </w:rPr>
        <w:t xml:space="preserve">- Типы ремонта не зависят от типа соединения (т. е. </w:t>
      </w:r>
      <w:r w:rsidR="00916B36" w:rsidRPr="00747952">
        <w:rPr>
          <w:lang w:val="ru-RU"/>
        </w:rPr>
        <w:t>аттестации</w:t>
      </w:r>
      <w:r w:rsidRPr="00747952">
        <w:rPr>
          <w:lang w:val="ru-RU"/>
        </w:rPr>
        <w:t xml:space="preserve"> ремонта стыкового шва могут применяться к </w:t>
      </w:r>
      <w:r w:rsidR="008D2434" w:rsidRPr="008D2434">
        <w:rPr>
          <w:lang w:val="ru-RU"/>
        </w:rPr>
        <w:t>конструкциям угловых и ответв</w:t>
      </w:r>
      <w:r w:rsidR="00D4599A">
        <w:rPr>
          <w:lang w:val="ru-RU"/>
        </w:rPr>
        <w:t>л</w:t>
      </w:r>
      <w:r w:rsidR="008D2434" w:rsidRPr="008D2434">
        <w:rPr>
          <w:lang w:val="ru-RU"/>
        </w:rPr>
        <w:t>ительных соединений); все испытания должны проводиться на стыковых швах.</w:t>
      </w:r>
    </w:p>
    <w:p w14:paraId="615B6875" w14:textId="71CC2571" w:rsidR="001D45DE" w:rsidRPr="003B4BEC" w:rsidRDefault="006A1984" w:rsidP="00834B9D">
      <w:pPr>
        <w:pStyle w:val="ListParagraph"/>
        <w:numPr>
          <w:ilvl w:val="1"/>
          <w:numId w:val="75"/>
        </w:numPr>
        <w:tabs>
          <w:tab w:val="left" w:pos="720"/>
        </w:tabs>
        <w:spacing w:before="120" w:after="120"/>
        <w:ind w:left="1134" w:hanging="425"/>
        <w:rPr>
          <w:lang w:val="ru-RU"/>
        </w:rPr>
      </w:pPr>
      <w:r w:rsidRPr="003B4BEC">
        <w:rPr>
          <w:lang w:val="ru-RU"/>
        </w:rPr>
        <w:t xml:space="preserve">- </w:t>
      </w:r>
      <w:r w:rsidR="00880C57" w:rsidRPr="003B4BEC">
        <w:rPr>
          <w:lang w:val="ru-RU"/>
        </w:rPr>
        <w:t xml:space="preserve">Процедуры ремонтной сварки должны быть пересмотрены чтобы показать любые изменения и должны содержать следующую подробную информацию, указанную в соответствии с </w:t>
      </w:r>
      <w:r w:rsidR="00880C57" w:rsidRPr="00747952">
        <w:t>ASME</w:t>
      </w:r>
      <w:r w:rsidR="00880C57" w:rsidRPr="003B4BEC">
        <w:rPr>
          <w:lang w:val="ru-RU"/>
        </w:rPr>
        <w:t xml:space="preserve"> </w:t>
      </w:r>
      <w:r w:rsidR="00880C57" w:rsidRPr="00747952">
        <w:t>IX</w:t>
      </w:r>
      <w:r w:rsidR="00880C57" w:rsidRPr="003B4BEC">
        <w:rPr>
          <w:lang w:val="ru-RU"/>
        </w:rPr>
        <w:t xml:space="preserve"> и </w:t>
      </w:r>
      <w:r w:rsidR="00880C57" w:rsidRPr="00747952">
        <w:t>ASME</w:t>
      </w:r>
      <w:r w:rsidR="00880C57" w:rsidRPr="003B4BEC">
        <w:rPr>
          <w:lang w:val="ru-RU"/>
        </w:rPr>
        <w:t xml:space="preserve"> </w:t>
      </w:r>
      <w:r w:rsidR="00880C57" w:rsidRPr="00747952">
        <w:t>B</w:t>
      </w:r>
      <w:r w:rsidR="00880C57" w:rsidRPr="003B4BEC">
        <w:rPr>
          <w:lang w:val="ru-RU"/>
        </w:rPr>
        <w:t>31.3.</w:t>
      </w:r>
    </w:p>
    <w:p w14:paraId="03CF818A" w14:textId="7CC3578A" w:rsidR="005A47EB" w:rsidRPr="003B4BEC" w:rsidRDefault="006A1984" w:rsidP="00B772AA">
      <w:pPr>
        <w:pStyle w:val="ListParagraph"/>
        <w:numPr>
          <w:ilvl w:val="1"/>
          <w:numId w:val="75"/>
        </w:numPr>
        <w:tabs>
          <w:tab w:val="left" w:pos="720"/>
        </w:tabs>
        <w:spacing w:before="120" w:after="120"/>
        <w:ind w:left="1134" w:hanging="425"/>
        <w:rPr>
          <w:lang w:val="ru-RU"/>
        </w:rPr>
      </w:pPr>
      <w:r w:rsidRPr="003B4BEC">
        <w:rPr>
          <w:lang w:val="ru-RU"/>
        </w:rPr>
        <w:t xml:space="preserve">- </w:t>
      </w:r>
      <w:r w:rsidR="00380C73" w:rsidRPr="003B4BEC">
        <w:rPr>
          <w:lang w:val="ru-RU"/>
        </w:rPr>
        <w:t xml:space="preserve">Процедура ремонта должна быть </w:t>
      </w:r>
      <w:r w:rsidR="00AA06D8" w:rsidRPr="003B4BEC">
        <w:rPr>
          <w:lang w:val="ru-RU"/>
        </w:rPr>
        <w:t>введена вновь</w:t>
      </w:r>
      <w:r w:rsidR="00380C73" w:rsidRPr="003B4BEC">
        <w:rPr>
          <w:lang w:val="ru-RU"/>
        </w:rPr>
        <w:t xml:space="preserve"> как новая процедура ремонта и должна быть повторно </w:t>
      </w:r>
      <w:r w:rsidR="004C66F4" w:rsidRPr="003B4BEC">
        <w:rPr>
          <w:lang w:val="ru-RU"/>
        </w:rPr>
        <w:t>аттестована</w:t>
      </w:r>
      <w:r w:rsidR="00380C73" w:rsidRPr="003B4BEC">
        <w:rPr>
          <w:lang w:val="ru-RU"/>
        </w:rPr>
        <w:t>, если какие-либо из основных переменных, перечисленных в таблицах (</w:t>
      </w:r>
      <w:r w:rsidR="00380C73" w:rsidRPr="00747952">
        <w:t>ASME</w:t>
      </w:r>
      <w:r w:rsidR="00380C73" w:rsidRPr="003B4BEC">
        <w:rPr>
          <w:lang w:val="ru-RU"/>
        </w:rPr>
        <w:t xml:space="preserve"> </w:t>
      </w:r>
      <w:r w:rsidR="00380C73" w:rsidRPr="00747952">
        <w:t>IX</w:t>
      </w:r>
      <w:r w:rsidR="00380C73" w:rsidRPr="003B4BEC">
        <w:rPr>
          <w:lang w:val="ru-RU"/>
        </w:rPr>
        <w:t xml:space="preserve"> и </w:t>
      </w:r>
      <w:r w:rsidR="00380C73" w:rsidRPr="00747952">
        <w:t>ASME</w:t>
      </w:r>
      <w:r w:rsidR="00380C73" w:rsidRPr="003B4BEC">
        <w:rPr>
          <w:lang w:val="ru-RU"/>
        </w:rPr>
        <w:t xml:space="preserve"> </w:t>
      </w:r>
      <w:r w:rsidR="00380C73" w:rsidRPr="00747952">
        <w:t>B</w:t>
      </w:r>
      <w:r w:rsidR="00380C73" w:rsidRPr="003B4BEC">
        <w:rPr>
          <w:lang w:val="ru-RU"/>
        </w:rPr>
        <w:t>31.3), изменяются.</w:t>
      </w:r>
    </w:p>
    <w:p w14:paraId="0830A922" w14:textId="77A6EF6A" w:rsidR="007C35AC" w:rsidRPr="00E143FC" w:rsidRDefault="00254BC2" w:rsidP="003B4BEC">
      <w:pPr>
        <w:pStyle w:val="ListParagraph"/>
        <w:numPr>
          <w:ilvl w:val="1"/>
          <w:numId w:val="75"/>
        </w:numPr>
        <w:tabs>
          <w:tab w:val="left" w:pos="720"/>
        </w:tabs>
        <w:spacing w:before="120"/>
        <w:ind w:left="1134" w:hanging="425"/>
        <w:rPr>
          <w:lang w:val="ru-RU"/>
        </w:rPr>
      </w:pPr>
      <w:bookmarkStart w:id="2062" w:name="_Hlk180044483"/>
      <w:bookmarkStart w:id="2063" w:name="_Hlk180044505"/>
      <w:r w:rsidRPr="00747952">
        <w:rPr>
          <w:lang w:val="ru-RU"/>
        </w:rPr>
        <w:t xml:space="preserve">- </w:t>
      </w:r>
      <w:bookmarkEnd w:id="2062"/>
      <w:r w:rsidR="005F7609" w:rsidRPr="00747952">
        <w:rPr>
          <w:lang w:val="ru-RU"/>
        </w:rPr>
        <w:t xml:space="preserve">Процедуры ремонта должны быть аттестованы на испытательном сварном шве, выполненном в соответствии с </w:t>
      </w:r>
      <w:r w:rsidR="00E143FC" w:rsidRPr="00E143FC">
        <w:rPr>
          <w:lang w:val="ru-RU"/>
        </w:rPr>
        <w:t xml:space="preserve">подробностями спецификации производственной сварочной процедуры. Для аттестации процедуры ремонта должен использоваться полный кольцевой стыковой шов. Подробности процедуры ремонта должны быть записаны с полными результатами в протоколе аттестации процедуры. Параметры сварочной процедуры ремонта должны соответствовать </w:t>
      </w:r>
      <w:r w:rsidR="005F7609" w:rsidRPr="00E143FC">
        <w:rPr>
          <w:lang w:val="ru-RU"/>
        </w:rPr>
        <w:t xml:space="preserve">параметрам сварки основной процедуры. Выполните отдельный контрольный купон (аттестованный образец) для типа </w:t>
      </w:r>
      <w:r w:rsidR="00E143FC" w:rsidRPr="00E143FC">
        <w:rPr>
          <w:lang w:val="ru-RU"/>
        </w:rPr>
        <w:t>ремонта и запишите параметры сварки в различных положениях процесса сварки. Для ремонта должны использоваться тот же процесс сварки, расходные материалы и размеры, которые аттестованы и приняты компанией.</w:t>
      </w:r>
    </w:p>
    <w:bookmarkEnd w:id="2063"/>
    <w:p w14:paraId="34816AEE" w14:textId="4624DCB8" w:rsidR="00553E64" w:rsidRPr="00A974CD" w:rsidRDefault="00553E64" w:rsidP="002C7685">
      <w:pPr>
        <w:pStyle w:val="ListParagraph"/>
        <w:numPr>
          <w:ilvl w:val="1"/>
          <w:numId w:val="75"/>
        </w:numPr>
        <w:tabs>
          <w:tab w:val="left" w:pos="720"/>
        </w:tabs>
        <w:spacing w:before="120" w:after="120"/>
        <w:ind w:left="1134" w:hanging="425"/>
        <w:rPr>
          <w:lang w:val="ru-RU"/>
        </w:rPr>
      </w:pPr>
      <w:r w:rsidRPr="00A974CD">
        <w:rPr>
          <w:lang w:val="ru-RU"/>
        </w:rPr>
        <w:t xml:space="preserve">- </w:t>
      </w:r>
      <w:r w:rsidR="00FF6756" w:rsidRPr="00A974CD">
        <w:rPr>
          <w:lang w:val="ru-RU"/>
        </w:rPr>
        <w:t xml:space="preserve">Если производственный сварной шов, который должен быть отремонтирован, имеет требования к прочности и </w:t>
      </w:r>
      <w:r w:rsidR="00170C58" w:rsidRPr="00A974CD">
        <w:rPr>
          <w:lang w:val="ru-RU"/>
        </w:rPr>
        <w:t>твердости, процедура ремонта должна продемонстрировать способность соответствовать этим же</w:t>
      </w:r>
      <w:r w:rsidR="00A974CD" w:rsidRPr="00A974CD">
        <w:rPr>
          <w:lang w:val="ru-RU"/>
        </w:rPr>
        <w:t xml:space="preserve"> </w:t>
      </w:r>
      <w:r w:rsidR="00FF6756" w:rsidRPr="00A974CD">
        <w:rPr>
          <w:lang w:val="ru-RU"/>
        </w:rPr>
        <w:t xml:space="preserve">требованиям. Это может быть продемонстрировано посредством испытаний на ударную вязкость по Шарпи и испытаний на твердость, как указано компанией. Минимальное общее количество образцов и типы разрушающих испытаний, которым должна быть подвергнута процедура ремонта, показаны в </w:t>
      </w:r>
      <w:r w:rsidR="00330826" w:rsidRPr="00A974CD">
        <w:rPr>
          <w:lang w:val="ru-RU"/>
        </w:rPr>
        <w:t>т</w:t>
      </w:r>
      <w:r w:rsidR="00FF6756" w:rsidRPr="00A974CD">
        <w:rPr>
          <w:lang w:val="ru-RU"/>
        </w:rPr>
        <w:t>аблице 1</w:t>
      </w:r>
      <w:r w:rsidR="007B3A52" w:rsidRPr="00A974CD">
        <w:rPr>
          <w:lang w:val="ru-RU"/>
        </w:rPr>
        <w:t>5</w:t>
      </w:r>
      <w:r w:rsidR="00FF6756" w:rsidRPr="00A974CD">
        <w:rPr>
          <w:lang w:val="ru-RU"/>
        </w:rPr>
        <w:t xml:space="preserve">. По усмотрению компании могут </w:t>
      </w:r>
      <w:r w:rsidR="00FF6756" w:rsidRPr="00A974CD">
        <w:rPr>
          <w:lang w:val="ru-RU"/>
        </w:rPr>
        <w:lastRenderedPageBreak/>
        <w:t>потребоваться дополнительные типы и количество испытаний.</w:t>
      </w:r>
    </w:p>
    <w:p w14:paraId="2F88E22D" w14:textId="03908560" w:rsidR="006A1984" w:rsidRPr="00747952" w:rsidRDefault="006F6CCE" w:rsidP="00A974CD">
      <w:pPr>
        <w:spacing w:before="120" w:after="240"/>
        <w:ind w:left="709"/>
        <w:rPr>
          <w:b/>
          <w:lang w:val="ru-RU"/>
        </w:rPr>
      </w:pPr>
      <w:bookmarkStart w:id="2064" w:name="_Hlk194590873"/>
      <w:r w:rsidRPr="00747952">
        <w:rPr>
          <w:b/>
          <w:color w:val="333333"/>
          <w:spacing w:val="-2"/>
          <w:lang w:val="ru-RU"/>
        </w:rPr>
        <w:t>Таблица 1</w:t>
      </w:r>
      <w:r w:rsidR="007B3A52" w:rsidRPr="007B3A52">
        <w:rPr>
          <w:b/>
          <w:color w:val="333333"/>
          <w:spacing w:val="-2"/>
          <w:lang w:val="ru-RU"/>
        </w:rPr>
        <w:t>5</w:t>
      </w:r>
      <w:r w:rsidRPr="00747952">
        <w:rPr>
          <w:b/>
          <w:color w:val="333333"/>
          <w:spacing w:val="-2"/>
          <w:lang w:val="ru-RU"/>
        </w:rPr>
        <w:t xml:space="preserve">: Количество испытательных образцов для </w:t>
      </w:r>
      <w:r w:rsidR="00BE56C9" w:rsidRPr="00747952">
        <w:rPr>
          <w:b/>
          <w:color w:val="333333"/>
          <w:spacing w:val="-2"/>
          <w:lang w:val="ru-RU"/>
        </w:rPr>
        <w:t>аттестации</w:t>
      </w:r>
      <w:r w:rsidRPr="00747952">
        <w:rPr>
          <w:b/>
          <w:color w:val="333333"/>
          <w:spacing w:val="-2"/>
          <w:lang w:val="ru-RU"/>
        </w:rPr>
        <w:t xml:space="preserve"> процедуры ремонта.</w:t>
      </w:r>
    </w:p>
    <w:tbl>
      <w:tblPr>
        <w:tblW w:w="10080" w:type="dxa"/>
        <w:tblInd w:w="195" w:type="dxa"/>
        <w:tblLayout w:type="fixed"/>
        <w:tblCellMar>
          <w:left w:w="0" w:type="dxa"/>
          <w:right w:w="0" w:type="dxa"/>
        </w:tblCellMar>
        <w:tblLook w:val="0000" w:firstRow="0" w:lastRow="0" w:firstColumn="0" w:lastColumn="0" w:noHBand="0" w:noVBand="0"/>
      </w:tblPr>
      <w:tblGrid>
        <w:gridCol w:w="1559"/>
        <w:gridCol w:w="3301"/>
        <w:gridCol w:w="5220"/>
      </w:tblGrid>
      <w:tr w:rsidR="006A1984" w:rsidRPr="00EC03AB" w14:paraId="562E4BF0" w14:textId="77777777" w:rsidTr="00376823">
        <w:trPr>
          <w:trHeight w:val="669"/>
        </w:trPr>
        <w:tc>
          <w:tcPr>
            <w:tcW w:w="1559" w:type="dxa"/>
            <w:tcBorders>
              <w:top w:val="single" w:sz="12" w:space="0" w:color="000000"/>
              <w:left w:val="single" w:sz="12" w:space="0" w:color="000000"/>
              <w:bottom w:val="single" w:sz="12" w:space="0" w:color="000000"/>
              <w:right w:val="single" w:sz="12" w:space="0" w:color="000000"/>
            </w:tcBorders>
            <w:shd w:val="pct5" w:color="auto" w:fill="auto"/>
            <w:vAlign w:val="center"/>
          </w:tcPr>
          <w:bookmarkEnd w:id="2064"/>
          <w:p w14:paraId="3159A42D" w14:textId="68831577" w:rsidR="006A1984" w:rsidRPr="00A974CD" w:rsidRDefault="00271653" w:rsidP="0058513F">
            <w:pPr>
              <w:widowControl/>
              <w:kinsoku w:val="0"/>
              <w:overflowPunct w:val="0"/>
              <w:adjustRightInd w:val="0"/>
              <w:jc w:val="center"/>
              <w:rPr>
                <w:lang w:val="ru-RU"/>
              </w:rPr>
            </w:pPr>
            <w:r w:rsidRPr="00A974CD">
              <w:rPr>
                <w:b/>
                <w:bCs/>
                <w:spacing w:val="-2"/>
                <w:lang w:val="ru-RU"/>
              </w:rPr>
              <w:t>Тип ремонта</w:t>
            </w:r>
          </w:p>
        </w:tc>
        <w:tc>
          <w:tcPr>
            <w:tcW w:w="3301" w:type="dxa"/>
            <w:tcBorders>
              <w:top w:val="single" w:sz="12" w:space="0" w:color="000000"/>
              <w:left w:val="single" w:sz="12" w:space="0" w:color="000000"/>
              <w:bottom w:val="single" w:sz="12" w:space="0" w:color="000000"/>
              <w:right w:val="single" w:sz="12" w:space="0" w:color="000000"/>
            </w:tcBorders>
            <w:shd w:val="pct5" w:color="auto" w:fill="auto"/>
            <w:vAlign w:val="center"/>
          </w:tcPr>
          <w:p w14:paraId="56FC254B" w14:textId="055319D4" w:rsidR="006A1984" w:rsidRPr="00A974CD" w:rsidRDefault="00271653" w:rsidP="0058513F">
            <w:pPr>
              <w:widowControl/>
              <w:kinsoku w:val="0"/>
              <w:overflowPunct w:val="0"/>
              <w:adjustRightInd w:val="0"/>
              <w:jc w:val="center"/>
              <w:rPr>
                <w:b/>
                <w:bCs/>
                <w:spacing w:val="-2"/>
                <w:lang w:val="ru-RU"/>
              </w:rPr>
            </w:pPr>
            <w:r w:rsidRPr="00A974CD">
              <w:rPr>
                <w:b/>
                <w:bCs/>
                <w:spacing w:val="-2"/>
                <w:lang w:val="ru-RU"/>
              </w:rPr>
              <w:t>Макротвердость</w:t>
            </w:r>
          </w:p>
          <w:p w14:paraId="222F8B02" w14:textId="3790D42E" w:rsidR="006A1984" w:rsidRPr="00A974CD" w:rsidRDefault="00D87DCB" w:rsidP="0058513F">
            <w:pPr>
              <w:widowControl/>
              <w:kinsoku w:val="0"/>
              <w:overflowPunct w:val="0"/>
              <w:adjustRightInd w:val="0"/>
              <w:jc w:val="center"/>
              <w:rPr>
                <w:lang w:val="ru-RU"/>
              </w:rPr>
            </w:pPr>
            <w:r w:rsidRPr="00A974CD">
              <w:rPr>
                <w:lang w:val="ru-RU"/>
              </w:rPr>
              <w:t xml:space="preserve"> </w:t>
            </w:r>
            <w:r w:rsidRPr="00A974CD">
              <w:rPr>
                <w:spacing w:val="-2"/>
                <w:lang w:val="ru-RU"/>
              </w:rPr>
              <w:t>Измерение твердости проводится на образце макрошлифа.</w:t>
            </w:r>
          </w:p>
        </w:tc>
        <w:tc>
          <w:tcPr>
            <w:tcW w:w="5220" w:type="dxa"/>
            <w:tcBorders>
              <w:top w:val="single" w:sz="12" w:space="0" w:color="000000"/>
              <w:left w:val="single" w:sz="12" w:space="0" w:color="000000"/>
              <w:bottom w:val="single" w:sz="12" w:space="0" w:color="000000"/>
              <w:right w:val="single" w:sz="12" w:space="0" w:color="000000"/>
            </w:tcBorders>
            <w:shd w:val="pct5" w:color="auto" w:fill="auto"/>
            <w:vAlign w:val="center"/>
          </w:tcPr>
          <w:p w14:paraId="14F4A0A0" w14:textId="1349148B" w:rsidR="006A1984" w:rsidRPr="00A974CD" w:rsidRDefault="00B96584" w:rsidP="0058513F">
            <w:pPr>
              <w:widowControl/>
              <w:kinsoku w:val="0"/>
              <w:overflowPunct w:val="0"/>
              <w:adjustRightInd w:val="0"/>
              <w:jc w:val="center"/>
              <w:rPr>
                <w:b/>
                <w:bCs/>
                <w:spacing w:val="-2"/>
                <w:lang w:val="ru-RU"/>
              </w:rPr>
            </w:pPr>
            <w:r w:rsidRPr="00A974CD">
              <w:rPr>
                <w:b/>
                <w:bCs/>
                <w:spacing w:val="-3"/>
                <w:lang w:val="ru-RU"/>
              </w:rPr>
              <w:t>Ударная вязкость по Шарпи</w:t>
            </w:r>
          </w:p>
          <w:p w14:paraId="07C2C5E3" w14:textId="156CB1B0" w:rsidR="006A1984" w:rsidRPr="00A974CD" w:rsidRDefault="002A1D48" w:rsidP="00376823">
            <w:pPr>
              <w:widowControl/>
              <w:kinsoku w:val="0"/>
              <w:overflowPunct w:val="0"/>
              <w:adjustRightInd w:val="0"/>
              <w:jc w:val="center"/>
              <w:rPr>
                <w:lang w:val="ru-RU"/>
              </w:rPr>
            </w:pPr>
            <w:r w:rsidRPr="00A974CD">
              <w:rPr>
                <w:spacing w:val="-2"/>
                <w:lang w:val="ru-RU"/>
              </w:rPr>
              <w:t xml:space="preserve">Испытание </w:t>
            </w:r>
            <w:r w:rsidRPr="00A974CD">
              <w:rPr>
                <w:spacing w:val="-2"/>
                <w:lang w:val="en-GB"/>
              </w:rPr>
              <w:t>CVN</w:t>
            </w:r>
            <w:r w:rsidRPr="00A974CD">
              <w:rPr>
                <w:spacing w:val="-2"/>
                <w:lang w:val="ru-RU"/>
              </w:rPr>
              <w:t xml:space="preserve"> </w:t>
            </w:r>
            <w:r w:rsidRPr="00A974CD">
              <w:rPr>
                <w:spacing w:val="-2"/>
                <w:lang w:val="en-GB"/>
              </w:rPr>
              <w:t>WM</w:t>
            </w:r>
            <w:r w:rsidRPr="00A974CD">
              <w:rPr>
                <w:spacing w:val="-2"/>
                <w:lang w:val="ru-RU"/>
              </w:rPr>
              <w:t xml:space="preserve">, </w:t>
            </w:r>
            <w:r w:rsidRPr="00A974CD">
              <w:rPr>
                <w:spacing w:val="-2"/>
                <w:lang w:val="en-GB"/>
              </w:rPr>
              <w:t>FL</w:t>
            </w:r>
            <w:r w:rsidRPr="00A974CD">
              <w:rPr>
                <w:spacing w:val="-2"/>
                <w:lang w:val="ru-RU"/>
              </w:rPr>
              <w:t xml:space="preserve">, </w:t>
            </w:r>
            <w:r w:rsidRPr="00A974CD">
              <w:rPr>
                <w:spacing w:val="-2"/>
                <w:lang w:val="en-GB"/>
              </w:rPr>
              <w:t>FL</w:t>
            </w:r>
            <w:r w:rsidRPr="00A974CD">
              <w:rPr>
                <w:spacing w:val="-2"/>
                <w:lang w:val="ru-RU"/>
              </w:rPr>
              <w:t xml:space="preserve">+2 мм (1 </w:t>
            </w:r>
            <w:r w:rsidR="008E3112" w:rsidRPr="00A974CD">
              <w:rPr>
                <w:spacing w:val="-2"/>
                <w:lang w:val="ru-RU"/>
              </w:rPr>
              <w:t>испытание,</w:t>
            </w:r>
            <w:r w:rsidR="00525CD3" w:rsidRPr="00A974CD">
              <w:rPr>
                <w:spacing w:val="-2"/>
                <w:lang w:val="ru-RU"/>
              </w:rPr>
              <w:t xml:space="preserve"> взятое из </w:t>
            </w:r>
            <w:r w:rsidR="004C34CF" w:rsidRPr="00A974CD">
              <w:rPr>
                <w:spacing w:val="-2"/>
                <w:lang w:val="ru-RU"/>
              </w:rPr>
              <w:t xml:space="preserve">каждого </w:t>
            </w:r>
            <w:r w:rsidR="00525CD3" w:rsidRPr="00A974CD">
              <w:rPr>
                <w:spacing w:val="-2"/>
                <w:lang w:val="ru-RU"/>
              </w:rPr>
              <w:t>локального места</w:t>
            </w:r>
            <w:r w:rsidRPr="00A974CD">
              <w:rPr>
                <w:spacing w:val="-2"/>
                <w:lang w:val="ru-RU"/>
              </w:rPr>
              <w:t>, состоящее из 3 образцов).</w:t>
            </w:r>
          </w:p>
        </w:tc>
      </w:tr>
      <w:tr w:rsidR="006A1984" w:rsidRPr="00BF4A7C" w14:paraId="53387936" w14:textId="77777777" w:rsidTr="00376823">
        <w:trPr>
          <w:trHeight w:val="385"/>
        </w:trPr>
        <w:tc>
          <w:tcPr>
            <w:tcW w:w="1559" w:type="dxa"/>
            <w:tcBorders>
              <w:top w:val="single" w:sz="12" w:space="0" w:color="000000"/>
              <w:left w:val="single" w:sz="12" w:space="0" w:color="000000"/>
              <w:bottom w:val="single" w:sz="2" w:space="0" w:color="000000"/>
              <w:right w:val="single" w:sz="2" w:space="0" w:color="000000"/>
            </w:tcBorders>
            <w:vAlign w:val="center"/>
          </w:tcPr>
          <w:p w14:paraId="4924120D" w14:textId="264DB82B" w:rsidR="006A1984" w:rsidRPr="00A974CD" w:rsidRDefault="008E3112" w:rsidP="0058513F">
            <w:pPr>
              <w:widowControl/>
              <w:kinsoku w:val="0"/>
              <w:overflowPunct w:val="0"/>
              <w:adjustRightInd w:val="0"/>
              <w:jc w:val="center"/>
              <w:rPr>
                <w:lang w:val="ru-RU"/>
              </w:rPr>
            </w:pPr>
            <w:r w:rsidRPr="00A974CD">
              <w:rPr>
                <w:spacing w:val="-2"/>
                <w:lang w:val="ru-RU"/>
              </w:rPr>
              <w:t>Полная толщина</w:t>
            </w:r>
            <w:r w:rsidR="00F92857" w:rsidRPr="00A974CD">
              <w:rPr>
                <w:spacing w:val="-2"/>
                <w:lang w:val="ru-RU"/>
              </w:rPr>
              <w:t xml:space="preserve"> (сквозной)</w:t>
            </w:r>
          </w:p>
        </w:tc>
        <w:tc>
          <w:tcPr>
            <w:tcW w:w="3301" w:type="dxa"/>
            <w:tcBorders>
              <w:top w:val="single" w:sz="12" w:space="0" w:color="000000"/>
              <w:left w:val="single" w:sz="2" w:space="0" w:color="000000"/>
              <w:bottom w:val="single" w:sz="2" w:space="0" w:color="000000"/>
              <w:right w:val="single" w:sz="2" w:space="0" w:color="000000"/>
            </w:tcBorders>
            <w:vAlign w:val="center"/>
          </w:tcPr>
          <w:p w14:paraId="07D54ABA" w14:textId="77777777" w:rsidR="006A1984" w:rsidRPr="00A974CD" w:rsidRDefault="006A1984" w:rsidP="0058513F">
            <w:pPr>
              <w:widowControl/>
              <w:kinsoku w:val="0"/>
              <w:overflowPunct w:val="0"/>
              <w:adjustRightInd w:val="0"/>
              <w:jc w:val="center"/>
              <w:rPr>
                <w:lang w:val="en-GB"/>
              </w:rPr>
            </w:pPr>
            <w:r w:rsidRPr="00A974CD">
              <w:rPr>
                <w:lang w:val="en-GB"/>
              </w:rPr>
              <w:t>1</w:t>
            </w:r>
          </w:p>
        </w:tc>
        <w:tc>
          <w:tcPr>
            <w:tcW w:w="5220" w:type="dxa"/>
            <w:tcBorders>
              <w:top w:val="single" w:sz="12" w:space="0" w:color="000000"/>
              <w:left w:val="single" w:sz="2" w:space="0" w:color="000000"/>
              <w:bottom w:val="single" w:sz="2" w:space="0" w:color="000000"/>
              <w:right w:val="single" w:sz="12" w:space="0" w:color="000000"/>
            </w:tcBorders>
            <w:vAlign w:val="center"/>
          </w:tcPr>
          <w:p w14:paraId="1CA0786C" w14:textId="77777777" w:rsidR="006A1984" w:rsidRPr="00A974CD" w:rsidRDefault="006A1984" w:rsidP="0058513F">
            <w:pPr>
              <w:widowControl/>
              <w:kinsoku w:val="0"/>
              <w:overflowPunct w:val="0"/>
              <w:adjustRightInd w:val="0"/>
              <w:jc w:val="center"/>
              <w:rPr>
                <w:lang w:val="en-GB"/>
              </w:rPr>
            </w:pPr>
            <w:r w:rsidRPr="00A974CD">
              <w:rPr>
                <w:lang w:val="en-GB"/>
              </w:rPr>
              <w:t xml:space="preserve">3 </w:t>
            </w:r>
          </w:p>
        </w:tc>
      </w:tr>
    </w:tbl>
    <w:p w14:paraId="30441402" w14:textId="3D8C6C34" w:rsidR="0051162A" w:rsidRPr="002162A4" w:rsidRDefault="006A1984" w:rsidP="00A974CD">
      <w:pPr>
        <w:pStyle w:val="ListParagraph"/>
        <w:numPr>
          <w:ilvl w:val="1"/>
          <w:numId w:val="75"/>
        </w:numPr>
        <w:spacing w:before="120"/>
        <w:ind w:left="1134" w:hanging="425"/>
        <w:rPr>
          <w:lang w:val="ru-RU"/>
        </w:rPr>
      </w:pPr>
      <w:r w:rsidRPr="002162A4">
        <w:rPr>
          <w:lang w:val="ru-RU"/>
        </w:rPr>
        <w:t xml:space="preserve">- </w:t>
      </w:r>
      <w:r w:rsidR="0051162A" w:rsidRPr="002162A4">
        <w:rPr>
          <w:lang w:val="ru-RU"/>
        </w:rPr>
        <w:t>Если при аттестации сварки используются два разных материала (разные типы изделий, разные марки стали и т.</w:t>
      </w:r>
      <w:r w:rsidR="002162A4" w:rsidRPr="002162A4">
        <w:rPr>
          <w:lang w:val="ru-RU"/>
        </w:rPr>
        <w:t xml:space="preserve"> д.), то испытание на ударную вязкость должно проводиться для двух разных материалов (линия сплавления и линия сплавления +2 мм).</w:t>
      </w:r>
    </w:p>
    <w:p w14:paraId="05F7FD20" w14:textId="127B81AA" w:rsidR="00CD6733" w:rsidRPr="002162A4" w:rsidRDefault="006500BC" w:rsidP="00A974CD">
      <w:pPr>
        <w:pStyle w:val="ListParagraph"/>
        <w:numPr>
          <w:ilvl w:val="1"/>
          <w:numId w:val="75"/>
        </w:numPr>
        <w:spacing w:before="120" w:after="120"/>
        <w:ind w:left="1134" w:hanging="425"/>
        <w:rPr>
          <w:lang w:val="ru-RU"/>
        </w:rPr>
      </w:pPr>
      <w:r w:rsidRPr="002162A4">
        <w:rPr>
          <w:lang w:val="ru-RU"/>
        </w:rPr>
        <w:t>- Процедура ремонта должна быть проверена неразрушающими испытаниями.</w:t>
      </w:r>
    </w:p>
    <w:p w14:paraId="55CBC092" w14:textId="21F79732" w:rsidR="002A3D9A" w:rsidRPr="002162A4" w:rsidRDefault="006A1984" w:rsidP="00A974CD">
      <w:pPr>
        <w:pStyle w:val="ListParagraph"/>
        <w:numPr>
          <w:ilvl w:val="1"/>
          <w:numId w:val="75"/>
        </w:numPr>
        <w:spacing w:before="120" w:after="120"/>
        <w:ind w:left="1134" w:hanging="425"/>
        <w:rPr>
          <w:lang w:val="ru-RU"/>
        </w:rPr>
      </w:pPr>
      <w:bookmarkStart w:id="2065" w:name="_Hlk180047042"/>
      <w:r w:rsidRPr="002162A4">
        <w:rPr>
          <w:lang w:val="ru-RU"/>
        </w:rPr>
        <w:t xml:space="preserve">- </w:t>
      </w:r>
      <w:bookmarkEnd w:id="2065"/>
      <w:r w:rsidR="00103CE3" w:rsidRPr="002162A4">
        <w:rPr>
          <w:lang w:val="ru-RU"/>
        </w:rPr>
        <w:t>Образцы</w:t>
      </w:r>
      <w:r w:rsidR="003D21A4" w:rsidRPr="002162A4">
        <w:rPr>
          <w:lang w:val="ru-RU"/>
        </w:rPr>
        <w:t xml:space="preserve">, если они требуются по запросу компании, для проведения механических испытаний, описанных в </w:t>
      </w:r>
      <w:r w:rsidR="002162A4" w:rsidRPr="002162A4">
        <w:rPr>
          <w:lang w:val="ru-RU"/>
        </w:rPr>
        <w:t xml:space="preserve">стандартах ASME IX и ASME B31.3, должны быть взяты в соответствии с требованиями этих стандартов. Образцы для </w:t>
      </w:r>
      <w:r w:rsidR="003D21A4" w:rsidRPr="002162A4">
        <w:rPr>
          <w:lang w:val="ru-RU"/>
        </w:rPr>
        <w:t xml:space="preserve">испытаний на твердость должны быть взяты </w:t>
      </w:r>
      <w:r w:rsidR="00B9030C" w:rsidRPr="002162A4">
        <w:rPr>
          <w:lang w:val="ru-RU"/>
        </w:rPr>
        <w:t>в локальном</w:t>
      </w:r>
      <w:r w:rsidR="009E701D" w:rsidRPr="002162A4">
        <w:rPr>
          <w:lang w:val="ru-RU"/>
        </w:rPr>
        <w:t xml:space="preserve"> </w:t>
      </w:r>
      <w:r w:rsidR="00103CE3" w:rsidRPr="002162A4">
        <w:rPr>
          <w:lang w:val="ru-RU"/>
        </w:rPr>
        <w:t>участке</w:t>
      </w:r>
      <w:r w:rsidR="003D21A4" w:rsidRPr="002162A4">
        <w:rPr>
          <w:lang w:val="ru-RU"/>
        </w:rPr>
        <w:t xml:space="preserve"> около 6 часов. </w:t>
      </w:r>
      <w:r w:rsidR="009E701D" w:rsidRPr="002162A4">
        <w:rPr>
          <w:lang w:val="ru-RU"/>
        </w:rPr>
        <w:t>Образцы</w:t>
      </w:r>
      <w:r w:rsidR="003D21A4" w:rsidRPr="002162A4">
        <w:rPr>
          <w:lang w:val="ru-RU"/>
        </w:rPr>
        <w:t xml:space="preserve"> для определения испытани</w:t>
      </w:r>
      <w:r w:rsidR="009E701D" w:rsidRPr="002162A4">
        <w:rPr>
          <w:lang w:val="ru-RU"/>
        </w:rPr>
        <w:t>й</w:t>
      </w:r>
      <w:r w:rsidR="003D21A4" w:rsidRPr="002162A4">
        <w:rPr>
          <w:lang w:val="ru-RU"/>
        </w:rPr>
        <w:t xml:space="preserve"> на</w:t>
      </w:r>
      <w:r w:rsidR="00610ABB" w:rsidRPr="002162A4">
        <w:rPr>
          <w:lang w:val="ru-RU"/>
        </w:rPr>
        <w:t xml:space="preserve"> </w:t>
      </w:r>
      <w:r w:rsidR="002162A4" w:rsidRPr="002162A4">
        <w:rPr>
          <w:lang w:val="ru-RU"/>
        </w:rPr>
        <w:t>ударную вязкость должны быть взяты в соответствии с применяемой схемой (ASME IX Рисунок QW-463.1(f)).</w:t>
      </w:r>
    </w:p>
    <w:p w14:paraId="4A965784" w14:textId="4EB9CD94" w:rsidR="00EC7A40" w:rsidRPr="00097D0E" w:rsidRDefault="00FC39E3" w:rsidP="00A974CD">
      <w:pPr>
        <w:pStyle w:val="Heading1"/>
        <w:numPr>
          <w:ilvl w:val="0"/>
          <w:numId w:val="68"/>
        </w:numPr>
        <w:spacing w:before="240" w:after="240"/>
        <w:ind w:left="709" w:hanging="709"/>
        <w:rPr>
          <w:lang w:val="ru-RU"/>
        </w:rPr>
      </w:pPr>
      <w:bookmarkStart w:id="2066" w:name="_Toc205628204"/>
      <w:bookmarkEnd w:id="2061"/>
      <w:r w:rsidRPr="00097D0E">
        <w:rPr>
          <w:lang w:val="ru-RU"/>
        </w:rPr>
        <w:t xml:space="preserve">Идентификация и </w:t>
      </w:r>
      <w:r w:rsidR="00097D0E">
        <w:rPr>
          <w:lang w:val="ru-RU"/>
        </w:rPr>
        <w:t>знаки</w:t>
      </w:r>
      <w:bookmarkEnd w:id="2066"/>
    </w:p>
    <w:p w14:paraId="04A84437" w14:textId="5528CC5B" w:rsidR="00EC7A40" w:rsidRPr="006A3D6A" w:rsidRDefault="00EC7A40" w:rsidP="00A974CD">
      <w:pPr>
        <w:pStyle w:val="ListParagraph"/>
        <w:numPr>
          <w:ilvl w:val="1"/>
          <w:numId w:val="64"/>
        </w:numPr>
        <w:spacing w:before="120" w:after="120"/>
        <w:ind w:left="1134" w:hanging="425"/>
        <w:rPr>
          <w:lang w:val="ru-RU"/>
        </w:rPr>
      </w:pPr>
      <w:r w:rsidRPr="006A3D6A">
        <w:rPr>
          <w:b/>
          <w:lang w:val="ru-RU"/>
        </w:rPr>
        <w:t>-</w:t>
      </w:r>
      <w:r w:rsidRPr="006A3D6A">
        <w:rPr>
          <w:b/>
          <w:spacing w:val="2"/>
          <w:lang w:val="ru-RU"/>
        </w:rPr>
        <w:t xml:space="preserve"> </w:t>
      </w:r>
      <w:r w:rsidR="00601F7B" w:rsidRPr="006A3D6A">
        <w:rPr>
          <w:color w:val="333333"/>
          <w:spacing w:val="-2"/>
          <w:lang w:val="ru-RU"/>
        </w:rPr>
        <w:t xml:space="preserve">Системы трубопроводов должны иметь цветовую кодировку и маркировку в соответствии с </w:t>
      </w:r>
      <w:r w:rsidR="00601F7B" w:rsidRPr="006A3D6A">
        <w:rPr>
          <w:color w:val="333333"/>
          <w:spacing w:val="-2"/>
        </w:rPr>
        <w:t>SID</w:t>
      </w:r>
      <w:r w:rsidR="00601F7B" w:rsidRPr="006A3D6A">
        <w:rPr>
          <w:color w:val="333333"/>
          <w:spacing w:val="-2"/>
          <w:lang w:val="ru-RU"/>
        </w:rPr>
        <w:t>-</w:t>
      </w:r>
      <w:r w:rsidR="00601F7B" w:rsidRPr="006A3D6A">
        <w:rPr>
          <w:color w:val="333333"/>
          <w:spacing w:val="-2"/>
        </w:rPr>
        <w:t>SU</w:t>
      </w:r>
      <w:r w:rsidR="00601F7B" w:rsidRPr="006A3D6A">
        <w:rPr>
          <w:color w:val="333333"/>
          <w:spacing w:val="-2"/>
          <w:lang w:val="ru-RU"/>
        </w:rPr>
        <w:t>-5106-</w:t>
      </w:r>
      <w:r w:rsidR="00601F7B" w:rsidRPr="006A3D6A">
        <w:rPr>
          <w:color w:val="333333"/>
          <w:spacing w:val="-2"/>
        </w:rPr>
        <w:t>TCO</w:t>
      </w:r>
      <w:r w:rsidR="00601F7B" w:rsidRPr="006A3D6A">
        <w:rPr>
          <w:color w:val="333333"/>
          <w:spacing w:val="-2"/>
          <w:lang w:val="ru-RU"/>
        </w:rPr>
        <w:t>.</w:t>
      </w:r>
    </w:p>
    <w:p w14:paraId="464D9C9D" w14:textId="30FEFDFF" w:rsidR="00EC7A40" w:rsidRPr="006A3D6A" w:rsidRDefault="00EC7A40" w:rsidP="00A974CD">
      <w:pPr>
        <w:pStyle w:val="ListParagraph"/>
        <w:numPr>
          <w:ilvl w:val="1"/>
          <w:numId w:val="64"/>
        </w:numPr>
        <w:tabs>
          <w:tab w:val="left" w:pos="605"/>
        </w:tabs>
        <w:spacing w:before="120" w:after="120"/>
        <w:ind w:left="1134" w:hanging="425"/>
        <w:rPr>
          <w:lang w:val="ru-RU"/>
        </w:rPr>
      </w:pPr>
      <w:r w:rsidRPr="006A3D6A">
        <w:rPr>
          <w:b/>
          <w:lang w:val="ru-RU"/>
        </w:rPr>
        <w:t>-</w:t>
      </w:r>
      <w:r w:rsidRPr="006A3D6A">
        <w:rPr>
          <w:b/>
          <w:spacing w:val="1"/>
          <w:lang w:val="ru-RU"/>
        </w:rPr>
        <w:t xml:space="preserve"> </w:t>
      </w:r>
      <w:r w:rsidR="00AA03A2" w:rsidRPr="006A3D6A">
        <w:rPr>
          <w:color w:val="333333"/>
          <w:spacing w:val="-5"/>
          <w:lang w:val="ru-RU"/>
        </w:rPr>
        <w:t>Расстояние между идентификационными отметками не должно превышать 40 футов (12 м).</w:t>
      </w:r>
    </w:p>
    <w:p w14:paraId="2A7E1A70" w14:textId="0562FB50" w:rsidR="00EC7A40" w:rsidRPr="006A3D6A" w:rsidRDefault="00EC7A40" w:rsidP="00A974CD">
      <w:pPr>
        <w:pStyle w:val="ListParagraph"/>
        <w:numPr>
          <w:ilvl w:val="1"/>
          <w:numId w:val="64"/>
        </w:numPr>
        <w:tabs>
          <w:tab w:val="left" w:pos="605"/>
        </w:tabs>
        <w:spacing w:before="120" w:after="120"/>
        <w:ind w:left="1134" w:hanging="425"/>
        <w:rPr>
          <w:lang w:val="ru-RU"/>
        </w:rPr>
      </w:pPr>
      <w:r w:rsidRPr="006A3D6A">
        <w:rPr>
          <w:b/>
          <w:lang w:val="ru-RU"/>
        </w:rPr>
        <w:t>-</w:t>
      </w:r>
      <w:r w:rsidRPr="006A3D6A">
        <w:rPr>
          <w:b/>
          <w:spacing w:val="1"/>
          <w:lang w:val="ru-RU"/>
        </w:rPr>
        <w:t xml:space="preserve"> </w:t>
      </w:r>
      <w:r w:rsidR="00565763" w:rsidRPr="006A3D6A">
        <w:rPr>
          <w:color w:val="333333"/>
          <w:spacing w:val="-2"/>
          <w:lang w:val="ru-RU"/>
        </w:rPr>
        <w:t>Стрелки направления потока должны быть снабжены указателями.</w:t>
      </w:r>
    </w:p>
    <w:p w14:paraId="42C907A4" w14:textId="6D1CD990" w:rsidR="00EC7A40" w:rsidRPr="006B3E9F" w:rsidRDefault="00565763" w:rsidP="00A974CD">
      <w:pPr>
        <w:pStyle w:val="Heading1"/>
        <w:numPr>
          <w:ilvl w:val="0"/>
          <w:numId w:val="68"/>
        </w:numPr>
        <w:spacing w:before="240" w:after="240"/>
        <w:ind w:left="709" w:hanging="709"/>
      </w:pPr>
      <w:bookmarkStart w:id="2067" w:name="_Toc205628205"/>
      <w:r>
        <w:rPr>
          <w:lang w:val="ru-RU"/>
        </w:rPr>
        <w:t>Документация</w:t>
      </w:r>
      <w:bookmarkEnd w:id="2067"/>
    </w:p>
    <w:p w14:paraId="164730AE" w14:textId="7E3744D7" w:rsidR="00EC7A40" w:rsidRPr="006A3D6A" w:rsidRDefault="00EC7A40" w:rsidP="00A974CD">
      <w:pPr>
        <w:pStyle w:val="ListParagraph"/>
        <w:numPr>
          <w:ilvl w:val="1"/>
          <w:numId w:val="65"/>
        </w:numPr>
        <w:spacing w:before="120" w:after="120"/>
        <w:ind w:left="1134" w:hanging="425"/>
        <w:rPr>
          <w:lang w:val="ru-RU"/>
        </w:rPr>
      </w:pPr>
      <w:r w:rsidRPr="006A3D6A">
        <w:rPr>
          <w:b/>
          <w:lang w:val="ru-RU"/>
        </w:rPr>
        <w:t xml:space="preserve">- </w:t>
      </w:r>
      <w:r w:rsidR="00746A95" w:rsidRPr="006A3D6A">
        <w:rPr>
          <w:color w:val="333333"/>
          <w:lang w:val="ru-RU"/>
        </w:rPr>
        <w:t xml:space="preserve">Копии сертификатов и записей, требуемых </w:t>
      </w:r>
      <w:r w:rsidR="00746A95" w:rsidRPr="006A3D6A">
        <w:rPr>
          <w:color w:val="333333"/>
        </w:rPr>
        <w:t>ASME</w:t>
      </w:r>
      <w:r w:rsidR="00746A95" w:rsidRPr="006A3D6A">
        <w:rPr>
          <w:color w:val="333333"/>
          <w:lang w:val="ru-RU"/>
        </w:rPr>
        <w:t xml:space="preserve"> </w:t>
      </w:r>
      <w:r w:rsidR="00746A95" w:rsidRPr="006A3D6A">
        <w:rPr>
          <w:color w:val="333333"/>
        </w:rPr>
        <w:t>B</w:t>
      </w:r>
      <w:r w:rsidR="00746A95" w:rsidRPr="006A3D6A">
        <w:rPr>
          <w:color w:val="333333"/>
          <w:lang w:val="ru-RU"/>
        </w:rPr>
        <w:t xml:space="preserve">31.3, </w:t>
      </w:r>
      <w:r w:rsidR="00746A95" w:rsidRPr="006A3D6A">
        <w:rPr>
          <w:color w:val="333333"/>
        </w:rPr>
        <w:t>ASME</w:t>
      </w:r>
      <w:r w:rsidR="00746A95" w:rsidRPr="006A3D6A">
        <w:rPr>
          <w:color w:val="333333"/>
          <w:lang w:val="ru-RU"/>
        </w:rPr>
        <w:t xml:space="preserve"> </w:t>
      </w:r>
      <w:r w:rsidR="00746A95" w:rsidRPr="006A3D6A">
        <w:rPr>
          <w:color w:val="333333"/>
        </w:rPr>
        <w:t>B</w:t>
      </w:r>
      <w:r w:rsidR="00746A95" w:rsidRPr="006A3D6A">
        <w:rPr>
          <w:color w:val="333333"/>
          <w:lang w:val="ru-RU"/>
        </w:rPr>
        <w:t xml:space="preserve">31.1 или </w:t>
      </w:r>
      <w:r w:rsidR="00746A95" w:rsidRPr="006A3D6A">
        <w:rPr>
          <w:color w:val="333333"/>
        </w:rPr>
        <w:t>ASME</w:t>
      </w:r>
      <w:r w:rsidR="00746A95" w:rsidRPr="006A3D6A">
        <w:rPr>
          <w:color w:val="333333"/>
          <w:lang w:val="ru-RU"/>
        </w:rPr>
        <w:t xml:space="preserve"> </w:t>
      </w:r>
      <w:r w:rsidR="00746A95" w:rsidRPr="006A3D6A">
        <w:rPr>
          <w:color w:val="333333"/>
        </w:rPr>
        <w:t>BPVC</w:t>
      </w:r>
      <w:r w:rsidR="00746A95" w:rsidRPr="006A3D6A">
        <w:rPr>
          <w:color w:val="333333"/>
          <w:lang w:val="ru-RU"/>
        </w:rPr>
        <w:t xml:space="preserve"> </w:t>
      </w:r>
      <w:r w:rsidR="00746A95" w:rsidRPr="006A3D6A">
        <w:rPr>
          <w:color w:val="333333"/>
        </w:rPr>
        <w:t>Section</w:t>
      </w:r>
      <w:r w:rsidR="00746A95" w:rsidRPr="006A3D6A">
        <w:rPr>
          <w:color w:val="333333"/>
          <w:lang w:val="ru-RU"/>
        </w:rPr>
        <w:t xml:space="preserve"> </w:t>
      </w:r>
      <w:r w:rsidR="00746A95" w:rsidRPr="006A3D6A">
        <w:rPr>
          <w:color w:val="333333"/>
        </w:rPr>
        <w:t>I</w:t>
      </w:r>
      <w:r w:rsidR="00746A95" w:rsidRPr="006A3D6A">
        <w:rPr>
          <w:color w:val="333333"/>
          <w:lang w:val="ru-RU"/>
        </w:rPr>
        <w:t>, в зависимости от применимости, должны быть предоставлены инспектору от заказчика.</w:t>
      </w:r>
    </w:p>
    <w:p w14:paraId="160FAE73" w14:textId="7EF0AE55" w:rsidR="00EC7A40" w:rsidRPr="006A3D6A" w:rsidRDefault="00EC7A40" w:rsidP="00A974CD">
      <w:pPr>
        <w:pStyle w:val="ListParagraph"/>
        <w:numPr>
          <w:ilvl w:val="1"/>
          <w:numId w:val="65"/>
        </w:numPr>
        <w:tabs>
          <w:tab w:val="left" w:pos="605"/>
        </w:tabs>
        <w:spacing w:before="120" w:after="120"/>
        <w:ind w:left="1134" w:hanging="425"/>
        <w:rPr>
          <w:lang w:val="ru-RU"/>
        </w:rPr>
      </w:pPr>
      <w:r w:rsidRPr="006A3D6A">
        <w:rPr>
          <w:b/>
          <w:lang w:val="ru-RU"/>
        </w:rPr>
        <w:t xml:space="preserve">- </w:t>
      </w:r>
      <w:r w:rsidR="007638A7" w:rsidRPr="006A3D6A">
        <w:rPr>
          <w:color w:val="333333"/>
          <w:lang w:val="ru-RU"/>
        </w:rPr>
        <w:t>В ходе изготовления поставщик должен вести следующую документацию и предоставлять ее заказчику для ознакомления:</w:t>
      </w:r>
    </w:p>
    <w:p w14:paraId="72A42613" w14:textId="50DFB81C" w:rsidR="00EC7A40" w:rsidRPr="006A3D6A" w:rsidRDefault="0077156A" w:rsidP="00A974CD">
      <w:pPr>
        <w:pStyle w:val="ListParagraph"/>
        <w:numPr>
          <w:ilvl w:val="2"/>
          <w:numId w:val="65"/>
        </w:numPr>
        <w:spacing w:before="120" w:after="120"/>
        <w:ind w:left="1418" w:hanging="284"/>
        <w:rPr>
          <w:lang w:val="ru-RU"/>
        </w:rPr>
      </w:pPr>
      <w:r w:rsidRPr="006A3D6A">
        <w:rPr>
          <w:color w:val="333333"/>
          <w:spacing w:val="-2"/>
          <w:position w:val="2"/>
          <w:lang w:val="ru-RU"/>
        </w:rPr>
        <w:t>Данные о размерах «как построено» и замена материалов на трубопроводах.</w:t>
      </w:r>
    </w:p>
    <w:p w14:paraId="55BC56C8" w14:textId="07F374D5" w:rsidR="00EC7A40" w:rsidRPr="00A974CD" w:rsidRDefault="005F1695" w:rsidP="00A974CD">
      <w:pPr>
        <w:pStyle w:val="ListParagraph"/>
        <w:numPr>
          <w:ilvl w:val="2"/>
          <w:numId w:val="65"/>
        </w:numPr>
        <w:spacing w:before="120" w:after="120"/>
        <w:ind w:left="1418" w:hanging="284"/>
        <w:rPr>
          <w:lang w:val="ru-RU"/>
        </w:rPr>
      </w:pPr>
      <w:r w:rsidRPr="00A974CD">
        <w:rPr>
          <w:color w:val="333333"/>
          <w:lang w:val="ru-RU"/>
        </w:rPr>
        <w:t>Отчеты об испытаниях на заводе и другие аналогичные сертификаты для материалов конструкции,</w:t>
      </w:r>
      <w:r w:rsidR="00A974CD" w:rsidRPr="00A974CD">
        <w:rPr>
          <w:color w:val="333333"/>
          <w:lang w:val="ru-RU"/>
        </w:rPr>
        <w:t xml:space="preserve"> </w:t>
      </w:r>
      <w:r w:rsidRPr="00A974CD">
        <w:rPr>
          <w:color w:val="333333"/>
          <w:lang w:val="ru-RU"/>
        </w:rPr>
        <w:t xml:space="preserve">предоставленные и поддерживаемые в соответствии с требованиями </w:t>
      </w:r>
      <w:r w:rsidR="001418C5" w:rsidRPr="00A974CD">
        <w:rPr>
          <w:color w:val="333333"/>
        </w:rPr>
        <w:t>L</w:t>
      </w:r>
      <w:r w:rsidR="001418C5" w:rsidRPr="00A974CD">
        <w:rPr>
          <w:color w:val="333333"/>
          <w:lang w:val="ru-RU"/>
        </w:rPr>
        <w:t>-</w:t>
      </w:r>
      <w:r w:rsidR="001418C5" w:rsidRPr="00A974CD">
        <w:rPr>
          <w:color w:val="333333"/>
        </w:rPr>
        <w:t>ST</w:t>
      </w:r>
      <w:r w:rsidR="001418C5" w:rsidRPr="00A974CD">
        <w:rPr>
          <w:color w:val="333333"/>
          <w:lang w:val="ru-RU"/>
        </w:rPr>
        <w:t xml:space="preserve">-2006, </w:t>
      </w:r>
      <w:r w:rsidR="001418C5" w:rsidRPr="00A974CD">
        <w:rPr>
          <w:color w:val="333333"/>
        </w:rPr>
        <w:t>L</w:t>
      </w:r>
      <w:r w:rsidR="001418C5" w:rsidRPr="00A974CD">
        <w:rPr>
          <w:color w:val="333333"/>
          <w:lang w:val="ru-RU"/>
        </w:rPr>
        <w:t>-</w:t>
      </w:r>
      <w:r w:rsidR="001418C5" w:rsidRPr="00A974CD">
        <w:rPr>
          <w:color w:val="333333"/>
        </w:rPr>
        <w:t>ST</w:t>
      </w:r>
      <w:r w:rsidR="001418C5" w:rsidRPr="00A974CD">
        <w:rPr>
          <w:color w:val="333333"/>
          <w:lang w:val="ru-RU"/>
        </w:rPr>
        <w:t xml:space="preserve">-2009, </w:t>
      </w:r>
      <w:r w:rsidR="001418C5" w:rsidRPr="00A974CD">
        <w:rPr>
          <w:color w:val="333333"/>
        </w:rPr>
        <w:t>L</w:t>
      </w:r>
      <w:r w:rsidR="001418C5" w:rsidRPr="00A974CD">
        <w:rPr>
          <w:color w:val="333333"/>
          <w:lang w:val="ru-RU"/>
        </w:rPr>
        <w:t>-</w:t>
      </w:r>
      <w:r w:rsidR="001418C5" w:rsidRPr="00A974CD">
        <w:rPr>
          <w:color w:val="333333"/>
        </w:rPr>
        <w:t>ST</w:t>
      </w:r>
      <w:r w:rsidR="001418C5" w:rsidRPr="00A974CD">
        <w:rPr>
          <w:color w:val="333333"/>
          <w:lang w:val="ru-RU"/>
        </w:rPr>
        <w:t>-2033</w:t>
      </w:r>
      <w:r w:rsidRPr="00A974CD">
        <w:rPr>
          <w:color w:val="333333"/>
          <w:lang w:val="ru-RU"/>
        </w:rPr>
        <w:t>.</w:t>
      </w:r>
    </w:p>
    <w:p w14:paraId="5B238AB6" w14:textId="7547DBAC" w:rsidR="00EC7A40" w:rsidRPr="00205866" w:rsidRDefault="00FD1400" w:rsidP="00A974CD">
      <w:pPr>
        <w:pStyle w:val="ListParagraph"/>
        <w:numPr>
          <w:ilvl w:val="2"/>
          <w:numId w:val="65"/>
        </w:numPr>
        <w:tabs>
          <w:tab w:val="left" w:pos="450"/>
        </w:tabs>
        <w:spacing w:before="120" w:after="120"/>
        <w:ind w:left="1418" w:hanging="284"/>
        <w:rPr>
          <w:lang w:val="ru-RU"/>
        </w:rPr>
      </w:pPr>
      <w:r w:rsidRPr="006A3D6A">
        <w:rPr>
          <w:color w:val="333333"/>
          <w:lang w:val="ru-RU"/>
        </w:rPr>
        <w:t xml:space="preserve">Чертежи </w:t>
      </w:r>
      <w:r w:rsidR="00AE10CB" w:rsidRPr="006A3D6A">
        <w:rPr>
          <w:color w:val="333333"/>
          <w:lang w:val="ru-RU"/>
        </w:rPr>
        <w:t>трубных узлов</w:t>
      </w:r>
      <w:r w:rsidRPr="006A3D6A">
        <w:rPr>
          <w:color w:val="333333"/>
          <w:lang w:val="ru-RU"/>
        </w:rPr>
        <w:t>, документ</w:t>
      </w:r>
      <w:r w:rsidR="0060063D" w:rsidRPr="006A3D6A">
        <w:rPr>
          <w:color w:val="333333"/>
          <w:lang w:val="ru-RU"/>
        </w:rPr>
        <w:t>ация</w:t>
      </w:r>
      <w:r w:rsidRPr="006A3D6A">
        <w:rPr>
          <w:color w:val="333333"/>
          <w:lang w:val="ru-RU"/>
        </w:rPr>
        <w:t xml:space="preserve"> номер</w:t>
      </w:r>
      <w:r w:rsidR="0060063D" w:rsidRPr="006A3D6A">
        <w:rPr>
          <w:color w:val="333333"/>
          <w:lang w:val="ru-RU"/>
        </w:rPr>
        <w:t>ов</w:t>
      </w:r>
      <w:r w:rsidRPr="006A3D6A">
        <w:rPr>
          <w:color w:val="333333"/>
          <w:lang w:val="ru-RU"/>
        </w:rPr>
        <w:t xml:space="preserve"> плавок и другие аналогичные идентификационные номера </w:t>
      </w:r>
      <w:r w:rsidRPr="00205866">
        <w:rPr>
          <w:color w:val="333333"/>
          <w:lang w:val="ru-RU"/>
        </w:rPr>
        <w:t xml:space="preserve">компонентов, соответствующие требованиям прослеживаемости </w:t>
      </w:r>
      <w:r w:rsidR="001418C5" w:rsidRPr="00205866">
        <w:rPr>
          <w:color w:val="333333"/>
        </w:rPr>
        <w:t>L</w:t>
      </w:r>
      <w:r w:rsidR="001418C5" w:rsidRPr="00205866">
        <w:rPr>
          <w:color w:val="333333"/>
          <w:lang w:val="ru-RU"/>
        </w:rPr>
        <w:t>-</w:t>
      </w:r>
      <w:r w:rsidR="001418C5" w:rsidRPr="00205866">
        <w:rPr>
          <w:color w:val="333333"/>
        </w:rPr>
        <w:t>ST</w:t>
      </w:r>
      <w:r w:rsidR="001418C5" w:rsidRPr="00205866">
        <w:rPr>
          <w:color w:val="333333"/>
          <w:lang w:val="ru-RU"/>
        </w:rPr>
        <w:t xml:space="preserve">-2006, </w:t>
      </w:r>
      <w:r w:rsidR="001418C5" w:rsidRPr="00205866">
        <w:rPr>
          <w:color w:val="333333"/>
        </w:rPr>
        <w:t>L</w:t>
      </w:r>
      <w:r w:rsidR="001418C5" w:rsidRPr="00205866">
        <w:rPr>
          <w:color w:val="333333"/>
          <w:lang w:val="ru-RU"/>
        </w:rPr>
        <w:t>-</w:t>
      </w:r>
      <w:r w:rsidR="001418C5" w:rsidRPr="00205866">
        <w:rPr>
          <w:color w:val="333333"/>
        </w:rPr>
        <w:t>ST</w:t>
      </w:r>
      <w:r w:rsidR="001418C5" w:rsidRPr="00205866">
        <w:rPr>
          <w:color w:val="333333"/>
          <w:lang w:val="ru-RU"/>
        </w:rPr>
        <w:t xml:space="preserve">-2009, </w:t>
      </w:r>
      <w:r w:rsidR="001418C5" w:rsidRPr="00205866">
        <w:rPr>
          <w:color w:val="333333"/>
        </w:rPr>
        <w:t>L</w:t>
      </w:r>
      <w:r w:rsidR="001418C5" w:rsidRPr="00205866">
        <w:rPr>
          <w:color w:val="333333"/>
          <w:lang w:val="ru-RU"/>
        </w:rPr>
        <w:t>-</w:t>
      </w:r>
      <w:r w:rsidR="001418C5" w:rsidRPr="00205866">
        <w:rPr>
          <w:color w:val="333333"/>
        </w:rPr>
        <w:t>ST</w:t>
      </w:r>
      <w:r w:rsidR="001418C5" w:rsidRPr="00205866">
        <w:rPr>
          <w:color w:val="333333"/>
          <w:lang w:val="ru-RU"/>
        </w:rPr>
        <w:t>-2033</w:t>
      </w:r>
      <w:r w:rsidRPr="00205866">
        <w:rPr>
          <w:color w:val="333333"/>
          <w:lang w:val="ru-RU"/>
        </w:rPr>
        <w:t>.</w:t>
      </w:r>
    </w:p>
    <w:p w14:paraId="336994AA" w14:textId="41DB9414" w:rsidR="00EC7A40" w:rsidRPr="00205866" w:rsidRDefault="006A5359" w:rsidP="00A974CD">
      <w:pPr>
        <w:pStyle w:val="ListParagraph"/>
        <w:numPr>
          <w:ilvl w:val="2"/>
          <w:numId w:val="65"/>
        </w:numPr>
        <w:tabs>
          <w:tab w:val="left" w:pos="450"/>
        </w:tabs>
        <w:spacing w:before="120" w:after="120"/>
        <w:ind w:left="1418" w:hanging="284"/>
        <w:rPr>
          <w:lang w:val="ru-RU"/>
        </w:rPr>
      </w:pPr>
      <w:r w:rsidRPr="006A3D6A">
        <w:rPr>
          <w:color w:val="333333"/>
          <w:lang w:val="ru-RU"/>
        </w:rPr>
        <w:t xml:space="preserve">Спецификация </w:t>
      </w:r>
      <w:r w:rsidR="003C6B3B" w:rsidRPr="006A3D6A">
        <w:rPr>
          <w:color w:val="333333"/>
          <w:lang w:val="ru-RU"/>
        </w:rPr>
        <w:t>сварочной процедуры</w:t>
      </w:r>
      <w:r w:rsidRPr="006A3D6A">
        <w:rPr>
          <w:color w:val="333333"/>
          <w:lang w:val="ru-RU"/>
        </w:rPr>
        <w:t xml:space="preserve"> (</w:t>
      </w:r>
      <w:r w:rsidRPr="006A3D6A">
        <w:rPr>
          <w:color w:val="333333"/>
        </w:rPr>
        <w:t>WPS</w:t>
      </w:r>
      <w:r w:rsidRPr="006A3D6A">
        <w:rPr>
          <w:color w:val="333333"/>
          <w:lang w:val="ru-RU"/>
        </w:rPr>
        <w:t xml:space="preserve">), протокол </w:t>
      </w:r>
      <w:r w:rsidR="003C6B3B" w:rsidRPr="006A3D6A">
        <w:rPr>
          <w:color w:val="333333"/>
          <w:lang w:val="ru-RU"/>
        </w:rPr>
        <w:t>аттестации</w:t>
      </w:r>
      <w:r w:rsidRPr="006A3D6A">
        <w:rPr>
          <w:color w:val="333333"/>
          <w:lang w:val="ru-RU"/>
        </w:rPr>
        <w:t xml:space="preserve"> процедуры (</w:t>
      </w:r>
      <w:r w:rsidRPr="006A3D6A">
        <w:rPr>
          <w:color w:val="333333"/>
        </w:rPr>
        <w:t>PQR</w:t>
      </w:r>
      <w:r w:rsidRPr="006A3D6A">
        <w:rPr>
          <w:color w:val="333333"/>
          <w:lang w:val="ru-RU"/>
        </w:rPr>
        <w:t xml:space="preserve">) и документы </w:t>
      </w:r>
      <w:r w:rsidR="003C6B3B" w:rsidRPr="006A3D6A">
        <w:rPr>
          <w:color w:val="333333"/>
          <w:lang w:val="ru-RU"/>
        </w:rPr>
        <w:t>аттестации</w:t>
      </w:r>
      <w:r w:rsidRPr="006A3D6A">
        <w:rPr>
          <w:color w:val="333333"/>
          <w:lang w:val="ru-RU"/>
        </w:rPr>
        <w:t xml:space="preserve"> </w:t>
      </w:r>
      <w:r w:rsidRPr="00205866">
        <w:rPr>
          <w:color w:val="333333"/>
          <w:lang w:val="ru-RU"/>
        </w:rPr>
        <w:t>сварщика (</w:t>
      </w:r>
      <w:r w:rsidRPr="00205866">
        <w:rPr>
          <w:color w:val="333333"/>
        </w:rPr>
        <w:t>WPQ</w:t>
      </w:r>
      <w:r w:rsidRPr="00205866">
        <w:rPr>
          <w:color w:val="333333"/>
          <w:lang w:val="ru-RU"/>
        </w:rPr>
        <w:t>).</w:t>
      </w:r>
    </w:p>
    <w:p w14:paraId="7478FBDF" w14:textId="6563B6D8" w:rsidR="00EC7A40" w:rsidRPr="00205866" w:rsidRDefault="007F417A" w:rsidP="00A974CD">
      <w:pPr>
        <w:pStyle w:val="ListParagraph"/>
        <w:numPr>
          <w:ilvl w:val="2"/>
          <w:numId w:val="65"/>
        </w:numPr>
        <w:tabs>
          <w:tab w:val="left" w:pos="450"/>
        </w:tabs>
        <w:spacing w:before="120" w:after="120"/>
        <w:ind w:left="1418" w:hanging="284"/>
        <w:rPr>
          <w:lang w:val="ru-RU"/>
        </w:rPr>
      </w:pPr>
      <w:r w:rsidRPr="006A3D6A">
        <w:rPr>
          <w:color w:val="333333"/>
          <w:spacing w:val="-2"/>
          <w:position w:val="2"/>
          <w:lang w:val="ru-RU"/>
        </w:rPr>
        <w:t xml:space="preserve">Записи о сварке, закодированные в соответствии с чертежами </w:t>
      </w:r>
      <w:r w:rsidR="00B402DF" w:rsidRPr="006A3D6A">
        <w:rPr>
          <w:color w:val="333333"/>
          <w:spacing w:val="-2"/>
          <w:position w:val="2"/>
          <w:lang w:val="ru-RU"/>
        </w:rPr>
        <w:t>трубных узлов</w:t>
      </w:r>
      <w:r w:rsidRPr="006A3D6A">
        <w:rPr>
          <w:color w:val="333333"/>
          <w:spacing w:val="-2"/>
          <w:position w:val="2"/>
          <w:lang w:val="ru-RU"/>
        </w:rPr>
        <w:t xml:space="preserve">, для определения местоположения </w:t>
      </w:r>
      <w:r w:rsidRPr="00205866">
        <w:rPr>
          <w:color w:val="333333"/>
          <w:spacing w:val="-2"/>
          <w:position w:val="2"/>
          <w:lang w:val="ru-RU"/>
        </w:rPr>
        <w:t>каждого сварного шва.</w:t>
      </w:r>
    </w:p>
    <w:p w14:paraId="65B5FD75" w14:textId="7901AEBB" w:rsidR="00EC7A40" w:rsidRPr="00205866" w:rsidRDefault="00132ABB" w:rsidP="00A974CD">
      <w:pPr>
        <w:pStyle w:val="ListParagraph"/>
        <w:numPr>
          <w:ilvl w:val="2"/>
          <w:numId w:val="65"/>
        </w:numPr>
        <w:tabs>
          <w:tab w:val="left" w:pos="450"/>
        </w:tabs>
        <w:spacing w:before="120" w:after="120"/>
        <w:ind w:left="1418" w:hanging="284"/>
        <w:rPr>
          <w:lang w:val="ru-RU"/>
        </w:rPr>
      </w:pPr>
      <w:r w:rsidRPr="006A3D6A">
        <w:rPr>
          <w:color w:val="333333"/>
          <w:lang w:val="ru-RU"/>
        </w:rPr>
        <w:t>Сертификации инспекторов, неразрушающий контроль (</w:t>
      </w:r>
      <w:r w:rsidRPr="006A3D6A">
        <w:rPr>
          <w:color w:val="333333"/>
        </w:rPr>
        <w:t>NDE</w:t>
      </w:r>
      <w:r w:rsidRPr="006A3D6A">
        <w:rPr>
          <w:color w:val="333333"/>
          <w:lang w:val="ru-RU"/>
        </w:rPr>
        <w:t xml:space="preserve">), данные </w:t>
      </w:r>
      <w:r w:rsidRPr="006A3D6A">
        <w:rPr>
          <w:color w:val="333333"/>
        </w:rPr>
        <w:t>PWHT</w:t>
      </w:r>
      <w:r w:rsidRPr="006A3D6A">
        <w:rPr>
          <w:color w:val="333333"/>
          <w:lang w:val="ru-RU"/>
        </w:rPr>
        <w:t xml:space="preserve"> с регистратора печи и другие записи </w:t>
      </w:r>
      <w:r w:rsidRPr="00205866">
        <w:rPr>
          <w:color w:val="333333"/>
          <w:lang w:val="ru-RU"/>
        </w:rPr>
        <w:t xml:space="preserve">и графики </w:t>
      </w:r>
      <w:r w:rsidR="00357A89" w:rsidRPr="00205866">
        <w:rPr>
          <w:color w:val="333333"/>
          <w:lang w:val="ru-RU"/>
        </w:rPr>
        <w:t>инспекций</w:t>
      </w:r>
      <w:r w:rsidRPr="00205866">
        <w:rPr>
          <w:color w:val="333333"/>
          <w:lang w:val="ru-RU"/>
        </w:rPr>
        <w:t>.</w:t>
      </w:r>
    </w:p>
    <w:p w14:paraId="11C94E91" w14:textId="6A06E19D" w:rsidR="00EC7A40" w:rsidRPr="006A3D6A" w:rsidRDefault="00357A89" w:rsidP="00A974CD">
      <w:pPr>
        <w:pStyle w:val="ListParagraph"/>
        <w:numPr>
          <w:ilvl w:val="2"/>
          <w:numId w:val="65"/>
        </w:numPr>
        <w:spacing w:before="120" w:after="120"/>
        <w:ind w:left="1418" w:hanging="284"/>
        <w:rPr>
          <w:lang w:val="ru-RU"/>
        </w:rPr>
      </w:pPr>
      <w:r w:rsidRPr="006A3D6A">
        <w:rPr>
          <w:color w:val="333333"/>
          <w:spacing w:val="-2"/>
          <w:position w:val="2"/>
          <w:lang w:val="ru-RU"/>
        </w:rPr>
        <w:lastRenderedPageBreak/>
        <w:t>Процедуры испытаний под давлением, отчеты, сертификаты испытаний и результаты.</w:t>
      </w:r>
    </w:p>
    <w:p w14:paraId="72D7DB14" w14:textId="119A3E1A" w:rsidR="00EC7A40" w:rsidRPr="006A3D6A" w:rsidRDefault="006D4A78" w:rsidP="00A974CD">
      <w:pPr>
        <w:pStyle w:val="ListParagraph"/>
        <w:numPr>
          <w:ilvl w:val="2"/>
          <w:numId w:val="65"/>
        </w:numPr>
        <w:spacing w:before="120" w:after="120"/>
        <w:ind w:left="1418" w:hanging="284"/>
        <w:rPr>
          <w:lang w:val="ru-RU"/>
        </w:rPr>
      </w:pPr>
      <w:r w:rsidRPr="006A3D6A">
        <w:rPr>
          <w:color w:val="333333"/>
          <w:spacing w:val="-2"/>
          <w:position w:val="2"/>
          <w:lang w:val="ru-RU"/>
        </w:rPr>
        <w:t>Результаты испытаний на твердость.</w:t>
      </w:r>
    </w:p>
    <w:p w14:paraId="5DFC7644" w14:textId="5F0B1AC6" w:rsidR="00EC7A40" w:rsidRPr="006A3D6A" w:rsidRDefault="00F54D05" w:rsidP="00A974CD">
      <w:pPr>
        <w:pStyle w:val="ListParagraph"/>
        <w:numPr>
          <w:ilvl w:val="2"/>
          <w:numId w:val="65"/>
        </w:numPr>
        <w:spacing w:before="120" w:after="120"/>
        <w:ind w:left="1418" w:hanging="284"/>
        <w:rPr>
          <w:lang w:val="ru-RU"/>
        </w:rPr>
      </w:pPr>
      <w:r w:rsidRPr="006A3D6A">
        <w:rPr>
          <w:color w:val="333333"/>
          <w:spacing w:val="-2"/>
          <w:position w:val="2"/>
          <w:lang w:val="ru-RU"/>
        </w:rPr>
        <w:t>Другая документация, требуемая спецификациями проекта.</w:t>
      </w:r>
    </w:p>
    <w:p w14:paraId="16FF6669" w14:textId="0556829A" w:rsidR="00EC7A40" w:rsidRPr="00873432" w:rsidRDefault="00BF75D0" w:rsidP="00A974CD">
      <w:pPr>
        <w:pStyle w:val="ListParagraph"/>
        <w:numPr>
          <w:ilvl w:val="2"/>
          <w:numId w:val="65"/>
        </w:numPr>
        <w:spacing w:before="120" w:after="120"/>
        <w:ind w:left="1418" w:hanging="284"/>
        <w:rPr>
          <w:lang w:val="ru-RU"/>
        </w:rPr>
      </w:pPr>
      <w:r w:rsidRPr="006A3D6A">
        <w:rPr>
          <w:color w:val="333333"/>
          <w:lang w:val="ru-RU"/>
        </w:rPr>
        <w:t xml:space="preserve">Другая документация, требуемая для соответствия требованиям </w:t>
      </w:r>
      <w:r w:rsidRPr="006A3D6A">
        <w:rPr>
          <w:color w:val="333333"/>
        </w:rPr>
        <w:t>ASME</w:t>
      </w:r>
      <w:r w:rsidRPr="006A3D6A">
        <w:rPr>
          <w:color w:val="333333"/>
          <w:lang w:val="ru-RU"/>
        </w:rPr>
        <w:t xml:space="preserve"> </w:t>
      </w:r>
      <w:r w:rsidRPr="006A3D6A">
        <w:rPr>
          <w:color w:val="333333"/>
        </w:rPr>
        <w:t>B</w:t>
      </w:r>
      <w:r w:rsidRPr="006A3D6A">
        <w:rPr>
          <w:color w:val="333333"/>
          <w:lang w:val="ru-RU"/>
        </w:rPr>
        <w:t xml:space="preserve">31.1 и </w:t>
      </w:r>
      <w:r w:rsidRPr="006A3D6A">
        <w:rPr>
          <w:color w:val="333333"/>
        </w:rPr>
        <w:t>ASME</w:t>
      </w:r>
      <w:r w:rsidRPr="006A3D6A">
        <w:rPr>
          <w:color w:val="333333"/>
          <w:lang w:val="ru-RU"/>
        </w:rPr>
        <w:t xml:space="preserve"> </w:t>
      </w:r>
      <w:r w:rsidRPr="006A3D6A">
        <w:rPr>
          <w:color w:val="333333"/>
        </w:rPr>
        <w:t>BPVC</w:t>
      </w:r>
      <w:r w:rsidRPr="006A3D6A">
        <w:rPr>
          <w:color w:val="333333"/>
          <w:lang w:val="ru-RU"/>
        </w:rPr>
        <w:t xml:space="preserve"> </w:t>
      </w:r>
      <w:r w:rsidRPr="006A3D6A">
        <w:rPr>
          <w:color w:val="333333"/>
        </w:rPr>
        <w:t>Section</w:t>
      </w:r>
      <w:r w:rsidRPr="006A3D6A">
        <w:rPr>
          <w:color w:val="333333"/>
          <w:lang w:val="ru-RU"/>
        </w:rPr>
        <w:t xml:space="preserve"> </w:t>
      </w:r>
      <w:r w:rsidRPr="006A3D6A">
        <w:rPr>
          <w:color w:val="333333"/>
        </w:rPr>
        <w:t>I</w:t>
      </w:r>
      <w:r w:rsidRPr="006A3D6A">
        <w:rPr>
          <w:color w:val="333333"/>
          <w:lang w:val="ru-RU"/>
        </w:rPr>
        <w:t xml:space="preserve"> для</w:t>
      </w:r>
      <w:r w:rsidR="00873432" w:rsidRPr="00873432">
        <w:rPr>
          <w:color w:val="333333"/>
          <w:lang w:val="ru-RU"/>
        </w:rPr>
        <w:t xml:space="preserve"> </w:t>
      </w:r>
      <w:r w:rsidR="00E2004B" w:rsidRPr="00873432">
        <w:rPr>
          <w:color w:val="333333"/>
          <w:lang w:val="ru-RU"/>
        </w:rPr>
        <w:t>обвязочного</w:t>
      </w:r>
      <w:r w:rsidRPr="00873432">
        <w:rPr>
          <w:color w:val="333333"/>
          <w:lang w:val="ru-RU"/>
        </w:rPr>
        <w:t xml:space="preserve"> трубопровода котла (</w:t>
      </w:r>
      <w:r w:rsidRPr="00873432">
        <w:rPr>
          <w:color w:val="333333"/>
        </w:rPr>
        <w:t>BEP</w:t>
      </w:r>
      <w:r w:rsidRPr="00873432">
        <w:rPr>
          <w:color w:val="333333"/>
          <w:lang w:val="ru-RU"/>
        </w:rPr>
        <w:t>).</w:t>
      </w:r>
    </w:p>
    <w:p w14:paraId="4D558F51" w14:textId="0AFAB9FA" w:rsidR="00EC7A40" w:rsidRPr="007345D9" w:rsidRDefault="00EC7A40" w:rsidP="00A974CD">
      <w:pPr>
        <w:pStyle w:val="ListParagraph"/>
        <w:numPr>
          <w:ilvl w:val="1"/>
          <w:numId w:val="65"/>
        </w:numPr>
        <w:spacing w:before="120" w:after="120"/>
        <w:ind w:left="1134" w:hanging="425"/>
        <w:rPr>
          <w:lang w:val="ru-RU"/>
        </w:rPr>
      </w:pPr>
      <w:r w:rsidRPr="006A3D6A">
        <w:rPr>
          <w:b/>
          <w:lang w:val="ru-RU"/>
        </w:rPr>
        <w:t xml:space="preserve">- </w:t>
      </w:r>
      <w:r w:rsidR="00712FF1" w:rsidRPr="006A3D6A">
        <w:rPr>
          <w:color w:val="333333"/>
          <w:lang w:val="ru-RU"/>
        </w:rPr>
        <w:t xml:space="preserve">После завершения испытаний и перед отгрузкой соответствующего трубопровода поставщик должен предоставить </w:t>
      </w:r>
      <w:r w:rsidR="00712FF1" w:rsidRPr="007345D9">
        <w:rPr>
          <w:color w:val="333333"/>
          <w:lang w:val="ru-RU"/>
        </w:rPr>
        <w:t>заказчику полный пакет контроля качества трубопровода, включая как печатную, так и электронную копию документации, указанной в пункте 27-2.</w:t>
      </w:r>
    </w:p>
    <w:p w14:paraId="66680013" w14:textId="2C4418C2" w:rsidR="00EC7A40" w:rsidRPr="00444C41" w:rsidRDefault="005B557C" w:rsidP="00A974CD">
      <w:pPr>
        <w:pStyle w:val="Heading1"/>
        <w:numPr>
          <w:ilvl w:val="0"/>
          <w:numId w:val="68"/>
        </w:numPr>
        <w:spacing w:before="240" w:after="240"/>
        <w:ind w:left="709" w:hanging="709"/>
      </w:pPr>
      <w:bookmarkStart w:id="2068" w:name="_Toc205628206"/>
      <w:r w:rsidRPr="005B557C">
        <w:t>Упаковка для отправк</w:t>
      </w:r>
      <w:r w:rsidR="001B1A3B" w:rsidRPr="00571606">
        <w:rPr>
          <w:lang w:val="ru-RU"/>
        </w:rPr>
        <w:t>и</w:t>
      </w:r>
      <w:bookmarkEnd w:id="2068"/>
    </w:p>
    <w:p w14:paraId="3ED7B716" w14:textId="330AAD06" w:rsidR="00EC7A40" w:rsidRPr="00D51C18" w:rsidRDefault="00EC7A40" w:rsidP="00A974CD">
      <w:pPr>
        <w:pStyle w:val="ListParagraph"/>
        <w:numPr>
          <w:ilvl w:val="1"/>
          <w:numId w:val="66"/>
        </w:numPr>
        <w:spacing w:before="120" w:after="120"/>
        <w:ind w:left="1134" w:hanging="425"/>
        <w:rPr>
          <w:lang w:val="ru-RU"/>
        </w:rPr>
      </w:pPr>
      <w:r w:rsidRPr="00D51C18">
        <w:rPr>
          <w:b/>
          <w:lang w:val="ru-RU"/>
        </w:rPr>
        <w:t xml:space="preserve">- </w:t>
      </w:r>
      <w:r w:rsidR="008E6D37" w:rsidRPr="00D51C18">
        <w:rPr>
          <w:color w:val="333333"/>
          <w:lang w:val="ru-RU"/>
        </w:rPr>
        <w:t xml:space="preserve">Доставка должна соответствовать требованиям </w:t>
      </w:r>
      <w:r w:rsidR="008E6D37" w:rsidRPr="00D51C18">
        <w:rPr>
          <w:color w:val="333333"/>
        </w:rPr>
        <w:t>CPM</w:t>
      </w:r>
      <w:r w:rsidR="008E6D37" w:rsidRPr="00D51C18">
        <w:rPr>
          <w:color w:val="333333"/>
          <w:lang w:val="ru-RU"/>
        </w:rPr>
        <w:t>-</w:t>
      </w:r>
      <w:r w:rsidR="008E6D37" w:rsidRPr="00D51C18">
        <w:rPr>
          <w:color w:val="333333"/>
        </w:rPr>
        <w:t>SU</w:t>
      </w:r>
      <w:r w:rsidR="007608D0" w:rsidRPr="00D51C18">
        <w:rPr>
          <w:color w:val="333333"/>
          <w:lang w:val="ru-RU"/>
        </w:rPr>
        <w:t>-</w:t>
      </w:r>
      <w:r w:rsidR="008E6D37" w:rsidRPr="00D51C18">
        <w:rPr>
          <w:color w:val="333333"/>
          <w:lang w:val="ru-RU"/>
        </w:rPr>
        <w:t>5244</w:t>
      </w:r>
      <w:r w:rsidR="00B24CC2" w:rsidRPr="00D51C18">
        <w:rPr>
          <w:color w:val="333333"/>
          <w:lang w:val="ru-RU"/>
        </w:rPr>
        <w:t>-</w:t>
      </w:r>
      <w:r w:rsidR="00B24CC2" w:rsidRPr="00D51C18">
        <w:rPr>
          <w:color w:val="333333"/>
        </w:rPr>
        <w:t>TCO</w:t>
      </w:r>
      <w:r w:rsidR="008E6D37" w:rsidRPr="00D51C18">
        <w:rPr>
          <w:color w:val="333333"/>
          <w:lang w:val="ru-RU"/>
        </w:rPr>
        <w:t xml:space="preserve"> и дополнительным требованиям, указанным в заказе на закупку.</w:t>
      </w:r>
    </w:p>
    <w:p w14:paraId="7497AD31" w14:textId="0634B5D3" w:rsidR="00EC7A40" w:rsidRPr="00D51C18" w:rsidRDefault="00EC7A40" w:rsidP="00A974CD">
      <w:pPr>
        <w:pStyle w:val="ListParagraph"/>
        <w:numPr>
          <w:ilvl w:val="1"/>
          <w:numId w:val="66"/>
        </w:numPr>
        <w:tabs>
          <w:tab w:val="left" w:pos="605"/>
        </w:tabs>
        <w:spacing w:before="120" w:after="120"/>
        <w:ind w:left="1134" w:hanging="425"/>
        <w:rPr>
          <w:lang w:val="ru-RU"/>
        </w:rPr>
      </w:pPr>
      <w:r w:rsidRPr="00D51C18">
        <w:rPr>
          <w:b/>
          <w:lang w:val="ru-RU"/>
        </w:rPr>
        <w:t>-</w:t>
      </w:r>
      <w:r w:rsidRPr="00D51C18">
        <w:rPr>
          <w:b/>
          <w:spacing w:val="1"/>
          <w:lang w:val="ru-RU"/>
        </w:rPr>
        <w:t xml:space="preserve"> </w:t>
      </w:r>
      <w:r w:rsidR="00133815" w:rsidRPr="00D51C18">
        <w:rPr>
          <w:color w:val="333333"/>
          <w:spacing w:val="-2"/>
          <w:lang w:val="ru-RU"/>
        </w:rPr>
        <w:t xml:space="preserve">Все изготовленные трубные </w:t>
      </w:r>
      <w:r w:rsidR="004D31C2" w:rsidRPr="00D51C18">
        <w:rPr>
          <w:color w:val="333333"/>
          <w:spacing w:val="-2"/>
          <w:lang w:val="ru-RU"/>
        </w:rPr>
        <w:t>узлы</w:t>
      </w:r>
      <w:r w:rsidR="00133815" w:rsidRPr="00D51C18">
        <w:rPr>
          <w:color w:val="333333"/>
          <w:spacing w:val="-2"/>
          <w:lang w:val="ru-RU"/>
        </w:rPr>
        <w:t xml:space="preserve"> должны быть очищены в соответствии со стандартными требованиями очистки </w:t>
      </w:r>
      <w:r w:rsidR="00133815" w:rsidRPr="00D51C18">
        <w:rPr>
          <w:color w:val="333333"/>
          <w:spacing w:val="-2"/>
        </w:rPr>
        <w:t>PFI</w:t>
      </w:r>
      <w:r w:rsidR="00133815" w:rsidRPr="00D51C18">
        <w:rPr>
          <w:color w:val="333333"/>
          <w:spacing w:val="-2"/>
          <w:lang w:val="ru-RU"/>
        </w:rPr>
        <w:t xml:space="preserve"> </w:t>
      </w:r>
      <w:r w:rsidR="00133815" w:rsidRPr="00D51C18">
        <w:rPr>
          <w:color w:val="333333"/>
          <w:spacing w:val="-2"/>
        </w:rPr>
        <w:t>ES</w:t>
      </w:r>
      <w:r w:rsidR="00133815" w:rsidRPr="00D51C18">
        <w:rPr>
          <w:color w:val="333333"/>
          <w:spacing w:val="-2"/>
          <w:lang w:val="ru-RU"/>
        </w:rPr>
        <w:t>-5</w:t>
      </w:r>
    </w:p>
    <w:p w14:paraId="0DEC5526" w14:textId="07702036" w:rsidR="00EC7A40" w:rsidRPr="00D51C18" w:rsidRDefault="00EC7A40" w:rsidP="00A974CD">
      <w:pPr>
        <w:pStyle w:val="ListParagraph"/>
        <w:numPr>
          <w:ilvl w:val="1"/>
          <w:numId w:val="66"/>
        </w:numPr>
        <w:tabs>
          <w:tab w:val="left" w:pos="605"/>
        </w:tabs>
        <w:spacing w:before="120" w:after="120"/>
        <w:ind w:left="1134" w:hanging="425"/>
        <w:rPr>
          <w:lang w:val="ru-RU"/>
        </w:rPr>
      </w:pPr>
      <w:r w:rsidRPr="00D51C18">
        <w:rPr>
          <w:b/>
          <w:lang w:val="ru-RU"/>
        </w:rPr>
        <w:t xml:space="preserve">- </w:t>
      </w:r>
      <w:r w:rsidR="00881A20" w:rsidRPr="00D51C18">
        <w:rPr>
          <w:color w:val="333333"/>
          <w:lang w:val="ru-RU"/>
        </w:rPr>
        <w:t xml:space="preserve">Транспортная документация, требуемая </w:t>
      </w:r>
      <w:r w:rsidR="00881A20" w:rsidRPr="00D51C18">
        <w:rPr>
          <w:color w:val="333333"/>
        </w:rPr>
        <w:t>CPM</w:t>
      </w:r>
      <w:r w:rsidR="00881A20" w:rsidRPr="00D51C18">
        <w:rPr>
          <w:color w:val="333333"/>
          <w:lang w:val="ru-RU"/>
        </w:rPr>
        <w:t>-</w:t>
      </w:r>
      <w:r w:rsidR="00881A20" w:rsidRPr="00D51C18">
        <w:rPr>
          <w:color w:val="333333"/>
        </w:rPr>
        <w:t>SU</w:t>
      </w:r>
      <w:r w:rsidR="00881A20" w:rsidRPr="00D51C18">
        <w:rPr>
          <w:color w:val="333333"/>
          <w:lang w:val="ru-RU"/>
        </w:rPr>
        <w:t>-5244</w:t>
      </w:r>
      <w:r w:rsidR="00B24CC2" w:rsidRPr="00D51C18">
        <w:rPr>
          <w:color w:val="333333"/>
          <w:lang w:val="ru-RU"/>
        </w:rPr>
        <w:t>-</w:t>
      </w:r>
      <w:r w:rsidR="00B24CC2" w:rsidRPr="00D51C18">
        <w:rPr>
          <w:color w:val="333333"/>
        </w:rPr>
        <w:t>TCO</w:t>
      </w:r>
      <w:r w:rsidR="00881A20" w:rsidRPr="00D51C18">
        <w:rPr>
          <w:color w:val="333333"/>
          <w:lang w:val="ru-RU"/>
        </w:rPr>
        <w:t xml:space="preserve">, должна быть предоставлена ​​заказчику для проверки и принятия до отгрузки материалов и в течение срока, указанного в </w:t>
      </w:r>
      <w:r w:rsidR="00881A20" w:rsidRPr="00D51C18">
        <w:rPr>
          <w:color w:val="333333"/>
        </w:rPr>
        <w:t>CPM</w:t>
      </w:r>
      <w:r w:rsidR="00881A20" w:rsidRPr="00D51C18">
        <w:rPr>
          <w:color w:val="333333"/>
          <w:lang w:val="ru-RU"/>
        </w:rPr>
        <w:t>-</w:t>
      </w:r>
      <w:r w:rsidR="00881A20" w:rsidRPr="00D51C18">
        <w:rPr>
          <w:color w:val="333333"/>
        </w:rPr>
        <w:t>SU</w:t>
      </w:r>
      <w:r w:rsidR="00881A20" w:rsidRPr="00D51C18">
        <w:rPr>
          <w:color w:val="333333"/>
          <w:lang w:val="ru-RU"/>
        </w:rPr>
        <w:t>-5244</w:t>
      </w:r>
      <w:r w:rsidR="00B24CC2" w:rsidRPr="00D51C18">
        <w:rPr>
          <w:color w:val="333333"/>
          <w:lang w:val="ru-RU"/>
        </w:rPr>
        <w:t>-</w:t>
      </w:r>
      <w:r w:rsidR="00B24CC2" w:rsidRPr="00D51C18">
        <w:rPr>
          <w:color w:val="333333"/>
        </w:rPr>
        <w:t>TCO</w:t>
      </w:r>
      <w:r w:rsidR="00881A20" w:rsidRPr="00D51C18">
        <w:rPr>
          <w:color w:val="333333"/>
          <w:lang w:val="ru-RU"/>
        </w:rPr>
        <w:t>.</w:t>
      </w:r>
    </w:p>
    <w:p w14:paraId="3E8B592A" w14:textId="71B021A6" w:rsidR="00EC7A40" w:rsidRPr="00D51C18" w:rsidRDefault="00EC7A40" w:rsidP="00A974CD">
      <w:pPr>
        <w:pStyle w:val="ListParagraph"/>
        <w:numPr>
          <w:ilvl w:val="1"/>
          <w:numId w:val="66"/>
        </w:numPr>
        <w:tabs>
          <w:tab w:val="left" w:pos="144"/>
        </w:tabs>
        <w:spacing w:before="120" w:after="120"/>
        <w:ind w:left="1134" w:hanging="425"/>
        <w:rPr>
          <w:lang w:val="ru-RU"/>
        </w:rPr>
      </w:pPr>
      <w:r w:rsidRPr="00D51C18">
        <w:rPr>
          <w:b/>
          <w:lang w:val="ru-RU"/>
        </w:rPr>
        <w:t>-</w:t>
      </w:r>
      <w:r w:rsidRPr="00D51C18">
        <w:rPr>
          <w:b/>
          <w:spacing w:val="1"/>
          <w:lang w:val="ru-RU"/>
        </w:rPr>
        <w:t xml:space="preserve"> </w:t>
      </w:r>
      <w:r w:rsidR="00E15074" w:rsidRPr="00D51C18">
        <w:rPr>
          <w:color w:val="333333"/>
          <w:spacing w:val="-2"/>
          <w:lang w:val="ru-RU"/>
        </w:rPr>
        <w:t>Каждая секция изготовленного трубопровода должна быть четко промаркирована с указанием заказа и номера трубного</w:t>
      </w:r>
      <w:r w:rsidR="002C648F" w:rsidRPr="00D51C18">
        <w:rPr>
          <w:color w:val="333333"/>
          <w:spacing w:val="-2"/>
          <w:lang w:val="ru-RU"/>
        </w:rPr>
        <w:t xml:space="preserve"> узла</w:t>
      </w:r>
      <w:r w:rsidR="00E15074" w:rsidRPr="00D51C18">
        <w:rPr>
          <w:color w:val="333333"/>
          <w:spacing w:val="-2"/>
          <w:lang w:val="ru-RU"/>
        </w:rPr>
        <w:t>.</w:t>
      </w:r>
    </w:p>
    <w:p w14:paraId="02E8693E" w14:textId="769722E6" w:rsidR="00EC7A40" w:rsidRPr="00D51C18" w:rsidRDefault="00EC7A40" w:rsidP="00A974CD">
      <w:pPr>
        <w:pStyle w:val="BodyText"/>
        <w:spacing w:before="120" w:after="120"/>
        <w:ind w:left="1418" w:hanging="284"/>
        <w:rPr>
          <w:sz w:val="22"/>
          <w:szCs w:val="22"/>
          <w:lang w:val="ru-RU"/>
        </w:rPr>
      </w:pPr>
      <w:r w:rsidRPr="00D51C18">
        <w:rPr>
          <w:b/>
          <w:sz w:val="22"/>
          <w:szCs w:val="22"/>
          <w:lang w:val="ru-RU"/>
        </w:rPr>
        <w:t>28-4.1</w:t>
      </w:r>
      <w:r w:rsidRPr="00D51C18">
        <w:rPr>
          <w:b/>
          <w:spacing w:val="14"/>
          <w:sz w:val="22"/>
          <w:szCs w:val="22"/>
          <w:lang w:val="ru-RU"/>
        </w:rPr>
        <w:t xml:space="preserve"> </w:t>
      </w:r>
      <w:r w:rsidRPr="00D51C18">
        <w:rPr>
          <w:b/>
          <w:sz w:val="22"/>
          <w:szCs w:val="22"/>
          <w:lang w:val="ru-RU"/>
        </w:rPr>
        <w:t>-</w:t>
      </w:r>
      <w:r w:rsidRPr="00D51C18">
        <w:rPr>
          <w:b/>
          <w:spacing w:val="2"/>
          <w:sz w:val="22"/>
          <w:szCs w:val="22"/>
          <w:lang w:val="ru-RU"/>
        </w:rPr>
        <w:t xml:space="preserve"> </w:t>
      </w:r>
      <w:r w:rsidR="002C648F" w:rsidRPr="00D51C18">
        <w:rPr>
          <w:color w:val="333333"/>
          <w:spacing w:val="-2"/>
          <w:sz w:val="22"/>
          <w:szCs w:val="22"/>
          <w:lang w:val="ru-RU"/>
        </w:rPr>
        <w:t>Маркировка должна быть водостойкой и четко читаемой, с символами высотой не менее 1/2 дюйма (13 мм).</w:t>
      </w:r>
    </w:p>
    <w:p w14:paraId="291A1FDB" w14:textId="4B5CAA19" w:rsidR="00EC7A40" w:rsidRPr="00D51C18" w:rsidRDefault="00EC7A40" w:rsidP="00A974CD">
      <w:pPr>
        <w:pStyle w:val="BodyText"/>
        <w:spacing w:before="120" w:after="120"/>
        <w:ind w:left="1418" w:hanging="284"/>
        <w:rPr>
          <w:sz w:val="22"/>
          <w:szCs w:val="22"/>
          <w:lang w:val="ru-RU"/>
        </w:rPr>
      </w:pPr>
      <w:r w:rsidRPr="00D51C18">
        <w:rPr>
          <w:b/>
          <w:sz w:val="22"/>
          <w:szCs w:val="22"/>
          <w:lang w:val="ru-RU"/>
        </w:rPr>
        <w:t>28-4.2</w:t>
      </w:r>
      <w:r w:rsidRPr="00D51C18">
        <w:rPr>
          <w:b/>
          <w:spacing w:val="15"/>
          <w:sz w:val="22"/>
          <w:szCs w:val="22"/>
          <w:lang w:val="ru-RU"/>
        </w:rPr>
        <w:t xml:space="preserve"> </w:t>
      </w:r>
      <w:r w:rsidRPr="00D51C18">
        <w:rPr>
          <w:b/>
          <w:sz w:val="22"/>
          <w:szCs w:val="22"/>
          <w:lang w:val="ru-RU"/>
        </w:rPr>
        <w:t>-</w:t>
      </w:r>
      <w:r w:rsidRPr="00D51C18">
        <w:rPr>
          <w:b/>
          <w:spacing w:val="2"/>
          <w:sz w:val="22"/>
          <w:szCs w:val="22"/>
          <w:lang w:val="ru-RU"/>
        </w:rPr>
        <w:t xml:space="preserve"> </w:t>
      </w:r>
      <w:r w:rsidR="00F303CC" w:rsidRPr="00D51C18">
        <w:rPr>
          <w:color w:val="333333"/>
          <w:spacing w:val="-2"/>
          <w:sz w:val="22"/>
          <w:szCs w:val="22"/>
          <w:lang w:val="ru-RU"/>
        </w:rPr>
        <w:t>Краска, чернила и маркировочный материал не должны содержать хлориды, серу, свинец или другие металлы.</w:t>
      </w:r>
    </w:p>
    <w:p w14:paraId="6A44CE1B" w14:textId="2F5DDB1F" w:rsidR="00EC7A40" w:rsidRPr="00D51C18" w:rsidRDefault="00EC7A40" w:rsidP="00A974CD">
      <w:pPr>
        <w:pStyle w:val="BodyText"/>
        <w:spacing w:before="120" w:after="120"/>
        <w:ind w:left="1418" w:hanging="284"/>
        <w:rPr>
          <w:sz w:val="22"/>
          <w:szCs w:val="22"/>
          <w:lang w:val="ru-RU"/>
        </w:rPr>
      </w:pPr>
      <w:r w:rsidRPr="00D51C18">
        <w:rPr>
          <w:b/>
          <w:sz w:val="22"/>
          <w:szCs w:val="22"/>
          <w:lang w:val="ru-RU"/>
        </w:rPr>
        <w:t>28-4.3</w:t>
      </w:r>
      <w:r w:rsidRPr="00D51C18">
        <w:rPr>
          <w:b/>
          <w:spacing w:val="12"/>
          <w:sz w:val="22"/>
          <w:szCs w:val="22"/>
          <w:lang w:val="ru-RU"/>
        </w:rPr>
        <w:t xml:space="preserve"> </w:t>
      </w:r>
      <w:r w:rsidRPr="00D51C18">
        <w:rPr>
          <w:b/>
          <w:sz w:val="22"/>
          <w:szCs w:val="22"/>
          <w:lang w:val="ru-RU"/>
        </w:rPr>
        <w:t>-</w:t>
      </w:r>
      <w:r w:rsidRPr="00D51C18">
        <w:rPr>
          <w:b/>
          <w:spacing w:val="-1"/>
          <w:sz w:val="22"/>
          <w:szCs w:val="22"/>
          <w:lang w:val="ru-RU"/>
        </w:rPr>
        <w:t xml:space="preserve"> </w:t>
      </w:r>
      <w:r w:rsidR="00F303CC" w:rsidRPr="00D51C18">
        <w:rPr>
          <w:color w:val="333333"/>
          <w:spacing w:val="-2"/>
          <w:sz w:val="22"/>
          <w:szCs w:val="22"/>
          <w:lang w:val="ru-RU"/>
        </w:rPr>
        <w:t>Маркировка должна быть нанесена по одному разу на каждом конце катушки, на противоположных сторонах.</w:t>
      </w:r>
    </w:p>
    <w:p w14:paraId="6CA3BF77" w14:textId="1C06FF0A" w:rsidR="00EC7A40" w:rsidRPr="00D51C18" w:rsidRDefault="00EC7A40" w:rsidP="00A974CD">
      <w:pPr>
        <w:pStyle w:val="BodyText"/>
        <w:spacing w:before="120" w:after="120"/>
        <w:ind w:left="1418" w:hanging="284"/>
        <w:rPr>
          <w:color w:val="333333"/>
          <w:spacing w:val="-2"/>
          <w:sz w:val="22"/>
          <w:szCs w:val="22"/>
          <w:lang w:val="ru-RU"/>
        </w:rPr>
      </w:pPr>
      <w:r w:rsidRPr="00D51C18">
        <w:rPr>
          <w:b/>
          <w:sz w:val="22"/>
          <w:szCs w:val="22"/>
          <w:lang w:val="ru-RU"/>
        </w:rPr>
        <w:t>28-4.4</w:t>
      </w:r>
      <w:r w:rsidRPr="00D51C18">
        <w:rPr>
          <w:b/>
          <w:spacing w:val="14"/>
          <w:sz w:val="22"/>
          <w:szCs w:val="22"/>
          <w:lang w:val="ru-RU"/>
        </w:rPr>
        <w:t xml:space="preserve"> </w:t>
      </w:r>
      <w:r w:rsidRPr="00D51C18">
        <w:rPr>
          <w:b/>
          <w:sz w:val="22"/>
          <w:szCs w:val="22"/>
          <w:lang w:val="ru-RU"/>
        </w:rPr>
        <w:t xml:space="preserve">- </w:t>
      </w:r>
      <w:r w:rsidR="00173F65" w:rsidRPr="00D51C18">
        <w:rPr>
          <w:color w:val="333333"/>
          <w:spacing w:val="-2"/>
          <w:sz w:val="22"/>
          <w:szCs w:val="22"/>
          <w:lang w:val="ru-RU"/>
        </w:rPr>
        <w:t>Предложения по использованию штрих-кода должны быть представлены заказчику для рассмотрения и принятия.</w:t>
      </w:r>
    </w:p>
    <w:p w14:paraId="60F53A61" w14:textId="5BF8DE58" w:rsidR="00EC7A40" w:rsidRPr="00D51C18" w:rsidRDefault="00EC7A40" w:rsidP="00A974CD">
      <w:pPr>
        <w:pStyle w:val="BodyText"/>
        <w:spacing w:before="120" w:after="120"/>
        <w:ind w:left="1418" w:hanging="284"/>
        <w:rPr>
          <w:sz w:val="22"/>
          <w:szCs w:val="22"/>
          <w:lang w:val="ru-RU"/>
        </w:rPr>
      </w:pPr>
      <w:r w:rsidRPr="00D51C18">
        <w:rPr>
          <w:b/>
          <w:sz w:val="22"/>
          <w:szCs w:val="22"/>
          <w:lang w:val="ru-RU"/>
        </w:rPr>
        <w:t>28-4.5</w:t>
      </w:r>
      <w:r w:rsidRPr="00D51C18">
        <w:rPr>
          <w:b/>
          <w:spacing w:val="12"/>
          <w:sz w:val="22"/>
          <w:szCs w:val="22"/>
          <w:lang w:val="ru-RU"/>
        </w:rPr>
        <w:t xml:space="preserve"> </w:t>
      </w:r>
      <w:r w:rsidRPr="00D51C18">
        <w:rPr>
          <w:b/>
          <w:sz w:val="22"/>
          <w:szCs w:val="22"/>
          <w:lang w:val="ru-RU"/>
        </w:rPr>
        <w:t xml:space="preserve">- </w:t>
      </w:r>
      <w:r w:rsidR="005B1A5D" w:rsidRPr="00D51C18">
        <w:rPr>
          <w:color w:val="333333"/>
          <w:spacing w:val="-2"/>
          <w:sz w:val="22"/>
          <w:szCs w:val="22"/>
          <w:lang w:val="ru-RU"/>
        </w:rPr>
        <w:t>Не должны использоваться материалы, загрязняющие поверхность.</w:t>
      </w:r>
    </w:p>
    <w:p w14:paraId="7A02700D" w14:textId="7515EC91" w:rsidR="00EC7A40" w:rsidRPr="00A974CD" w:rsidRDefault="00EC7A40" w:rsidP="00B65781">
      <w:pPr>
        <w:pStyle w:val="ListParagraph"/>
        <w:numPr>
          <w:ilvl w:val="1"/>
          <w:numId w:val="66"/>
        </w:numPr>
        <w:spacing w:before="120" w:after="120"/>
        <w:ind w:left="1134" w:hanging="425"/>
        <w:rPr>
          <w:lang w:val="ru-RU"/>
        </w:rPr>
      </w:pPr>
      <w:r w:rsidRPr="00A974CD">
        <w:rPr>
          <w:b/>
          <w:lang w:val="ru-RU"/>
        </w:rPr>
        <w:t xml:space="preserve">- </w:t>
      </w:r>
      <w:r w:rsidR="00AC5FDA" w:rsidRPr="00A974CD">
        <w:rPr>
          <w:color w:val="333333"/>
          <w:lang w:val="ru-RU"/>
        </w:rPr>
        <w:t xml:space="preserve">Открытые поверхности фланцев должны быть защищены от коррозии и повреждений в соответствии с требованиями, указанными в </w:t>
      </w:r>
      <w:r w:rsidR="00AC5FDA" w:rsidRPr="00A974CD">
        <w:rPr>
          <w:color w:val="333333"/>
        </w:rPr>
        <w:t>CPM</w:t>
      </w:r>
      <w:r w:rsidR="00AC5FDA" w:rsidRPr="00A974CD">
        <w:rPr>
          <w:color w:val="333333"/>
          <w:lang w:val="ru-RU"/>
        </w:rPr>
        <w:t>-</w:t>
      </w:r>
      <w:r w:rsidR="00AC5FDA" w:rsidRPr="00A974CD">
        <w:rPr>
          <w:color w:val="333333"/>
        </w:rPr>
        <w:t>SU</w:t>
      </w:r>
      <w:r w:rsidR="00AC5FDA" w:rsidRPr="00A974CD">
        <w:rPr>
          <w:color w:val="333333"/>
          <w:lang w:val="ru-RU"/>
        </w:rPr>
        <w:t>-5244-</w:t>
      </w:r>
      <w:r w:rsidR="00AC5FDA" w:rsidRPr="00A974CD">
        <w:rPr>
          <w:color w:val="333333"/>
        </w:rPr>
        <w:t>TCO</w:t>
      </w:r>
      <w:r w:rsidR="00AC5FDA" w:rsidRPr="00A974CD">
        <w:rPr>
          <w:color w:val="333333"/>
          <w:lang w:val="ru-RU"/>
        </w:rPr>
        <w:t>.</w:t>
      </w:r>
    </w:p>
    <w:p w14:paraId="4A919CEE" w14:textId="5CD75841" w:rsidR="00EC7A40" w:rsidRPr="00D51C18" w:rsidRDefault="00EC7A40" w:rsidP="00A974CD">
      <w:pPr>
        <w:pStyle w:val="ListParagraph"/>
        <w:numPr>
          <w:ilvl w:val="1"/>
          <w:numId w:val="66"/>
        </w:numPr>
        <w:spacing w:before="120" w:after="120"/>
        <w:ind w:left="1134" w:hanging="425"/>
        <w:rPr>
          <w:lang w:val="ru-RU"/>
        </w:rPr>
      </w:pPr>
      <w:r w:rsidRPr="00D51C18">
        <w:rPr>
          <w:b/>
          <w:lang w:val="ru-RU"/>
        </w:rPr>
        <w:t xml:space="preserve">- </w:t>
      </w:r>
      <w:r w:rsidR="00AC5FDA" w:rsidRPr="00D51C18">
        <w:rPr>
          <w:color w:val="333333"/>
          <w:lang w:val="ru-RU"/>
        </w:rPr>
        <w:t>Для фланцев труб должны быть приемлемы пластиковые защелкивающиеся торцевые крышки.</w:t>
      </w:r>
      <w:r w:rsidRPr="00D51C18">
        <w:rPr>
          <w:color w:val="333333"/>
          <w:lang w:val="ru-RU"/>
        </w:rPr>
        <w:t xml:space="preserve"> </w:t>
      </w:r>
    </w:p>
    <w:p w14:paraId="4F3E3A31" w14:textId="5DB5D7FC" w:rsidR="00EC7A40" w:rsidRPr="00D51C18" w:rsidRDefault="00EC7A40" w:rsidP="00A974CD">
      <w:pPr>
        <w:pStyle w:val="ListParagraph"/>
        <w:numPr>
          <w:ilvl w:val="1"/>
          <w:numId w:val="66"/>
        </w:numPr>
        <w:tabs>
          <w:tab w:val="left" w:pos="540"/>
        </w:tabs>
        <w:spacing w:before="120" w:after="120"/>
        <w:ind w:left="1134" w:hanging="425"/>
        <w:rPr>
          <w:lang w:val="ru-RU"/>
        </w:rPr>
      </w:pPr>
      <w:r w:rsidRPr="00D51C18">
        <w:rPr>
          <w:b/>
          <w:lang w:val="ru-RU"/>
        </w:rPr>
        <w:t xml:space="preserve"> - </w:t>
      </w:r>
      <w:r w:rsidR="00FD2927" w:rsidRPr="00D51C18">
        <w:rPr>
          <w:color w:val="333333"/>
          <w:lang w:val="ru-RU"/>
        </w:rPr>
        <w:t>Резьбовые соединения должны быть защищены резьбовыми протекторами.</w:t>
      </w:r>
      <w:r w:rsidRPr="00D51C18">
        <w:rPr>
          <w:color w:val="333333"/>
          <w:lang w:val="ru-RU"/>
        </w:rPr>
        <w:t xml:space="preserve"> </w:t>
      </w:r>
    </w:p>
    <w:p w14:paraId="214B3A93" w14:textId="187524C0" w:rsidR="00EC7A40" w:rsidRPr="00D51C18" w:rsidRDefault="00EC7A40" w:rsidP="00A974CD">
      <w:pPr>
        <w:pStyle w:val="ListParagraph"/>
        <w:numPr>
          <w:ilvl w:val="1"/>
          <w:numId w:val="66"/>
        </w:numPr>
        <w:tabs>
          <w:tab w:val="left" w:pos="540"/>
        </w:tabs>
        <w:spacing w:before="120" w:after="120"/>
        <w:ind w:left="1134" w:hanging="425"/>
        <w:rPr>
          <w:lang w:val="ru-RU"/>
        </w:rPr>
      </w:pPr>
      <w:r w:rsidRPr="00D51C18">
        <w:rPr>
          <w:b/>
          <w:lang w:val="ru-RU"/>
        </w:rPr>
        <w:t xml:space="preserve"> - </w:t>
      </w:r>
      <w:r w:rsidR="005D684F" w:rsidRPr="00D51C18">
        <w:rPr>
          <w:lang w:val="ru-RU"/>
        </w:rPr>
        <w:t>Кромка р</w:t>
      </w:r>
      <w:r w:rsidR="00F76341" w:rsidRPr="00D51C18">
        <w:rPr>
          <w:lang w:val="ru-RU"/>
        </w:rPr>
        <w:t>азделк</w:t>
      </w:r>
      <w:r w:rsidR="005D684F" w:rsidRPr="00D51C18">
        <w:rPr>
          <w:lang w:val="ru-RU"/>
        </w:rPr>
        <w:t>и</w:t>
      </w:r>
      <w:r w:rsidR="00F76341" w:rsidRPr="00D51C18">
        <w:rPr>
          <w:color w:val="333333"/>
          <w:lang w:val="ru-RU"/>
        </w:rPr>
        <w:t xml:space="preserve"> </w:t>
      </w:r>
      <w:r w:rsidR="00FD2927" w:rsidRPr="00D51C18">
        <w:rPr>
          <w:color w:val="333333"/>
          <w:lang w:val="ru-RU"/>
        </w:rPr>
        <w:t>должн</w:t>
      </w:r>
      <w:r w:rsidR="00F76341" w:rsidRPr="00D51C18">
        <w:rPr>
          <w:color w:val="333333"/>
          <w:lang w:val="ru-RU"/>
        </w:rPr>
        <w:t>а</w:t>
      </w:r>
      <w:r w:rsidR="00FD2927" w:rsidRPr="00D51C18">
        <w:rPr>
          <w:color w:val="333333"/>
          <w:lang w:val="ru-RU"/>
        </w:rPr>
        <w:t xml:space="preserve"> быть защищен</w:t>
      </w:r>
      <w:r w:rsidR="00F76341" w:rsidRPr="00D51C18">
        <w:rPr>
          <w:color w:val="333333"/>
          <w:lang w:val="ru-RU"/>
        </w:rPr>
        <w:t>а</w:t>
      </w:r>
      <w:r w:rsidR="00FD2927" w:rsidRPr="00D51C18">
        <w:rPr>
          <w:color w:val="333333"/>
          <w:lang w:val="ru-RU"/>
        </w:rPr>
        <w:t xml:space="preserve"> плотно прилегающими торцевыми протекторами.</w:t>
      </w:r>
    </w:p>
    <w:p w14:paraId="36C0A0EB" w14:textId="77777777" w:rsidR="00320F55" w:rsidRPr="00F76341" w:rsidRDefault="00320F55" w:rsidP="00A974CD">
      <w:pPr>
        <w:pStyle w:val="BodyText"/>
        <w:ind w:left="1134" w:hanging="425"/>
        <w:rPr>
          <w:sz w:val="20"/>
          <w:szCs w:val="20"/>
          <w:lang w:val="ru-RU"/>
        </w:rPr>
      </w:pPr>
    </w:p>
    <w:p w14:paraId="4A5A8B0A" w14:textId="77777777" w:rsidR="005B0358" w:rsidRPr="00A274AE" w:rsidRDefault="005B0358">
      <w:pPr>
        <w:pStyle w:val="BodyText"/>
        <w:spacing w:before="2"/>
        <w:rPr>
          <w:sz w:val="26"/>
          <w:lang w:val="ru-RU"/>
        </w:rPr>
      </w:pPr>
    </w:p>
    <w:sectPr w:rsidR="005B0358" w:rsidRPr="00A274AE" w:rsidSect="002300A4">
      <w:headerReference w:type="default" r:id="rId25"/>
      <w:pgSz w:w="12240" w:h="15840" w:code="1"/>
      <w:pgMar w:top="760" w:right="799" w:bottom="760" w:left="822" w:header="426"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A654A" w14:textId="77777777" w:rsidR="00342301" w:rsidRDefault="00342301">
      <w:r>
        <w:separator/>
      </w:r>
    </w:p>
  </w:endnote>
  <w:endnote w:type="continuationSeparator" w:id="0">
    <w:p w14:paraId="5035A55D" w14:textId="77777777" w:rsidR="00342301" w:rsidRDefault="00342301">
      <w:r>
        <w:continuationSeparator/>
      </w:r>
    </w:p>
  </w:endnote>
  <w:endnote w:type="continuationNotice" w:id="1">
    <w:p w14:paraId="20687DFC" w14:textId="77777777" w:rsidR="00342301" w:rsidRDefault="003423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B25" w14:textId="1FCB6793" w:rsidR="00E73E7F" w:rsidRPr="00E73E7F" w:rsidRDefault="00B126DC" w:rsidP="001B1858">
    <w:pPr>
      <w:pBdr>
        <w:top w:val="single" w:sz="8" w:space="0" w:color="auto"/>
      </w:pBdr>
      <w:tabs>
        <w:tab w:val="center" w:pos="5040"/>
      </w:tabs>
      <w:adjustRightInd w:val="0"/>
      <w:jc w:val="both"/>
      <w:rPr>
        <w:rFonts w:ascii="Arial" w:hAnsi="Arial" w:cs="Arial"/>
        <w:b/>
        <w:bCs/>
        <w:color w:val="000000"/>
        <w:sz w:val="18"/>
        <w:szCs w:val="18"/>
        <w:lang w:val="ru-RU"/>
      </w:rPr>
    </w:pPr>
    <w:r>
      <w:rPr>
        <w:rFonts w:ascii="Arial" w:hAnsi="Arial" w:cs="Arial"/>
        <w:b/>
        <w:bCs/>
        <w:color w:val="000000"/>
        <w:sz w:val="18"/>
        <w:szCs w:val="18"/>
        <w:lang w:val="ru-RU"/>
      </w:rPr>
      <w:t>Август</w:t>
    </w:r>
    <w:r w:rsidR="00E73E7F">
      <w:rPr>
        <w:rFonts w:ascii="Arial" w:hAnsi="Arial" w:cs="Arial"/>
        <w:b/>
        <w:bCs/>
        <w:color w:val="000000"/>
        <w:sz w:val="18"/>
        <w:szCs w:val="18"/>
        <w:lang w:val="ru-RU"/>
      </w:rPr>
      <w:t xml:space="preserve"> </w:t>
    </w:r>
    <w:r w:rsidR="00E73E7F" w:rsidRPr="00E73E7F">
      <w:rPr>
        <w:rFonts w:ascii="Arial" w:hAnsi="Arial" w:cs="Arial"/>
        <w:b/>
        <w:bCs/>
        <w:color w:val="000000"/>
        <w:sz w:val="18"/>
        <w:szCs w:val="18"/>
        <w:lang w:val="ru-RU"/>
      </w:rPr>
      <w:t>20</w:t>
    </w:r>
    <w:r w:rsidR="00E73E7F" w:rsidRPr="008023B7">
      <w:rPr>
        <w:rFonts w:ascii="Arial" w:hAnsi="Arial" w:cs="Arial"/>
        <w:b/>
        <w:bCs/>
        <w:color w:val="000000"/>
        <w:sz w:val="18"/>
        <w:szCs w:val="18"/>
        <w:lang w:val="ru-RU"/>
      </w:rPr>
      <w:t>2</w:t>
    </w:r>
    <w:r w:rsidR="00C17193">
      <w:rPr>
        <w:rFonts w:ascii="Arial" w:hAnsi="Arial" w:cs="Arial"/>
        <w:b/>
        <w:bCs/>
        <w:color w:val="000000"/>
        <w:sz w:val="18"/>
        <w:szCs w:val="18"/>
        <w:lang w:val="ru-RU"/>
      </w:rPr>
      <w:t>5</w:t>
    </w:r>
    <w:r w:rsidR="00E73E7F" w:rsidRPr="00E73E7F">
      <w:rPr>
        <w:rFonts w:ascii="Arial" w:hAnsi="Arial" w:cs="Arial"/>
        <w:b/>
        <w:bCs/>
        <w:color w:val="000000"/>
        <w:sz w:val="18"/>
        <w:szCs w:val="18"/>
        <w:lang w:val="ru-RU"/>
      </w:rPr>
      <w:tab/>
      <w:t>© 20</w:t>
    </w:r>
    <w:r w:rsidR="00E73E7F" w:rsidRPr="008023B7">
      <w:rPr>
        <w:rFonts w:ascii="Arial" w:hAnsi="Arial" w:cs="Arial"/>
        <w:b/>
        <w:bCs/>
        <w:color w:val="000000"/>
        <w:sz w:val="18"/>
        <w:szCs w:val="18"/>
        <w:lang w:val="ru-RU"/>
      </w:rPr>
      <w:t>2</w:t>
    </w:r>
    <w:r w:rsidR="00C17193">
      <w:rPr>
        <w:rFonts w:ascii="Arial" w:hAnsi="Arial" w:cs="Arial"/>
        <w:b/>
        <w:bCs/>
        <w:color w:val="000000"/>
        <w:sz w:val="18"/>
        <w:szCs w:val="18"/>
        <w:lang w:val="ru-RU"/>
      </w:rPr>
      <w:t>5</w:t>
    </w:r>
    <w:r w:rsidR="00E73E7F" w:rsidRPr="00E73E7F">
      <w:rPr>
        <w:rFonts w:ascii="Arial" w:hAnsi="Arial" w:cs="Arial"/>
        <w:b/>
        <w:bCs/>
        <w:color w:val="000000"/>
        <w:sz w:val="18"/>
        <w:szCs w:val="18"/>
        <w:lang w:val="ru-RU"/>
      </w:rPr>
      <w:t xml:space="preserve"> ТОО «Тенгизшевройл»</w:t>
    </w:r>
    <w:r w:rsidR="00E73E7F" w:rsidRPr="00E73E7F">
      <w:rPr>
        <w:rFonts w:ascii="Arial" w:hAnsi="Arial" w:cs="Arial"/>
        <w:b/>
        <w:bCs/>
        <w:color w:val="000000"/>
        <w:sz w:val="18"/>
        <w:szCs w:val="18"/>
        <w:lang w:val="ru-RU"/>
      </w:rPr>
      <w:tab/>
    </w:r>
    <w:r w:rsidR="000A28DD">
      <w:rPr>
        <w:rFonts w:ascii="Arial" w:hAnsi="Arial" w:cs="Arial"/>
        <w:b/>
        <w:bCs/>
        <w:color w:val="000000"/>
        <w:sz w:val="18"/>
        <w:szCs w:val="18"/>
        <w:lang w:val="ru-RU"/>
      </w:rPr>
      <w:t xml:space="preserve"> </w:t>
    </w:r>
    <w:r w:rsidR="00102229" w:rsidRPr="00233A39">
      <w:rPr>
        <w:rFonts w:ascii="Arial" w:hAnsi="Arial" w:cs="Arial"/>
        <w:b/>
        <w:bCs/>
        <w:color w:val="000000"/>
        <w:sz w:val="18"/>
        <w:szCs w:val="18"/>
        <w:lang w:val="ru-RU"/>
      </w:rPr>
      <w:t xml:space="preserve">                            </w:t>
    </w:r>
    <w:r w:rsidR="00521ABA" w:rsidRPr="00233A39">
      <w:rPr>
        <w:rFonts w:ascii="Arial" w:hAnsi="Arial" w:cs="Arial"/>
        <w:b/>
        <w:bCs/>
        <w:color w:val="000000"/>
        <w:sz w:val="18"/>
        <w:szCs w:val="18"/>
        <w:lang w:val="ru-RU"/>
      </w:rPr>
      <w:t xml:space="preserve">                              </w:t>
    </w:r>
    <w:r w:rsidR="009A2E11" w:rsidRPr="00D4599A">
      <w:rPr>
        <w:rFonts w:ascii="Arial" w:hAnsi="Arial" w:cs="Arial"/>
        <w:b/>
        <w:bCs/>
        <w:color w:val="000000"/>
        <w:sz w:val="18"/>
        <w:szCs w:val="18"/>
        <w:lang w:val="ru-RU"/>
      </w:rPr>
      <w:t xml:space="preserve">  </w:t>
    </w:r>
    <w:r w:rsidR="000A28DD">
      <w:rPr>
        <w:rFonts w:ascii="Arial" w:hAnsi="Arial" w:cs="Arial"/>
        <w:b/>
        <w:bCs/>
        <w:color w:val="000000"/>
        <w:sz w:val="18"/>
        <w:szCs w:val="18"/>
        <w:lang w:val="ru-RU"/>
      </w:rPr>
      <w:t xml:space="preserve"> </w:t>
    </w:r>
    <w:r w:rsidR="00E73E7F" w:rsidRPr="00E73E7F">
      <w:rPr>
        <w:rFonts w:ascii="Arial" w:hAnsi="Arial" w:cs="Arial"/>
        <w:b/>
        <w:bCs/>
        <w:color w:val="000000"/>
        <w:sz w:val="18"/>
        <w:szCs w:val="18"/>
        <w:lang w:val="ru-RU"/>
      </w:rPr>
      <w:fldChar w:fldCharType="begin"/>
    </w:r>
    <w:r w:rsidR="00E73E7F" w:rsidRPr="00E73E7F">
      <w:rPr>
        <w:rFonts w:ascii="Arial" w:hAnsi="Arial" w:cs="Arial"/>
        <w:b/>
        <w:bCs/>
        <w:color w:val="000000"/>
        <w:sz w:val="18"/>
        <w:szCs w:val="18"/>
        <w:lang w:val="ru-RU"/>
      </w:rPr>
      <w:instrText xml:space="preserve"> </w:instrText>
    </w:r>
    <w:r w:rsidR="00E73E7F" w:rsidRPr="00E73E7F">
      <w:rPr>
        <w:rFonts w:ascii="Arial" w:hAnsi="Arial" w:cs="Arial"/>
        <w:b/>
        <w:bCs/>
        <w:color w:val="000000"/>
        <w:sz w:val="18"/>
        <w:szCs w:val="18"/>
      </w:rPr>
      <w:instrText>PAGE</w:instrText>
    </w:r>
    <w:r w:rsidR="00E73E7F" w:rsidRPr="00E73E7F">
      <w:rPr>
        <w:rFonts w:ascii="Arial" w:hAnsi="Arial" w:cs="Arial"/>
        <w:b/>
        <w:bCs/>
        <w:color w:val="000000"/>
        <w:sz w:val="18"/>
        <w:szCs w:val="18"/>
        <w:lang w:val="ru-RU"/>
      </w:rPr>
      <w:instrText xml:space="preserve"> </w:instrText>
    </w:r>
    <w:r w:rsidR="00E73E7F" w:rsidRPr="00E73E7F">
      <w:rPr>
        <w:rFonts w:ascii="Arial" w:hAnsi="Arial" w:cs="Arial"/>
        <w:b/>
        <w:bCs/>
        <w:color w:val="000000"/>
        <w:sz w:val="18"/>
        <w:szCs w:val="18"/>
        <w:lang w:val="ru-RU"/>
      </w:rPr>
      <w:fldChar w:fldCharType="separate"/>
    </w:r>
    <w:r w:rsidR="00E73E7F" w:rsidRPr="00E73E7F">
      <w:rPr>
        <w:rFonts w:ascii="Arial" w:hAnsi="Arial" w:cs="Arial"/>
        <w:b/>
        <w:bCs/>
        <w:color w:val="000000"/>
        <w:sz w:val="18"/>
        <w:szCs w:val="18"/>
        <w:lang w:val="ru-RU"/>
      </w:rPr>
      <w:t>1</w:t>
    </w:r>
    <w:r w:rsidR="00E73E7F" w:rsidRPr="00E73E7F">
      <w:rPr>
        <w:rFonts w:ascii="Arial" w:hAnsi="Arial" w:cs="Arial"/>
        <w:b/>
        <w:bCs/>
        <w:color w:val="000000"/>
        <w:sz w:val="18"/>
        <w:szCs w:val="18"/>
        <w:lang w:val="ru-RU"/>
      </w:rPr>
      <w:fldChar w:fldCharType="end"/>
    </w:r>
    <w:r w:rsidR="00E73E7F" w:rsidRPr="00E73E7F">
      <w:rPr>
        <w:rFonts w:ascii="Arial" w:hAnsi="Arial" w:cs="Arial"/>
        <w:b/>
        <w:bCs/>
        <w:color w:val="000000"/>
        <w:sz w:val="18"/>
        <w:szCs w:val="18"/>
        <w:lang w:val="ru-RU"/>
      </w:rPr>
      <w:t xml:space="preserve"> из </w:t>
    </w:r>
    <w:r w:rsidR="00E73E7F" w:rsidRPr="00E73E7F">
      <w:rPr>
        <w:rFonts w:ascii="Arial" w:hAnsi="Arial" w:cs="Arial"/>
        <w:b/>
        <w:bCs/>
        <w:color w:val="000000"/>
        <w:sz w:val="18"/>
        <w:szCs w:val="18"/>
        <w:lang w:val="ru-RU"/>
      </w:rPr>
      <w:fldChar w:fldCharType="begin"/>
    </w:r>
    <w:r w:rsidR="00E73E7F" w:rsidRPr="00E73E7F">
      <w:rPr>
        <w:rFonts w:ascii="Arial" w:hAnsi="Arial" w:cs="Arial"/>
        <w:b/>
        <w:bCs/>
        <w:color w:val="000000"/>
        <w:sz w:val="18"/>
        <w:szCs w:val="18"/>
        <w:lang w:val="ru-RU"/>
      </w:rPr>
      <w:instrText xml:space="preserve"> </w:instrText>
    </w:r>
    <w:r w:rsidR="00E73E7F" w:rsidRPr="00E73E7F">
      <w:rPr>
        <w:rFonts w:ascii="Arial" w:hAnsi="Arial" w:cs="Arial"/>
        <w:b/>
        <w:bCs/>
        <w:color w:val="000000"/>
        <w:sz w:val="18"/>
        <w:szCs w:val="18"/>
      </w:rPr>
      <w:instrText>NUMPAGES</w:instrText>
    </w:r>
    <w:r w:rsidR="00E73E7F" w:rsidRPr="00E73E7F">
      <w:rPr>
        <w:rFonts w:ascii="Arial" w:hAnsi="Arial" w:cs="Arial"/>
        <w:b/>
        <w:bCs/>
        <w:color w:val="000000"/>
        <w:sz w:val="18"/>
        <w:szCs w:val="18"/>
        <w:lang w:val="ru-RU"/>
      </w:rPr>
      <w:instrText xml:space="preserve"> </w:instrText>
    </w:r>
    <w:r w:rsidR="00E73E7F" w:rsidRPr="00E73E7F">
      <w:rPr>
        <w:rFonts w:ascii="Arial" w:hAnsi="Arial" w:cs="Arial"/>
        <w:b/>
        <w:bCs/>
        <w:color w:val="000000"/>
        <w:sz w:val="18"/>
        <w:szCs w:val="18"/>
        <w:lang w:val="ru-RU"/>
      </w:rPr>
      <w:fldChar w:fldCharType="separate"/>
    </w:r>
    <w:r w:rsidR="00E73E7F" w:rsidRPr="00E73E7F">
      <w:rPr>
        <w:rFonts w:ascii="Arial" w:hAnsi="Arial" w:cs="Arial"/>
        <w:b/>
        <w:bCs/>
        <w:color w:val="000000"/>
        <w:sz w:val="18"/>
        <w:szCs w:val="18"/>
        <w:lang w:val="ru-RU"/>
      </w:rPr>
      <w:t>130</w:t>
    </w:r>
    <w:r w:rsidR="00E73E7F" w:rsidRPr="00E73E7F">
      <w:rPr>
        <w:rFonts w:ascii="Arial" w:hAnsi="Arial" w:cs="Arial"/>
        <w:b/>
        <w:bCs/>
        <w:color w:val="000000"/>
        <w:sz w:val="18"/>
        <w:szCs w:val="18"/>
        <w:lang w:val="ru-RU"/>
      </w:rPr>
      <w:fldChar w:fldCharType="end"/>
    </w:r>
  </w:p>
  <w:p w14:paraId="120737EC" w14:textId="09BB582A" w:rsidR="00E73E7F" w:rsidRPr="00E73E7F" w:rsidRDefault="00E73E7F" w:rsidP="001B1858">
    <w:pPr>
      <w:pBdr>
        <w:top w:val="single" w:sz="8" w:space="0" w:color="auto"/>
      </w:pBdr>
      <w:tabs>
        <w:tab w:val="center" w:pos="5040"/>
        <w:tab w:val="right" w:pos="9072"/>
      </w:tabs>
      <w:adjustRightInd w:val="0"/>
      <w:jc w:val="both"/>
      <w:rPr>
        <w:rFonts w:ascii="Arial" w:hAnsi="Arial" w:cs="Arial"/>
        <w:b/>
        <w:bCs/>
        <w:color w:val="000000"/>
        <w:sz w:val="18"/>
        <w:szCs w:val="18"/>
        <w:lang w:val="ru-RU"/>
      </w:rPr>
    </w:pPr>
    <w:r w:rsidRPr="00E73E7F">
      <w:rPr>
        <w:rFonts w:ascii="Arial" w:hAnsi="Arial" w:cs="Arial"/>
        <w:b/>
        <w:bCs/>
        <w:color w:val="000000"/>
        <w:sz w:val="18"/>
        <w:szCs w:val="18"/>
        <w:lang w:val="ru-RU"/>
      </w:rPr>
      <w:tab/>
      <w:t>КОНФИДЕНЦИАЛЬНО ИНФОРМАЦИЯ КОМПАНИИ</w:t>
    </w:r>
  </w:p>
  <w:p w14:paraId="39F9052B" w14:textId="791A4B6F" w:rsidR="00E73E7F" w:rsidRPr="00E73E7F" w:rsidRDefault="008F4631" w:rsidP="001B1858">
    <w:pPr>
      <w:pBdr>
        <w:top w:val="single" w:sz="8" w:space="0" w:color="auto"/>
      </w:pBdr>
      <w:tabs>
        <w:tab w:val="left" w:pos="2445"/>
        <w:tab w:val="center" w:pos="5040"/>
        <w:tab w:val="right" w:pos="10170"/>
      </w:tabs>
      <w:adjustRightInd w:val="0"/>
      <w:jc w:val="both"/>
      <w:rPr>
        <w:rFonts w:ascii="Arial" w:hAnsi="Arial" w:cs="Arial"/>
        <w:b/>
        <w:bCs/>
        <w:color w:val="000000"/>
        <w:sz w:val="18"/>
        <w:szCs w:val="18"/>
      </w:rPr>
    </w:pPr>
    <w:r>
      <w:rPr>
        <w:rFonts w:ascii="Arial" w:hAnsi="Arial" w:cs="Arial"/>
        <w:b/>
        <w:bCs/>
        <w:color w:val="000000"/>
        <w:sz w:val="18"/>
        <w:szCs w:val="18"/>
      </w:rPr>
      <w:t>A</w:t>
    </w:r>
    <w:r w:rsidR="00697636">
      <w:rPr>
        <w:rFonts w:ascii="Arial" w:hAnsi="Arial" w:cs="Arial"/>
        <w:b/>
        <w:bCs/>
        <w:color w:val="000000"/>
        <w:sz w:val="18"/>
        <w:szCs w:val="18"/>
      </w:rPr>
      <w:t>ugust</w:t>
    </w:r>
    <w:r w:rsidR="00E73E7F" w:rsidRPr="00E73E7F">
      <w:rPr>
        <w:rFonts w:ascii="Arial" w:hAnsi="Arial" w:cs="Arial"/>
        <w:b/>
        <w:bCs/>
        <w:color w:val="000000"/>
        <w:sz w:val="18"/>
        <w:szCs w:val="18"/>
      </w:rPr>
      <w:t xml:space="preserve"> 20</w:t>
    </w:r>
    <w:r w:rsidR="00E73E7F">
      <w:rPr>
        <w:rFonts w:ascii="Arial" w:hAnsi="Arial" w:cs="Arial"/>
        <w:b/>
        <w:bCs/>
        <w:color w:val="000000"/>
        <w:sz w:val="18"/>
        <w:szCs w:val="18"/>
      </w:rPr>
      <w:t>2</w:t>
    </w:r>
    <w:r w:rsidR="00227D5B">
      <w:rPr>
        <w:rFonts w:ascii="Arial" w:hAnsi="Arial" w:cs="Arial"/>
        <w:b/>
        <w:bCs/>
        <w:color w:val="000000"/>
        <w:sz w:val="18"/>
        <w:szCs w:val="18"/>
      </w:rPr>
      <w:t>5</w:t>
    </w:r>
    <w:r w:rsidR="00E73E7F" w:rsidRPr="00E73E7F">
      <w:rPr>
        <w:rFonts w:ascii="Arial" w:hAnsi="Arial" w:cs="Arial"/>
        <w:b/>
        <w:bCs/>
        <w:color w:val="000000"/>
        <w:sz w:val="18"/>
        <w:szCs w:val="18"/>
      </w:rPr>
      <w:tab/>
    </w:r>
    <w:r w:rsidR="00E73E7F">
      <w:rPr>
        <w:rFonts w:ascii="Arial" w:hAnsi="Arial" w:cs="Arial"/>
        <w:b/>
        <w:bCs/>
        <w:color w:val="000000"/>
        <w:sz w:val="18"/>
        <w:szCs w:val="18"/>
      </w:rPr>
      <w:tab/>
    </w:r>
    <w:r w:rsidR="00E73E7F" w:rsidRPr="00E73E7F">
      <w:rPr>
        <w:rFonts w:ascii="Arial" w:hAnsi="Arial" w:cs="Arial"/>
        <w:b/>
        <w:bCs/>
        <w:color w:val="000000"/>
        <w:sz w:val="18"/>
        <w:szCs w:val="18"/>
      </w:rPr>
      <w:t>© 20</w:t>
    </w:r>
    <w:r w:rsidR="00E73E7F">
      <w:rPr>
        <w:rFonts w:ascii="Arial" w:hAnsi="Arial" w:cs="Arial"/>
        <w:b/>
        <w:bCs/>
        <w:color w:val="000000"/>
        <w:sz w:val="18"/>
        <w:szCs w:val="18"/>
      </w:rPr>
      <w:t>2</w:t>
    </w:r>
    <w:r w:rsidR="00C17193" w:rsidRPr="00331280">
      <w:rPr>
        <w:rFonts w:ascii="Arial" w:hAnsi="Arial" w:cs="Arial"/>
        <w:b/>
        <w:bCs/>
        <w:color w:val="000000"/>
        <w:sz w:val="18"/>
        <w:szCs w:val="18"/>
      </w:rPr>
      <w:t>5</w:t>
    </w:r>
    <w:r w:rsidR="00E73E7F" w:rsidRPr="00E73E7F">
      <w:rPr>
        <w:rFonts w:ascii="Arial" w:hAnsi="Arial" w:cs="Arial"/>
        <w:b/>
        <w:bCs/>
        <w:color w:val="000000"/>
        <w:sz w:val="18"/>
        <w:szCs w:val="18"/>
      </w:rPr>
      <w:t xml:space="preserve"> by Tengizchevroil LLP</w:t>
    </w:r>
    <w:r w:rsidR="00E73E7F" w:rsidRPr="00E73E7F">
      <w:rPr>
        <w:rFonts w:ascii="Arial" w:hAnsi="Arial" w:cs="Arial"/>
        <w:b/>
        <w:bCs/>
        <w:color w:val="000000"/>
        <w:sz w:val="18"/>
        <w:szCs w:val="18"/>
      </w:rPr>
      <w:tab/>
    </w:r>
    <w:r w:rsidR="00521ABA">
      <w:rPr>
        <w:rFonts w:ascii="Arial" w:hAnsi="Arial" w:cs="Arial"/>
        <w:b/>
        <w:bCs/>
        <w:color w:val="000000"/>
        <w:sz w:val="18"/>
        <w:szCs w:val="18"/>
      </w:rPr>
      <w:t xml:space="preserve">         </w:t>
    </w:r>
    <w:r w:rsidR="001B1858">
      <w:rPr>
        <w:rFonts w:ascii="Arial" w:hAnsi="Arial" w:cs="Arial"/>
        <w:b/>
        <w:bCs/>
        <w:color w:val="000000"/>
        <w:sz w:val="18"/>
        <w:szCs w:val="18"/>
      </w:rPr>
      <w:t xml:space="preserve"> </w:t>
    </w:r>
    <w:r w:rsidR="00521ABA">
      <w:rPr>
        <w:rFonts w:ascii="Arial" w:hAnsi="Arial" w:cs="Arial"/>
        <w:b/>
        <w:bCs/>
        <w:color w:val="000000"/>
        <w:sz w:val="18"/>
        <w:szCs w:val="18"/>
      </w:rPr>
      <w:t xml:space="preserve"> </w:t>
    </w:r>
    <w:r w:rsidR="00E73E7F" w:rsidRPr="00E73E7F">
      <w:rPr>
        <w:rFonts w:ascii="Arial" w:hAnsi="Arial" w:cs="Arial"/>
        <w:b/>
        <w:bCs/>
        <w:color w:val="000000"/>
        <w:sz w:val="18"/>
        <w:szCs w:val="18"/>
      </w:rPr>
      <w:fldChar w:fldCharType="begin"/>
    </w:r>
    <w:r w:rsidR="00E73E7F" w:rsidRPr="00E73E7F">
      <w:rPr>
        <w:rFonts w:ascii="Arial" w:hAnsi="Arial" w:cs="Arial"/>
        <w:b/>
        <w:bCs/>
        <w:color w:val="000000"/>
        <w:sz w:val="18"/>
        <w:szCs w:val="18"/>
      </w:rPr>
      <w:instrText xml:space="preserve"> PAGE </w:instrText>
    </w:r>
    <w:r w:rsidR="00E73E7F" w:rsidRPr="00E73E7F">
      <w:rPr>
        <w:rFonts w:ascii="Arial" w:hAnsi="Arial" w:cs="Arial"/>
        <w:b/>
        <w:bCs/>
        <w:color w:val="000000"/>
        <w:sz w:val="18"/>
        <w:szCs w:val="18"/>
      </w:rPr>
      <w:fldChar w:fldCharType="separate"/>
    </w:r>
    <w:r w:rsidR="00E73E7F" w:rsidRPr="00E73E7F">
      <w:rPr>
        <w:rFonts w:ascii="Arial" w:hAnsi="Arial" w:cs="Arial"/>
        <w:b/>
        <w:bCs/>
        <w:color w:val="000000"/>
        <w:sz w:val="18"/>
        <w:szCs w:val="18"/>
      </w:rPr>
      <w:t>1</w:t>
    </w:r>
    <w:r w:rsidR="00E73E7F" w:rsidRPr="00E73E7F">
      <w:rPr>
        <w:rFonts w:ascii="Arial" w:hAnsi="Arial" w:cs="Arial"/>
        <w:b/>
        <w:bCs/>
        <w:color w:val="000000"/>
        <w:sz w:val="18"/>
        <w:szCs w:val="18"/>
      </w:rPr>
      <w:fldChar w:fldCharType="end"/>
    </w:r>
    <w:r w:rsidR="00E73E7F" w:rsidRPr="00E73E7F">
      <w:rPr>
        <w:rFonts w:ascii="Arial" w:hAnsi="Arial" w:cs="Arial"/>
        <w:b/>
        <w:bCs/>
        <w:color w:val="000000"/>
        <w:sz w:val="18"/>
        <w:szCs w:val="18"/>
      </w:rPr>
      <w:t xml:space="preserve"> of </w:t>
    </w:r>
    <w:r w:rsidR="00E73E7F" w:rsidRPr="00E73E7F">
      <w:rPr>
        <w:rFonts w:ascii="Arial" w:hAnsi="Arial" w:cs="Arial"/>
        <w:b/>
        <w:bCs/>
        <w:color w:val="000000"/>
        <w:sz w:val="18"/>
        <w:szCs w:val="18"/>
      </w:rPr>
      <w:fldChar w:fldCharType="begin"/>
    </w:r>
    <w:r w:rsidR="00E73E7F" w:rsidRPr="00E73E7F">
      <w:rPr>
        <w:rFonts w:ascii="Arial" w:hAnsi="Arial" w:cs="Arial"/>
        <w:b/>
        <w:bCs/>
        <w:color w:val="000000"/>
        <w:sz w:val="18"/>
        <w:szCs w:val="18"/>
      </w:rPr>
      <w:instrText xml:space="preserve"> NUMPAGES </w:instrText>
    </w:r>
    <w:r w:rsidR="00E73E7F" w:rsidRPr="00E73E7F">
      <w:rPr>
        <w:rFonts w:ascii="Arial" w:hAnsi="Arial" w:cs="Arial"/>
        <w:b/>
        <w:bCs/>
        <w:color w:val="000000"/>
        <w:sz w:val="18"/>
        <w:szCs w:val="18"/>
      </w:rPr>
      <w:fldChar w:fldCharType="separate"/>
    </w:r>
    <w:r w:rsidR="00E73E7F" w:rsidRPr="00E73E7F">
      <w:rPr>
        <w:rFonts w:ascii="Arial" w:hAnsi="Arial" w:cs="Arial"/>
        <w:b/>
        <w:bCs/>
        <w:color w:val="000000"/>
        <w:sz w:val="18"/>
        <w:szCs w:val="18"/>
      </w:rPr>
      <w:t>130</w:t>
    </w:r>
    <w:r w:rsidR="00E73E7F" w:rsidRPr="00E73E7F">
      <w:rPr>
        <w:rFonts w:ascii="Arial" w:hAnsi="Arial" w:cs="Arial"/>
        <w:b/>
        <w:bCs/>
        <w:color w:val="000000"/>
        <w:sz w:val="18"/>
        <w:szCs w:val="18"/>
      </w:rPr>
      <w:fldChar w:fldCharType="end"/>
    </w:r>
  </w:p>
  <w:p w14:paraId="21481173" w14:textId="07B7126B" w:rsidR="00E73E7F" w:rsidRPr="00E73E7F" w:rsidRDefault="00E73E7F" w:rsidP="001B1858">
    <w:pPr>
      <w:pBdr>
        <w:top w:val="single" w:sz="8" w:space="0" w:color="auto"/>
      </w:pBdr>
      <w:tabs>
        <w:tab w:val="center" w:pos="5040"/>
        <w:tab w:val="right" w:pos="9072"/>
      </w:tabs>
      <w:adjustRightInd w:val="0"/>
      <w:rPr>
        <w:rFonts w:ascii="Arial" w:hAnsi="Arial" w:cs="Arial"/>
        <w:b/>
        <w:bCs/>
        <w:color w:val="000000"/>
        <w:sz w:val="18"/>
        <w:szCs w:val="18"/>
      </w:rPr>
    </w:pPr>
    <w:r w:rsidRPr="008023B7">
      <w:rPr>
        <w:rFonts w:ascii="Arial" w:hAnsi="Arial" w:cs="Arial"/>
        <w:b/>
        <w:bCs/>
        <w:color w:val="000000"/>
        <w:sz w:val="18"/>
        <w:szCs w:val="18"/>
      </w:rPr>
      <w:tab/>
    </w:r>
    <w:r w:rsidRPr="00E73E7F">
      <w:rPr>
        <w:rFonts w:ascii="Arial" w:hAnsi="Arial" w:cs="Arial"/>
        <w:b/>
        <w:bCs/>
        <w:color w:val="000000"/>
        <w:sz w:val="18"/>
        <w:szCs w:val="18"/>
      </w:rPr>
      <w:t>COMPANY CONFIDENTIAL</w:t>
    </w:r>
  </w:p>
  <w:p w14:paraId="4A5A8B3D" w14:textId="6577B15F" w:rsidR="005B0358" w:rsidRDefault="005B035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BE383" w14:textId="77777777" w:rsidR="00342301" w:rsidRDefault="00342301">
      <w:r>
        <w:separator/>
      </w:r>
    </w:p>
  </w:footnote>
  <w:footnote w:type="continuationSeparator" w:id="0">
    <w:p w14:paraId="0CBED0ED" w14:textId="77777777" w:rsidR="00342301" w:rsidRDefault="00342301">
      <w:r>
        <w:continuationSeparator/>
      </w:r>
    </w:p>
  </w:footnote>
  <w:footnote w:type="continuationNotice" w:id="1">
    <w:p w14:paraId="38821DED" w14:textId="77777777" w:rsidR="00342301" w:rsidRDefault="003423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1D3D2" w14:textId="7438303F" w:rsidR="00897DE0" w:rsidRDefault="00897DE0">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28DD" w14:textId="095B4223" w:rsidR="00545BA6" w:rsidRPr="00545BA6" w:rsidRDefault="00545BA6" w:rsidP="00545BA6">
    <w:pPr>
      <w:pBdr>
        <w:bottom w:val="single" w:sz="8" w:space="0" w:color="auto"/>
      </w:pBdr>
      <w:tabs>
        <w:tab w:val="center" w:pos="4680"/>
        <w:tab w:val="right" w:pos="9072"/>
      </w:tabs>
      <w:adjustRightInd w:val="0"/>
      <w:jc w:val="both"/>
      <w:rPr>
        <w:rFonts w:ascii="Arial" w:hAnsi="Arial" w:cs="Arial"/>
        <w:b/>
        <w:bCs/>
        <w:color w:val="000000"/>
      </w:rPr>
    </w:pPr>
    <w:r>
      <w:rPr>
        <w:rFonts w:ascii="Arial" w:hAnsi="Arial" w:cs="Arial"/>
        <w:b/>
        <w:bCs/>
        <w:color w:val="000000"/>
        <w:lang w:val="ru-RU"/>
      </w:rPr>
      <w:t>Изготовление</w:t>
    </w:r>
    <w:r w:rsidRPr="00545BA6">
      <w:rPr>
        <w:rFonts w:ascii="Arial" w:hAnsi="Arial" w:cs="Arial"/>
        <w:b/>
        <w:bCs/>
        <w:color w:val="000000"/>
      </w:rPr>
      <w:t xml:space="preserve"> </w:t>
    </w:r>
    <w:r>
      <w:rPr>
        <w:rFonts w:ascii="Arial" w:hAnsi="Arial" w:cs="Arial"/>
        <w:b/>
        <w:bCs/>
        <w:color w:val="000000"/>
        <w:lang w:val="ru-RU"/>
      </w:rPr>
      <w:t>трубопроводов</w:t>
    </w:r>
    <w:r w:rsidRPr="00545BA6">
      <w:rPr>
        <w:rFonts w:ascii="Arial" w:hAnsi="Arial" w:cs="Arial"/>
        <w:b/>
        <w:bCs/>
        <w:color w:val="000000"/>
      </w:rPr>
      <w:tab/>
    </w:r>
    <w:r w:rsidRPr="00545BA6">
      <w:rPr>
        <w:rFonts w:ascii="Arial" w:hAnsi="Arial" w:cs="Arial"/>
        <w:b/>
        <w:bCs/>
        <w:color w:val="000000"/>
      </w:rPr>
      <w:tab/>
    </w:r>
  </w:p>
  <w:p w14:paraId="786B8B96" w14:textId="27C2B5F4" w:rsidR="00545BA6" w:rsidRPr="00545BA6" w:rsidRDefault="00545BA6" w:rsidP="00957E02">
    <w:pPr>
      <w:pBdr>
        <w:bottom w:val="single" w:sz="8" w:space="0" w:color="auto"/>
      </w:pBdr>
      <w:tabs>
        <w:tab w:val="center" w:pos="4680"/>
      </w:tabs>
      <w:adjustRightInd w:val="0"/>
      <w:jc w:val="both"/>
      <w:rPr>
        <w:rFonts w:ascii="Arial" w:hAnsi="Arial" w:cs="Arial"/>
        <w:b/>
        <w:bCs/>
        <w:color w:val="000000"/>
      </w:rPr>
    </w:pPr>
    <w:r>
      <w:rPr>
        <w:rFonts w:ascii="Arial" w:hAnsi="Arial" w:cs="Arial"/>
        <w:b/>
        <w:bCs/>
        <w:color w:val="000000"/>
      </w:rPr>
      <w:t>Piping fabrication</w:t>
    </w:r>
    <w:r>
      <w:rPr>
        <w:rFonts w:ascii="Arial" w:hAnsi="Arial" w:cs="Arial"/>
        <w:b/>
        <w:bCs/>
        <w:color w:val="000000"/>
      </w:rPr>
      <w:tab/>
    </w:r>
    <w:r w:rsidRPr="00545BA6">
      <w:rPr>
        <w:rFonts w:ascii="Arial" w:hAnsi="Arial" w:cs="Arial"/>
        <w:b/>
        <w:bCs/>
        <w:color w:val="000000"/>
      </w:rPr>
      <w:tab/>
    </w:r>
    <w:r w:rsidR="00B670BA">
      <w:rPr>
        <w:rFonts w:ascii="Arial" w:hAnsi="Arial" w:cs="Arial"/>
        <w:b/>
        <w:bCs/>
        <w:color w:val="000000"/>
      </w:rPr>
      <w:t xml:space="preserve">                                                           </w:t>
    </w:r>
    <w:r w:rsidRPr="00545BA6">
      <w:rPr>
        <w:rFonts w:ascii="Arial" w:hAnsi="Arial" w:cs="Arial"/>
        <w:b/>
        <w:bCs/>
        <w:color w:val="000000"/>
      </w:rPr>
      <w:t>P</w:t>
    </w:r>
    <w:r>
      <w:rPr>
        <w:rFonts w:ascii="Arial" w:hAnsi="Arial" w:cs="Arial"/>
        <w:b/>
        <w:bCs/>
        <w:color w:val="000000"/>
      </w:rPr>
      <w:t>IM</w:t>
    </w:r>
    <w:r w:rsidRPr="00545BA6">
      <w:rPr>
        <w:rFonts w:ascii="Arial" w:hAnsi="Arial" w:cs="Arial"/>
        <w:b/>
        <w:bCs/>
        <w:color w:val="000000"/>
      </w:rPr>
      <w:t>-SU-</w:t>
    </w:r>
    <w:r>
      <w:rPr>
        <w:rFonts w:ascii="Arial" w:hAnsi="Arial" w:cs="Arial"/>
        <w:b/>
        <w:bCs/>
        <w:color w:val="000000"/>
      </w:rPr>
      <w:t>2505</w:t>
    </w:r>
    <w:r w:rsidRPr="00545BA6">
      <w:rPr>
        <w:rFonts w:ascii="Arial" w:hAnsi="Arial" w:cs="Arial"/>
        <w:b/>
        <w:bCs/>
        <w:color w:val="000000"/>
      </w:rPr>
      <w:t>-TCO</w:t>
    </w:r>
  </w:p>
  <w:p w14:paraId="6903077E" w14:textId="77777777" w:rsidR="002300A4" w:rsidRPr="00716F82" w:rsidRDefault="002300A4" w:rsidP="002300A4">
    <w:pPr>
      <w:pStyle w:val="BodyText"/>
      <w:rPr>
        <w:sz w:val="22"/>
        <w:szCs w:val="22"/>
      </w:rPr>
    </w:pPr>
  </w:p>
  <w:p w14:paraId="612D8C4A" w14:textId="0F6910EF" w:rsidR="00E10F5A" w:rsidRDefault="00E10F5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45371B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027B82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EB784D"/>
    <w:multiLevelType w:val="multilevel"/>
    <w:tmpl w:val="FC7E3AF0"/>
    <w:lvl w:ilvl="0">
      <w:start w:val="15"/>
      <w:numFmt w:val="decimal"/>
      <w:lvlText w:val="%1"/>
      <w:lvlJc w:val="left"/>
      <w:pPr>
        <w:ind w:left="103" w:hanging="491"/>
      </w:pPr>
      <w:rPr>
        <w:rFonts w:hint="default"/>
        <w:lang w:val="en-US" w:eastAsia="en-US" w:bidi="ar-SA"/>
      </w:rPr>
    </w:lvl>
    <w:lvl w:ilvl="1">
      <w:start w:val="1"/>
      <w:numFmt w:val="decimal"/>
      <w:lvlText w:val="%1-%2"/>
      <w:lvlJc w:val="left"/>
      <w:pPr>
        <w:ind w:left="851" w:hanging="491"/>
      </w:pPr>
      <w:rPr>
        <w:rFonts w:ascii="Times New Roman" w:eastAsia="Arial" w:hAnsi="Times New Roman" w:cs="Times New Roman" w:hint="default"/>
        <w:b/>
        <w:bCs/>
        <w:i w:val="0"/>
        <w:iCs w:val="0"/>
        <w:spacing w:val="-1"/>
        <w:w w:val="102"/>
        <w:sz w:val="22"/>
        <w:szCs w:val="22"/>
        <w:lang w:val="en-US" w:eastAsia="en-US" w:bidi="ar-SA"/>
      </w:rPr>
    </w:lvl>
    <w:lvl w:ilvl="2">
      <w:numFmt w:val="bullet"/>
      <w:lvlText w:val="•"/>
      <w:lvlJc w:val="left"/>
      <w:pPr>
        <w:ind w:left="2204" w:hanging="491"/>
      </w:pPr>
      <w:rPr>
        <w:rFonts w:hint="default"/>
        <w:lang w:val="en-US" w:eastAsia="en-US" w:bidi="ar-SA"/>
      </w:rPr>
    </w:lvl>
    <w:lvl w:ilvl="3">
      <w:numFmt w:val="bullet"/>
      <w:lvlText w:val="•"/>
      <w:lvlJc w:val="left"/>
      <w:pPr>
        <w:ind w:left="3256" w:hanging="491"/>
      </w:pPr>
      <w:rPr>
        <w:rFonts w:hint="default"/>
        <w:lang w:val="en-US" w:eastAsia="en-US" w:bidi="ar-SA"/>
      </w:rPr>
    </w:lvl>
    <w:lvl w:ilvl="4">
      <w:numFmt w:val="bullet"/>
      <w:lvlText w:val="•"/>
      <w:lvlJc w:val="left"/>
      <w:pPr>
        <w:ind w:left="4308" w:hanging="491"/>
      </w:pPr>
      <w:rPr>
        <w:rFonts w:hint="default"/>
        <w:lang w:val="en-US" w:eastAsia="en-US" w:bidi="ar-SA"/>
      </w:rPr>
    </w:lvl>
    <w:lvl w:ilvl="5">
      <w:numFmt w:val="bullet"/>
      <w:lvlText w:val="•"/>
      <w:lvlJc w:val="left"/>
      <w:pPr>
        <w:ind w:left="5360" w:hanging="491"/>
      </w:pPr>
      <w:rPr>
        <w:rFonts w:hint="default"/>
        <w:lang w:val="en-US" w:eastAsia="en-US" w:bidi="ar-SA"/>
      </w:rPr>
    </w:lvl>
    <w:lvl w:ilvl="6">
      <w:numFmt w:val="bullet"/>
      <w:lvlText w:val="•"/>
      <w:lvlJc w:val="left"/>
      <w:pPr>
        <w:ind w:left="6412" w:hanging="491"/>
      </w:pPr>
      <w:rPr>
        <w:rFonts w:hint="default"/>
        <w:lang w:val="en-US" w:eastAsia="en-US" w:bidi="ar-SA"/>
      </w:rPr>
    </w:lvl>
    <w:lvl w:ilvl="7">
      <w:numFmt w:val="bullet"/>
      <w:lvlText w:val="•"/>
      <w:lvlJc w:val="left"/>
      <w:pPr>
        <w:ind w:left="7464" w:hanging="491"/>
      </w:pPr>
      <w:rPr>
        <w:rFonts w:hint="default"/>
        <w:lang w:val="en-US" w:eastAsia="en-US" w:bidi="ar-SA"/>
      </w:rPr>
    </w:lvl>
    <w:lvl w:ilvl="8">
      <w:numFmt w:val="bullet"/>
      <w:lvlText w:val="•"/>
      <w:lvlJc w:val="left"/>
      <w:pPr>
        <w:ind w:left="8516" w:hanging="491"/>
      </w:pPr>
      <w:rPr>
        <w:rFonts w:hint="default"/>
        <w:lang w:val="en-US" w:eastAsia="en-US" w:bidi="ar-SA"/>
      </w:rPr>
    </w:lvl>
  </w:abstractNum>
  <w:abstractNum w:abstractNumId="3" w15:restartNumberingAfterBreak="0">
    <w:nsid w:val="01315332"/>
    <w:multiLevelType w:val="multilevel"/>
    <w:tmpl w:val="010EF0DE"/>
    <w:lvl w:ilvl="0">
      <w:start w:val="4"/>
      <w:numFmt w:val="decimal"/>
      <w:lvlText w:val="%1"/>
      <w:lvlJc w:val="left"/>
      <w:pPr>
        <w:ind w:left="486" w:hanging="368"/>
      </w:pPr>
      <w:rPr>
        <w:rFonts w:hint="default"/>
        <w:lang w:val="en-US" w:eastAsia="en-US" w:bidi="ar-SA"/>
      </w:rPr>
    </w:lvl>
    <w:lvl w:ilvl="1">
      <w:start w:val="1"/>
      <w:numFmt w:val="decimal"/>
      <w:lvlText w:val="%1-%2"/>
      <w:lvlJc w:val="left"/>
      <w:pPr>
        <w:ind w:left="486" w:hanging="368"/>
      </w:pPr>
      <w:rPr>
        <w:rFonts w:ascii="Times New Roman" w:eastAsia="Arial" w:hAnsi="Times New Roman" w:cs="Times New Roman" w:hint="default"/>
        <w:b/>
        <w:bCs/>
        <w:i w:val="0"/>
        <w:iCs w:val="0"/>
        <w:spacing w:val="-1"/>
        <w:w w:val="102"/>
        <w:sz w:val="22"/>
        <w:szCs w:val="22"/>
        <w:lang w:val="en-US" w:eastAsia="en-US" w:bidi="ar-SA"/>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920" w:hanging="293"/>
      </w:pPr>
      <w:rPr>
        <w:rFonts w:hint="default"/>
        <w:lang w:val="en-US" w:eastAsia="en-US" w:bidi="ar-SA"/>
      </w:rPr>
    </w:lvl>
    <w:lvl w:ilvl="4">
      <w:numFmt w:val="bullet"/>
      <w:lvlText w:val="•"/>
      <w:lvlJc w:val="left"/>
      <w:pPr>
        <w:ind w:left="4020" w:hanging="293"/>
      </w:pPr>
      <w:rPr>
        <w:rFonts w:hint="default"/>
        <w:lang w:val="en-US" w:eastAsia="en-US" w:bidi="ar-SA"/>
      </w:rPr>
    </w:lvl>
    <w:lvl w:ilvl="5">
      <w:numFmt w:val="bullet"/>
      <w:lvlText w:val="•"/>
      <w:lvlJc w:val="left"/>
      <w:pPr>
        <w:ind w:left="5120" w:hanging="293"/>
      </w:pPr>
      <w:rPr>
        <w:rFonts w:hint="default"/>
        <w:lang w:val="en-US" w:eastAsia="en-US" w:bidi="ar-SA"/>
      </w:rPr>
    </w:lvl>
    <w:lvl w:ilvl="6">
      <w:numFmt w:val="bullet"/>
      <w:lvlText w:val="•"/>
      <w:lvlJc w:val="left"/>
      <w:pPr>
        <w:ind w:left="6220" w:hanging="293"/>
      </w:pPr>
      <w:rPr>
        <w:rFonts w:hint="default"/>
        <w:lang w:val="en-US" w:eastAsia="en-US" w:bidi="ar-SA"/>
      </w:rPr>
    </w:lvl>
    <w:lvl w:ilvl="7">
      <w:numFmt w:val="bullet"/>
      <w:lvlText w:val="•"/>
      <w:lvlJc w:val="left"/>
      <w:pPr>
        <w:ind w:left="7320" w:hanging="293"/>
      </w:pPr>
      <w:rPr>
        <w:rFonts w:hint="default"/>
        <w:lang w:val="en-US" w:eastAsia="en-US" w:bidi="ar-SA"/>
      </w:rPr>
    </w:lvl>
    <w:lvl w:ilvl="8">
      <w:numFmt w:val="bullet"/>
      <w:lvlText w:val="•"/>
      <w:lvlJc w:val="left"/>
      <w:pPr>
        <w:ind w:left="8420" w:hanging="293"/>
      </w:pPr>
      <w:rPr>
        <w:rFonts w:hint="default"/>
        <w:lang w:val="en-US" w:eastAsia="en-US" w:bidi="ar-SA"/>
      </w:rPr>
    </w:lvl>
  </w:abstractNum>
  <w:abstractNum w:abstractNumId="4" w15:restartNumberingAfterBreak="0">
    <w:nsid w:val="014D0AB4"/>
    <w:multiLevelType w:val="hybridMultilevel"/>
    <w:tmpl w:val="171E5D2C"/>
    <w:lvl w:ilvl="0" w:tplc="B6CC3448">
      <w:start w:val="1"/>
      <w:numFmt w:val="decimal"/>
      <w:lvlText w:val="%1."/>
      <w:lvlJc w:val="left"/>
      <w:pPr>
        <w:ind w:left="225" w:hanging="205"/>
      </w:pPr>
      <w:rPr>
        <w:rFonts w:ascii="Times New Roman" w:eastAsia="Arial" w:hAnsi="Times New Roman" w:cs="Times New Roman" w:hint="default"/>
        <w:b w:val="0"/>
        <w:bCs w:val="0"/>
        <w:i/>
        <w:iCs/>
        <w:color w:val="303030"/>
        <w:spacing w:val="-1"/>
        <w:w w:val="102"/>
        <w:sz w:val="20"/>
        <w:szCs w:val="20"/>
        <w:lang w:val="en-US" w:eastAsia="en-US" w:bidi="ar-SA"/>
      </w:rPr>
    </w:lvl>
    <w:lvl w:ilvl="1" w:tplc="60A4DFE6">
      <w:numFmt w:val="bullet"/>
      <w:lvlText w:val="•"/>
      <w:lvlJc w:val="left"/>
      <w:pPr>
        <w:ind w:left="1209" w:hanging="205"/>
      </w:pPr>
      <w:rPr>
        <w:rFonts w:hint="default"/>
        <w:lang w:val="en-US" w:eastAsia="en-US" w:bidi="ar-SA"/>
      </w:rPr>
    </w:lvl>
    <w:lvl w:ilvl="2" w:tplc="2F5087D6">
      <w:numFmt w:val="bullet"/>
      <w:lvlText w:val="•"/>
      <w:lvlJc w:val="left"/>
      <w:pPr>
        <w:ind w:left="2198" w:hanging="205"/>
      </w:pPr>
      <w:rPr>
        <w:rFonts w:hint="default"/>
        <w:lang w:val="en-US" w:eastAsia="en-US" w:bidi="ar-SA"/>
      </w:rPr>
    </w:lvl>
    <w:lvl w:ilvl="3" w:tplc="C02862E2">
      <w:numFmt w:val="bullet"/>
      <w:lvlText w:val="•"/>
      <w:lvlJc w:val="left"/>
      <w:pPr>
        <w:ind w:left="3187" w:hanging="205"/>
      </w:pPr>
      <w:rPr>
        <w:rFonts w:hint="default"/>
        <w:lang w:val="en-US" w:eastAsia="en-US" w:bidi="ar-SA"/>
      </w:rPr>
    </w:lvl>
    <w:lvl w:ilvl="4" w:tplc="DEA02510">
      <w:numFmt w:val="bullet"/>
      <w:lvlText w:val="•"/>
      <w:lvlJc w:val="left"/>
      <w:pPr>
        <w:ind w:left="4177" w:hanging="205"/>
      </w:pPr>
      <w:rPr>
        <w:rFonts w:hint="default"/>
        <w:lang w:val="en-US" w:eastAsia="en-US" w:bidi="ar-SA"/>
      </w:rPr>
    </w:lvl>
    <w:lvl w:ilvl="5" w:tplc="32ECD032">
      <w:numFmt w:val="bullet"/>
      <w:lvlText w:val="•"/>
      <w:lvlJc w:val="left"/>
      <w:pPr>
        <w:ind w:left="5166" w:hanging="205"/>
      </w:pPr>
      <w:rPr>
        <w:rFonts w:hint="default"/>
        <w:lang w:val="en-US" w:eastAsia="en-US" w:bidi="ar-SA"/>
      </w:rPr>
    </w:lvl>
    <w:lvl w:ilvl="6" w:tplc="A2D2D6C6">
      <w:numFmt w:val="bullet"/>
      <w:lvlText w:val="•"/>
      <w:lvlJc w:val="left"/>
      <w:pPr>
        <w:ind w:left="6155" w:hanging="205"/>
      </w:pPr>
      <w:rPr>
        <w:rFonts w:hint="default"/>
        <w:lang w:val="en-US" w:eastAsia="en-US" w:bidi="ar-SA"/>
      </w:rPr>
    </w:lvl>
    <w:lvl w:ilvl="7" w:tplc="E3666DEE">
      <w:numFmt w:val="bullet"/>
      <w:lvlText w:val="•"/>
      <w:lvlJc w:val="left"/>
      <w:pPr>
        <w:ind w:left="7145" w:hanging="205"/>
      </w:pPr>
      <w:rPr>
        <w:rFonts w:hint="default"/>
        <w:lang w:val="en-US" w:eastAsia="en-US" w:bidi="ar-SA"/>
      </w:rPr>
    </w:lvl>
    <w:lvl w:ilvl="8" w:tplc="D2A23074">
      <w:numFmt w:val="bullet"/>
      <w:lvlText w:val="•"/>
      <w:lvlJc w:val="left"/>
      <w:pPr>
        <w:ind w:left="8134" w:hanging="205"/>
      </w:pPr>
      <w:rPr>
        <w:rFonts w:hint="default"/>
        <w:lang w:val="en-US" w:eastAsia="en-US" w:bidi="ar-SA"/>
      </w:rPr>
    </w:lvl>
  </w:abstractNum>
  <w:abstractNum w:abstractNumId="5" w15:restartNumberingAfterBreak="0">
    <w:nsid w:val="02F94891"/>
    <w:multiLevelType w:val="hybridMultilevel"/>
    <w:tmpl w:val="31FC062E"/>
    <w:lvl w:ilvl="0" w:tplc="AC20DF56">
      <w:start w:val="1"/>
      <w:numFmt w:val="decimal"/>
      <w:lvlText w:val="%1."/>
      <w:lvlJc w:val="left"/>
      <w:pPr>
        <w:ind w:left="652" w:hanging="293"/>
      </w:pPr>
      <w:rPr>
        <w:rFonts w:ascii="Arial" w:eastAsia="Arial" w:hAnsi="Arial" w:cs="Arial" w:hint="default"/>
        <w:b w:val="0"/>
        <w:bCs w:val="0"/>
        <w:i/>
        <w:iCs/>
        <w:spacing w:val="-1"/>
        <w:w w:val="102"/>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D6729B"/>
    <w:multiLevelType w:val="multilevel"/>
    <w:tmpl w:val="F8242A2E"/>
    <w:lvl w:ilvl="0">
      <w:start w:val="11"/>
      <w:numFmt w:val="decimal"/>
      <w:lvlText w:val="%1"/>
      <w:lvlJc w:val="left"/>
      <w:pPr>
        <w:ind w:left="609" w:hanging="491"/>
      </w:pPr>
      <w:rPr>
        <w:rFonts w:hint="default"/>
        <w:lang w:val="en-US" w:eastAsia="en-US" w:bidi="ar-SA"/>
      </w:rPr>
    </w:lvl>
    <w:lvl w:ilvl="1">
      <w:start w:val="3"/>
      <w:numFmt w:val="decimal"/>
      <w:lvlText w:val="%1-%2"/>
      <w:lvlJc w:val="left"/>
      <w:pPr>
        <w:ind w:left="609" w:hanging="491"/>
      </w:pPr>
      <w:rPr>
        <w:rFonts w:ascii="Times New Roman" w:eastAsia="Arial" w:hAnsi="Times New Roman" w:cs="Times New Roman" w:hint="default"/>
        <w:b/>
        <w:bCs/>
        <w:i w:val="0"/>
        <w:iCs w:val="0"/>
        <w:spacing w:val="-1"/>
        <w:w w:val="102"/>
        <w:sz w:val="22"/>
        <w:szCs w:val="22"/>
        <w:lang w:val="ru-RU" w:eastAsia="en-US" w:bidi="ar-SA"/>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1"/>
        <w:szCs w:val="21"/>
        <w:lang w:val="en-US" w:eastAsia="en-US" w:bidi="ar-SA"/>
      </w:rPr>
    </w:lvl>
    <w:lvl w:ilvl="3">
      <w:numFmt w:val="bullet"/>
      <w:lvlText w:val="•"/>
      <w:lvlJc w:val="left"/>
      <w:pPr>
        <w:ind w:left="2920" w:hanging="293"/>
      </w:pPr>
      <w:rPr>
        <w:rFonts w:hint="default"/>
        <w:lang w:val="en-US" w:eastAsia="en-US" w:bidi="ar-SA"/>
      </w:rPr>
    </w:lvl>
    <w:lvl w:ilvl="4">
      <w:numFmt w:val="bullet"/>
      <w:lvlText w:val="•"/>
      <w:lvlJc w:val="left"/>
      <w:pPr>
        <w:ind w:left="4020" w:hanging="293"/>
      </w:pPr>
      <w:rPr>
        <w:rFonts w:hint="default"/>
        <w:lang w:val="en-US" w:eastAsia="en-US" w:bidi="ar-SA"/>
      </w:rPr>
    </w:lvl>
    <w:lvl w:ilvl="5">
      <w:numFmt w:val="bullet"/>
      <w:lvlText w:val="•"/>
      <w:lvlJc w:val="left"/>
      <w:pPr>
        <w:ind w:left="5120" w:hanging="293"/>
      </w:pPr>
      <w:rPr>
        <w:rFonts w:hint="default"/>
        <w:lang w:val="en-US" w:eastAsia="en-US" w:bidi="ar-SA"/>
      </w:rPr>
    </w:lvl>
    <w:lvl w:ilvl="6">
      <w:numFmt w:val="bullet"/>
      <w:lvlText w:val="•"/>
      <w:lvlJc w:val="left"/>
      <w:pPr>
        <w:ind w:left="6220" w:hanging="293"/>
      </w:pPr>
      <w:rPr>
        <w:rFonts w:hint="default"/>
        <w:lang w:val="en-US" w:eastAsia="en-US" w:bidi="ar-SA"/>
      </w:rPr>
    </w:lvl>
    <w:lvl w:ilvl="7">
      <w:numFmt w:val="bullet"/>
      <w:lvlText w:val="•"/>
      <w:lvlJc w:val="left"/>
      <w:pPr>
        <w:ind w:left="7320" w:hanging="293"/>
      </w:pPr>
      <w:rPr>
        <w:rFonts w:hint="default"/>
        <w:lang w:val="en-US" w:eastAsia="en-US" w:bidi="ar-SA"/>
      </w:rPr>
    </w:lvl>
    <w:lvl w:ilvl="8">
      <w:numFmt w:val="bullet"/>
      <w:lvlText w:val="•"/>
      <w:lvlJc w:val="left"/>
      <w:pPr>
        <w:ind w:left="8420" w:hanging="293"/>
      </w:pPr>
      <w:rPr>
        <w:rFonts w:hint="default"/>
        <w:lang w:val="en-US" w:eastAsia="en-US" w:bidi="ar-SA"/>
      </w:rPr>
    </w:lvl>
  </w:abstractNum>
  <w:abstractNum w:abstractNumId="7" w15:restartNumberingAfterBreak="0">
    <w:nsid w:val="086423F9"/>
    <w:multiLevelType w:val="multilevel"/>
    <w:tmpl w:val="4A749752"/>
    <w:lvl w:ilvl="0">
      <w:start w:val="26"/>
      <w:numFmt w:val="decimal"/>
      <w:lvlText w:val="%1"/>
      <w:lvlJc w:val="left"/>
      <w:pPr>
        <w:ind w:left="609" w:hanging="491"/>
      </w:pPr>
      <w:rPr>
        <w:rFonts w:hint="default"/>
      </w:rPr>
    </w:lvl>
    <w:lvl w:ilvl="1">
      <w:start w:val="1"/>
      <w:numFmt w:val="decimal"/>
      <w:lvlText w:val="%1-%2"/>
      <w:lvlJc w:val="left"/>
      <w:pPr>
        <w:ind w:left="609" w:hanging="491"/>
      </w:pPr>
      <w:rPr>
        <w:rFonts w:ascii="Times New Roman" w:eastAsia="Arial" w:hAnsi="Times New Roman" w:cs="Times New Roman" w:hint="default"/>
        <w:b/>
        <w:bCs/>
        <w:i w:val="0"/>
        <w:iCs w:val="0"/>
        <w:spacing w:val="-1"/>
        <w:w w:val="102"/>
        <w:sz w:val="22"/>
        <w:szCs w:val="22"/>
      </w:rPr>
    </w:lvl>
    <w:lvl w:ilvl="2">
      <w:numFmt w:val="bullet"/>
      <w:lvlText w:val="•"/>
      <w:lvlJc w:val="left"/>
      <w:pPr>
        <w:ind w:left="2604" w:hanging="491"/>
      </w:pPr>
      <w:rPr>
        <w:rFonts w:hint="default"/>
      </w:rPr>
    </w:lvl>
    <w:lvl w:ilvl="3">
      <w:numFmt w:val="bullet"/>
      <w:lvlText w:val="•"/>
      <w:lvlJc w:val="left"/>
      <w:pPr>
        <w:ind w:left="3606" w:hanging="491"/>
      </w:pPr>
      <w:rPr>
        <w:rFonts w:hint="default"/>
      </w:rPr>
    </w:lvl>
    <w:lvl w:ilvl="4">
      <w:numFmt w:val="bullet"/>
      <w:lvlText w:val="•"/>
      <w:lvlJc w:val="left"/>
      <w:pPr>
        <w:ind w:left="4608" w:hanging="491"/>
      </w:pPr>
      <w:rPr>
        <w:rFonts w:hint="default"/>
      </w:rPr>
    </w:lvl>
    <w:lvl w:ilvl="5">
      <w:numFmt w:val="bullet"/>
      <w:lvlText w:val="•"/>
      <w:lvlJc w:val="left"/>
      <w:pPr>
        <w:ind w:left="5610" w:hanging="491"/>
      </w:pPr>
      <w:rPr>
        <w:rFonts w:hint="default"/>
      </w:rPr>
    </w:lvl>
    <w:lvl w:ilvl="6">
      <w:numFmt w:val="bullet"/>
      <w:lvlText w:val="•"/>
      <w:lvlJc w:val="left"/>
      <w:pPr>
        <w:ind w:left="6612" w:hanging="491"/>
      </w:pPr>
      <w:rPr>
        <w:rFonts w:hint="default"/>
      </w:rPr>
    </w:lvl>
    <w:lvl w:ilvl="7">
      <w:numFmt w:val="bullet"/>
      <w:lvlText w:val="•"/>
      <w:lvlJc w:val="left"/>
      <w:pPr>
        <w:ind w:left="7614" w:hanging="491"/>
      </w:pPr>
      <w:rPr>
        <w:rFonts w:hint="default"/>
      </w:rPr>
    </w:lvl>
    <w:lvl w:ilvl="8">
      <w:numFmt w:val="bullet"/>
      <w:lvlText w:val="•"/>
      <w:lvlJc w:val="left"/>
      <w:pPr>
        <w:ind w:left="8616" w:hanging="491"/>
      </w:pPr>
      <w:rPr>
        <w:rFonts w:hint="default"/>
      </w:rPr>
    </w:lvl>
  </w:abstractNum>
  <w:abstractNum w:abstractNumId="8" w15:restartNumberingAfterBreak="0">
    <w:nsid w:val="088A506D"/>
    <w:multiLevelType w:val="multilevel"/>
    <w:tmpl w:val="465A37BA"/>
    <w:lvl w:ilvl="0">
      <w:start w:val="12"/>
      <w:numFmt w:val="decimal"/>
      <w:lvlText w:val="%1"/>
      <w:lvlJc w:val="left"/>
      <w:pPr>
        <w:ind w:left="675" w:hanging="675"/>
      </w:pPr>
      <w:rPr>
        <w:rFonts w:hint="default"/>
        <w:b/>
      </w:rPr>
    </w:lvl>
    <w:lvl w:ilvl="1">
      <w:start w:val="1"/>
      <w:numFmt w:val="decimal"/>
      <w:lvlText w:val="%1-%2"/>
      <w:lvlJc w:val="left"/>
      <w:pPr>
        <w:ind w:left="920" w:hanging="675"/>
      </w:pPr>
      <w:rPr>
        <w:rFonts w:hint="default"/>
        <w:b/>
      </w:rPr>
    </w:lvl>
    <w:lvl w:ilvl="2">
      <w:start w:val="5"/>
      <w:numFmt w:val="decimal"/>
      <w:lvlText w:val="%1-%2.%3"/>
      <w:lvlJc w:val="left"/>
      <w:pPr>
        <w:ind w:left="1210" w:hanging="720"/>
      </w:pPr>
      <w:rPr>
        <w:rFonts w:hint="default"/>
        <w:b/>
      </w:rPr>
    </w:lvl>
    <w:lvl w:ilvl="3">
      <w:start w:val="5"/>
      <w:numFmt w:val="decimal"/>
      <w:lvlText w:val="%1-%2.%3.%4"/>
      <w:lvlJc w:val="left"/>
      <w:pPr>
        <w:ind w:left="1455" w:hanging="720"/>
      </w:pPr>
      <w:rPr>
        <w:rFonts w:hint="default"/>
        <w:b/>
      </w:rPr>
    </w:lvl>
    <w:lvl w:ilvl="4">
      <w:start w:val="1"/>
      <w:numFmt w:val="decimal"/>
      <w:lvlText w:val="%1-%2.%3.%4.%5"/>
      <w:lvlJc w:val="left"/>
      <w:pPr>
        <w:ind w:left="1700" w:hanging="720"/>
      </w:pPr>
      <w:rPr>
        <w:rFonts w:hint="default"/>
        <w:b/>
      </w:rPr>
    </w:lvl>
    <w:lvl w:ilvl="5">
      <w:start w:val="1"/>
      <w:numFmt w:val="decimal"/>
      <w:lvlText w:val="%1-%2.%3.%4.%5.%6"/>
      <w:lvlJc w:val="left"/>
      <w:pPr>
        <w:ind w:left="2305" w:hanging="1080"/>
      </w:pPr>
      <w:rPr>
        <w:rFonts w:hint="default"/>
        <w:b/>
      </w:rPr>
    </w:lvl>
    <w:lvl w:ilvl="6">
      <w:start w:val="1"/>
      <w:numFmt w:val="decimal"/>
      <w:lvlText w:val="%1-%2.%3.%4.%5.%6.%7"/>
      <w:lvlJc w:val="left"/>
      <w:pPr>
        <w:ind w:left="2550" w:hanging="1080"/>
      </w:pPr>
      <w:rPr>
        <w:rFonts w:hint="default"/>
        <w:b/>
      </w:rPr>
    </w:lvl>
    <w:lvl w:ilvl="7">
      <w:start w:val="1"/>
      <w:numFmt w:val="decimal"/>
      <w:lvlText w:val="%1-%2.%3.%4.%5.%6.%7.%8"/>
      <w:lvlJc w:val="left"/>
      <w:pPr>
        <w:ind w:left="3155" w:hanging="1440"/>
      </w:pPr>
      <w:rPr>
        <w:rFonts w:hint="default"/>
        <w:b/>
      </w:rPr>
    </w:lvl>
    <w:lvl w:ilvl="8">
      <w:start w:val="1"/>
      <w:numFmt w:val="decimal"/>
      <w:lvlText w:val="%1-%2.%3.%4.%5.%6.%7.%8.%9"/>
      <w:lvlJc w:val="left"/>
      <w:pPr>
        <w:ind w:left="3400" w:hanging="1440"/>
      </w:pPr>
      <w:rPr>
        <w:rFonts w:hint="default"/>
        <w:b/>
      </w:rPr>
    </w:lvl>
  </w:abstractNum>
  <w:abstractNum w:abstractNumId="9" w15:restartNumberingAfterBreak="0">
    <w:nsid w:val="0BAD0D91"/>
    <w:multiLevelType w:val="multilevel"/>
    <w:tmpl w:val="7AE407F8"/>
    <w:lvl w:ilvl="0">
      <w:start w:val="12"/>
      <w:numFmt w:val="decimal"/>
      <w:lvlText w:val="%1"/>
      <w:lvlJc w:val="left"/>
      <w:pPr>
        <w:ind w:left="108" w:hanging="492"/>
      </w:pPr>
      <w:rPr>
        <w:rFonts w:hint="default"/>
        <w:lang w:val="en-US" w:eastAsia="en-US" w:bidi="ar-SA"/>
      </w:rPr>
    </w:lvl>
    <w:lvl w:ilvl="1">
      <w:start w:val="1"/>
      <w:numFmt w:val="decimal"/>
      <w:lvlText w:val="%1-%2"/>
      <w:lvlJc w:val="left"/>
      <w:pPr>
        <w:ind w:left="108" w:hanging="492"/>
      </w:pPr>
      <w:rPr>
        <w:rFonts w:ascii="Times New Roman" w:eastAsia="Arial" w:hAnsi="Times New Roman" w:cs="Times New Roman" w:hint="default"/>
        <w:b/>
        <w:bCs/>
        <w:i w:val="0"/>
        <w:iCs w:val="0"/>
        <w:spacing w:val="0"/>
        <w:w w:val="102"/>
        <w:sz w:val="22"/>
        <w:szCs w:val="22"/>
        <w:lang w:val="en-US" w:eastAsia="en-US" w:bidi="ar-SA"/>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920" w:hanging="293"/>
      </w:pPr>
      <w:rPr>
        <w:rFonts w:hint="default"/>
        <w:lang w:val="en-US" w:eastAsia="en-US" w:bidi="ar-SA"/>
      </w:rPr>
    </w:lvl>
    <w:lvl w:ilvl="4">
      <w:numFmt w:val="bullet"/>
      <w:lvlText w:val="•"/>
      <w:lvlJc w:val="left"/>
      <w:pPr>
        <w:ind w:left="4020" w:hanging="293"/>
      </w:pPr>
      <w:rPr>
        <w:rFonts w:hint="default"/>
        <w:lang w:val="en-US" w:eastAsia="en-US" w:bidi="ar-SA"/>
      </w:rPr>
    </w:lvl>
    <w:lvl w:ilvl="5">
      <w:numFmt w:val="bullet"/>
      <w:lvlText w:val="•"/>
      <w:lvlJc w:val="left"/>
      <w:pPr>
        <w:ind w:left="5120" w:hanging="293"/>
      </w:pPr>
      <w:rPr>
        <w:rFonts w:hint="default"/>
        <w:lang w:val="en-US" w:eastAsia="en-US" w:bidi="ar-SA"/>
      </w:rPr>
    </w:lvl>
    <w:lvl w:ilvl="6">
      <w:numFmt w:val="bullet"/>
      <w:lvlText w:val="•"/>
      <w:lvlJc w:val="left"/>
      <w:pPr>
        <w:ind w:left="6220" w:hanging="293"/>
      </w:pPr>
      <w:rPr>
        <w:rFonts w:hint="default"/>
        <w:lang w:val="en-US" w:eastAsia="en-US" w:bidi="ar-SA"/>
      </w:rPr>
    </w:lvl>
    <w:lvl w:ilvl="7">
      <w:numFmt w:val="bullet"/>
      <w:lvlText w:val="•"/>
      <w:lvlJc w:val="left"/>
      <w:pPr>
        <w:ind w:left="7320" w:hanging="293"/>
      </w:pPr>
      <w:rPr>
        <w:rFonts w:hint="default"/>
        <w:lang w:val="en-US" w:eastAsia="en-US" w:bidi="ar-SA"/>
      </w:rPr>
    </w:lvl>
    <w:lvl w:ilvl="8">
      <w:numFmt w:val="bullet"/>
      <w:lvlText w:val="•"/>
      <w:lvlJc w:val="left"/>
      <w:pPr>
        <w:ind w:left="8420" w:hanging="293"/>
      </w:pPr>
      <w:rPr>
        <w:rFonts w:hint="default"/>
        <w:lang w:val="en-US" w:eastAsia="en-US" w:bidi="ar-SA"/>
      </w:rPr>
    </w:lvl>
  </w:abstractNum>
  <w:abstractNum w:abstractNumId="10" w15:restartNumberingAfterBreak="0">
    <w:nsid w:val="0CEC6C53"/>
    <w:multiLevelType w:val="hybridMultilevel"/>
    <w:tmpl w:val="E842B832"/>
    <w:lvl w:ilvl="0" w:tplc="C956A226">
      <w:start w:val="1"/>
      <w:numFmt w:val="decimal"/>
      <w:lvlText w:val="%1."/>
      <w:lvlJc w:val="left"/>
      <w:pPr>
        <w:ind w:left="20" w:hanging="201"/>
      </w:pPr>
      <w:rPr>
        <w:rFonts w:ascii="Times New Roman" w:hAnsi="Times New Roman" w:cs="Times New Roman" w:hint="default"/>
        <w:i/>
        <w:iCs/>
        <w:spacing w:val="-1"/>
        <w:w w:val="102"/>
        <w:lang w:val="en-US" w:eastAsia="en-US" w:bidi="ar-SA"/>
      </w:rPr>
    </w:lvl>
    <w:lvl w:ilvl="1" w:tplc="FFFFFFFF">
      <w:numFmt w:val="bullet"/>
      <w:lvlText w:val="•"/>
      <w:lvlJc w:val="left"/>
      <w:pPr>
        <w:ind w:left="1029" w:hanging="201"/>
      </w:pPr>
      <w:rPr>
        <w:rFonts w:hint="default"/>
        <w:lang w:val="en-US" w:eastAsia="en-US" w:bidi="ar-SA"/>
      </w:rPr>
    </w:lvl>
    <w:lvl w:ilvl="2" w:tplc="FFFFFFFF">
      <w:numFmt w:val="bullet"/>
      <w:lvlText w:val="•"/>
      <w:lvlJc w:val="left"/>
      <w:pPr>
        <w:ind w:left="2038" w:hanging="201"/>
      </w:pPr>
      <w:rPr>
        <w:rFonts w:hint="default"/>
        <w:lang w:val="en-US" w:eastAsia="en-US" w:bidi="ar-SA"/>
      </w:rPr>
    </w:lvl>
    <w:lvl w:ilvl="3" w:tplc="FFFFFFFF">
      <w:numFmt w:val="bullet"/>
      <w:lvlText w:val="•"/>
      <w:lvlJc w:val="left"/>
      <w:pPr>
        <w:ind w:left="3048" w:hanging="201"/>
      </w:pPr>
      <w:rPr>
        <w:rFonts w:hint="default"/>
        <w:lang w:val="en-US" w:eastAsia="en-US" w:bidi="ar-SA"/>
      </w:rPr>
    </w:lvl>
    <w:lvl w:ilvl="4" w:tplc="FFFFFFFF">
      <w:numFmt w:val="bullet"/>
      <w:lvlText w:val="•"/>
      <w:lvlJc w:val="left"/>
      <w:pPr>
        <w:ind w:left="4057" w:hanging="201"/>
      </w:pPr>
      <w:rPr>
        <w:rFonts w:hint="default"/>
        <w:lang w:val="en-US" w:eastAsia="en-US" w:bidi="ar-SA"/>
      </w:rPr>
    </w:lvl>
    <w:lvl w:ilvl="5" w:tplc="FFFFFFFF">
      <w:numFmt w:val="bullet"/>
      <w:lvlText w:val="•"/>
      <w:lvlJc w:val="left"/>
      <w:pPr>
        <w:ind w:left="5067" w:hanging="201"/>
      </w:pPr>
      <w:rPr>
        <w:rFonts w:hint="default"/>
        <w:lang w:val="en-US" w:eastAsia="en-US" w:bidi="ar-SA"/>
      </w:rPr>
    </w:lvl>
    <w:lvl w:ilvl="6" w:tplc="FFFFFFFF">
      <w:numFmt w:val="bullet"/>
      <w:lvlText w:val="•"/>
      <w:lvlJc w:val="left"/>
      <w:pPr>
        <w:ind w:left="6076" w:hanging="201"/>
      </w:pPr>
      <w:rPr>
        <w:rFonts w:hint="default"/>
        <w:lang w:val="en-US" w:eastAsia="en-US" w:bidi="ar-SA"/>
      </w:rPr>
    </w:lvl>
    <w:lvl w:ilvl="7" w:tplc="FFFFFFFF">
      <w:numFmt w:val="bullet"/>
      <w:lvlText w:val="•"/>
      <w:lvlJc w:val="left"/>
      <w:pPr>
        <w:ind w:left="7085" w:hanging="201"/>
      </w:pPr>
      <w:rPr>
        <w:rFonts w:hint="default"/>
        <w:lang w:val="en-US" w:eastAsia="en-US" w:bidi="ar-SA"/>
      </w:rPr>
    </w:lvl>
    <w:lvl w:ilvl="8" w:tplc="FFFFFFFF">
      <w:numFmt w:val="bullet"/>
      <w:lvlText w:val="•"/>
      <w:lvlJc w:val="left"/>
      <w:pPr>
        <w:ind w:left="8095" w:hanging="201"/>
      </w:pPr>
      <w:rPr>
        <w:rFonts w:hint="default"/>
        <w:lang w:val="en-US" w:eastAsia="en-US" w:bidi="ar-SA"/>
      </w:rPr>
    </w:lvl>
  </w:abstractNum>
  <w:abstractNum w:abstractNumId="11" w15:restartNumberingAfterBreak="0">
    <w:nsid w:val="0D5A638A"/>
    <w:multiLevelType w:val="multilevel"/>
    <w:tmpl w:val="A2228718"/>
    <w:lvl w:ilvl="0">
      <w:start w:val="28"/>
      <w:numFmt w:val="decimal"/>
      <w:lvlText w:val="%1"/>
      <w:lvlJc w:val="left"/>
      <w:pPr>
        <w:ind w:left="103" w:hanging="491"/>
      </w:pPr>
      <w:rPr>
        <w:rFonts w:hint="default"/>
        <w:lang w:val="en-US" w:eastAsia="en-US" w:bidi="ar-SA"/>
      </w:rPr>
    </w:lvl>
    <w:lvl w:ilvl="1">
      <w:start w:val="1"/>
      <w:numFmt w:val="decimal"/>
      <w:lvlText w:val="%1-%2"/>
      <w:lvlJc w:val="left"/>
      <w:pPr>
        <w:ind w:left="103" w:hanging="491"/>
      </w:pPr>
      <w:rPr>
        <w:rFonts w:ascii="Times New Roman" w:eastAsia="Arial" w:hAnsi="Times New Roman" w:cs="Times New Roman" w:hint="default"/>
        <w:b/>
        <w:bCs/>
        <w:i w:val="0"/>
        <w:iCs w:val="0"/>
        <w:spacing w:val="-1"/>
        <w:w w:val="102"/>
        <w:sz w:val="22"/>
        <w:szCs w:val="22"/>
        <w:lang w:val="en-US" w:eastAsia="en-US" w:bidi="ar-SA"/>
      </w:rPr>
    </w:lvl>
    <w:lvl w:ilvl="2">
      <w:numFmt w:val="bullet"/>
      <w:lvlText w:val="•"/>
      <w:lvlJc w:val="left"/>
      <w:pPr>
        <w:ind w:left="2204" w:hanging="491"/>
      </w:pPr>
      <w:rPr>
        <w:rFonts w:hint="default"/>
        <w:lang w:val="en-US" w:eastAsia="en-US" w:bidi="ar-SA"/>
      </w:rPr>
    </w:lvl>
    <w:lvl w:ilvl="3">
      <w:numFmt w:val="bullet"/>
      <w:lvlText w:val="•"/>
      <w:lvlJc w:val="left"/>
      <w:pPr>
        <w:ind w:left="3256" w:hanging="491"/>
      </w:pPr>
      <w:rPr>
        <w:rFonts w:hint="default"/>
        <w:lang w:val="en-US" w:eastAsia="en-US" w:bidi="ar-SA"/>
      </w:rPr>
    </w:lvl>
    <w:lvl w:ilvl="4">
      <w:numFmt w:val="bullet"/>
      <w:lvlText w:val="•"/>
      <w:lvlJc w:val="left"/>
      <w:pPr>
        <w:ind w:left="4308" w:hanging="491"/>
      </w:pPr>
      <w:rPr>
        <w:rFonts w:hint="default"/>
        <w:lang w:val="en-US" w:eastAsia="en-US" w:bidi="ar-SA"/>
      </w:rPr>
    </w:lvl>
    <w:lvl w:ilvl="5">
      <w:numFmt w:val="bullet"/>
      <w:lvlText w:val="•"/>
      <w:lvlJc w:val="left"/>
      <w:pPr>
        <w:ind w:left="5360" w:hanging="491"/>
      </w:pPr>
      <w:rPr>
        <w:rFonts w:hint="default"/>
        <w:lang w:val="en-US" w:eastAsia="en-US" w:bidi="ar-SA"/>
      </w:rPr>
    </w:lvl>
    <w:lvl w:ilvl="6">
      <w:numFmt w:val="bullet"/>
      <w:lvlText w:val="•"/>
      <w:lvlJc w:val="left"/>
      <w:pPr>
        <w:ind w:left="6412" w:hanging="491"/>
      </w:pPr>
      <w:rPr>
        <w:rFonts w:hint="default"/>
        <w:lang w:val="en-US" w:eastAsia="en-US" w:bidi="ar-SA"/>
      </w:rPr>
    </w:lvl>
    <w:lvl w:ilvl="7">
      <w:numFmt w:val="bullet"/>
      <w:lvlText w:val="•"/>
      <w:lvlJc w:val="left"/>
      <w:pPr>
        <w:ind w:left="7464" w:hanging="491"/>
      </w:pPr>
      <w:rPr>
        <w:rFonts w:hint="default"/>
        <w:lang w:val="en-US" w:eastAsia="en-US" w:bidi="ar-SA"/>
      </w:rPr>
    </w:lvl>
    <w:lvl w:ilvl="8">
      <w:numFmt w:val="bullet"/>
      <w:lvlText w:val="•"/>
      <w:lvlJc w:val="left"/>
      <w:pPr>
        <w:ind w:left="8516" w:hanging="491"/>
      </w:pPr>
      <w:rPr>
        <w:rFonts w:hint="default"/>
        <w:lang w:val="en-US" w:eastAsia="en-US" w:bidi="ar-SA"/>
      </w:rPr>
    </w:lvl>
  </w:abstractNum>
  <w:abstractNum w:abstractNumId="12" w15:restartNumberingAfterBreak="0">
    <w:nsid w:val="0E6268EE"/>
    <w:multiLevelType w:val="hybridMultilevel"/>
    <w:tmpl w:val="C204BC06"/>
    <w:lvl w:ilvl="0" w:tplc="D15073EA">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2"/>
        <w:szCs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F5C792D"/>
    <w:multiLevelType w:val="multilevel"/>
    <w:tmpl w:val="1DF82D06"/>
    <w:lvl w:ilvl="0">
      <w:start w:val="1"/>
      <w:numFmt w:val="decimal"/>
      <w:pStyle w:val="Heading1"/>
      <w:lvlText w:val="%1"/>
      <w:lvlJc w:val="left"/>
      <w:pPr>
        <w:ind w:left="846" w:hanging="216"/>
      </w:pPr>
      <w:rPr>
        <w:rFonts w:ascii="Arial Bold" w:hAnsi="Arial Bold" w:cs="Times New Roman" w:hint="default"/>
        <w:b/>
        <w:bCs/>
        <w:i w:val="0"/>
        <w:iCs w:val="0"/>
        <w:spacing w:val="0"/>
        <w:w w:val="100"/>
        <w:sz w:val="24"/>
        <w:szCs w:val="26"/>
        <w:lang w:val="en-US" w:eastAsia="en-US" w:bidi="ar-SA"/>
      </w:rPr>
    </w:lvl>
    <w:lvl w:ilvl="1">
      <w:start w:val="1"/>
      <w:numFmt w:val="decimal"/>
      <w:lvlText w:val="%1.%2"/>
      <w:lvlJc w:val="left"/>
      <w:pPr>
        <w:ind w:left="595" w:hanging="478"/>
      </w:pPr>
      <w:rPr>
        <w:rFonts w:ascii="Arial" w:hAnsi="Arial" w:cs="Times New Roman" w:hint="default"/>
        <w:spacing w:val="-1"/>
        <w:w w:val="102"/>
        <w:sz w:val="22"/>
        <w:szCs w:val="22"/>
        <w:lang w:val="en-US" w:eastAsia="en-US" w:bidi="ar-SA"/>
      </w:rPr>
    </w:lvl>
    <w:lvl w:ilvl="2">
      <w:start w:val="1"/>
      <w:numFmt w:val="decimal"/>
      <w:lvlText w:val="%1.%2.%3"/>
      <w:lvlJc w:val="left"/>
      <w:pPr>
        <w:ind w:left="780" w:hanging="663"/>
      </w:pPr>
      <w:rPr>
        <w:rFonts w:ascii="Arial Bold" w:hAnsi="Arial Bold" w:cs="Times New Roman" w:hint="default"/>
        <w:b/>
        <w:bCs/>
        <w:i w:val="0"/>
        <w:iCs w:val="0"/>
        <w:spacing w:val="-1"/>
        <w:w w:val="102"/>
        <w:sz w:val="20"/>
        <w:szCs w:val="20"/>
        <w:lang w:val="en-US" w:eastAsia="en-US" w:bidi="ar-SA"/>
      </w:rPr>
    </w:lvl>
    <w:lvl w:ilvl="3">
      <w:numFmt w:val="bullet"/>
      <w:lvlText w:val="•"/>
      <w:lvlJc w:val="left"/>
      <w:pPr>
        <w:ind w:left="600" w:hanging="663"/>
      </w:pPr>
      <w:rPr>
        <w:rFonts w:hint="default"/>
        <w:lang w:val="en-US" w:eastAsia="en-US" w:bidi="ar-SA"/>
      </w:rPr>
    </w:lvl>
    <w:lvl w:ilvl="4">
      <w:numFmt w:val="bullet"/>
      <w:lvlText w:val="•"/>
      <w:lvlJc w:val="left"/>
      <w:pPr>
        <w:ind w:left="780" w:hanging="663"/>
      </w:pPr>
      <w:rPr>
        <w:rFonts w:hint="default"/>
        <w:lang w:val="en-US" w:eastAsia="en-US" w:bidi="ar-SA"/>
      </w:rPr>
    </w:lvl>
    <w:lvl w:ilvl="5">
      <w:numFmt w:val="bullet"/>
      <w:lvlText w:val="•"/>
      <w:lvlJc w:val="left"/>
      <w:pPr>
        <w:ind w:left="2420" w:hanging="663"/>
      </w:pPr>
      <w:rPr>
        <w:rFonts w:hint="default"/>
        <w:lang w:val="en-US" w:eastAsia="en-US" w:bidi="ar-SA"/>
      </w:rPr>
    </w:lvl>
    <w:lvl w:ilvl="6">
      <w:numFmt w:val="bullet"/>
      <w:lvlText w:val="•"/>
      <w:lvlJc w:val="left"/>
      <w:pPr>
        <w:ind w:left="4060" w:hanging="663"/>
      </w:pPr>
      <w:rPr>
        <w:rFonts w:hint="default"/>
        <w:lang w:val="en-US" w:eastAsia="en-US" w:bidi="ar-SA"/>
      </w:rPr>
    </w:lvl>
    <w:lvl w:ilvl="7">
      <w:numFmt w:val="bullet"/>
      <w:lvlText w:val="•"/>
      <w:lvlJc w:val="left"/>
      <w:pPr>
        <w:ind w:left="5700" w:hanging="663"/>
      </w:pPr>
      <w:rPr>
        <w:rFonts w:hint="default"/>
        <w:lang w:val="en-US" w:eastAsia="en-US" w:bidi="ar-SA"/>
      </w:rPr>
    </w:lvl>
    <w:lvl w:ilvl="8">
      <w:numFmt w:val="bullet"/>
      <w:lvlText w:val="•"/>
      <w:lvlJc w:val="left"/>
      <w:pPr>
        <w:ind w:left="7340" w:hanging="663"/>
      </w:pPr>
      <w:rPr>
        <w:rFonts w:hint="default"/>
        <w:lang w:val="en-US" w:eastAsia="en-US" w:bidi="ar-SA"/>
      </w:rPr>
    </w:lvl>
  </w:abstractNum>
  <w:abstractNum w:abstractNumId="14" w15:restartNumberingAfterBreak="0">
    <w:nsid w:val="14152D8A"/>
    <w:multiLevelType w:val="multilevel"/>
    <w:tmpl w:val="FFB0C3A2"/>
    <w:lvl w:ilvl="0">
      <w:start w:val="14"/>
      <w:numFmt w:val="decimal"/>
      <w:lvlText w:val="%1"/>
      <w:lvlJc w:val="left"/>
      <w:pPr>
        <w:ind w:left="103" w:hanging="491"/>
      </w:pPr>
      <w:rPr>
        <w:rFonts w:hint="default"/>
        <w:lang w:val="en-US" w:eastAsia="en-US" w:bidi="ar-SA"/>
      </w:rPr>
    </w:lvl>
    <w:lvl w:ilvl="1">
      <w:start w:val="1"/>
      <w:numFmt w:val="decimal"/>
      <w:lvlText w:val="%1-%2"/>
      <w:lvlJc w:val="left"/>
      <w:pPr>
        <w:ind w:left="1342" w:hanging="491"/>
      </w:pPr>
      <w:rPr>
        <w:rFonts w:ascii="Times New Roman" w:eastAsia="Arial" w:hAnsi="Times New Roman" w:cs="Times New Roman" w:hint="default"/>
        <w:b/>
        <w:bCs/>
        <w:i w:val="0"/>
        <w:iCs w:val="0"/>
        <w:spacing w:val="-1"/>
        <w:w w:val="102"/>
        <w:sz w:val="22"/>
        <w:szCs w:val="22"/>
        <w:lang w:val="en-US" w:eastAsia="en-US" w:bidi="ar-SA"/>
      </w:rPr>
    </w:lvl>
    <w:lvl w:ilvl="2">
      <w:start w:val="1"/>
      <w:numFmt w:val="decimal"/>
      <w:lvlText w:val="%3."/>
      <w:lvlJc w:val="left"/>
      <w:pPr>
        <w:ind w:left="719" w:hanging="293"/>
      </w:pPr>
      <w:rPr>
        <w:rFonts w:hint="default"/>
        <w:spacing w:val="0"/>
        <w:w w:val="102"/>
        <w:lang w:val="en-US" w:eastAsia="en-US" w:bidi="ar-SA"/>
      </w:rPr>
    </w:lvl>
    <w:lvl w:ilvl="3">
      <w:start w:val="1"/>
      <w:numFmt w:val="decimal"/>
      <w:lvlText w:val="%4."/>
      <w:lvlJc w:val="left"/>
      <w:pPr>
        <w:ind w:left="1150"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4">
      <w:numFmt w:val="bullet"/>
      <w:lvlText w:val="•"/>
      <w:lvlJc w:val="left"/>
      <w:pPr>
        <w:ind w:left="2511" w:hanging="293"/>
      </w:pPr>
      <w:rPr>
        <w:rFonts w:hint="default"/>
        <w:lang w:val="en-US" w:eastAsia="en-US" w:bidi="ar-SA"/>
      </w:rPr>
    </w:lvl>
    <w:lvl w:ilvl="5">
      <w:numFmt w:val="bullet"/>
      <w:lvlText w:val="•"/>
      <w:lvlJc w:val="left"/>
      <w:pPr>
        <w:ind w:left="3862" w:hanging="293"/>
      </w:pPr>
      <w:rPr>
        <w:rFonts w:hint="default"/>
        <w:lang w:val="en-US" w:eastAsia="en-US" w:bidi="ar-SA"/>
      </w:rPr>
    </w:lvl>
    <w:lvl w:ilvl="6">
      <w:numFmt w:val="bullet"/>
      <w:lvlText w:val="•"/>
      <w:lvlJc w:val="left"/>
      <w:pPr>
        <w:ind w:left="5214" w:hanging="293"/>
      </w:pPr>
      <w:rPr>
        <w:rFonts w:hint="default"/>
        <w:lang w:val="en-US" w:eastAsia="en-US" w:bidi="ar-SA"/>
      </w:rPr>
    </w:lvl>
    <w:lvl w:ilvl="7">
      <w:numFmt w:val="bullet"/>
      <w:lvlText w:val="•"/>
      <w:lvlJc w:val="left"/>
      <w:pPr>
        <w:ind w:left="6565" w:hanging="293"/>
      </w:pPr>
      <w:rPr>
        <w:rFonts w:hint="default"/>
        <w:lang w:val="en-US" w:eastAsia="en-US" w:bidi="ar-SA"/>
      </w:rPr>
    </w:lvl>
    <w:lvl w:ilvl="8">
      <w:numFmt w:val="bullet"/>
      <w:lvlText w:val="•"/>
      <w:lvlJc w:val="left"/>
      <w:pPr>
        <w:ind w:left="7917" w:hanging="293"/>
      </w:pPr>
      <w:rPr>
        <w:rFonts w:hint="default"/>
        <w:lang w:val="en-US" w:eastAsia="en-US" w:bidi="ar-SA"/>
      </w:rPr>
    </w:lvl>
  </w:abstractNum>
  <w:abstractNum w:abstractNumId="15" w15:restartNumberingAfterBreak="0">
    <w:nsid w:val="149F55C7"/>
    <w:multiLevelType w:val="hybridMultilevel"/>
    <w:tmpl w:val="01766644"/>
    <w:lvl w:ilvl="0" w:tplc="AF3E5024">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1" w:tplc="955442A6">
      <w:numFmt w:val="bullet"/>
      <w:lvlText w:val="•"/>
      <w:lvlJc w:val="left"/>
      <w:pPr>
        <w:ind w:left="1710" w:hanging="293"/>
      </w:pPr>
      <w:rPr>
        <w:rFonts w:hint="default"/>
        <w:lang w:val="en-US" w:eastAsia="en-US" w:bidi="ar-SA"/>
      </w:rPr>
    </w:lvl>
    <w:lvl w:ilvl="2" w:tplc="390A84E0">
      <w:numFmt w:val="bullet"/>
      <w:lvlText w:val="•"/>
      <w:lvlJc w:val="left"/>
      <w:pPr>
        <w:ind w:left="2700" w:hanging="293"/>
      </w:pPr>
      <w:rPr>
        <w:rFonts w:hint="default"/>
        <w:lang w:val="en-US" w:eastAsia="en-US" w:bidi="ar-SA"/>
      </w:rPr>
    </w:lvl>
    <w:lvl w:ilvl="3" w:tplc="EB46843E">
      <w:numFmt w:val="bullet"/>
      <w:lvlText w:val="•"/>
      <w:lvlJc w:val="left"/>
      <w:pPr>
        <w:ind w:left="3690" w:hanging="293"/>
      </w:pPr>
      <w:rPr>
        <w:rFonts w:hint="default"/>
        <w:lang w:val="en-US" w:eastAsia="en-US" w:bidi="ar-SA"/>
      </w:rPr>
    </w:lvl>
    <w:lvl w:ilvl="4" w:tplc="A7AC18F2">
      <w:numFmt w:val="bullet"/>
      <w:lvlText w:val="•"/>
      <w:lvlJc w:val="left"/>
      <w:pPr>
        <w:ind w:left="4680" w:hanging="293"/>
      </w:pPr>
      <w:rPr>
        <w:rFonts w:hint="default"/>
        <w:lang w:val="en-US" w:eastAsia="en-US" w:bidi="ar-SA"/>
      </w:rPr>
    </w:lvl>
    <w:lvl w:ilvl="5" w:tplc="516CEC5C">
      <w:numFmt w:val="bullet"/>
      <w:lvlText w:val="•"/>
      <w:lvlJc w:val="left"/>
      <w:pPr>
        <w:ind w:left="5670" w:hanging="293"/>
      </w:pPr>
      <w:rPr>
        <w:rFonts w:hint="default"/>
        <w:lang w:val="en-US" w:eastAsia="en-US" w:bidi="ar-SA"/>
      </w:rPr>
    </w:lvl>
    <w:lvl w:ilvl="6" w:tplc="1D6E6108">
      <w:numFmt w:val="bullet"/>
      <w:lvlText w:val="•"/>
      <w:lvlJc w:val="left"/>
      <w:pPr>
        <w:ind w:left="6660" w:hanging="293"/>
      </w:pPr>
      <w:rPr>
        <w:rFonts w:hint="default"/>
        <w:lang w:val="en-US" w:eastAsia="en-US" w:bidi="ar-SA"/>
      </w:rPr>
    </w:lvl>
    <w:lvl w:ilvl="7" w:tplc="F94A2D8C">
      <w:numFmt w:val="bullet"/>
      <w:lvlText w:val="•"/>
      <w:lvlJc w:val="left"/>
      <w:pPr>
        <w:ind w:left="7650" w:hanging="293"/>
      </w:pPr>
      <w:rPr>
        <w:rFonts w:hint="default"/>
        <w:lang w:val="en-US" w:eastAsia="en-US" w:bidi="ar-SA"/>
      </w:rPr>
    </w:lvl>
    <w:lvl w:ilvl="8" w:tplc="C046F12A">
      <w:numFmt w:val="bullet"/>
      <w:lvlText w:val="•"/>
      <w:lvlJc w:val="left"/>
      <w:pPr>
        <w:ind w:left="8640" w:hanging="293"/>
      </w:pPr>
      <w:rPr>
        <w:rFonts w:hint="default"/>
        <w:lang w:val="en-US" w:eastAsia="en-US" w:bidi="ar-SA"/>
      </w:rPr>
    </w:lvl>
  </w:abstractNum>
  <w:abstractNum w:abstractNumId="16" w15:restartNumberingAfterBreak="0">
    <w:nsid w:val="15274037"/>
    <w:multiLevelType w:val="multilevel"/>
    <w:tmpl w:val="E3CCA5BC"/>
    <w:lvl w:ilvl="0">
      <w:start w:val="26"/>
      <w:numFmt w:val="decimal"/>
      <w:lvlText w:val="%1"/>
      <w:lvlJc w:val="left"/>
      <w:pPr>
        <w:ind w:left="609" w:hanging="491"/>
      </w:pPr>
      <w:rPr>
        <w:rFonts w:hint="default"/>
        <w:lang w:val="en-US" w:eastAsia="en-US" w:bidi="ar-SA"/>
      </w:rPr>
    </w:lvl>
    <w:lvl w:ilvl="1">
      <w:start w:val="1"/>
      <w:numFmt w:val="decimal"/>
      <w:lvlText w:val="%1-%2"/>
      <w:lvlJc w:val="left"/>
      <w:pPr>
        <w:ind w:left="609" w:hanging="491"/>
      </w:pPr>
      <w:rPr>
        <w:rFonts w:ascii="Times New Roman" w:eastAsia="Arial" w:hAnsi="Times New Roman" w:cs="Times New Roman" w:hint="default"/>
        <w:b/>
        <w:bCs/>
        <w:i w:val="0"/>
        <w:iCs w:val="0"/>
        <w:spacing w:val="-1"/>
        <w:w w:val="102"/>
        <w:sz w:val="22"/>
        <w:szCs w:val="22"/>
        <w:lang w:val="en-US" w:eastAsia="en-US" w:bidi="ar-SA"/>
      </w:rPr>
    </w:lvl>
    <w:lvl w:ilvl="2">
      <w:numFmt w:val="bullet"/>
      <w:lvlText w:val="•"/>
      <w:lvlJc w:val="left"/>
      <w:pPr>
        <w:ind w:left="2604" w:hanging="491"/>
      </w:pPr>
      <w:rPr>
        <w:rFonts w:hint="default"/>
        <w:lang w:val="en-US" w:eastAsia="en-US" w:bidi="ar-SA"/>
      </w:rPr>
    </w:lvl>
    <w:lvl w:ilvl="3">
      <w:numFmt w:val="bullet"/>
      <w:lvlText w:val="•"/>
      <w:lvlJc w:val="left"/>
      <w:pPr>
        <w:ind w:left="3606" w:hanging="491"/>
      </w:pPr>
      <w:rPr>
        <w:rFonts w:hint="default"/>
        <w:lang w:val="en-US" w:eastAsia="en-US" w:bidi="ar-SA"/>
      </w:rPr>
    </w:lvl>
    <w:lvl w:ilvl="4">
      <w:numFmt w:val="bullet"/>
      <w:lvlText w:val="•"/>
      <w:lvlJc w:val="left"/>
      <w:pPr>
        <w:ind w:left="4608" w:hanging="491"/>
      </w:pPr>
      <w:rPr>
        <w:rFonts w:hint="default"/>
        <w:lang w:val="en-US" w:eastAsia="en-US" w:bidi="ar-SA"/>
      </w:rPr>
    </w:lvl>
    <w:lvl w:ilvl="5">
      <w:numFmt w:val="bullet"/>
      <w:lvlText w:val="•"/>
      <w:lvlJc w:val="left"/>
      <w:pPr>
        <w:ind w:left="5610" w:hanging="491"/>
      </w:pPr>
      <w:rPr>
        <w:rFonts w:hint="default"/>
        <w:lang w:val="en-US" w:eastAsia="en-US" w:bidi="ar-SA"/>
      </w:rPr>
    </w:lvl>
    <w:lvl w:ilvl="6">
      <w:numFmt w:val="bullet"/>
      <w:lvlText w:val="•"/>
      <w:lvlJc w:val="left"/>
      <w:pPr>
        <w:ind w:left="6612" w:hanging="491"/>
      </w:pPr>
      <w:rPr>
        <w:rFonts w:hint="default"/>
        <w:lang w:val="en-US" w:eastAsia="en-US" w:bidi="ar-SA"/>
      </w:rPr>
    </w:lvl>
    <w:lvl w:ilvl="7">
      <w:numFmt w:val="bullet"/>
      <w:lvlText w:val="•"/>
      <w:lvlJc w:val="left"/>
      <w:pPr>
        <w:ind w:left="7614" w:hanging="491"/>
      </w:pPr>
      <w:rPr>
        <w:rFonts w:hint="default"/>
        <w:lang w:val="en-US" w:eastAsia="en-US" w:bidi="ar-SA"/>
      </w:rPr>
    </w:lvl>
    <w:lvl w:ilvl="8">
      <w:numFmt w:val="bullet"/>
      <w:lvlText w:val="•"/>
      <w:lvlJc w:val="left"/>
      <w:pPr>
        <w:ind w:left="8616" w:hanging="491"/>
      </w:pPr>
      <w:rPr>
        <w:rFonts w:hint="default"/>
        <w:lang w:val="en-US" w:eastAsia="en-US" w:bidi="ar-SA"/>
      </w:rPr>
    </w:lvl>
  </w:abstractNum>
  <w:abstractNum w:abstractNumId="17" w15:restartNumberingAfterBreak="0">
    <w:nsid w:val="15A475BE"/>
    <w:multiLevelType w:val="multilevel"/>
    <w:tmpl w:val="902C7378"/>
    <w:lvl w:ilvl="0">
      <w:start w:val="7"/>
      <w:numFmt w:val="decimal"/>
      <w:lvlText w:val="%1"/>
      <w:lvlJc w:val="left"/>
      <w:pPr>
        <w:ind w:left="103" w:hanging="368"/>
      </w:pPr>
      <w:rPr>
        <w:rFonts w:hint="default"/>
        <w:lang w:val="en-US" w:eastAsia="en-US" w:bidi="ar-SA"/>
      </w:rPr>
    </w:lvl>
    <w:lvl w:ilvl="1">
      <w:start w:val="1"/>
      <w:numFmt w:val="decimal"/>
      <w:lvlText w:val="%1-%2"/>
      <w:lvlJc w:val="left"/>
      <w:pPr>
        <w:ind w:left="103" w:hanging="368"/>
      </w:pPr>
      <w:rPr>
        <w:rFonts w:ascii="Times New Roman" w:eastAsia="Arial" w:hAnsi="Times New Roman" w:cs="Times New Roman" w:hint="default"/>
        <w:b/>
        <w:bCs/>
        <w:i w:val="0"/>
        <w:iCs w:val="0"/>
        <w:spacing w:val="-1"/>
        <w:w w:val="102"/>
        <w:sz w:val="22"/>
        <w:szCs w:val="22"/>
        <w:lang w:val="en-US" w:eastAsia="en-US" w:bidi="ar-SA"/>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920" w:hanging="293"/>
      </w:pPr>
      <w:rPr>
        <w:rFonts w:hint="default"/>
        <w:lang w:val="en-US" w:eastAsia="en-US" w:bidi="ar-SA"/>
      </w:rPr>
    </w:lvl>
    <w:lvl w:ilvl="4">
      <w:numFmt w:val="bullet"/>
      <w:lvlText w:val="•"/>
      <w:lvlJc w:val="left"/>
      <w:pPr>
        <w:ind w:left="4020" w:hanging="293"/>
      </w:pPr>
      <w:rPr>
        <w:rFonts w:hint="default"/>
        <w:lang w:val="en-US" w:eastAsia="en-US" w:bidi="ar-SA"/>
      </w:rPr>
    </w:lvl>
    <w:lvl w:ilvl="5">
      <w:numFmt w:val="bullet"/>
      <w:lvlText w:val="•"/>
      <w:lvlJc w:val="left"/>
      <w:pPr>
        <w:ind w:left="5120" w:hanging="293"/>
      </w:pPr>
      <w:rPr>
        <w:rFonts w:hint="default"/>
        <w:lang w:val="en-US" w:eastAsia="en-US" w:bidi="ar-SA"/>
      </w:rPr>
    </w:lvl>
    <w:lvl w:ilvl="6">
      <w:numFmt w:val="bullet"/>
      <w:lvlText w:val="•"/>
      <w:lvlJc w:val="left"/>
      <w:pPr>
        <w:ind w:left="6220" w:hanging="293"/>
      </w:pPr>
      <w:rPr>
        <w:rFonts w:hint="default"/>
        <w:lang w:val="en-US" w:eastAsia="en-US" w:bidi="ar-SA"/>
      </w:rPr>
    </w:lvl>
    <w:lvl w:ilvl="7">
      <w:numFmt w:val="bullet"/>
      <w:lvlText w:val="•"/>
      <w:lvlJc w:val="left"/>
      <w:pPr>
        <w:ind w:left="7320" w:hanging="293"/>
      </w:pPr>
      <w:rPr>
        <w:rFonts w:hint="default"/>
        <w:lang w:val="en-US" w:eastAsia="en-US" w:bidi="ar-SA"/>
      </w:rPr>
    </w:lvl>
    <w:lvl w:ilvl="8">
      <w:numFmt w:val="bullet"/>
      <w:lvlText w:val="•"/>
      <w:lvlJc w:val="left"/>
      <w:pPr>
        <w:ind w:left="8420" w:hanging="293"/>
      </w:pPr>
      <w:rPr>
        <w:rFonts w:hint="default"/>
        <w:lang w:val="en-US" w:eastAsia="en-US" w:bidi="ar-SA"/>
      </w:rPr>
    </w:lvl>
  </w:abstractNum>
  <w:abstractNum w:abstractNumId="18" w15:restartNumberingAfterBreak="0">
    <w:nsid w:val="15CF6335"/>
    <w:multiLevelType w:val="multilevel"/>
    <w:tmpl w:val="FEDA8BB6"/>
    <w:lvl w:ilvl="0">
      <w:start w:val="11"/>
      <w:numFmt w:val="decimal"/>
      <w:lvlText w:val="%1"/>
      <w:lvlJc w:val="left"/>
      <w:pPr>
        <w:ind w:left="609" w:hanging="491"/>
      </w:pPr>
      <w:rPr>
        <w:rFonts w:hint="default"/>
        <w:lang w:val="en-US" w:eastAsia="en-US" w:bidi="ar-SA"/>
      </w:rPr>
    </w:lvl>
    <w:lvl w:ilvl="1">
      <w:start w:val="1"/>
      <w:numFmt w:val="decimal"/>
      <w:lvlText w:val="%1-%2"/>
      <w:lvlJc w:val="left"/>
      <w:pPr>
        <w:ind w:left="1058" w:hanging="491"/>
      </w:pPr>
      <w:rPr>
        <w:rFonts w:ascii="Times New Roman" w:eastAsia="Arial" w:hAnsi="Times New Roman" w:cs="Times New Roman" w:hint="default"/>
        <w:b/>
        <w:bCs/>
        <w:i w:val="0"/>
        <w:iCs w:val="0"/>
        <w:spacing w:val="-1"/>
        <w:w w:val="102"/>
        <w:sz w:val="22"/>
        <w:szCs w:val="22"/>
        <w:lang w:val="en-US" w:eastAsia="en-US" w:bidi="ar-SA"/>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920" w:hanging="293"/>
      </w:pPr>
      <w:rPr>
        <w:rFonts w:hint="default"/>
        <w:lang w:val="en-US" w:eastAsia="en-US" w:bidi="ar-SA"/>
      </w:rPr>
    </w:lvl>
    <w:lvl w:ilvl="4">
      <w:numFmt w:val="bullet"/>
      <w:lvlText w:val="•"/>
      <w:lvlJc w:val="left"/>
      <w:pPr>
        <w:ind w:left="4020" w:hanging="293"/>
      </w:pPr>
      <w:rPr>
        <w:rFonts w:hint="default"/>
        <w:lang w:val="en-US" w:eastAsia="en-US" w:bidi="ar-SA"/>
      </w:rPr>
    </w:lvl>
    <w:lvl w:ilvl="5">
      <w:numFmt w:val="bullet"/>
      <w:lvlText w:val="•"/>
      <w:lvlJc w:val="left"/>
      <w:pPr>
        <w:ind w:left="5120" w:hanging="293"/>
      </w:pPr>
      <w:rPr>
        <w:rFonts w:hint="default"/>
        <w:lang w:val="en-US" w:eastAsia="en-US" w:bidi="ar-SA"/>
      </w:rPr>
    </w:lvl>
    <w:lvl w:ilvl="6">
      <w:numFmt w:val="bullet"/>
      <w:lvlText w:val="•"/>
      <w:lvlJc w:val="left"/>
      <w:pPr>
        <w:ind w:left="6220" w:hanging="293"/>
      </w:pPr>
      <w:rPr>
        <w:rFonts w:hint="default"/>
        <w:lang w:val="en-US" w:eastAsia="en-US" w:bidi="ar-SA"/>
      </w:rPr>
    </w:lvl>
    <w:lvl w:ilvl="7">
      <w:numFmt w:val="bullet"/>
      <w:lvlText w:val="•"/>
      <w:lvlJc w:val="left"/>
      <w:pPr>
        <w:ind w:left="7320" w:hanging="293"/>
      </w:pPr>
      <w:rPr>
        <w:rFonts w:hint="default"/>
        <w:lang w:val="en-US" w:eastAsia="en-US" w:bidi="ar-SA"/>
      </w:rPr>
    </w:lvl>
    <w:lvl w:ilvl="8">
      <w:numFmt w:val="bullet"/>
      <w:lvlText w:val="•"/>
      <w:lvlJc w:val="left"/>
      <w:pPr>
        <w:ind w:left="8420" w:hanging="293"/>
      </w:pPr>
      <w:rPr>
        <w:rFonts w:hint="default"/>
        <w:lang w:val="en-US" w:eastAsia="en-US" w:bidi="ar-SA"/>
      </w:rPr>
    </w:lvl>
  </w:abstractNum>
  <w:abstractNum w:abstractNumId="19" w15:restartNumberingAfterBreak="0">
    <w:nsid w:val="19365DF8"/>
    <w:multiLevelType w:val="hybridMultilevel"/>
    <w:tmpl w:val="0874994A"/>
    <w:lvl w:ilvl="0" w:tplc="22405762">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1" w:tplc="FFFFFFFF">
      <w:numFmt w:val="bullet"/>
      <w:lvlText w:val="•"/>
      <w:lvlJc w:val="left"/>
      <w:pPr>
        <w:ind w:left="1710" w:hanging="293"/>
      </w:pPr>
      <w:rPr>
        <w:rFonts w:hint="default"/>
        <w:lang w:val="en-US" w:eastAsia="en-US" w:bidi="ar-SA"/>
      </w:rPr>
    </w:lvl>
    <w:lvl w:ilvl="2" w:tplc="FFFFFFFF">
      <w:numFmt w:val="bullet"/>
      <w:lvlText w:val="•"/>
      <w:lvlJc w:val="left"/>
      <w:pPr>
        <w:ind w:left="2700" w:hanging="293"/>
      </w:pPr>
      <w:rPr>
        <w:rFonts w:hint="default"/>
        <w:lang w:val="en-US" w:eastAsia="en-US" w:bidi="ar-SA"/>
      </w:rPr>
    </w:lvl>
    <w:lvl w:ilvl="3" w:tplc="FFFFFFFF">
      <w:numFmt w:val="bullet"/>
      <w:lvlText w:val="•"/>
      <w:lvlJc w:val="left"/>
      <w:pPr>
        <w:ind w:left="3690" w:hanging="293"/>
      </w:pPr>
      <w:rPr>
        <w:rFonts w:hint="default"/>
        <w:lang w:val="en-US" w:eastAsia="en-US" w:bidi="ar-SA"/>
      </w:rPr>
    </w:lvl>
    <w:lvl w:ilvl="4" w:tplc="FFFFFFFF">
      <w:numFmt w:val="bullet"/>
      <w:lvlText w:val="•"/>
      <w:lvlJc w:val="left"/>
      <w:pPr>
        <w:ind w:left="4680" w:hanging="293"/>
      </w:pPr>
      <w:rPr>
        <w:rFonts w:hint="default"/>
        <w:lang w:val="en-US" w:eastAsia="en-US" w:bidi="ar-SA"/>
      </w:rPr>
    </w:lvl>
    <w:lvl w:ilvl="5" w:tplc="FFFFFFFF">
      <w:numFmt w:val="bullet"/>
      <w:lvlText w:val="•"/>
      <w:lvlJc w:val="left"/>
      <w:pPr>
        <w:ind w:left="5670" w:hanging="293"/>
      </w:pPr>
      <w:rPr>
        <w:rFonts w:hint="default"/>
        <w:lang w:val="en-US" w:eastAsia="en-US" w:bidi="ar-SA"/>
      </w:rPr>
    </w:lvl>
    <w:lvl w:ilvl="6" w:tplc="FFFFFFFF">
      <w:numFmt w:val="bullet"/>
      <w:lvlText w:val="•"/>
      <w:lvlJc w:val="left"/>
      <w:pPr>
        <w:ind w:left="6660" w:hanging="293"/>
      </w:pPr>
      <w:rPr>
        <w:rFonts w:hint="default"/>
        <w:lang w:val="en-US" w:eastAsia="en-US" w:bidi="ar-SA"/>
      </w:rPr>
    </w:lvl>
    <w:lvl w:ilvl="7" w:tplc="FFFFFFFF">
      <w:numFmt w:val="bullet"/>
      <w:lvlText w:val="•"/>
      <w:lvlJc w:val="left"/>
      <w:pPr>
        <w:ind w:left="7650" w:hanging="293"/>
      </w:pPr>
      <w:rPr>
        <w:rFonts w:hint="default"/>
        <w:lang w:val="en-US" w:eastAsia="en-US" w:bidi="ar-SA"/>
      </w:rPr>
    </w:lvl>
    <w:lvl w:ilvl="8" w:tplc="FFFFFFFF">
      <w:numFmt w:val="bullet"/>
      <w:lvlText w:val="•"/>
      <w:lvlJc w:val="left"/>
      <w:pPr>
        <w:ind w:left="8640" w:hanging="293"/>
      </w:pPr>
      <w:rPr>
        <w:rFonts w:hint="default"/>
        <w:lang w:val="en-US" w:eastAsia="en-US" w:bidi="ar-SA"/>
      </w:rPr>
    </w:lvl>
  </w:abstractNum>
  <w:abstractNum w:abstractNumId="20" w15:restartNumberingAfterBreak="0">
    <w:nsid w:val="195C1011"/>
    <w:multiLevelType w:val="multilevel"/>
    <w:tmpl w:val="414A0036"/>
    <w:lvl w:ilvl="0">
      <w:start w:val="16"/>
      <w:numFmt w:val="decimal"/>
      <w:lvlText w:val="%1"/>
      <w:lvlJc w:val="left"/>
      <w:pPr>
        <w:ind w:left="609" w:hanging="491"/>
      </w:pPr>
      <w:rPr>
        <w:rFonts w:hint="default"/>
      </w:rPr>
    </w:lvl>
    <w:lvl w:ilvl="1">
      <w:start w:val="1"/>
      <w:numFmt w:val="decimal"/>
      <w:lvlText w:val="%1-%2"/>
      <w:lvlJc w:val="left"/>
      <w:pPr>
        <w:ind w:left="609" w:hanging="491"/>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21" w15:restartNumberingAfterBreak="0">
    <w:nsid w:val="19656EDF"/>
    <w:multiLevelType w:val="hybridMultilevel"/>
    <w:tmpl w:val="2DDCC764"/>
    <w:lvl w:ilvl="0" w:tplc="04090019">
      <w:start w:val="1"/>
      <w:numFmt w:val="lowerLetter"/>
      <w:lvlText w:val="%1."/>
      <w:lvlJc w:val="left"/>
      <w:pPr>
        <w:ind w:left="1860" w:hanging="360"/>
      </w:p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2" w15:restartNumberingAfterBreak="0">
    <w:nsid w:val="19771CD4"/>
    <w:multiLevelType w:val="hybridMultilevel"/>
    <w:tmpl w:val="EFAA059C"/>
    <w:lvl w:ilvl="0" w:tplc="7700A210">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537C22"/>
    <w:multiLevelType w:val="multilevel"/>
    <w:tmpl w:val="67DA93A4"/>
    <w:lvl w:ilvl="0">
      <w:start w:val="1"/>
      <w:numFmt w:val="decimal"/>
      <w:lvlText w:val="%1"/>
      <w:lvlJc w:val="left"/>
      <w:pPr>
        <w:ind w:left="609" w:hanging="491"/>
      </w:pPr>
      <w:rPr>
        <w:rFonts w:hint="default"/>
      </w:rPr>
    </w:lvl>
    <w:lvl w:ilvl="1">
      <w:start w:val="1"/>
      <w:numFmt w:val="decimal"/>
      <w:lvlText w:val="%1-%2"/>
      <w:lvlJc w:val="left"/>
      <w:pPr>
        <w:ind w:left="609" w:hanging="491"/>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24" w15:restartNumberingAfterBreak="0">
    <w:nsid w:val="1C16269A"/>
    <w:multiLevelType w:val="multilevel"/>
    <w:tmpl w:val="BEC04E1E"/>
    <w:lvl w:ilvl="0">
      <w:start w:val="14"/>
      <w:numFmt w:val="decimal"/>
      <w:lvlText w:val="%1"/>
      <w:lvlJc w:val="left"/>
      <w:pPr>
        <w:ind w:left="103" w:hanging="491"/>
      </w:pPr>
      <w:rPr>
        <w:rFonts w:hint="default"/>
      </w:rPr>
    </w:lvl>
    <w:lvl w:ilvl="1">
      <w:start w:val="1"/>
      <w:numFmt w:val="decimal"/>
      <w:lvlText w:val="%1-%2"/>
      <w:lvlJc w:val="left"/>
      <w:pPr>
        <w:ind w:left="103" w:hanging="491"/>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hint="default"/>
        <w:spacing w:val="0"/>
        <w:w w:val="102"/>
      </w:rPr>
    </w:lvl>
    <w:lvl w:ilvl="3">
      <w:start w:val="1"/>
      <w:numFmt w:val="decimal"/>
      <w:lvlText w:val="%4."/>
      <w:lvlJc w:val="left"/>
      <w:pPr>
        <w:ind w:left="1150" w:hanging="293"/>
      </w:pPr>
      <w:rPr>
        <w:rFonts w:ascii="Times New Roman" w:eastAsia="Times New Roman" w:hAnsi="Times New Roman" w:cs="Times New Roman" w:hint="default"/>
        <w:b w:val="0"/>
        <w:bCs w:val="0"/>
        <w:i w:val="0"/>
        <w:iCs w:val="0"/>
        <w:spacing w:val="0"/>
        <w:w w:val="102"/>
        <w:sz w:val="22"/>
        <w:szCs w:val="22"/>
      </w:rPr>
    </w:lvl>
    <w:lvl w:ilvl="4">
      <w:numFmt w:val="bullet"/>
      <w:lvlText w:val="•"/>
      <w:lvlJc w:val="left"/>
      <w:pPr>
        <w:ind w:left="2511" w:hanging="293"/>
      </w:pPr>
      <w:rPr>
        <w:rFonts w:hint="default"/>
      </w:rPr>
    </w:lvl>
    <w:lvl w:ilvl="5">
      <w:numFmt w:val="bullet"/>
      <w:lvlText w:val="•"/>
      <w:lvlJc w:val="left"/>
      <w:pPr>
        <w:ind w:left="3862" w:hanging="293"/>
      </w:pPr>
      <w:rPr>
        <w:rFonts w:hint="default"/>
      </w:rPr>
    </w:lvl>
    <w:lvl w:ilvl="6">
      <w:numFmt w:val="bullet"/>
      <w:lvlText w:val="•"/>
      <w:lvlJc w:val="left"/>
      <w:pPr>
        <w:ind w:left="5214" w:hanging="293"/>
      </w:pPr>
      <w:rPr>
        <w:rFonts w:hint="default"/>
      </w:rPr>
    </w:lvl>
    <w:lvl w:ilvl="7">
      <w:numFmt w:val="bullet"/>
      <w:lvlText w:val="•"/>
      <w:lvlJc w:val="left"/>
      <w:pPr>
        <w:ind w:left="6565" w:hanging="293"/>
      </w:pPr>
      <w:rPr>
        <w:rFonts w:hint="default"/>
      </w:rPr>
    </w:lvl>
    <w:lvl w:ilvl="8">
      <w:numFmt w:val="bullet"/>
      <w:lvlText w:val="•"/>
      <w:lvlJc w:val="left"/>
      <w:pPr>
        <w:ind w:left="7917" w:hanging="293"/>
      </w:pPr>
      <w:rPr>
        <w:rFonts w:hint="default"/>
      </w:rPr>
    </w:lvl>
  </w:abstractNum>
  <w:abstractNum w:abstractNumId="25" w15:restartNumberingAfterBreak="0">
    <w:nsid w:val="1DF3193A"/>
    <w:multiLevelType w:val="multilevel"/>
    <w:tmpl w:val="5086958C"/>
    <w:lvl w:ilvl="0">
      <w:start w:val="9"/>
      <w:numFmt w:val="decimal"/>
      <w:lvlText w:val="%1"/>
      <w:lvlJc w:val="left"/>
      <w:pPr>
        <w:ind w:left="103" w:hanging="368"/>
      </w:pPr>
      <w:rPr>
        <w:rFonts w:hint="default"/>
      </w:rPr>
    </w:lvl>
    <w:lvl w:ilvl="1">
      <w:start w:val="23"/>
      <w:numFmt w:val="decimal"/>
      <w:lvlText w:val="%1-%2"/>
      <w:lvlJc w:val="left"/>
      <w:pPr>
        <w:ind w:left="103" w:hanging="368"/>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color w:val="333333"/>
        <w:spacing w:val="0"/>
        <w:w w:val="102"/>
        <w:sz w:val="20"/>
        <w:szCs w:val="20"/>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26" w15:restartNumberingAfterBreak="0">
    <w:nsid w:val="1E1964A9"/>
    <w:multiLevelType w:val="multilevel"/>
    <w:tmpl w:val="7E9C98FC"/>
    <w:lvl w:ilvl="0">
      <w:start w:val="28"/>
      <w:numFmt w:val="decimal"/>
      <w:lvlText w:val="%1"/>
      <w:lvlJc w:val="left"/>
      <w:pPr>
        <w:ind w:left="103" w:hanging="491"/>
      </w:pPr>
      <w:rPr>
        <w:rFonts w:hint="default"/>
      </w:rPr>
    </w:lvl>
    <w:lvl w:ilvl="1">
      <w:start w:val="1"/>
      <w:numFmt w:val="decimal"/>
      <w:lvlText w:val="%1-%2"/>
      <w:lvlJc w:val="left"/>
      <w:pPr>
        <w:ind w:left="103" w:hanging="491"/>
      </w:pPr>
      <w:rPr>
        <w:rFonts w:ascii="Times New Roman" w:eastAsia="Arial" w:hAnsi="Times New Roman" w:cs="Times New Roman" w:hint="default"/>
        <w:b/>
        <w:bCs/>
        <w:i w:val="0"/>
        <w:iCs w:val="0"/>
        <w:spacing w:val="-1"/>
        <w:w w:val="102"/>
        <w:sz w:val="22"/>
        <w:szCs w:val="22"/>
      </w:rPr>
    </w:lvl>
    <w:lvl w:ilvl="2">
      <w:numFmt w:val="bullet"/>
      <w:lvlText w:val="•"/>
      <w:lvlJc w:val="left"/>
      <w:pPr>
        <w:ind w:left="2204" w:hanging="491"/>
      </w:pPr>
      <w:rPr>
        <w:rFonts w:hint="default"/>
      </w:rPr>
    </w:lvl>
    <w:lvl w:ilvl="3">
      <w:numFmt w:val="bullet"/>
      <w:lvlText w:val="•"/>
      <w:lvlJc w:val="left"/>
      <w:pPr>
        <w:ind w:left="3256" w:hanging="491"/>
      </w:pPr>
      <w:rPr>
        <w:rFonts w:hint="default"/>
      </w:rPr>
    </w:lvl>
    <w:lvl w:ilvl="4">
      <w:numFmt w:val="bullet"/>
      <w:lvlText w:val="•"/>
      <w:lvlJc w:val="left"/>
      <w:pPr>
        <w:ind w:left="4308" w:hanging="491"/>
      </w:pPr>
      <w:rPr>
        <w:rFonts w:hint="default"/>
      </w:rPr>
    </w:lvl>
    <w:lvl w:ilvl="5">
      <w:numFmt w:val="bullet"/>
      <w:lvlText w:val="•"/>
      <w:lvlJc w:val="left"/>
      <w:pPr>
        <w:ind w:left="5360" w:hanging="491"/>
      </w:pPr>
      <w:rPr>
        <w:rFonts w:hint="default"/>
      </w:rPr>
    </w:lvl>
    <w:lvl w:ilvl="6">
      <w:numFmt w:val="bullet"/>
      <w:lvlText w:val="•"/>
      <w:lvlJc w:val="left"/>
      <w:pPr>
        <w:ind w:left="6412" w:hanging="491"/>
      </w:pPr>
      <w:rPr>
        <w:rFonts w:hint="default"/>
      </w:rPr>
    </w:lvl>
    <w:lvl w:ilvl="7">
      <w:numFmt w:val="bullet"/>
      <w:lvlText w:val="•"/>
      <w:lvlJc w:val="left"/>
      <w:pPr>
        <w:ind w:left="7464" w:hanging="491"/>
      </w:pPr>
      <w:rPr>
        <w:rFonts w:hint="default"/>
      </w:rPr>
    </w:lvl>
    <w:lvl w:ilvl="8">
      <w:numFmt w:val="bullet"/>
      <w:lvlText w:val="•"/>
      <w:lvlJc w:val="left"/>
      <w:pPr>
        <w:ind w:left="8516" w:hanging="491"/>
      </w:pPr>
      <w:rPr>
        <w:rFonts w:hint="default"/>
      </w:rPr>
    </w:lvl>
  </w:abstractNum>
  <w:abstractNum w:abstractNumId="27" w15:restartNumberingAfterBreak="0">
    <w:nsid w:val="1EA12FE7"/>
    <w:multiLevelType w:val="multilevel"/>
    <w:tmpl w:val="F244B582"/>
    <w:lvl w:ilvl="0">
      <w:start w:val="18"/>
      <w:numFmt w:val="decimal"/>
      <w:lvlText w:val="%1"/>
      <w:lvlJc w:val="left"/>
      <w:pPr>
        <w:ind w:left="609" w:hanging="491"/>
      </w:pPr>
      <w:rPr>
        <w:rFonts w:hint="default"/>
      </w:rPr>
    </w:lvl>
    <w:lvl w:ilvl="1">
      <w:start w:val="1"/>
      <w:numFmt w:val="decimal"/>
      <w:lvlText w:val="%1-%2"/>
      <w:lvlJc w:val="left"/>
      <w:pPr>
        <w:ind w:left="609" w:hanging="491"/>
      </w:pPr>
      <w:rPr>
        <w:rFonts w:ascii="Times New Roman" w:eastAsia="Arial" w:hAnsi="Times New Roman" w:cs="Times New Roman" w:hint="default"/>
        <w:b/>
        <w:bCs/>
        <w:i w:val="0"/>
        <w:iCs w:val="0"/>
        <w:spacing w:val="-1"/>
        <w:w w:val="102"/>
        <w:sz w:val="22"/>
        <w:szCs w:val="22"/>
      </w:rPr>
    </w:lvl>
    <w:lvl w:ilvl="2">
      <w:numFmt w:val="bullet"/>
      <w:lvlText w:val="•"/>
      <w:lvlJc w:val="left"/>
      <w:pPr>
        <w:ind w:left="2604" w:hanging="491"/>
      </w:pPr>
      <w:rPr>
        <w:rFonts w:hint="default"/>
      </w:rPr>
    </w:lvl>
    <w:lvl w:ilvl="3">
      <w:numFmt w:val="bullet"/>
      <w:lvlText w:val="•"/>
      <w:lvlJc w:val="left"/>
      <w:pPr>
        <w:ind w:left="3606" w:hanging="491"/>
      </w:pPr>
      <w:rPr>
        <w:rFonts w:hint="default"/>
      </w:rPr>
    </w:lvl>
    <w:lvl w:ilvl="4">
      <w:numFmt w:val="bullet"/>
      <w:lvlText w:val="•"/>
      <w:lvlJc w:val="left"/>
      <w:pPr>
        <w:ind w:left="4608" w:hanging="491"/>
      </w:pPr>
      <w:rPr>
        <w:rFonts w:hint="default"/>
      </w:rPr>
    </w:lvl>
    <w:lvl w:ilvl="5">
      <w:numFmt w:val="bullet"/>
      <w:lvlText w:val="•"/>
      <w:lvlJc w:val="left"/>
      <w:pPr>
        <w:ind w:left="5610" w:hanging="491"/>
      </w:pPr>
      <w:rPr>
        <w:rFonts w:hint="default"/>
      </w:rPr>
    </w:lvl>
    <w:lvl w:ilvl="6">
      <w:numFmt w:val="bullet"/>
      <w:lvlText w:val="•"/>
      <w:lvlJc w:val="left"/>
      <w:pPr>
        <w:ind w:left="6612" w:hanging="491"/>
      </w:pPr>
      <w:rPr>
        <w:rFonts w:hint="default"/>
      </w:rPr>
    </w:lvl>
    <w:lvl w:ilvl="7">
      <w:numFmt w:val="bullet"/>
      <w:lvlText w:val="•"/>
      <w:lvlJc w:val="left"/>
      <w:pPr>
        <w:ind w:left="7614" w:hanging="491"/>
      </w:pPr>
      <w:rPr>
        <w:rFonts w:hint="default"/>
      </w:rPr>
    </w:lvl>
    <w:lvl w:ilvl="8">
      <w:numFmt w:val="bullet"/>
      <w:lvlText w:val="•"/>
      <w:lvlJc w:val="left"/>
      <w:pPr>
        <w:ind w:left="8616" w:hanging="491"/>
      </w:pPr>
      <w:rPr>
        <w:rFonts w:hint="default"/>
      </w:rPr>
    </w:lvl>
  </w:abstractNum>
  <w:abstractNum w:abstractNumId="28" w15:restartNumberingAfterBreak="0">
    <w:nsid w:val="1EDA56F9"/>
    <w:multiLevelType w:val="multilevel"/>
    <w:tmpl w:val="F61C192A"/>
    <w:lvl w:ilvl="0">
      <w:start w:val="4"/>
      <w:numFmt w:val="decimal"/>
      <w:lvlText w:val="%1"/>
      <w:lvlJc w:val="left"/>
      <w:pPr>
        <w:ind w:left="486" w:hanging="368"/>
      </w:pPr>
      <w:rPr>
        <w:rFonts w:hint="default"/>
      </w:rPr>
    </w:lvl>
    <w:lvl w:ilvl="1">
      <w:start w:val="1"/>
      <w:numFmt w:val="decimal"/>
      <w:lvlText w:val="%1-%2"/>
      <w:lvlJc w:val="left"/>
      <w:pPr>
        <w:ind w:left="486" w:hanging="368"/>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29" w15:restartNumberingAfterBreak="0">
    <w:nsid w:val="1FB04F53"/>
    <w:multiLevelType w:val="multilevel"/>
    <w:tmpl w:val="DF9887C6"/>
    <w:lvl w:ilvl="0">
      <w:start w:val="5"/>
      <w:numFmt w:val="decimal"/>
      <w:lvlText w:val="%1"/>
      <w:lvlJc w:val="left"/>
      <w:pPr>
        <w:ind w:left="486" w:hanging="368"/>
      </w:pPr>
      <w:rPr>
        <w:rFonts w:hint="default"/>
        <w:lang w:val="en-US" w:eastAsia="en-US" w:bidi="ar-SA"/>
      </w:rPr>
    </w:lvl>
    <w:lvl w:ilvl="1">
      <w:start w:val="1"/>
      <w:numFmt w:val="decimal"/>
      <w:lvlText w:val="%1-%2"/>
      <w:lvlJc w:val="left"/>
      <w:pPr>
        <w:ind w:left="794" w:hanging="368"/>
      </w:pPr>
      <w:rPr>
        <w:rFonts w:ascii="Times New Roman" w:eastAsia="Arial" w:hAnsi="Times New Roman" w:cs="Times New Roman" w:hint="default"/>
        <w:b/>
        <w:bCs/>
        <w:i w:val="0"/>
        <w:iCs w:val="0"/>
        <w:spacing w:val="-1"/>
        <w:w w:val="102"/>
        <w:sz w:val="22"/>
        <w:szCs w:val="22"/>
        <w:lang w:val="en-US" w:eastAsia="en-US" w:bidi="ar-SA"/>
      </w:rPr>
    </w:lvl>
    <w:lvl w:ilvl="2">
      <w:numFmt w:val="bullet"/>
      <w:lvlText w:val="•"/>
      <w:lvlJc w:val="left"/>
      <w:pPr>
        <w:ind w:left="2508" w:hanging="368"/>
      </w:pPr>
      <w:rPr>
        <w:rFonts w:hint="default"/>
        <w:lang w:val="en-US" w:eastAsia="en-US" w:bidi="ar-SA"/>
      </w:rPr>
    </w:lvl>
    <w:lvl w:ilvl="3">
      <w:numFmt w:val="bullet"/>
      <w:lvlText w:val="•"/>
      <w:lvlJc w:val="left"/>
      <w:pPr>
        <w:ind w:left="3522" w:hanging="368"/>
      </w:pPr>
      <w:rPr>
        <w:rFonts w:hint="default"/>
        <w:lang w:val="en-US" w:eastAsia="en-US" w:bidi="ar-SA"/>
      </w:rPr>
    </w:lvl>
    <w:lvl w:ilvl="4">
      <w:numFmt w:val="bullet"/>
      <w:lvlText w:val="•"/>
      <w:lvlJc w:val="left"/>
      <w:pPr>
        <w:ind w:left="4536" w:hanging="368"/>
      </w:pPr>
      <w:rPr>
        <w:rFonts w:hint="default"/>
        <w:lang w:val="en-US" w:eastAsia="en-US" w:bidi="ar-SA"/>
      </w:rPr>
    </w:lvl>
    <w:lvl w:ilvl="5">
      <w:numFmt w:val="bullet"/>
      <w:lvlText w:val="•"/>
      <w:lvlJc w:val="left"/>
      <w:pPr>
        <w:ind w:left="5550" w:hanging="368"/>
      </w:pPr>
      <w:rPr>
        <w:rFonts w:hint="default"/>
        <w:lang w:val="en-US" w:eastAsia="en-US" w:bidi="ar-SA"/>
      </w:rPr>
    </w:lvl>
    <w:lvl w:ilvl="6">
      <w:numFmt w:val="bullet"/>
      <w:lvlText w:val="•"/>
      <w:lvlJc w:val="left"/>
      <w:pPr>
        <w:ind w:left="6564" w:hanging="368"/>
      </w:pPr>
      <w:rPr>
        <w:rFonts w:hint="default"/>
        <w:lang w:val="en-US" w:eastAsia="en-US" w:bidi="ar-SA"/>
      </w:rPr>
    </w:lvl>
    <w:lvl w:ilvl="7">
      <w:numFmt w:val="bullet"/>
      <w:lvlText w:val="•"/>
      <w:lvlJc w:val="left"/>
      <w:pPr>
        <w:ind w:left="7578" w:hanging="368"/>
      </w:pPr>
      <w:rPr>
        <w:rFonts w:hint="default"/>
        <w:lang w:val="en-US" w:eastAsia="en-US" w:bidi="ar-SA"/>
      </w:rPr>
    </w:lvl>
    <w:lvl w:ilvl="8">
      <w:numFmt w:val="bullet"/>
      <w:lvlText w:val="•"/>
      <w:lvlJc w:val="left"/>
      <w:pPr>
        <w:ind w:left="8592" w:hanging="368"/>
      </w:pPr>
      <w:rPr>
        <w:rFonts w:hint="default"/>
        <w:lang w:val="en-US" w:eastAsia="en-US" w:bidi="ar-SA"/>
      </w:rPr>
    </w:lvl>
  </w:abstractNum>
  <w:abstractNum w:abstractNumId="30" w15:restartNumberingAfterBreak="0">
    <w:nsid w:val="22170145"/>
    <w:multiLevelType w:val="multilevel"/>
    <w:tmpl w:val="4A786A52"/>
    <w:lvl w:ilvl="0">
      <w:start w:val="9"/>
      <w:numFmt w:val="decimal"/>
      <w:lvlText w:val="%1"/>
      <w:lvlJc w:val="left"/>
      <w:pPr>
        <w:ind w:left="103" w:hanging="368"/>
      </w:pPr>
      <w:rPr>
        <w:rFonts w:hint="default"/>
      </w:rPr>
    </w:lvl>
    <w:lvl w:ilvl="1">
      <w:start w:val="9"/>
      <w:numFmt w:val="decimal"/>
      <w:lvlText w:val="%1-%2"/>
      <w:lvlJc w:val="left"/>
      <w:pPr>
        <w:ind w:left="103" w:hanging="368"/>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color w:val="333333"/>
        <w:spacing w:val="0"/>
        <w:w w:val="102"/>
        <w:sz w:val="20"/>
        <w:szCs w:val="20"/>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31" w15:restartNumberingAfterBreak="0">
    <w:nsid w:val="23837E67"/>
    <w:multiLevelType w:val="multilevel"/>
    <w:tmpl w:val="3848B58E"/>
    <w:lvl w:ilvl="0">
      <w:start w:val="23"/>
      <w:numFmt w:val="decimal"/>
      <w:lvlText w:val="%1"/>
      <w:lvlJc w:val="left"/>
      <w:pPr>
        <w:ind w:left="780" w:hanging="780"/>
      </w:pPr>
      <w:rPr>
        <w:rFonts w:hint="default"/>
        <w:b/>
      </w:rPr>
    </w:lvl>
    <w:lvl w:ilvl="1">
      <w:start w:val="4"/>
      <w:numFmt w:val="decimal"/>
      <w:lvlText w:val="%1.%2"/>
      <w:lvlJc w:val="left"/>
      <w:pPr>
        <w:ind w:left="1016" w:hanging="780"/>
      </w:pPr>
      <w:rPr>
        <w:rFonts w:hint="default"/>
        <w:b/>
      </w:rPr>
    </w:lvl>
    <w:lvl w:ilvl="2">
      <w:start w:val="1"/>
      <w:numFmt w:val="decimal"/>
      <w:lvlText w:val="%1.%2.%3"/>
      <w:lvlJc w:val="left"/>
      <w:pPr>
        <w:ind w:left="1252" w:hanging="780"/>
      </w:pPr>
      <w:rPr>
        <w:rFonts w:hint="default"/>
        <w:b/>
      </w:rPr>
    </w:lvl>
    <w:lvl w:ilvl="3">
      <w:start w:val="8"/>
      <w:numFmt w:val="decimal"/>
      <w:lvlText w:val="%1.%2.%3-%4"/>
      <w:lvlJc w:val="left"/>
      <w:pPr>
        <w:ind w:left="1488" w:hanging="780"/>
      </w:pPr>
      <w:rPr>
        <w:rFonts w:hint="default"/>
        <w:b/>
      </w:rPr>
    </w:lvl>
    <w:lvl w:ilvl="4">
      <w:start w:val="1"/>
      <w:numFmt w:val="decimal"/>
      <w:lvlText w:val="%1.%2.%3-%4.%5"/>
      <w:lvlJc w:val="left"/>
      <w:pPr>
        <w:ind w:left="2024" w:hanging="1080"/>
      </w:pPr>
      <w:rPr>
        <w:rFonts w:hint="default"/>
        <w:b/>
      </w:rPr>
    </w:lvl>
    <w:lvl w:ilvl="5">
      <w:start w:val="1"/>
      <w:numFmt w:val="decimal"/>
      <w:lvlText w:val="%1.%2.%3-%4.%5.%6"/>
      <w:lvlJc w:val="left"/>
      <w:pPr>
        <w:ind w:left="2260" w:hanging="1080"/>
      </w:pPr>
      <w:rPr>
        <w:rFonts w:hint="default"/>
        <w:b/>
      </w:rPr>
    </w:lvl>
    <w:lvl w:ilvl="6">
      <w:start w:val="1"/>
      <w:numFmt w:val="decimal"/>
      <w:lvlText w:val="%1.%2.%3-%4.%5.%6.%7"/>
      <w:lvlJc w:val="left"/>
      <w:pPr>
        <w:ind w:left="2856" w:hanging="1440"/>
      </w:pPr>
      <w:rPr>
        <w:rFonts w:hint="default"/>
        <w:b/>
      </w:rPr>
    </w:lvl>
    <w:lvl w:ilvl="7">
      <w:start w:val="1"/>
      <w:numFmt w:val="decimal"/>
      <w:lvlText w:val="%1.%2.%3-%4.%5.%6.%7.%8"/>
      <w:lvlJc w:val="left"/>
      <w:pPr>
        <w:ind w:left="3092" w:hanging="1440"/>
      </w:pPr>
      <w:rPr>
        <w:rFonts w:hint="default"/>
        <w:b/>
      </w:rPr>
    </w:lvl>
    <w:lvl w:ilvl="8">
      <w:start w:val="1"/>
      <w:numFmt w:val="decimal"/>
      <w:lvlText w:val="%1.%2.%3-%4.%5.%6.%7.%8.%9"/>
      <w:lvlJc w:val="left"/>
      <w:pPr>
        <w:ind w:left="3688" w:hanging="1800"/>
      </w:pPr>
      <w:rPr>
        <w:rFonts w:hint="default"/>
        <w:b/>
      </w:rPr>
    </w:lvl>
  </w:abstractNum>
  <w:abstractNum w:abstractNumId="32" w15:restartNumberingAfterBreak="0">
    <w:nsid w:val="23E41822"/>
    <w:multiLevelType w:val="multilevel"/>
    <w:tmpl w:val="F554591A"/>
    <w:lvl w:ilvl="0">
      <w:start w:val="14"/>
      <w:numFmt w:val="decimal"/>
      <w:lvlText w:val="%1"/>
      <w:lvlJc w:val="left"/>
      <w:pPr>
        <w:ind w:left="103" w:hanging="491"/>
      </w:pPr>
      <w:rPr>
        <w:rFonts w:hint="default"/>
      </w:rPr>
    </w:lvl>
    <w:lvl w:ilvl="1">
      <w:start w:val="6"/>
      <w:numFmt w:val="decimal"/>
      <w:lvlText w:val="%1-%2"/>
      <w:lvlJc w:val="left"/>
      <w:pPr>
        <w:ind w:left="103" w:hanging="491"/>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hint="default"/>
        <w:spacing w:val="0"/>
        <w:w w:val="102"/>
      </w:rPr>
    </w:lvl>
    <w:lvl w:ilvl="3">
      <w:start w:val="1"/>
      <w:numFmt w:val="decimal"/>
      <w:lvlText w:val="%4."/>
      <w:lvlJc w:val="left"/>
      <w:pPr>
        <w:ind w:left="1150" w:hanging="293"/>
      </w:pPr>
      <w:rPr>
        <w:rFonts w:ascii="Times New Roman" w:eastAsia="Times New Roman" w:hAnsi="Times New Roman" w:cs="Times New Roman" w:hint="default"/>
        <w:b w:val="0"/>
        <w:bCs w:val="0"/>
        <w:i w:val="0"/>
        <w:iCs w:val="0"/>
        <w:spacing w:val="0"/>
        <w:w w:val="102"/>
        <w:sz w:val="20"/>
        <w:szCs w:val="20"/>
      </w:rPr>
    </w:lvl>
    <w:lvl w:ilvl="4">
      <w:numFmt w:val="bullet"/>
      <w:lvlText w:val="•"/>
      <w:lvlJc w:val="left"/>
      <w:pPr>
        <w:ind w:left="2511" w:hanging="293"/>
      </w:pPr>
      <w:rPr>
        <w:rFonts w:hint="default"/>
      </w:rPr>
    </w:lvl>
    <w:lvl w:ilvl="5">
      <w:numFmt w:val="bullet"/>
      <w:lvlText w:val="•"/>
      <w:lvlJc w:val="left"/>
      <w:pPr>
        <w:ind w:left="3862" w:hanging="293"/>
      </w:pPr>
      <w:rPr>
        <w:rFonts w:hint="default"/>
      </w:rPr>
    </w:lvl>
    <w:lvl w:ilvl="6">
      <w:numFmt w:val="bullet"/>
      <w:lvlText w:val="•"/>
      <w:lvlJc w:val="left"/>
      <w:pPr>
        <w:ind w:left="5214" w:hanging="293"/>
      </w:pPr>
      <w:rPr>
        <w:rFonts w:hint="default"/>
      </w:rPr>
    </w:lvl>
    <w:lvl w:ilvl="7">
      <w:numFmt w:val="bullet"/>
      <w:lvlText w:val="•"/>
      <w:lvlJc w:val="left"/>
      <w:pPr>
        <w:ind w:left="6565" w:hanging="293"/>
      </w:pPr>
      <w:rPr>
        <w:rFonts w:hint="default"/>
      </w:rPr>
    </w:lvl>
    <w:lvl w:ilvl="8">
      <w:numFmt w:val="bullet"/>
      <w:lvlText w:val="•"/>
      <w:lvlJc w:val="left"/>
      <w:pPr>
        <w:ind w:left="7917" w:hanging="293"/>
      </w:pPr>
      <w:rPr>
        <w:rFonts w:hint="default"/>
      </w:rPr>
    </w:lvl>
  </w:abstractNum>
  <w:abstractNum w:abstractNumId="33" w15:restartNumberingAfterBreak="0">
    <w:nsid w:val="285C7FA4"/>
    <w:multiLevelType w:val="hybridMultilevel"/>
    <w:tmpl w:val="CFDEF55A"/>
    <w:lvl w:ilvl="0" w:tplc="0DF83CA8">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0"/>
        <w:szCs w:val="20"/>
        <w:lang w:val="en-US" w:eastAsia="en-US" w:bidi="ar-SA"/>
      </w:rPr>
    </w:lvl>
    <w:lvl w:ilvl="1" w:tplc="AA808AE2">
      <w:numFmt w:val="bullet"/>
      <w:lvlText w:val="•"/>
      <w:lvlJc w:val="left"/>
      <w:pPr>
        <w:ind w:left="1710" w:hanging="293"/>
      </w:pPr>
      <w:rPr>
        <w:rFonts w:hint="default"/>
        <w:lang w:val="en-US" w:eastAsia="en-US" w:bidi="ar-SA"/>
      </w:rPr>
    </w:lvl>
    <w:lvl w:ilvl="2" w:tplc="8AF68856">
      <w:numFmt w:val="bullet"/>
      <w:lvlText w:val="•"/>
      <w:lvlJc w:val="left"/>
      <w:pPr>
        <w:ind w:left="2700" w:hanging="293"/>
      </w:pPr>
      <w:rPr>
        <w:rFonts w:hint="default"/>
        <w:lang w:val="en-US" w:eastAsia="en-US" w:bidi="ar-SA"/>
      </w:rPr>
    </w:lvl>
    <w:lvl w:ilvl="3" w:tplc="E51AD1C0">
      <w:numFmt w:val="bullet"/>
      <w:lvlText w:val="•"/>
      <w:lvlJc w:val="left"/>
      <w:pPr>
        <w:ind w:left="3690" w:hanging="293"/>
      </w:pPr>
      <w:rPr>
        <w:rFonts w:hint="default"/>
        <w:lang w:val="en-US" w:eastAsia="en-US" w:bidi="ar-SA"/>
      </w:rPr>
    </w:lvl>
    <w:lvl w:ilvl="4" w:tplc="361E720E">
      <w:numFmt w:val="bullet"/>
      <w:lvlText w:val="•"/>
      <w:lvlJc w:val="left"/>
      <w:pPr>
        <w:ind w:left="4680" w:hanging="293"/>
      </w:pPr>
      <w:rPr>
        <w:rFonts w:hint="default"/>
        <w:lang w:val="en-US" w:eastAsia="en-US" w:bidi="ar-SA"/>
      </w:rPr>
    </w:lvl>
    <w:lvl w:ilvl="5" w:tplc="0B50703A">
      <w:numFmt w:val="bullet"/>
      <w:lvlText w:val="•"/>
      <w:lvlJc w:val="left"/>
      <w:pPr>
        <w:ind w:left="5670" w:hanging="293"/>
      </w:pPr>
      <w:rPr>
        <w:rFonts w:hint="default"/>
        <w:lang w:val="en-US" w:eastAsia="en-US" w:bidi="ar-SA"/>
      </w:rPr>
    </w:lvl>
    <w:lvl w:ilvl="6" w:tplc="C1AA17AA">
      <w:numFmt w:val="bullet"/>
      <w:lvlText w:val="•"/>
      <w:lvlJc w:val="left"/>
      <w:pPr>
        <w:ind w:left="6660" w:hanging="293"/>
      </w:pPr>
      <w:rPr>
        <w:rFonts w:hint="default"/>
        <w:lang w:val="en-US" w:eastAsia="en-US" w:bidi="ar-SA"/>
      </w:rPr>
    </w:lvl>
    <w:lvl w:ilvl="7" w:tplc="56EC14B4">
      <w:numFmt w:val="bullet"/>
      <w:lvlText w:val="•"/>
      <w:lvlJc w:val="left"/>
      <w:pPr>
        <w:ind w:left="7650" w:hanging="293"/>
      </w:pPr>
      <w:rPr>
        <w:rFonts w:hint="default"/>
        <w:lang w:val="en-US" w:eastAsia="en-US" w:bidi="ar-SA"/>
      </w:rPr>
    </w:lvl>
    <w:lvl w:ilvl="8" w:tplc="8BE697A8">
      <w:numFmt w:val="bullet"/>
      <w:lvlText w:val="•"/>
      <w:lvlJc w:val="left"/>
      <w:pPr>
        <w:ind w:left="8640" w:hanging="293"/>
      </w:pPr>
      <w:rPr>
        <w:rFonts w:hint="default"/>
        <w:lang w:val="en-US" w:eastAsia="en-US" w:bidi="ar-SA"/>
      </w:rPr>
    </w:lvl>
  </w:abstractNum>
  <w:abstractNum w:abstractNumId="34" w15:restartNumberingAfterBreak="0">
    <w:nsid w:val="294D2ECB"/>
    <w:multiLevelType w:val="hybridMultilevel"/>
    <w:tmpl w:val="C4569B04"/>
    <w:lvl w:ilvl="0" w:tplc="7FDA60A2">
      <w:start w:val="1"/>
      <w:numFmt w:val="decimal"/>
      <w:lvlText w:val="%1)"/>
      <w:lvlJc w:val="left"/>
      <w:pPr>
        <w:ind w:left="1020" w:hanging="360"/>
      </w:pPr>
    </w:lvl>
    <w:lvl w:ilvl="1" w:tplc="95B843DE">
      <w:start w:val="1"/>
      <w:numFmt w:val="decimal"/>
      <w:lvlText w:val="%2)"/>
      <w:lvlJc w:val="left"/>
      <w:pPr>
        <w:ind w:left="1020" w:hanging="360"/>
      </w:pPr>
    </w:lvl>
    <w:lvl w:ilvl="2" w:tplc="1F14B522">
      <w:start w:val="1"/>
      <w:numFmt w:val="decimal"/>
      <w:lvlText w:val="%3)"/>
      <w:lvlJc w:val="left"/>
      <w:pPr>
        <w:ind w:left="1020" w:hanging="360"/>
      </w:pPr>
    </w:lvl>
    <w:lvl w:ilvl="3" w:tplc="89C0095C">
      <w:start w:val="1"/>
      <w:numFmt w:val="decimal"/>
      <w:lvlText w:val="%4)"/>
      <w:lvlJc w:val="left"/>
      <w:pPr>
        <w:ind w:left="1020" w:hanging="360"/>
      </w:pPr>
    </w:lvl>
    <w:lvl w:ilvl="4" w:tplc="57C80A5C">
      <w:start w:val="1"/>
      <w:numFmt w:val="decimal"/>
      <w:lvlText w:val="%5)"/>
      <w:lvlJc w:val="left"/>
      <w:pPr>
        <w:ind w:left="1020" w:hanging="360"/>
      </w:pPr>
    </w:lvl>
    <w:lvl w:ilvl="5" w:tplc="BAEC7EEA">
      <w:start w:val="1"/>
      <w:numFmt w:val="decimal"/>
      <w:lvlText w:val="%6)"/>
      <w:lvlJc w:val="left"/>
      <w:pPr>
        <w:ind w:left="1020" w:hanging="360"/>
      </w:pPr>
    </w:lvl>
    <w:lvl w:ilvl="6" w:tplc="5204B768">
      <w:start w:val="1"/>
      <w:numFmt w:val="decimal"/>
      <w:lvlText w:val="%7)"/>
      <w:lvlJc w:val="left"/>
      <w:pPr>
        <w:ind w:left="1020" w:hanging="360"/>
      </w:pPr>
    </w:lvl>
    <w:lvl w:ilvl="7" w:tplc="8CE480CE">
      <w:start w:val="1"/>
      <w:numFmt w:val="decimal"/>
      <w:lvlText w:val="%8)"/>
      <w:lvlJc w:val="left"/>
      <w:pPr>
        <w:ind w:left="1020" w:hanging="360"/>
      </w:pPr>
    </w:lvl>
    <w:lvl w:ilvl="8" w:tplc="038EABDC">
      <w:start w:val="1"/>
      <w:numFmt w:val="decimal"/>
      <w:lvlText w:val="%9)"/>
      <w:lvlJc w:val="left"/>
      <w:pPr>
        <w:ind w:left="1020" w:hanging="360"/>
      </w:pPr>
    </w:lvl>
  </w:abstractNum>
  <w:abstractNum w:abstractNumId="35" w15:restartNumberingAfterBreak="0">
    <w:nsid w:val="2DF67B7E"/>
    <w:multiLevelType w:val="multilevel"/>
    <w:tmpl w:val="17149B5E"/>
    <w:lvl w:ilvl="0">
      <w:start w:val="1"/>
      <w:numFmt w:val="decimal"/>
      <w:lvlText w:val="%1"/>
      <w:lvlJc w:val="left"/>
      <w:pPr>
        <w:ind w:left="846" w:hanging="216"/>
      </w:pPr>
      <w:rPr>
        <w:rFonts w:ascii="Arial" w:eastAsia="Arial" w:hAnsi="Arial" w:cs="Arial" w:hint="default"/>
        <w:b/>
        <w:bCs/>
        <w:i w:val="0"/>
        <w:iCs w:val="0"/>
        <w:spacing w:val="0"/>
        <w:w w:val="100"/>
        <w:sz w:val="24"/>
        <w:szCs w:val="24"/>
      </w:rPr>
    </w:lvl>
    <w:lvl w:ilvl="1">
      <w:start w:val="1"/>
      <w:numFmt w:val="decimal"/>
      <w:lvlText w:val="%1.%2"/>
      <w:lvlJc w:val="left"/>
      <w:pPr>
        <w:ind w:left="595" w:hanging="478"/>
      </w:pPr>
      <w:rPr>
        <w:rFonts w:ascii="Arial" w:hAnsi="Arial" w:cs="Arial" w:hint="default"/>
        <w:spacing w:val="-1"/>
        <w:w w:val="102"/>
        <w:sz w:val="22"/>
        <w:szCs w:val="22"/>
      </w:rPr>
    </w:lvl>
    <w:lvl w:ilvl="2">
      <w:start w:val="1"/>
      <w:numFmt w:val="decimal"/>
      <w:lvlText w:val="%1.%2.%3"/>
      <w:lvlJc w:val="left"/>
      <w:pPr>
        <w:ind w:left="780" w:hanging="663"/>
      </w:pPr>
      <w:rPr>
        <w:rFonts w:ascii="Times New Roman" w:eastAsia="Arial" w:hAnsi="Times New Roman" w:cs="Times New Roman" w:hint="default"/>
        <w:b/>
        <w:bCs/>
        <w:i w:val="0"/>
        <w:iCs w:val="0"/>
        <w:spacing w:val="-1"/>
        <w:w w:val="102"/>
        <w:sz w:val="20"/>
        <w:szCs w:val="20"/>
      </w:rPr>
    </w:lvl>
    <w:lvl w:ilvl="3">
      <w:numFmt w:val="bullet"/>
      <w:lvlText w:val="•"/>
      <w:lvlJc w:val="left"/>
      <w:pPr>
        <w:ind w:left="600" w:hanging="663"/>
      </w:pPr>
      <w:rPr>
        <w:rFonts w:hint="default"/>
      </w:rPr>
    </w:lvl>
    <w:lvl w:ilvl="4">
      <w:numFmt w:val="bullet"/>
      <w:lvlText w:val="•"/>
      <w:lvlJc w:val="left"/>
      <w:pPr>
        <w:ind w:left="780" w:hanging="663"/>
      </w:pPr>
      <w:rPr>
        <w:rFonts w:hint="default"/>
      </w:rPr>
    </w:lvl>
    <w:lvl w:ilvl="5">
      <w:numFmt w:val="bullet"/>
      <w:lvlText w:val="•"/>
      <w:lvlJc w:val="left"/>
      <w:pPr>
        <w:ind w:left="2420" w:hanging="663"/>
      </w:pPr>
      <w:rPr>
        <w:rFonts w:hint="default"/>
      </w:rPr>
    </w:lvl>
    <w:lvl w:ilvl="6">
      <w:numFmt w:val="bullet"/>
      <w:lvlText w:val="•"/>
      <w:lvlJc w:val="left"/>
      <w:pPr>
        <w:ind w:left="4060" w:hanging="663"/>
      </w:pPr>
      <w:rPr>
        <w:rFonts w:hint="default"/>
      </w:rPr>
    </w:lvl>
    <w:lvl w:ilvl="7">
      <w:numFmt w:val="bullet"/>
      <w:lvlText w:val="•"/>
      <w:lvlJc w:val="left"/>
      <w:pPr>
        <w:ind w:left="5700" w:hanging="663"/>
      </w:pPr>
      <w:rPr>
        <w:rFonts w:hint="default"/>
      </w:rPr>
    </w:lvl>
    <w:lvl w:ilvl="8">
      <w:numFmt w:val="bullet"/>
      <w:lvlText w:val="•"/>
      <w:lvlJc w:val="left"/>
      <w:pPr>
        <w:ind w:left="7340" w:hanging="663"/>
      </w:pPr>
      <w:rPr>
        <w:rFonts w:hint="default"/>
      </w:rPr>
    </w:lvl>
  </w:abstractNum>
  <w:abstractNum w:abstractNumId="36" w15:restartNumberingAfterBreak="0">
    <w:nsid w:val="2EE72077"/>
    <w:multiLevelType w:val="multilevel"/>
    <w:tmpl w:val="34A87FBA"/>
    <w:lvl w:ilvl="0">
      <w:start w:val="13"/>
      <w:numFmt w:val="decimal"/>
      <w:lvlText w:val="%1"/>
      <w:lvlJc w:val="left"/>
      <w:pPr>
        <w:ind w:left="103" w:hanging="491"/>
      </w:pPr>
      <w:rPr>
        <w:rFonts w:hint="default"/>
      </w:rPr>
    </w:lvl>
    <w:lvl w:ilvl="1">
      <w:start w:val="1"/>
      <w:numFmt w:val="decimal"/>
      <w:lvlText w:val="%1-%2"/>
      <w:lvlJc w:val="left"/>
      <w:pPr>
        <w:ind w:left="103" w:hanging="491"/>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37" w15:restartNumberingAfterBreak="0">
    <w:nsid w:val="2F574E18"/>
    <w:multiLevelType w:val="multilevel"/>
    <w:tmpl w:val="28E07C56"/>
    <w:lvl w:ilvl="0">
      <w:start w:val="12"/>
      <w:numFmt w:val="decimal"/>
      <w:lvlText w:val="%1"/>
      <w:lvlJc w:val="left"/>
      <w:pPr>
        <w:ind w:left="108" w:hanging="492"/>
      </w:pPr>
      <w:rPr>
        <w:rFonts w:hint="default"/>
      </w:rPr>
    </w:lvl>
    <w:lvl w:ilvl="1">
      <w:start w:val="1"/>
      <w:numFmt w:val="decimal"/>
      <w:lvlText w:val="%1-%2"/>
      <w:lvlJc w:val="left"/>
      <w:pPr>
        <w:ind w:left="2194" w:hanging="492"/>
      </w:pPr>
      <w:rPr>
        <w:rFonts w:ascii="Times New Roman" w:eastAsia="Arial" w:hAnsi="Times New Roman" w:cs="Times New Roman" w:hint="default"/>
        <w:b/>
        <w:bCs/>
        <w:i w:val="0"/>
        <w:iCs w:val="0"/>
        <w:spacing w:val="0"/>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38" w15:restartNumberingAfterBreak="0">
    <w:nsid w:val="32151102"/>
    <w:multiLevelType w:val="multilevel"/>
    <w:tmpl w:val="4C84D276"/>
    <w:lvl w:ilvl="0">
      <w:start w:val="23"/>
      <w:numFmt w:val="decimal"/>
      <w:lvlText w:val="%1"/>
      <w:lvlJc w:val="left"/>
      <w:pPr>
        <w:ind w:left="780" w:hanging="780"/>
      </w:pPr>
      <w:rPr>
        <w:rFonts w:hint="default"/>
        <w:b/>
        <w:color w:val="auto"/>
      </w:rPr>
    </w:lvl>
    <w:lvl w:ilvl="1">
      <w:start w:val="4"/>
      <w:numFmt w:val="decimal"/>
      <w:lvlText w:val="%1.%2"/>
      <w:lvlJc w:val="left"/>
      <w:pPr>
        <w:ind w:left="1016" w:hanging="780"/>
      </w:pPr>
      <w:rPr>
        <w:rFonts w:hint="default"/>
        <w:b/>
        <w:color w:val="auto"/>
      </w:rPr>
    </w:lvl>
    <w:lvl w:ilvl="2">
      <w:start w:val="1"/>
      <w:numFmt w:val="decimal"/>
      <w:lvlText w:val="%1.%2.%3"/>
      <w:lvlJc w:val="left"/>
      <w:pPr>
        <w:ind w:left="1252" w:hanging="780"/>
      </w:pPr>
      <w:rPr>
        <w:rFonts w:hint="default"/>
        <w:b/>
        <w:color w:val="auto"/>
      </w:rPr>
    </w:lvl>
    <w:lvl w:ilvl="3">
      <w:start w:val="7"/>
      <w:numFmt w:val="decimal"/>
      <w:lvlText w:val="%1.%2.%3-%4"/>
      <w:lvlJc w:val="left"/>
      <w:pPr>
        <w:ind w:left="1488" w:hanging="780"/>
      </w:pPr>
      <w:rPr>
        <w:rFonts w:hint="default"/>
        <w:b/>
        <w:color w:val="auto"/>
      </w:rPr>
    </w:lvl>
    <w:lvl w:ilvl="4">
      <w:start w:val="1"/>
      <w:numFmt w:val="decimal"/>
      <w:lvlText w:val="%1.%2.%3-%4.%5"/>
      <w:lvlJc w:val="left"/>
      <w:pPr>
        <w:ind w:left="2024" w:hanging="1080"/>
      </w:pPr>
      <w:rPr>
        <w:rFonts w:hint="default"/>
        <w:b/>
        <w:color w:val="auto"/>
      </w:rPr>
    </w:lvl>
    <w:lvl w:ilvl="5">
      <w:start w:val="1"/>
      <w:numFmt w:val="decimal"/>
      <w:lvlText w:val="%1.%2.%3-%4.%5.%6"/>
      <w:lvlJc w:val="left"/>
      <w:pPr>
        <w:ind w:left="2260" w:hanging="1080"/>
      </w:pPr>
      <w:rPr>
        <w:rFonts w:hint="default"/>
        <w:b/>
        <w:color w:val="auto"/>
      </w:rPr>
    </w:lvl>
    <w:lvl w:ilvl="6">
      <w:start w:val="1"/>
      <w:numFmt w:val="decimal"/>
      <w:lvlText w:val="%1.%2.%3-%4.%5.%6.%7"/>
      <w:lvlJc w:val="left"/>
      <w:pPr>
        <w:ind w:left="2856" w:hanging="1440"/>
      </w:pPr>
      <w:rPr>
        <w:rFonts w:hint="default"/>
        <w:b/>
        <w:color w:val="auto"/>
      </w:rPr>
    </w:lvl>
    <w:lvl w:ilvl="7">
      <w:start w:val="1"/>
      <w:numFmt w:val="decimal"/>
      <w:lvlText w:val="%1.%2.%3-%4.%5.%6.%7.%8"/>
      <w:lvlJc w:val="left"/>
      <w:pPr>
        <w:ind w:left="3092" w:hanging="1440"/>
      </w:pPr>
      <w:rPr>
        <w:rFonts w:hint="default"/>
        <w:b/>
        <w:color w:val="auto"/>
      </w:rPr>
    </w:lvl>
    <w:lvl w:ilvl="8">
      <w:start w:val="1"/>
      <w:numFmt w:val="decimal"/>
      <w:lvlText w:val="%1.%2.%3-%4.%5.%6.%7.%8.%9"/>
      <w:lvlJc w:val="left"/>
      <w:pPr>
        <w:ind w:left="3328" w:hanging="1440"/>
      </w:pPr>
      <w:rPr>
        <w:rFonts w:hint="default"/>
        <w:b/>
        <w:color w:val="auto"/>
      </w:rPr>
    </w:lvl>
  </w:abstractNum>
  <w:abstractNum w:abstractNumId="39" w15:restartNumberingAfterBreak="0">
    <w:nsid w:val="36DD7973"/>
    <w:multiLevelType w:val="multilevel"/>
    <w:tmpl w:val="518266EA"/>
    <w:lvl w:ilvl="0">
      <w:start w:val="11"/>
      <w:numFmt w:val="decimal"/>
      <w:lvlText w:val="%1"/>
      <w:lvlJc w:val="left"/>
      <w:pPr>
        <w:ind w:left="609" w:hanging="491"/>
      </w:pPr>
      <w:rPr>
        <w:rFonts w:hint="default"/>
      </w:rPr>
    </w:lvl>
    <w:lvl w:ilvl="1">
      <w:start w:val="13"/>
      <w:numFmt w:val="decimal"/>
      <w:lvlText w:val="%1-%2"/>
      <w:lvlJc w:val="left"/>
      <w:pPr>
        <w:ind w:left="609" w:hanging="491"/>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0"/>
        <w:szCs w:val="20"/>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40" w15:restartNumberingAfterBreak="0">
    <w:nsid w:val="386C33EC"/>
    <w:multiLevelType w:val="multilevel"/>
    <w:tmpl w:val="F71C99DA"/>
    <w:lvl w:ilvl="0">
      <w:start w:val="17"/>
      <w:numFmt w:val="decimal"/>
      <w:lvlText w:val="%1"/>
      <w:lvlJc w:val="left"/>
      <w:pPr>
        <w:ind w:left="103" w:hanging="491"/>
      </w:pPr>
      <w:rPr>
        <w:rFonts w:hint="default"/>
        <w:lang w:val="en-US" w:eastAsia="en-US" w:bidi="ar-SA"/>
      </w:rPr>
    </w:lvl>
    <w:lvl w:ilvl="1">
      <w:start w:val="1"/>
      <w:numFmt w:val="decimal"/>
      <w:lvlText w:val="%1-%2"/>
      <w:lvlJc w:val="left"/>
      <w:pPr>
        <w:ind w:left="103" w:hanging="491"/>
      </w:pPr>
      <w:rPr>
        <w:rFonts w:ascii="Times New Roman" w:eastAsia="Arial" w:hAnsi="Times New Roman" w:cs="Times New Roman" w:hint="default"/>
        <w:b/>
        <w:bCs/>
        <w:i w:val="0"/>
        <w:iCs w:val="0"/>
        <w:spacing w:val="-1"/>
        <w:w w:val="102"/>
        <w:sz w:val="22"/>
        <w:szCs w:val="22"/>
        <w:lang w:val="en-US" w:eastAsia="en-US" w:bidi="ar-SA"/>
      </w:rPr>
    </w:lvl>
    <w:lvl w:ilvl="2">
      <w:numFmt w:val="bullet"/>
      <w:lvlText w:val="•"/>
      <w:lvlJc w:val="left"/>
      <w:pPr>
        <w:ind w:left="2204" w:hanging="491"/>
      </w:pPr>
      <w:rPr>
        <w:rFonts w:hint="default"/>
        <w:lang w:val="en-US" w:eastAsia="en-US" w:bidi="ar-SA"/>
      </w:rPr>
    </w:lvl>
    <w:lvl w:ilvl="3">
      <w:numFmt w:val="bullet"/>
      <w:lvlText w:val="•"/>
      <w:lvlJc w:val="left"/>
      <w:pPr>
        <w:ind w:left="3256" w:hanging="491"/>
      </w:pPr>
      <w:rPr>
        <w:rFonts w:hint="default"/>
        <w:lang w:val="en-US" w:eastAsia="en-US" w:bidi="ar-SA"/>
      </w:rPr>
    </w:lvl>
    <w:lvl w:ilvl="4">
      <w:numFmt w:val="bullet"/>
      <w:lvlText w:val="•"/>
      <w:lvlJc w:val="left"/>
      <w:pPr>
        <w:ind w:left="4308" w:hanging="491"/>
      </w:pPr>
      <w:rPr>
        <w:rFonts w:hint="default"/>
        <w:lang w:val="en-US" w:eastAsia="en-US" w:bidi="ar-SA"/>
      </w:rPr>
    </w:lvl>
    <w:lvl w:ilvl="5">
      <w:numFmt w:val="bullet"/>
      <w:lvlText w:val="•"/>
      <w:lvlJc w:val="left"/>
      <w:pPr>
        <w:ind w:left="5360" w:hanging="491"/>
      </w:pPr>
      <w:rPr>
        <w:rFonts w:hint="default"/>
        <w:lang w:val="en-US" w:eastAsia="en-US" w:bidi="ar-SA"/>
      </w:rPr>
    </w:lvl>
    <w:lvl w:ilvl="6">
      <w:numFmt w:val="bullet"/>
      <w:lvlText w:val="•"/>
      <w:lvlJc w:val="left"/>
      <w:pPr>
        <w:ind w:left="6412" w:hanging="491"/>
      </w:pPr>
      <w:rPr>
        <w:rFonts w:hint="default"/>
        <w:lang w:val="en-US" w:eastAsia="en-US" w:bidi="ar-SA"/>
      </w:rPr>
    </w:lvl>
    <w:lvl w:ilvl="7">
      <w:numFmt w:val="bullet"/>
      <w:lvlText w:val="•"/>
      <w:lvlJc w:val="left"/>
      <w:pPr>
        <w:ind w:left="7464" w:hanging="491"/>
      </w:pPr>
      <w:rPr>
        <w:rFonts w:hint="default"/>
        <w:lang w:val="en-US" w:eastAsia="en-US" w:bidi="ar-SA"/>
      </w:rPr>
    </w:lvl>
    <w:lvl w:ilvl="8">
      <w:numFmt w:val="bullet"/>
      <w:lvlText w:val="•"/>
      <w:lvlJc w:val="left"/>
      <w:pPr>
        <w:ind w:left="8516" w:hanging="491"/>
      </w:pPr>
      <w:rPr>
        <w:rFonts w:hint="default"/>
        <w:lang w:val="en-US" w:eastAsia="en-US" w:bidi="ar-SA"/>
      </w:rPr>
    </w:lvl>
  </w:abstractNum>
  <w:abstractNum w:abstractNumId="41" w15:restartNumberingAfterBreak="0">
    <w:nsid w:val="39967618"/>
    <w:multiLevelType w:val="multilevel"/>
    <w:tmpl w:val="405EDA5C"/>
    <w:lvl w:ilvl="0">
      <w:start w:val="25"/>
      <w:numFmt w:val="decimal"/>
      <w:lvlText w:val="%1"/>
      <w:lvlJc w:val="left"/>
      <w:pPr>
        <w:ind w:left="103" w:hanging="491"/>
      </w:pPr>
      <w:rPr>
        <w:rFonts w:hint="default"/>
      </w:rPr>
    </w:lvl>
    <w:lvl w:ilvl="1">
      <w:start w:val="1"/>
      <w:numFmt w:val="decimal"/>
      <w:lvlText w:val="%1-%2"/>
      <w:lvlJc w:val="left"/>
      <w:pPr>
        <w:ind w:left="103" w:hanging="491"/>
      </w:pPr>
      <w:rPr>
        <w:rFonts w:ascii="Times New Roman" w:eastAsia="Arial" w:hAnsi="Times New Roman" w:cs="Times New Roman" w:hint="default"/>
        <w:b/>
        <w:bCs/>
        <w:i w:val="0"/>
        <w:iCs w:val="0"/>
        <w:spacing w:val="-1"/>
        <w:w w:val="102"/>
        <w:sz w:val="22"/>
        <w:szCs w:val="22"/>
      </w:rPr>
    </w:lvl>
    <w:lvl w:ilvl="2">
      <w:numFmt w:val="bullet"/>
      <w:lvlText w:val="•"/>
      <w:lvlJc w:val="left"/>
      <w:pPr>
        <w:ind w:left="2204" w:hanging="491"/>
      </w:pPr>
      <w:rPr>
        <w:rFonts w:hint="default"/>
      </w:rPr>
    </w:lvl>
    <w:lvl w:ilvl="3">
      <w:numFmt w:val="bullet"/>
      <w:lvlText w:val="•"/>
      <w:lvlJc w:val="left"/>
      <w:pPr>
        <w:ind w:left="3256" w:hanging="491"/>
      </w:pPr>
      <w:rPr>
        <w:rFonts w:hint="default"/>
      </w:rPr>
    </w:lvl>
    <w:lvl w:ilvl="4">
      <w:numFmt w:val="bullet"/>
      <w:lvlText w:val="•"/>
      <w:lvlJc w:val="left"/>
      <w:pPr>
        <w:ind w:left="4308" w:hanging="491"/>
      </w:pPr>
      <w:rPr>
        <w:rFonts w:hint="default"/>
      </w:rPr>
    </w:lvl>
    <w:lvl w:ilvl="5">
      <w:numFmt w:val="bullet"/>
      <w:lvlText w:val="•"/>
      <w:lvlJc w:val="left"/>
      <w:pPr>
        <w:ind w:left="5360" w:hanging="491"/>
      </w:pPr>
      <w:rPr>
        <w:rFonts w:hint="default"/>
      </w:rPr>
    </w:lvl>
    <w:lvl w:ilvl="6">
      <w:numFmt w:val="bullet"/>
      <w:lvlText w:val="•"/>
      <w:lvlJc w:val="left"/>
      <w:pPr>
        <w:ind w:left="6412" w:hanging="491"/>
      </w:pPr>
      <w:rPr>
        <w:rFonts w:hint="default"/>
      </w:rPr>
    </w:lvl>
    <w:lvl w:ilvl="7">
      <w:numFmt w:val="bullet"/>
      <w:lvlText w:val="•"/>
      <w:lvlJc w:val="left"/>
      <w:pPr>
        <w:ind w:left="7464" w:hanging="491"/>
      </w:pPr>
      <w:rPr>
        <w:rFonts w:hint="default"/>
      </w:rPr>
    </w:lvl>
    <w:lvl w:ilvl="8">
      <w:numFmt w:val="bullet"/>
      <w:lvlText w:val="•"/>
      <w:lvlJc w:val="left"/>
      <w:pPr>
        <w:ind w:left="8516" w:hanging="491"/>
      </w:pPr>
      <w:rPr>
        <w:rFonts w:hint="default"/>
      </w:rPr>
    </w:lvl>
  </w:abstractNum>
  <w:abstractNum w:abstractNumId="42" w15:restartNumberingAfterBreak="0">
    <w:nsid w:val="39EE0EA4"/>
    <w:multiLevelType w:val="multilevel"/>
    <w:tmpl w:val="A92EC87C"/>
    <w:lvl w:ilvl="0">
      <w:start w:val="10"/>
      <w:numFmt w:val="decimal"/>
      <w:lvlText w:val="%1"/>
      <w:lvlJc w:val="left"/>
      <w:pPr>
        <w:ind w:left="103" w:hanging="491"/>
      </w:pPr>
      <w:rPr>
        <w:rFonts w:hint="default"/>
      </w:rPr>
    </w:lvl>
    <w:lvl w:ilvl="1">
      <w:start w:val="1"/>
      <w:numFmt w:val="decimal"/>
      <w:lvlText w:val="%1-%2"/>
      <w:lvlJc w:val="left"/>
      <w:pPr>
        <w:ind w:left="103" w:hanging="491"/>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43" w15:restartNumberingAfterBreak="0">
    <w:nsid w:val="3AEC1D1E"/>
    <w:multiLevelType w:val="multilevel"/>
    <w:tmpl w:val="CE2E57D6"/>
    <w:lvl w:ilvl="0">
      <w:start w:val="18"/>
      <w:numFmt w:val="decimal"/>
      <w:lvlText w:val="%1"/>
      <w:lvlJc w:val="left"/>
      <w:pPr>
        <w:ind w:left="609" w:hanging="491"/>
      </w:pPr>
      <w:rPr>
        <w:rFonts w:hint="default"/>
        <w:lang w:val="en-US" w:eastAsia="en-US" w:bidi="ar-SA"/>
      </w:rPr>
    </w:lvl>
    <w:lvl w:ilvl="1">
      <w:start w:val="1"/>
      <w:numFmt w:val="decimal"/>
      <w:lvlText w:val="%1-%2"/>
      <w:lvlJc w:val="left"/>
      <w:pPr>
        <w:ind w:left="609" w:hanging="491"/>
      </w:pPr>
      <w:rPr>
        <w:rFonts w:ascii="Times New Roman" w:eastAsia="Arial" w:hAnsi="Times New Roman" w:cs="Times New Roman" w:hint="default"/>
        <w:b/>
        <w:bCs/>
        <w:i w:val="0"/>
        <w:iCs w:val="0"/>
        <w:spacing w:val="-1"/>
        <w:w w:val="102"/>
        <w:sz w:val="22"/>
        <w:szCs w:val="22"/>
        <w:lang w:val="en-US" w:eastAsia="en-US" w:bidi="ar-SA"/>
      </w:rPr>
    </w:lvl>
    <w:lvl w:ilvl="2">
      <w:numFmt w:val="bullet"/>
      <w:lvlText w:val="•"/>
      <w:lvlJc w:val="left"/>
      <w:pPr>
        <w:ind w:left="2604" w:hanging="491"/>
      </w:pPr>
      <w:rPr>
        <w:rFonts w:hint="default"/>
        <w:lang w:val="en-US" w:eastAsia="en-US" w:bidi="ar-SA"/>
      </w:rPr>
    </w:lvl>
    <w:lvl w:ilvl="3">
      <w:numFmt w:val="bullet"/>
      <w:lvlText w:val="•"/>
      <w:lvlJc w:val="left"/>
      <w:pPr>
        <w:ind w:left="3606" w:hanging="491"/>
      </w:pPr>
      <w:rPr>
        <w:rFonts w:hint="default"/>
        <w:lang w:val="en-US" w:eastAsia="en-US" w:bidi="ar-SA"/>
      </w:rPr>
    </w:lvl>
    <w:lvl w:ilvl="4">
      <w:numFmt w:val="bullet"/>
      <w:lvlText w:val="•"/>
      <w:lvlJc w:val="left"/>
      <w:pPr>
        <w:ind w:left="4608" w:hanging="491"/>
      </w:pPr>
      <w:rPr>
        <w:rFonts w:hint="default"/>
        <w:lang w:val="en-US" w:eastAsia="en-US" w:bidi="ar-SA"/>
      </w:rPr>
    </w:lvl>
    <w:lvl w:ilvl="5">
      <w:numFmt w:val="bullet"/>
      <w:lvlText w:val="•"/>
      <w:lvlJc w:val="left"/>
      <w:pPr>
        <w:ind w:left="5610" w:hanging="491"/>
      </w:pPr>
      <w:rPr>
        <w:rFonts w:hint="default"/>
        <w:lang w:val="en-US" w:eastAsia="en-US" w:bidi="ar-SA"/>
      </w:rPr>
    </w:lvl>
    <w:lvl w:ilvl="6">
      <w:numFmt w:val="bullet"/>
      <w:lvlText w:val="•"/>
      <w:lvlJc w:val="left"/>
      <w:pPr>
        <w:ind w:left="6612" w:hanging="491"/>
      </w:pPr>
      <w:rPr>
        <w:rFonts w:hint="default"/>
        <w:lang w:val="en-US" w:eastAsia="en-US" w:bidi="ar-SA"/>
      </w:rPr>
    </w:lvl>
    <w:lvl w:ilvl="7">
      <w:numFmt w:val="bullet"/>
      <w:lvlText w:val="•"/>
      <w:lvlJc w:val="left"/>
      <w:pPr>
        <w:ind w:left="7614" w:hanging="491"/>
      </w:pPr>
      <w:rPr>
        <w:rFonts w:hint="default"/>
        <w:lang w:val="en-US" w:eastAsia="en-US" w:bidi="ar-SA"/>
      </w:rPr>
    </w:lvl>
    <w:lvl w:ilvl="8">
      <w:numFmt w:val="bullet"/>
      <w:lvlText w:val="•"/>
      <w:lvlJc w:val="left"/>
      <w:pPr>
        <w:ind w:left="8616" w:hanging="491"/>
      </w:pPr>
      <w:rPr>
        <w:rFonts w:hint="default"/>
        <w:lang w:val="en-US" w:eastAsia="en-US" w:bidi="ar-SA"/>
      </w:rPr>
    </w:lvl>
  </w:abstractNum>
  <w:abstractNum w:abstractNumId="44" w15:restartNumberingAfterBreak="0">
    <w:nsid w:val="3B527FDA"/>
    <w:multiLevelType w:val="hybridMultilevel"/>
    <w:tmpl w:val="3258D7A4"/>
    <w:lvl w:ilvl="0" w:tplc="0409000F">
      <w:start w:val="1"/>
      <w:numFmt w:val="decimal"/>
      <w:lvlText w:val="%1."/>
      <w:lvlJc w:val="left"/>
      <w:pPr>
        <w:ind w:left="1860" w:hanging="360"/>
      </w:pPr>
    </w:lvl>
    <w:lvl w:ilvl="1" w:tplc="FFFFFFFF" w:tentative="1">
      <w:start w:val="1"/>
      <w:numFmt w:val="lowerLetter"/>
      <w:lvlText w:val="%2."/>
      <w:lvlJc w:val="left"/>
      <w:pPr>
        <w:ind w:left="2580" w:hanging="360"/>
      </w:pPr>
    </w:lvl>
    <w:lvl w:ilvl="2" w:tplc="FFFFFFFF" w:tentative="1">
      <w:start w:val="1"/>
      <w:numFmt w:val="lowerRoman"/>
      <w:lvlText w:val="%3."/>
      <w:lvlJc w:val="right"/>
      <w:pPr>
        <w:ind w:left="3300" w:hanging="180"/>
      </w:pPr>
    </w:lvl>
    <w:lvl w:ilvl="3" w:tplc="FFFFFFFF" w:tentative="1">
      <w:start w:val="1"/>
      <w:numFmt w:val="decimal"/>
      <w:lvlText w:val="%4."/>
      <w:lvlJc w:val="left"/>
      <w:pPr>
        <w:ind w:left="4020" w:hanging="360"/>
      </w:pPr>
    </w:lvl>
    <w:lvl w:ilvl="4" w:tplc="FFFFFFFF" w:tentative="1">
      <w:start w:val="1"/>
      <w:numFmt w:val="lowerLetter"/>
      <w:lvlText w:val="%5."/>
      <w:lvlJc w:val="left"/>
      <w:pPr>
        <w:ind w:left="4740" w:hanging="360"/>
      </w:pPr>
    </w:lvl>
    <w:lvl w:ilvl="5" w:tplc="FFFFFFFF" w:tentative="1">
      <w:start w:val="1"/>
      <w:numFmt w:val="lowerRoman"/>
      <w:lvlText w:val="%6."/>
      <w:lvlJc w:val="right"/>
      <w:pPr>
        <w:ind w:left="5460" w:hanging="180"/>
      </w:pPr>
    </w:lvl>
    <w:lvl w:ilvl="6" w:tplc="FFFFFFFF" w:tentative="1">
      <w:start w:val="1"/>
      <w:numFmt w:val="decimal"/>
      <w:lvlText w:val="%7."/>
      <w:lvlJc w:val="left"/>
      <w:pPr>
        <w:ind w:left="6180" w:hanging="360"/>
      </w:pPr>
    </w:lvl>
    <w:lvl w:ilvl="7" w:tplc="FFFFFFFF" w:tentative="1">
      <w:start w:val="1"/>
      <w:numFmt w:val="lowerLetter"/>
      <w:lvlText w:val="%8."/>
      <w:lvlJc w:val="left"/>
      <w:pPr>
        <w:ind w:left="6900" w:hanging="360"/>
      </w:pPr>
    </w:lvl>
    <w:lvl w:ilvl="8" w:tplc="FFFFFFFF" w:tentative="1">
      <w:start w:val="1"/>
      <w:numFmt w:val="lowerRoman"/>
      <w:lvlText w:val="%9."/>
      <w:lvlJc w:val="right"/>
      <w:pPr>
        <w:ind w:left="7620" w:hanging="180"/>
      </w:pPr>
    </w:lvl>
  </w:abstractNum>
  <w:abstractNum w:abstractNumId="45" w15:restartNumberingAfterBreak="0">
    <w:nsid w:val="3BBA16B9"/>
    <w:multiLevelType w:val="hybridMultilevel"/>
    <w:tmpl w:val="2C8AF7BE"/>
    <w:lvl w:ilvl="0" w:tplc="FFFFFFFF">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0"/>
        <w:szCs w:val="20"/>
      </w:rPr>
    </w:lvl>
    <w:lvl w:ilvl="1" w:tplc="626C2E0C">
      <w:start w:val="1"/>
      <w:numFmt w:val="decimal"/>
      <w:lvlText w:val="%2."/>
      <w:lvlJc w:val="left"/>
      <w:pPr>
        <w:ind w:left="786" w:hanging="360"/>
      </w:pPr>
      <w:rPr>
        <w:rFonts w:ascii="Times New Roman" w:eastAsia="Times New Roman" w:hAnsi="Times New Roman" w:cs="Times New Roman" w:hint="default"/>
        <w:b w:val="0"/>
        <w:bCs w:val="0"/>
        <w:i w:val="0"/>
        <w:iCs w:val="0"/>
        <w:spacing w:val="0"/>
        <w:w w:val="102"/>
        <w:sz w:val="22"/>
        <w:szCs w:val="22"/>
        <w:lang w:val="en-US"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D0350CF"/>
    <w:multiLevelType w:val="hybridMultilevel"/>
    <w:tmpl w:val="EAC89D10"/>
    <w:lvl w:ilvl="0" w:tplc="EDC68AEC">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D214FBD"/>
    <w:multiLevelType w:val="hybridMultilevel"/>
    <w:tmpl w:val="46827650"/>
    <w:lvl w:ilvl="0" w:tplc="71C06F20">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1" w:tplc="B33A551C">
      <w:numFmt w:val="bullet"/>
      <w:lvlText w:val="•"/>
      <w:lvlJc w:val="left"/>
      <w:pPr>
        <w:ind w:left="1710" w:hanging="293"/>
      </w:pPr>
      <w:rPr>
        <w:rFonts w:hint="default"/>
        <w:lang w:val="en-US" w:eastAsia="en-US" w:bidi="ar-SA"/>
      </w:rPr>
    </w:lvl>
    <w:lvl w:ilvl="2" w:tplc="6634485A">
      <w:numFmt w:val="bullet"/>
      <w:lvlText w:val="•"/>
      <w:lvlJc w:val="left"/>
      <w:pPr>
        <w:ind w:left="2700" w:hanging="293"/>
      </w:pPr>
      <w:rPr>
        <w:rFonts w:hint="default"/>
        <w:lang w:val="en-US" w:eastAsia="en-US" w:bidi="ar-SA"/>
      </w:rPr>
    </w:lvl>
    <w:lvl w:ilvl="3" w:tplc="2E2CBC0E">
      <w:numFmt w:val="bullet"/>
      <w:lvlText w:val="•"/>
      <w:lvlJc w:val="left"/>
      <w:pPr>
        <w:ind w:left="3690" w:hanging="293"/>
      </w:pPr>
      <w:rPr>
        <w:rFonts w:hint="default"/>
        <w:lang w:val="en-US" w:eastAsia="en-US" w:bidi="ar-SA"/>
      </w:rPr>
    </w:lvl>
    <w:lvl w:ilvl="4" w:tplc="071CFF22">
      <w:numFmt w:val="bullet"/>
      <w:lvlText w:val="•"/>
      <w:lvlJc w:val="left"/>
      <w:pPr>
        <w:ind w:left="4680" w:hanging="293"/>
      </w:pPr>
      <w:rPr>
        <w:rFonts w:hint="default"/>
        <w:lang w:val="en-US" w:eastAsia="en-US" w:bidi="ar-SA"/>
      </w:rPr>
    </w:lvl>
    <w:lvl w:ilvl="5" w:tplc="43AC764A">
      <w:numFmt w:val="bullet"/>
      <w:lvlText w:val="•"/>
      <w:lvlJc w:val="left"/>
      <w:pPr>
        <w:ind w:left="5670" w:hanging="293"/>
      </w:pPr>
      <w:rPr>
        <w:rFonts w:hint="default"/>
        <w:lang w:val="en-US" w:eastAsia="en-US" w:bidi="ar-SA"/>
      </w:rPr>
    </w:lvl>
    <w:lvl w:ilvl="6" w:tplc="6AD85454">
      <w:numFmt w:val="bullet"/>
      <w:lvlText w:val="•"/>
      <w:lvlJc w:val="left"/>
      <w:pPr>
        <w:ind w:left="6660" w:hanging="293"/>
      </w:pPr>
      <w:rPr>
        <w:rFonts w:hint="default"/>
        <w:lang w:val="en-US" w:eastAsia="en-US" w:bidi="ar-SA"/>
      </w:rPr>
    </w:lvl>
    <w:lvl w:ilvl="7" w:tplc="A226115E">
      <w:numFmt w:val="bullet"/>
      <w:lvlText w:val="•"/>
      <w:lvlJc w:val="left"/>
      <w:pPr>
        <w:ind w:left="7650" w:hanging="293"/>
      </w:pPr>
      <w:rPr>
        <w:rFonts w:hint="default"/>
        <w:lang w:val="en-US" w:eastAsia="en-US" w:bidi="ar-SA"/>
      </w:rPr>
    </w:lvl>
    <w:lvl w:ilvl="8" w:tplc="899A6702">
      <w:numFmt w:val="bullet"/>
      <w:lvlText w:val="•"/>
      <w:lvlJc w:val="left"/>
      <w:pPr>
        <w:ind w:left="8640" w:hanging="293"/>
      </w:pPr>
      <w:rPr>
        <w:rFonts w:hint="default"/>
        <w:lang w:val="en-US" w:eastAsia="en-US" w:bidi="ar-SA"/>
      </w:rPr>
    </w:lvl>
  </w:abstractNum>
  <w:abstractNum w:abstractNumId="48" w15:restartNumberingAfterBreak="0">
    <w:nsid w:val="3FA976EA"/>
    <w:multiLevelType w:val="multilevel"/>
    <w:tmpl w:val="C002BF1C"/>
    <w:lvl w:ilvl="0">
      <w:start w:val="12"/>
      <w:numFmt w:val="decimal"/>
      <w:lvlText w:val="%1"/>
      <w:lvlJc w:val="left"/>
      <w:pPr>
        <w:ind w:left="675" w:hanging="675"/>
      </w:pPr>
      <w:rPr>
        <w:rFonts w:hint="default"/>
        <w:b/>
      </w:rPr>
    </w:lvl>
    <w:lvl w:ilvl="1">
      <w:start w:val="1"/>
      <w:numFmt w:val="decimal"/>
      <w:lvlText w:val="%1-%2"/>
      <w:lvlJc w:val="left"/>
      <w:pPr>
        <w:ind w:left="920" w:hanging="675"/>
      </w:pPr>
      <w:rPr>
        <w:rFonts w:hint="default"/>
        <w:b/>
      </w:rPr>
    </w:lvl>
    <w:lvl w:ilvl="2">
      <w:start w:val="5"/>
      <w:numFmt w:val="decimal"/>
      <w:lvlText w:val="%1-%2.%3"/>
      <w:lvlJc w:val="left"/>
      <w:pPr>
        <w:ind w:left="1210" w:hanging="720"/>
      </w:pPr>
      <w:rPr>
        <w:rFonts w:hint="default"/>
        <w:b/>
      </w:rPr>
    </w:lvl>
    <w:lvl w:ilvl="3">
      <w:start w:val="4"/>
      <w:numFmt w:val="decimal"/>
      <w:lvlText w:val="%1-%2.%3.%4"/>
      <w:lvlJc w:val="left"/>
      <w:pPr>
        <w:ind w:left="1455" w:hanging="720"/>
      </w:pPr>
      <w:rPr>
        <w:rFonts w:hint="default"/>
        <w:b/>
      </w:rPr>
    </w:lvl>
    <w:lvl w:ilvl="4">
      <w:start w:val="1"/>
      <w:numFmt w:val="decimal"/>
      <w:lvlText w:val="%1-%2.%3.%4.%5"/>
      <w:lvlJc w:val="left"/>
      <w:pPr>
        <w:ind w:left="1700" w:hanging="720"/>
      </w:pPr>
      <w:rPr>
        <w:rFonts w:hint="default"/>
        <w:b/>
      </w:rPr>
    </w:lvl>
    <w:lvl w:ilvl="5">
      <w:start w:val="1"/>
      <w:numFmt w:val="decimal"/>
      <w:lvlText w:val="%1-%2.%3.%4.%5.%6"/>
      <w:lvlJc w:val="left"/>
      <w:pPr>
        <w:ind w:left="2305" w:hanging="1080"/>
      </w:pPr>
      <w:rPr>
        <w:rFonts w:hint="default"/>
        <w:b/>
      </w:rPr>
    </w:lvl>
    <w:lvl w:ilvl="6">
      <w:start w:val="1"/>
      <w:numFmt w:val="decimal"/>
      <w:lvlText w:val="%1-%2.%3.%4.%5.%6.%7"/>
      <w:lvlJc w:val="left"/>
      <w:pPr>
        <w:ind w:left="2550" w:hanging="1080"/>
      </w:pPr>
      <w:rPr>
        <w:rFonts w:hint="default"/>
        <w:b/>
      </w:rPr>
    </w:lvl>
    <w:lvl w:ilvl="7">
      <w:start w:val="1"/>
      <w:numFmt w:val="decimal"/>
      <w:lvlText w:val="%1-%2.%3.%4.%5.%6.%7.%8"/>
      <w:lvlJc w:val="left"/>
      <w:pPr>
        <w:ind w:left="3155" w:hanging="1440"/>
      </w:pPr>
      <w:rPr>
        <w:rFonts w:hint="default"/>
        <w:b/>
      </w:rPr>
    </w:lvl>
    <w:lvl w:ilvl="8">
      <w:start w:val="1"/>
      <w:numFmt w:val="decimal"/>
      <w:lvlText w:val="%1-%2.%3.%4.%5.%6.%7.%8.%9"/>
      <w:lvlJc w:val="left"/>
      <w:pPr>
        <w:ind w:left="3400" w:hanging="1440"/>
      </w:pPr>
      <w:rPr>
        <w:rFonts w:hint="default"/>
        <w:b/>
      </w:rPr>
    </w:lvl>
  </w:abstractNum>
  <w:abstractNum w:abstractNumId="49" w15:restartNumberingAfterBreak="0">
    <w:nsid w:val="42EC078F"/>
    <w:multiLevelType w:val="hybridMultilevel"/>
    <w:tmpl w:val="0C9068BE"/>
    <w:lvl w:ilvl="0" w:tplc="B100FEA8">
      <w:start w:val="1"/>
      <w:numFmt w:val="decimal"/>
      <w:lvlText w:val="%1."/>
      <w:lvlJc w:val="left"/>
      <w:pPr>
        <w:ind w:left="225" w:hanging="205"/>
      </w:pPr>
      <w:rPr>
        <w:rFonts w:ascii="Arial" w:eastAsia="Arial" w:hAnsi="Arial" w:cs="Arial" w:hint="default"/>
        <w:b w:val="0"/>
        <w:bCs w:val="0"/>
        <w:i/>
        <w:iCs/>
        <w:spacing w:val="-1"/>
        <w:w w:val="102"/>
        <w:sz w:val="18"/>
        <w:szCs w:val="18"/>
        <w:lang w:val="en-US" w:eastAsia="en-US" w:bidi="ar-SA"/>
      </w:rPr>
    </w:lvl>
    <w:lvl w:ilvl="1" w:tplc="00E25AE2">
      <w:numFmt w:val="bullet"/>
      <w:lvlText w:val="•"/>
      <w:lvlJc w:val="left"/>
      <w:pPr>
        <w:ind w:left="1231" w:hanging="205"/>
      </w:pPr>
      <w:rPr>
        <w:rFonts w:hint="default"/>
        <w:lang w:val="en-US" w:eastAsia="en-US" w:bidi="ar-SA"/>
      </w:rPr>
    </w:lvl>
    <w:lvl w:ilvl="2" w:tplc="F6CC8B18">
      <w:numFmt w:val="bullet"/>
      <w:lvlText w:val="•"/>
      <w:lvlJc w:val="left"/>
      <w:pPr>
        <w:ind w:left="2242" w:hanging="205"/>
      </w:pPr>
      <w:rPr>
        <w:rFonts w:hint="default"/>
        <w:lang w:val="en-US" w:eastAsia="en-US" w:bidi="ar-SA"/>
      </w:rPr>
    </w:lvl>
    <w:lvl w:ilvl="3" w:tplc="83548F48">
      <w:numFmt w:val="bullet"/>
      <w:lvlText w:val="•"/>
      <w:lvlJc w:val="left"/>
      <w:pPr>
        <w:ind w:left="3253" w:hanging="205"/>
      </w:pPr>
      <w:rPr>
        <w:rFonts w:hint="default"/>
        <w:lang w:val="en-US" w:eastAsia="en-US" w:bidi="ar-SA"/>
      </w:rPr>
    </w:lvl>
    <w:lvl w:ilvl="4" w:tplc="694AD17A">
      <w:numFmt w:val="bullet"/>
      <w:lvlText w:val="•"/>
      <w:lvlJc w:val="left"/>
      <w:pPr>
        <w:ind w:left="4264" w:hanging="205"/>
      </w:pPr>
      <w:rPr>
        <w:rFonts w:hint="default"/>
        <w:lang w:val="en-US" w:eastAsia="en-US" w:bidi="ar-SA"/>
      </w:rPr>
    </w:lvl>
    <w:lvl w:ilvl="5" w:tplc="C1E886BC">
      <w:numFmt w:val="bullet"/>
      <w:lvlText w:val="•"/>
      <w:lvlJc w:val="left"/>
      <w:pPr>
        <w:ind w:left="5275" w:hanging="205"/>
      </w:pPr>
      <w:rPr>
        <w:rFonts w:hint="default"/>
        <w:lang w:val="en-US" w:eastAsia="en-US" w:bidi="ar-SA"/>
      </w:rPr>
    </w:lvl>
    <w:lvl w:ilvl="6" w:tplc="6400B024">
      <w:numFmt w:val="bullet"/>
      <w:lvlText w:val="•"/>
      <w:lvlJc w:val="left"/>
      <w:pPr>
        <w:ind w:left="6286" w:hanging="205"/>
      </w:pPr>
      <w:rPr>
        <w:rFonts w:hint="default"/>
        <w:lang w:val="en-US" w:eastAsia="en-US" w:bidi="ar-SA"/>
      </w:rPr>
    </w:lvl>
    <w:lvl w:ilvl="7" w:tplc="F522C13A">
      <w:numFmt w:val="bullet"/>
      <w:lvlText w:val="•"/>
      <w:lvlJc w:val="left"/>
      <w:pPr>
        <w:ind w:left="7297" w:hanging="205"/>
      </w:pPr>
      <w:rPr>
        <w:rFonts w:hint="default"/>
        <w:lang w:val="en-US" w:eastAsia="en-US" w:bidi="ar-SA"/>
      </w:rPr>
    </w:lvl>
    <w:lvl w:ilvl="8" w:tplc="6C1E15CE">
      <w:numFmt w:val="bullet"/>
      <w:lvlText w:val="•"/>
      <w:lvlJc w:val="left"/>
      <w:pPr>
        <w:ind w:left="8308" w:hanging="205"/>
      </w:pPr>
      <w:rPr>
        <w:rFonts w:hint="default"/>
        <w:lang w:val="en-US" w:eastAsia="en-US" w:bidi="ar-SA"/>
      </w:rPr>
    </w:lvl>
  </w:abstractNum>
  <w:abstractNum w:abstractNumId="50" w15:restartNumberingAfterBreak="0">
    <w:nsid w:val="43042357"/>
    <w:multiLevelType w:val="multilevel"/>
    <w:tmpl w:val="5CE66C2E"/>
    <w:lvl w:ilvl="0">
      <w:start w:val="9"/>
      <w:numFmt w:val="decimal"/>
      <w:lvlText w:val="%1"/>
      <w:lvlJc w:val="left"/>
      <w:pPr>
        <w:ind w:left="103" w:hanging="368"/>
      </w:pPr>
      <w:rPr>
        <w:rFonts w:hint="default"/>
      </w:rPr>
    </w:lvl>
    <w:lvl w:ilvl="1">
      <w:start w:val="1"/>
      <w:numFmt w:val="decimal"/>
      <w:lvlText w:val="%1-%2"/>
      <w:lvlJc w:val="left"/>
      <w:pPr>
        <w:ind w:left="103" w:hanging="368"/>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color w:val="333333"/>
        <w:spacing w:val="0"/>
        <w:w w:val="102"/>
        <w:sz w:val="22"/>
        <w:szCs w:val="22"/>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51" w15:restartNumberingAfterBreak="0">
    <w:nsid w:val="43A8522D"/>
    <w:multiLevelType w:val="hybridMultilevel"/>
    <w:tmpl w:val="A372CE6E"/>
    <w:lvl w:ilvl="0" w:tplc="C6263378">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4FE7BC8"/>
    <w:multiLevelType w:val="hybridMultilevel"/>
    <w:tmpl w:val="E5A80322"/>
    <w:lvl w:ilvl="0" w:tplc="68CA8682">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52435F4"/>
    <w:multiLevelType w:val="multilevel"/>
    <w:tmpl w:val="36EA099C"/>
    <w:lvl w:ilvl="0">
      <w:start w:val="9"/>
      <w:numFmt w:val="decimal"/>
      <w:lvlText w:val="%1"/>
      <w:lvlJc w:val="left"/>
      <w:pPr>
        <w:ind w:left="103" w:hanging="368"/>
      </w:pPr>
      <w:rPr>
        <w:rFonts w:hint="default"/>
        <w:lang w:val="en-US" w:eastAsia="en-US" w:bidi="ar-SA"/>
      </w:rPr>
    </w:lvl>
    <w:lvl w:ilvl="1">
      <w:start w:val="1"/>
      <w:numFmt w:val="decimal"/>
      <w:lvlText w:val="%1-%2"/>
      <w:lvlJc w:val="left"/>
      <w:pPr>
        <w:ind w:left="103" w:hanging="368"/>
      </w:pPr>
      <w:rPr>
        <w:rFonts w:ascii="Times New Roman" w:eastAsia="Arial" w:hAnsi="Times New Roman" w:cs="Times New Roman" w:hint="default"/>
        <w:b/>
        <w:bCs/>
        <w:i w:val="0"/>
        <w:iCs w:val="0"/>
        <w:spacing w:val="-1"/>
        <w:w w:val="102"/>
        <w:sz w:val="22"/>
        <w:szCs w:val="22"/>
        <w:lang w:val="en-US" w:eastAsia="en-US" w:bidi="ar-SA"/>
      </w:rPr>
    </w:lvl>
    <w:lvl w:ilvl="2">
      <w:start w:val="1"/>
      <w:numFmt w:val="decimal"/>
      <w:lvlText w:val="%3."/>
      <w:lvlJc w:val="left"/>
      <w:pPr>
        <w:ind w:left="719" w:hanging="293"/>
      </w:pPr>
      <w:rPr>
        <w:rFonts w:ascii="Times New Roman" w:eastAsia="Times New Roman" w:hAnsi="Times New Roman" w:cs="Times New Roman" w:hint="default"/>
        <w:b w:val="0"/>
        <w:bCs w:val="0"/>
        <w:i w:val="0"/>
        <w:iCs w:val="0"/>
        <w:color w:val="333333"/>
        <w:spacing w:val="0"/>
        <w:w w:val="102"/>
        <w:sz w:val="22"/>
        <w:szCs w:val="22"/>
        <w:lang w:val="en-US" w:eastAsia="en-US" w:bidi="ar-SA"/>
      </w:rPr>
    </w:lvl>
    <w:lvl w:ilvl="3">
      <w:numFmt w:val="bullet"/>
      <w:lvlText w:val="•"/>
      <w:lvlJc w:val="left"/>
      <w:pPr>
        <w:ind w:left="2920" w:hanging="293"/>
      </w:pPr>
      <w:rPr>
        <w:rFonts w:hint="default"/>
        <w:lang w:val="en-US" w:eastAsia="en-US" w:bidi="ar-SA"/>
      </w:rPr>
    </w:lvl>
    <w:lvl w:ilvl="4">
      <w:numFmt w:val="bullet"/>
      <w:lvlText w:val="•"/>
      <w:lvlJc w:val="left"/>
      <w:pPr>
        <w:ind w:left="4020" w:hanging="293"/>
      </w:pPr>
      <w:rPr>
        <w:rFonts w:hint="default"/>
        <w:lang w:val="en-US" w:eastAsia="en-US" w:bidi="ar-SA"/>
      </w:rPr>
    </w:lvl>
    <w:lvl w:ilvl="5">
      <w:numFmt w:val="bullet"/>
      <w:lvlText w:val="•"/>
      <w:lvlJc w:val="left"/>
      <w:pPr>
        <w:ind w:left="5120" w:hanging="293"/>
      </w:pPr>
      <w:rPr>
        <w:rFonts w:hint="default"/>
        <w:lang w:val="en-US" w:eastAsia="en-US" w:bidi="ar-SA"/>
      </w:rPr>
    </w:lvl>
    <w:lvl w:ilvl="6">
      <w:numFmt w:val="bullet"/>
      <w:lvlText w:val="•"/>
      <w:lvlJc w:val="left"/>
      <w:pPr>
        <w:ind w:left="6220" w:hanging="293"/>
      </w:pPr>
      <w:rPr>
        <w:rFonts w:hint="default"/>
        <w:lang w:val="en-US" w:eastAsia="en-US" w:bidi="ar-SA"/>
      </w:rPr>
    </w:lvl>
    <w:lvl w:ilvl="7">
      <w:numFmt w:val="bullet"/>
      <w:lvlText w:val="•"/>
      <w:lvlJc w:val="left"/>
      <w:pPr>
        <w:ind w:left="7320" w:hanging="293"/>
      </w:pPr>
      <w:rPr>
        <w:rFonts w:hint="default"/>
        <w:lang w:val="en-US" w:eastAsia="en-US" w:bidi="ar-SA"/>
      </w:rPr>
    </w:lvl>
    <w:lvl w:ilvl="8">
      <w:numFmt w:val="bullet"/>
      <w:lvlText w:val="•"/>
      <w:lvlJc w:val="left"/>
      <w:pPr>
        <w:ind w:left="8420" w:hanging="293"/>
      </w:pPr>
      <w:rPr>
        <w:rFonts w:hint="default"/>
        <w:lang w:val="en-US" w:eastAsia="en-US" w:bidi="ar-SA"/>
      </w:rPr>
    </w:lvl>
  </w:abstractNum>
  <w:abstractNum w:abstractNumId="54" w15:restartNumberingAfterBreak="0">
    <w:nsid w:val="45354195"/>
    <w:multiLevelType w:val="hybridMultilevel"/>
    <w:tmpl w:val="772AFA9C"/>
    <w:lvl w:ilvl="0" w:tplc="C458FC3C">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0"/>
        <w:szCs w:val="20"/>
        <w:lang w:val="en-US" w:eastAsia="en-US" w:bidi="ar-SA"/>
      </w:rPr>
    </w:lvl>
    <w:lvl w:ilvl="1" w:tplc="DA20B6B0">
      <w:start w:val="1"/>
      <w:numFmt w:val="decimal"/>
      <w:lvlText w:val="%2."/>
      <w:lvlJc w:val="left"/>
      <w:pPr>
        <w:ind w:left="1286"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2" w:tplc="58A06910">
      <w:numFmt w:val="bullet"/>
      <w:lvlText w:val="•"/>
      <w:lvlJc w:val="left"/>
      <w:pPr>
        <w:ind w:left="2015" w:hanging="293"/>
      </w:pPr>
      <w:rPr>
        <w:rFonts w:hint="default"/>
        <w:lang w:val="en-US" w:eastAsia="en-US" w:bidi="ar-SA"/>
      </w:rPr>
    </w:lvl>
    <w:lvl w:ilvl="3" w:tplc="11008B76">
      <w:numFmt w:val="bullet"/>
      <w:lvlText w:val="•"/>
      <w:lvlJc w:val="left"/>
      <w:pPr>
        <w:ind w:left="3091" w:hanging="293"/>
      </w:pPr>
      <w:rPr>
        <w:rFonts w:hint="default"/>
        <w:lang w:val="en-US" w:eastAsia="en-US" w:bidi="ar-SA"/>
      </w:rPr>
    </w:lvl>
    <w:lvl w:ilvl="4" w:tplc="A928EB4C">
      <w:numFmt w:val="bullet"/>
      <w:lvlText w:val="•"/>
      <w:lvlJc w:val="left"/>
      <w:pPr>
        <w:ind w:left="4166" w:hanging="293"/>
      </w:pPr>
      <w:rPr>
        <w:rFonts w:hint="default"/>
        <w:lang w:val="en-US" w:eastAsia="en-US" w:bidi="ar-SA"/>
      </w:rPr>
    </w:lvl>
    <w:lvl w:ilvl="5" w:tplc="6ABABBA4">
      <w:numFmt w:val="bullet"/>
      <w:lvlText w:val="•"/>
      <w:lvlJc w:val="left"/>
      <w:pPr>
        <w:ind w:left="5242" w:hanging="293"/>
      </w:pPr>
      <w:rPr>
        <w:rFonts w:hint="default"/>
        <w:lang w:val="en-US" w:eastAsia="en-US" w:bidi="ar-SA"/>
      </w:rPr>
    </w:lvl>
    <w:lvl w:ilvl="6" w:tplc="2BFCC1CE">
      <w:numFmt w:val="bullet"/>
      <w:lvlText w:val="•"/>
      <w:lvlJc w:val="left"/>
      <w:pPr>
        <w:ind w:left="6317" w:hanging="293"/>
      </w:pPr>
      <w:rPr>
        <w:rFonts w:hint="default"/>
        <w:lang w:val="en-US" w:eastAsia="en-US" w:bidi="ar-SA"/>
      </w:rPr>
    </w:lvl>
    <w:lvl w:ilvl="7" w:tplc="9946BB34">
      <w:numFmt w:val="bullet"/>
      <w:lvlText w:val="•"/>
      <w:lvlJc w:val="left"/>
      <w:pPr>
        <w:ind w:left="7393" w:hanging="293"/>
      </w:pPr>
      <w:rPr>
        <w:rFonts w:hint="default"/>
        <w:lang w:val="en-US" w:eastAsia="en-US" w:bidi="ar-SA"/>
      </w:rPr>
    </w:lvl>
    <w:lvl w:ilvl="8" w:tplc="6FF6B8EC">
      <w:numFmt w:val="bullet"/>
      <w:lvlText w:val="•"/>
      <w:lvlJc w:val="left"/>
      <w:pPr>
        <w:ind w:left="8468" w:hanging="293"/>
      </w:pPr>
      <w:rPr>
        <w:rFonts w:hint="default"/>
        <w:lang w:val="en-US" w:eastAsia="en-US" w:bidi="ar-SA"/>
      </w:rPr>
    </w:lvl>
  </w:abstractNum>
  <w:abstractNum w:abstractNumId="55" w15:restartNumberingAfterBreak="0">
    <w:nsid w:val="45977055"/>
    <w:multiLevelType w:val="multilevel"/>
    <w:tmpl w:val="21AC1BA8"/>
    <w:lvl w:ilvl="0">
      <w:start w:val="25"/>
      <w:numFmt w:val="decimal"/>
      <w:lvlText w:val="%1"/>
      <w:lvlJc w:val="left"/>
      <w:pPr>
        <w:ind w:left="103" w:hanging="491"/>
      </w:pPr>
      <w:rPr>
        <w:rFonts w:hint="default"/>
      </w:rPr>
    </w:lvl>
    <w:lvl w:ilvl="1">
      <w:start w:val="15"/>
      <w:numFmt w:val="decimal"/>
      <w:lvlText w:val="%1-%2"/>
      <w:lvlJc w:val="left"/>
      <w:pPr>
        <w:ind w:left="1909" w:hanging="491"/>
      </w:pPr>
      <w:rPr>
        <w:rFonts w:ascii="Times New Roman" w:eastAsia="Arial" w:hAnsi="Times New Roman" w:cs="Times New Roman" w:hint="default"/>
        <w:b/>
        <w:bCs/>
        <w:i w:val="0"/>
        <w:iCs w:val="0"/>
        <w:spacing w:val="-1"/>
        <w:w w:val="102"/>
        <w:sz w:val="22"/>
        <w:szCs w:val="22"/>
      </w:rPr>
    </w:lvl>
    <w:lvl w:ilvl="2">
      <w:numFmt w:val="bullet"/>
      <w:lvlText w:val="•"/>
      <w:lvlJc w:val="left"/>
      <w:pPr>
        <w:ind w:left="2204" w:hanging="491"/>
      </w:pPr>
      <w:rPr>
        <w:rFonts w:hint="default"/>
      </w:rPr>
    </w:lvl>
    <w:lvl w:ilvl="3">
      <w:numFmt w:val="bullet"/>
      <w:lvlText w:val="•"/>
      <w:lvlJc w:val="left"/>
      <w:pPr>
        <w:ind w:left="3256" w:hanging="491"/>
      </w:pPr>
      <w:rPr>
        <w:rFonts w:hint="default"/>
      </w:rPr>
    </w:lvl>
    <w:lvl w:ilvl="4">
      <w:numFmt w:val="bullet"/>
      <w:lvlText w:val="•"/>
      <w:lvlJc w:val="left"/>
      <w:pPr>
        <w:ind w:left="4308" w:hanging="491"/>
      </w:pPr>
      <w:rPr>
        <w:rFonts w:hint="default"/>
      </w:rPr>
    </w:lvl>
    <w:lvl w:ilvl="5">
      <w:numFmt w:val="bullet"/>
      <w:lvlText w:val="•"/>
      <w:lvlJc w:val="left"/>
      <w:pPr>
        <w:ind w:left="5360" w:hanging="491"/>
      </w:pPr>
      <w:rPr>
        <w:rFonts w:hint="default"/>
      </w:rPr>
    </w:lvl>
    <w:lvl w:ilvl="6">
      <w:numFmt w:val="bullet"/>
      <w:lvlText w:val="•"/>
      <w:lvlJc w:val="left"/>
      <w:pPr>
        <w:ind w:left="6412" w:hanging="491"/>
      </w:pPr>
      <w:rPr>
        <w:rFonts w:hint="default"/>
      </w:rPr>
    </w:lvl>
    <w:lvl w:ilvl="7">
      <w:numFmt w:val="bullet"/>
      <w:lvlText w:val="•"/>
      <w:lvlJc w:val="left"/>
      <w:pPr>
        <w:ind w:left="7464" w:hanging="491"/>
      </w:pPr>
      <w:rPr>
        <w:rFonts w:hint="default"/>
      </w:rPr>
    </w:lvl>
    <w:lvl w:ilvl="8">
      <w:numFmt w:val="bullet"/>
      <w:lvlText w:val="•"/>
      <w:lvlJc w:val="left"/>
      <w:pPr>
        <w:ind w:left="8516" w:hanging="491"/>
      </w:pPr>
      <w:rPr>
        <w:rFonts w:hint="default"/>
      </w:rPr>
    </w:lvl>
  </w:abstractNum>
  <w:abstractNum w:abstractNumId="56" w15:restartNumberingAfterBreak="0">
    <w:nsid w:val="47CD3AC8"/>
    <w:multiLevelType w:val="multilevel"/>
    <w:tmpl w:val="B420B36C"/>
    <w:lvl w:ilvl="0">
      <w:start w:val="3"/>
      <w:numFmt w:val="decimal"/>
      <w:lvlText w:val="%1"/>
      <w:lvlJc w:val="left"/>
      <w:pPr>
        <w:ind w:left="846" w:hanging="216"/>
      </w:pPr>
      <w:rPr>
        <w:rFonts w:ascii="Times New Roman" w:eastAsia="Arial" w:hAnsi="Times New Roman" w:cs="Times New Roman" w:hint="default"/>
        <w:b/>
        <w:bCs/>
        <w:i w:val="0"/>
        <w:iCs w:val="0"/>
        <w:spacing w:val="0"/>
        <w:w w:val="100"/>
        <w:sz w:val="26"/>
        <w:szCs w:val="26"/>
      </w:rPr>
    </w:lvl>
    <w:lvl w:ilvl="1">
      <w:start w:val="1"/>
      <w:numFmt w:val="decimal"/>
      <w:lvlText w:val="%1.%2"/>
      <w:lvlJc w:val="left"/>
      <w:pPr>
        <w:ind w:left="595" w:hanging="478"/>
      </w:pPr>
      <w:rPr>
        <w:rFonts w:ascii="Arial" w:hAnsi="Arial" w:cs="Arial" w:hint="default"/>
        <w:spacing w:val="-1"/>
        <w:w w:val="102"/>
        <w:sz w:val="22"/>
        <w:szCs w:val="22"/>
      </w:rPr>
    </w:lvl>
    <w:lvl w:ilvl="2">
      <w:start w:val="1"/>
      <w:numFmt w:val="decimal"/>
      <w:lvlText w:val="%1.%2.%3"/>
      <w:lvlJc w:val="left"/>
      <w:pPr>
        <w:ind w:left="780" w:hanging="663"/>
      </w:pPr>
      <w:rPr>
        <w:rFonts w:ascii="Times New Roman" w:eastAsia="Arial" w:hAnsi="Times New Roman" w:cs="Times New Roman" w:hint="default"/>
        <w:b/>
        <w:bCs/>
        <w:i w:val="0"/>
        <w:iCs w:val="0"/>
        <w:spacing w:val="-1"/>
        <w:w w:val="102"/>
        <w:sz w:val="20"/>
        <w:szCs w:val="20"/>
      </w:rPr>
    </w:lvl>
    <w:lvl w:ilvl="3">
      <w:numFmt w:val="bullet"/>
      <w:lvlText w:val="•"/>
      <w:lvlJc w:val="left"/>
      <w:pPr>
        <w:ind w:left="600" w:hanging="663"/>
      </w:pPr>
      <w:rPr>
        <w:rFonts w:hint="default"/>
      </w:rPr>
    </w:lvl>
    <w:lvl w:ilvl="4">
      <w:numFmt w:val="bullet"/>
      <w:lvlText w:val="•"/>
      <w:lvlJc w:val="left"/>
      <w:pPr>
        <w:ind w:left="780" w:hanging="663"/>
      </w:pPr>
      <w:rPr>
        <w:rFonts w:hint="default"/>
      </w:rPr>
    </w:lvl>
    <w:lvl w:ilvl="5">
      <w:numFmt w:val="bullet"/>
      <w:lvlText w:val="•"/>
      <w:lvlJc w:val="left"/>
      <w:pPr>
        <w:ind w:left="2420" w:hanging="663"/>
      </w:pPr>
      <w:rPr>
        <w:rFonts w:hint="default"/>
      </w:rPr>
    </w:lvl>
    <w:lvl w:ilvl="6">
      <w:numFmt w:val="bullet"/>
      <w:lvlText w:val="•"/>
      <w:lvlJc w:val="left"/>
      <w:pPr>
        <w:ind w:left="4060" w:hanging="663"/>
      </w:pPr>
      <w:rPr>
        <w:rFonts w:hint="default"/>
      </w:rPr>
    </w:lvl>
    <w:lvl w:ilvl="7">
      <w:numFmt w:val="bullet"/>
      <w:lvlText w:val="•"/>
      <w:lvlJc w:val="left"/>
      <w:pPr>
        <w:ind w:left="5700" w:hanging="663"/>
      </w:pPr>
      <w:rPr>
        <w:rFonts w:hint="default"/>
      </w:rPr>
    </w:lvl>
    <w:lvl w:ilvl="8">
      <w:numFmt w:val="bullet"/>
      <w:lvlText w:val="•"/>
      <w:lvlJc w:val="left"/>
      <w:pPr>
        <w:ind w:left="7340" w:hanging="663"/>
      </w:pPr>
      <w:rPr>
        <w:rFonts w:hint="default"/>
      </w:rPr>
    </w:lvl>
  </w:abstractNum>
  <w:abstractNum w:abstractNumId="57" w15:restartNumberingAfterBreak="0">
    <w:nsid w:val="4A310C35"/>
    <w:multiLevelType w:val="multilevel"/>
    <w:tmpl w:val="4A3C62C0"/>
    <w:lvl w:ilvl="0">
      <w:start w:val="9"/>
      <w:numFmt w:val="decimal"/>
      <w:lvlText w:val="%1"/>
      <w:lvlJc w:val="left"/>
      <w:pPr>
        <w:ind w:left="103" w:hanging="368"/>
      </w:pPr>
      <w:rPr>
        <w:rFonts w:hint="default"/>
      </w:rPr>
    </w:lvl>
    <w:lvl w:ilvl="1">
      <w:start w:val="30"/>
      <w:numFmt w:val="decimal"/>
      <w:lvlText w:val="%1-%2"/>
      <w:lvlJc w:val="left"/>
      <w:pPr>
        <w:ind w:left="103" w:hanging="368"/>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color w:val="333333"/>
        <w:spacing w:val="0"/>
        <w:w w:val="102"/>
        <w:sz w:val="20"/>
        <w:szCs w:val="20"/>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58" w15:restartNumberingAfterBreak="0">
    <w:nsid w:val="4A5D230A"/>
    <w:multiLevelType w:val="multilevel"/>
    <w:tmpl w:val="B382FC76"/>
    <w:lvl w:ilvl="0">
      <w:start w:val="16"/>
      <w:numFmt w:val="decimal"/>
      <w:lvlText w:val="%1"/>
      <w:lvlJc w:val="left"/>
      <w:pPr>
        <w:ind w:left="609" w:hanging="491"/>
      </w:pPr>
      <w:rPr>
        <w:rFonts w:hint="default"/>
        <w:lang w:val="en-US" w:eastAsia="en-US" w:bidi="ar-SA"/>
      </w:rPr>
    </w:lvl>
    <w:lvl w:ilvl="1">
      <w:start w:val="1"/>
      <w:numFmt w:val="decimal"/>
      <w:lvlText w:val="%1-%2"/>
      <w:lvlJc w:val="left"/>
      <w:pPr>
        <w:ind w:left="609" w:hanging="491"/>
      </w:pPr>
      <w:rPr>
        <w:rFonts w:ascii="Times New Roman" w:eastAsia="Arial" w:hAnsi="Times New Roman" w:cs="Times New Roman" w:hint="default"/>
        <w:b/>
        <w:bCs/>
        <w:i w:val="0"/>
        <w:iCs w:val="0"/>
        <w:spacing w:val="-1"/>
        <w:w w:val="102"/>
        <w:sz w:val="22"/>
        <w:szCs w:val="22"/>
        <w:lang w:val="en-US" w:eastAsia="en-US" w:bidi="ar-SA"/>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920" w:hanging="293"/>
      </w:pPr>
      <w:rPr>
        <w:rFonts w:hint="default"/>
        <w:lang w:val="en-US" w:eastAsia="en-US" w:bidi="ar-SA"/>
      </w:rPr>
    </w:lvl>
    <w:lvl w:ilvl="4">
      <w:numFmt w:val="bullet"/>
      <w:lvlText w:val="•"/>
      <w:lvlJc w:val="left"/>
      <w:pPr>
        <w:ind w:left="4020" w:hanging="293"/>
      </w:pPr>
      <w:rPr>
        <w:rFonts w:hint="default"/>
        <w:lang w:val="en-US" w:eastAsia="en-US" w:bidi="ar-SA"/>
      </w:rPr>
    </w:lvl>
    <w:lvl w:ilvl="5">
      <w:numFmt w:val="bullet"/>
      <w:lvlText w:val="•"/>
      <w:lvlJc w:val="left"/>
      <w:pPr>
        <w:ind w:left="5120" w:hanging="293"/>
      </w:pPr>
      <w:rPr>
        <w:rFonts w:hint="default"/>
        <w:lang w:val="en-US" w:eastAsia="en-US" w:bidi="ar-SA"/>
      </w:rPr>
    </w:lvl>
    <w:lvl w:ilvl="6">
      <w:numFmt w:val="bullet"/>
      <w:lvlText w:val="•"/>
      <w:lvlJc w:val="left"/>
      <w:pPr>
        <w:ind w:left="6220" w:hanging="293"/>
      </w:pPr>
      <w:rPr>
        <w:rFonts w:hint="default"/>
        <w:lang w:val="en-US" w:eastAsia="en-US" w:bidi="ar-SA"/>
      </w:rPr>
    </w:lvl>
    <w:lvl w:ilvl="7">
      <w:numFmt w:val="bullet"/>
      <w:lvlText w:val="•"/>
      <w:lvlJc w:val="left"/>
      <w:pPr>
        <w:ind w:left="7320" w:hanging="293"/>
      </w:pPr>
      <w:rPr>
        <w:rFonts w:hint="default"/>
        <w:lang w:val="en-US" w:eastAsia="en-US" w:bidi="ar-SA"/>
      </w:rPr>
    </w:lvl>
    <w:lvl w:ilvl="8">
      <w:numFmt w:val="bullet"/>
      <w:lvlText w:val="•"/>
      <w:lvlJc w:val="left"/>
      <w:pPr>
        <w:ind w:left="8420" w:hanging="293"/>
      </w:pPr>
      <w:rPr>
        <w:rFonts w:hint="default"/>
        <w:lang w:val="en-US" w:eastAsia="en-US" w:bidi="ar-SA"/>
      </w:rPr>
    </w:lvl>
  </w:abstractNum>
  <w:abstractNum w:abstractNumId="59" w15:restartNumberingAfterBreak="0">
    <w:nsid w:val="4F9E1B36"/>
    <w:multiLevelType w:val="multilevel"/>
    <w:tmpl w:val="E31E7EB6"/>
    <w:lvl w:ilvl="0">
      <w:start w:val="11"/>
      <w:numFmt w:val="decimal"/>
      <w:lvlText w:val="%1"/>
      <w:lvlJc w:val="left"/>
      <w:pPr>
        <w:ind w:left="609" w:hanging="491"/>
      </w:pPr>
      <w:rPr>
        <w:rFonts w:hint="default"/>
      </w:rPr>
    </w:lvl>
    <w:lvl w:ilvl="1">
      <w:start w:val="13"/>
      <w:numFmt w:val="decimal"/>
      <w:lvlText w:val="%1-%2"/>
      <w:lvlJc w:val="left"/>
      <w:pPr>
        <w:ind w:left="609" w:hanging="491"/>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0"/>
        <w:szCs w:val="20"/>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60" w15:restartNumberingAfterBreak="0">
    <w:nsid w:val="503C5548"/>
    <w:multiLevelType w:val="multilevel"/>
    <w:tmpl w:val="A01CE510"/>
    <w:lvl w:ilvl="0">
      <w:start w:val="11"/>
      <w:numFmt w:val="decimal"/>
      <w:lvlText w:val="%1"/>
      <w:lvlJc w:val="left"/>
      <w:pPr>
        <w:ind w:left="609" w:hanging="491"/>
      </w:pPr>
      <w:rPr>
        <w:rFonts w:hint="default"/>
      </w:rPr>
    </w:lvl>
    <w:lvl w:ilvl="1">
      <w:start w:val="3"/>
      <w:numFmt w:val="decimal"/>
      <w:lvlText w:val="%1-%2"/>
      <w:lvlJc w:val="left"/>
      <w:pPr>
        <w:ind w:left="609" w:hanging="491"/>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1"/>
        <w:szCs w:val="21"/>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61" w15:restartNumberingAfterBreak="0">
    <w:nsid w:val="51FC7EDA"/>
    <w:multiLevelType w:val="multilevel"/>
    <w:tmpl w:val="08DC1E7C"/>
    <w:lvl w:ilvl="0">
      <w:start w:val="3"/>
      <w:numFmt w:val="decimal"/>
      <w:lvlText w:val="%1"/>
      <w:lvlJc w:val="left"/>
      <w:pPr>
        <w:ind w:left="846" w:hanging="216"/>
      </w:pPr>
      <w:rPr>
        <w:rFonts w:ascii="Arial" w:eastAsia="Arial" w:hAnsi="Arial" w:cs="Arial" w:hint="default"/>
        <w:b/>
        <w:bCs/>
        <w:i w:val="0"/>
        <w:iCs w:val="0"/>
        <w:spacing w:val="0"/>
        <w:w w:val="100"/>
        <w:sz w:val="24"/>
        <w:szCs w:val="24"/>
      </w:rPr>
    </w:lvl>
    <w:lvl w:ilvl="1">
      <w:start w:val="1"/>
      <w:numFmt w:val="decimal"/>
      <w:lvlText w:val="%1.%2"/>
      <w:lvlJc w:val="left"/>
      <w:pPr>
        <w:ind w:left="595" w:hanging="478"/>
      </w:pPr>
      <w:rPr>
        <w:rFonts w:ascii="Arial" w:hAnsi="Arial" w:cs="Arial" w:hint="default"/>
        <w:spacing w:val="-1"/>
        <w:w w:val="102"/>
        <w:sz w:val="22"/>
        <w:szCs w:val="22"/>
        <w:lang w:val="ru-RU"/>
      </w:rPr>
    </w:lvl>
    <w:lvl w:ilvl="2">
      <w:start w:val="1"/>
      <w:numFmt w:val="decimal"/>
      <w:lvlText w:val="%1.%2.%3"/>
      <w:lvlJc w:val="left"/>
      <w:pPr>
        <w:ind w:left="780" w:hanging="663"/>
      </w:pPr>
      <w:rPr>
        <w:rFonts w:ascii="Arial" w:eastAsia="Arial" w:hAnsi="Arial" w:cs="Arial" w:hint="default"/>
        <w:b/>
        <w:bCs/>
        <w:i w:val="0"/>
        <w:iCs w:val="0"/>
        <w:spacing w:val="-1"/>
        <w:w w:val="102"/>
        <w:sz w:val="22"/>
        <w:szCs w:val="22"/>
      </w:rPr>
    </w:lvl>
    <w:lvl w:ilvl="3">
      <w:numFmt w:val="bullet"/>
      <w:lvlText w:val="•"/>
      <w:lvlJc w:val="left"/>
      <w:pPr>
        <w:ind w:left="600" w:hanging="663"/>
      </w:pPr>
      <w:rPr>
        <w:rFonts w:hint="default"/>
      </w:rPr>
    </w:lvl>
    <w:lvl w:ilvl="4">
      <w:numFmt w:val="bullet"/>
      <w:lvlText w:val="•"/>
      <w:lvlJc w:val="left"/>
      <w:pPr>
        <w:ind w:left="780" w:hanging="663"/>
      </w:pPr>
      <w:rPr>
        <w:rFonts w:hint="default"/>
      </w:rPr>
    </w:lvl>
    <w:lvl w:ilvl="5">
      <w:numFmt w:val="bullet"/>
      <w:lvlText w:val="•"/>
      <w:lvlJc w:val="left"/>
      <w:pPr>
        <w:ind w:left="2420" w:hanging="663"/>
      </w:pPr>
      <w:rPr>
        <w:rFonts w:hint="default"/>
      </w:rPr>
    </w:lvl>
    <w:lvl w:ilvl="6">
      <w:numFmt w:val="bullet"/>
      <w:lvlText w:val="•"/>
      <w:lvlJc w:val="left"/>
      <w:pPr>
        <w:ind w:left="4060" w:hanging="663"/>
      </w:pPr>
      <w:rPr>
        <w:rFonts w:hint="default"/>
      </w:rPr>
    </w:lvl>
    <w:lvl w:ilvl="7">
      <w:numFmt w:val="bullet"/>
      <w:lvlText w:val="•"/>
      <w:lvlJc w:val="left"/>
      <w:pPr>
        <w:ind w:left="5700" w:hanging="663"/>
      </w:pPr>
      <w:rPr>
        <w:rFonts w:hint="default"/>
      </w:rPr>
    </w:lvl>
    <w:lvl w:ilvl="8">
      <w:numFmt w:val="bullet"/>
      <w:lvlText w:val="•"/>
      <w:lvlJc w:val="left"/>
      <w:pPr>
        <w:ind w:left="7340" w:hanging="663"/>
      </w:pPr>
      <w:rPr>
        <w:rFonts w:hint="default"/>
      </w:rPr>
    </w:lvl>
  </w:abstractNum>
  <w:abstractNum w:abstractNumId="62" w15:restartNumberingAfterBreak="0">
    <w:nsid w:val="536B09FE"/>
    <w:multiLevelType w:val="multilevel"/>
    <w:tmpl w:val="B55C1E12"/>
    <w:lvl w:ilvl="0">
      <w:start w:val="27"/>
      <w:numFmt w:val="decimal"/>
      <w:lvlText w:val="%1"/>
      <w:lvlJc w:val="left"/>
      <w:pPr>
        <w:ind w:left="103" w:hanging="491"/>
      </w:pPr>
      <w:rPr>
        <w:rFonts w:hint="default"/>
      </w:rPr>
    </w:lvl>
    <w:lvl w:ilvl="1">
      <w:start w:val="1"/>
      <w:numFmt w:val="decimal"/>
      <w:lvlText w:val="%1-%2"/>
      <w:lvlJc w:val="left"/>
      <w:pPr>
        <w:ind w:left="1201" w:hanging="491"/>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63" w15:restartNumberingAfterBreak="0">
    <w:nsid w:val="55DE6EE2"/>
    <w:multiLevelType w:val="hybridMultilevel"/>
    <w:tmpl w:val="6756B4B6"/>
    <w:lvl w:ilvl="0" w:tplc="20DE392C">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5FA2618"/>
    <w:multiLevelType w:val="multilevel"/>
    <w:tmpl w:val="0786E194"/>
    <w:lvl w:ilvl="0">
      <w:start w:val="14"/>
      <w:numFmt w:val="decimal"/>
      <w:lvlText w:val="%1"/>
      <w:lvlJc w:val="left"/>
      <w:pPr>
        <w:ind w:left="103" w:hanging="491"/>
      </w:pPr>
      <w:rPr>
        <w:rFonts w:hint="default"/>
      </w:rPr>
    </w:lvl>
    <w:lvl w:ilvl="1">
      <w:start w:val="9"/>
      <w:numFmt w:val="decimal"/>
      <w:lvlText w:val="%1-%2"/>
      <w:lvlJc w:val="left"/>
      <w:pPr>
        <w:ind w:left="1342" w:hanging="491"/>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hint="default"/>
        <w:spacing w:val="0"/>
        <w:w w:val="102"/>
      </w:rPr>
    </w:lvl>
    <w:lvl w:ilvl="3">
      <w:start w:val="1"/>
      <w:numFmt w:val="decimal"/>
      <w:lvlText w:val="%4."/>
      <w:lvlJc w:val="left"/>
      <w:pPr>
        <w:ind w:left="1150" w:hanging="293"/>
      </w:pPr>
      <w:rPr>
        <w:rFonts w:ascii="Times New Roman" w:eastAsia="Times New Roman" w:hAnsi="Times New Roman" w:cs="Times New Roman" w:hint="default"/>
        <w:b w:val="0"/>
        <w:bCs w:val="0"/>
        <w:i w:val="0"/>
        <w:iCs w:val="0"/>
        <w:spacing w:val="0"/>
        <w:w w:val="102"/>
        <w:sz w:val="20"/>
        <w:szCs w:val="20"/>
      </w:rPr>
    </w:lvl>
    <w:lvl w:ilvl="4">
      <w:numFmt w:val="bullet"/>
      <w:lvlText w:val="•"/>
      <w:lvlJc w:val="left"/>
      <w:pPr>
        <w:ind w:left="2511" w:hanging="293"/>
      </w:pPr>
      <w:rPr>
        <w:rFonts w:hint="default"/>
      </w:rPr>
    </w:lvl>
    <w:lvl w:ilvl="5">
      <w:numFmt w:val="bullet"/>
      <w:lvlText w:val="•"/>
      <w:lvlJc w:val="left"/>
      <w:pPr>
        <w:ind w:left="3862" w:hanging="293"/>
      </w:pPr>
      <w:rPr>
        <w:rFonts w:hint="default"/>
      </w:rPr>
    </w:lvl>
    <w:lvl w:ilvl="6">
      <w:numFmt w:val="bullet"/>
      <w:lvlText w:val="•"/>
      <w:lvlJc w:val="left"/>
      <w:pPr>
        <w:ind w:left="5214" w:hanging="293"/>
      </w:pPr>
      <w:rPr>
        <w:rFonts w:hint="default"/>
      </w:rPr>
    </w:lvl>
    <w:lvl w:ilvl="7">
      <w:numFmt w:val="bullet"/>
      <w:lvlText w:val="•"/>
      <w:lvlJc w:val="left"/>
      <w:pPr>
        <w:ind w:left="6565" w:hanging="293"/>
      </w:pPr>
      <w:rPr>
        <w:rFonts w:hint="default"/>
      </w:rPr>
    </w:lvl>
    <w:lvl w:ilvl="8">
      <w:numFmt w:val="bullet"/>
      <w:lvlText w:val="•"/>
      <w:lvlJc w:val="left"/>
      <w:pPr>
        <w:ind w:left="7917" w:hanging="293"/>
      </w:pPr>
      <w:rPr>
        <w:rFonts w:hint="default"/>
      </w:rPr>
    </w:lvl>
  </w:abstractNum>
  <w:abstractNum w:abstractNumId="65" w15:restartNumberingAfterBreak="0">
    <w:nsid w:val="592F1660"/>
    <w:multiLevelType w:val="multilevel"/>
    <w:tmpl w:val="CA9C4702"/>
    <w:lvl w:ilvl="0">
      <w:start w:val="11"/>
      <w:numFmt w:val="decimal"/>
      <w:lvlText w:val="%1"/>
      <w:lvlJc w:val="left"/>
      <w:pPr>
        <w:ind w:left="609" w:hanging="491"/>
      </w:pPr>
      <w:rPr>
        <w:rFonts w:hint="default"/>
      </w:rPr>
    </w:lvl>
    <w:lvl w:ilvl="1">
      <w:start w:val="1"/>
      <w:numFmt w:val="decimal"/>
      <w:lvlText w:val="%1-%2"/>
      <w:lvlJc w:val="left"/>
      <w:pPr>
        <w:ind w:left="1058" w:hanging="491"/>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66" w15:restartNumberingAfterBreak="0">
    <w:nsid w:val="5B1616C8"/>
    <w:multiLevelType w:val="hybridMultilevel"/>
    <w:tmpl w:val="D64A8B5E"/>
    <w:lvl w:ilvl="0" w:tplc="2D127BB4">
      <w:start w:val="1"/>
      <w:numFmt w:val="decimal"/>
      <w:lvlText w:val="%1."/>
      <w:lvlJc w:val="left"/>
      <w:pPr>
        <w:ind w:left="20" w:hanging="201"/>
      </w:pPr>
      <w:rPr>
        <w:rFonts w:hint="default"/>
        <w:i/>
        <w:iCs/>
        <w:spacing w:val="-1"/>
        <w:w w:val="102"/>
        <w:lang w:val="en-US" w:eastAsia="en-US" w:bidi="ar-SA"/>
      </w:rPr>
    </w:lvl>
    <w:lvl w:ilvl="1" w:tplc="2ABA901A">
      <w:numFmt w:val="bullet"/>
      <w:lvlText w:val="•"/>
      <w:lvlJc w:val="left"/>
      <w:pPr>
        <w:ind w:left="1029" w:hanging="201"/>
      </w:pPr>
      <w:rPr>
        <w:rFonts w:hint="default"/>
        <w:lang w:val="en-US" w:eastAsia="en-US" w:bidi="ar-SA"/>
      </w:rPr>
    </w:lvl>
    <w:lvl w:ilvl="2" w:tplc="A5B6B558">
      <w:numFmt w:val="bullet"/>
      <w:lvlText w:val="•"/>
      <w:lvlJc w:val="left"/>
      <w:pPr>
        <w:ind w:left="2038" w:hanging="201"/>
      </w:pPr>
      <w:rPr>
        <w:rFonts w:hint="default"/>
        <w:lang w:val="en-US" w:eastAsia="en-US" w:bidi="ar-SA"/>
      </w:rPr>
    </w:lvl>
    <w:lvl w:ilvl="3" w:tplc="79F05114">
      <w:numFmt w:val="bullet"/>
      <w:lvlText w:val="•"/>
      <w:lvlJc w:val="left"/>
      <w:pPr>
        <w:ind w:left="3048" w:hanging="201"/>
      </w:pPr>
      <w:rPr>
        <w:rFonts w:hint="default"/>
        <w:lang w:val="en-US" w:eastAsia="en-US" w:bidi="ar-SA"/>
      </w:rPr>
    </w:lvl>
    <w:lvl w:ilvl="4" w:tplc="DFF675B0">
      <w:numFmt w:val="bullet"/>
      <w:lvlText w:val="•"/>
      <w:lvlJc w:val="left"/>
      <w:pPr>
        <w:ind w:left="4057" w:hanging="201"/>
      </w:pPr>
      <w:rPr>
        <w:rFonts w:hint="default"/>
        <w:lang w:val="en-US" w:eastAsia="en-US" w:bidi="ar-SA"/>
      </w:rPr>
    </w:lvl>
    <w:lvl w:ilvl="5" w:tplc="7E82A5B6">
      <w:numFmt w:val="bullet"/>
      <w:lvlText w:val="•"/>
      <w:lvlJc w:val="left"/>
      <w:pPr>
        <w:ind w:left="5067" w:hanging="201"/>
      </w:pPr>
      <w:rPr>
        <w:rFonts w:hint="default"/>
        <w:lang w:val="en-US" w:eastAsia="en-US" w:bidi="ar-SA"/>
      </w:rPr>
    </w:lvl>
    <w:lvl w:ilvl="6" w:tplc="A5CAB7BE">
      <w:numFmt w:val="bullet"/>
      <w:lvlText w:val="•"/>
      <w:lvlJc w:val="left"/>
      <w:pPr>
        <w:ind w:left="6076" w:hanging="201"/>
      </w:pPr>
      <w:rPr>
        <w:rFonts w:hint="default"/>
        <w:lang w:val="en-US" w:eastAsia="en-US" w:bidi="ar-SA"/>
      </w:rPr>
    </w:lvl>
    <w:lvl w:ilvl="7" w:tplc="75E67CEE">
      <w:numFmt w:val="bullet"/>
      <w:lvlText w:val="•"/>
      <w:lvlJc w:val="left"/>
      <w:pPr>
        <w:ind w:left="7085" w:hanging="201"/>
      </w:pPr>
      <w:rPr>
        <w:rFonts w:hint="default"/>
        <w:lang w:val="en-US" w:eastAsia="en-US" w:bidi="ar-SA"/>
      </w:rPr>
    </w:lvl>
    <w:lvl w:ilvl="8" w:tplc="46942F22">
      <w:numFmt w:val="bullet"/>
      <w:lvlText w:val="•"/>
      <w:lvlJc w:val="left"/>
      <w:pPr>
        <w:ind w:left="8095" w:hanging="201"/>
      </w:pPr>
      <w:rPr>
        <w:rFonts w:hint="default"/>
        <w:lang w:val="en-US" w:eastAsia="en-US" w:bidi="ar-SA"/>
      </w:rPr>
    </w:lvl>
  </w:abstractNum>
  <w:abstractNum w:abstractNumId="67" w15:restartNumberingAfterBreak="0">
    <w:nsid w:val="5E1225CD"/>
    <w:multiLevelType w:val="hybridMultilevel"/>
    <w:tmpl w:val="B2A8855E"/>
    <w:lvl w:ilvl="0" w:tplc="0D1C5D00">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E6E5CA0"/>
    <w:multiLevelType w:val="hybridMultilevel"/>
    <w:tmpl w:val="CC72C2C0"/>
    <w:lvl w:ilvl="0" w:tplc="F1B661B0">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1" w:tplc="72D0EFBC">
      <w:numFmt w:val="bullet"/>
      <w:lvlText w:val="•"/>
      <w:lvlJc w:val="left"/>
      <w:pPr>
        <w:ind w:left="1710" w:hanging="293"/>
      </w:pPr>
      <w:rPr>
        <w:rFonts w:hint="default"/>
        <w:lang w:val="en-US" w:eastAsia="en-US" w:bidi="ar-SA"/>
      </w:rPr>
    </w:lvl>
    <w:lvl w:ilvl="2" w:tplc="A30C7124">
      <w:numFmt w:val="bullet"/>
      <w:lvlText w:val="•"/>
      <w:lvlJc w:val="left"/>
      <w:pPr>
        <w:ind w:left="2700" w:hanging="293"/>
      </w:pPr>
      <w:rPr>
        <w:rFonts w:hint="default"/>
        <w:lang w:val="en-US" w:eastAsia="en-US" w:bidi="ar-SA"/>
      </w:rPr>
    </w:lvl>
    <w:lvl w:ilvl="3" w:tplc="FFC00FF2">
      <w:numFmt w:val="bullet"/>
      <w:lvlText w:val="•"/>
      <w:lvlJc w:val="left"/>
      <w:pPr>
        <w:ind w:left="3690" w:hanging="293"/>
      </w:pPr>
      <w:rPr>
        <w:rFonts w:hint="default"/>
        <w:lang w:val="en-US" w:eastAsia="en-US" w:bidi="ar-SA"/>
      </w:rPr>
    </w:lvl>
    <w:lvl w:ilvl="4" w:tplc="3AAA16E0">
      <w:numFmt w:val="bullet"/>
      <w:lvlText w:val="•"/>
      <w:lvlJc w:val="left"/>
      <w:pPr>
        <w:ind w:left="4680" w:hanging="293"/>
      </w:pPr>
      <w:rPr>
        <w:rFonts w:hint="default"/>
        <w:lang w:val="en-US" w:eastAsia="en-US" w:bidi="ar-SA"/>
      </w:rPr>
    </w:lvl>
    <w:lvl w:ilvl="5" w:tplc="DB2CE0EE">
      <w:numFmt w:val="bullet"/>
      <w:lvlText w:val="•"/>
      <w:lvlJc w:val="left"/>
      <w:pPr>
        <w:ind w:left="5670" w:hanging="293"/>
      </w:pPr>
      <w:rPr>
        <w:rFonts w:hint="default"/>
        <w:lang w:val="en-US" w:eastAsia="en-US" w:bidi="ar-SA"/>
      </w:rPr>
    </w:lvl>
    <w:lvl w:ilvl="6" w:tplc="B8123F74">
      <w:numFmt w:val="bullet"/>
      <w:lvlText w:val="•"/>
      <w:lvlJc w:val="left"/>
      <w:pPr>
        <w:ind w:left="6660" w:hanging="293"/>
      </w:pPr>
      <w:rPr>
        <w:rFonts w:hint="default"/>
        <w:lang w:val="en-US" w:eastAsia="en-US" w:bidi="ar-SA"/>
      </w:rPr>
    </w:lvl>
    <w:lvl w:ilvl="7" w:tplc="B1B6185A">
      <w:numFmt w:val="bullet"/>
      <w:lvlText w:val="•"/>
      <w:lvlJc w:val="left"/>
      <w:pPr>
        <w:ind w:left="7650" w:hanging="293"/>
      </w:pPr>
      <w:rPr>
        <w:rFonts w:hint="default"/>
        <w:lang w:val="en-US" w:eastAsia="en-US" w:bidi="ar-SA"/>
      </w:rPr>
    </w:lvl>
    <w:lvl w:ilvl="8" w:tplc="A992E340">
      <w:numFmt w:val="bullet"/>
      <w:lvlText w:val="•"/>
      <w:lvlJc w:val="left"/>
      <w:pPr>
        <w:ind w:left="8640" w:hanging="293"/>
      </w:pPr>
      <w:rPr>
        <w:rFonts w:hint="default"/>
        <w:lang w:val="en-US" w:eastAsia="en-US" w:bidi="ar-SA"/>
      </w:rPr>
    </w:lvl>
  </w:abstractNum>
  <w:abstractNum w:abstractNumId="69" w15:restartNumberingAfterBreak="0">
    <w:nsid w:val="5E943082"/>
    <w:multiLevelType w:val="multilevel"/>
    <w:tmpl w:val="BA2EF846"/>
    <w:lvl w:ilvl="0">
      <w:start w:val="9"/>
      <w:numFmt w:val="decimal"/>
      <w:lvlText w:val="%1"/>
      <w:lvlJc w:val="left"/>
      <w:pPr>
        <w:ind w:left="103" w:hanging="368"/>
      </w:pPr>
      <w:rPr>
        <w:rFonts w:hint="default"/>
      </w:rPr>
    </w:lvl>
    <w:lvl w:ilvl="1">
      <w:start w:val="10"/>
      <w:numFmt w:val="decimal"/>
      <w:lvlText w:val="%1-%2"/>
      <w:lvlJc w:val="left"/>
      <w:pPr>
        <w:ind w:left="103" w:hanging="368"/>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color w:val="333333"/>
        <w:spacing w:val="0"/>
        <w:w w:val="102"/>
        <w:sz w:val="20"/>
        <w:szCs w:val="20"/>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70" w15:restartNumberingAfterBreak="0">
    <w:nsid w:val="5EA24219"/>
    <w:multiLevelType w:val="multilevel"/>
    <w:tmpl w:val="22C2ADEA"/>
    <w:lvl w:ilvl="0">
      <w:start w:val="19"/>
      <w:numFmt w:val="decimal"/>
      <w:lvlText w:val="%1"/>
      <w:lvlJc w:val="left"/>
      <w:pPr>
        <w:ind w:left="103" w:hanging="491"/>
      </w:pPr>
      <w:rPr>
        <w:rFonts w:hint="default"/>
      </w:rPr>
    </w:lvl>
    <w:lvl w:ilvl="1">
      <w:start w:val="1"/>
      <w:numFmt w:val="decimal"/>
      <w:lvlText w:val="%1-%2"/>
      <w:lvlJc w:val="left"/>
      <w:pPr>
        <w:ind w:left="103" w:hanging="491"/>
      </w:pPr>
      <w:rPr>
        <w:rFonts w:ascii="Times New Roman" w:eastAsia="Arial" w:hAnsi="Times New Roman" w:cs="Times New Roman" w:hint="default"/>
        <w:b/>
        <w:bCs/>
        <w:i w:val="0"/>
        <w:iCs w:val="0"/>
        <w:spacing w:val="-1"/>
        <w:w w:val="102"/>
        <w:sz w:val="22"/>
        <w:szCs w:val="22"/>
      </w:rPr>
    </w:lvl>
    <w:lvl w:ilvl="2">
      <w:numFmt w:val="bullet"/>
      <w:lvlText w:val="•"/>
      <w:lvlJc w:val="left"/>
      <w:pPr>
        <w:ind w:left="2204" w:hanging="491"/>
      </w:pPr>
      <w:rPr>
        <w:rFonts w:hint="default"/>
      </w:rPr>
    </w:lvl>
    <w:lvl w:ilvl="3">
      <w:numFmt w:val="bullet"/>
      <w:lvlText w:val="•"/>
      <w:lvlJc w:val="left"/>
      <w:pPr>
        <w:ind w:left="3256" w:hanging="491"/>
      </w:pPr>
      <w:rPr>
        <w:rFonts w:hint="default"/>
      </w:rPr>
    </w:lvl>
    <w:lvl w:ilvl="4">
      <w:numFmt w:val="bullet"/>
      <w:lvlText w:val="•"/>
      <w:lvlJc w:val="left"/>
      <w:pPr>
        <w:ind w:left="4308" w:hanging="491"/>
      </w:pPr>
      <w:rPr>
        <w:rFonts w:hint="default"/>
      </w:rPr>
    </w:lvl>
    <w:lvl w:ilvl="5">
      <w:numFmt w:val="bullet"/>
      <w:lvlText w:val="•"/>
      <w:lvlJc w:val="left"/>
      <w:pPr>
        <w:ind w:left="5360" w:hanging="491"/>
      </w:pPr>
      <w:rPr>
        <w:rFonts w:hint="default"/>
      </w:rPr>
    </w:lvl>
    <w:lvl w:ilvl="6">
      <w:numFmt w:val="bullet"/>
      <w:lvlText w:val="•"/>
      <w:lvlJc w:val="left"/>
      <w:pPr>
        <w:ind w:left="6412" w:hanging="491"/>
      </w:pPr>
      <w:rPr>
        <w:rFonts w:hint="default"/>
      </w:rPr>
    </w:lvl>
    <w:lvl w:ilvl="7">
      <w:numFmt w:val="bullet"/>
      <w:lvlText w:val="•"/>
      <w:lvlJc w:val="left"/>
      <w:pPr>
        <w:ind w:left="7464" w:hanging="491"/>
      </w:pPr>
      <w:rPr>
        <w:rFonts w:hint="default"/>
      </w:rPr>
    </w:lvl>
    <w:lvl w:ilvl="8">
      <w:numFmt w:val="bullet"/>
      <w:lvlText w:val="•"/>
      <w:lvlJc w:val="left"/>
      <w:pPr>
        <w:ind w:left="8516" w:hanging="491"/>
      </w:pPr>
      <w:rPr>
        <w:rFonts w:hint="default"/>
      </w:rPr>
    </w:lvl>
  </w:abstractNum>
  <w:abstractNum w:abstractNumId="71" w15:restartNumberingAfterBreak="0">
    <w:nsid w:val="5EAD6F7A"/>
    <w:multiLevelType w:val="hybridMultilevel"/>
    <w:tmpl w:val="408A77C6"/>
    <w:lvl w:ilvl="0" w:tplc="626C2E0C">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1" w:tplc="668CA91A">
      <w:numFmt w:val="bullet"/>
      <w:lvlText w:val="•"/>
      <w:lvlJc w:val="left"/>
      <w:pPr>
        <w:ind w:left="1710" w:hanging="293"/>
      </w:pPr>
      <w:rPr>
        <w:rFonts w:hint="default"/>
        <w:lang w:val="en-US" w:eastAsia="en-US" w:bidi="ar-SA"/>
      </w:rPr>
    </w:lvl>
    <w:lvl w:ilvl="2" w:tplc="DDF8ED62">
      <w:numFmt w:val="bullet"/>
      <w:lvlText w:val="•"/>
      <w:lvlJc w:val="left"/>
      <w:pPr>
        <w:ind w:left="2700" w:hanging="293"/>
      </w:pPr>
      <w:rPr>
        <w:rFonts w:hint="default"/>
        <w:lang w:val="en-US" w:eastAsia="en-US" w:bidi="ar-SA"/>
      </w:rPr>
    </w:lvl>
    <w:lvl w:ilvl="3" w:tplc="4B904E3A">
      <w:numFmt w:val="bullet"/>
      <w:lvlText w:val="•"/>
      <w:lvlJc w:val="left"/>
      <w:pPr>
        <w:ind w:left="3690" w:hanging="293"/>
      </w:pPr>
      <w:rPr>
        <w:rFonts w:hint="default"/>
        <w:lang w:val="en-US" w:eastAsia="en-US" w:bidi="ar-SA"/>
      </w:rPr>
    </w:lvl>
    <w:lvl w:ilvl="4" w:tplc="74A69DFC">
      <w:numFmt w:val="bullet"/>
      <w:lvlText w:val="•"/>
      <w:lvlJc w:val="left"/>
      <w:pPr>
        <w:ind w:left="4680" w:hanging="293"/>
      </w:pPr>
      <w:rPr>
        <w:rFonts w:hint="default"/>
        <w:lang w:val="en-US" w:eastAsia="en-US" w:bidi="ar-SA"/>
      </w:rPr>
    </w:lvl>
    <w:lvl w:ilvl="5" w:tplc="5F1664C2">
      <w:numFmt w:val="bullet"/>
      <w:lvlText w:val="•"/>
      <w:lvlJc w:val="left"/>
      <w:pPr>
        <w:ind w:left="5670" w:hanging="293"/>
      </w:pPr>
      <w:rPr>
        <w:rFonts w:hint="default"/>
        <w:lang w:val="en-US" w:eastAsia="en-US" w:bidi="ar-SA"/>
      </w:rPr>
    </w:lvl>
    <w:lvl w:ilvl="6" w:tplc="04DA782A">
      <w:numFmt w:val="bullet"/>
      <w:lvlText w:val="•"/>
      <w:lvlJc w:val="left"/>
      <w:pPr>
        <w:ind w:left="6660" w:hanging="293"/>
      </w:pPr>
      <w:rPr>
        <w:rFonts w:hint="default"/>
        <w:lang w:val="en-US" w:eastAsia="en-US" w:bidi="ar-SA"/>
      </w:rPr>
    </w:lvl>
    <w:lvl w:ilvl="7" w:tplc="46EC5F7C">
      <w:numFmt w:val="bullet"/>
      <w:lvlText w:val="•"/>
      <w:lvlJc w:val="left"/>
      <w:pPr>
        <w:ind w:left="7650" w:hanging="293"/>
      </w:pPr>
      <w:rPr>
        <w:rFonts w:hint="default"/>
        <w:lang w:val="en-US" w:eastAsia="en-US" w:bidi="ar-SA"/>
      </w:rPr>
    </w:lvl>
    <w:lvl w:ilvl="8" w:tplc="9846638C">
      <w:numFmt w:val="bullet"/>
      <w:lvlText w:val="•"/>
      <w:lvlJc w:val="left"/>
      <w:pPr>
        <w:ind w:left="8640" w:hanging="293"/>
      </w:pPr>
      <w:rPr>
        <w:rFonts w:hint="default"/>
        <w:lang w:val="en-US" w:eastAsia="en-US" w:bidi="ar-SA"/>
      </w:rPr>
    </w:lvl>
  </w:abstractNum>
  <w:abstractNum w:abstractNumId="72" w15:restartNumberingAfterBreak="0">
    <w:nsid w:val="637F5862"/>
    <w:multiLevelType w:val="multilevel"/>
    <w:tmpl w:val="558069F4"/>
    <w:lvl w:ilvl="0">
      <w:start w:val="5"/>
      <w:numFmt w:val="decimal"/>
      <w:lvlText w:val="%1"/>
      <w:lvlJc w:val="left"/>
      <w:pPr>
        <w:ind w:left="486" w:hanging="368"/>
      </w:pPr>
      <w:rPr>
        <w:rFonts w:hint="default"/>
      </w:rPr>
    </w:lvl>
    <w:lvl w:ilvl="1">
      <w:start w:val="1"/>
      <w:numFmt w:val="decimal"/>
      <w:lvlText w:val="%1-%2"/>
      <w:lvlJc w:val="left"/>
      <w:pPr>
        <w:ind w:left="486" w:hanging="368"/>
      </w:pPr>
      <w:rPr>
        <w:rFonts w:ascii="Times New Roman" w:eastAsia="Arial" w:hAnsi="Times New Roman" w:cs="Times New Roman" w:hint="default"/>
        <w:b/>
        <w:bCs/>
        <w:i w:val="0"/>
        <w:iCs w:val="0"/>
        <w:spacing w:val="-1"/>
        <w:w w:val="102"/>
        <w:sz w:val="22"/>
        <w:szCs w:val="22"/>
      </w:rPr>
    </w:lvl>
    <w:lvl w:ilvl="2">
      <w:numFmt w:val="bullet"/>
      <w:lvlText w:val="•"/>
      <w:lvlJc w:val="left"/>
      <w:pPr>
        <w:ind w:left="2508" w:hanging="368"/>
      </w:pPr>
      <w:rPr>
        <w:rFonts w:hint="default"/>
      </w:rPr>
    </w:lvl>
    <w:lvl w:ilvl="3">
      <w:numFmt w:val="bullet"/>
      <w:lvlText w:val="•"/>
      <w:lvlJc w:val="left"/>
      <w:pPr>
        <w:ind w:left="3522" w:hanging="368"/>
      </w:pPr>
      <w:rPr>
        <w:rFonts w:hint="default"/>
      </w:rPr>
    </w:lvl>
    <w:lvl w:ilvl="4">
      <w:numFmt w:val="bullet"/>
      <w:lvlText w:val="•"/>
      <w:lvlJc w:val="left"/>
      <w:pPr>
        <w:ind w:left="4536" w:hanging="368"/>
      </w:pPr>
      <w:rPr>
        <w:rFonts w:hint="default"/>
      </w:rPr>
    </w:lvl>
    <w:lvl w:ilvl="5">
      <w:numFmt w:val="bullet"/>
      <w:lvlText w:val="•"/>
      <w:lvlJc w:val="left"/>
      <w:pPr>
        <w:ind w:left="5550" w:hanging="368"/>
      </w:pPr>
      <w:rPr>
        <w:rFonts w:hint="default"/>
      </w:rPr>
    </w:lvl>
    <w:lvl w:ilvl="6">
      <w:numFmt w:val="bullet"/>
      <w:lvlText w:val="•"/>
      <w:lvlJc w:val="left"/>
      <w:pPr>
        <w:ind w:left="6564" w:hanging="368"/>
      </w:pPr>
      <w:rPr>
        <w:rFonts w:hint="default"/>
      </w:rPr>
    </w:lvl>
    <w:lvl w:ilvl="7">
      <w:numFmt w:val="bullet"/>
      <w:lvlText w:val="•"/>
      <w:lvlJc w:val="left"/>
      <w:pPr>
        <w:ind w:left="7578" w:hanging="368"/>
      </w:pPr>
      <w:rPr>
        <w:rFonts w:hint="default"/>
      </w:rPr>
    </w:lvl>
    <w:lvl w:ilvl="8">
      <w:numFmt w:val="bullet"/>
      <w:lvlText w:val="•"/>
      <w:lvlJc w:val="left"/>
      <w:pPr>
        <w:ind w:left="8592" w:hanging="368"/>
      </w:pPr>
      <w:rPr>
        <w:rFonts w:hint="default"/>
      </w:rPr>
    </w:lvl>
  </w:abstractNum>
  <w:abstractNum w:abstractNumId="73" w15:restartNumberingAfterBreak="0">
    <w:nsid w:val="639E712C"/>
    <w:multiLevelType w:val="multilevel"/>
    <w:tmpl w:val="9DECD9A4"/>
    <w:lvl w:ilvl="0">
      <w:start w:val="7"/>
      <w:numFmt w:val="decimal"/>
      <w:lvlText w:val="%1"/>
      <w:lvlJc w:val="left"/>
      <w:pPr>
        <w:ind w:left="103" w:hanging="368"/>
      </w:pPr>
      <w:rPr>
        <w:rFonts w:hint="default"/>
      </w:rPr>
    </w:lvl>
    <w:lvl w:ilvl="1">
      <w:start w:val="1"/>
      <w:numFmt w:val="decimal"/>
      <w:lvlText w:val="%1-%2"/>
      <w:lvlJc w:val="left"/>
      <w:pPr>
        <w:ind w:left="103" w:hanging="368"/>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74" w15:restartNumberingAfterBreak="0">
    <w:nsid w:val="67E34FC2"/>
    <w:multiLevelType w:val="hybridMultilevel"/>
    <w:tmpl w:val="4A54F0FE"/>
    <w:lvl w:ilvl="0" w:tplc="C2F25A5C">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1" w:tplc="75EAFF62">
      <w:numFmt w:val="bullet"/>
      <w:lvlText w:val="•"/>
      <w:lvlJc w:val="left"/>
      <w:pPr>
        <w:ind w:left="1710" w:hanging="293"/>
      </w:pPr>
      <w:rPr>
        <w:rFonts w:hint="default"/>
        <w:lang w:val="en-US" w:eastAsia="en-US" w:bidi="ar-SA"/>
      </w:rPr>
    </w:lvl>
    <w:lvl w:ilvl="2" w:tplc="F6FCB4DC">
      <w:numFmt w:val="bullet"/>
      <w:lvlText w:val="•"/>
      <w:lvlJc w:val="left"/>
      <w:pPr>
        <w:ind w:left="2700" w:hanging="293"/>
      </w:pPr>
      <w:rPr>
        <w:rFonts w:hint="default"/>
        <w:lang w:val="en-US" w:eastAsia="en-US" w:bidi="ar-SA"/>
      </w:rPr>
    </w:lvl>
    <w:lvl w:ilvl="3" w:tplc="04766772">
      <w:numFmt w:val="bullet"/>
      <w:lvlText w:val="•"/>
      <w:lvlJc w:val="left"/>
      <w:pPr>
        <w:ind w:left="3690" w:hanging="293"/>
      </w:pPr>
      <w:rPr>
        <w:rFonts w:hint="default"/>
        <w:lang w:val="en-US" w:eastAsia="en-US" w:bidi="ar-SA"/>
      </w:rPr>
    </w:lvl>
    <w:lvl w:ilvl="4" w:tplc="D5CA63E2">
      <w:numFmt w:val="bullet"/>
      <w:lvlText w:val="•"/>
      <w:lvlJc w:val="left"/>
      <w:pPr>
        <w:ind w:left="4680" w:hanging="293"/>
      </w:pPr>
      <w:rPr>
        <w:rFonts w:hint="default"/>
        <w:lang w:val="en-US" w:eastAsia="en-US" w:bidi="ar-SA"/>
      </w:rPr>
    </w:lvl>
    <w:lvl w:ilvl="5" w:tplc="448E5F92">
      <w:numFmt w:val="bullet"/>
      <w:lvlText w:val="•"/>
      <w:lvlJc w:val="left"/>
      <w:pPr>
        <w:ind w:left="5670" w:hanging="293"/>
      </w:pPr>
      <w:rPr>
        <w:rFonts w:hint="default"/>
        <w:lang w:val="en-US" w:eastAsia="en-US" w:bidi="ar-SA"/>
      </w:rPr>
    </w:lvl>
    <w:lvl w:ilvl="6" w:tplc="EA9C17E6">
      <w:numFmt w:val="bullet"/>
      <w:lvlText w:val="•"/>
      <w:lvlJc w:val="left"/>
      <w:pPr>
        <w:ind w:left="6660" w:hanging="293"/>
      </w:pPr>
      <w:rPr>
        <w:rFonts w:hint="default"/>
        <w:lang w:val="en-US" w:eastAsia="en-US" w:bidi="ar-SA"/>
      </w:rPr>
    </w:lvl>
    <w:lvl w:ilvl="7" w:tplc="424CAA5E">
      <w:numFmt w:val="bullet"/>
      <w:lvlText w:val="•"/>
      <w:lvlJc w:val="left"/>
      <w:pPr>
        <w:ind w:left="7650" w:hanging="293"/>
      </w:pPr>
      <w:rPr>
        <w:rFonts w:hint="default"/>
        <w:lang w:val="en-US" w:eastAsia="en-US" w:bidi="ar-SA"/>
      </w:rPr>
    </w:lvl>
    <w:lvl w:ilvl="8" w:tplc="6B0C426C">
      <w:numFmt w:val="bullet"/>
      <w:lvlText w:val="•"/>
      <w:lvlJc w:val="left"/>
      <w:pPr>
        <w:ind w:left="8640" w:hanging="293"/>
      </w:pPr>
      <w:rPr>
        <w:rFonts w:hint="default"/>
        <w:lang w:val="en-US" w:eastAsia="en-US" w:bidi="ar-SA"/>
      </w:rPr>
    </w:lvl>
  </w:abstractNum>
  <w:abstractNum w:abstractNumId="75" w15:restartNumberingAfterBreak="0">
    <w:nsid w:val="6A545E9E"/>
    <w:multiLevelType w:val="multilevel"/>
    <w:tmpl w:val="F356D3F4"/>
    <w:lvl w:ilvl="0">
      <w:start w:val="14"/>
      <w:numFmt w:val="decimal"/>
      <w:lvlText w:val="%1"/>
      <w:lvlJc w:val="left"/>
      <w:pPr>
        <w:ind w:left="103" w:hanging="491"/>
      </w:pPr>
      <w:rPr>
        <w:rFonts w:hint="default"/>
      </w:rPr>
    </w:lvl>
    <w:lvl w:ilvl="1">
      <w:start w:val="4"/>
      <w:numFmt w:val="decimal"/>
      <w:lvlText w:val="%1-%2"/>
      <w:lvlJc w:val="left"/>
      <w:pPr>
        <w:ind w:left="103" w:hanging="491"/>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hint="default"/>
        <w:spacing w:val="0"/>
        <w:w w:val="102"/>
      </w:rPr>
    </w:lvl>
    <w:lvl w:ilvl="3">
      <w:start w:val="1"/>
      <w:numFmt w:val="decimal"/>
      <w:lvlText w:val="%4."/>
      <w:lvlJc w:val="left"/>
      <w:pPr>
        <w:ind w:left="1150" w:hanging="293"/>
      </w:pPr>
      <w:rPr>
        <w:rFonts w:ascii="Times New Roman" w:eastAsia="Times New Roman" w:hAnsi="Times New Roman" w:cs="Times New Roman" w:hint="default"/>
        <w:b w:val="0"/>
        <w:bCs w:val="0"/>
        <w:i w:val="0"/>
        <w:iCs w:val="0"/>
        <w:spacing w:val="0"/>
        <w:w w:val="102"/>
        <w:sz w:val="20"/>
        <w:szCs w:val="20"/>
      </w:rPr>
    </w:lvl>
    <w:lvl w:ilvl="4">
      <w:numFmt w:val="bullet"/>
      <w:lvlText w:val="•"/>
      <w:lvlJc w:val="left"/>
      <w:pPr>
        <w:ind w:left="2511" w:hanging="293"/>
      </w:pPr>
      <w:rPr>
        <w:rFonts w:hint="default"/>
      </w:rPr>
    </w:lvl>
    <w:lvl w:ilvl="5">
      <w:numFmt w:val="bullet"/>
      <w:lvlText w:val="•"/>
      <w:lvlJc w:val="left"/>
      <w:pPr>
        <w:ind w:left="3862" w:hanging="293"/>
      </w:pPr>
      <w:rPr>
        <w:rFonts w:hint="default"/>
      </w:rPr>
    </w:lvl>
    <w:lvl w:ilvl="6">
      <w:numFmt w:val="bullet"/>
      <w:lvlText w:val="•"/>
      <w:lvlJc w:val="left"/>
      <w:pPr>
        <w:ind w:left="5214" w:hanging="293"/>
      </w:pPr>
      <w:rPr>
        <w:rFonts w:hint="default"/>
      </w:rPr>
    </w:lvl>
    <w:lvl w:ilvl="7">
      <w:numFmt w:val="bullet"/>
      <w:lvlText w:val="•"/>
      <w:lvlJc w:val="left"/>
      <w:pPr>
        <w:ind w:left="6565" w:hanging="293"/>
      </w:pPr>
      <w:rPr>
        <w:rFonts w:hint="default"/>
      </w:rPr>
    </w:lvl>
    <w:lvl w:ilvl="8">
      <w:numFmt w:val="bullet"/>
      <w:lvlText w:val="•"/>
      <w:lvlJc w:val="left"/>
      <w:pPr>
        <w:ind w:left="7917" w:hanging="293"/>
      </w:pPr>
      <w:rPr>
        <w:rFonts w:hint="default"/>
      </w:rPr>
    </w:lvl>
  </w:abstractNum>
  <w:abstractNum w:abstractNumId="76" w15:restartNumberingAfterBreak="0">
    <w:nsid w:val="6CDD2C76"/>
    <w:multiLevelType w:val="multilevel"/>
    <w:tmpl w:val="C2EC70F0"/>
    <w:lvl w:ilvl="0">
      <w:start w:val="17"/>
      <w:numFmt w:val="decimal"/>
      <w:lvlText w:val="%1"/>
      <w:lvlJc w:val="left"/>
      <w:pPr>
        <w:ind w:left="103" w:hanging="491"/>
      </w:pPr>
      <w:rPr>
        <w:rFonts w:hint="default"/>
      </w:rPr>
    </w:lvl>
    <w:lvl w:ilvl="1">
      <w:start w:val="1"/>
      <w:numFmt w:val="decimal"/>
      <w:lvlText w:val="%1-%2"/>
      <w:lvlJc w:val="left"/>
      <w:pPr>
        <w:ind w:left="103" w:hanging="491"/>
      </w:pPr>
      <w:rPr>
        <w:rFonts w:ascii="Times New Roman" w:eastAsia="Arial" w:hAnsi="Times New Roman" w:cs="Times New Roman" w:hint="default"/>
        <w:b/>
        <w:bCs/>
        <w:i w:val="0"/>
        <w:iCs w:val="0"/>
        <w:spacing w:val="-1"/>
        <w:w w:val="102"/>
        <w:sz w:val="22"/>
        <w:szCs w:val="22"/>
      </w:rPr>
    </w:lvl>
    <w:lvl w:ilvl="2">
      <w:numFmt w:val="bullet"/>
      <w:lvlText w:val="•"/>
      <w:lvlJc w:val="left"/>
      <w:pPr>
        <w:ind w:left="2204" w:hanging="491"/>
      </w:pPr>
      <w:rPr>
        <w:rFonts w:hint="default"/>
      </w:rPr>
    </w:lvl>
    <w:lvl w:ilvl="3">
      <w:numFmt w:val="bullet"/>
      <w:lvlText w:val="•"/>
      <w:lvlJc w:val="left"/>
      <w:pPr>
        <w:ind w:left="3256" w:hanging="491"/>
      </w:pPr>
      <w:rPr>
        <w:rFonts w:hint="default"/>
      </w:rPr>
    </w:lvl>
    <w:lvl w:ilvl="4">
      <w:numFmt w:val="bullet"/>
      <w:lvlText w:val="•"/>
      <w:lvlJc w:val="left"/>
      <w:pPr>
        <w:ind w:left="4308" w:hanging="491"/>
      </w:pPr>
      <w:rPr>
        <w:rFonts w:hint="default"/>
      </w:rPr>
    </w:lvl>
    <w:lvl w:ilvl="5">
      <w:numFmt w:val="bullet"/>
      <w:lvlText w:val="•"/>
      <w:lvlJc w:val="left"/>
      <w:pPr>
        <w:ind w:left="5360" w:hanging="491"/>
      </w:pPr>
      <w:rPr>
        <w:rFonts w:hint="default"/>
      </w:rPr>
    </w:lvl>
    <w:lvl w:ilvl="6">
      <w:numFmt w:val="bullet"/>
      <w:lvlText w:val="•"/>
      <w:lvlJc w:val="left"/>
      <w:pPr>
        <w:ind w:left="6412" w:hanging="491"/>
      </w:pPr>
      <w:rPr>
        <w:rFonts w:hint="default"/>
      </w:rPr>
    </w:lvl>
    <w:lvl w:ilvl="7">
      <w:numFmt w:val="bullet"/>
      <w:lvlText w:val="•"/>
      <w:lvlJc w:val="left"/>
      <w:pPr>
        <w:ind w:left="7464" w:hanging="491"/>
      </w:pPr>
      <w:rPr>
        <w:rFonts w:hint="default"/>
      </w:rPr>
    </w:lvl>
    <w:lvl w:ilvl="8">
      <w:numFmt w:val="bullet"/>
      <w:lvlText w:val="•"/>
      <w:lvlJc w:val="left"/>
      <w:pPr>
        <w:ind w:left="8516" w:hanging="491"/>
      </w:pPr>
      <w:rPr>
        <w:rFonts w:hint="default"/>
      </w:rPr>
    </w:lvl>
  </w:abstractNum>
  <w:abstractNum w:abstractNumId="77" w15:restartNumberingAfterBreak="0">
    <w:nsid w:val="6D17594F"/>
    <w:multiLevelType w:val="multilevel"/>
    <w:tmpl w:val="95BE1B04"/>
    <w:lvl w:ilvl="0">
      <w:start w:val="10"/>
      <w:numFmt w:val="decimal"/>
      <w:lvlText w:val="%1"/>
      <w:lvlJc w:val="left"/>
      <w:pPr>
        <w:ind w:left="103" w:hanging="491"/>
      </w:pPr>
      <w:rPr>
        <w:rFonts w:hint="default"/>
        <w:lang w:val="en-US" w:eastAsia="en-US" w:bidi="ar-SA"/>
      </w:rPr>
    </w:lvl>
    <w:lvl w:ilvl="1">
      <w:start w:val="1"/>
      <w:numFmt w:val="decimal"/>
      <w:lvlText w:val="%1-%2"/>
      <w:lvlJc w:val="left"/>
      <w:pPr>
        <w:ind w:left="103" w:hanging="491"/>
      </w:pPr>
      <w:rPr>
        <w:rFonts w:ascii="Times New Roman" w:eastAsia="Arial" w:hAnsi="Times New Roman" w:cs="Times New Roman" w:hint="default"/>
        <w:b/>
        <w:bCs/>
        <w:i w:val="0"/>
        <w:iCs w:val="0"/>
        <w:spacing w:val="-1"/>
        <w:w w:val="102"/>
        <w:sz w:val="22"/>
        <w:szCs w:val="22"/>
        <w:lang w:val="en-US" w:eastAsia="en-US" w:bidi="ar-SA"/>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920" w:hanging="293"/>
      </w:pPr>
      <w:rPr>
        <w:rFonts w:hint="default"/>
        <w:lang w:val="en-US" w:eastAsia="en-US" w:bidi="ar-SA"/>
      </w:rPr>
    </w:lvl>
    <w:lvl w:ilvl="4">
      <w:numFmt w:val="bullet"/>
      <w:lvlText w:val="•"/>
      <w:lvlJc w:val="left"/>
      <w:pPr>
        <w:ind w:left="4020" w:hanging="293"/>
      </w:pPr>
      <w:rPr>
        <w:rFonts w:hint="default"/>
        <w:lang w:val="en-US" w:eastAsia="en-US" w:bidi="ar-SA"/>
      </w:rPr>
    </w:lvl>
    <w:lvl w:ilvl="5">
      <w:numFmt w:val="bullet"/>
      <w:lvlText w:val="•"/>
      <w:lvlJc w:val="left"/>
      <w:pPr>
        <w:ind w:left="5120" w:hanging="293"/>
      </w:pPr>
      <w:rPr>
        <w:rFonts w:hint="default"/>
        <w:lang w:val="en-US" w:eastAsia="en-US" w:bidi="ar-SA"/>
      </w:rPr>
    </w:lvl>
    <w:lvl w:ilvl="6">
      <w:numFmt w:val="bullet"/>
      <w:lvlText w:val="•"/>
      <w:lvlJc w:val="left"/>
      <w:pPr>
        <w:ind w:left="6220" w:hanging="293"/>
      </w:pPr>
      <w:rPr>
        <w:rFonts w:hint="default"/>
        <w:lang w:val="en-US" w:eastAsia="en-US" w:bidi="ar-SA"/>
      </w:rPr>
    </w:lvl>
    <w:lvl w:ilvl="7">
      <w:numFmt w:val="bullet"/>
      <w:lvlText w:val="•"/>
      <w:lvlJc w:val="left"/>
      <w:pPr>
        <w:ind w:left="7320" w:hanging="293"/>
      </w:pPr>
      <w:rPr>
        <w:rFonts w:hint="default"/>
        <w:lang w:val="en-US" w:eastAsia="en-US" w:bidi="ar-SA"/>
      </w:rPr>
    </w:lvl>
    <w:lvl w:ilvl="8">
      <w:numFmt w:val="bullet"/>
      <w:lvlText w:val="•"/>
      <w:lvlJc w:val="left"/>
      <w:pPr>
        <w:ind w:left="8420" w:hanging="293"/>
      </w:pPr>
      <w:rPr>
        <w:rFonts w:hint="default"/>
        <w:lang w:val="en-US" w:eastAsia="en-US" w:bidi="ar-SA"/>
      </w:rPr>
    </w:lvl>
  </w:abstractNum>
  <w:abstractNum w:abstractNumId="78" w15:restartNumberingAfterBreak="0">
    <w:nsid w:val="6D6A4F45"/>
    <w:multiLevelType w:val="multilevel"/>
    <w:tmpl w:val="6D8632EE"/>
    <w:lvl w:ilvl="0">
      <w:start w:val="27"/>
      <w:numFmt w:val="decimal"/>
      <w:lvlText w:val="%1"/>
      <w:lvlJc w:val="left"/>
      <w:pPr>
        <w:ind w:left="103" w:hanging="491"/>
      </w:pPr>
      <w:rPr>
        <w:rFonts w:hint="default"/>
        <w:lang w:val="en-US" w:eastAsia="en-US" w:bidi="ar-SA"/>
      </w:rPr>
    </w:lvl>
    <w:lvl w:ilvl="1">
      <w:start w:val="1"/>
      <w:numFmt w:val="decimal"/>
      <w:lvlText w:val="%1-%2"/>
      <w:lvlJc w:val="left"/>
      <w:pPr>
        <w:ind w:left="103" w:hanging="491"/>
      </w:pPr>
      <w:rPr>
        <w:rFonts w:ascii="Times New Roman" w:eastAsia="Arial" w:hAnsi="Times New Roman" w:cs="Times New Roman" w:hint="default"/>
        <w:b/>
        <w:bCs/>
        <w:i w:val="0"/>
        <w:iCs w:val="0"/>
        <w:spacing w:val="-1"/>
        <w:w w:val="102"/>
        <w:sz w:val="22"/>
        <w:szCs w:val="22"/>
        <w:lang w:val="en-US" w:eastAsia="en-US" w:bidi="ar-SA"/>
      </w:rPr>
    </w:lvl>
    <w:lvl w:ilvl="2">
      <w:start w:val="1"/>
      <w:numFmt w:val="decimal"/>
      <w:lvlText w:val="%3."/>
      <w:lvlJc w:val="left"/>
      <w:pPr>
        <w:ind w:left="719" w:hanging="293"/>
        <w:jc w:val="right"/>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920" w:hanging="293"/>
      </w:pPr>
      <w:rPr>
        <w:rFonts w:hint="default"/>
        <w:lang w:val="en-US" w:eastAsia="en-US" w:bidi="ar-SA"/>
      </w:rPr>
    </w:lvl>
    <w:lvl w:ilvl="4">
      <w:numFmt w:val="bullet"/>
      <w:lvlText w:val="•"/>
      <w:lvlJc w:val="left"/>
      <w:pPr>
        <w:ind w:left="4020" w:hanging="293"/>
      </w:pPr>
      <w:rPr>
        <w:rFonts w:hint="default"/>
        <w:lang w:val="en-US" w:eastAsia="en-US" w:bidi="ar-SA"/>
      </w:rPr>
    </w:lvl>
    <w:lvl w:ilvl="5">
      <w:numFmt w:val="bullet"/>
      <w:lvlText w:val="•"/>
      <w:lvlJc w:val="left"/>
      <w:pPr>
        <w:ind w:left="5120" w:hanging="293"/>
      </w:pPr>
      <w:rPr>
        <w:rFonts w:hint="default"/>
        <w:lang w:val="en-US" w:eastAsia="en-US" w:bidi="ar-SA"/>
      </w:rPr>
    </w:lvl>
    <w:lvl w:ilvl="6">
      <w:numFmt w:val="bullet"/>
      <w:lvlText w:val="•"/>
      <w:lvlJc w:val="left"/>
      <w:pPr>
        <w:ind w:left="6220" w:hanging="293"/>
      </w:pPr>
      <w:rPr>
        <w:rFonts w:hint="default"/>
        <w:lang w:val="en-US" w:eastAsia="en-US" w:bidi="ar-SA"/>
      </w:rPr>
    </w:lvl>
    <w:lvl w:ilvl="7">
      <w:numFmt w:val="bullet"/>
      <w:lvlText w:val="•"/>
      <w:lvlJc w:val="left"/>
      <w:pPr>
        <w:ind w:left="7320" w:hanging="293"/>
      </w:pPr>
      <w:rPr>
        <w:rFonts w:hint="default"/>
        <w:lang w:val="en-US" w:eastAsia="en-US" w:bidi="ar-SA"/>
      </w:rPr>
    </w:lvl>
    <w:lvl w:ilvl="8">
      <w:numFmt w:val="bullet"/>
      <w:lvlText w:val="•"/>
      <w:lvlJc w:val="left"/>
      <w:pPr>
        <w:ind w:left="8420" w:hanging="293"/>
      </w:pPr>
      <w:rPr>
        <w:rFonts w:hint="default"/>
        <w:lang w:val="en-US" w:eastAsia="en-US" w:bidi="ar-SA"/>
      </w:rPr>
    </w:lvl>
  </w:abstractNum>
  <w:abstractNum w:abstractNumId="79" w15:restartNumberingAfterBreak="0">
    <w:nsid w:val="6E224F18"/>
    <w:multiLevelType w:val="hybridMultilevel"/>
    <w:tmpl w:val="ABA2FD0A"/>
    <w:lvl w:ilvl="0" w:tplc="F93AD978">
      <w:start w:val="1"/>
      <w:numFmt w:val="decimal"/>
      <w:lvlText w:val="%1."/>
      <w:lvlJc w:val="left"/>
      <w:pPr>
        <w:ind w:left="652" w:hanging="293"/>
      </w:pPr>
      <w:rPr>
        <w:rFonts w:ascii="Times New Roman" w:eastAsia="Arial" w:hAnsi="Times New Roman" w:cs="Times New Roman" w:hint="default"/>
        <w:b w:val="0"/>
        <w:bCs w:val="0"/>
        <w:i/>
        <w:iCs/>
        <w:spacing w:val="-1"/>
        <w:w w:val="102"/>
        <w:sz w:val="22"/>
        <w:szCs w:val="22"/>
        <w:lang w:val="en-US" w:eastAsia="en-US" w:bidi="ar-SA"/>
      </w:rPr>
    </w:lvl>
    <w:lvl w:ilvl="1" w:tplc="B6C4173A">
      <w:numFmt w:val="bullet"/>
      <w:lvlText w:val="•"/>
      <w:lvlJc w:val="left"/>
      <w:pPr>
        <w:ind w:left="1605" w:hanging="293"/>
      </w:pPr>
      <w:rPr>
        <w:rFonts w:hint="default"/>
        <w:lang w:val="en-US" w:eastAsia="en-US" w:bidi="ar-SA"/>
      </w:rPr>
    </w:lvl>
    <w:lvl w:ilvl="2" w:tplc="83C47B7C">
      <w:numFmt w:val="bullet"/>
      <w:lvlText w:val="•"/>
      <w:lvlJc w:val="left"/>
      <w:pPr>
        <w:ind w:left="2550" w:hanging="293"/>
      </w:pPr>
      <w:rPr>
        <w:rFonts w:hint="default"/>
        <w:lang w:val="en-US" w:eastAsia="en-US" w:bidi="ar-SA"/>
      </w:rPr>
    </w:lvl>
    <w:lvl w:ilvl="3" w:tplc="BD4470E2">
      <w:numFmt w:val="bullet"/>
      <w:lvlText w:val="•"/>
      <w:lvlJc w:val="left"/>
      <w:pPr>
        <w:ind w:left="3495" w:hanging="293"/>
      </w:pPr>
      <w:rPr>
        <w:rFonts w:hint="default"/>
        <w:lang w:val="en-US" w:eastAsia="en-US" w:bidi="ar-SA"/>
      </w:rPr>
    </w:lvl>
    <w:lvl w:ilvl="4" w:tplc="F650E8D4">
      <w:numFmt w:val="bullet"/>
      <w:lvlText w:val="•"/>
      <w:lvlJc w:val="left"/>
      <w:pPr>
        <w:ind w:left="4440" w:hanging="293"/>
      </w:pPr>
      <w:rPr>
        <w:rFonts w:hint="default"/>
        <w:lang w:val="en-US" w:eastAsia="en-US" w:bidi="ar-SA"/>
      </w:rPr>
    </w:lvl>
    <w:lvl w:ilvl="5" w:tplc="98069C00">
      <w:numFmt w:val="bullet"/>
      <w:lvlText w:val="•"/>
      <w:lvlJc w:val="left"/>
      <w:pPr>
        <w:ind w:left="5385" w:hanging="293"/>
      </w:pPr>
      <w:rPr>
        <w:rFonts w:hint="default"/>
        <w:lang w:val="en-US" w:eastAsia="en-US" w:bidi="ar-SA"/>
      </w:rPr>
    </w:lvl>
    <w:lvl w:ilvl="6" w:tplc="4C2C9752">
      <w:numFmt w:val="bullet"/>
      <w:lvlText w:val="•"/>
      <w:lvlJc w:val="left"/>
      <w:pPr>
        <w:ind w:left="6330" w:hanging="293"/>
      </w:pPr>
      <w:rPr>
        <w:rFonts w:hint="default"/>
        <w:lang w:val="en-US" w:eastAsia="en-US" w:bidi="ar-SA"/>
      </w:rPr>
    </w:lvl>
    <w:lvl w:ilvl="7" w:tplc="C4E4055A">
      <w:numFmt w:val="bullet"/>
      <w:lvlText w:val="•"/>
      <w:lvlJc w:val="left"/>
      <w:pPr>
        <w:ind w:left="7275" w:hanging="293"/>
      </w:pPr>
      <w:rPr>
        <w:rFonts w:hint="default"/>
        <w:lang w:val="en-US" w:eastAsia="en-US" w:bidi="ar-SA"/>
      </w:rPr>
    </w:lvl>
    <w:lvl w:ilvl="8" w:tplc="8FA4F808">
      <w:numFmt w:val="bullet"/>
      <w:lvlText w:val="•"/>
      <w:lvlJc w:val="left"/>
      <w:pPr>
        <w:ind w:left="8220" w:hanging="293"/>
      </w:pPr>
      <w:rPr>
        <w:rFonts w:hint="default"/>
        <w:lang w:val="en-US" w:eastAsia="en-US" w:bidi="ar-SA"/>
      </w:rPr>
    </w:lvl>
  </w:abstractNum>
  <w:abstractNum w:abstractNumId="80" w15:restartNumberingAfterBreak="0">
    <w:nsid w:val="6FFF4DE3"/>
    <w:multiLevelType w:val="hybridMultilevel"/>
    <w:tmpl w:val="7A5EC5D6"/>
    <w:lvl w:ilvl="0" w:tplc="FFFFFFFF">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0"/>
        <w:szCs w:val="2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0A70344"/>
    <w:multiLevelType w:val="multilevel"/>
    <w:tmpl w:val="72CEEC96"/>
    <w:lvl w:ilvl="0">
      <w:start w:val="15"/>
      <w:numFmt w:val="decimal"/>
      <w:lvlText w:val="%1"/>
      <w:lvlJc w:val="left"/>
      <w:pPr>
        <w:ind w:left="103" w:hanging="491"/>
      </w:pPr>
      <w:rPr>
        <w:rFonts w:hint="default"/>
      </w:rPr>
    </w:lvl>
    <w:lvl w:ilvl="1">
      <w:start w:val="1"/>
      <w:numFmt w:val="decimal"/>
      <w:lvlText w:val="%1-%2"/>
      <w:lvlJc w:val="left"/>
      <w:pPr>
        <w:ind w:left="851" w:hanging="491"/>
      </w:pPr>
      <w:rPr>
        <w:rFonts w:ascii="Times New Roman" w:eastAsia="Arial" w:hAnsi="Times New Roman" w:cs="Times New Roman" w:hint="default"/>
        <w:b/>
        <w:bCs/>
        <w:i w:val="0"/>
        <w:iCs w:val="0"/>
        <w:spacing w:val="-1"/>
        <w:w w:val="102"/>
        <w:sz w:val="22"/>
        <w:szCs w:val="22"/>
      </w:rPr>
    </w:lvl>
    <w:lvl w:ilvl="2">
      <w:numFmt w:val="bullet"/>
      <w:lvlText w:val="•"/>
      <w:lvlJc w:val="left"/>
      <w:pPr>
        <w:ind w:left="2204" w:hanging="491"/>
      </w:pPr>
      <w:rPr>
        <w:rFonts w:hint="default"/>
      </w:rPr>
    </w:lvl>
    <w:lvl w:ilvl="3">
      <w:numFmt w:val="bullet"/>
      <w:lvlText w:val="•"/>
      <w:lvlJc w:val="left"/>
      <w:pPr>
        <w:ind w:left="3256" w:hanging="491"/>
      </w:pPr>
      <w:rPr>
        <w:rFonts w:hint="default"/>
      </w:rPr>
    </w:lvl>
    <w:lvl w:ilvl="4">
      <w:numFmt w:val="bullet"/>
      <w:lvlText w:val="•"/>
      <w:lvlJc w:val="left"/>
      <w:pPr>
        <w:ind w:left="4308" w:hanging="491"/>
      </w:pPr>
      <w:rPr>
        <w:rFonts w:hint="default"/>
      </w:rPr>
    </w:lvl>
    <w:lvl w:ilvl="5">
      <w:numFmt w:val="bullet"/>
      <w:lvlText w:val="•"/>
      <w:lvlJc w:val="left"/>
      <w:pPr>
        <w:ind w:left="5360" w:hanging="491"/>
      </w:pPr>
      <w:rPr>
        <w:rFonts w:hint="default"/>
      </w:rPr>
    </w:lvl>
    <w:lvl w:ilvl="6">
      <w:numFmt w:val="bullet"/>
      <w:lvlText w:val="•"/>
      <w:lvlJc w:val="left"/>
      <w:pPr>
        <w:ind w:left="6412" w:hanging="491"/>
      </w:pPr>
      <w:rPr>
        <w:rFonts w:hint="default"/>
      </w:rPr>
    </w:lvl>
    <w:lvl w:ilvl="7">
      <w:numFmt w:val="bullet"/>
      <w:lvlText w:val="•"/>
      <w:lvlJc w:val="left"/>
      <w:pPr>
        <w:ind w:left="7464" w:hanging="491"/>
      </w:pPr>
      <w:rPr>
        <w:rFonts w:hint="default"/>
      </w:rPr>
    </w:lvl>
    <w:lvl w:ilvl="8">
      <w:numFmt w:val="bullet"/>
      <w:lvlText w:val="•"/>
      <w:lvlJc w:val="left"/>
      <w:pPr>
        <w:ind w:left="8516" w:hanging="491"/>
      </w:pPr>
      <w:rPr>
        <w:rFonts w:hint="default"/>
      </w:rPr>
    </w:lvl>
  </w:abstractNum>
  <w:abstractNum w:abstractNumId="82" w15:restartNumberingAfterBreak="0">
    <w:nsid w:val="70AD7D52"/>
    <w:multiLevelType w:val="multilevel"/>
    <w:tmpl w:val="05B4493E"/>
    <w:lvl w:ilvl="0">
      <w:start w:val="3"/>
      <w:numFmt w:val="decimal"/>
      <w:lvlText w:val="%1"/>
      <w:lvlJc w:val="left"/>
      <w:pPr>
        <w:ind w:left="846" w:hanging="216"/>
      </w:pPr>
      <w:rPr>
        <w:rFonts w:ascii="Arial" w:eastAsia="Arial" w:hAnsi="Arial" w:cs="Arial" w:hint="default"/>
        <w:b/>
        <w:bCs/>
        <w:i w:val="0"/>
        <w:iCs w:val="0"/>
        <w:spacing w:val="0"/>
        <w:w w:val="100"/>
        <w:sz w:val="24"/>
        <w:szCs w:val="24"/>
      </w:rPr>
    </w:lvl>
    <w:lvl w:ilvl="1">
      <w:start w:val="3"/>
      <w:numFmt w:val="decimal"/>
      <w:lvlText w:val="%2."/>
      <w:lvlJc w:val="left"/>
      <w:pPr>
        <w:ind w:left="477" w:hanging="360"/>
      </w:pPr>
      <w:rPr>
        <w:rFonts w:hint="default"/>
      </w:rPr>
    </w:lvl>
    <w:lvl w:ilvl="2">
      <w:start w:val="1"/>
      <w:numFmt w:val="decimal"/>
      <w:lvlText w:val="%1.%2.%3"/>
      <w:lvlJc w:val="left"/>
      <w:pPr>
        <w:ind w:left="780" w:hanging="663"/>
      </w:pPr>
      <w:rPr>
        <w:rFonts w:ascii="Arial" w:eastAsia="Arial" w:hAnsi="Arial" w:cs="Arial" w:hint="default"/>
        <w:b/>
        <w:bCs/>
        <w:i w:val="0"/>
        <w:iCs w:val="0"/>
        <w:spacing w:val="-1"/>
        <w:w w:val="102"/>
        <w:sz w:val="22"/>
        <w:szCs w:val="22"/>
      </w:rPr>
    </w:lvl>
    <w:lvl w:ilvl="3">
      <w:numFmt w:val="bullet"/>
      <w:lvlText w:val="•"/>
      <w:lvlJc w:val="left"/>
      <w:pPr>
        <w:ind w:left="600" w:hanging="663"/>
      </w:pPr>
      <w:rPr>
        <w:rFonts w:hint="default"/>
      </w:rPr>
    </w:lvl>
    <w:lvl w:ilvl="4">
      <w:numFmt w:val="bullet"/>
      <w:lvlText w:val="•"/>
      <w:lvlJc w:val="left"/>
      <w:pPr>
        <w:ind w:left="780" w:hanging="663"/>
      </w:pPr>
      <w:rPr>
        <w:rFonts w:hint="default"/>
      </w:rPr>
    </w:lvl>
    <w:lvl w:ilvl="5">
      <w:numFmt w:val="bullet"/>
      <w:lvlText w:val="•"/>
      <w:lvlJc w:val="left"/>
      <w:pPr>
        <w:ind w:left="2420" w:hanging="663"/>
      </w:pPr>
      <w:rPr>
        <w:rFonts w:hint="default"/>
      </w:rPr>
    </w:lvl>
    <w:lvl w:ilvl="6">
      <w:numFmt w:val="bullet"/>
      <w:lvlText w:val="•"/>
      <w:lvlJc w:val="left"/>
      <w:pPr>
        <w:ind w:left="4060" w:hanging="663"/>
      </w:pPr>
      <w:rPr>
        <w:rFonts w:hint="default"/>
      </w:rPr>
    </w:lvl>
    <w:lvl w:ilvl="7">
      <w:numFmt w:val="bullet"/>
      <w:lvlText w:val="•"/>
      <w:lvlJc w:val="left"/>
      <w:pPr>
        <w:ind w:left="5700" w:hanging="663"/>
      </w:pPr>
      <w:rPr>
        <w:rFonts w:hint="default"/>
      </w:rPr>
    </w:lvl>
    <w:lvl w:ilvl="8">
      <w:numFmt w:val="bullet"/>
      <w:lvlText w:val="•"/>
      <w:lvlJc w:val="left"/>
      <w:pPr>
        <w:ind w:left="7340" w:hanging="663"/>
      </w:pPr>
      <w:rPr>
        <w:rFonts w:hint="default"/>
      </w:rPr>
    </w:lvl>
  </w:abstractNum>
  <w:abstractNum w:abstractNumId="83" w15:restartNumberingAfterBreak="0">
    <w:nsid w:val="70BA6803"/>
    <w:multiLevelType w:val="hybridMultilevel"/>
    <w:tmpl w:val="5D342FE6"/>
    <w:lvl w:ilvl="0" w:tplc="1B004108">
      <w:start w:val="1"/>
      <w:numFmt w:val="decimal"/>
      <w:lvlText w:val="%1."/>
      <w:lvlJc w:val="left"/>
      <w:pPr>
        <w:ind w:left="225" w:hanging="205"/>
      </w:pPr>
      <w:rPr>
        <w:rFonts w:ascii="Arial" w:eastAsia="Arial" w:hAnsi="Arial" w:cs="Arial" w:hint="default"/>
        <w:b w:val="0"/>
        <w:bCs w:val="0"/>
        <w:i/>
        <w:iCs/>
        <w:spacing w:val="-1"/>
        <w:w w:val="102"/>
        <w:sz w:val="18"/>
        <w:szCs w:val="18"/>
        <w:lang w:val="en-US" w:eastAsia="en-US" w:bidi="ar-SA"/>
      </w:rPr>
    </w:lvl>
    <w:lvl w:ilvl="1" w:tplc="FFFFFFFF">
      <w:numFmt w:val="bullet"/>
      <w:lvlText w:val="•"/>
      <w:lvlJc w:val="left"/>
      <w:pPr>
        <w:ind w:left="1231" w:hanging="205"/>
      </w:pPr>
      <w:rPr>
        <w:rFonts w:hint="default"/>
        <w:lang w:val="en-US" w:eastAsia="en-US" w:bidi="ar-SA"/>
      </w:rPr>
    </w:lvl>
    <w:lvl w:ilvl="2" w:tplc="FFFFFFFF">
      <w:numFmt w:val="bullet"/>
      <w:lvlText w:val="•"/>
      <w:lvlJc w:val="left"/>
      <w:pPr>
        <w:ind w:left="2242" w:hanging="205"/>
      </w:pPr>
      <w:rPr>
        <w:rFonts w:hint="default"/>
        <w:lang w:val="en-US" w:eastAsia="en-US" w:bidi="ar-SA"/>
      </w:rPr>
    </w:lvl>
    <w:lvl w:ilvl="3" w:tplc="FFFFFFFF">
      <w:numFmt w:val="bullet"/>
      <w:lvlText w:val="•"/>
      <w:lvlJc w:val="left"/>
      <w:pPr>
        <w:ind w:left="3253" w:hanging="205"/>
      </w:pPr>
      <w:rPr>
        <w:rFonts w:hint="default"/>
        <w:lang w:val="en-US" w:eastAsia="en-US" w:bidi="ar-SA"/>
      </w:rPr>
    </w:lvl>
    <w:lvl w:ilvl="4" w:tplc="FFFFFFFF">
      <w:numFmt w:val="bullet"/>
      <w:lvlText w:val="•"/>
      <w:lvlJc w:val="left"/>
      <w:pPr>
        <w:ind w:left="4264" w:hanging="205"/>
      </w:pPr>
      <w:rPr>
        <w:rFonts w:hint="default"/>
        <w:lang w:val="en-US" w:eastAsia="en-US" w:bidi="ar-SA"/>
      </w:rPr>
    </w:lvl>
    <w:lvl w:ilvl="5" w:tplc="FFFFFFFF">
      <w:numFmt w:val="bullet"/>
      <w:lvlText w:val="•"/>
      <w:lvlJc w:val="left"/>
      <w:pPr>
        <w:ind w:left="5275" w:hanging="205"/>
      </w:pPr>
      <w:rPr>
        <w:rFonts w:hint="default"/>
        <w:lang w:val="en-US" w:eastAsia="en-US" w:bidi="ar-SA"/>
      </w:rPr>
    </w:lvl>
    <w:lvl w:ilvl="6" w:tplc="FFFFFFFF">
      <w:numFmt w:val="bullet"/>
      <w:lvlText w:val="•"/>
      <w:lvlJc w:val="left"/>
      <w:pPr>
        <w:ind w:left="6286" w:hanging="205"/>
      </w:pPr>
      <w:rPr>
        <w:rFonts w:hint="default"/>
        <w:lang w:val="en-US" w:eastAsia="en-US" w:bidi="ar-SA"/>
      </w:rPr>
    </w:lvl>
    <w:lvl w:ilvl="7" w:tplc="FFFFFFFF">
      <w:numFmt w:val="bullet"/>
      <w:lvlText w:val="•"/>
      <w:lvlJc w:val="left"/>
      <w:pPr>
        <w:ind w:left="7297" w:hanging="205"/>
      </w:pPr>
      <w:rPr>
        <w:rFonts w:hint="default"/>
        <w:lang w:val="en-US" w:eastAsia="en-US" w:bidi="ar-SA"/>
      </w:rPr>
    </w:lvl>
    <w:lvl w:ilvl="8" w:tplc="FFFFFFFF">
      <w:numFmt w:val="bullet"/>
      <w:lvlText w:val="•"/>
      <w:lvlJc w:val="left"/>
      <w:pPr>
        <w:ind w:left="8308" w:hanging="205"/>
      </w:pPr>
      <w:rPr>
        <w:rFonts w:hint="default"/>
        <w:lang w:val="en-US" w:eastAsia="en-US" w:bidi="ar-SA"/>
      </w:rPr>
    </w:lvl>
  </w:abstractNum>
  <w:abstractNum w:abstractNumId="84" w15:restartNumberingAfterBreak="0">
    <w:nsid w:val="70F6555F"/>
    <w:multiLevelType w:val="hybridMultilevel"/>
    <w:tmpl w:val="7BF8498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5" w15:restartNumberingAfterBreak="0">
    <w:nsid w:val="73D34033"/>
    <w:multiLevelType w:val="multilevel"/>
    <w:tmpl w:val="99A01D1E"/>
    <w:lvl w:ilvl="0">
      <w:start w:val="3"/>
      <w:numFmt w:val="decimal"/>
      <w:lvlText w:val="%1"/>
      <w:lvlJc w:val="left"/>
      <w:pPr>
        <w:ind w:left="846" w:hanging="216"/>
      </w:pPr>
      <w:rPr>
        <w:rFonts w:ascii="Arial" w:eastAsia="Arial" w:hAnsi="Arial" w:cs="Arial" w:hint="default"/>
        <w:b/>
        <w:bCs/>
        <w:i w:val="0"/>
        <w:iCs w:val="0"/>
        <w:spacing w:val="0"/>
        <w:w w:val="100"/>
        <w:sz w:val="24"/>
        <w:szCs w:val="24"/>
      </w:rPr>
    </w:lvl>
    <w:lvl w:ilvl="1">
      <w:start w:val="1"/>
      <w:numFmt w:val="decimal"/>
      <w:lvlText w:val="%1.%2"/>
      <w:lvlJc w:val="left"/>
      <w:pPr>
        <w:ind w:left="595" w:hanging="478"/>
      </w:pPr>
      <w:rPr>
        <w:rFonts w:ascii="Arial" w:hAnsi="Arial" w:cs="Arial" w:hint="default"/>
        <w:spacing w:val="-1"/>
        <w:w w:val="102"/>
        <w:sz w:val="22"/>
        <w:szCs w:val="22"/>
      </w:rPr>
    </w:lvl>
    <w:lvl w:ilvl="2">
      <w:start w:val="1"/>
      <w:numFmt w:val="decimal"/>
      <w:lvlText w:val="%1.%2.%3"/>
      <w:lvlJc w:val="left"/>
      <w:pPr>
        <w:ind w:left="780" w:hanging="663"/>
      </w:pPr>
      <w:rPr>
        <w:rFonts w:ascii="Arial" w:eastAsia="Arial" w:hAnsi="Arial" w:cs="Arial" w:hint="default"/>
        <w:b/>
        <w:bCs/>
        <w:i w:val="0"/>
        <w:iCs w:val="0"/>
        <w:spacing w:val="-1"/>
        <w:w w:val="102"/>
        <w:sz w:val="22"/>
        <w:szCs w:val="22"/>
      </w:rPr>
    </w:lvl>
    <w:lvl w:ilvl="3">
      <w:numFmt w:val="bullet"/>
      <w:lvlText w:val="•"/>
      <w:lvlJc w:val="left"/>
      <w:pPr>
        <w:ind w:left="600" w:hanging="663"/>
      </w:pPr>
      <w:rPr>
        <w:rFonts w:hint="default"/>
      </w:rPr>
    </w:lvl>
    <w:lvl w:ilvl="4">
      <w:numFmt w:val="bullet"/>
      <w:lvlText w:val="•"/>
      <w:lvlJc w:val="left"/>
      <w:pPr>
        <w:ind w:left="780" w:hanging="663"/>
      </w:pPr>
      <w:rPr>
        <w:rFonts w:hint="default"/>
      </w:rPr>
    </w:lvl>
    <w:lvl w:ilvl="5">
      <w:numFmt w:val="bullet"/>
      <w:lvlText w:val="•"/>
      <w:lvlJc w:val="left"/>
      <w:pPr>
        <w:ind w:left="2420" w:hanging="663"/>
      </w:pPr>
      <w:rPr>
        <w:rFonts w:hint="default"/>
      </w:rPr>
    </w:lvl>
    <w:lvl w:ilvl="6">
      <w:numFmt w:val="bullet"/>
      <w:lvlText w:val="•"/>
      <w:lvlJc w:val="left"/>
      <w:pPr>
        <w:ind w:left="4060" w:hanging="663"/>
      </w:pPr>
      <w:rPr>
        <w:rFonts w:hint="default"/>
      </w:rPr>
    </w:lvl>
    <w:lvl w:ilvl="7">
      <w:numFmt w:val="bullet"/>
      <w:lvlText w:val="•"/>
      <w:lvlJc w:val="left"/>
      <w:pPr>
        <w:ind w:left="5700" w:hanging="663"/>
      </w:pPr>
      <w:rPr>
        <w:rFonts w:hint="default"/>
      </w:rPr>
    </w:lvl>
    <w:lvl w:ilvl="8">
      <w:numFmt w:val="bullet"/>
      <w:lvlText w:val="•"/>
      <w:lvlJc w:val="left"/>
      <w:pPr>
        <w:ind w:left="7340" w:hanging="663"/>
      </w:pPr>
      <w:rPr>
        <w:rFonts w:hint="default"/>
      </w:rPr>
    </w:lvl>
  </w:abstractNum>
  <w:abstractNum w:abstractNumId="86" w15:restartNumberingAfterBreak="0">
    <w:nsid w:val="76BB3FD8"/>
    <w:multiLevelType w:val="multilevel"/>
    <w:tmpl w:val="414A0036"/>
    <w:lvl w:ilvl="0">
      <w:start w:val="16"/>
      <w:numFmt w:val="decimal"/>
      <w:lvlText w:val="%1"/>
      <w:lvlJc w:val="left"/>
      <w:pPr>
        <w:ind w:left="609" w:hanging="491"/>
      </w:pPr>
      <w:rPr>
        <w:rFonts w:hint="default"/>
      </w:rPr>
    </w:lvl>
    <w:lvl w:ilvl="1">
      <w:start w:val="1"/>
      <w:numFmt w:val="decimal"/>
      <w:lvlText w:val="%1-%2"/>
      <w:lvlJc w:val="left"/>
      <w:pPr>
        <w:ind w:left="609" w:hanging="491"/>
      </w:pPr>
      <w:rPr>
        <w:rFonts w:ascii="Times New Roman" w:eastAsia="Arial" w:hAnsi="Times New Roman" w:cs="Times New Roman" w:hint="default"/>
        <w:b/>
        <w:bCs/>
        <w:i w:val="0"/>
        <w:iCs w:val="0"/>
        <w:spacing w:val="-1"/>
        <w:w w:val="102"/>
        <w:sz w:val="22"/>
        <w:szCs w:val="22"/>
      </w:rPr>
    </w:lvl>
    <w:lvl w:ilvl="2">
      <w:start w:val="1"/>
      <w:numFmt w:val="decimal"/>
      <w:lvlText w:val="%3."/>
      <w:lvlJc w:val="left"/>
      <w:pPr>
        <w:ind w:left="719" w:hanging="293"/>
      </w:pPr>
      <w:rPr>
        <w:rFonts w:ascii="Times New Roman" w:eastAsia="Times New Roman" w:hAnsi="Times New Roman" w:cs="Times New Roman" w:hint="default"/>
        <w:b w:val="0"/>
        <w:bCs w:val="0"/>
        <w:i w:val="0"/>
        <w:iCs w:val="0"/>
        <w:spacing w:val="0"/>
        <w:w w:val="102"/>
        <w:sz w:val="22"/>
        <w:szCs w:val="22"/>
      </w:rPr>
    </w:lvl>
    <w:lvl w:ilvl="3">
      <w:numFmt w:val="bullet"/>
      <w:lvlText w:val="•"/>
      <w:lvlJc w:val="left"/>
      <w:pPr>
        <w:ind w:left="2920" w:hanging="293"/>
      </w:pPr>
      <w:rPr>
        <w:rFonts w:hint="default"/>
      </w:rPr>
    </w:lvl>
    <w:lvl w:ilvl="4">
      <w:numFmt w:val="bullet"/>
      <w:lvlText w:val="•"/>
      <w:lvlJc w:val="left"/>
      <w:pPr>
        <w:ind w:left="4020" w:hanging="293"/>
      </w:pPr>
      <w:rPr>
        <w:rFonts w:hint="default"/>
      </w:rPr>
    </w:lvl>
    <w:lvl w:ilvl="5">
      <w:numFmt w:val="bullet"/>
      <w:lvlText w:val="•"/>
      <w:lvlJc w:val="left"/>
      <w:pPr>
        <w:ind w:left="5120" w:hanging="293"/>
      </w:pPr>
      <w:rPr>
        <w:rFonts w:hint="default"/>
      </w:rPr>
    </w:lvl>
    <w:lvl w:ilvl="6">
      <w:numFmt w:val="bullet"/>
      <w:lvlText w:val="•"/>
      <w:lvlJc w:val="left"/>
      <w:pPr>
        <w:ind w:left="6220" w:hanging="293"/>
      </w:pPr>
      <w:rPr>
        <w:rFonts w:hint="default"/>
      </w:rPr>
    </w:lvl>
    <w:lvl w:ilvl="7">
      <w:numFmt w:val="bullet"/>
      <w:lvlText w:val="•"/>
      <w:lvlJc w:val="left"/>
      <w:pPr>
        <w:ind w:left="7320" w:hanging="293"/>
      </w:pPr>
      <w:rPr>
        <w:rFonts w:hint="default"/>
      </w:rPr>
    </w:lvl>
    <w:lvl w:ilvl="8">
      <w:numFmt w:val="bullet"/>
      <w:lvlText w:val="•"/>
      <w:lvlJc w:val="left"/>
      <w:pPr>
        <w:ind w:left="8420" w:hanging="293"/>
      </w:pPr>
      <w:rPr>
        <w:rFonts w:hint="default"/>
      </w:rPr>
    </w:lvl>
  </w:abstractNum>
  <w:abstractNum w:abstractNumId="87" w15:restartNumberingAfterBreak="0">
    <w:nsid w:val="76C4206D"/>
    <w:multiLevelType w:val="hybridMultilevel"/>
    <w:tmpl w:val="95EE6416"/>
    <w:lvl w:ilvl="0" w:tplc="DF3A3018">
      <w:start w:val="1"/>
      <w:numFmt w:val="decimal"/>
      <w:lvlText w:val="%1."/>
      <w:lvlJc w:val="left"/>
      <w:pPr>
        <w:ind w:left="719"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1" w:tplc="21B8E374">
      <w:start w:val="1"/>
      <w:numFmt w:val="lowerLetter"/>
      <w:lvlText w:val="%2."/>
      <w:lvlJc w:val="left"/>
      <w:pPr>
        <w:ind w:left="1335"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2" w:tplc="4A42215A">
      <w:numFmt w:val="bullet"/>
      <w:lvlText w:val="•"/>
      <w:lvlJc w:val="left"/>
      <w:pPr>
        <w:ind w:left="2371" w:hanging="293"/>
      </w:pPr>
      <w:rPr>
        <w:rFonts w:hint="default"/>
        <w:lang w:val="en-US" w:eastAsia="en-US" w:bidi="ar-SA"/>
      </w:rPr>
    </w:lvl>
    <w:lvl w:ilvl="3" w:tplc="D83870CA">
      <w:numFmt w:val="bullet"/>
      <w:lvlText w:val="•"/>
      <w:lvlJc w:val="left"/>
      <w:pPr>
        <w:ind w:left="3402" w:hanging="293"/>
      </w:pPr>
      <w:rPr>
        <w:rFonts w:hint="default"/>
        <w:lang w:val="en-US" w:eastAsia="en-US" w:bidi="ar-SA"/>
      </w:rPr>
    </w:lvl>
    <w:lvl w:ilvl="4" w:tplc="7D3E1BD6">
      <w:numFmt w:val="bullet"/>
      <w:lvlText w:val="•"/>
      <w:lvlJc w:val="left"/>
      <w:pPr>
        <w:ind w:left="4433" w:hanging="293"/>
      </w:pPr>
      <w:rPr>
        <w:rFonts w:hint="default"/>
        <w:lang w:val="en-US" w:eastAsia="en-US" w:bidi="ar-SA"/>
      </w:rPr>
    </w:lvl>
    <w:lvl w:ilvl="5" w:tplc="38C686F2">
      <w:numFmt w:val="bullet"/>
      <w:lvlText w:val="•"/>
      <w:lvlJc w:val="left"/>
      <w:pPr>
        <w:ind w:left="5464" w:hanging="293"/>
      </w:pPr>
      <w:rPr>
        <w:rFonts w:hint="default"/>
        <w:lang w:val="en-US" w:eastAsia="en-US" w:bidi="ar-SA"/>
      </w:rPr>
    </w:lvl>
    <w:lvl w:ilvl="6" w:tplc="7F14AD2A">
      <w:numFmt w:val="bullet"/>
      <w:lvlText w:val="•"/>
      <w:lvlJc w:val="left"/>
      <w:pPr>
        <w:ind w:left="6495" w:hanging="293"/>
      </w:pPr>
      <w:rPr>
        <w:rFonts w:hint="default"/>
        <w:lang w:val="en-US" w:eastAsia="en-US" w:bidi="ar-SA"/>
      </w:rPr>
    </w:lvl>
    <w:lvl w:ilvl="7" w:tplc="B77221DA">
      <w:numFmt w:val="bullet"/>
      <w:lvlText w:val="•"/>
      <w:lvlJc w:val="left"/>
      <w:pPr>
        <w:ind w:left="7526" w:hanging="293"/>
      </w:pPr>
      <w:rPr>
        <w:rFonts w:hint="default"/>
        <w:lang w:val="en-US" w:eastAsia="en-US" w:bidi="ar-SA"/>
      </w:rPr>
    </w:lvl>
    <w:lvl w:ilvl="8" w:tplc="30B02E2C">
      <w:numFmt w:val="bullet"/>
      <w:lvlText w:val="•"/>
      <w:lvlJc w:val="left"/>
      <w:pPr>
        <w:ind w:left="8557" w:hanging="293"/>
      </w:pPr>
      <w:rPr>
        <w:rFonts w:hint="default"/>
        <w:lang w:val="en-US" w:eastAsia="en-US" w:bidi="ar-SA"/>
      </w:rPr>
    </w:lvl>
  </w:abstractNum>
  <w:abstractNum w:abstractNumId="88" w15:restartNumberingAfterBreak="0">
    <w:nsid w:val="7B0F39B6"/>
    <w:multiLevelType w:val="multilevel"/>
    <w:tmpl w:val="7892E376"/>
    <w:lvl w:ilvl="0">
      <w:start w:val="19"/>
      <w:numFmt w:val="decimal"/>
      <w:lvlText w:val="%1"/>
      <w:lvlJc w:val="left"/>
      <w:pPr>
        <w:ind w:left="103" w:hanging="491"/>
      </w:pPr>
      <w:rPr>
        <w:rFonts w:hint="default"/>
        <w:lang w:val="en-US" w:eastAsia="en-US" w:bidi="ar-SA"/>
      </w:rPr>
    </w:lvl>
    <w:lvl w:ilvl="1">
      <w:start w:val="1"/>
      <w:numFmt w:val="decimal"/>
      <w:lvlText w:val="%1-%2"/>
      <w:lvlJc w:val="left"/>
      <w:pPr>
        <w:ind w:left="103" w:hanging="491"/>
      </w:pPr>
      <w:rPr>
        <w:rFonts w:ascii="Times New Roman" w:eastAsia="Arial" w:hAnsi="Times New Roman" w:cs="Times New Roman" w:hint="default"/>
        <w:b/>
        <w:bCs/>
        <w:i w:val="0"/>
        <w:iCs w:val="0"/>
        <w:spacing w:val="-1"/>
        <w:w w:val="102"/>
        <w:sz w:val="22"/>
        <w:szCs w:val="22"/>
        <w:lang w:val="en-US" w:eastAsia="en-US" w:bidi="ar-SA"/>
      </w:rPr>
    </w:lvl>
    <w:lvl w:ilvl="2">
      <w:numFmt w:val="bullet"/>
      <w:lvlText w:val="•"/>
      <w:lvlJc w:val="left"/>
      <w:pPr>
        <w:ind w:left="2204" w:hanging="491"/>
      </w:pPr>
      <w:rPr>
        <w:rFonts w:hint="default"/>
        <w:lang w:val="en-US" w:eastAsia="en-US" w:bidi="ar-SA"/>
      </w:rPr>
    </w:lvl>
    <w:lvl w:ilvl="3">
      <w:numFmt w:val="bullet"/>
      <w:lvlText w:val="•"/>
      <w:lvlJc w:val="left"/>
      <w:pPr>
        <w:ind w:left="3256" w:hanging="491"/>
      </w:pPr>
      <w:rPr>
        <w:rFonts w:hint="default"/>
        <w:lang w:val="en-US" w:eastAsia="en-US" w:bidi="ar-SA"/>
      </w:rPr>
    </w:lvl>
    <w:lvl w:ilvl="4">
      <w:numFmt w:val="bullet"/>
      <w:lvlText w:val="•"/>
      <w:lvlJc w:val="left"/>
      <w:pPr>
        <w:ind w:left="4308" w:hanging="491"/>
      </w:pPr>
      <w:rPr>
        <w:rFonts w:hint="default"/>
        <w:lang w:val="en-US" w:eastAsia="en-US" w:bidi="ar-SA"/>
      </w:rPr>
    </w:lvl>
    <w:lvl w:ilvl="5">
      <w:numFmt w:val="bullet"/>
      <w:lvlText w:val="•"/>
      <w:lvlJc w:val="left"/>
      <w:pPr>
        <w:ind w:left="5360" w:hanging="491"/>
      </w:pPr>
      <w:rPr>
        <w:rFonts w:hint="default"/>
        <w:lang w:val="en-US" w:eastAsia="en-US" w:bidi="ar-SA"/>
      </w:rPr>
    </w:lvl>
    <w:lvl w:ilvl="6">
      <w:numFmt w:val="bullet"/>
      <w:lvlText w:val="•"/>
      <w:lvlJc w:val="left"/>
      <w:pPr>
        <w:ind w:left="6412" w:hanging="491"/>
      </w:pPr>
      <w:rPr>
        <w:rFonts w:hint="default"/>
        <w:lang w:val="en-US" w:eastAsia="en-US" w:bidi="ar-SA"/>
      </w:rPr>
    </w:lvl>
    <w:lvl w:ilvl="7">
      <w:numFmt w:val="bullet"/>
      <w:lvlText w:val="•"/>
      <w:lvlJc w:val="left"/>
      <w:pPr>
        <w:ind w:left="7464" w:hanging="491"/>
      </w:pPr>
      <w:rPr>
        <w:rFonts w:hint="default"/>
        <w:lang w:val="en-US" w:eastAsia="en-US" w:bidi="ar-SA"/>
      </w:rPr>
    </w:lvl>
    <w:lvl w:ilvl="8">
      <w:numFmt w:val="bullet"/>
      <w:lvlText w:val="•"/>
      <w:lvlJc w:val="left"/>
      <w:pPr>
        <w:ind w:left="8516" w:hanging="491"/>
      </w:pPr>
      <w:rPr>
        <w:rFonts w:hint="default"/>
        <w:lang w:val="en-US" w:eastAsia="en-US" w:bidi="ar-SA"/>
      </w:rPr>
    </w:lvl>
  </w:abstractNum>
  <w:abstractNum w:abstractNumId="89" w15:restartNumberingAfterBreak="0">
    <w:nsid w:val="7C8719E4"/>
    <w:multiLevelType w:val="multilevel"/>
    <w:tmpl w:val="481CDB1E"/>
    <w:lvl w:ilvl="0">
      <w:start w:val="25"/>
      <w:numFmt w:val="decimal"/>
      <w:lvlText w:val="%1"/>
      <w:lvlJc w:val="left"/>
      <w:pPr>
        <w:ind w:left="103" w:hanging="491"/>
      </w:pPr>
      <w:rPr>
        <w:rFonts w:hint="default"/>
        <w:lang w:val="en-US" w:eastAsia="en-US" w:bidi="ar-SA"/>
      </w:rPr>
    </w:lvl>
    <w:lvl w:ilvl="1">
      <w:start w:val="1"/>
      <w:numFmt w:val="decimal"/>
      <w:lvlText w:val="%1-%2"/>
      <w:lvlJc w:val="left"/>
      <w:pPr>
        <w:ind w:left="103" w:hanging="491"/>
      </w:pPr>
      <w:rPr>
        <w:rFonts w:ascii="Times New Roman" w:eastAsia="Arial" w:hAnsi="Times New Roman" w:cs="Times New Roman" w:hint="default"/>
        <w:b/>
        <w:bCs/>
        <w:i w:val="0"/>
        <w:iCs w:val="0"/>
        <w:spacing w:val="-1"/>
        <w:w w:val="102"/>
        <w:sz w:val="22"/>
        <w:szCs w:val="22"/>
        <w:lang w:val="en-US" w:eastAsia="en-US" w:bidi="ar-SA"/>
      </w:rPr>
    </w:lvl>
    <w:lvl w:ilvl="2">
      <w:numFmt w:val="bullet"/>
      <w:lvlText w:val="•"/>
      <w:lvlJc w:val="left"/>
      <w:pPr>
        <w:ind w:left="2204" w:hanging="491"/>
      </w:pPr>
      <w:rPr>
        <w:rFonts w:hint="default"/>
        <w:lang w:val="en-US" w:eastAsia="en-US" w:bidi="ar-SA"/>
      </w:rPr>
    </w:lvl>
    <w:lvl w:ilvl="3">
      <w:numFmt w:val="bullet"/>
      <w:lvlText w:val="•"/>
      <w:lvlJc w:val="left"/>
      <w:pPr>
        <w:ind w:left="3256" w:hanging="491"/>
      </w:pPr>
      <w:rPr>
        <w:rFonts w:hint="default"/>
        <w:lang w:val="en-US" w:eastAsia="en-US" w:bidi="ar-SA"/>
      </w:rPr>
    </w:lvl>
    <w:lvl w:ilvl="4">
      <w:numFmt w:val="bullet"/>
      <w:lvlText w:val="•"/>
      <w:lvlJc w:val="left"/>
      <w:pPr>
        <w:ind w:left="4308" w:hanging="491"/>
      </w:pPr>
      <w:rPr>
        <w:rFonts w:hint="default"/>
        <w:lang w:val="en-US" w:eastAsia="en-US" w:bidi="ar-SA"/>
      </w:rPr>
    </w:lvl>
    <w:lvl w:ilvl="5">
      <w:numFmt w:val="bullet"/>
      <w:lvlText w:val="•"/>
      <w:lvlJc w:val="left"/>
      <w:pPr>
        <w:ind w:left="5360" w:hanging="491"/>
      </w:pPr>
      <w:rPr>
        <w:rFonts w:hint="default"/>
        <w:lang w:val="en-US" w:eastAsia="en-US" w:bidi="ar-SA"/>
      </w:rPr>
    </w:lvl>
    <w:lvl w:ilvl="6">
      <w:numFmt w:val="bullet"/>
      <w:lvlText w:val="•"/>
      <w:lvlJc w:val="left"/>
      <w:pPr>
        <w:ind w:left="6412" w:hanging="491"/>
      </w:pPr>
      <w:rPr>
        <w:rFonts w:hint="default"/>
        <w:lang w:val="en-US" w:eastAsia="en-US" w:bidi="ar-SA"/>
      </w:rPr>
    </w:lvl>
    <w:lvl w:ilvl="7">
      <w:numFmt w:val="bullet"/>
      <w:lvlText w:val="•"/>
      <w:lvlJc w:val="left"/>
      <w:pPr>
        <w:ind w:left="7464" w:hanging="491"/>
      </w:pPr>
      <w:rPr>
        <w:rFonts w:hint="default"/>
        <w:lang w:val="en-US" w:eastAsia="en-US" w:bidi="ar-SA"/>
      </w:rPr>
    </w:lvl>
    <w:lvl w:ilvl="8">
      <w:numFmt w:val="bullet"/>
      <w:lvlText w:val="•"/>
      <w:lvlJc w:val="left"/>
      <w:pPr>
        <w:ind w:left="8516" w:hanging="491"/>
      </w:pPr>
      <w:rPr>
        <w:rFonts w:hint="default"/>
        <w:lang w:val="en-US" w:eastAsia="en-US" w:bidi="ar-SA"/>
      </w:rPr>
    </w:lvl>
  </w:abstractNum>
  <w:abstractNum w:abstractNumId="90" w15:restartNumberingAfterBreak="0">
    <w:nsid w:val="7D131876"/>
    <w:multiLevelType w:val="multilevel"/>
    <w:tmpl w:val="65A6327C"/>
    <w:lvl w:ilvl="0">
      <w:start w:val="13"/>
      <w:numFmt w:val="decimal"/>
      <w:lvlText w:val="%1"/>
      <w:lvlJc w:val="left"/>
      <w:pPr>
        <w:ind w:left="103" w:hanging="491"/>
      </w:pPr>
      <w:rPr>
        <w:rFonts w:hint="default"/>
        <w:lang w:val="en-US" w:eastAsia="en-US" w:bidi="ar-SA"/>
      </w:rPr>
    </w:lvl>
    <w:lvl w:ilvl="1">
      <w:start w:val="1"/>
      <w:numFmt w:val="decimal"/>
      <w:lvlText w:val="%1-%2"/>
      <w:lvlJc w:val="left"/>
      <w:pPr>
        <w:ind w:left="1484" w:hanging="491"/>
      </w:pPr>
      <w:rPr>
        <w:rFonts w:ascii="Times New Roman" w:eastAsia="Arial" w:hAnsi="Times New Roman" w:cs="Times New Roman" w:hint="default"/>
        <w:b/>
        <w:bCs/>
        <w:i w:val="0"/>
        <w:iCs w:val="0"/>
        <w:spacing w:val="-1"/>
        <w:w w:val="102"/>
        <w:sz w:val="22"/>
        <w:szCs w:val="22"/>
        <w:lang w:val="en-US" w:eastAsia="en-US" w:bidi="ar-SA"/>
      </w:rPr>
    </w:lvl>
    <w:lvl w:ilvl="2">
      <w:start w:val="1"/>
      <w:numFmt w:val="decimal"/>
      <w:lvlText w:val="%3."/>
      <w:lvlJc w:val="left"/>
      <w:pPr>
        <w:ind w:left="434" w:hanging="293"/>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920" w:hanging="293"/>
      </w:pPr>
      <w:rPr>
        <w:rFonts w:hint="default"/>
        <w:lang w:val="en-US" w:eastAsia="en-US" w:bidi="ar-SA"/>
      </w:rPr>
    </w:lvl>
    <w:lvl w:ilvl="4">
      <w:numFmt w:val="bullet"/>
      <w:lvlText w:val="•"/>
      <w:lvlJc w:val="left"/>
      <w:pPr>
        <w:ind w:left="4020" w:hanging="293"/>
      </w:pPr>
      <w:rPr>
        <w:rFonts w:hint="default"/>
        <w:lang w:val="en-US" w:eastAsia="en-US" w:bidi="ar-SA"/>
      </w:rPr>
    </w:lvl>
    <w:lvl w:ilvl="5">
      <w:numFmt w:val="bullet"/>
      <w:lvlText w:val="•"/>
      <w:lvlJc w:val="left"/>
      <w:pPr>
        <w:ind w:left="5120" w:hanging="293"/>
      </w:pPr>
      <w:rPr>
        <w:rFonts w:hint="default"/>
        <w:lang w:val="en-US" w:eastAsia="en-US" w:bidi="ar-SA"/>
      </w:rPr>
    </w:lvl>
    <w:lvl w:ilvl="6">
      <w:numFmt w:val="bullet"/>
      <w:lvlText w:val="•"/>
      <w:lvlJc w:val="left"/>
      <w:pPr>
        <w:ind w:left="6220" w:hanging="293"/>
      </w:pPr>
      <w:rPr>
        <w:rFonts w:hint="default"/>
        <w:lang w:val="en-US" w:eastAsia="en-US" w:bidi="ar-SA"/>
      </w:rPr>
    </w:lvl>
    <w:lvl w:ilvl="7">
      <w:numFmt w:val="bullet"/>
      <w:lvlText w:val="•"/>
      <w:lvlJc w:val="left"/>
      <w:pPr>
        <w:ind w:left="7320" w:hanging="293"/>
      </w:pPr>
      <w:rPr>
        <w:rFonts w:hint="default"/>
        <w:lang w:val="en-US" w:eastAsia="en-US" w:bidi="ar-SA"/>
      </w:rPr>
    </w:lvl>
    <w:lvl w:ilvl="8">
      <w:numFmt w:val="bullet"/>
      <w:lvlText w:val="•"/>
      <w:lvlJc w:val="left"/>
      <w:pPr>
        <w:ind w:left="8420" w:hanging="293"/>
      </w:pPr>
      <w:rPr>
        <w:rFonts w:hint="default"/>
        <w:lang w:val="en-US" w:eastAsia="en-US" w:bidi="ar-SA"/>
      </w:rPr>
    </w:lvl>
  </w:abstractNum>
  <w:num w:numId="1" w16cid:durableId="1364286497">
    <w:abstractNumId w:val="11"/>
  </w:num>
  <w:num w:numId="2" w16cid:durableId="1097287930">
    <w:abstractNumId w:val="78"/>
  </w:num>
  <w:num w:numId="3" w16cid:durableId="960693822">
    <w:abstractNumId w:val="16"/>
  </w:num>
  <w:num w:numId="4" w16cid:durableId="2018652449">
    <w:abstractNumId w:val="89"/>
  </w:num>
  <w:num w:numId="5" w16cid:durableId="2101678085">
    <w:abstractNumId w:val="71"/>
  </w:num>
  <w:num w:numId="6" w16cid:durableId="1730687185">
    <w:abstractNumId w:val="87"/>
  </w:num>
  <w:num w:numId="7" w16cid:durableId="1251618485">
    <w:abstractNumId w:val="68"/>
  </w:num>
  <w:num w:numId="8" w16cid:durableId="544218836">
    <w:abstractNumId w:val="33"/>
  </w:num>
  <w:num w:numId="9" w16cid:durableId="25643182">
    <w:abstractNumId w:val="74"/>
  </w:num>
  <w:num w:numId="10" w16cid:durableId="1482120391">
    <w:abstractNumId w:val="15"/>
  </w:num>
  <w:num w:numId="11" w16cid:durableId="2001960476">
    <w:abstractNumId w:val="47"/>
  </w:num>
  <w:num w:numId="12" w16cid:durableId="384136835">
    <w:abstractNumId w:val="54"/>
  </w:num>
  <w:num w:numId="13" w16cid:durableId="136456588">
    <w:abstractNumId w:val="88"/>
  </w:num>
  <w:num w:numId="14" w16cid:durableId="407264117">
    <w:abstractNumId w:val="43"/>
  </w:num>
  <w:num w:numId="15" w16cid:durableId="833492230">
    <w:abstractNumId w:val="40"/>
  </w:num>
  <w:num w:numId="16" w16cid:durableId="1959331739">
    <w:abstractNumId w:val="66"/>
  </w:num>
  <w:num w:numId="17" w16cid:durableId="992870716">
    <w:abstractNumId w:val="58"/>
  </w:num>
  <w:num w:numId="18" w16cid:durableId="477916862">
    <w:abstractNumId w:val="2"/>
  </w:num>
  <w:num w:numId="19" w16cid:durableId="188836395">
    <w:abstractNumId w:val="4"/>
  </w:num>
  <w:num w:numId="20" w16cid:durableId="1224020444">
    <w:abstractNumId w:val="14"/>
  </w:num>
  <w:num w:numId="21" w16cid:durableId="878398386">
    <w:abstractNumId w:val="49"/>
  </w:num>
  <w:num w:numId="22" w16cid:durableId="1516456614">
    <w:abstractNumId w:val="90"/>
  </w:num>
  <w:num w:numId="23" w16cid:durableId="1258713261">
    <w:abstractNumId w:val="9"/>
  </w:num>
  <w:num w:numId="24" w16cid:durableId="1966227156">
    <w:abstractNumId w:val="18"/>
  </w:num>
  <w:num w:numId="25" w16cid:durableId="49350851">
    <w:abstractNumId w:val="77"/>
  </w:num>
  <w:num w:numId="26" w16cid:durableId="1111634079">
    <w:abstractNumId w:val="53"/>
  </w:num>
  <w:num w:numId="27" w16cid:durableId="1676348375">
    <w:abstractNumId w:val="79"/>
  </w:num>
  <w:num w:numId="28" w16cid:durableId="1238437975">
    <w:abstractNumId w:val="17"/>
  </w:num>
  <w:num w:numId="29" w16cid:durableId="195506072">
    <w:abstractNumId w:val="29"/>
  </w:num>
  <w:num w:numId="30" w16cid:durableId="535505878">
    <w:abstractNumId w:val="3"/>
  </w:num>
  <w:num w:numId="31" w16cid:durableId="62992390">
    <w:abstractNumId w:val="13"/>
  </w:num>
  <w:num w:numId="32" w16cid:durableId="292252196">
    <w:abstractNumId w:val="6"/>
  </w:num>
  <w:num w:numId="33" w16cid:durableId="623772523">
    <w:abstractNumId w:val="59"/>
  </w:num>
  <w:num w:numId="34" w16cid:durableId="396901156">
    <w:abstractNumId w:val="8"/>
  </w:num>
  <w:num w:numId="35" w16cid:durableId="830633969">
    <w:abstractNumId w:val="35"/>
  </w:num>
  <w:num w:numId="36" w16cid:durableId="1563445481">
    <w:abstractNumId w:val="67"/>
  </w:num>
  <w:num w:numId="37" w16cid:durableId="906263845">
    <w:abstractNumId w:val="19"/>
  </w:num>
  <w:num w:numId="38" w16cid:durableId="759300556">
    <w:abstractNumId w:val="28"/>
  </w:num>
  <w:num w:numId="39" w16cid:durableId="582026842">
    <w:abstractNumId w:val="72"/>
  </w:num>
  <w:num w:numId="40" w16cid:durableId="1606032479">
    <w:abstractNumId w:val="12"/>
  </w:num>
  <w:num w:numId="41" w16cid:durableId="1021008938">
    <w:abstractNumId w:val="5"/>
  </w:num>
  <w:num w:numId="42" w16cid:durableId="339548685">
    <w:abstractNumId w:val="30"/>
  </w:num>
  <w:num w:numId="43" w16cid:durableId="1346710395">
    <w:abstractNumId w:val="42"/>
  </w:num>
  <w:num w:numId="44" w16cid:durableId="2054454982">
    <w:abstractNumId w:val="65"/>
  </w:num>
  <w:num w:numId="45" w16cid:durableId="1885101137">
    <w:abstractNumId w:val="60"/>
  </w:num>
  <w:num w:numId="46" w16cid:durableId="1451702206">
    <w:abstractNumId w:val="39"/>
  </w:num>
  <w:num w:numId="47" w16cid:durableId="315307646">
    <w:abstractNumId w:val="37"/>
  </w:num>
  <w:num w:numId="48" w16cid:durableId="141848767">
    <w:abstractNumId w:val="24"/>
  </w:num>
  <w:num w:numId="49" w16cid:durableId="1103190057">
    <w:abstractNumId w:val="75"/>
  </w:num>
  <w:num w:numId="50" w16cid:durableId="1601335167">
    <w:abstractNumId w:val="32"/>
  </w:num>
  <w:num w:numId="51" w16cid:durableId="1840386812">
    <w:abstractNumId w:val="81"/>
  </w:num>
  <w:num w:numId="52" w16cid:durableId="346298800">
    <w:abstractNumId w:val="20"/>
  </w:num>
  <w:num w:numId="53" w16cid:durableId="17434502">
    <w:abstractNumId w:val="10"/>
  </w:num>
  <w:num w:numId="54" w16cid:durableId="254821977">
    <w:abstractNumId w:val="83"/>
  </w:num>
  <w:num w:numId="55" w16cid:durableId="938953391">
    <w:abstractNumId w:val="76"/>
  </w:num>
  <w:num w:numId="56" w16cid:durableId="1460301388">
    <w:abstractNumId w:val="27"/>
  </w:num>
  <w:num w:numId="57" w16cid:durableId="1216895284">
    <w:abstractNumId w:val="70"/>
  </w:num>
  <w:num w:numId="58" w16cid:durableId="1778790698">
    <w:abstractNumId w:val="63"/>
  </w:num>
  <w:num w:numId="59" w16cid:durableId="1357464291">
    <w:abstractNumId w:val="52"/>
  </w:num>
  <w:num w:numId="60" w16cid:durableId="707461254">
    <w:abstractNumId w:val="46"/>
  </w:num>
  <w:num w:numId="61" w16cid:durableId="658388822">
    <w:abstractNumId w:val="22"/>
  </w:num>
  <w:num w:numId="62" w16cid:durableId="1340888825">
    <w:abstractNumId w:val="51"/>
  </w:num>
  <w:num w:numId="63" w16cid:durableId="901983302">
    <w:abstractNumId w:val="41"/>
  </w:num>
  <w:num w:numId="64" w16cid:durableId="1120687519">
    <w:abstractNumId w:val="7"/>
  </w:num>
  <w:num w:numId="65" w16cid:durableId="2003897109">
    <w:abstractNumId w:val="62"/>
  </w:num>
  <w:num w:numId="66" w16cid:durableId="1321419277">
    <w:abstractNumId w:val="26"/>
  </w:num>
  <w:num w:numId="67" w16cid:durableId="1593128252">
    <w:abstractNumId w:val="85"/>
  </w:num>
  <w:num w:numId="68" w16cid:durableId="300379255">
    <w:abstractNumId w:val="61"/>
  </w:num>
  <w:num w:numId="69" w16cid:durableId="1934623225">
    <w:abstractNumId w:val="69"/>
  </w:num>
  <w:num w:numId="70" w16cid:durableId="1674143028">
    <w:abstractNumId w:val="50"/>
  </w:num>
  <w:num w:numId="71" w16cid:durableId="59721079">
    <w:abstractNumId w:val="1"/>
  </w:num>
  <w:num w:numId="72" w16cid:durableId="1818568724">
    <w:abstractNumId w:val="36"/>
  </w:num>
  <w:num w:numId="73" w16cid:durableId="455489499">
    <w:abstractNumId w:val="0"/>
  </w:num>
  <w:num w:numId="74" w16cid:durableId="143399888">
    <w:abstractNumId w:val="48"/>
  </w:num>
  <w:num w:numId="75" w16cid:durableId="406390041">
    <w:abstractNumId w:val="55"/>
  </w:num>
  <w:num w:numId="76" w16cid:durableId="1356687572">
    <w:abstractNumId w:val="56"/>
  </w:num>
  <w:num w:numId="77" w16cid:durableId="568813098">
    <w:abstractNumId w:val="25"/>
  </w:num>
  <w:num w:numId="78" w16cid:durableId="366372632">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79" w16cid:durableId="2026588180">
    <w:abstractNumId w:val="73"/>
  </w:num>
  <w:num w:numId="80" w16cid:durableId="409549399">
    <w:abstractNumId w:val="64"/>
  </w:num>
  <w:num w:numId="81" w16cid:durableId="1785609631">
    <w:abstractNumId w:val="57"/>
  </w:num>
  <w:num w:numId="82" w16cid:durableId="1069114624">
    <w:abstractNumId w:val="84"/>
  </w:num>
  <w:num w:numId="83" w16cid:durableId="590436421">
    <w:abstractNumId w:val="21"/>
  </w:num>
  <w:num w:numId="84" w16cid:durableId="1029798495">
    <w:abstractNumId w:val="31"/>
  </w:num>
  <w:num w:numId="85" w16cid:durableId="1761834535">
    <w:abstractNumId w:val="45"/>
  </w:num>
  <w:num w:numId="86" w16cid:durableId="1047072530">
    <w:abstractNumId w:val="38"/>
  </w:num>
  <w:num w:numId="87" w16cid:durableId="1867596009">
    <w:abstractNumId w:val="80"/>
  </w:num>
  <w:num w:numId="88" w16cid:durableId="72052408">
    <w:abstractNumId w:val="86"/>
  </w:num>
  <w:num w:numId="89" w16cid:durableId="1313365402">
    <w:abstractNumId w:val="23"/>
  </w:num>
  <w:num w:numId="90" w16cid:durableId="553658607">
    <w:abstractNumId w:val="44"/>
  </w:num>
  <w:num w:numId="91" w16cid:durableId="16007370">
    <w:abstractNumId w:val="82"/>
  </w:num>
  <w:num w:numId="92" w16cid:durableId="1594585052">
    <w:abstractNumId w:val="34"/>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sayevskiy, Konstantin [STAMGazStroy LLP]">
    <w15:presenceInfo w15:providerId="AD" w15:userId="S::koig@tengizchevroil.com::93f56800-b902-44e0-a5f0-58dd00da3bba"/>
  </w15:person>
  <w15:person w15:author="Marchenko, Sergey [Tengizchevroil]">
    <w15:presenceInfo w15:providerId="AD" w15:userId="S::sergeymarchenko@tengizchevroil.com::cf7af021-c011-48e1-8ec3-748f8876fb27"/>
  </w15:person>
  <w15:person w15:author="Baranov, Denis [Tengizchevroil]">
    <w15:presenceInfo w15:providerId="AD" w15:userId="S::dbjt@tengizchevroil.com::9a71a443-0c81-48b3-a3a5-25cbc7edfd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358"/>
    <w:rsid w:val="000009F3"/>
    <w:rsid w:val="00002174"/>
    <w:rsid w:val="00002B33"/>
    <w:rsid w:val="00003A35"/>
    <w:rsid w:val="00003A71"/>
    <w:rsid w:val="00003BD4"/>
    <w:rsid w:val="00003CE1"/>
    <w:rsid w:val="00003CEB"/>
    <w:rsid w:val="000040F7"/>
    <w:rsid w:val="000041BF"/>
    <w:rsid w:val="000046EC"/>
    <w:rsid w:val="000048F2"/>
    <w:rsid w:val="00004D63"/>
    <w:rsid w:val="00004FBE"/>
    <w:rsid w:val="00005137"/>
    <w:rsid w:val="0000570E"/>
    <w:rsid w:val="000057E2"/>
    <w:rsid w:val="000059CB"/>
    <w:rsid w:val="00006560"/>
    <w:rsid w:val="00006DED"/>
    <w:rsid w:val="000103A2"/>
    <w:rsid w:val="000108C8"/>
    <w:rsid w:val="00011171"/>
    <w:rsid w:val="00012486"/>
    <w:rsid w:val="0001262E"/>
    <w:rsid w:val="00012DD6"/>
    <w:rsid w:val="00012E19"/>
    <w:rsid w:val="00012EF1"/>
    <w:rsid w:val="00013609"/>
    <w:rsid w:val="00013B04"/>
    <w:rsid w:val="00013BA2"/>
    <w:rsid w:val="00014181"/>
    <w:rsid w:val="00014362"/>
    <w:rsid w:val="00014B2D"/>
    <w:rsid w:val="00014E4F"/>
    <w:rsid w:val="00015FAD"/>
    <w:rsid w:val="0001683F"/>
    <w:rsid w:val="00016862"/>
    <w:rsid w:val="000171FA"/>
    <w:rsid w:val="0001723B"/>
    <w:rsid w:val="00017E17"/>
    <w:rsid w:val="00020280"/>
    <w:rsid w:val="000209C4"/>
    <w:rsid w:val="000209F6"/>
    <w:rsid w:val="00020D1C"/>
    <w:rsid w:val="00020DE8"/>
    <w:rsid w:val="00020ED0"/>
    <w:rsid w:val="00020F89"/>
    <w:rsid w:val="000215B5"/>
    <w:rsid w:val="00021732"/>
    <w:rsid w:val="00021CDC"/>
    <w:rsid w:val="00021E97"/>
    <w:rsid w:val="00022EB6"/>
    <w:rsid w:val="000239F1"/>
    <w:rsid w:val="00023ABC"/>
    <w:rsid w:val="00023EEE"/>
    <w:rsid w:val="00023F7F"/>
    <w:rsid w:val="0002487C"/>
    <w:rsid w:val="000248F1"/>
    <w:rsid w:val="00024B24"/>
    <w:rsid w:val="00024F79"/>
    <w:rsid w:val="000253CE"/>
    <w:rsid w:val="000256BD"/>
    <w:rsid w:val="0002574F"/>
    <w:rsid w:val="00025D44"/>
    <w:rsid w:val="00025EEF"/>
    <w:rsid w:val="00026B84"/>
    <w:rsid w:val="00027FC0"/>
    <w:rsid w:val="000301BA"/>
    <w:rsid w:val="000301DB"/>
    <w:rsid w:val="00030572"/>
    <w:rsid w:val="00030F0D"/>
    <w:rsid w:val="0003130D"/>
    <w:rsid w:val="00031E71"/>
    <w:rsid w:val="00032292"/>
    <w:rsid w:val="000323B6"/>
    <w:rsid w:val="0003256C"/>
    <w:rsid w:val="000327B4"/>
    <w:rsid w:val="000333CC"/>
    <w:rsid w:val="000333E2"/>
    <w:rsid w:val="000338D0"/>
    <w:rsid w:val="000340A1"/>
    <w:rsid w:val="00034442"/>
    <w:rsid w:val="00034612"/>
    <w:rsid w:val="000347DC"/>
    <w:rsid w:val="00035E45"/>
    <w:rsid w:val="00035F3B"/>
    <w:rsid w:val="0003613B"/>
    <w:rsid w:val="000361F8"/>
    <w:rsid w:val="0003666C"/>
    <w:rsid w:val="000368B9"/>
    <w:rsid w:val="00036D32"/>
    <w:rsid w:val="00036FA3"/>
    <w:rsid w:val="00037238"/>
    <w:rsid w:val="00037C9E"/>
    <w:rsid w:val="00037E9D"/>
    <w:rsid w:val="000403ED"/>
    <w:rsid w:val="0004058C"/>
    <w:rsid w:val="0004063E"/>
    <w:rsid w:val="00040AC9"/>
    <w:rsid w:val="00041840"/>
    <w:rsid w:val="00041928"/>
    <w:rsid w:val="00041A16"/>
    <w:rsid w:val="00041A18"/>
    <w:rsid w:val="00041D22"/>
    <w:rsid w:val="00041D46"/>
    <w:rsid w:val="0004206D"/>
    <w:rsid w:val="00042CB8"/>
    <w:rsid w:val="0004304E"/>
    <w:rsid w:val="000436C5"/>
    <w:rsid w:val="0004388F"/>
    <w:rsid w:val="000438BE"/>
    <w:rsid w:val="00043966"/>
    <w:rsid w:val="00043F4F"/>
    <w:rsid w:val="00044655"/>
    <w:rsid w:val="00044724"/>
    <w:rsid w:val="00044C75"/>
    <w:rsid w:val="00045276"/>
    <w:rsid w:val="00045616"/>
    <w:rsid w:val="00045D31"/>
    <w:rsid w:val="000461B7"/>
    <w:rsid w:val="0004659F"/>
    <w:rsid w:val="00046E10"/>
    <w:rsid w:val="0004776B"/>
    <w:rsid w:val="00047D37"/>
    <w:rsid w:val="000503E5"/>
    <w:rsid w:val="0005080B"/>
    <w:rsid w:val="00050F98"/>
    <w:rsid w:val="00051FF7"/>
    <w:rsid w:val="0005259C"/>
    <w:rsid w:val="00052672"/>
    <w:rsid w:val="00052E47"/>
    <w:rsid w:val="00053094"/>
    <w:rsid w:val="000534A0"/>
    <w:rsid w:val="000539E8"/>
    <w:rsid w:val="00053BE5"/>
    <w:rsid w:val="00053E7B"/>
    <w:rsid w:val="00054030"/>
    <w:rsid w:val="00054DDE"/>
    <w:rsid w:val="000553DD"/>
    <w:rsid w:val="00055ADB"/>
    <w:rsid w:val="000560EF"/>
    <w:rsid w:val="000567B8"/>
    <w:rsid w:val="0005680D"/>
    <w:rsid w:val="00056816"/>
    <w:rsid w:val="00056AC6"/>
    <w:rsid w:val="00056D6A"/>
    <w:rsid w:val="00056D98"/>
    <w:rsid w:val="00056DB1"/>
    <w:rsid w:val="00056FCB"/>
    <w:rsid w:val="00057055"/>
    <w:rsid w:val="00057685"/>
    <w:rsid w:val="0005768F"/>
    <w:rsid w:val="00057794"/>
    <w:rsid w:val="00057F06"/>
    <w:rsid w:val="00060695"/>
    <w:rsid w:val="00060A3A"/>
    <w:rsid w:val="00060B77"/>
    <w:rsid w:val="00061640"/>
    <w:rsid w:val="00061818"/>
    <w:rsid w:val="00061A9F"/>
    <w:rsid w:val="000620EB"/>
    <w:rsid w:val="00062355"/>
    <w:rsid w:val="00062BD2"/>
    <w:rsid w:val="0006316A"/>
    <w:rsid w:val="000633BC"/>
    <w:rsid w:val="00063A26"/>
    <w:rsid w:val="000643C4"/>
    <w:rsid w:val="0006469B"/>
    <w:rsid w:val="00065578"/>
    <w:rsid w:val="00065AC8"/>
    <w:rsid w:val="00065C38"/>
    <w:rsid w:val="00065CC6"/>
    <w:rsid w:val="00066507"/>
    <w:rsid w:val="00066B2A"/>
    <w:rsid w:val="00066F4C"/>
    <w:rsid w:val="00066F94"/>
    <w:rsid w:val="0006725D"/>
    <w:rsid w:val="000674BB"/>
    <w:rsid w:val="000701F5"/>
    <w:rsid w:val="00070FFB"/>
    <w:rsid w:val="00071316"/>
    <w:rsid w:val="0007163D"/>
    <w:rsid w:val="000718B7"/>
    <w:rsid w:val="00072855"/>
    <w:rsid w:val="00073744"/>
    <w:rsid w:val="0007378D"/>
    <w:rsid w:val="000737C1"/>
    <w:rsid w:val="00073AC9"/>
    <w:rsid w:val="00073C04"/>
    <w:rsid w:val="00074BA3"/>
    <w:rsid w:val="0007583F"/>
    <w:rsid w:val="000758EA"/>
    <w:rsid w:val="00075C57"/>
    <w:rsid w:val="00075C89"/>
    <w:rsid w:val="00076C5E"/>
    <w:rsid w:val="00076D43"/>
    <w:rsid w:val="00077075"/>
    <w:rsid w:val="0007717D"/>
    <w:rsid w:val="00077222"/>
    <w:rsid w:val="00077282"/>
    <w:rsid w:val="000774D8"/>
    <w:rsid w:val="00077569"/>
    <w:rsid w:val="00080368"/>
    <w:rsid w:val="00080963"/>
    <w:rsid w:val="00080C78"/>
    <w:rsid w:val="000810F6"/>
    <w:rsid w:val="000821C6"/>
    <w:rsid w:val="000823C3"/>
    <w:rsid w:val="000825B1"/>
    <w:rsid w:val="00082A71"/>
    <w:rsid w:val="00082BB9"/>
    <w:rsid w:val="00082E5D"/>
    <w:rsid w:val="000830BE"/>
    <w:rsid w:val="0008344D"/>
    <w:rsid w:val="00083F2F"/>
    <w:rsid w:val="00083FF7"/>
    <w:rsid w:val="00084CEA"/>
    <w:rsid w:val="00084E3A"/>
    <w:rsid w:val="0008506F"/>
    <w:rsid w:val="00086327"/>
    <w:rsid w:val="000864FB"/>
    <w:rsid w:val="0008688B"/>
    <w:rsid w:val="00086BE5"/>
    <w:rsid w:val="00087261"/>
    <w:rsid w:val="00087546"/>
    <w:rsid w:val="00087689"/>
    <w:rsid w:val="0009118C"/>
    <w:rsid w:val="00091B26"/>
    <w:rsid w:val="00091DA1"/>
    <w:rsid w:val="00091E92"/>
    <w:rsid w:val="000925C6"/>
    <w:rsid w:val="00092C8F"/>
    <w:rsid w:val="00092D25"/>
    <w:rsid w:val="00093E24"/>
    <w:rsid w:val="0009466F"/>
    <w:rsid w:val="00094A1B"/>
    <w:rsid w:val="00094BC4"/>
    <w:rsid w:val="00094D66"/>
    <w:rsid w:val="00094DDD"/>
    <w:rsid w:val="000958F4"/>
    <w:rsid w:val="000959D3"/>
    <w:rsid w:val="00095A9D"/>
    <w:rsid w:val="00095B06"/>
    <w:rsid w:val="00095D7C"/>
    <w:rsid w:val="00095F41"/>
    <w:rsid w:val="0009672E"/>
    <w:rsid w:val="00097C4D"/>
    <w:rsid w:val="00097D0E"/>
    <w:rsid w:val="00097E48"/>
    <w:rsid w:val="00097E9F"/>
    <w:rsid w:val="000A000B"/>
    <w:rsid w:val="000A04A3"/>
    <w:rsid w:val="000A082F"/>
    <w:rsid w:val="000A09FD"/>
    <w:rsid w:val="000A0AD2"/>
    <w:rsid w:val="000A0F41"/>
    <w:rsid w:val="000A13BD"/>
    <w:rsid w:val="000A1BE8"/>
    <w:rsid w:val="000A26FF"/>
    <w:rsid w:val="000A28DD"/>
    <w:rsid w:val="000A28EF"/>
    <w:rsid w:val="000A29C6"/>
    <w:rsid w:val="000A2DB6"/>
    <w:rsid w:val="000A2E32"/>
    <w:rsid w:val="000A2F72"/>
    <w:rsid w:val="000A307F"/>
    <w:rsid w:val="000A30E4"/>
    <w:rsid w:val="000A352D"/>
    <w:rsid w:val="000A3757"/>
    <w:rsid w:val="000A3E00"/>
    <w:rsid w:val="000A4216"/>
    <w:rsid w:val="000A4735"/>
    <w:rsid w:val="000A5393"/>
    <w:rsid w:val="000A55BD"/>
    <w:rsid w:val="000A58B5"/>
    <w:rsid w:val="000A62C4"/>
    <w:rsid w:val="000A6446"/>
    <w:rsid w:val="000A67F0"/>
    <w:rsid w:val="000A68B4"/>
    <w:rsid w:val="000A763B"/>
    <w:rsid w:val="000A7F56"/>
    <w:rsid w:val="000B0631"/>
    <w:rsid w:val="000B076F"/>
    <w:rsid w:val="000B080B"/>
    <w:rsid w:val="000B1466"/>
    <w:rsid w:val="000B1B6D"/>
    <w:rsid w:val="000B1D1F"/>
    <w:rsid w:val="000B1FFC"/>
    <w:rsid w:val="000B25C1"/>
    <w:rsid w:val="000B2AE2"/>
    <w:rsid w:val="000B2ED4"/>
    <w:rsid w:val="000B2F68"/>
    <w:rsid w:val="000B31BC"/>
    <w:rsid w:val="000B32E7"/>
    <w:rsid w:val="000B36DF"/>
    <w:rsid w:val="000B3C0D"/>
    <w:rsid w:val="000B4186"/>
    <w:rsid w:val="000B4200"/>
    <w:rsid w:val="000B475F"/>
    <w:rsid w:val="000B4C82"/>
    <w:rsid w:val="000B5D0D"/>
    <w:rsid w:val="000B6403"/>
    <w:rsid w:val="000B6B41"/>
    <w:rsid w:val="000B7007"/>
    <w:rsid w:val="000B7BC6"/>
    <w:rsid w:val="000B7F6B"/>
    <w:rsid w:val="000B7FA3"/>
    <w:rsid w:val="000C0B25"/>
    <w:rsid w:val="000C0F8E"/>
    <w:rsid w:val="000C1348"/>
    <w:rsid w:val="000C1E79"/>
    <w:rsid w:val="000C1F86"/>
    <w:rsid w:val="000C1FB4"/>
    <w:rsid w:val="000C24FB"/>
    <w:rsid w:val="000C2B1C"/>
    <w:rsid w:val="000C2F2F"/>
    <w:rsid w:val="000C32C6"/>
    <w:rsid w:val="000C36B2"/>
    <w:rsid w:val="000C3DBA"/>
    <w:rsid w:val="000C4469"/>
    <w:rsid w:val="000C45E4"/>
    <w:rsid w:val="000C4B21"/>
    <w:rsid w:val="000C4F75"/>
    <w:rsid w:val="000C542A"/>
    <w:rsid w:val="000C5603"/>
    <w:rsid w:val="000C5C52"/>
    <w:rsid w:val="000C5D6A"/>
    <w:rsid w:val="000C5E13"/>
    <w:rsid w:val="000C7269"/>
    <w:rsid w:val="000C785C"/>
    <w:rsid w:val="000C79E4"/>
    <w:rsid w:val="000C7B60"/>
    <w:rsid w:val="000D0179"/>
    <w:rsid w:val="000D047D"/>
    <w:rsid w:val="000D0D71"/>
    <w:rsid w:val="000D1B3C"/>
    <w:rsid w:val="000D1CDB"/>
    <w:rsid w:val="000D2A5C"/>
    <w:rsid w:val="000D2B8E"/>
    <w:rsid w:val="000D2FD9"/>
    <w:rsid w:val="000D30A5"/>
    <w:rsid w:val="000D39ED"/>
    <w:rsid w:val="000D3B8B"/>
    <w:rsid w:val="000D3F01"/>
    <w:rsid w:val="000D4678"/>
    <w:rsid w:val="000D4A0D"/>
    <w:rsid w:val="000D4B6D"/>
    <w:rsid w:val="000D4E3A"/>
    <w:rsid w:val="000D52DC"/>
    <w:rsid w:val="000D575D"/>
    <w:rsid w:val="000D5A2D"/>
    <w:rsid w:val="000D5ACB"/>
    <w:rsid w:val="000D5E71"/>
    <w:rsid w:val="000D6233"/>
    <w:rsid w:val="000D6A8C"/>
    <w:rsid w:val="000D7B3A"/>
    <w:rsid w:val="000D7CEB"/>
    <w:rsid w:val="000D7E68"/>
    <w:rsid w:val="000E0AA1"/>
    <w:rsid w:val="000E1440"/>
    <w:rsid w:val="000E1730"/>
    <w:rsid w:val="000E19C5"/>
    <w:rsid w:val="000E1ABB"/>
    <w:rsid w:val="000E1C73"/>
    <w:rsid w:val="000E2843"/>
    <w:rsid w:val="000E2F62"/>
    <w:rsid w:val="000E3033"/>
    <w:rsid w:val="000E3409"/>
    <w:rsid w:val="000E504C"/>
    <w:rsid w:val="000E5AFE"/>
    <w:rsid w:val="000E5B5D"/>
    <w:rsid w:val="000E67C8"/>
    <w:rsid w:val="000E7104"/>
    <w:rsid w:val="000E7D3A"/>
    <w:rsid w:val="000F08D6"/>
    <w:rsid w:val="000F0A8D"/>
    <w:rsid w:val="000F0EDE"/>
    <w:rsid w:val="000F0F97"/>
    <w:rsid w:val="000F163A"/>
    <w:rsid w:val="000F1703"/>
    <w:rsid w:val="000F1CB9"/>
    <w:rsid w:val="000F263F"/>
    <w:rsid w:val="000F320C"/>
    <w:rsid w:val="000F3418"/>
    <w:rsid w:val="000F3476"/>
    <w:rsid w:val="000F3558"/>
    <w:rsid w:val="000F4742"/>
    <w:rsid w:val="000F4809"/>
    <w:rsid w:val="000F4A1F"/>
    <w:rsid w:val="000F4D7C"/>
    <w:rsid w:val="000F4ED7"/>
    <w:rsid w:val="000F5736"/>
    <w:rsid w:val="000F610C"/>
    <w:rsid w:val="000F69F2"/>
    <w:rsid w:val="000F6A8D"/>
    <w:rsid w:val="000F6E7A"/>
    <w:rsid w:val="000F74E7"/>
    <w:rsid w:val="000F7D9E"/>
    <w:rsid w:val="000F7EFA"/>
    <w:rsid w:val="000F7FA6"/>
    <w:rsid w:val="00100AE7"/>
    <w:rsid w:val="00100DBA"/>
    <w:rsid w:val="00100E33"/>
    <w:rsid w:val="00101ACA"/>
    <w:rsid w:val="00101C61"/>
    <w:rsid w:val="00101DDB"/>
    <w:rsid w:val="001020C1"/>
    <w:rsid w:val="00102229"/>
    <w:rsid w:val="001024C8"/>
    <w:rsid w:val="0010264D"/>
    <w:rsid w:val="00102C55"/>
    <w:rsid w:val="00103599"/>
    <w:rsid w:val="00103C53"/>
    <w:rsid w:val="00103CE3"/>
    <w:rsid w:val="00103D23"/>
    <w:rsid w:val="0010400F"/>
    <w:rsid w:val="00104224"/>
    <w:rsid w:val="00104396"/>
    <w:rsid w:val="00104CB6"/>
    <w:rsid w:val="00104FEB"/>
    <w:rsid w:val="00105386"/>
    <w:rsid w:val="001054B0"/>
    <w:rsid w:val="0010587B"/>
    <w:rsid w:val="00105F33"/>
    <w:rsid w:val="001063D7"/>
    <w:rsid w:val="00106491"/>
    <w:rsid w:val="0010732F"/>
    <w:rsid w:val="00107B70"/>
    <w:rsid w:val="00107D30"/>
    <w:rsid w:val="001108D1"/>
    <w:rsid w:val="00110B03"/>
    <w:rsid w:val="00110F48"/>
    <w:rsid w:val="0011169D"/>
    <w:rsid w:val="001118C8"/>
    <w:rsid w:val="00111C41"/>
    <w:rsid w:val="00112808"/>
    <w:rsid w:val="0011290B"/>
    <w:rsid w:val="00112C13"/>
    <w:rsid w:val="00112DA5"/>
    <w:rsid w:val="0011319B"/>
    <w:rsid w:val="001132E1"/>
    <w:rsid w:val="001134C5"/>
    <w:rsid w:val="001137F1"/>
    <w:rsid w:val="00113A42"/>
    <w:rsid w:val="00113A6D"/>
    <w:rsid w:val="0011468E"/>
    <w:rsid w:val="00114798"/>
    <w:rsid w:val="001147D4"/>
    <w:rsid w:val="00114C72"/>
    <w:rsid w:val="0011517C"/>
    <w:rsid w:val="00115609"/>
    <w:rsid w:val="00115980"/>
    <w:rsid w:val="00115E78"/>
    <w:rsid w:val="0011656E"/>
    <w:rsid w:val="001168A6"/>
    <w:rsid w:val="00117139"/>
    <w:rsid w:val="001174B2"/>
    <w:rsid w:val="001174C8"/>
    <w:rsid w:val="00117C32"/>
    <w:rsid w:val="00117C46"/>
    <w:rsid w:val="001205B5"/>
    <w:rsid w:val="001209EA"/>
    <w:rsid w:val="00121024"/>
    <w:rsid w:val="001213B7"/>
    <w:rsid w:val="00121AE9"/>
    <w:rsid w:val="00121C37"/>
    <w:rsid w:val="00121F4C"/>
    <w:rsid w:val="001222FB"/>
    <w:rsid w:val="00122326"/>
    <w:rsid w:val="001225FE"/>
    <w:rsid w:val="00122936"/>
    <w:rsid w:val="00122A26"/>
    <w:rsid w:val="00122B27"/>
    <w:rsid w:val="00122D06"/>
    <w:rsid w:val="001237EC"/>
    <w:rsid w:val="00123D25"/>
    <w:rsid w:val="00124F57"/>
    <w:rsid w:val="001253FD"/>
    <w:rsid w:val="00125670"/>
    <w:rsid w:val="00125A76"/>
    <w:rsid w:val="00125D58"/>
    <w:rsid w:val="00126108"/>
    <w:rsid w:val="001262C4"/>
    <w:rsid w:val="00126669"/>
    <w:rsid w:val="00126898"/>
    <w:rsid w:val="00126915"/>
    <w:rsid w:val="0012763B"/>
    <w:rsid w:val="0012764F"/>
    <w:rsid w:val="0012775B"/>
    <w:rsid w:val="00127ABD"/>
    <w:rsid w:val="00127C2C"/>
    <w:rsid w:val="00130740"/>
    <w:rsid w:val="0013093C"/>
    <w:rsid w:val="00130BCA"/>
    <w:rsid w:val="001312E5"/>
    <w:rsid w:val="00131466"/>
    <w:rsid w:val="001317AA"/>
    <w:rsid w:val="001317E5"/>
    <w:rsid w:val="00131AF0"/>
    <w:rsid w:val="00131C98"/>
    <w:rsid w:val="001324E3"/>
    <w:rsid w:val="00132ABB"/>
    <w:rsid w:val="00133815"/>
    <w:rsid w:val="00133846"/>
    <w:rsid w:val="0013385C"/>
    <w:rsid w:val="001341F9"/>
    <w:rsid w:val="00134DC8"/>
    <w:rsid w:val="00135317"/>
    <w:rsid w:val="00136522"/>
    <w:rsid w:val="00136979"/>
    <w:rsid w:val="0013699B"/>
    <w:rsid w:val="00136D80"/>
    <w:rsid w:val="00137617"/>
    <w:rsid w:val="00137718"/>
    <w:rsid w:val="0013773E"/>
    <w:rsid w:val="00137B40"/>
    <w:rsid w:val="00137B43"/>
    <w:rsid w:val="00137E69"/>
    <w:rsid w:val="0014022B"/>
    <w:rsid w:val="0014052A"/>
    <w:rsid w:val="0014069A"/>
    <w:rsid w:val="001406C4"/>
    <w:rsid w:val="0014151C"/>
    <w:rsid w:val="001415D3"/>
    <w:rsid w:val="001418C5"/>
    <w:rsid w:val="00141C99"/>
    <w:rsid w:val="00141D25"/>
    <w:rsid w:val="00141E3F"/>
    <w:rsid w:val="00141EA7"/>
    <w:rsid w:val="00141ECF"/>
    <w:rsid w:val="001420E7"/>
    <w:rsid w:val="00142142"/>
    <w:rsid w:val="00142243"/>
    <w:rsid w:val="001422DF"/>
    <w:rsid w:val="00142D50"/>
    <w:rsid w:val="0014370D"/>
    <w:rsid w:val="00143E6F"/>
    <w:rsid w:val="00144760"/>
    <w:rsid w:val="001449EE"/>
    <w:rsid w:val="001451D6"/>
    <w:rsid w:val="001454FB"/>
    <w:rsid w:val="001459CA"/>
    <w:rsid w:val="00145A58"/>
    <w:rsid w:val="00145C12"/>
    <w:rsid w:val="00146078"/>
    <w:rsid w:val="001460CE"/>
    <w:rsid w:val="0014618C"/>
    <w:rsid w:val="0014659E"/>
    <w:rsid w:val="0014679E"/>
    <w:rsid w:val="001467A7"/>
    <w:rsid w:val="001467CA"/>
    <w:rsid w:val="00146CB0"/>
    <w:rsid w:val="00146F1A"/>
    <w:rsid w:val="00147862"/>
    <w:rsid w:val="0015086B"/>
    <w:rsid w:val="00150C0F"/>
    <w:rsid w:val="00150DB0"/>
    <w:rsid w:val="001512ED"/>
    <w:rsid w:val="00151327"/>
    <w:rsid w:val="00151AB7"/>
    <w:rsid w:val="00151C77"/>
    <w:rsid w:val="001524A1"/>
    <w:rsid w:val="0015262C"/>
    <w:rsid w:val="001526B6"/>
    <w:rsid w:val="0015324D"/>
    <w:rsid w:val="00153682"/>
    <w:rsid w:val="00153929"/>
    <w:rsid w:val="00153B36"/>
    <w:rsid w:val="00153DD7"/>
    <w:rsid w:val="00153E3B"/>
    <w:rsid w:val="0015405C"/>
    <w:rsid w:val="001540FA"/>
    <w:rsid w:val="00154334"/>
    <w:rsid w:val="00154891"/>
    <w:rsid w:val="00154C80"/>
    <w:rsid w:val="00154E41"/>
    <w:rsid w:val="00155969"/>
    <w:rsid w:val="00155B0B"/>
    <w:rsid w:val="00155CE9"/>
    <w:rsid w:val="00155D79"/>
    <w:rsid w:val="0015617D"/>
    <w:rsid w:val="0015619D"/>
    <w:rsid w:val="00156645"/>
    <w:rsid w:val="00156762"/>
    <w:rsid w:val="00156912"/>
    <w:rsid w:val="001569D9"/>
    <w:rsid w:val="00156C20"/>
    <w:rsid w:val="001573EC"/>
    <w:rsid w:val="00157CE5"/>
    <w:rsid w:val="00160A46"/>
    <w:rsid w:val="00160C75"/>
    <w:rsid w:val="00160DF3"/>
    <w:rsid w:val="0016115F"/>
    <w:rsid w:val="0016139A"/>
    <w:rsid w:val="00161877"/>
    <w:rsid w:val="00161C2C"/>
    <w:rsid w:val="00162BAF"/>
    <w:rsid w:val="00163086"/>
    <w:rsid w:val="001630EC"/>
    <w:rsid w:val="00163AC6"/>
    <w:rsid w:val="00163E4B"/>
    <w:rsid w:val="00164042"/>
    <w:rsid w:val="001641A0"/>
    <w:rsid w:val="00164899"/>
    <w:rsid w:val="00164B7C"/>
    <w:rsid w:val="00165DC5"/>
    <w:rsid w:val="00165E2A"/>
    <w:rsid w:val="001661EF"/>
    <w:rsid w:val="00166C8E"/>
    <w:rsid w:val="0016790F"/>
    <w:rsid w:val="00167C35"/>
    <w:rsid w:val="00167C5C"/>
    <w:rsid w:val="00167C66"/>
    <w:rsid w:val="00170938"/>
    <w:rsid w:val="00170943"/>
    <w:rsid w:val="00170C58"/>
    <w:rsid w:val="0017116A"/>
    <w:rsid w:val="00171436"/>
    <w:rsid w:val="00171578"/>
    <w:rsid w:val="00171918"/>
    <w:rsid w:val="00171CD4"/>
    <w:rsid w:val="001725F7"/>
    <w:rsid w:val="0017328F"/>
    <w:rsid w:val="0017347C"/>
    <w:rsid w:val="00173516"/>
    <w:rsid w:val="001735B5"/>
    <w:rsid w:val="0017387F"/>
    <w:rsid w:val="00173F65"/>
    <w:rsid w:val="00174A93"/>
    <w:rsid w:val="00174E0F"/>
    <w:rsid w:val="00175D18"/>
    <w:rsid w:val="00176CBE"/>
    <w:rsid w:val="00176EBE"/>
    <w:rsid w:val="00177117"/>
    <w:rsid w:val="001778A1"/>
    <w:rsid w:val="00177998"/>
    <w:rsid w:val="0018201A"/>
    <w:rsid w:val="00182B26"/>
    <w:rsid w:val="00182C26"/>
    <w:rsid w:val="00182F21"/>
    <w:rsid w:val="00183054"/>
    <w:rsid w:val="001832CA"/>
    <w:rsid w:val="001834D1"/>
    <w:rsid w:val="0018402C"/>
    <w:rsid w:val="001844F3"/>
    <w:rsid w:val="00184D45"/>
    <w:rsid w:val="00184F0A"/>
    <w:rsid w:val="0018516A"/>
    <w:rsid w:val="00185919"/>
    <w:rsid w:val="00185B1D"/>
    <w:rsid w:val="001872BE"/>
    <w:rsid w:val="0018736C"/>
    <w:rsid w:val="00187723"/>
    <w:rsid w:val="00187AA1"/>
    <w:rsid w:val="00187EA0"/>
    <w:rsid w:val="00187FF3"/>
    <w:rsid w:val="0019007E"/>
    <w:rsid w:val="001902B7"/>
    <w:rsid w:val="00190392"/>
    <w:rsid w:val="00190617"/>
    <w:rsid w:val="00190701"/>
    <w:rsid w:val="00190A85"/>
    <w:rsid w:val="00190C22"/>
    <w:rsid w:val="00190DBF"/>
    <w:rsid w:val="00190EB1"/>
    <w:rsid w:val="00190F07"/>
    <w:rsid w:val="001910B8"/>
    <w:rsid w:val="00191549"/>
    <w:rsid w:val="001921E8"/>
    <w:rsid w:val="001924AC"/>
    <w:rsid w:val="00192786"/>
    <w:rsid w:val="00192E8A"/>
    <w:rsid w:val="00193264"/>
    <w:rsid w:val="00193927"/>
    <w:rsid w:val="0019418E"/>
    <w:rsid w:val="00194A50"/>
    <w:rsid w:val="00195A4E"/>
    <w:rsid w:val="00195AB8"/>
    <w:rsid w:val="00195C6A"/>
    <w:rsid w:val="00195CA4"/>
    <w:rsid w:val="0019618A"/>
    <w:rsid w:val="001964AA"/>
    <w:rsid w:val="0019684B"/>
    <w:rsid w:val="0019694D"/>
    <w:rsid w:val="00196E97"/>
    <w:rsid w:val="00197429"/>
    <w:rsid w:val="00197553"/>
    <w:rsid w:val="001979C0"/>
    <w:rsid w:val="001A05A9"/>
    <w:rsid w:val="001A08F6"/>
    <w:rsid w:val="001A09DD"/>
    <w:rsid w:val="001A0C21"/>
    <w:rsid w:val="001A1671"/>
    <w:rsid w:val="001A2991"/>
    <w:rsid w:val="001A2CA1"/>
    <w:rsid w:val="001A2F1A"/>
    <w:rsid w:val="001A2F8E"/>
    <w:rsid w:val="001A3DE1"/>
    <w:rsid w:val="001A4083"/>
    <w:rsid w:val="001A4280"/>
    <w:rsid w:val="001A49FC"/>
    <w:rsid w:val="001A4A8C"/>
    <w:rsid w:val="001A5465"/>
    <w:rsid w:val="001A5B7D"/>
    <w:rsid w:val="001A6A23"/>
    <w:rsid w:val="001A6B37"/>
    <w:rsid w:val="001A6EE5"/>
    <w:rsid w:val="001A74DD"/>
    <w:rsid w:val="001A7808"/>
    <w:rsid w:val="001A78EB"/>
    <w:rsid w:val="001A7E47"/>
    <w:rsid w:val="001B024E"/>
    <w:rsid w:val="001B0D22"/>
    <w:rsid w:val="001B0DC5"/>
    <w:rsid w:val="001B0DFF"/>
    <w:rsid w:val="001B14E5"/>
    <w:rsid w:val="001B1636"/>
    <w:rsid w:val="001B1858"/>
    <w:rsid w:val="001B1A3B"/>
    <w:rsid w:val="001B23A0"/>
    <w:rsid w:val="001B26AD"/>
    <w:rsid w:val="001B2C45"/>
    <w:rsid w:val="001B2F9F"/>
    <w:rsid w:val="001B317B"/>
    <w:rsid w:val="001B32EF"/>
    <w:rsid w:val="001B33C0"/>
    <w:rsid w:val="001B356D"/>
    <w:rsid w:val="001B3BFC"/>
    <w:rsid w:val="001B40CC"/>
    <w:rsid w:val="001B41D5"/>
    <w:rsid w:val="001B458C"/>
    <w:rsid w:val="001B49BA"/>
    <w:rsid w:val="001B51BD"/>
    <w:rsid w:val="001B51D6"/>
    <w:rsid w:val="001B566E"/>
    <w:rsid w:val="001B5C9D"/>
    <w:rsid w:val="001B5E05"/>
    <w:rsid w:val="001B68CA"/>
    <w:rsid w:val="001B6BB6"/>
    <w:rsid w:val="001B6CAE"/>
    <w:rsid w:val="001B745F"/>
    <w:rsid w:val="001B75C4"/>
    <w:rsid w:val="001B77A1"/>
    <w:rsid w:val="001B77BA"/>
    <w:rsid w:val="001B77EE"/>
    <w:rsid w:val="001B77F2"/>
    <w:rsid w:val="001B7B62"/>
    <w:rsid w:val="001B7E68"/>
    <w:rsid w:val="001C032E"/>
    <w:rsid w:val="001C0521"/>
    <w:rsid w:val="001C085E"/>
    <w:rsid w:val="001C102D"/>
    <w:rsid w:val="001C1072"/>
    <w:rsid w:val="001C1453"/>
    <w:rsid w:val="001C18BF"/>
    <w:rsid w:val="001C1EED"/>
    <w:rsid w:val="001C1F54"/>
    <w:rsid w:val="001C248F"/>
    <w:rsid w:val="001C27F7"/>
    <w:rsid w:val="001C28FC"/>
    <w:rsid w:val="001C2B26"/>
    <w:rsid w:val="001C2E24"/>
    <w:rsid w:val="001C3734"/>
    <w:rsid w:val="001C3B6E"/>
    <w:rsid w:val="001C41AF"/>
    <w:rsid w:val="001C4D20"/>
    <w:rsid w:val="001C5006"/>
    <w:rsid w:val="001C5277"/>
    <w:rsid w:val="001C58FB"/>
    <w:rsid w:val="001C65C7"/>
    <w:rsid w:val="001C6D98"/>
    <w:rsid w:val="001C6F46"/>
    <w:rsid w:val="001C7224"/>
    <w:rsid w:val="001C722E"/>
    <w:rsid w:val="001C75E0"/>
    <w:rsid w:val="001C7613"/>
    <w:rsid w:val="001C7C67"/>
    <w:rsid w:val="001D0348"/>
    <w:rsid w:val="001D0A8D"/>
    <w:rsid w:val="001D0C2B"/>
    <w:rsid w:val="001D0EF3"/>
    <w:rsid w:val="001D12BF"/>
    <w:rsid w:val="001D2349"/>
    <w:rsid w:val="001D2653"/>
    <w:rsid w:val="001D312D"/>
    <w:rsid w:val="001D4557"/>
    <w:rsid w:val="001D4567"/>
    <w:rsid w:val="001D45DE"/>
    <w:rsid w:val="001D5C31"/>
    <w:rsid w:val="001D5EC6"/>
    <w:rsid w:val="001D6230"/>
    <w:rsid w:val="001D6AC5"/>
    <w:rsid w:val="001D6DB7"/>
    <w:rsid w:val="001D6F35"/>
    <w:rsid w:val="001D7753"/>
    <w:rsid w:val="001D7C2F"/>
    <w:rsid w:val="001D7DF2"/>
    <w:rsid w:val="001D7F4F"/>
    <w:rsid w:val="001E05BA"/>
    <w:rsid w:val="001E0B4C"/>
    <w:rsid w:val="001E0E46"/>
    <w:rsid w:val="001E1BC0"/>
    <w:rsid w:val="001E362B"/>
    <w:rsid w:val="001E3C21"/>
    <w:rsid w:val="001E4C07"/>
    <w:rsid w:val="001E4EE8"/>
    <w:rsid w:val="001E51D3"/>
    <w:rsid w:val="001E59FE"/>
    <w:rsid w:val="001E5D0E"/>
    <w:rsid w:val="001E5E13"/>
    <w:rsid w:val="001E61BC"/>
    <w:rsid w:val="001E6329"/>
    <w:rsid w:val="001E63E7"/>
    <w:rsid w:val="001E71BF"/>
    <w:rsid w:val="001E73D9"/>
    <w:rsid w:val="001E77D9"/>
    <w:rsid w:val="001E7993"/>
    <w:rsid w:val="001E7C37"/>
    <w:rsid w:val="001E7F2C"/>
    <w:rsid w:val="001E7F37"/>
    <w:rsid w:val="001F0951"/>
    <w:rsid w:val="001F0BE3"/>
    <w:rsid w:val="001F1129"/>
    <w:rsid w:val="001F1685"/>
    <w:rsid w:val="001F16B0"/>
    <w:rsid w:val="001F195C"/>
    <w:rsid w:val="001F2014"/>
    <w:rsid w:val="001F22D8"/>
    <w:rsid w:val="001F246A"/>
    <w:rsid w:val="001F2606"/>
    <w:rsid w:val="001F2D00"/>
    <w:rsid w:val="001F2FB6"/>
    <w:rsid w:val="001F3041"/>
    <w:rsid w:val="001F317D"/>
    <w:rsid w:val="001F32F7"/>
    <w:rsid w:val="001F36EA"/>
    <w:rsid w:val="001F3F71"/>
    <w:rsid w:val="001F410D"/>
    <w:rsid w:val="001F44C6"/>
    <w:rsid w:val="001F4DBC"/>
    <w:rsid w:val="001F55B0"/>
    <w:rsid w:val="001F5664"/>
    <w:rsid w:val="001F591D"/>
    <w:rsid w:val="001F5D51"/>
    <w:rsid w:val="001F61EB"/>
    <w:rsid w:val="001F64F9"/>
    <w:rsid w:val="001F67FB"/>
    <w:rsid w:val="001F68AA"/>
    <w:rsid w:val="001F6EF2"/>
    <w:rsid w:val="001F7077"/>
    <w:rsid w:val="001F7411"/>
    <w:rsid w:val="001F7826"/>
    <w:rsid w:val="001F7983"/>
    <w:rsid w:val="00200409"/>
    <w:rsid w:val="00200519"/>
    <w:rsid w:val="002005DF"/>
    <w:rsid w:val="00200ABE"/>
    <w:rsid w:val="0020129D"/>
    <w:rsid w:val="00201474"/>
    <w:rsid w:val="0020152E"/>
    <w:rsid w:val="002018B4"/>
    <w:rsid w:val="00201BD3"/>
    <w:rsid w:val="00201C31"/>
    <w:rsid w:val="00201D43"/>
    <w:rsid w:val="00201DC0"/>
    <w:rsid w:val="00201F37"/>
    <w:rsid w:val="002028A9"/>
    <w:rsid w:val="00202B3E"/>
    <w:rsid w:val="00202C65"/>
    <w:rsid w:val="00202FE3"/>
    <w:rsid w:val="002031F1"/>
    <w:rsid w:val="002035A7"/>
    <w:rsid w:val="00203981"/>
    <w:rsid w:val="00204E59"/>
    <w:rsid w:val="00204FB2"/>
    <w:rsid w:val="0020507E"/>
    <w:rsid w:val="00205323"/>
    <w:rsid w:val="00205698"/>
    <w:rsid w:val="00205866"/>
    <w:rsid w:val="00205998"/>
    <w:rsid w:val="00205D90"/>
    <w:rsid w:val="00205DE6"/>
    <w:rsid w:val="00206D06"/>
    <w:rsid w:val="0020725F"/>
    <w:rsid w:val="0020743A"/>
    <w:rsid w:val="002079BA"/>
    <w:rsid w:val="00210C15"/>
    <w:rsid w:val="00210DBB"/>
    <w:rsid w:val="00210FC4"/>
    <w:rsid w:val="00211AF3"/>
    <w:rsid w:val="00212010"/>
    <w:rsid w:val="00212282"/>
    <w:rsid w:val="002122CC"/>
    <w:rsid w:val="002125B6"/>
    <w:rsid w:val="002126B4"/>
    <w:rsid w:val="00212748"/>
    <w:rsid w:val="00212999"/>
    <w:rsid w:val="00212B3D"/>
    <w:rsid w:val="0021339D"/>
    <w:rsid w:val="00213650"/>
    <w:rsid w:val="002137C4"/>
    <w:rsid w:val="002137E5"/>
    <w:rsid w:val="00213BC6"/>
    <w:rsid w:val="00213E51"/>
    <w:rsid w:val="002141B8"/>
    <w:rsid w:val="002143FF"/>
    <w:rsid w:val="00215030"/>
    <w:rsid w:val="0021553D"/>
    <w:rsid w:val="0021566E"/>
    <w:rsid w:val="00215D93"/>
    <w:rsid w:val="002160B0"/>
    <w:rsid w:val="002162A4"/>
    <w:rsid w:val="002166F9"/>
    <w:rsid w:val="00217007"/>
    <w:rsid w:val="00217446"/>
    <w:rsid w:val="0021745C"/>
    <w:rsid w:val="002174A9"/>
    <w:rsid w:val="002208A6"/>
    <w:rsid w:val="00220B5E"/>
    <w:rsid w:val="00220C3E"/>
    <w:rsid w:val="002211B1"/>
    <w:rsid w:val="00222B05"/>
    <w:rsid w:val="00222BB4"/>
    <w:rsid w:val="00222EC3"/>
    <w:rsid w:val="00223045"/>
    <w:rsid w:val="00223565"/>
    <w:rsid w:val="0022384D"/>
    <w:rsid w:val="0022389B"/>
    <w:rsid w:val="00223928"/>
    <w:rsid w:val="002244FC"/>
    <w:rsid w:val="0022497B"/>
    <w:rsid w:val="00224C87"/>
    <w:rsid w:val="00225273"/>
    <w:rsid w:val="002252A4"/>
    <w:rsid w:val="00225351"/>
    <w:rsid w:val="002253EB"/>
    <w:rsid w:val="00225594"/>
    <w:rsid w:val="00225C54"/>
    <w:rsid w:val="00226281"/>
    <w:rsid w:val="0022671F"/>
    <w:rsid w:val="00226B0C"/>
    <w:rsid w:val="00226D97"/>
    <w:rsid w:val="00227218"/>
    <w:rsid w:val="00227620"/>
    <w:rsid w:val="002276C3"/>
    <w:rsid w:val="002279AF"/>
    <w:rsid w:val="00227D5B"/>
    <w:rsid w:val="00227FB9"/>
    <w:rsid w:val="002300A4"/>
    <w:rsid w:val="00230665"/>
    <w:rsid w:val="002309A1"/>
    <w:rsid w:val="00230D77"/>
    <w:rsid w:val="00231006"/>
    <w:rsid w:val="002328F6"/>
    <w:rsid w:val="00232CCE"/>
    <w:rsid w:val="00232EE7"/>
    <w:rsid w:val="00233363"/>
    <w:rsid w:val="00233A39"/>
    <w:rsid w:val="00233B8B"/>
    <w:rsid w:val="00234B6F"/>
    <w:rsid w:val="00235014"/>
    <w:rsid w:val="002350F4"/>
    <w:rsid w:val="0023557C"/>
    <w:rsid w:val="00235891"/>
    <w:rsid w:val="00235C2D"/>
    <w:rsid w:val="00235C86"/>
    <w:rsid w:val="00235EBB"/>
    <w:rsid w:val="0023769E"/>
    <w:rsid w:val="00237B8D"/>
    <w:rsid w:val="0024049A"/>
    <w:rsid w:val="00240640"/>
    <w:rsid w:val="00240874"/>
    <w:rsid w:val="002409DE"/>
    <w:rsid w:val="00240ABC"/>
    <w:rsid w:val="0024178B"/>
    <w:rsid w:val="002418D1"/>
    <w:rsid w:val="00241B53"/>
    <w:rsid w:val="00241E64"/>
    <w:rsid w:val="0024202B"/>
    <w:rsid w:val="002428EB"/>
    <w:rsid w:val="00242FEA"/>
    <w:rsid w:val="00243727"/>
    <w:rsid w:val="00243925"/>
    <w:rsid w:val="00243FA5"/>
    <w:rsid w:val="0024456A"/>
    <w:rsid w:val="0024474D"/>
    <w:rsid w:val="00244CF5"/>
    <w:rsid w:val="0024561A"/>
    <w:rsid w:val="00245F55"/>
    <w:rsid w:val="0024613A"/>
    <w:rsid w:val="002467FE"/>
    <w:rsid w:val="00246B51"/>
    <w:rsid w:val="00246C93"/>
    <w:rsid w:val="00246D82"/>
    <w:rsid w:val="0024764D"/>
    <w:rsid w:val="00247E62"/>
    <w:rsid w:val="002506C7"/>
    <w:rsid w:val="002507AA"/>
    <w:rsid w:val="00250A1F"/>
    <w:rsid w:val="00250A7E"/>
    <w:rsid w:val="00250C73"/>
    <w:rsid w:val="00251977"/>
    <w:rsid w:val="002521C9"/>
    <w:rsid w:val="0025227D"/>
    <w:rsid w:val="00252830"/>
    <w:rsid w:val="00252DA5"/>
    <w:rsid w:val="00252F8D"/>
    <w:rsid w:val="002534EF"/>
    <w:rsid w:val="00253C96"/>
    <w:rsid w:val="00253D48"/>
    <w:rsid w:val="0025413A"/>
    <w:rsid w:val="002542CE"/>
    <w:rsid w:val="00254AAA"/>
    <w:rsid w:val="00254BC2"/>
    <w:rsid w:val="00255698"/>
    <w:rsid w:val="002556E6"/>
    <w:rsid w:val="002558A3"/>
    <w:rsid w:val="00255D48"/>
    <w:rsid w:val="00255F21"/>
    <w:rsid w:val="0025627C"/>
    <w:rsid w:val="0025665E"/>
    <w:rsid w:val="00256908"/>
    <w:rsid w:val="00256CC8"/>
    <w:rsid w:val="0025710E"/>
    <w:rsid w:val="002579E8"/>
    <w:rsid w:val="00257C99"/>
    <w:rsid w:val="00257CFE"/>
    <w:rsid w:val="002603F7"/>
    <w:rsid w:val="002607AB"/>
    <w:rsid w:val="00260990"/>
    <w:rsid w:val="00260F51"/>
    <w:rsid w:val="0026164F"/>
    <w:rsid w:val="002616B1"/>
    <w:rsid w:val="00262318"/>
    <w:rsid w:val="00262649"/>
    <w:rsid w:val="00262A61"/>
    <w:rsid w:val="00263133"/>
    <w:rsid w:val="002634F3"/>
    <w:rsid w:val="0026353D"/>
    <w:rsid w:val="00263A6E"/>
    <w:rsid w:val="00263FD2"/>
    <w:rsid w:val="00264389"/>
    <w:rsid w:val="0026460A"/>
    <w:rsid w:val="00264F08"/>
    <w:rsid w:val="00265916"/>
    <w:rsid w:val="00265960"/>
    <w:rsid w:val="00265E4B"/>
    <w:rsid w:val="00265EE8"/>
    <w:rsid w:val="00266402"/>
    <w:rsid w:val="00266AF2"/>
    <w:rsid w:val="00266BA2"/>
    <w:rsid w:val="00267544"/>
    <w:rsid w:val="0027044D"/>
    <w:rsid w:val="002706C1"/>
    <w:rsid w:val="002708DD"/>
    <w:rsid w:val="0027092C"/>
    <w:rsid w:val="00270CCE"/>
    <w:rsid w:val="00271653"/>
    <w:rsid w:val="002717C8"/>
    <w:rsid w:val="00271C9C"/>
    <w:rsid w:val="00272020"/>
    <w:rsid w:val="002723C6"/>
    <w:rsid w:val="00272713"/>
    <w:rsid w:val="00273A07"/>
    <w:rsid w:val="00273C16"/>
    <w:rsid w:val="0027424F"/>
    <w:rsid w:val="00274454"/>
    <w:rsid w:val="00274607"/>
    <w:rsid w:val="00274AE4"/>
    <w:rsid w:val="00274AFE"/>
    <w:rsid w:val="002752FF"/>
    <w:rsid w:val="00275622"/>
    <w:rsid w:val="00275A2A"/>
    <w:rsid w:val="00275B7E"/>
    <w:rsid w:val="00276766"/>
    <w:rsid w:val="00276906"/>
    <w:rsid w:val="00277358"/>
    <w:rsid w:val="00277BB9"/>
    <w:rsid w:val="00280304"/>
    <w:rsid w:val="002803A9"/>
    <w:rsid w:val="0028076E"/>
    <w:rsid w:val="00280AEA"/>
    <w:rsid w:val="00280C7F"/>
    <w:rsid w:val="00281151"/>
    <w:rsid w:val="002812DC"/>
    <w:rsid w:val="00281368"/>
    <w:rsid w:val="0028140E"/>
    <w:rsid w:val="00281F02"/>
    <w:rsid w:val="0028233F"/>
    <w:rsid w:val="0028234F"/>
    <w:rsid w:val="0028247A"/>
    <w:rsid w:val="00282B10"/>
    <w:rsid w:val="00283407"/>
    <w:rsid w:val="00283B5C"/>
    <w:rsid w:val="00283CC1"/>
    <w:rsid w:val="00283ED0"/>
    <w:rsid w:val="0028447C"/>
    <w:rsid w:val="002845E6"/>
    <w:rsid w:val="00284771"/>
    <w:rsid w:val="00284E64"/>
    <w:rsid w:val="0028541C"/>
    <w:rsid w:val="002856E2"/>
    <w:rsid w:val="00285A0D"/>
    <w:rsid w:val="00285E44"/>
    <w:rsid w:val="00285EE8"/>
    <w:rsid w:val="00286E02"/>
    <w:rsid w:val="00287602"/>
    <w:rsid w:val="0028781B"/>
    <w:rsid w:val="002879E5"/>
    <w:rsid w:val="00287A85"/>
    <w:rsid w:val="00287B3C"/>
    <w:rsid w:val="002903AC"/>
    <w:rsid w:val="00290451"/>
    <w:rsid w:val="002905F3"/>
    <w:rsid w:val="00290820"/>
    <w:rsid w:val="00291CAE"/>
    <w:rsid w:val="00292176"/>
    <w:rsid w:val="002928FF"/>
    <w:rsid w:val="00292C08"/>
    <w:rsid w:val="00292CC7"/>
    <w:rsid w:val="00293087"/>
    <w:rsid w:val="0029355D"/>
    <w:rsid w:val="00293900"/>
    <w:rsid w:val="0029405D"/>
    <w:rsid w:val="002943F2"/>
    <w:rsid w:val="002944D9"/>
    <w:rsid w:val="00295722"/>
    <w:rsid w:val="0029596F"/>
    <w:rsid w:val="002959FC"/>
    <w:rsid w:val="00295A26"/>
    <w:rsid w:val="00295B8A"/>
    <w:rsid w:val="00295FA1"/>
    <w:rsid w:val="00296D94"/>
    <w:rsid w:val="00297E67"/>
    <w:rsid w:val="00297FC3"/>
    <w:rsid w:val="002A0548"/>
    <w:rsid w:val="002A0564"/>
    <w:rsid w:val="002A0BD9"/>
    <w:rsid w:val="002A1046"/>
    <w:rsid w:val="002A1056"/>
    <w:rsid w:val="002A172A"/>
    <w:rsid w:val="002A17E2"/>
    <w:rsid w:val="002A1D48"/>
    <w:rsid w:val="002A1D6E"/>
    <w:rsid w:val="002A2899"/>
    <w:rsid w:val="002A2AFB"/>
    <w:rsid w:val="002A2E85"/>
    <w:rsid w:val="002A3CB1"/>
    <w:rsid w:val="002A3D9A"/>
    <w:rsid w:val="002A3F49"/>
    <w:rsid w:val="002A443F"/>
    <w:rsid w:val="002A44D3"/>
    <w:rsid w:val="002A4791"/>
    <w:rsid w:val="002A4E62"/>
    <w:rsid w:val="002A51CD"/>
    <w:rsid w:val="002A581F"/>
    <w:rsid w:val="002A583B"/>
    <w:rsid w:val="002A5F98"/>
    <w:rsid w:val="002A6390"/>
    <w:rsid w:val="002A63A0"/>
    <w:rsid w:val="002A65BD"/>
    <w:rsid w:val="002A6637"/>
    <w:rsid w:val="002A6640"/>
    <w:rsid w:val="002A6AD0"/>
    <w:rsid w:val="002A6B93"/>
    <w:rsid w:val="002B09EA"/>
    <w:rsid w:val="002B109D"/>
    <w:rsid w:val="002B1110"/>
    <w:rsid w:val="002B14F6"/>
    <w:rsid w:val="002B1838"/>
    <w:rsid w:val="002B195C"/>
    <w:rsid w:val="002B1E14"/>
    <w:rsid w:val="002B2250"/>
    <w:rsid w:val="002B2963"/>
    <w:rsid w:val="002B3454"/>
    <w:rsid w:val="002B364B"/>
    <w:rsid w:val="002B3857"/>
    <w:rsid w:val="002B41C4"/>
    <w:rsid w:val="002B4210"/>
    <w:rsid w:val="002B515E"/>
    <w:rsid w:val="002B57D0"/>
    <w:rsid w:val="002B5BA3"/>
    <w:rsid w:val="002B5EEC"/>
    <w:rsid w:val="002B6546"/>
    <w:rsid w:val="002B69D3"/>
    <w:rsid w:val="002B7372"/>
    <w:rsid w:val="002B737B"/>
    <w:rsid w:val="002B7453"/>
    <w:rsid w:val="002B75AB"/>
    <w:rsid w:val="002B7846"/>
    <w:rsid w:val="002B79CC"/>
    <w:rsid w:val="002B7A5F"/>
    <w:rsid w:val="002B7DB2"/>
    <w:rsid w:val="002B7FE0"/>
    <w:rsid w:val="002C0202"/>
    <w:rsid w:val="002C05C9"/>
    <w:rsid w:val="002C05DF"/>
    <w:rsid w:val="002C0909"/>
    <w:rsid w:val="002C0A46"/>
    <w:rsid w:val="002C0FAE"/>
    <w:rsid w:val="002C1288"/>
    <w:rsid w:val="002C135E"/>
    <w:rsid w:val="002C15BB"/>
    <w:rsid w:val="002C1C12"/>
    <w:rsid w:val="002C1D58"/>
    <w:rsid w:val="002C1DD9"/>
    <w:rsid w:val="002C2B12"/>
    <w:rsid w:val="002C39DC"/>
    <w:rsid w:val="002C3AA3"/>
    <w:rsid w:val="002C3DF3"/>
    <w:rsid w:val="002C3F03"/>
    <w:rsid w:val="002C41BF"/>
    <w:rsid w:val="002C50B3"/>
    <w:rsid w:val="002C50BE"/>
    <w:rsid w:val="002C5190"/>
    <w:rsid w:val="002C5B39"/>
    <w:rsid w:val="002C5D27"/>
    <w:rsid w:val="002C5FD9"/>
    <w:rsid w:val="002C628D"/>
    <w:rsid w:val="002C648F"/>
    <w:rsid w:val="002C6A72"/>
    <w:rsid w:val="002C7787"/>
    <w:rsid w:val="002C788A"/>
    <w:rsid w:val="002C7B62"/>
    <w:rsid w:val="002C7CFC"/>
    <w:rsid w:val="002D02E4"/>
    <w:rsid w:val="002D0361"/>
    <w:rsid w:val="002D068D"/>
    <w:rsid w:val="002D0A02"/>
    <w:rsid w:val="002D119C"/>
    <w:rsid w:val="002D160A"/>
    <w:rsid w:val="002D1949"/>
    <w:rsid w:val="002D1BD8"/>
    <w:rsid w:val="002D23F6"/>
    <w:rsid w:val="002D26B1"/>
    <w:rsid w:val="002D287B"/>
    <w:rsid w:val="002D2F58"/>
    <w:rsid w:val="002D35E4"/>
    <w:rsid w:val="002D3B3F"/>
    <w:rsid w:val="002D3C1F"/>
    <w:rsid w:val="002D3C44"/>
    <w:rsid w:val="002D4C1B"/>
    <w:rsid w:val="002D516B"/>
    <w:rsid w:val="002D53DA"/>
    <w:rsid w:val="002D55E0"/>
    <w:rsid w:val="002D60A2"/>
    <w:rsid w:val="002D64A5"/>
    <w:rsid w:val="002D6501"/>
    <w:rsid w:val="002D67C2"/>
    <w:rsid w:val="002D689D"/>
    <w:rsid w:val="002D725A"/>
    <w:rsid w:val="002D7507"/>
    <w:rsid w:val="002D78AA"/>
    <w:rsid w:val="002D7C7F"/>
    <w:rsid w:val="002E0B6C"/>
    <w:rsid w:val="002E0C24"/>
    <w:rsid w:val="002E0E81"/>
    <w:rsid w:val="002E15CD"/>
    <w:rsid w:val="002E15F4"/>
    <w:rsid w:val="002E16BA"/>
    <w:rsid w:val="002E1E9A"/>
    <w:rsid w:val="002E207D"/>
    <w:rsid w:val="002E26D8"/>
    <w:rsid w:val="002E2845"/>
    <w:rsid w:val="002E2D36"/>
    <w:rsid w:val="002E3780"/>
    <w:rsid w:val="002E38BF"/>
    <w:rsid w:val="002E3E37"/>
    <w:rsid w:val="002E4ED6"/>
    <w:rsid w:val="002E501C"/>
    <w:rsid w:val="002E566C"/>
    <w:rsid w:val="002E5B2A"/>
    <w:rsid w:val="002E5F1F"/>
    <w:rsid w:val="002E6323"/>
    <w:rsid w:val="002E66F7"/>
    <w:rsid w:val="002E74EF"/>
    <w:rsid w:val="002E792A"/>
    <w:rsid w:val="002F001E"/>
    <w:rsid w:val="002F0546"/>
    <w:rsid w:val="002F0602"/>
    <w:rsid w:val="002F08E8"/>
    <w:rsid w:val="002F0947"/>
    <w:rsid w:val="002F0AED"/>
    <w:rsid w:val="002F0CF3"/>
    <w:rsid w:val="002F0D88"/>
    <w:rsid w:val="002F0EE8"/>
    <w:rsid w:val="002F1248"/>
    <w:rsid w:val="002F141F"/>
    <w:rsid w:val="002F17B3"/>
    <w:rsid w:val="002F2222"/>
    <w:rsid w:val="002F286C"/>
    <w:rsid w:val="002F298B"/>
    <w:rsid w:val="002F29B9"/>
    <w:rsid w:val="002F29FD"/>
    <w:rsid w:val="002F35F8"/>
    <w:rsid w:val="002F39C4"/>
    <w:rsid w:val="002F3E4D"/>
    <w:rsid w:val="002F4AD0"/>
    <w:rsid w:val="002F4ADB"/>
    <w:rsid w:val="002F517B"/>
    <w:rsid w:val="002F6115"/>
    <w:rsid w:val="002F6122"/>
    <w:rsid w:val="002F6B83"/>
    <w:rsid w:val="002F700F"/>
    <w:rsid w:val="002F7360"/>
    <w:rsid w:val="002F740C"/>
    <w:rsid w:val="002F7B32"/>
    <w:rsid w:val="00300C05"/>
    <w:rsid w:val="00300C15"/>
    <w:rsid w:val="00300E88"/>
    <w:rsid w:val="00301117"/>
    <w:rsid w:val="00301594"/>
    <w:rsid w:val="00301B45"/>
    <w:rsid w:val="0030302B"/>
    <w:rsid w:val="00303662"/>
    <w:rsid w:val="00303745"/>
    <w:rsid w:val="0030378D"/>
    <w:rsid w:val="003037DF"/>
    <w:rsid w:val="00303B82"/>
    <w:rsid w:val="00303B99"/>
    <w:rsid w:val="00303C5A"/>
    <w:rsid w:val="003041F3"/>
    <w:rsid w:val="003043E7"/>
    <w:rsid w:val="003044EE"/>
    <w:rsid w:val="00304558"/>
    <w:rsid w:val="00304BC1"/>
    <w:rsid w:val="00304DD9"/>
    <w:rsid w:val="003054CB"/>
    <w:rsid w:val="003055C0"/>
    <w:rsid w:val="0030583A"/>
    <w:rsid w:val="00305FE1"/>
    <w:rsid w:val="003067AE"/>
    <w:rsid w:val="00306ABE"/>
    <w:rsid w:val="00306F9D"/>
    <w:rsid w:val="003071A2"/>
    <w:rsid w:val="003079F1"/>
    <w:rsid w:val="003107CB"/>
    <w:rsid w:val="00310BAA"/>
    <w:rsid w:val="00310E77"/>
    <w:rsid w:val="0031132E"/>
    <w:rsid w:val="0031172E"/>
    <w:rsid w:val="00311E16"/>
    <w:rsid w:val="003127EE"/>
    <w:rsid w:val="0031292E"/>
    <w:rsid w:val="00312C31"/>
    <w:rsid w:val="003136EB"/>
    <w:rsid w:val="00314226"/>
    <w:rsid w:val="0031438D"/>
    <w:rsid w:val="00314A78"/>
    <w:rsid w:val="00315612"/>
    <w:rsid w:val="003156E2"/>
    <w:rsid w:val="00315C3F"/>
    <w:rsid w:val="00316146"/>
    <w:rsid w:val="003161D5"/>
    <w:rsid w:val="0031695F"/>
    <w:rsid w:val="00316A6D"/>
    <w:rsid w:val="00316C41"/>
    <w:rsid w:val="003171C4"/>
    <w:rsid w:val="003176C0"/>
    <w:rsid w:val="00317DA5"/>
    <w:rsid w:val="00317E0A"/>
    <w:rsid w:val="0032063A"/>
    <w:rsid w:val="0032067F"/>
    <w:rsid w:val="00320956"/>
    <w:rsid w:val="00320D55"/>
    <w:rsid w:val="00320F55"/>
    <w:rsid w:val="003212BF"/>
    <w:rsid w:val="00321416"/>
    <w:rsid w:val="00321889"/>
    <w:rsid w:val="00322197"/>
    <w:rsid w:val="00322832"/>
    <w:rsid w:val="003239FF"/>
    <w:rsid w:val="00323BA8"/>
    <w:rsid w:val="00323C74"/>
    <w:rsid w:val="00323E42"/>
    <w:rsid w:val="00324E11"/>
    <w:rsid w:val="0032596C"/>
    <w:rsid w:val="003259CF"/>
    <w:rsid w:val="00325E90"/>
    <w:rsid w:val="0032638D"/>
    <w:rsid w:val="003265A0"/>
    <w:rsid w:val="00326661"/>
    <w:rsid w:val="00326A39"/>
    <w:rsid w:val="00326AAB"/>
    <w:rsid w:val="003275E6"/>
    <w:rsid w:val="003276F6"/>
    <w:rsid w:val="00330826"/>
    <w:rsid w:val="00330AF6"/>
    <w:rsid w:val="00331280"/>
    <w:rsid w:val="003315EB"/>
    <w:rsid w:val="00331A0E"/>
    <w:rsid w:val="00331E2C"/>
    <w:rsid w:val="00331EB7"/>
    <w:rsid w:val="00331F87"/>
    <w:rsid w:val="003320D2"/>
    <w:rsid w:val="0033297D"/>
    <w:rsid w:val="003331CC"/>
    <w:rsid w:val="003335A7"/>
    <w:rsid w:val="00333628"/>
    <w:rsid w:val="003339C2"/>
    <w:rsid w:val="00333A97"/>
    <w:rsid w:val="00333C3C"/>
    <w:rsid w:val="00333FBC"/>
    <w:rsid w:val="00333FCD"/>
    <w:rsid w:val="0033411F"/>
    <w:rsid w:val="0033485E"/>
    <w:rsid w:val="00334B5F"/>
    <w:rsid w:val="00335059"/>
    <w:rsid w:val="003352C5"/>
    <w:rsid w:val="00335C1C"/>
    <w:rsid w:val="00335D28"/>
    <w:rsid w:val="00335D63"/>
    <w:rsid w:val="00336092"/>
    <w:rsid w:val="003361B2"/>
    <w:rsid w:val="00336DF7"/>
    <w:rsid w:val="00336EA2"/>
    <w:rsid w:val="00337848"/>
    <w:rsid w:val="00337983"/>
    <w:rsid w:val="00337ADF"/>
    <w:rsid w:val="00337B98"/>
    <w:rsid w:val="0034025A"/>
    <w:rsid w:val="003406B0"/>
    <w:rsid w:val="00340767"/>
    <w:rsid w:val="00340C1F"/>
    <w:rsid w:val="00340DF9"/>
    <w:rsid w:val="00342301"/>
    <w:rsid w:val="00342370"/>
    <w:rsid w:val="00342A35"/>
    <w:rsid w:val="0034314A"/>
    <w:rsid w:val="0034374E"/>
    <w:rsid w:val="003437A3"/>
    <w:rsid w:val="00344005"/>
    <w:rsid w:val="003442FD"/>
    <w:rsid w:val="003448A7"/>
    <w:rsid w:val="00344F36"/>
    <w:rsid w:val="0034550E"/>
    <w:rsid w:val="00345D83"/>
    <w:rsid w:val="00345DE2"/>
    <w:rsid w:val="003462D6"/>
    <w:rsid w:val="00346793"/>
    <w:rsid w:val="003468EA"/>
    <w:rsid w:val="00346C3C"/>
    <w:rsid w:val="00347263"/>
    <w:rsid w:val="00347753"/>
    <w:rsid w:val="00347803"/>
    <w:rsid w:val="00350857"/>
    <w:rsid w:val="0035116A"/>
    <w:rsid w:val="00351380"/>
    <w:rsid w:val="0035165D"/>
    <w:rsid w:val="003525BC"/>
    <w:rsid w:val="00352E01"/>
    <w:rsid w:val="003533DD"/>
    <w:rsid w:val="00353CE3"/>
    <w:rsid w:val="0035403D"/>
    <w:rsid w:val="00354320"/>
    <w:rsid w:val="003545E1"/>
    <w:rsid w:val="00355158"/>
    <w:rsid w:val="003558C6"/>
    <w:rsid w:val="00355CF5"/>
    <w:rsid w:val="003561EC"/>
    <w:rsid w:val="003561F2"/>
    <w:rsid w:val="00356F48"/>
    <w:rsid w:val="003574C7"/>
    <w:rsid w:val="003576C9"/>
    <w:rsid w:val="00357A89"/>
    <w:rsid w:val="00357EDC"/>
    <w:rsid w:val="0036038D"/>
    <w:rsid w:val="003608F0"/>
    <w:rsid w:val="00360A13"/>
    <w:rsid w:val="00360B97"/>
    <w:rsid w:val="00360C4C"/>
    <w:rsid w:val="00360DBD"/>
    <w:rsid w:val="0036112B"/>
    <w:rsid w:val="003619AD"/>
    <w:rsid w:val="00361D07"/>
    <w:rsid w:val="00361FC7"/>
    <w:rsid w:val="0036217E"/>
    <w:rsid w:val="00362212"/>
    <w:rsid w:val="003623F1"/>
    <w:rsid w:val="00362DAA"/>
    <w:rsid w:val="003634B5"/>
    <w:rsid w:val="003635E4"/>
    <w:rsid w:val="0036371A"/>
    <w:rsid w:val="003637D9"/>
    <w:rsid w:val="00363C42"/>
    <w:rsid w:val="003644FD"/>
    <w:rsid w:val="00364C1B"/>
    <w:rsid w:val="003655EC"/>
    <w:rsid w:val="00365A37"/>
    <w:rsid w:val="00366380"/>
    <w:rsid w:val="003666C2"/>
    <w:rsid w:val="00366853"/>
    <w:rsid w:val="00370192"/>
    <w:rsid w:val="00370291"/>
    <w:rsid w:val="0037039C"/>
    <w:rsid w:val="00370B0D"/>
    <w:rsid w:val="003716A9"/>
    <w:rsid w:val="00371B2C"/>
    <w:rsid w:val="00372C28"/>
    <w:rsid w:val="00372F1D"/>
    <w:rsid w:val="00372F9A"/>
    <w:rsid w:val="0037358B"/>
    <w:rsid w:val="003739D7"/>
    <w:rsid w:val="00373A3C"/>
    <w:rsid w:val="0037408C"/>
    <w:rsid w:val="00374258"/>
    <w:rsid w:val="0037490D"/>
    <w:rsid w:val="0037594A"/>
    <w:rsid w:val="00375DD0"/>
    <w:rsid w:val="00376696"/>
    <w:rsid w:val="00376823"/>
    <w:rsid w:val="00376BF1"/>
    <w:rsid w:val="00376CDA"/>
    <w:rsid w:val="00376E40"/>
    <w:rsid w:val="003773B1"/>
    <w:rsid w:val="00380395"/>
    <w:rsid w:val="00380592"/>
    <w:rsid w:val="003805EF"/>
    <w:rsid w:val="003808FD"/>
    <w:rsid w:val="00380A4C"/>
    <w:rsid w:val="00380B2E"/>
    <w:rsid w:val="00380C73"/>
    <w:rsid w:val="00380FC5"/>
    <w:rsid w:val="00381164"/>
    <w:rsid w:val="00381958"/>
    <w:rsid w:val="0038236C"/>
    <w:rsid w:val="00382B92"/>
    <w:rsid w:val="00382E80"/>
    <w:rsid w:val="0038311F"/>
    <w:rsid w:val="00383138"/>
    <w:rsid w:val="0038339D"/>
    <w:rsid w:val="0038384B"/>
    <w:rsid w:val="00383BC6"/>
    <w:rsid w:val="00383D89"/>
    <w:rsid w:val="00383F0B"/>
    <w:rsid w:val="00385413"/>
    <w:rsid w:val="00385853"/>
    <w:rsid w:val="00386CD6"/>
    <w:rsid w:val="0038738A"/>
    <w:rsid w:val="00387B04"/>
    <w:rsid w:val="003900F2"/>
    <w:rsid w:val="0039020F"/>
    <w:rsid w:val="00390506"/>
    <w:rsid w:val="00390555"/>
    <w:rsid w:val="00390C15"/>
    <w:rsid w:val="003911CA"/>
    <w:rsid w:val="00391791"/>
    <w:rsid w:val="00391A4E"/>
    <w:rsid w:val="00391B88"/>
    <w:rsid w:val="00391F8A"/>
    <w:rsid w:val="003920C7"/>
    <w:rsid w:val="0039291D"/>
    <w:rsid w:val="00392ADF"/>
    <w:rsid w:val="00392D7F"/>
    <w:rsid w:val="00392DBF"/>
    <w:rsid w:val="003931B1"/>
    <w:rsid w:val="003933E2"/>
    <w:rsid w:val="00393764"/>
    <w:rsid w:val="00393C01"/>
    <w:rsid w:val="003941DC"/>
    <w:rsid w:val="00394BAB"/>
    <w:rsid w:val="00394D07"/>
    <w:rsid w:val="00394DB7"/>
    <w:rsid w:val="00395DA9"/>
    <w:rsid w:val="00396C87"/>
    <w:rsid w:val="00397A88"/>
    <w:rsid w:val="003A0209"/>
    <w:rsid w:val="003A058D"/>
    <w:rsid w:val="003A0640"/>
    <w:rsid w:val="003A0915"/>
    <w:rsid w:val="003A0EE1"/>
    <w:rsid w:val="003A240E"/>
    <w:rsid w:val="003A47C3"/>
    <w:rsid w:val="003A544B"/>
    <w:rsid w:val="003A54CA"/>
    <w:rsid w:val="003A5E01"/>
    <w:rsid w:val="003A6268"/>
    <w:rsid w:val="003A66A0"/>
    <w:rsid w:val="003A7392"/>
    <w:rsid w:val="003A7BE8"/>
    <w:rsid w:val="003B0137"/>
    <w:rsid w:val="003B054C"/>
    <w:rsid w:val="003B062A"/>
    <w:rsid w:val="003B1534"/>
    <w:rsid w:val="003B1636"/>
    <w:rsid w:val="003B1B16"/>
    <w:rsid w:val="003B1E59"/>
    <w:rsid w:val="003B235A"/>
    <w:rsid w:val="003B2F23"/>
    <w:rsid w:val="003B3062"/>
    <w:rsid w:val="003B306D"/>
    <w:rsid w:val="003B3BFF"/>
    <w:rsid w:val="003B3CD4"/>
    <w:rsid w:val="003B4BEC"/>
    <w:rsid w:val="003B4D4D"/>
    <w:rsid w:val="003B5493"/>
    <w:rsid w:val="003B58A4"/>
    <w:rsid w:val="003B5916"/>
    <w:rsid w:val="003B5F36"/>
    <w:rsid w:val="003B6136"/>
    <w:rsid w:val="003B653C"/>
    <w:rsid w:val="003B69DC"/>
    <w:rsid w:val="003B6B28"/>
    <w:rsid w:val="003B72E6"/>
    <w:rsid w:val="003B7583"/>
    <w:rsid w:val="003B79BB"/>
    <w:rsid w:val="003B7BD3"/>
    <w:rsid w:val="003C06F7"/>
    <w:rsid w:val="003C0B4C"/>
    <w:rsid w:val="003C16DA"/>
    <w:rsid w:val="003C17D5"/>
    <w:rsid w:val="003C1904"/>
    <w:rsid w:val="003C1AC4"/>
    <w:rsid w:val="003C1C46"/>
    <w:rsid w:val="003C20BC"/>
    <w:rsid w:val="003C214B"/>
    <w:rsid w:val="003C24FC"/>
    <w:rsid w:val="003C3782"/>
    <w:rsid w:val="003C3EC1"/>
    <w:rsid w:val="003C4341"/>
    <w:rsid w:val="003C45E8"/>
    <w:rsid w:val="003C4A85"/>
    <w:rsid w:val="003C5223"/>
    <w:rsid w:val="003C52E8"/>
    <w:rsid w:val="003C5469"/>
    <w:rsid w:val="003C5AE8"/>
    <w:rsid w:val="003C5CC7"/>
    <w:rsid w:val="003C5DFE"/>
    <w:rsid w:val="003C63EA"/>
    <w:rsid w:val="003C66BB"/>
    <w:rsid w:val="003C6A02"/>
    <w:rsid w:val="003C6B3B"/>
    <w:rsid w:val="003C72EC"/>
    <w:rsid w:val="003C76D6"/>
    <w:rsid w:val="003C79F3"/>
    <w:rsid w:val="003D0207"/>
    <w:rsid w:val="003D0434"/>
    <w:rsid w:val="003D0592"/>
    <w:rsid w:val="003D08CD"/>
    <w:rsid w:val="003D0AE4"/>
    <w:rsid w:val="003D1379"/>
    <w:rsid w:val="003D1A8C"/>
    <w:rsid w:val="003D21A4"/>
    <w:rsid w:val="003D2580"/>
    <w:rsid w:val="003D26E2"/>
    <w:rsid w:val="003D2935"/>
    <w:rsid w:val="003D2C07"/>
    <w:rsid w:val="003D3021"/>
    <w:rsid w:val="003D33EB"/>
    <w:rsid w:val="003D35F0"/>
    <w:rsid w:val="003D37FE"/>
    <w:rsid w:val="003D3AEC"/>
    <w:rsid w:val="003D3B04"/>
    <w:rsid w:val="003D3BB4"/>
    <w:rsid w:val="003D40E9"/>
    <w:rsid w:val="003D4A71"/>
    <w:rsid w:val="003D4B36"/>
    <w:rsid w:val="003D4E2A"/>
    <w:rsid w:val="003D4E3F"/>
    <w:rsid w:val="003D5683"/>
    <w:rsid w:val="003D5BDD"/>
    <w:rsid w:val="003D6596"/>
    <w:rsid w:val="003D6796"/>
    <w:rsid w:val="003D6BCB"/>
    <w:rsid w:val="003D6DE3"/>
    <w:rsid w:val="003D76DF"/>
    <w:rsid w:val="003E074D"/>
    <w:rsid w:val="003E096F"/>
    <w:rsid w:val="003E0985"/>
    <w:rsid w:val="003E0D20"/>
    <w:rsid w:val="003E0F05"/>
    <w:rsid w:val="003E0FB6"/>
    <w:rsid w:val="003E1569"/>
    <w:rsid w:val="003E1F47"/>
    <w:rsid w:val="003E29B1"/>
    <w:rsid w:val="003E312C"/>
    <w:rsid w:val="003E337C"/>
    <w:rsid w:val="003E35D8"/>
    <w:rsid w:val="003E3693"/>
    <w:rsid w:val="003E3D26"/>
    <w:rsid w:val="003E4389"/>
    <w:rsid w:val="003E5019"/>
    <w:rsid w:val="003E58C9"/>
    <w:rsid w:val="003E599E"/>
    <w:rsid w:val="003E5A95"/>
    <w:rsid w:val="003E6428"/>
    <w:rsid w:val="003E6701"/>
    <w:rsid w:val="003E6F00"/>
    <w:rsid w:val="003E7109"/>
    <w:rsid w:val="003E7688"/>
    <w:rsid w:val="003E7FCF"/>
    <w:rsid w:val="003F01B6"/>
    <w:rsid w:val="003F04FB"/>
    <w:rsid w:val="003F0554"/>
    <w:rsid w:val="003F0920"/>
    <w:rsid w:val="003F0940"/>
    <w:rsid w:val="003F0985"/>
    <w:rsid w:val="003F0A20"/>
    <w:rsid w:val="003F0C93"/>
    <w:rsid w:val="003F103B"/>
    <w:rsid w:val="003F1904"/>
    <w:rsid w:val="003F1F7C"/>
    <w:rsid w:val="003F2310"/>
    <w:rsid w:val="003F2802"/>
    <w:rsid w:val="003F2E27"/>
    <w:rsid w:val="003F35FE"/>
    <w:rsid w:val="003F37D5"/>
    <w:rsid w:val="003F3C43"/>
    <w:rsid w:val="003F4192"/>
    <w:rsid w:val="003F4393"/>
    <w:rsid w:val="003F44BB"/>
    <w:rsid w:val="003F62CD"/>
    <w:rsid w:val="003F6392"/>
    <w:rsid w:val="003F65FC"/>
    <w:rsid w:val="003F68AC"/>
    <w:rsid w:val="003F6E42"/>
    <w:rsid w:val="003F7856"/>
    <w:rsid w:val="003F7D15"/>
    <w:rsid w:val="003F7DDD"/>
    <w:rsid w:val="004006D9"/>
    <w:rsid w:val="00400C76"/>
    <w:rsid w:val="004019AD"/>
    <w:rsid w:val="00401D81"/>
    <w:rsid w:val="00401F20"/>
    <w:rsid w:val="004022C1"/>
    <w:rsid w:val="00402828"/>
    <w:rsid w:val="00403656"/>
    <w:rsid w:val="0040398E"/>
    <w:rsid w:val="00403A36"/>
    <w:rsid w:val="00403AEF"/>
    <w:rsid w:val="00403C18"/>
    <w:rsid w:val="00403D40"/>
    <w:rsid w:val="00403F0A"/>
    <w:rsid w:val="00404320"/>
    <w:rsid w:val="0040435D"/>
    <w:rsid w:val="0040477E"/>
    <w:rsid w:val="00404B95"/>
    <w:rsid w:val="00404C4E"/>
    <w:rsid w:val="00404F1A"/>
    <w:rsid w:val="00404F44"/>
    <w:rsid w:val="00405A47"/>
    <w:rsid w:val="00405DD2"/>
    <w:rsid w:val="00405F55"/>
    <w:rsid w:val="00406411"/>
    <w:rsid w:val="00406D6F"/>
    <w:rsid w:val="004072AC"/>
    <w:rsid w:val="00407AA3"/>
    <w:rsid w:val="00410EF6"/>
    <w:rsid w:val="004110D1"/>
    <w:rsid w:val="00411106"/>
    <w:rsid w:val="00411758"/>
    <w:rsid w:val="004117DA"/>
    <w:rsid w:val="00411A08"/>
    <w:rsid w:val="004123F0"/>
    <w:rsid w:val="00413725"/>
    <w:rsid w:val="00413B1D"/>
    <w:rsid w:val="00413D39"/>
    <w:rsid w:val="00414B57"/>
    <w:rsid w:val="00414D41"/>
    <w:rsid w:val="0041577F"/>
    <w:rsid w:val="004158B5"/>
    <w:rsid w:val="00415C28"/>
    <w:rsid w:val="00416074"/>
    <w:rsid w:val="00416644"/>
    <w:rsid w:val="00416985"/>
    <w:rsid w:val="00416A37"/>
    <w:rsid w:val="00416A3D"/>
    <w:rsid w:val="00417196"/>
    <w:rsid w:val="00417A97"/>
    <w:rsid w:val="00420029"/>
    <w:rsid w:val="00420430"/>
    <w:rsid w:val="00420469"/>
    <w:rsid w:val="0042093C"/>
    <w:rsid w:val="00420E3B"/>
    <w:rsid w:val="0042125F"/>
    <w:rsid w:val="00421657"/>
    <w:rsid w:val="004218B2"/>
    <w:rsid w:val="00421D9E"/>
    <w:rsid w:val="0042220C"/>
    <w:rsid w:val="00422643"/>
    <w:rsid w:val="00422DA1"/>
    <w:rsid w:val="00422F31"/>
    <w:rsid w:val="0042357E"/>
    <w:rsid w:val="004239B5"/>
    <w:rsid w:val="00423A8B"/>
    <w:rsid w:val="00423AEC"/>
    <w:rsid w:val="00423FBB"/>
    <w:rsid w:val="00424324"/>
    <w:rsid w:val="0042437D"/>
    <w:rsid w:val="004245D0"/>
    <w:rsid w:val="00424718"/>
    <w:rsid w:val="0042487B"/>
    <w:rsid w:val="004248D3"/>
    <w:rsid w:val="00424918"/>
    <w:rsid w:val="004249F9"/>
    <w:rsid w:val="00425BFC"/>
    <w:rsid w:val="0042625A"/>
    <w:rsid w:val="00426870"/>
    <w:rsid w:val="004268E8"/>
    <w:rsid w:val="00426FCE"/>
    <w:rsid w:val="004273C7"/>
    <w:rsid w:val="004278BA"/>
    <w:rsid w:val="004301C7"/>
    <w:rsid w:val="00430B74"/>
    <w:rsid w:val="004312A3"/>
    <w:rsid w:val="00431BD6"/>
    <w:rsid w:val="00431C1B"/>
    <w:rsid w:val="00432624"/>
    <w:rsid w:val="0043284D"/>
    <w:rsid w:val="0043365F"/>
    <w:rsid w:val="004338C4"/>
    <w:rsid w:val="00433D61"/>
    <w:rsid w:val="00433EDC"/>
    <w:rsid w:val="004347ED"/>
    <w:rsid w:val="0043492A"/>
    <w:rsid w:val="004349E2"/>
    <w:rsid w:val="00434A0B"/>
    <w:rsid w:val="004359CD"/>
    <w:rsid w:val="00435D8C"/>
    <w:rsid w:val="004364D4"/>
    <w:rsid w:val="00436DF9"/>
    <w:rsid w:val="00436FC3"/>
    <w:rsid w:val="00437186"/>
    <w:rsid w:val="00437321"/>
    <w:rsid w:val="0043746E"/>
    <w:rsid w:val="00437502"/>
    <w:rsid w:val="0044058D"/>
    <w:rsid w:val="004408FA"/>
    <w:rsid w:val="00440954"/>
    <w:rsid w:val="00440C6E"/>
    <w:rsid w:val="00440E88"/>
    <w:rsid w:val="004417A9"/>
    <w:rsid w:val="00442338"/>
    <w:rsid w:val="0044257C"/>
    <w:rsid w:val="00442601"/>
    <w:rsid w:val="00442713"/>
    <w:rsid w:val="00442A2B"/>
    <w:rsid w:val="00443B14"/>
    <w:rsid w:val="00443CC2"/>
    <w:rsid w:val="00443E26"/>
    <w:rsid w:val="00444C05"/>
    <w:rsid w:val="00444C41"/>
    <w:rsid w:val="004450B3"/>
    <w:rsid w:val="00445254"/>
    <w:rsid w:val="0044589E"/>
    <w:rsid w:val="0044715E"/>
    <w:rsid w:val="00447826"/>
    <w:rsid w:val="00447977"/>
    <w:rsid w:val="00447B09"/>
    <w:rsid w:val="00447EBD"/>
    <w:rsid w:val="00447F91"/>
    <w:rsid w:val="004501EB"/>
    <w:rsid w:val="00450247"/>
    <w:rsid w:val="004508E3"/>
    <w:rsid w:val="00450C90"/>
    <w:rsid w:val="004513DC"/>
    <w:rsid w:val="00451946"/>
    <w:rsid w:val="00451A31"/>
    <w:rsid w:val="00451A92"/>
    <w:rsid w:val="00451E4E"/>
    <w:rsid w:val="0045216C"/>
    <w:rsid w:val="00452AFF"/>
    <w:rsid w:val="00452DB1"/>
    <w:rsid w:val="004530D1"/>
    <w:rsid w:val="00453376"/>
    <w:rsid w:val="004533EC"/>
    <w:rsid w:val="004542DE"/>
    <w:rsid w:val="0045484E"/>
    <w:rsid w:val="004548B1"/>
    <w:rsid w:val="004557C2"/>
    <w:rsid w:val="004559BA"/>
    <w:rsid w:val="00455C3D"/>
    <w:rsid w:val="00455D6E"/>
    <w:rsid w:val="00456083"/>
    <w:rsid w:val="0045609A"/>
    <w:rsid w:val="0045693B"/>
    <w:rsid w:val="00456C32"/>
    <w:rsid w:val="00456FED"/>
    <w:rsid w:val="004570E6"/>
    <w:rsid w:val="00460588"/>
    <w:rsid w:val="00460F6E"/>
    <w:rsid w:val="00461382"/>
    <w:rsid w:val="00461449"/>
    <w:rsid w:val="004615E0"/>
    <w:rsid w:val="004615F0"/>
    <w:rsid w:val="004619E4"/>
    <w:rsid w:val="0046209C"/>
    <w:rsid w:val="00462341"/>
    <w:rsid w:val="004627E5"/>
    <w:rsid w:val="0046352D"/>
    <w:rsid w:val="004636B9"/>
    <w:rsid w:val="004638E6"/>
    <w:rsid w:val="00463A07"/>
    <w:rsid w:val="004645F0"/>
    <w:rsid w:val="004646B5"/>
    <w:rsid w:val="004646F7"/>
    <w:rsid w:val="00464A23"/>
    <w:rsid w:val="00464B51"/>
    <w:rsid w:val="00464FCD"/>
    <w:rsid w:val="00465919"/>
    <w:rsid w:val="00465B88"/>
    <w:rsid w:val="00466157"/>
    <w:rsid w:val="0046615D"/>
    <w:rsid w:val="0046618E"/>
    <w:rsid w:val="00466361"/>
    <w:rsid w:val="004667B8"/>
    <w:rsid w:val="004667C8"/>
    <w:rsid w:val="00466ABE"/>
    <w:rsid w:val="00466EEB"/>
    <w:rsid w:val="00467088"/>
    <w:rsid w:val="004674D2"/>
    <w:rsid w:val="00467900"/>
    <w:rsid w:val="0047008F"/>
    <w:rsid w:val="0047024D"/>
    <w:rsid w:val="004703A8"/>
    <w:rsid w:val="00470459"/>
    <w:rsid w:val="004704DE"/>
    <w:rsid w:val="00470BCE"/>
    <w:rsid w:val="004718D3"/>
    <w:rsid w:val="00471F33"/>
    <w:rsid w:val="0047277E"/>
    <w:rsid w:val="00472F03"/>
    <w:rsid w:val="00473388"/>
    <w:rsid w:val="00473AC8"/>
    <w:rsid w:val="0047439B"/>
    <w:rsid w:val="004744A5"/>
    <w:rsid w:val="004751F0"/>
    <w:rsid w:val="00475422"/>
    <w:rsid w:val="00475433"/>
    <w:rsid w:val="004757A2"/>
    <w:rsid w:val="00475FF2"/>
    <w:rsid w:val="00476665"/>
    <w:rsid w:val="004769A3"/>
    <w:rsid w:val="00477030"/>
    <w:rsid w:val="00477430"/>
    <w:rsid w:val="004776BE"/>
    <w:rsid w:val="00477B23"/>
    <w:rsid w:val="00480818"/>
    <w:rsid w:val="00480871"/>
    <w:rsid w:val="00480DF1"/>
    <w:rsid w:val="00480FAD"/>
    <w:rsid w:val="00481676"/>
    <w:rsid w:val="004817DE"/>
    <w:rsid w:val="00481BE8"/>
    <w:rsid w:val="004828A7"/>
    <w:rsid w:val="004836B1"/>
    <w:rsid w:val="00484320"/>
    <w:rsid w:val="00484509"/>
    <w:rsid w:val="00484D65"/>
    <w:rsid w:val="0048554E"/>
    <w:rsid w:val="00485899"/>
    <w:rsid w:val="004859DC"/>
    <w:rsid w:val="00485AD5"/>
    <w:rsid w:val="00486730"/>
    <w:rsid w:val="004869CB"/>
    <w:rsid w:val="00486C48"/>
    <w:rsid w:val="00486DC7"/>
    <w:rsid w:val="00487032"/>
    <w:rsid w:val="00487534"/>
    <w:rsid w:val="0048757E"/>
    <w:rsid w:val="004901BA"/>
    <w:rsid w:val="00490CC7"/>
    <w:rsid w:val="00490FAA"/>
    <w:rsid w:val="00491D87"/>
    <w:rsid w:val="00492246"/>
    <w:rsid w:val="00492906"/>
    <w:rsid w:val="00492C8B"/>
    <w:rsid w:val="00492CC8"/>
    <w:rsid w:val="004933CD"/>
    <w:rsid w:val="004933FF"/>
    <w:rsid w:val="004939FE"/>
    <w:rsid w:val="00493EFD"/>
    <w:rsid w:val="00493F0E"/>
    <w:rsid w:val="0049455C"/>
    <w:rsid w:val="00494A37"/>
    <w:rsid w:val="00494C17"/>
    <w:rsid w:val="00495A55"/>
    <w:rsid w:val="00495CA6"/>
    <w:rsid w:val="0049629B"/>
    <w:rsid w:val="00496420"/>
    <w:rsid w:val="00496CD9"/>
    <w:rsid w:val="00497188"/>
    <w:rsid w:val="0049726D"/>
    <w:rsid w:val="00497387"/>
    <w:rsid w:val="00497876"/>
    <w:rsid w:val="00497CD6"/>
    <w:rsid w:val="00497F42"/>
    <w:rsid w:val="004A0947"/>
    <w:rsid w:val="004A1D20"/>
    <w:rsid w:val="004A271A"/>
    <w:rsid w:val="004A2AC3"/>
    <w:rsid w:val="004A3302"/>
    <w:rsid w:val="004A33B0"/>
    <w:rsid w:val="004A3857"/>
    <w:rsid w:val="004A3BF1"/>
    <w:rsid w:val="004A3E60"/>
    <w:rsid w:val="004A435B"/>
    <w:rsid w:val="004A4485"/>
    <w:rsid w:val="004A471B"/>
    <w:rsid w:val="004A472B"/>
    <w:rsid w:val="004A482F"/>
    <w:rsid w:val="004A4A4A"/>
    <w:rsid w:val="004A4ED5"/>
    <w:rsid w:val="004A5140"/>
    <w:rsid w:val="004A5D7A"/>
    <w:rsid w:val="004A5FDC"/>
    <w:rsid w:val="004A6812"/>
    <w:rsid w:val="004A6B58"/>
    <w:rsid w:val="004A6EA0"/>
    <w:rsid w:val="004A747D"/>
    <w:rsid w:val="004A7863"/>
    <w:rsid w:val="004A7910"/>
    <w:rsid w:val="004A7D22"/>
    <w:rsid w:val="004B02A4"/>
    <w:rsid w:val="004B03AA"/>
    <w:rsid w:val="004B1516"/>
    <w:rsid w:val="004B1E4D"/>
    <w:rsid w:val="004B227D"/>
    <w:rsid w:val="004B250D"/>
    <w:rsid w:val="004B272F"/>
    <w:rsid w:val="004B2AE6"/>
    <w:rsid w:val="004B2E11"/>
    <w:rsid w:val="004B31E4"/>
    <w:rsid w:val="004B3811"/>
    <w:rsid w:val="004B3B3A"/>
    <w:rsid w:val="004B3D67"/>
    <w:rsid w:val="004B45B9"/>
    <w:rsid w:val="004B46D5"/>
    <w:rsid w:val="004B51BB"/>
    <w:rsid w:val="004B533C"/>
    <w:rsid w:val="004B57DB"/>
    <w:rsid w:val="004B5E1D"/>
    <w:rsid w:val="004B6009"/>
    <w:rsid w:val="004B6307"/>
    <w:rsid w:val="004B634F"/>
    <w:rsid w:val="004B63F5"/>
    <w:rsid w:val="004B66F8"/>
    <w:rsid w:val="004B6849"/>
    <w:rsid w:val="004B6855"/>
    <w:rsid w:val="004B6A20"/>
    <w:rsid w:val="004B6FC2"/>
    <w:rsid w:val="004B77AB"/>
    <w:rsid w:val="004B7E97"/>
    <w:rsid w:val="004B7EBA"/>
    <w:rsid w:val="004C03D0"/>
    <w:rsid w:val="004C0B02"/>
    <w:rsid w:val="004C0BE5"/>
    <w:rsid w:val="004C10C0"/>
    <w:rsid w:val="004C138D"/>
    <w:rsid w:val="004C179B"/>
    <w:rsid w:val="004C23A1"/>
    <w:rsid w:val="004C248E"/>
    <w:rsid w:val="004C26CA"/>
    <w:rsid w:val="004C2728"/>
    <w:rsid w:val="004C2B7A"/>
    <w:rsid w:val="004C2C35"/>
    <w:rsid w:val="004C34CF"/>
    <w:rsid w:val="004C35D7"/>
    <w:rsid w:val="004C3B2B"/>
    <w:rsid w:val="004C3F75"/>
    <w:rsid w:val="004C4AFD"/>
    <w:rsid w:val="004C4DF6"/>
    <w:rsid w:val="004C5B48"/>
    <w:rsid w:val="004C5B96"/>
    <w:rsid w:val="004C6184"/>
    <w:rsid w:val="004C62D3"/>
    <w:rsid w:val="004C6386"/>
    <w:rsid w:val="004C66F4"/>
    <w:rsid w:val="004C6D39"/>
    <w:rsid w:val="004C7670"/>
    <w:rsid w:val="004D01D9"/>
    <w:rsid w:val="004D083A"/>
    <w:rsid w:val="004D0B6B"/>
    <w:rsid w:val="004D0F99"/>
    <w:rsid w:val="004D10FD"/>
    <w:rsid w:val="004D196A"/>
    <w:rsid w:val="004D19A6"/>
    <w:rsid w:val="004D1A51"/>
    <w:rsid w:val="004D1E77"/>
    <w:rsid w:val="004D2DE9"/>
    <w:rsid w:val="004D2EBC"/>
    <w:rsid w:val="004D30C6"/>
    <w:rsid w:val="004D31C2"/>
    <w:rsid w:val="004D367A"/>
    <w:rsid w:val="004D36FD"/>
    <w:rsid w:val="004D36FF"/>
    <w:rsid w:val="004D3CB3"/>
    <w:rsid w:val="004D4A0D"/>
    <w:rsid w:val="004D501C"/>
    <w:rsid w:val="004D50DE"/>
    <w:rsid w:val="004D5326"/>
    <w:rsid w:val="004D555D"/>
    <w:rsid w:val="004D5563"/>
    <w:rsid w:val="004D5767"/>
    <w:rsid w:val="004D5BA1"/>
    <w:rsid w:val="004D5BB8"/>
    <w:rsid w:val="004D5CDA"/>
    <w:rsid w:val="004D62C1"/>
    <w:rsid w:val="004D69C6"/>
    <w:rsid w:val="004D6C4C"/>
    <w:rsid w:val="004D6EDA"/>
    <w:rsid w:val="004D706C"/>
    <w:rsid w:val="004D71CB"/>
    <w:rsid w:val="004D7669"/>
    <w:rsid w:val="004D785B"/>
    <w:rsid w:val="004D7D37"/>
    <w:rsid w:val="004D7D83"/>
    <w:rsid w:val="004D7E98"/>
    <w:rsid w:val="004D7F2D"/>
    <w:rsid w:val="004E0252"/>
    <w:rsid w:val="004E08A8"/>
    <w:rsid w:val="004E0D54"/>
    <w:rsid w:val="004E0D9B"/>
    <w:rsid w:val="004E16C4"/>
    <w:rsid w:val="004E1EA0"/>
    <w:rsid w:val="004E21EF"/>
    <w:rsid w:val="004E2564"/>
    <w:rsid w:val="004E2BDC"/>
    <w:rsid w:val="004E2E2E"/>
    <w:rsid w:val="004E3068"/>
    <w:rsid w:val="004E3324"/>
    <w:rsid w:val="004E357D"/>
    <w:rsid w:val="004E3860"/>
    <w:rsid w:val="004E3D12"/>
    <w:rsid w:val="004E47A2"/>
    <w:rsid w:val="004E4A42"/>
    <w:rsid w:val="004E4CB9"/>
    <w:rsid w:val="004E5C5C"/>
    <w:rsid w:val="004E5D14"/>
    <w:rsid w:val="004E61AE"/>
    <w:rsid w:val="004E6900"/>
    <w:rsid w:val="004E6B63"/>
    <w:rsid w:val="004E6F2C"/>
    <w:rsid w:val="004E72A1"/>
    <w:rsid w:val="004E731D"/>
    <w:rsid w:val="004E7CCD"/>
    <w:rsid w:val="004E7D06"/>
    <w:rsid w:val="004F0354"/>
    <w:rsid w:val="004F0C2A"/>
    <w:rsid w:val="004F10A0"/>
    <w:rsid w:val="004F1BDE"/>
    <w:rsid w:val="004F1F4F"/>
    <w:rsid w:val="004F2810"/>
    <w:rsid w:val="004F330B"/>
    <w:rsid w:val="004F3376"/>
    <w:rsid w:val="004F369A"/>
    <w:rsid w:val="004F3EC4"/>
    <w:rsid w:val="004F452E"/>
    <w:rsid w:val="004F4AEF"/>
    <w:rsid w:val="004F539C"/>
    <w:rsid w:val="004F5946"/>
    <w:rsid w:val="004F6094"/>
    <w:rsid w:val="004F6D2E"/>
    <w:rsid w:val="00500825"/>
    <w:rsid w:val="0050094F"/>
    <w:rsid w:val="005009DC"/>
    <w:rsid w:val="00500CD1"/>
    <w:rsid w:val="00500D54"/>
    <w:rsid w:val="00500F1C"/>
    <w:rsid w:val="00500F59"/>
    <w:rsid w:val="00501619"/>
    <w:rsid w:val="00501F21"/>
    <w:rsid w:val="00501F4D"/>
    <w:rsid w:val="00501FB8"/>
    <w:rsid w:val="00502163"/>
    <w:rsid w:val="00502F50"/>
    <w:rsid w:val="0050348C"/>
    <w:rsid w:val="005034CC"/>
    <w:rsid w:val="00503B78"/>
    <w:rsid w:val="0050431F"/>
    <w:rsid w:val="005044C6"/>
    <w:rsid w:val="0050474B"/>
    <w:rsid w:val="00504DD9"/>
    <w:rsid w:val="00505061"/>
    <w:rsid w:val="00505500"/>
    <w:rsid w:val="00506E53"/>
    <w:rsid w:val="0050704C"/>
    <w:rsid w:val="005070C8"/>
    <w:rsid w:val="00507678"/>
    <w:rsid w:val="005077ED"/>
    <w:rsid w:val="00510373"/>
    <w:rsid w:val="00510374"/>
    <w:rsid w:val="00510873"/>
    <w:rsid w:val="0051162A"/>
    <w:rsid w:val="0051257A"/>
    <w:rsid w:val="0051261F"/>
    <w:rsid w:val="00512D87"/>
    <w:rsid w:val="00513A00"/>
    <w:rsid w:val="00513C5D"/>
    <w:rsid w:val="00513DB7"/>
    <w:rsid w:val="005140EB"/>
    <w:rsid w:val="0051410E"/>
    <w:rsid w:val="0051432D"/>
    <w:rsid w:val="005151E9"/>
    <w:rsid w:val="00515748"/>
    <w:rsid w:val="005157AC"/>
    <w:rsid w:val="00515B8A"/>
    <w:rsid w:val="00515CEE"/>
    <w:rsid w:val="0051647A"/>
    <w:rsid w:val="005166CD"/>
    <w:rsid w:val="00516732"/>
    <w:rsid w:val="005168FD"/>
    <w:rsid w:val="00516E06"/>
    <w:rsid w:val="00516E0C"/>
    <w:rsid w:val="00517374"/>
    <w:rsid w:val="005176B1"/>
    <w:rsid w:val="00517DFD"/>
    <w:rsid w:val="0052006A"/>
    <w:rsid w:val="005202F2"/>
    <w:rsid w:val="00521A51"/>
    <w:rsid w:val="00521A9B"/>
    <w:rsid w:val="00521AB9"/>
    <w:rsid w:val="00521ABA"/>
    <w:rsid w:val="00521ABC"/>
    <w:rsid w:val="00521D38"/>
    <w:rsid w:val="00522443"/>
    <w:rsid w:val="0052253A"/>
    <w:rsid w:val="00522CFD"/>
    <w:rsid w:val="00522EA3"/>
    <w:rsid w:val="0052337E"/>
    <w:rsid w:val="005235D6"/>
    <w:rsid w:val="005238EA"/>
    <w:rsid w:val="00523D73"/>
    <w:rsid w:val="00523EFA"/>
    <w:rsid w:val="00524216"/>
    <w:rsid w:val="005243C1"/>
    <w:rsid w:val="00525623"/>
    <w:rsid w:val="0052571C"/>
    <w:rsid w:val="00525CD3"/>
    <w:rsid w:val="00526132"/>
    <w:rsid w:val="00526685"/>
    <w:rsid w:val="00526979"/>
    <w:rsid w:val="005304AF"/>
    <w:rsid w:val="00530ACF"/>
    <w:rsid w:val="00530CE4"/>
    <w:rsid w:val="0053166B"/>
    <w:rsid w:val="005316FE"/>
    <w:rsid w:val="00531946"/>
    <w:rsid w:val="0053230A"/>
    <w:rsid w:val="00532605"/>
    <w:rsid w:val="005326E8"/>
    <w:rsid w:val="00532873"/>
    <w:rsid w:val="005329F9"/>
    <w:rsid w:val="00532D02"/>
    <w:rsid w:val="00532D7C"/>
    <w:rsid w:val="00532FDE"/>
    <w:rsid w:val="005332E6"/>
    <w:rsid w:val="005336BD"/>
    <w:rsid w:val="00533E73"/>
    <w:rsid w:val="00534356"/>
    <w:rsid w:val="005343AD"/>
    <w:rsid w:val="00534483"/>
    <w:rsid w:val="0053457B"/>
    <w:rsid w:val="00534F19"/>
    <w:rsid w:val="0053516E"/>
    <w:rsid w:val="00535685"/>
    <w:rsid w:val="00535B33"/>
    <w:rsid w:val="00535C3B"/>
    <w:rsid w:val="00535C7D"/>
    <w:rsid w:val="00536B02"/>
    <w:rsid w:val="00536E27"/>
    <w:rsid w:val="00536FCF"/>
    <w:rsid w:val="00537201"/>
    <w:rsid w:val="0053725C"/>
    <w:rsid w:val="00537500"/>
    <w:rsid w:val="00537B25"/>
    <w:rsid w:val="00537B27"/>
    <w:rsid w:val="005401AD"/>
    <w:rsid w:val="00540583"/>
    <w:rsid w:val="00540BF8"/>
    <w:rsid w:val="00540D59"/>
    <w:rsid w:val="00540F55"/>
    <w:rsid w:val="00540FE4"/>
    <w:rsid w:val="0054148D"/>
    <w:rsid w:val="005416CE"/>
    <w:rsid w:val="005418C6"/>
    <w:rsid w:val="00541E1C"/>
    <w:rsid w:val="00542638"/>
    <w:rsid w:val="00542F0B"/>
    <w:rsid w:val="00543315"/>
    <w:rsid w:val="005433AF"/>
    <w:rsid w:val="00543E8E"/>
    <w:rsid w:val="00544C3E"/>
    <w:rsid w:val="00544E84"/>
    <w:rsid w:val="00545BA6"/>
    <w:rsid w:val="00545D8F"/>
    <w:rsid w:val="00545D9D"/>
    <w:rsid w:val="00546B14"/>
    <w:rsid w:val="00546E3B"/>
    <w:rsid w:val="00547207"/>
    <w:rsid w:val="00547579"/>
    <w:rsid w:val="00547BDB"/>
    <w:rsid w:val="0055086F"/>
    <w:rsid w:val="00550FB7"/>
    <w:rsid w:val="0055125A"/>
    <w:rsid w:val="0055169B"/>
    <w:rsid w:val="00551C3B"/>
    <w:rsid w:val="00551D44"/>
    <w:rsid w:val="00551E57"/>
    <w:rsid w:val="00551E7B"/>
    <w:rsid w:val="00552BE5"/>
    <w:rsid w:val="00552E3A"/>
    <w:rsid w:val="00552EEA"/>
    <w:rsid w:val="00552F44"/>
    <w:rsid w:val="00553AA6"/>
    <w:rsid w:val="00553B37"/>
    <w:rsid w:val="00553B6A"/>
    <w:rsid w:val="00553E64"/>
    <w:rsid w:val="005540E3"/>
    <w:rsid w:val="00554EF7"/>
    <w:rsid w:val="00557032"/>
    <w:rsid w:val="0055731C"/>
    <w:rsid w:val="00557819"/>
    <w:rsid w:val="00557B37"/>
    <w:rsid w:val="005608AD"/>
    <w:rsid w:val="00560983"/>
    <w:rsid w:val="00560DFF"/>
    <w:rsid w:val="005611D2"/>
    <w:rsid w:val="00561316"/>
    <w:rsid w:val="005616EB"/>
    <w:rsid w:val="00561F03"/>
    <w:rsid w:val="00562DF0"/>
    <w:rsid w:val="00562F87"/>
    <w:rsid w:val="00562FC1"/>
    <w:rsid w:val="00563451"/>
    <w:rsid w:val="00563518"/>
    <w:rsid w:val="005637E1"/>
    <w:rsid w:val="0056399B"/>
    <w:rsid w:val="00563A21"/>
    <w:rsid w:val="00563A2B"/>
    <w:rsid w:val="00563C2A"/>
    <w:rsid w:val="00564266"/>
    <w:rsid w:val="00564369"/>
    <w:rsid w:val="00564F27"/>
    <w:rsid w:val="0056551F"/>
    <w:rsid w:val="00565763"/>
    <w:rsid w:val="0056675F"/>
    <w:rsid w:val="00566FB8"/>
    <w:rsid w:val="005675FB"/>
    <w:rsid w:val="00567A31"/>
    <w:rsid w:val="00570F10"/>
    <w:rsid w:val="0057150F"/>
    <w:rsid w:val="00571606"/>
    <w:rsid w:val="00571B64"/>
    <w:rsid w:val="00571BA0"/>
    <w:rsid w:val="00571C63"/>
    <w:rsid w:val="00571E5F"/>
    <w:rsid w:val="005728AB"/>
    <w:rsid w:val="005733B1"/>
    <w:rsid w:val="0057395C"/>
    <w:rsid w:val="00573CBB"/>
    <w:rsid w:val="00573D60"/>
    <w:rsid w:val="005743AC"/>
    <w:rsid w:val="005745F7"/>
    <w:rsid w:val="005756C1"/>
    <w:rsid w:val="00576794"/>
    <w:rsid w:val="005767C9"/>
    <w:rsid w:val="00576AA7"/>
    <w:rsid w:val="00577110"/>
    <w:rsid w:val="00577899"/>
    <w:rsid w:val="005800FE"/>
    <w:rsid w:val="00580165"/>
    <w:rsid w:val="005802C5"/>
    <w:rsid w:val="0058075C"/>
    <w:rsid w:val="005813A6"/>
    <w:rsid w:val="0058257A"/>
    <w:rsid w:val="00582723"/>
    <w:rsid w:val="00582DE5"/>
    <w:rsid w:val="00582F25"/>
    <w:rsid w:val="00582F89"/>
    <w:rsid w:val="005832EC"/>
    <w:rsid w:val="005834D3"/>
    <w:rsid w:val="0058377F"/>
    <w:rsid w:val="00583F91"/>
    <w:rsid w:val="00584218"/>
    <w:rsid w:val="00584342"/>
    <w:rsid w:val="00584422"/>
    <w:rsid w:val="0058450C"/>
    <w:rsid w:val="00584E81"/>
    <w:rsid w:val="00585178"/>
    <w:rsid w:val="00585826"/>
    <w:rsid w:val="00585B32"/>
    <w:rsid w:val="00585D61"/>
    <w:rsid w:val="00585E17"/>
    <w:rsid w:val="00585E5A"/>
    <w:rsid w:val="0058638D"/>
    <w:rsid w:val="00586F03"/>
    <w:rsid w:val="00586F09"/>
    <w:rsid w:val="00590A6D"/>
    <w:rsid w:val="00591087"/>
    <w:rsid w:val="005915E4"/>
    <w:rsid w:val="00591A00"/>
    <w:rsid w:val="00592D11"/>
    <w:rsid w:val="00592FB0"/>
    <w:rsid w:val="00593930"/>
    <w:rsid w:val="005939DC"/>
    <w:rsid w:val="00593B04"/>
    <w:rsid w:val="00593B22"/>
    <w:rsid w:val="00593F23"/>
    <w:rsid w:val="0059438C"/>
    <w:rsid w:val="00594EC8"/>
    <w:rsid w:val="00595027"/>
    <w:rsid w:val="0059606B"/>
    <w:rsid w:val="005963DD"/>
    <w:rsid w:val="00596515"/>
    <w:rsid w:val="0059684D"/>
    <w:rsid w:val="005970A1"/>
    <w:rsid w:val="005970DA"/>
    <w:rsid w:val="0059716B"/>
    <w:rsid w:val="00597180"/>
    <w:rsid w:val="00597EB4"/>
    <w:rsid w:val="005A100F"/>
    <w:rsid w:val="005A1112"/>
    <w:rsid w:val="005A12D1"/>
    <w:rsid w:val="005A19CA"/>
    <w:rsid w:val="005A1D03"/>
    <w:rsid w:val="005A1E92"/>
    <w:rsid w:val="005A1F93"/>
    <w:rsid w:val="005A1FE8"/>
    <w:rsid w:val="005A205D"/>
    <w:rsid w:val="005A2285"/>
    <w:rsid w:val="005A22CD"/>
    <w:rsid w:val="005A2392"/>
    <w:rsid w:val="005A2764"/>
    <w:rsid w:val="005A3041"/>
    <w:rsid w:val="005A304C"/>
    <w:rsid w:val="005A38FF"/>
    <w:rsid w:val="005A392C"/>
    <w:rsid w:val="005A3E37"/>
    <w:rsid w:val="005A3F38"/>
    <w:rsid w:val="005A45AD"/>
    <w:rsid w:val="005A47EB"/>
    <w:rsid w:val="005A48FC"/>
    <w:rsid w:val="005A4B4F"/>
    <w:rsid w:val="005A556D"/>
    <w:rsid w:val="005A5A6A"/>
    <w:rsid w:val="005A5C7D"/>
    <w:rsid w:val="005A5DBB"/>
    <w:rsid w:val="005A5F88"/>
    <w:rsid w:val="005A6272"/>
    <w:rsid w:val="005A6414"/>
    <w:rsid w:val="005A6AFF"/>
    <w:rsid w:val="005A75C6"/>
    <w:rsid w:val="005A7980"/>
    <w:rsid w:val="005B02D9"/>
    <w:rsid w:val="005B0358"/>
    <w:rsid w:val="005B0433"/>
    <w:rsid w:val="005B047B"/>
    <w:rsid w:val="005B053B"/>
    <w:rsid w:val="005B098B"/>
    <w:rsid w:val="005B0EFE"/>
    <w:rsid w:val="005B17E3"/>
    <w:rsid w:val="005B195B"/>
    <w:rsid w:val="005B1A5D"/>
    <w:rsid w:val="005B1EBC"/>
    <w:rsid w:val="005B25A0"/>
    <w:rsid w:val="005B2A96"/>
    <w:rsid w:val="005B3C7D"/>
    <w:rsid w:val="005B41CC"/>
    <w:rsid w:val="005B4751"/>
    <w:rsid w:val="005B47CB"/>
    <w:rsid w:val="005B4CE3"/>
    <w:rsid w:val="005B50BB"/>
    <w:rsid w:val="005B53AE"/>
    <w:rsid w:val="005B557C"/>
    <w:rsid w:val="005B5A26"/>
    <w:rsid w:val="005B5E2C"/>
    <w:rsid w:val="005B60A9"/>
    <w:rsid w:val="005B62E6"/>
    <w:rsid w:val="005B6E23"/>
    <w:rsid w:val="005B705D"/>
    <w:rsid w:val="005B72B2"/>
    <w:rsid w:val="005B72E2"/>
    <w:rsid w:val="005B78AA"/>
    <w:rsid w:val="005B78CA"/>
    <w:rsid w:val="005B7DCC"/>
    <w:rsid w:val="005B7E4F"/>
    <w:rsid w:val="005C097D"/>
    <w:rsid w:val="005C0B0B"/>
    <w:rsid w:val="005C13AC"/>
    <w:rsid w:val="005C1A5A"/>
    <w:rsid w:val="005C1DAF"/>
    <w:rsid w:val="005C22CB"/>
    <w:rsid w:val="005C26EB"/>
    <w:rsid w:val="005C28F8"/>
    <w:rsid w:val="005C2C57"/>
    <w:rsid w:val="005C388D"/>
    <w:rsid w:val="005C3EAE"/>
    <w:rsid w:val="005C3ECC"/>
    <w:rsid w:val="005C48B5"/>
    <w:rsid w:val="005C5888"/>
    <w:rsid w:val="005C7255"/>
    <w:rsid w:val="005C757D"/>
    <w:rsid w:val="005C7705"/>
    <w:rsid w:val="005C7904"/>
    <w:rsid w:val="005C7BEF"/>
    <w:rsid w:val="005C7ED7"/>
    <w:rsid w:val="005D003E"/>
    <w:rsid w:val="005D0B57"/>
    <w:rsid w:val="005D0BEC"/>
    <w:rsid w:val="005D0E9E"/>
    <w:rsid w:val="005D0EC3"/>
    <w:rsid w:val="005D13AB"/>
    <w:rsid w:val="005D163D"/>
    <w:rsid w:val="005D2272"/>
    <w:rsid w:val="005D235A"/>
    <w:rsid w:val="005D269F"/>
    <w:rsid w:val="005D288A"/>
    <w:rsid w:val="005D2D61"/>
    <w:rsid w:val="005D3434"/>
    <w:rsid w:val="005D3612"/>
    <w:rsid w:val="005D387E"/>
    <w:rsid w:val="005D407B"/>
    <w:rsid w:val="005D432E"/>
    <w:rsid w:val="005D43CA"/>
    <w:rsid w:val="005D4733"/>
    <w:rsid w:val="005D48F6"/>
    <w:rsid w:val="005D4A9F"/>
    <w:rsid w:val="005D5481"/>
    <w:rsid w:val="005D5A30"/>
    <w:rsid w:val="005D6645"/>
    <w:rsid w:val="005D684F"/>
    <w:rsid w:val="005D6951"/>
    <w:rsid w:val="005D6A69"/>
    <w:rsid w:val="005D7DE6"/>
    <w:rsid w:val="005E05B4"/>
    <w:rsid w:val="005E08F9"/>
    <w:rsid w:val="005E0B0F"/>
    <w:rsid w:val="005E0BFA"/>
    <w:rsid w:val="005E15DB"/>
    <w:rsid w:val="005E1995"/>
    <w:rsid w:val="005E1DC1"/>
    <w:rsid w:val="005E273F"/>
    <w:rsid w:val="005E2801"/>
    <w:rsid w:val="005E2A1D"/>
    <w:rsid w:val="005E2D16"/>
    <w:rsid w:val="005E2EEC"/>
    <w:rsid w:val="005E2F0A"/>
    <w:rsid w:val="005E36B2"/>
    <w:rsid w:val="005E3891"/>
    <w:rsid w:val="005E3B7A"/>
    <w:rsid w:val="005E3C72"/>
    <w:rsid w:val="005E4550"/>
    <w:rsid w:val="005E4816"/>
    <w:rsid w:val="005E48C1"/>
    <w:rsid w:val="005E4FF3"/>
    <w:rsid w:val="005E59A1"/>
    <w:rsid w:val="005E7743"/>
    <w:rsid w:val="005E79BC"/>
    <w:rsid w:val="005E79CB"/>
    <w:rsid w:val="005F042A"/>
    <w:rsid w:val="005F0912"/>
    <w:rsid w:val="005F0A2D"/>
    <w:rsid w:val="005F0E0E"/>
    <w:rsid w:val="005F0F82"/>
    <w:rsid w:val="005F168D"/>
    <w:rsid w:val="005F1695"/>
    <w:rsid w:val="005F1C9B"/>
    <w:rsid w:val="005F21F0"/>
    <w:rsid w:val="005F2684"/>
    <w:rsid w:val="005F2A33"/>
    <w:rsid w:val="005F2AF6"/>
    <w:rsid w:val="005F2CA2"/>
    <w:rsid w:val="005F2EEC"/>
    <w:rsid w:val="005F2FF2"/>
    <w:rsid w:val="005F30C4"/>
    <w:rsid w:val="005F35A6"/>
    <w:rsid w:val="005F379E"/>
    <w:rsid w:val="005F394B"/>
    <w:rsid w:val="005F39E5"/>
    <w:rsid w:val="005F3FDD"/>
    <w:rsid w:val="005F4011"/>
    <w:rsid w:val="005F4F6D"/>
    <w:rsid w:val="005F5CFF"/>
    <w:rsid w:val="005F6151"/>
    <w:rsid w:val="005F68F1"/>
    <w:rsid w:val="005F6919"/>
    <w:rsid w:val="005F6C7A"/>
    <w:rsid w:val="005F6DF3"/>
    <w:rsid w:val="005F6E2A"/>
    <w:rsid w:val="005F71BE"/>
    <w:rsid w:val="005F729D"/>
    <w:rsid w:val="005F7609"/>
    <w:rsid w:val="005F7B90"/>
    <w:rsid w:val="0060063D"/>
    <w:rsid w:val="00600C13"/>
    <w:rsid w:val="0060103F"/>
    <w:rsid w:val="00601268"/>
    <w:rsid w:val="00601338"/>
    <w:rsid w:val="006016B1"/>
    <w:rsid w:val="00601859"/>
    <w:rsid w:val="00601D6A"/>
    <w:rsid w:val="00601F7B"/>
    <w:rsid w:val="00602110"/>
    <w:rsid w:val="0060234D"/>
    <w:rsid w:val="00602527"/>
    <w:rsid w:val="00602653"/>
    <w:rsid w:val="00602819"/>
    <w:rsid w:val="00602841"/>
    <w:rsid w:val="00602E17"/>
    <w:rsid w:val="00602E86"/>
    <w:rsid w:val="00602F68"/>
    <w:rsid w:val="00603170"/>
    <w:rsid w:val="00603316"/>
    <w:rsid w:val="00603DC5"/>
    <w:rsid w:val="00603E2C"/>
    <w:rsid w:val="00604050"/>
    <w:rsid w:val="006040F5"/>
    <w:rsid w:val="006045A9"/>
    <w:rsid w:val="00604A43"/>
    <w:rsid w:val="00604AA5"/>
    <w:rsid w:val="00604DC3"/>
    <w:rsid w:val="00606091"/>
    <w:rsid w:val="006061FF"/>
    <w:rsid w:val="006065B6"/>
    <w:rsid w:val="00606BD9"/>
    <w:rsid w:val="00606F9E"/>
    <w:rsid w:val="006072F4"/>
    <w:rsid w:val="00607477"/>
    <w:rsid w:val="0060788B"/>
    <w:rsid w:val="00607DBB"/>
    <w:rsid w:val="0061056E"/>
    <w:rsid w:val="00610607"/>
    <w:rsid w:val="0061088A"/>
    <w:rsid w:val="00610ABB"/>
    <w:rsid w:val="00610E6D"/>
    <w:rsid w:val="006110A6"/>
    <w:rsid w:val="00611135"/>
    <w:rsid w:val="00611754"/>
    <w:rsid w:val="006133C6"/>
    <w:rsid w:val="0061352F"/>
    <w:rsid w:val="006138FD"/>
    <w:rsid w:val="00613AE6"/>
    <w:rsid w:val="00613D2C"/>
    <w:rsid w:val="0061400B"/>
    <w:rsid w:val="00614830"/>
    <w:rsid w:val="00614868"/>
    <w:rsid w:val="0061491F"/>
    <w:rsid w:val="006149EE"/>
    <w:rsid w:val="00614C37"/>
    <w:rsid w:val="00615549"/>
    <w:rsid w:val="00615806"/>
    <w:rsid w:val="00615A6A"/>
    <w:rsid w:val="00615EDE"/>
    <w:rsid w:val="0061656B"/>
    <w:rsid w:val="00617AC2"/>
    <w:rsid w:val="00617BC1"/>
    <w:rsid w:val="00617CC6"/>
    <w:rsid w:val="0062030B"/>
    <w:rsid w:val="006208FC"/>
    <w:rsid w:val="006209F0"/>
    <w:rsid w:val="00620D2A"/>
    <w:rsid w:val="00620DD8"/>
    <w:rsid w:val="00621478"/>
    <w:rsid w:val="0062164C"/>
    <w:rsid w:val="00621710"/>
    <w:rsid w:val="006219EE"/>
    <w:rsid w:val="00621D4F"/>
    <w:rsid w:val="006220C2"/>
    <w:rsid w:val="006222EB"/>
    <w:rsid w:val="006223A1"/>
    <w:rsid w:val="0062259B"/>
    <w:rsid w:val="00622785"/>
    <w:rsid w:val="00622EE2"/>
    <w:rsid w:val="00623280"/>
    <w:rsid w:val="0062359A"/>
    <w:rsid w:val="006240DD"/>
    <w:rsid w:val="006245EA"/>
    <w:rsid w:val="00624BB0"/>
    <w:rsid w:val="00625411"/>
    <w:rsid w:val="006254ED"/>
    <w:rsid w:val="00625676"/>
    <w:rsid w:val="0062624D"/>
    <w:rsid w:val="00626C72"/>
    <w:rsid w:val="00627164"/>
    <w:rsid w:val="0062726E"/>
    <w:rsid w:val="006272B9"/>
    <w:rsid w:val="00627A3D"/>
    <w:rsid w:val="00627B15"/>
    <w:rsid w:val="00630AC9"/>
    <w:rsid w:val="00630ADD"/>
    <w:rsid w:val="00630EAE"/>
    <w:rsid w:val="006313CA"/>
    <w:rsid w:val="00631546"/>
    <w:rsid w:val="006317C0"/>
    <w:rsid w:val="00631F4C"/>
    <w:rsid w:val="00632235"/>
    <w:rsid w:val="006322BB"/>
    <w:rsid w:val="00632447"/>
    <w:rsid w:val="00632CE7"/>
    <w:rsid w:val="006331BA"/>
    <w:rsid w:val="0063347A"/>
    <w:rsid w:val="00633ACF"/>
    <w:rsid w:val="0063439C"/>
    <w:rsid w:val="00634706"/>
    <w:rsid w:val="00634F22"/>
    <w:rsid w:val="00634F27"/>
    <w:rsid w:val="0063530B"/>
    <w:rsid w:val="0063659B"/>
    <w:rsid w:val="0063742F"/>
    <w:rsid w:val="0063781A"/>
    <w:rsid w:val="0063782A"/>
    <w:rsid w:val="00637EDE"/>
    <w:rsid w:val="006402BF"/>
    <w:rsid w:val="006404EF"/>
    <w:rsid w:val="006407D6"/>
    <w:rsid w:val="00640AE5"/>
    <w:rsid w:val="00641940"/>
    <w:rsid w:val="006429A2"/>
    <w:rsid w:val="00642FD8"/>
    <w:rsid w:val="00644050"/>
    <w:rsid w:val="006441D2"/>
    <w:rsid w:val="00644508"/>
    <w:rsid w:val="006447E9"/>
    <w:rsid w:val="00644A9D"/>
    <w:rsid w:val="00644AD9"/>
    <w:rsid w:val="00644C69"/>
    <w:rsid w:val="006452B5"/>
    <w:rsid w:val="00645392"/>
    <w:rsid w:val="00645AAB"/>
    <w:rsid w:val="006466CC"/>
    <w:rsid w:val="006469A7"/>
    <w:rsid w:val="006500BC"/>
    <w:rsid w:val="006503BB"/>
    <w:rsid w:val="006514E3"/>
    <w:rsid w:val="006516AE"/>
    <w:rsid w:val="00651A9A"/>
    <w:rsid w:val="00651B8B"/>
    <w:rsid w:val="00651CA3"/>
    <w:rsid w:val="00651F62"/>
    <w:rsid w:val="00652670"/>
    <w:rsid w:val="0065279A"/>
    <w:rsid w:val="006528D8"/>
    <w:rsid w:val="0065296D"/>
    <w:rsid w:val="00652FC1"/>
    <w:rsid w:val="0065312B"/>
    <w:rsid w:val="006535C8"/>
    <w:rsid w:val="00653983"/>
    <w:rsid w:val="00654008"/>
    <w:rsid w:val="0065406D"/>
    <w:rsid w:val="006547F7"/>
    <w:rsid w:val="006549D5"/>
    <w:rsid w:val="00654C20"/>
    <w:rsid w:val="00654CCC"/>
    <w:rsid w:val="00654EAE"/>
    <w:rsid w:val="006550DC"/>
    <w:rsid w:val="00655237"/>
    <w:rsid w:val="00655FB2"/>
    <w:rsid w:val="006563A4"/>
    <w:rsid w:val="00656CF8"/>
    <w:rsid w:val="00656D16"/>
    <w:rsid w:val="00656DED"/>
    <w:rsid w:val="00657291"/>
    <w:rsid w:val="00657292"/>
    <w:rsid w:val="0065737E"/>
    <w:rsid w:val="00657471"/>
    <w:rsid w:val="006609C2"/>
    <w:rsid w:val="00660A72"/>
    <w:rsid w:val="00660D11"/>
    <w:rsid w:val="006618C8"/>
    <w:rsid w:val="0066285B"/>
    <w:rsid w:val="00662D5A"/>
    <w:rsid w:val="00663304"/>
    <w:rsid w:val="0066349C"/>
    <w:rsid w:val="006635D7"/>
    <w:rsid w:val="006635FA"/>
    <w:rsid w:val="00663847"/>
    <w:rsid w:val="00664085"/>
    <w:rsid w:val="006642EE"/>
    <w:rsid w:val="006647EC"/>
    <w:rsid w:val="00664873"/>
    <w:rsid w:val="00665372"/>
    <w:rsid w:val="00665B26"/>
    <w:rsid w:val="00665E04"/>
    <w:rsid w:val="00666F6A"/>
    <w:rsid w:val="0066701D"/>
    <w:rsid w:val="00667259"/>
    <w:rsid w:val="00667332"/>
    <w:rsid w:val="0066761A"/>
    <w:rsid w:val="006679A9"/>
    <w:rsid w:val="00667A1D"/>
    <w:rsid w:val="00667C0C"/>
    <w:rsid w:val="0067090F"/>
    <w:rsid w:val="00670C24"/>
    <w:rsid w:val="0067107D"/>
    <w:rsid w:val="0067123F"/>
    <w:rsid w:val="00671AEF"/>
    <w:rsid w:val="00671CAE"/>
    <w:rsid w:val="00672067"/>
    <w:rsid w:val="00672819"/>
    <w:rsid w:val="00672B42"/>
    <w:rsid w:val="00674295"/>
    <w:rsid w:val="00674378"/>
    <w:rsid w:val="00674682"/>
    <w:rsid w:val="00674892"/>
    <w:rsid w:val="00675D7E"/>
    <w:rsid w:val="0067684C"/>
    <w:rsid w:val="00676A69"/>
    <w:rsid w:val="00676B1F"/>
    <w:rsid w:val="0067759F"/>
    <w:rsid w:val="006776AB"/>
    <w:rsid w:val="00681631"/>
    <w:rsid w:val="006818B4"/>
    <w:rsid w:val="00682934"/>
    <w:rsid w:val="00682B3E"/>
    <w:rsid w:val="00683A8F"/>
    <w:rsid w:val="00683E0E"/>
    <w:rsid w:val="00683EA2"/>
    <w:rsid w:val="00683F25"/>
    <w:rsid w:val="0068414B"/>
    <w:rsid w:val="006841DC"/>
    <w:rsid w:val="00685438"/>
    <w:rsid w:val="00685D3B"/>
    <w:rsid w:val="00685FA8"/>
    <w:rsid w:val="006865D2"/>
    <w:rsid w:val="0068706C"/>
    <w:rsid w:val="00687112"/>
    <w:rsid w:val="00687525"/>
    <w:rsid w:val="00687D29"/>
    <w:rsid w:val="00691AB3"/>
    <w:rsid w:val="00691ED1"/>
    <w:rsid w:val="00692122"/>
    <w:rsid w:val="00692722"/>
    <w:rsid w:val="00692DAD"/>
    <w:rsid w:val="006934C7"/>
    <w:rsid w:val="00693891"/>
    <w:rsid w:val="00693A40"/>
    <w:rsid w:val="00693BCE"/>
    <w:rsid w:val="0069407D"/>
    <w:rsid w:val="006940C8"/>
    <w:rsid w:val="00694489"/>
    <w:rsid w:val="00694620"/>
    <w:rsid w:val="00694CF3"/>
    <w:rsid w:val="00695354"/>
    <w:rsid w:val="00695561"/>
    <w:rsid w:val="00695E3C"/>
    <w:rsid w:val="00697152"/>
    <w:rsid w:val="006972E2"/>
    <w:rsid w:val="00697636"/>
    <w:rsid w:val="00697D6A"/>
    <w:rsid w:val="00697EAC"/>
    <w:rsid w:val="00697EEC"/>
    <w:rsid w:val="006A0145"/>
    <w:rsid w:val="006A1730"/>
    <w:rsid w:val="006A1984"/>
    <w:rsid w:val="006A1C67"/>
    <w:rsid w:val="006A1E17"/>
    <w:rsid w:val="006A200E"/>
    <w:rsid w:val="006A235D"/>
    <w:rsid w:val="006A2457"/>
    <w:rsid w:val="006A2F49"/>
    <w:rsid w:val="006A3219"/>
    <w:rsid w:val="006A37B3"/>
    <w:rsid w:val="006A3D6A"/>
    <w:rsid w:val="006A3F1D"/>
    <w:rsid w:val="006A43D6"/>
    <w:rsid w:val="006A455E"/>
    <w:rsid w:val="006A4813"/>
    <w:rsid w:val="006A4BFF"/>
    <w:rsid w:val="006A5359"/>
    <w:rsid w:val="006A5F8D"/>
    <w:rsid w:val="006A5FD3"/>
    <w:rsid w:val="006A6436"/>
    <w:rsid w:val="006A644B"/>
    <w:rsid w:val="006A7190"/>
    <w:rsid w:val="006A74D8"/>
    <w:rsid w:val="006A7716"/>
    <w:rsid w:val="006A7AB7"/>
    <w:rsid w:val="006B0011"/>
    <w:rsid w:val="006B01FC"/>
    <w:rsid w:val="006B084E"/>
    <w:rsid w:val="006B0930"/>
    <w:rsid w:val="006B0B90"/>
    <w:rsid w:val="006B15D3"/>
    <w:rsid w:val="006B1660"/>
    <w:rsid w:val="006B1BC7"/>
    <w:rsid w:val="006B2249"/>
    <w:rsid w:val="006B2DAB"/>
    <w:rsid w:val="006B34AC"/>
    <w:rsid w:val="006B3C49"/>
    <w:rsid w:val="006B3E9F"/>
    <w:rsid w:val="006B41F8"/>
    <w:rsid w:val="006B431C"/>
    <w:rsid w:val="006B43A8"/>
    <w:rsid w:val="006B4C56"/>
    <w:rsid w:val="006B502D"/>
    <w:rsid w:val="006B57DD"/>
    <w:rsid w:val="006B6251"/>
    <w:rsid w:val="006B65AF"/>
    <w:rsid w:val="006B6839"/>
    <w:rsid w:val="006B6CEC"/>
    <w:rsid w:val="006B740B"/>
    <w:rsid w:val="006B7EEB"/>
    <w:rsid w:val="006C0275"/>
    <w:rsid w:val="006C04A5"/>
    <w:rsid w:val="006C080F"/>
    <w:rsid w:val="006C08DD"/>
    <w:rsid w:val="006C0C4C"/>
    <w:rsid w:val="006C10C2"/>
    <w:rsid w:val="006C12A2"/>
    <w:rsid w:val="006C1567"/>
    <w:rsid w:val="006C164A"/>
    <w:rsid w:val="006C1DE5"/>
    <w:rsid w:val="006C1FEF"/>
    <w:rsid w:val="006C2344"/>
    <w:rsid w:val="006C2372"/>
    <w:rsid w:val="006C267B"/>
    <w:rsid w:val="006C28A1"/>
    <w:rsid w:val="006C29A5"/>
    <w:rsid w:val="006C2CB3"/>
    <w:rsid w:val="006C4C7D"/>
    <w:rsid w:val="006C4D66"/>
    <w:rsid w:val="006C5284"/>
    <w:rsid w:val="006C53CA"/>
    <w:rsid w:val="006C55D3"/>
    <w:rsid w:val="006C5C35"/>
    <w:rsid w:val="006C61FD"/>
    <w:rsid w:val="006C69CD"/>
    <w:rsid w:val="006C6D72"/>
    <w:rsid w:val="006C73AE"/>
    <w:rsid w:val="006C74DD"/>
    <w:rsid w:val="006C7B26"/>
    <w:rsid w:val="006D0CEE"/>
    <w:rsid w:val="006D13AB"/>
    <w:rsid w:val="006D15E3"/>
    <w:rsid w:val="006D1641"/>
    <w:rsid w:val="006D1F24"/>
    <w:rsid w:val="006D2BD8"/>
    <w:rsid w:val="006D2BDF"/>
    <w:rsid w:val="006D2E35"/>
    <w:rsid w:val="006D2EFC"/>
    <w:rsid w:val="006D319B"/>
    <w:rsid w:val="006D355D"/>
    <w:rsid w:val="006D3595"/>
    <w:rsid w:val="006D3C73"/>
    <w:rsid w:val="006D4547"/>
    <w:rsid w:val="006D4871"/>
    <w:rsid w:val="006D4A78"/>
    <w:rsid w:val="006D4F5E"/>
    <w:rsid w:val="006D562D"/>
    <w:rsid w:val="006D5A0A"/>
    <w:rsid w:val="006D5E06"/>
    <w:rsid w:val="006D66DD"/>
    <w:rsid w:val="006D6C08"/>
    <w:rsid w:val="006D6C82"/>
    <w:rsid w:val="006E0400"/>
    <w:rsid w:val="006E05FD"/>
    <w:rsid w:val="006E0609"/>
    <w:rsid w:val="006E082B"/>
    <w:rsid w:val="006E0BC3"/>
    <w:rsid w:val="006E0F93"/>
    <w:rsid w:val="006E120D"/>
    <w:rsid w:val="006E12F9"/>
    <w:rsid w:val="006E26B0"/>
    <w:rsid w:val="006E28DC"/>
    <w:rsid w:val="006E2A63"/>
    <w:rsid w:val="006E2D1D"/>
    <w:rsid w:val="006E2F61"/>
    <w:rsid w:val="006E31AB"/>
    <w:rsid w:val="006E368A"/>
    <w:rsid w:val="006E4228"/>
    <w:rsid w:val="006E44BE"/>
    <w:rsid w:val="006E487A"/>
    <w:rsid w:val="006E49E7"/>
    <w:rsid w:val="006E4B17"/>
    <w:rsid w:val="006E4D4D"/>
    <w:rsid w:val="006E4DEF"/>
    <w:rsid w:val="006E5109"/>
    <w:rsid w:val="006E5925"/>
    <w:rsid w:val="006E5ABA"/>
    <w:rsid w:val="006E5D1D"/>
    <w:rsid w:val="006E6091"/>
    <w:rsid w:val="006E60B1"/>
    <w:rsid w:val="006E61A0"/>
    <w:rsid w:val="006E68AC"/>
    <w:rsid w:val="006E6971"/>
    <w:rsid w:val="006E7614"/>
    <w:rsid w:val="006E77CE"/>
    <w:rsid w:val="006E7E58"/>
    <w:rsid w:val="006F03A3"/>
    <w:rsid w:val="006F05A5"/>
    <w:rsid w:val="006F0792"/>
    <w:rsid w:val="006F0D3C"/>
    <w:rsid w:val="006F129E"/>
    <w:rsid w:val="006F1842"/>
    <w:rsid w:val="006F1DE5"/>
    <w:rsid w:val="006F24B1"/>
    <w:rsid w:val="006F27F3"/>
    <w:rsid w:val="006F326D"/>
    <w:rsid w:val="006F3C1E"/>
    <w:rsid w:val="006F3E93"/>
    <w:rsid w:val="006F45AC"/>
    <w:rsid w:val="006F4E28"/>
    <w:rsid w:val="006F4EE9"/>
    <w:rsid w:val="006F4FB2"/>
    <w:rsid w:val="006F5289"/>
    <w:rsid w:val="006F5461"/>
    <w:rsid w:val="006F5B0E"/>
    <w:rsid w:val="006F5EAC"/>
    <w:rsid w:val="006F6348"/>
    <w:rsid w:val="006F6CCE"/>
    <w:rsid w:val="006F7957"/>
    <w:rsid w:val="006F7B89"/>
    <w:rsid w:val="006F7E78"/>
    <w:rsid w:val="00700017"/>
    <w:rsid w:val="0070004A"/>
    <w:rsid w:val="007007C8"/>
    <w:rsid w:val="007013B2"/>
    <w:rsid w:val="007018AA"/>
    <w:rsid w:val="0070202E"/>
    <w:rsid w:val="0070256C"/>
    <w:rsid w:val="00702573"/>
    <w:rsid w:val="00702973"/>
    <w:rsid w:val="00702C52"/>
    <w:rsid w:val="00702FD2"/>
    <w:rsid w:val="007035BA"/>
    <w:rsid w:val="0070376F"/>
    <w:rsid w:val="00703B8B"/>
    <w:rsid w:val="0070420C"/>
    <w:rsid w:val="007049AC"/>
    <w:rsid w:val="0070598E"/>
    <w:rsid w:val="00705A88"/>
    <w:rsid w:val="007060A8"/>
    <w:rsid w:val="007061E4"/>
    <w:rsid w:val="00706713"/>
    <w:rsid w:val="007074F8"/>
    <w:rsid w:val="00710561"/>
    <w:rsid w:val="00710664"/>
    <w:rsid w:val="007110ED"/>
    <w:rsid w:val="007114BD"/>
    <w:rsid w:val="00711773"/>
    <w:rsid w:val="00711A3A"/>
    <w:rsid w:val="00711CBF"/>
    <w:rsid w:val="007120E7"/>
    <w:rsid w:val="0071212A"/>
    <w:rsid w:val="0071214B"/>
    <w:rsid w:val="00712FF1"/>
    <w:rsid w:val="00713639"/>
    <w:rsid w:val="0071375F"/>
    <w:rsid w:val="00713F65"/>
    <w:rsid w:val="0071427A"/>
    <w:rsid w:val="00714A22"/>
    <w:rsid w:val="00714F7C"/>
    <w:rsid w:val="007151BB"/>
    <w:rsid w:val="0071522B"/>
    <w:rsid w:val="00715E15"/>
    <w:rsid w:val="00716138"/>
    <w:rsid w:val="0071660C"/>
    <w:rsid w:val="007168CF"/>
    <w:rsid w:val="00716C53"/>
    <w:rsid w:val="00716D9C"/>
    <w:rsid w:val="00716F82"/>
    <w:rsid w:val="00717795"/>
    <w:rsid w:val="007177F7"/>
    <w:rsid w:val="00717B8C"/>
    <w:rsid w:val="00720746"/>
    <w:rsid w:val="00720BDF"/>
    <w:rsid w:val="00721075"/>
    <w:rsid w:val="00721B64"/>
    <w:rsid w:val="00721E13"/>
    <w:rsid w:val="00722119"/>
    <w:rsid w:val="007226F4"/>
    <w:rsid w:val="00722BD1"/>
    <w:rsid w:val="00724245"/>
    <w:rsid w:val="00724D94"/>
    <w:rsid w:val="007250AA"/>
    <w:rsid w:val="00725350"/>
    <w:rsid w:val="00725621"/>
    <w:rsid w:val="007256D2"/>
    <w:rsid w:val="007264AD"/>
    <w:rsid w:val="007267E0"/>
    <w:rsid w:val="00726937"/>
    <w:rsid w:val="00726F67"/>
    <w:rsid w:val="0072703D"/>
    <w:rsid w:val="00727430"/>
    <w:rsid w:val="00727554"/>
    <w:rsid w:val="00727909"/>
    <w:rsid w:val="00727F78"/>
    <w:rsid w:val="00730C67"/>
    <w:rsid w:val="00730F7C"/>
    <w:rsid w:val="00731489"/>
    <w:rsid w:val="00731D82"/>
    <w:rsid w:val="00731F5B"/>
    <w:rsid w:val="00731F8D"/>
    <w:rsid w:val="00731FDD"/>
    <w:rsid w:val="0073226B"/>
    <w:rsid w:val="007327E5"/>
    <w:rsid w:val="00732DC6"/>
    <w:rsid w:val="007334C7"/>
    <w:rsid w:val="00733914"/>
    <w:rsid w:val="00733F43"/>
    <w:rsid w:val="00734134"/>
    <w:rsid w:val="007345D9"/>
    <w:rsid w:val="007345EB"/>
    <w:rsid w:val="0073463A"/>
    <w:rsid w:val="007348AC"/>
    <w:rsid w:val="00734C4D"/>
    <w:rsid w:val="00734C9A"/>
    <w:rsid w:val="00734CDB"/>
    <w:rsid w:val="00734F18"/>
    <w:rsid w:val="007350A8"/>
    <w:rsid w:val="00735B30"/>
    <w:rsid w:val="00735B92"/>
    <w:rsid w:val="007360FB"/>
    <w:rsid w:val="00736970"/>
    <w:rsid w:val="00737A7A"/>
    <w:rsid w:val="00737B4B"/>
    <w:rsid w:val="00740F4C"/>
    <w:rsid w:val="00741223"/>
    <w:rsid w:val="007412E7"/>
    <w:rsid w:val="007417B9"/>
    <w:rsid w:val="00742036"/>
    <w:rsid w:val="007424B9"/>
    <w:rsid w:val="0074320C"/>
    <w:rsid w:val="00744CBB"/>
    <w:rsid w:val="007450C4"/>
    <w:rsid w:val="00745EF5"/>
    <w:rsid w:val="00746063"/>
    <w:rsid w:val="00746546"/>
    <w:rsid w:val="007467AE"/>
    <w:rsid w:val="00746A95"/>
    <w:rsid w:val="00747031"/>
    <w:rsid w:val="00747466"/>
    <w:rsid w:val="00747514"/>
    <w:rsid w:val="0074776F"/>
    <w:rsid w:val="00747840"/>
    <w:rsid w:val="00747887"/>
    <w:rsid w:val="00747952"/>
    <w:rsid w:val="00747CB8"/>
    <w:rsid w:val="0075003D"/>
    <w:rsid w:val="007500F8"/>
    <w:rsid w:val="007503CC"/>
    <w:rsid w:val="00750C47"/>
    <w:rsid w:val="00750D01"/>
    <w:rsid w:val="00750ECE"/>
    <w:rsid w:val="0075128D"/>
    <w:rsid w:val="007517ED"/>
    <w:rsid w:val="007518F6"/>
    <w:rsid w:val="007523A0"/>
    <w:rsid w:val="007524CC"/>
    <w:rsid w:val="00752506"/>
    <w:rsid w:val="00752806"/>
    <w:rsid w:val="00752F14"/>
    <w:rsid w:val="00753AE7"/>
    <w:rsid w:val="00754167"/>
    <w:rsid w:val="0075477B"/>
    <w:rsid w:val="007554DF"/>
    <w:rsid w:val="007554F0"/>
    <w:rsid w:val="00755781"/>
    <w:rsid w:val="007557A3"/>
    <w:rsid w:val="00755A46"/>
    <w:rsid w:val="00755AB9"/>
    <w:rsid w:val="00755BB9"/>
    <w:rsid w:val="00756420"/>
    <w:rsid w:val="00757962"/>
    <w:rsid w:val="0076019E"/>
    <w:rsid w:val="007604DF"/>
    <w:rsid w:val="00760805"/>
    <w:rsid w:val="0076088F"/>
    <w:rsid w:val="007608D0"/>
    <w:rsid w:val="007609A0"/>
    <w:rsid w:val="00760A17"/>
    <w:rsid w:val="00761381"/>
    <w:rsid w:val="007619BB"/>
    <w:rsid w:val="00762ADD"/>
    <w:rsid w:val="00762DDA"/>
    <w:rsid w:val="00763851"/>
    <w:rsid w:val="007638A7"/>
    <w:rsid w:val="007642A9"/>
    <w:rsid w:val="007649D3"/>
    <w:rsid w:val="00764A11"/>
    <w:rsid w:val="00764E4C"/>
    <w:rsid w:val="007650A7"/>
    <w:rsid w:val="00765300"/>
    <w:rsid w:val="007654C3"/>
    <w:rsid w:val="007654F2"/>
    <w:rsid w:val="007658DC"/>
    <w:rsid w:val="007663AE"/>
    <w:rsid w:val="007665BB"/>
    <w:rsid w:val="00766CAF"/>
    <w:rsid w:val="00767326"/>
    <w:rsid w:val="00767672"/>
    <w:rsid w:val="007679B2"/>
    <w:rsid w:val="00767EE2"/>
    <w:rsid w:val="00770761"/>
    <w:rsid w:val="00770814"/>
    <w:rsid w:val="00770F42"/>
    <w:rsid w:val="0077113E"/>
    <w:rsid w:val="0077156A"/>
    <w:rsid w:val="00771903"/>
    <w:rsid w:val="00771AD6"/>
    <w:rsid w:val="00771DF2"/>
    <w:rsid w:val="00772C61"/>
    <w:rsid w:val="00772EEB"/>
    <w:rsid w:val="00773047"/>
    <w:rsid w:val="0077363C"/>
    <w:rsid w:val="00774132"/>
    <w:rsid w:val="00774DFB"/>
    <w:rsid w:val="0077500A"/>
    <w:rsid w:val="00775918"/>
    <w:rsid w:val="00776A56"/>
    <w:rsid w:val="00776DFF"/>
    <w:rsid w:val="0077736A"/>
    <w:rsid w:val="00780091"/>
    <w:rsid w:val="0078085B"/>
    <w:rsid w:val="00780D48"/>
    <w:rsid w:val="00781380"/>
    <w:rsid w:val="007814ED"/>
    <w:rsid w:val="00781A46"/>
    <w:rsid w:val="00782104"/>
    <w:rsid w:val="00782253"/>
    <w:rsid w:val="00782305"/>
    <w:rsid w:val="00782551"/>
    <w:rsid w:val="00782FE8"/>
    <w:rsid w:val="00783042"/>
    <w:rsid w:val="00783262"/>
    <w:rsid w:val="00783341"/>
    <w:rsid w:val="00783369"/>
    <w:rsid w:val="00783413"/>
    <w:rsid w:val="00783F1B"/>
    <w:rsid w:val="007845C5"/>
    <w:rsid w:val="0078495A"/>
    <w:rsid w:val="00784B37"/>
    <w:rsid w:val="00784DDB"/>
    <w:rsid w:val="00784E37"/>
    <w:rsid w:val="00785E98"/>
    <w:rsid w:val="00785F8C"/>
    <w:rsid w:val="00786048"/>
    <w:rsid w:val="007862C3"/>
    <w:rsid w:val="00786B1B"/>
    <w:rsid w:val="00786DF5"/>
    <w:rsid w:val="00786F12"/>
    <w:rsid w:val="00786F58"/>
    <w:rsid w:val="007873A0"/>
    <w:rsid w:val="007878ED"/>
    <w:rsid w:val="00787E53"/>
    <w:rsid w:val="0079004D"/>
    <w:rsid w:val="00790380"/>
    <w:rsid w:val="00790B46"/>
    <w:rsid w:val="00790DBF"/>
    <w:rsid w:val="00790E2F"/>
    <w:rsid w:val="007922E4"/>
    <w:rsid w:val="0079245C"/>
    <w:rsid w:val="007924BC"/>
    <w:rsid w:val="00792599"/>
    <w:rsid w:val="00792881"/>
    <w:rsid w:val="00792EFF"/>
    <w:rsid w:val="0079428B"/>
    <w:rsid w:val="00794573"/>
    <w:rsid w:val="00794D5C"/>
    <w:rsid w:val="00794F16"/>
    <w:rsid w:val="0079514E"/>
    <w:rsid w:val="00795E77"/>
    <w:rsid w:val="00796591"/>
    <w:rsid w:val="0079667E"/>
    <w:rsid w:val="007966EC"/>
    <w:rsid w:val="007969F0"/>
    <w:rsid w:val="00796CA3"/>
    <w:rsid w:val="00797691"/>
    <w:rsid w:val="007A02FE"/>
    <w:rsid w:val="007A0783"/>
    <w:rsid w:val="007A0DE1"/>
    <w:rsid w:val="007A0E58"/>
    <w:rsid w:val="007A10A7"/>
    <w:rsid w:val="007A12A8"/>
    <w:rsid w:val="007A1632"/>
    <w:rsid w:val="007A291A"/>
    <w:rsid w:val="007A2DBD"/>
    <w:rsid w:val="007A3365"/>
    <w:rsid w:val="007A3687"/>
    <w:rsid w:val="007A3704"/>
    <w:rsid w:val="007A394A"/>
    <w:rsid w:val="007A425F"/>
    <w:rsid w:val="007A43D9"/>
    <w:rsid w:val="007A4538"/>
    <w:rsid w:val="007A4B71"/>
    <w:rsid w:val="007A5761"/>
    <w:rsid w:val="007A57DA"/>
    <w:rsid w:val="007A6331"/>
    <w:rsid w:val="007A6C38"/>
    <w:rsid w:val="007A6EE1"/>
    <w:rsid w:val="007A7C6A"/>
    <w:rsid w:val="007B01E6"/>
    <w:rsid w:val="007B022D"/>
    <w:rsid w:val="007B0303"/>
    <w:rsid w:val="007B0DB6"/>
    <w:rsid w:val="007B1110"/>
    <w:rsid w:val="007B14C5"/>
    <w:rsid w:val="007B173E"/>
    <w:rsid w:val="007B1CC1"/>
    <w:rsid w:val="007B2535"/>
    <w:rsid w:val="007B264C"/>
    <w:rsid w:val="007B3085"/>
    <w:rsid w:val="007B32A3"/>
    <w:rsid w:val="007B3A52"/>
    <w:rsid w:val="007B3F21"/>
    <w:rsid w:val="007B477B"/>
    <w:rsid w:val="007B4868"/>
    <w:rsid w:val="007B4ED2"/>
    <w:rsid w:val="007B4F0A"/>
    <w:rsid w:val="007B5199"/>
    <w:rsid w:val="007B51F5"/>
    <w:rsid w:val="007B5682"/>
    <w:rsid w:val="007B5AE7"/>
    <w:rsid w:val="007B5EC1"/>
    <w:rsid w:val="007B62AF"/>
    <w:rsid w:val="007B652C"/>
    <w:rsid w:val="007B7498"/>
    <w:rsid w:val="007B7546"/>
    <w:rsid w:val="007B7706"/>
    <w:rsid w:val="007B7EBF"/>
    <w:rsid w:val="007C0187"/>
    <w:rsid w:val="007C0A5B"/>
    <w:rsid w:val="007C0C98"/>
    <w:rsid w:val="007C0E3C"/>
    <w:rsid w:val="007C116A"/>
    <w:rsid w:val="007C18D4"/>
    <w:rsid w:val="007C1D17"/>
    <w:rsid w:val="007C1F0C"/>
    <w:rsid w:val="007C21E6"/>
    <w:rsid w:val="007C297C"/>
    <w:rsid w:val="007C2C34"/>
    <w:rsid w:val="007C2F1A"/>
    <w:rsid w:val="007C323B"/>
    <w:rsid w:val="007C35AC"/>
    <w:rsid w:val="007C4020"/>
    <w:rsid w:val="007C4711"/>
    <w:rsid w:val="007C4913"/>
    <w:rsid w:val="007C51C7"/>
    <w:rsid w:val="007C5961"/>
    <w:rsid w:val="007C6981"/>
    <w:rsid w:val="007C6C97"/>
    <w:rsid w:val="007D002D"/>
    <w:rsid w:val="007D0758"/>
    <w:rsid w:val="007D07F1"/>
    <w:rsid w:val="007D1358"/>
    <w:rsid w:val="007D176B"/>
    <w:rsid w:val="007D1EDF"/>
    <w:rsid w:val="007D2079"/>
    <w:rsid w:val="007D2112"/>
    <w:rsid w:val="007D2206"/>
    <w:rsid w:val="007D23A0"/>
    <w:rsid w:val="007D2534"/>
    <w:rsid w:val="007D333A"/>
    <w:rsid w:val="007D3400"/>
    <w:rsid w:val="007D3903"/>
    <w:rsid w:val="007D3EE6"/>
    <w:rsid w:val="007D4515"/>
    <w:rsid w:val="007D4A9D"/>
    <w:rsid w:val="007D4BA1"/>
    <w:rsid w:val="007D527B"/>
    <w:rsid w:val="007D5389"/>
    <w:rsid w:val="007D54B3"/>
    <w:rsid w:val="007D5817"/>
    <w:rsid w:val="007D60F6"/>
    <w:rsid w:val="007D66F1"/>
    <w:rsid w:val="007D7B94"/>
    <w:rsid w:val="007D7DE4"/>
    <w:rsid w:val="007E061A"/>
    <w:rsid w:val="007E07BE"/>
    <w:rsid w:val="007E100B"/>
    <w:rsid w:val="007E11BD"/>
    <w:rsid w:val="007E1E1D"/>
    <w:rsid w:val="007E2361"/>
    <w:rsid w:val="007E26BA"/>
    <w:rsid w:val="007E28CC"/>
    <w:rsid w:val="007E2C9C"/>
    <w:rsid w:val="007E2E3B"/>
    <w:rsid w:val="007E3882"/>
    <w:rsid w:val="007E3B70"/>
    <w:rsid w:val="007E3CC2"/>
    <w:rsid w:val="007E3E68"/>
    <w:rsid w:val="007E3ECE"/>
    <w:rsid w:val="007E4A07"/>
    <w:rsid w:val="007E4E09"/>
    <w:rsid w:val="007E4F19"/>
    <w:rsid w:val="007E51FC"/>
    <w:rsid w:val="007E5306"/>
    <w:rsid w:val="007E55A1"/>
    <w:rsid w:val="007E580A"/>
    <w:rsid w:val="007E5B33"/>
    <w:rsid w:val="007E5D2A"/>
    <w:rsid w:val="007E6057"/>
    <w:rsid w:val="007E6165"/>
    <w:rsid w:val="007E61CB"/>
    <w:rsid w:val="007E640F"/>
    <w:rsid w:val="007E658E"/>
    <w:rsid w:val="007E6948"/>
    <w:rsid w:val="007E70EE"/>
    <w:rsid w:val="007E711D"/>
    <w:rsid w:val="007E73B6"/>
    <w:rsid w:val="007E7835"/>
    <w:rsid w:val="007E78A4"/>
    <w:rsid w:val="007F0521"/>
    <w:rsid w:val="007F0A92"/>
    <w:rsid w:val="007F0D78"/>
    <w:rsid w:val="007F0E17"/>
    <w:rsid w:val="007F10C5"/>
    <w:rsid w:val="007F171B"/>
    <w:rsid w:val="007F19C3"/>
    <w:rsid w:val="007F1CC4"/>
    <w:rsid w:val="007F1F78"/>
    <w:rsid w:val="007F20D4"/>
    <w:rsid w:val="007F280D"/>
    <w:rsid w:val="007F2AE4"/>
    <w:rsid w:val="007F30D7"/>
    <w:rsid w:val="007F37DB"/>
    <w:rsid w:val="007F3AAD"/>
    <w:rsid w:val="007F3D1A"/>
    <w:rsid w:val="007F417A"/>
    <w:rsid w:val="007F463B"/>
    <w:rsid w:val="007F48FC"/>
    <w:rsid w:val="007F4A34"/>
    <w:rsid w:val="007F4A3F"/>
    <w:rsid w:val="007F5168"/>
    <w:rsid w:val="007F5825"/>
    <w:rsid w:val="007F6219"/>
    <w:rsid w:val="007F655D"/>
    <w:rsid w:val="007F7323"/>
    <w:rsid w:val="007F7666"/>
    <w:rsid w:val="007F77E6"/>
    <w:rsid w:val="007F7959"/>
    <w:rsid w:val="007F7D67"/>
    <w:rsid w:val="007F7DC4"/>
    <w:rsid w:val="008004B7"/>
    <w:rsid w:val="008005D6"/>
    <w:rsid w:val="00800A39"/>
    <w:rsid w:val="00800DC7"/>
    <w:rsid w:val="00801197"/>
    <w:rsid w:val="0080160C"/>
    <w:rsid w:val="00801DD0"/>
    <w:rsid w:val="00801F67"/>
    <w:rsid w:val="00801FB2"/>
    <w:rsid w:val="008023B7"/>
    <w:rsid w:val="00802426"/>
    <w:rsid w:val="008026C5"/>
    <w:rsid w:val="00802743"/>
    <w:rsid w:val="008035F2"/>
    <w:rsid w:val="00803C8C"/>
    <w:rsid w:val="0080520F"/>
    <w:rsid w:val="00806063"/>
    <w:rsid w:val="00806196"/>
    <w:rsid w:val="008066B8"/>
    <w:rsid w:val="00806974"/>
    <w:rsid w:val="00806C89"/>
    <w:rsid w:val="0080724A"/>
    <w:rsid w:val="00807C5B"/>
    <w:rsid w:val="00810518"/>
    <w:rsid w:val="00810B4D"/>
    <w:rsid w:val="00810C22"/>
    <w:rsid w:val="00810CF1"/>
    <w:rsid w:val="00810EF8"/>
    <w:rsid w:val="00811233"/>
    <w:rsid w:val="0081155F"/>
    <w:rsid w:val="0081178F"/>
    <w:rsid w:val="00811A5B"/>
    <w:rsid w:val="00812162"/>
    <w:rsid w:val="00812369"/>
    <w:rsid w:val="00812B7C"/>
    <w:rsid w:val="008131BD"/>
    <w:rsid w:val="00813FB7"/>
    <w:rsid w:val="00814567"/>
    <w:rsid w:val="00814855"/>
    <w:rsid w:val="00814D11"/>
    <w:rsid w:val="00814D18"/>
    <w:rsid w:val="0081547F"/>
    <w:rsid w:val="00816206"/>
    <w:rsid w:val="0081652B"/>
    <w:rsid w:val="00816600"/>
    <w:rsid w:val="00816D68"/>
    <w:rsid w:val="00817884"/>
    <w:rsid w:val="00817A39"/>
    <w:rsid w:val="00817A3D"/>
    <w:rsid w:val="00817B51"/>
    <w:rsid w:val="00817BFF"/>
    <w:rsid w:val="00817C05"/>
    <w:rsid w:val="00817DB6"/>
    <w:rsid w:val="00817E7B"/>
    <w:rsid w:val="00820104"/>
    <w:rsid w:val="00820215"/>
    <w:rsid w:val="0082021C"/>
    <w:rsid w:val="00820A6C"/>
    <w:rsid w:val="008219AB"/>
    <w:rsid w:val="00821C70"/>
    <w:rsid w:val="00822490"/>
    <w:rsid w:val="00822783"/>
    <w:rsid w:val="00822BA6"/>
    <w:rsid w:val="00822F18"/>
    <w:rsid w:val="00823481"/>
    <w:rsid w:val="008237F9"/>
    <w:rsid w:val="00824093"/>
    <w:rsid w:val="0082456A"/>
    <w:rsid w:val="008247D2"/>
    <w:rsid w:val="00824960"/>
    <w:rsid w:val="00824AEF"/>
    <w:rsid w:val="008250D1"/>
    <w:rsid w:val="00825B4C"/>
    <w:rsid w:val="00825C75"/>
    <w:rsid w:val="00826345"/>
    <w:rsid w:val="00826370"/>
    <w:rsid w:val="00826371"/>
    <w:rsid w:val="008266A3"/>
    <w:rsid w:val="008269BE"/>
    <w:rsid w:val="00826E0F"/>
    <w:rsid w:val="008273DE"/>
    <w:rsid w:val="008274E0"/>
    <w:rsid w:val="0082774D"/>
    <w:rsid w:val="00827B0C"/>
    <w:rsid w:val="008308E2"/>
    <w:rsid w:val="00830E81"/>
    <w:rsid w:val="00830F56"/>
    <w:rsid w:val="0083110B"/>
    <w:rsid w:val="0083143F"/>
    <w:rsid w:val="00831C88"/>
    <w:rsid w:val="00832646"/>
    <w:rsid w:val="00833143"/>
    <w:rsid w:val="0083369E"/>
    <w:rsid w:val="008336A4"/>
    <w:rsid w:val="008337EB"/>
    <w:rsid w:val="00834A77"/>
    <w:rsid w:val="00834B6D"/>
    <w:rsid w:val="00834D1A"/>
    <w:rsid w:val="00834E2B"/>
    <w:rsid w:val="00834EE4"/>
    <w:rsid w:val="0083636F"/>
    <w:rsid w:val="008366E1"/>
    <w:rsid w:val="00836873"/>
    <w:rsid w:val="0083722C"/>
    <w:rsid w:val="0083781D"/>
    <w:rsid w:val="00837F07"/>
    <w:rsid w:val="00840A63"/>
    <w:rsid w:val="00840F8B"/>
    <w:rsid w:val="00840F9E"/>
    <w:rsid w:val="008413AA"/>
    <w:rsid w:val="008413FF"/>
    <w:rsid w:val="008416C0"/>
    <w:rsid w:val="00841D89"/>
    <w:rsid w:val="00842B21"/>
    <w:rsid w:val="00842F17"/>
    <w:rsid w:val="00843279"/>
    <w:rsid w:val="00843998"/>
    <w:rsid w:val="00843EE3"/>
    <w:rsid w:val="00844164"/>
    <w:rsid w:val="008441B3"/>
    <w:rsid w:val="00844DFB"/>
    <w:rsid w:val="00844E7A"/>
    <w:rsid w:val="008454F4"/>
    <w:rsid w:val="00845C37"/>
    <w:rsid w:val="00845C81"/>
    <w:rsid w:val="00845EDB"/>
    <w:rsid w:val="008466D7"/>
    <w:rsid w:val="0084719D"/>
    <w:rsid w:val="0084758E"/>
    <w:rsid w:val="00847AAC"/>
    <w:rsid w:val="00847CB7"/>
    <w:rsid w:val="00847D0E"/>
    <w:rsid w:val="0085107E"/>
    <w:rsid w:val="00851B4D"/>
    <w:rsid w:val="00851FB7"/>
    <w:rsid w:val="008523C3"/>
    <w:rsid w:val="00852C21"/>
    <w:rsid w:val="00853388"/>
    <w:rsid w:val="0085368C"/>
    <w:rsid w:val="008541A7"/>
    <w:rsid w:val="0085426F"/>
    <w:rsid w:val="00855377"/>
    <w:rsid w:val="00855C52"/>
    <w:rsid w:val="00855F88"/>
    <w:rsid w:val="00855FB7"/>
    <w:rsid w:val="0085625E"/>
    <w:rsid w:val="008568E1"/>
    <w:rsid w:val="00856926"/>
    <w:rsid w:val="0085695A"/>
    <w:rsid w:val="00856A2A"/>
    <w:rsid w:val="008571A2"/>
    <w:rsid w:val="00857305"/>
    <w:rsid w:val="00857AB6"/>
    <w:rsid w:val="00857EAB"/>
    <w:rsid w:val="00857F63"/>
    <w:rsid w:val="008603EC"/>
    <w:rsid w:val="008604FA"/>
    <w:rsid w:val="00860511"/>
    <w:rsid w:val="00860D0C"/>
    <w:rsid w:val="00861952"/>
    <w:rsid w:val="00861FAD"/>
    <w:rsid w:val="00862033"/>
    <w:rsid w:val="00862286"/>
    <w:rsid w:val="0086257F"/>
    <w:rsid w:val="00862D69"/>
    <w:rsid w:val="00862F04"/>
    <w:rsid w:val="0086324C"/>
    <w:rsid w:val="00863390"/>
    <w:rsid w:val="00863CAC"/>
    <w:rsid w:val="00864111"/>
    <w:rsid w:val="00864329"/>
    <w:rsid w:val="008643C3"/>
    <w:rsid w:val="00864A5D"/>
    <w:rsid w:val="00864DC1"/>
    <w:rsid w:val="00865270"/>
    <w:rsid w:val="00865325"/>
    <w:rsid w:val="00865411"/>
    <w:rsid w:val="00865633"/>
    <w:rsid w:val="00866108"/>
    <w:rsid w:val="00866311"/>
    <w:rsid w:val="00866474"/>
    <w:rsid w:val="00866565"/>
    <w:rsid w:val="008665D7"/>
    <w:rsid w:val="008666CA"/>
    <w:rsid w:val="00866A3C"/>
    <w:rsid w:val="00866B22"/>
    <w:rsid w:val="00866D5B"/>
    <w:rsid w:val="008676CB"/>
    <w:rsid w:val="008677A8"/>
    <w:rsid w:val="00867905"/>
    <w:rsid w:val="00867BFE"/>
    <w:rsid w:val="0087042C"/>
    <w:rsid w:val="00870A98"/>
    <w:rsid w:val="00870C96"/>
    <w:rsid w:val="0087106C"/>
    <w:rsid w:val="00871EA6"/>
    <w:rsid w:val="008729EA"/>
    <w:rsid w:val="00873432"/>
    <w:rsid w:val="008738F6"/>
    <w:rsid w:val="008741D6"/>
    <w:rsid w:val="008742EA"/>
    <w:rsid w:val="00874D31"/>
    <w:rsid w:val="008752EE"/>
    <w:rsid w:val="0087557C"/>
    <w:rsid w:val="00875B3C"/>
    <w:rsid w:val="00876A68"/>
    <w:rsid w:val="00876EAD"/>
    <w:rsid w:val="00877572"/>
    <w:rsid w:val="008775D9"/>
    <w:rsid w:val="00877959"/>
    <w:rsid w:val="008801FA"/>
    <w:rsid w:val="0088028E"/>
    <w:rsid w:val="00880C57"/>
    <w:rsid w:val="008815C4"/>
    <w:rsid w:val="008816E1"/>
    <w:rsid w:val="00881A20"/>
    <w:rsid w:val="00881B4A"/>
    <w:rsid w:val="00881C81"/>
    <w:rsid w:val="0088216E"/>
    <w:rsid w:val="00882735"/>
    <w:rsid w:val="008833DA"/>
    <w:rsid w:val="0088343D"/>
    <w:rsid w:val="00883565"/>
    <w:rsid w:val="008835BB"/>
    <w:rsid w:val="00883606"/>
    <w:rsid w:val="0088376E"/>
    <w:rsid w:val="00883932"/>
    <w:rsid w:val="00883F59"/>
    <w:rsid w:val="00883F75"/>
    <w:rsid w:val="00883FA5"/>
    <w:rsid w:val="008840DC"/>
    <w:rsid w:val="008847CB"/>
    <w:rsid w:val="00885C02"/>
    <w:rsid w:val="00885E84"/>
    <w:rsid w:val="0088670F"/>
    <w:rsid w:val="0088675D"/>
    <w:rsid w:val="00886D3F"/>
    <w:rsid w:val="0088711C"/>
    <w:rsid w:val="0088713D"/>
    <w:rsid w:val="008871B9"/>
    <w:rsid w:val="008875DC"/>
    <w:rsid w:val="008878B4"/>
    <w:rsid w:val="00887E3D"/>
    <w:rsid w:val="008906FA"/>
    <w:rsid w:val="00890D2E"/>
    <w:rsid w:val="00890F85"/>
    <w:rsid w:val="00891EF1"/>
    <w:rsid w:val="008926CF"/>
    <w:rsid w:val="00892837"/>
    <w:rsid w:val="00892CF3"/>
    <w:rsid w:val="0089480F"/>
    <w:rsid w:val="008948FC"/>
    <w:rsid w:val="0089536D"/>
    <w:rsid w:val="00895607"/>
    <w:rsid w:val="0089617E"/>
    <w:rsid w:val="00896719"/>
    <w:rsid w:val="00896F13"/>
    <w:rsid w:val="008971E4"/>
    <w:rsid w:val="00897761"/>
    <w:rsid w:val="00897D36"/>
    <w:rsid w:val="00897DE0"/>
    <w:rsid w:val="00897E04"/>
    <w:rsid w:val="00897FEE"/>
    <w:rsid w:val="008A0215"/>
    <w:rsid w:val="008A025C"/>
    <w:rsid w:val="008A03B8"/>
    <w:rsid w:val="008A099C"/>
    <w:rsid w:val="008A0BF2"/>
    <w:rsid w:val="008A0C24"/>
    <w:rsid w:val="008A12D9"/>
    <w:rsid w:val="008A1748"/>
    <w:rsid w:val="008A1913"/>
    <w:rsid w:val="008A191D"/>
    <w:rsid w:val="008A1BC9"/>
    <w:rsid w:val="008A1CD7"/>
    <w:rsid w:val="008A1D65"/>
    <w:rsid w:val="008A225A"/>
    <w:rsid w:val="008A2399"/>
    <w:rsid w:val="008A2757"/>
    <w:rsid w:val="008A2AC9"/>
    <w:rsid w:val="008A3156"/>
    <w:rsid w:val="008A317C"/>
    <w:rsid w:val="008A38B3"/>
    <w:rsid w:val="008A3A8D"/>
    <w:rsid w:val="008A3C92"/>
    <w:rsid w:val="008A4995"/>
    <w:rsid w:val="008A49BD"/>
    <w:rsid w:val="008A4B4E"/>
    <w:rsid w:val="008A4EBA"/>
    <w:rsid w:val="008A5412"/>
    <w:rsid w:val="008A58EA"/>
    <w:rsid w:val="008A60F9"/>
    <w:rsid w:val="008A61E0"/>
    <w:rsid w:val="008A6759"/>
    <w:rsid w:val="008A74CE"/>
    <w:rsid w:val="008A7F5E"/>
    <w:rsid w:val="008B051E"/>
    <w:rsid w:val="008B0678"/>
    <w:rsid w:val="008B0A6B"/>
    <w:rsid w:val="008B0F8D"/>
    <w:rsid w:val="008B18F7"/>
    <w:rsid w:val="008B1937"/>
    <w:rsid w:val="008B19AC"/>
    <w:rsid w:val="008B26CA"/>
    <w:rsid w:val="008B2E3A"/>
    <w:rsid w:val="008B2EDF"/>
    <w:rsid w:val="008B3130"/>
    <w:rsid w:val="008B37A5"/>
    <w:rsid w:val="008B3C95"/>
    <w:rsid w:val="008B4241"/>
    <w:rsid w:val="008B4553"/>
    <w:rsid w:val="008B4A6E"/>
    <w:rsid w:val="008B4F88"/>
    <w:rsid w:val="008B5334"/>
    <w:rsid w:val="008B5348"/>
    <w:rsid w:val="008B5371"/>
    <w:rsid w:val="008B5710"/>
    <w:rsid w:val="008B587D"/>
    <w:rsid w:val="008B5AB0"/>
    <w:rsid w:val="008B63E9"/>
    <w:rsid w:val="008B6AF6"/>
    <w:rsid w:val="008B6D68"/>
    <w:rsid w:val="008B71C8"/>
    <w:rsid w:val="008B731A"/>
    <w:rsid w:val="008B7552"/>
    <w:rsid w:val="008B7D27"/>
    <w:rsid w:val="008B7F7C"/>
    <w:rsid w:val="008C1552"/>
    <w:rsid w:val="008C15C0"/>
    <w:rsid w:val="008C17B9"/>
    <w:rsid w:val="008C1887"/>
    <w:rsid w:val="008C2572"/>
    <w:rsid w:val="008C2687"/>
    <w:rsid w:val="008C26FB"/>
    <w:rsid w:val="008C2855"/>
    <w:rsid w:val="008C28D0"/>
    <w:rsid w:val="008C3060"/>
    <w:rsid w:val="008C357A"/>
    <w:rsid w:val="008C4074"/>
    <w:rsid w:val="008C48D9"/>
    <w:rsid w:val="008C4A06"/>
    <w:rsid w:val="008C4D3E"/>
    <w:rsid w:val="008C4E58"/>
    <w:rsid w:val="008C52E2"/>
    <w:rsid w:val="008C5C3D"/>
    <w:rsid w:val="008C6083"/>
    <w:rsid w:val="008C61D9"/>
    <w:rsid w:val="008C63F0"/>
    <w:rsid w:val="008C64FB"/>
    <w:rsid w:val="008C73AD"/>
    <w:rsid w:val="008C7479"/>
    <w:rsid w:val="008D00A3"/>
    <w:rsid w:val="008D0895"/>
    <w:rsid w:val="008D0BBB"/>
    <w:rsid w:val="008D0DE7"/>
    <w:rsid w:val="008D107A"/>
    <w:rsid w:val="008D1380"/>
    <w:rsid w:val="008D1664"/>
    <w:rsid w:val="008D1B7A"/>
    <w:rsid w:val="008D2434"/>
    <w:rsid w:val="008D266A"/>
    <w:rsid w:val="008D2686"/>
    <w:rsid w:val="008D28CC"/>
    <w:rsid w:val="008D2E66"/>
    <w:rsid w:val="008D33BA"/>
    <w:rsid w:val="008D3556"/>
    <w:rsid w:val="008D3759"/>
    <w:rsid w:val="008D3918"/>
    <w:rsid w:val="008D3934"/>
    <w:rsid w:val="008D4252"/>
    <w:rsid w:val="008D4533"/>
    <w:rsid w:val="008D5394"/>
    <w:rsid w:val="008D578C"/>
    <w:rsid w:val="008D595A"/>
    <w:rsid w:val="008D67A0"/>
    <w:rsid w:val="008D6A8D"/>
    <w:rsid w:val="008D6DF4"/>
    <w:rsid w:val="008D76D0"/>
    <w:rsid w:val="008E028D"/>
    <w:rsid w:val="008E06F2"/>
    <w:rsid w:val="008E081D"/>
    <w:rsid w:val="008E0B3C"/>
    <w:rsid w:val="008E1E49"/>
    <w:rsid w:val="008E1EFE"/>
    <w:rsid w:val="008E2DDF"/>
    <w:rsid w:val="008E2E67"/>
    <w:rsid w:val="008E3112"/>
    <w:rsid w:val="008E31D9"/>
    <w:rsid w:val="008E34F3"/>
    <w:rsid w:val="008E3E3F"/>
    <w:rsid w:val="008E3E97"/>
    <w:rsid w:val="008E4099"/>
    <w:rsid w:val="008E40FC"/>
    <w:rsid w:val="008E444A"/>
    <w:rsid w:val="008E47BD"/>
    <w:rsid w:val="008E5401"/>
    <w:rsid w:val="008E548C"/>
    <w:rsid w:val="008E5AA6"/>
    <w:rsid w:val="008E6993"/>
    <w:rsid w:val="008E6D37"/>
    <w:rsid w:val="008E6FBD"/>
    <w:rsid w:val="008E71B8"/>
    <w:rsid w:val="008E7227"/>
    <w:rsid w:val="008E7840"/>
    <w:rsid w:val="008F0742"/>
    <w:rsid w:val="008F090D"/>
    <w:rsid w:val="008F0BF5"/>
    <w:rsid w:val="008F1402"/>
    <w:rsid w:val="008F2316"/>
    <w:rsid w:val="008F2539"/>
    <w:rsid w:val="008F268F"/>
    <w:rsid w:val="008F3249"/>
    <w:rsid w:val="008F326C"/>
    <w:rsid w:val="008F3290"/>
    <w:rsid w:val="008F339F"/>
    <w:rsid w:val="008F341E"/>
    <w:rsid w:val="008F3768"/>
    <w:rsid w:val="008F3A49"/>
    <w:rsid w:val="008F3A53"/>
    <w:rsid w:val="008F3C41"/>
    <w:rsid w:val="008F414F"/>
    <w:rsid w:val="008F43C3"/>
    <w:rsid w:val="008F452C"/>
    <w:rsid w:val="008F4631"/>
    <w:rsid w:val="008F4797"/>
    <w:rsid w:val="008F4A24"/>
    <w:rsid w:val="008F4CCF"/>
    <w:rsid w:val="008F4FD5"/>
    <w:rsid w:val="008F4FF4"/>
    <w:rsid w:val="008F55CA"/>
    <w:rsid w:val="008F5BD8"/>
    <w:rsid w:val="008F5CDA"/>
    <w:rsid w:val="008F5D43"/>
    <w:rsid w:val="008F5E46"/>
    <w:rsid w:val="008F61E1"/>
    <w:rsid w:val="008F7368"/>
    <w:rsid w:val="00900423"/>
    <w:rsid w:val="00900720"/>
    <w:rsid w:val="00900D0E"/>
    <w:rsid w:val="0090107D"/>
    <w:rsid w:val="00901B10"/>
    <w:rsid w:val="009021FF"/>
    <w:rsid w:val="00902573"/>
    <w:rsid w:val="00902715"/>
    <w:rsid w:val="00903355"/>
    <w:rsid w:val="00903CCF"/>
    <w:rsid w:val="00903D92"/>
    <w:rsid w:val="00903E69"/>
    <w:rsid w:val="009044BC"/>
    <w:rsid w:val="00904A03"/>
    <w:rsid w:val="00904A26"/>
    <w:rsid w:val="00905146"/>
    <w:rsid w:val="009051AC"/>
    <w:rsid w:val="009053A2"/>
    <w:rsid w:val="00905458"/>
    <w:rsid w:val="009056D8"/>
    <w:rsid w:val="009057FA"/>
    <w:rsid w:val="00905A9A"/>
    <w:rsid w:val="009061AB"/>
    <w:rsid w:val="009078FD"/>
    <w:rsid w:val="00907AA5"/>
    <w:rsid w:val="009106FD"/>
    <w:rsid w:val="0091070B"/>
    <w:rsid w:val="009110D4"/>
    <w:rsid w:val="009115D0"/>
    <w:rsid w:val="00911CB8"/>
    <w:rsid w:val="00912109"/>
    <w:rsid w:val="0091215E"/>
    <w:rsid w:val="0091237F"/>
    <w:rsid w:val="00912A1E"/>
    <w:rsid w:val="00913D39"/>
    <w:rsid w:val="009149CB"/>
    <w:rsid w:val="0091559B"/>
    <w:rsid w:val="00915938"/>
    <w:rsid w:val="00915A37"/>
    <w:rsid w:val="009160DF"/>
    <w:rsid w:val="0091625D"/>
    <w:rsid w:val="0091654C"/>
    <w:rsid w:val="00916A10"/>
    <w:rsid w:val="00916B36"/>
    <w:rsid w:val="00916BB4"/>
    <w:rsid w:val="00916F54"/>
    <w:rsid w:val="00917825"/>
    <w:rsid w:val="00917846"/>
    <w:rsid w:val="00917A0F"/>
    <w:rsid w:val="00917CB3"/>
    <w:rsid w:val="00920498"/>
    <w:rsid w:val="009206DE"/>
    <w:rsid w:val="00920919"/>
    <w:rsid w:val="00921B96"/>
    <w:rsid w:val="00921BC3"/>
    <w:rsid w:val="00922AD7"/>
    <w:rsid w:val="00922D4C"/>
    <w:rsid w:val="00922D54"/>
    <w:rsid w:val="00922FBB"/>
    <w:rsid w:val="009231D7"/>
    <w:rsid w:val="009240E4"/>
    <w:rsid w:val="00924BD0"/>
    <w:rsid w:val="00924C43"/>
    <w:rsid w:val="00925547"/>
    <w:rsid w:val="00925F92"/>
    <w:rsid w:val="009260F0"/>
    <w:rsid w:val="009263AC"/>
    <w:rsid w:val="0092648D"/>
    <w:rsid w:val="0092659D"/>
    <w:rsid w:val="00926E44"/>
    <w:rsid w:val="009270AB"/>
    <w:rsid w:val="00927707"/>
    <w:rsid w:val="00927C45"/>
    <w:rsid w:val="00927CC9"/>
    <w:rsid w:val="00927DC8"/>
    <w:rsid w:val="0093033E"/>
    <w:rsid w:val="00930C93"/>
    <w:rsid w:val="00930FF9"/>
    <w:rsid w:val="009312CB"/>
    <w:rsid w:val="009316FA"/>
    <w:rsid w:val="00931849"/>
    <w:rsid w:val="00931F32"/>
    <w:rsid w:val="00932124"/>
    <w:rsid w:val="009322A9"/>
    <w:rsid w:val="00932418"/>
    <w:rsid w:val="009324AA"/>
    <w:rsid w:val="00932561"/>
    <w:rsid w:val="009326FC"/>
    <w:rsid w:val="00932980"/>
    <w:rsid w:val="009332AE"/>
    <w:rsid w:val="0093364E"/>
    <w:rsid w:val="009337A1"/>
    <w:rsid w:val="00933812"/>
    <w:rsid w:val="00934923"/>
    <w:rsid w:val="00934B12"/>
    <w:rsid w:val="00934EF0"/>
    <w:rsid w:val="00934FFD"/>
    <w:rsid w:val="0093526F"/>
    <w:rsid w:val="009355E1"/>
    <w:rsid w:val="0093634F"/>
    <w:rsid w:val="009363BB"/>
    <w:rsid w:val="00936EBE"/>
    <w:rsid w:val="00936F64"/>
    <w:rsid w:val="009374FA"/>
    <w:rsid w:val="00937DBB"/>
    <w:rsid w:val="009403FB"/>
    <w:rsid w:val="00941316"/>
    <w:rsid w:val="0094133E"/>
    <w:rsid w:val="00941465"/>
    <w:rsid w:val="00941690"/>
    <w:rsid w:val="00942600"/>
    <w:rsid w:val="00942A1B"/>
    <w:rsid w:val="00942A76"/>
    <w:rsid w:val="00942B6B"/>
    <w:rsid w:val="00942B88"/>
    <w:rsid w:val="00942D3F"/>
    <w:rsid w:val="0094351B"/>
    <w:rsid w:val="009437FC"/>
    <w:rsid w:val="00943CB2"/>
    <w:rsid w:val="00944783"/>
    <w:rsid w:val="00944A41"/>
    <w:rsid w:val="00944C2F"/>
    <w:rsid w:val="00944CA3"/>
    <w:rsid w:val="0094530B"/>
    <w:rsid w:val="0094540F"/>
    <w:rsid w:val="009455EA"/>
    <w:rsid w:val="00945A34"/>
    <w:rsid w:val="00945A7B"/>
    <w:rsid w:val="0094601F"/>
    <w:rsid w:val="00946263"/>
    <w:rsid w:val="009463F0"/>
    <w:rsid w:val="00946477"/>
    <w:rsid w:val="0094651C"/>
    <w:rsid w:val="00946577"/>
    <w:rsid w:val="00946BA2"/>
    <w:rsid w:val="00946FB3"/>
    <w:rsid w:val="0094793D"/>
    <w:rsid w:val="00947ABB"/>
    <w:rsid w:val="00947AEA"/>
    <w:rsid w:val="00947CEC"/>
    <w:rsid w:val="00947D03"/>
    <w:rsid w:val="0095000C"/>
    <w:rsid w:val="00950724"/>
    <w:rsid w:val="009509F3"/>
    <w:rsid w:val="00950C43"/>
    <w:rsid w:val="00951A6F"/>
    <w:rsid w:val="00951CD8"/>
    <w:rsid w:val="009522F9"/>
    <w:rsid w:val="0095243F"/>
    <w:rsid w:val="0095272C"/>
    <w:rsid w:val="00952BE4"/>
    <w:rsid w:val="00952C36"/>
    <w:rsid w:val="009530D4"/>
    <w:rsid w:val="009532F4"/>
    <w:rsid w:val="009538D1"/>
    <w:rsid w:val="00953C8C"/>
    <w:rsid w:val="009542AB"/>
    <w:rsid w:val="00954358"/>
    <w:rsid w:val="009543A6"/>
    <w:rsid w:val="00954529"/>
    <w:rsid w:val="0095453D"/>
    <w:rsid w:val="00954631"/>
    <w:rsid w:val="009548E6"/>
    <w:rsid w:val="009551FD"/>
    <w:rsid w:val="00955C12"/>
    <w:rsid w:val="009564AB"/>
    <w:rsid w:val="00956768"/>
    <w:rsid w:val="00956927"/>
    <w:rsid w:val="009574E3"/>
    <w:rsid w:val="009575F9"/>
    <w:rsid w:val="00957748"/>
    <w:rsid w:val="00957DA8"/>
    <w:rsid w:val="00957E02"/>
    <w:rsid w:val="00960340"/>
    <w:rsid w:val="0096049C"/>
    <w:rsid w:val="009606C9"/>
    <w:rsid w:val="00960750"/>
    <w:rsid w:val="00961D88"/>
    <w:rsid w:val="00963EA4"/>
    <w:rsid w:val="009643E1"/>
    <w:rsid w:val="009644EF"/>
    <w:rsid w:val="00964ABD"/>
    <w:rsid w:val="009650C3"/>
    <w:rsid w:val="0096591D"/>
    <w:rsid w:val="00965DD7"/>
    <w:rsid w:val="009665AD"/>
    <w:rsid w:val="00966849"/>
    <w:rsid w:val="00966E9B"/>
    <w:rsid w:val="009671BD"/>
    <w:rsid w:val="00967292"/>
    <w:rsid w:val="0096757B"/>
    <w:rsid w:val="0096775B"/>
    <w:rsid w:val="009701E3"/>
    <w:rsid w:val="009702F3"/>
    <w:rsid w:val="009705D2"/>
    <w:rsid w:val="0097168A"/>
    <w:rsid w:val="009716DA"/>
    <w:rsid w:val="00971883"/>
    <w:rsid w:val="009721D8"/>
    <w:rsid w:val="009722A8"/>
    <w:rsid w:val="009727A7"/>
    <w:rsid w:val="00972A5E"/>
    <w:rsid w:val="00972AF7"/>
    <w:rsid w:val="00972B42"/>
    <w:rsid w:val="009732BE"/>
    <w:rsid w:val="00973921"/>
    <w:rsid w:val="00974211"/>
    <w:rsid w:val="009744ED"/>
    <w:rsid w:val="00974D80"/>
    <w:rsid w:val="009754E6"/>
    <w:rsid w:val="009754E9"/>
    <w:rsid w:val="009758D2"/>
    <w:rsid w:val="00975B52"/>
    <w:rsid w:val="00975CCB"/>
    <w:rsid w:val="00975F72"/>
    <w:rsid w:val="009761F8"/>
    <w:rsid w:val="009764DE"/>
    <w:rsid w:val="00976BE7"/>
    <w:rsid w:val="00977683"/>
    <w:rsid w:val="0097783B"/>
    <w:rsid w:val="00977ABC"/>
    <w:rsid w:val="00980171"/>
    <w:rsid w:val="0098150E"/>
    <w:rsid w:val="00981A1F"/>
    <w:rsid w:val="0098257E"/>
    <w:rsid w:val="00982BCC"/>
    <w:rsid w:val="00982FF3"/>
    <w:rsid w:val="0098307A"/>
    <w:rsid w:val="0098352E"/>
    <w:rsid w:val="009844CA"/>
    <w:rsid w:val="009845A8"/>
    <w:rsid w:val="00984AEC"/>
    <w:rsid w:val="00985E96"/>
    <w:rsid w:val="00986243"/>
    <w:rsid w:val="00986618"/>
    <w:rsid w:val="00986D90"/>
    <w:rsid w:val="00986EE7"/>
    <w:rsid w:val="009875E3"/>
    <w:rsid w:val="00987770"/>
    <w:rsid w:val="00987A78"/>
    <w:rsid w:val="00990B42"/>
    <w:rsid w:val="00990DFE"/>
    <w:rsid w:val="00991458"/>
    <w:rsid w:val="00991639"/>
    <w:rsid w:val="00991CED"/>
    <w:rsid w:val="00991E35"/>
    <w:rsid w:val="00992306"/>
    <w:rsid w:val="009928E5"/>
    <w:rsid w:val="009928F1"/>
    <w:rsid w:val="00992A3C"/>
    <w:rsid w:val="00993709"/>
    <w:rsid w:val="00994379"/>
    <w:rsid w:val="00994A57"/>
    <w:rsid w:val="00994BD7"/>
    <w:rsid w:val="009953BF"/>
    <w:rsid w:val="009953C4"/>
    <w:rsid w:val="009954B4"/>
    <w:rsid w:val="009956D3"/>
    <w:rsid w:val="00995AC9"/>
    <w:rsid w:val="00996769"/>
    <w:rsid w:val="00996AB5"/>
    <w:rsid w:val="00996E93"/>
    <w:rsid w:val="009A1C79"/>
    <w:rsid w:val="009A1F15"/>
    <w:rsid w:val="009A1F84"/>
    <w:rsid w:val="009A27EC"/>
    <w:rsid w:val="009A2E11"/>
    <w:rsid w:val="009A37AC"/>
    <w:rsid w:val="009A3EA6"/>
    <w:rsid w:val="009A3FDD"/>
    <w:rsid w:val="009A4294"/>
    <w:rsid w:val="009A4503"/>
    <w:rsid w:val="009A464D"/>
    <w:rsid w:val="009A4F69"/>
    <w:rsid w:val="009A626D"/>
    <w:rsid w:val="009A64A8"/>
    <w:rsid w:val="009A64CD"/>
    <w:rsid w:val="009A70DF"/>
    <w:rsid w:val="009A7C8F"/>
    <w:rsid w:val="009A7CF5"/>
    <w:rsid w:val="009A7DDE"/>
    <w:rsid w:val="009B05BE"/>
    <w:rsid w:val="009B14B6"/>
    <w:rsid w:val="009B1B2B"/>
    <w:rsid w:val="009B20D7"/>
    <w:rsid w:val="009B2530"/>
    <w:rsid w:val="009B26C2"/>
    <w:rsid w:val="009B372A"/>
    <w:rsid w:val="009B39C2"/>
    <w:rsid w:val="009B3C3F"/>
    <w:rsid w:val="009B4584"/>
    <w:rsid w:val="009B4767"/>
    <w:rsid w:val="009B48CC"/>
    <w:rsid w:val="009B5139"/>
    <w:rsid w:val="009B53E9"/>
    <w:rsid w:val="009B592C"/>
    <w:rsid w:val="009B5D3F"/>
    <w:rsid w:val="009B6D3B"/>
    <w:rsid w:val="009B6E06"/>
    <w:rsid w:val="009B6F5E"/>
    <w:rsid w:val="009B7134"/>
    <w:rsid w:val="009B722C"/>
    <w:rsid w:val="009B7A72"/>
    <w:rsid w:val="009C0188"/>
    <w:rsid w:val="009C0A0F"/>
    <w:rsid w:val="009C0AD2"/>
    <w:rsid w:val="009C156E"/>
    <w:rsid w:val="009C2277"/>
    <w:rsid w:val="009C2327"/>
    <w:rsid w:val="009C359A"/>
    <w:rsid w:val="009C35FF"/>
    <w:rsid w:val="009C3A30"/>
    <w:rsid w:val="009C3C44"/>
    <w:rsid w:val="009C41ED"/>
    <w:rsid w:val="009C4557"/>
    <w:rsid w:val="009C47D7"/>
    <w:rsid w:val="009C5362"/>
    <w:rsid w:val="009C551B"/>
    <w:rsid w:val="009C5739"/>
    <w:rsid w:val="009C58B8"/>
    <w:rsid w:val="009C5CFF"/>
    <w:rsid w:val="009C60CA"/>
    <w:rsid w:val="009C6437"/>
    <w:rsid w:val="009C671A"/>
    <w:rsid w:val="009C6866"/>
    <w:rsid w:val="009C7013"/>
    <w:rsid w:val="009C76C3"/>
    <w:rsid w:val="009C778A"/>
    <w:rsid w:val="009C7FAC"/>
    <w:rsid w:val="009D0567"/>
    <w:rsid w:val="009D0D8A"/>
    <w:rsid w:val="009D1768"/>
    <w:rsid w:val="009D1957"/>
    <w:rsid w:val="009D1A3C"/>
    <w:rsid w:val="009D207A"/>
    <w:rsid w:val="009D231A"/>
    <w:rsid w:val="009D3041"/>
    <w:rsid w:val="009D323B"/>
    <w:rsid w:val="009D3445"/>
    <w:rsid w:val="009D4077"/>
    <w:rsid w:val="009D4727"/>
    <w:rsid w:val="009D4EC7"/>
    <w:rsid w:val="009D5098"/>
    <w:rsid w:val="009D5656"/>
    <w:rsid w:val="009D5A78"/>
    <w:rsid w:val="009D5B31"/>
    <w:rsid w:val="009D5B59"/>
    <w:rsid w:val="009D6262"/>
    <w:rsid w:val="009D67D8"/>
    <w:rsid w:val="009D6AF9"/>
    <w:rsid w:val="009D6D35"/>
    <w:rsid w:val="009D6D76"/>
    <w:rsid w:val="009D708F"/>
    <w:rsid w:val="009D7438"/>
    <w:rsid w:val="009D7B06"/>
    <w:rsid w:val="009D7F01"/>
    <w:rsid w:val="009D7FA5"/>
    <w:rsid w:val="009E1672"/>
    <w:rsid w:val="009E1AFB"/>
    <w:rsid w:val="009E1EF1"/>
    <w:rsid w:val="009E2B39"/>
    <w:rsid w:val="009E2B91"/>
    <w:rsid w:val="009E2BBA"/>
    <w:rsid w:val="009E3206"/>
    <w:rsid w:val="009E33F0"/>
    <w:rsid w:val="009E37D0"/>
    <w:rsid w:val="009E45D4"/>
    <w:rsid w:val="009E4675"/>
    <w:rsid w:val="009E4768"/>
    <w:rsid w:val="009E4A1D"/>
    <w:rsid w:val="009E4D7D"/>
    <w:rsid w:val="009E5050"/>
    <w:rsid w:val="009E5093"/>
    <w:rsid w:val="009E558A"/>
    <w:rsid w:val="009E581F"/>
    <w:rsid w:val="009E582A"/>
    <w:rsid w:val="009E597C"/>
    <w:rsid w:val="009E5CA0"/>
    <w:rsid w:val="009E5D30"/>
    <w:rsid w:val="009E6068"/>
    <w:rsid w:val="009E60A2"/>
    <w:rsid w:val="009E6519"/>
    <w:rsid w:val="009E6638"/>
    <w:rsid w:val="009E701D"/>
    <w:rsid w:val="009F120B"/>
    <w:rsid w:val="009F17A2"/>
    <w:rsid w:val="009F2442"/>
    <w:rsid w:val="009F257B"/>
    <w:rsid w:val="009F2D9C"/>
    <w:rsid w:val="009F37D0"/>
    <w:rsid w:val="009F4237"/>
    <w:rsid w:val="009F47C8"/>
    <w:rsid w:val="009F4840"/>
    <w:rsid w:val="009F4939"/>
    <w:rsid w:val="009F49F7"/>
    <w:rsid w:val="009F4B3B"/>
    <w:rsid w:val="009F5822"/>
    <w:rsid w:val="009F5CF7"/>
    <w:rsid w:val="009F609C"/>
    <w:rsid w:val="009F6565"/>
    <w:rsid w:val="009F6815"/>
    <w:rsid w:val="009F6D75"/>
    <w:rsid w:val="009F6E08"/>
    <w:rsid w:val="009F72B4"/>
    <w:rsid w:val="009F72E1"/>
    <w:rsid w:val="009F75D7"/>
    <w:rsid w:val="009F76CB"/>
    <w:rsid w:val="009F7B4E"/>
    <w:rsid w:val="009F7D1B"/>
    <w:rsid w:val="00A001FD"/>
    <w:rsid w:val="00A00534"/>
    <w:rsid w:val="00A0109E"/>
    <w:rsid w:val="00A011DD"/>
    <w:rsid w:val="00A014B9"/>
    <w:rsid w:val="00A01830"/>
    <w:rsid w:val="00A019FB"/>
    <w:rsid w:val="00A01D27"/>
    <w:rsid w:val="00A01EAC"/>
    <w:rsid w:val="00A01F29"/>
    <w:rsid w:val="00A0207F"/>
    <w:rsid w:val="00A02117"/>
    <w:rsid w:val="00A023AA"/>
    <w:rsid w:val="00A023BD"/>
    <w:rsid w:val="00A02B3C"/>
    <w:rsid w:val="00A02DB4"/>
    <w:rsid w:val="00A034E5"/>
    <w:rsid w:val="00A03706"/>
    <w:rsid w:val="00A03F38"/>
    <w:rsid w:val="00A0425E"/>
    <w:rsid w:val="00A0427B"/>
    <w:rsid w:val="00A04B5A"/>
    <w:rsid w:val="00A0596D"/>
    <w:rsid w:val="00A059C2"/>
    <w:rsid w:val="00A05A04"/>
    <w:rsid w:val="00A05D67"/>
    <w:rsid w:val="00A0616B"/>
    <w:rsid w:val="00A06196"/>
    <w:rsid w:val="00A06283"/>
    <w:rsid w:val="00A062D8"/>
    <w:rsid w:val="00A068DD"/>
    <w:rsid w:val="00A069FC"/>
    <w:rsid w:val="00A06BB0"/>
    <w:rsid w:val="00A07129"/>
    <w:rsid w:val="00A071D5"/>
    <w:rsid w:val="00A07342"/>
    <w:rsid w:val="00A073DC"/>
    <w:rsid w:val="00A07BF1"/>
    <w:rsid w:val="00A1031D"/>
    <w:rsid w:val="00A10612"/>
    <w:rsid w:val="00A10EAE"/>
    <w:rsid w:val="00A10F9D"/>
    <w:rsid w:val="00A11041"/>
    <w:rsid w:val="00A11574"/>
    <w:rsid w:val="00A126A5"/>
    <w:rsid w:val="00A12E33"/>
    <w:rsid w:val="00A12E59"/>
    <w:rsid w:val="00A12F07"/>
    <w:rsid w:val="00A137EC"/>
    <w:rsid w:val="00A139B5"/>
    <w:rsid w:val="00A13AD4"/>
    <w:rsid w:val="00A13F48"/>
    <w:rsid w:val="00A1411F"/>
    <w:rsid w:val="00A1445F"/>
    <w:rsid w:val="00A148DF"/>
    <w:rsid w:val="00A151A1"/>
    <w:rsid w:val="00A157DF"/>
    <w:rsid w:val="00A160B2"/>
    <w:rsid w:val="00A164C9"/>
    <w:rsid w:val="00A167BA"/>
    <w:rsid w:val="00A17130"/>
    <w:rsid w:val="00A175FF"/>
    <w:rsid w:val="00A17ECE"/>
    <w:rsid w:val="00A20250"/>
    <w:rsid w:val="00A215D4"/>
    <w:rsid w:val="00A21C1B"/>
    <w:rsid w:val="00A22038"/>
    <w:rsid w:val="00A2218B"/>
    <w:rsid w:val="00A237EF"/>
    <w:rsid w:val="00A23EF0"/>
    <w:rsid w:val="00A242B8"/>
    <w:rsid w:val="00A250CE"/>
    <w:rsid w:val="00A256F0"/>
    <w:rsid w:val="00A25A72"/>
    <w:rsid w:val="00A2617C"/>
    <w:rsid w:val="00A274AE"/>
    <w:rsid w:val="00A27E8E"/>
    <w:rsid w:val="00A303C7"/>
    <w:rsid w:val="00A3043F"/>
    <w:rsid w:val="00A30AC3"/>
    <w:rsid w:val="00A3136F"/>
    <w:rsid w:val="00A32155"/>
    <w:rsid w:val="00A322BF"/>
    <w:rsid w:val="00A32A60"/>
    <w:rsid w:val="00A32B20"/>
    <w:rsid w:val="00A334FE"/>
    <w:rsid w:val="00A33593"/>
    <w:rsid w:val="00A33C92"/>
    <w:rsid w:val="00A3468E"/>
    <w:rsid w:val="00A34D4A"/>
    <w:rsid w:val="00A35515"/>
    <w:rsid w:val="00A35645"/>
    <w:rsid w:val="00A35A80"/>
    <w:rsid w:val="00A35BBE"/>
    <w:rsid w:val="00A35BC9"/>
    <w:rsid w:val="00A36087"/>
    <w:rsid w:val="00A36088"/>
    <w:rsid w:val="00A3626E"/>
    <w:rsid w:val="00A36504"/>
    <w:rsid w:val="00A36A0A"/>
    <w:rsid w:val="00A36B9D"/>
    <w:rsid w:val="00A36BFE"/>
    <w:rsid w:val="00A36D92"/>
    <w:rsid w:val="00A371C4"/>
    <w:rsid w:val="00A372D5"/>
    <w:rsid w:val="00A37418"/>
    <w:rsid w:val="00A37567"/>
    <w:rsid w:val="00A37F6A"/>
    <w:rsid w:val="00A40369"/>
    <w:rsid w:val="00A4071A"/>
    <w:rsid w:val="00A4078D"/>
    <w:rsid w:val="00A40F31"/>
    <w:rsid w:val="00A419CF"/>
    <w:rsid w:val="00A41AA7"/>
    <w:rsid w:val="00A41AF4"/>
    <w:rsid w:val="00A41BCD"/>
    <w:rsid w:val="00A41D60"/>
    <w:rsid w:val="00A42689"/>
    <w:rsid w:val="00A42896"/>
    <w:rsid w:val="00A42A39"/>
    <w:rsid w:val="00A42B67"/>
    <w:rsid w:val="00A42C1D"/>
    <w:rsid w:val="00A42C8A"/>
    <w:rsid w:val="00A42F38"/>
    <w:rsid w:val="00A42F61"/>
    <w:rsid w:val="00A42FD1"/>
    <w:rsid w:val="00A43161"/>
    <w:rsid w:val="00A431FE"/>
    <w:rsid w:val="00A43449"/>
    <w:rsid w:val="00A43775"/>
    <w:rsid w:val="00A43A4E"/>
    <w:rsid w:val="00A43AFD"/>
    <w:rsid w:val="00A43DED"/>
    <w:rsid w:val="00A43EFA"/>
    <w:rsid w:val="00A44271"/>
    <w:rsid w:val="00A44AB6"/>
    <w:rsid w:val="00A45280"/>
    <w:rsid w:val="00A45308"/>
    <w:rsid w:val="00A459A3"/>
    <w:rsid w:val="00A46BC2"/>
    <w:rsid w:val="00A46D7B"/>
    <w:rsid w:val="00A47C0A"/>
    <w:rsid w:val="00A506B3"/>
    <w:rsid w:val="00A506F4"/>
    <w:rsid w:val="00A5090F"/>
    <w:rsid w:val="00A510B9"/>
    <w:rsid w:val="00A512B4"/>
    <w:rsid w:val="00A514C8"/>
    <w:rsid w:val="00A51ABA"/>
    <w:rsid w:val="00A528AB"/>
    <w:rsid w:val="00A52B77"/>
    <w:rsid w:val="00A53032"/>
    <w:rsid w:val="00A5335B"/>
    <w:rsid w:val="00A53477"/>
    <w:rsid w:val="00A537BF"/>
    <w:rsid w:val="00A53875"/>
    <w:rsid w:val="00A5428F"/>
    <w:rsid w:val="00A55099"/>
    <w:rsid w:val="00A55816"/>
    <w:rsid w:val="00A5584F"/>
    <w:rsid w:val="00A558E5"/>
    <w:rsid w:val="00A55BD5"/>
    <w:rsid w:val="00A55F24"/>
    <w:rsid w:val="00A56026"/>
    <w:rsid w:val="00A5707A"/>
    <w:rsid w:val="00A57451"/>
    <w:rsid w:val="00A578B5"/>
    <w:rsid w:val="00A57AF9"/>
    <w:rsid w:val="00A57ECE"/>
    <w:rsid w:val="00A606BF"/>
    <w:rsid w:val="00A60C2C"/>
    <w:rsid w:val="00A615F7"/>
    <w:rsid w:val="00A61D05"/>
    <w:rsid w:val="00A62009"/>
    <w:rsid w:val="00A62690"/>
    <w:rsid w:val="00A627A7"/>
    <w:rsid w:val="00A627EF"/>
    <w:rsid w:val="00A62A50"/>
    <w:rsid w:val="00A62E99"/>
    <w:rsid w:val="00A64DFA"/>
    <w:rsid w:val="00A64FE3"/>
    <w:rsid w:val="00A650F7"/>
    <w:rsid w:val="00A65438"/>
    <w:rsid w:val="00A65E2E"/>
    <w:rsid w:val="00A6609D"/>
    <w:rsid w:val="00A667FD"/>
    <w:rsid w:val="00A669FB"/>
    <w:rsid w:val="00A66CFA"/>
    <w:rsid w:val="00A67313"/>
    <w:rsid w:val="00A673ED"/>
    <w:rsid w:val="00A67932"/>
    <w:rsid w:val="00A6799F"/>
    <w:rsid w:val="00A67DF8"/>
    <w:rsid w:val="00A67FAC"/>
    <w:rsid w:val="00A7003E"/>
    <w:rsid w:val="00A7013A"/>
    <w:rsid w:val="00A709AF"/>
    <w:rsid w:val="00A70AEA"/>
    <w:rsid w:val="00A70D07"/>
    <w:rsid w:val="00A70E1D"/>
    <w:rsid w:val="00A70E86"/>
    <w:rsid w:val="00A712A1"/>
    <w:rsid w:val="00A719A8"/>
    <w:rsid w:val="00A71C4F"/>
    <w:rsid w:val="00A71D79"/>
    <w:rsid w:val="00A724EE"/>
    <w:rsid w:val="00A724F6"/>
    <w:rsid w:val="00A729DD"/>
    <w:rsid w:val="00A72A86"/>
    <w:rsid w:val="00A730B6"/>
    <w:rsid w:val="00A737DC"/>
    <w:rsid w:val="00A73E9B"/>
    <w:rsid w:val="00A745D1"/>
    <w:rsid w:val="00A74C0C"/>
    <w:rsid w:val="00A752A9"/>
    <w:rsid w:val="00A75844"/>
    <w:rsid w:val="00A75BCB"/>
    <w:rsid w:val="00A75DA5"/>
    <w:rsid w:val="00A75DAE"/>
    <w:rsid w:val="00A760C9"/>
    <w:rsid w:val="00A762AF"/>
    <w:rsid w:val="00A762FE"/>
    <w:rsid w:val="00A7654A"/>
    <w:rsid w:val="00A7676D"/>
    <w:rsid w:val="00A76856"/>
    <w:rsid w:val="00A76A08"/>
    <w:rsid w:val="00A76A99"/>
    <w:rsid w:val="00A76BC7"/>
    <w:rsid w:val="00A77162"/>
    <w:rsid w:val="00A77208"/>
    <w:rsid w:val="00A772CF"/>
    <w:rsid w:val="00A77F49"/>
    <w:rsid w:val="00A800A0"/>
    <w:rsid w:val="00A80820"/>
    <w:rsid w:val="00A80C68"/>
    <w:rsid w:val="00A80D0A"/>
    <w:rsid w:val="00A80D0F"/>
    <w:rsid w:val="00A80F1D"/>
    <w:rsid w:val="00A81077"/>
    <w:rsid w:val="00A810B3"/>
    <w:rsid w:val="00A81A37"/>
    <w:rsid w:val="00A81D4D"/>
    <w:rsid w:val="00A820C3"/>
    <w:rsid w:val="00A8267F"/>
    <w:rsid w:val="00A82D91"/>
    <w:rsid w:val="00A82FF0"/>
    <w:rsid w:val="00A8321D"/>
    <w:rsid w:val="00A83912"/>
    <w:rsid w:val="00A83A1F"/>
    <w:rsid w:val="00A83FBE"/>
    <w:rsid w:val="00A841D3"/>
    <w:rsid w:val="00A8488F"/>
    <w:rsid w:val="00A84C16"/>
    <w:rsid w:val="00A8533B"/>
    <w:rsid w:val="00A857A7"/>
    <w:rsid w:val="00A86586"/>
    <w:rsid w:val="00A87086"/>
    <w:rsid w:val="00A90152"/>
    <w:rsid w:val="00A90496"/>
    <w:rsid w:val="00A90732"/>
    <w:rsid w:val="00A90D64"/>
    <w:rsid w:val="00A90D74"/>
    <w:rsid w:val="00A90EEE"/>
    <w:rsid w:val="00A91188"/>
    <w:rsid w:val="00A9131E"/>
    <w:rsid w:val="00A9139D"/>
    <w:rsid w:val="00A91959"/>
    <w:rsid w:val="00A91D63"/>
    <w:rsid w:val="00A920DE"/>
    <w:rsid w:val="00A92CE6"/>
    <w:rsid w:val="00A93226"/>
    <w:rsid w:val="00A93719"/>
    <w:rsid w:val="00A937DC"/>
    <w:rsid w:val="00A93DA5"/>
    <w:rsid w:val="00A941DB"/>
    <w:rsid w:val="00A9466A"/>
    <w:rsid w:val="00A947B2"/>
    <w:rsid w:val="00A94871"/>
    <w:rsid w:val="00A94BA7"/>
    <w:rsid w:val="00A95CE5"/>
    <w:rsid w:val="00A9614C"/>
    <w:rsid w:val="00A96333"/>
    <w:rsid w:val="00A969F3"/>
    <w:rsid w:val="00A96C43"/>
    <w:rsid w:val="00A974CD"/>
    <w:rsid w:val="00A978DE"/>
    <w:rsid w:val="00A97996"/>
    <w:rsid w:val="00AA03A2"/>
    <w:rsid w:val="00AA06B2"/>
    <w:rsid w:val="00AA06D8"/>
    <w:rsid w:val="00AA0B2C"/>
    <w:rsid w:val="00AA0D02"/>
    <w:rsid w:val="00AA1681"/>
    <w:rsid w:val="00AA1923"/>
    <w:rsid w:val="00AA1B2A"/>
    <w:rsid w:val="00AA1E3A"/>
    <w:rsid w:val="00AA27E3"/>
    <w:rsid w:val="00AA2803"/>
    <w:rsid w:val="00AA2C75"/>
    <w:rsid w:val="00AA2EE2"/>
    <w:rsid w:val="00AA32CB"/>
    <w:rsid w:val="00AA393E"/>
    <w:rsid w:val="00AA3A83"/>
    <w:rsid w:val="00AA3BE3"/>
    <w:rsid w:val="00AA3D8C"/>
    <w:rsid w:val="00AA3F75"/>
    <w:rsid w:val="00AA4044"/>
    <w:rsid w:val="00AA47E8"/>
    <w:rsid w:val="00AA49A7"/>
    <w:rsid w:val="00AA51D3"/>
    <w:rsid w:val="00AA5348"/>
    <w:rsid w:val="00AA6403"/>
    <w:rsid w:val="00AA67E3"/>
    <w:rsid w:val="00AA6C09"/>
    <w:rsid w:val="00AA772E"/>
    <w:rsid w:val="00AA7780"/>
    <w:rsid w:val="00AA7952"/>
    <w:rsid w:val="00AA79D3"/>
    <w:rsid w:val="00AB00A7"/>
    <w:rsid w:val="00AB075D"/>
    <w:rsid w:val="00AB10DF"/>
    <w:rsid w:val="00AB1A8E"/>
    <w:rsid w:val="00AB1CED"/>
    <w:rsid w:val="00AB317B"/>
    <w:rsid w:val="00AB34FA"/>
    <w:rsid w:val="00AB4BB0"/>
    <w:rsid w:val="00AB6215"/>
    <w:rsid w:val="00AB684C"/>
    <w:rsid w:val="00AB6D97"/>
    <w:rsid w:val="00AB7239"/>
    <w:rsid w:val="00AB7770"/>
    <w:rsid w:val="00AB77EE"/>
    <w:rsid w:val="00AB78F4"/>
    <w:rsid w:val="00AC025C"/>
    <w:rsid w:val="00AC0E04"/>
    <w:rsid w:val="00AC0EC4"/>
    <w:rsid w:val="00AC1497"/>
    <w:rsid w:val="00AC1611"/>
    <w:rsid w:val="00AC1FAF"/>
    <w:rsid w:val="00AC20F8"/>
    <w:rsid w:val="00AC23FB"/>
    <w:rsid w:val="00AC245A"/>
    <w:rsid w:val="00AC261C"/>
    <w:rsid w:val="00AC2DA4"/>
    <w:rsid w:val="00AC36B7"/>
    <w:rsid w:val="00AC454E"/>
    <w:rsid w:val="00AC4752"/>
    <w:rsid w:val="00AC4F6D"/>
    <w:rsid w:val="00AC50D4"/>
    <w:rsid w:val="00AC5845"/>
    <w:rsid w:val="00AC5935"/>
    <w:rsid w:val="00AC5FDA"/>
    <w:rsid w:val="00AC68A1"/>
    <w:rsid w:val="00AC6BB0"/>
    <w:rsid w:val="00AC72B0"/>
    <w:rsid w:val="00AD033A"/>
    <w:rsid w:val="00AD0893"/>
    <w:rsid w:val="00AD0D44"/>
    <w:rsid w:val="00AD15EF"/>
    <w:rsid w:val="00AD189A"/>
    <w:rsid w:val="00AD1968"/>
    <w:rsid w:val="00AD1A84"/>
    <w:rsid w:val="00AD2F37"/>
    <w:rsid w:val="00AD3173"/>
    <w:rsid w:val="00AD3848"/>
    <w:rsid w:val="00AD3EFD"/>
    <w:rsid w:val="00AD4D04"/>
    <w:rsid w:val="00AD50AB"/>
    <w:rsid w:val="00AD6D51"/>
    <w:rsid w:val="00AD75AA"/>
    <w:rsid w:val="00AD7871"/>
    <w:rsid w:val="00AE085D"/>
    <w:rsid w:val="00AE10CB"/>
    <w:rsid w:val="00AE128A"/>
    <w:rsid w:val="00AE13A8"/>
    <w:rsid w:val="00AE2321"/>
    <w:rsid w:val="00AE294C"/>
    <w:rsid w:val="00AE2B7E"/>
    <w:rsid w:val="00AE46DF"/>
    <w:rsid w:val="00AE484B"/>
    <w:rsid w:val="00AE4FB0"/>
    <w:rsid w:val="00AE507B"/>
    <w:rsid w:val="00AE515C"/>
    <w:rsid w:val="00AE5B22"/>
    <w:rsid w:val="00AE62DA"/>
    <w:rsid w:val="00AE7D3C"/>
    <w:rsid w:val="00AF0305"/>
    <w:rsid w:val="00AF0371"/>
    <w:rsid w:val="00AF06D4"/>
    <w:rsid w:val="00AF1414"/>
    <w:rsid w:val="00AF1CE0"/>
    <w:rsid w:val="00AF2B3F"/>
    <w:rsid w:val="00AF47EB"/>
    <w:rsid w:val="00AF47F4"/>
    <w:rsid w:val="00AF5841"/>
    <w:rsid w:val="00AF5D4E"/>
    <w:rsid w:val="00AF639A"/>
    <w:rsid w:val="00AF64C4"/>
    <w:rsid w:val="00AF68B1"/>
    <w:rsid w:val="00AF70CE"/>
    <w:rsid w:val="00AF72F7"/>
    <w:rsid w:val="00AF7747"/>
    <w:rsid w:val="00AF7BB5"/>
    <w:rsid w:val="00B002AD"/>
    <w:rsid w:val="00B005D5"/>
    <w:rsid w:val="00B006C3"/>
    <w:rsid w:val="00B007BC"/>
    <w:rsid w:val="00B00D0E"/>
    <w:rsid w:val="00B010A4"/>
    <w:rsid w:val="00B01675"/>
    <w:rsid w:val="00B026D1"/>
    <w:rsid w:val="00B028A8"/>
    <w:rsid w:val="00B0299B"/>
    <w:rsid w:val="00B02EF5"/>
    <w:rsid w:val="00B02F39"/>
    <w:rsid w:val="00B03509"/>
    <w:rsid w:val="00B035F9"/>
    <w:rsid w:val="00B03DB3"/>
    <w:rsid w:val="00B041D5"/>
    <w:rsid w:val="00B04603"/>
    <w:rsid w:val="00B049C9"/>
    <w:rsid w:val="00B0519E"/>
    <w:rsid w:val="00B0530C"/>
    <w:rsid w:val="00B0541B"/>
    <w:rsid w:val="00B0592A"/>
    <w:rsid w:val="00B05C5D"/>
    <w:rsid w:val="00B063CA"/>
    <w:rsid w:val="00B0781B"/>
    <w:rsid w:val="00B079A7"/>
    <w:rsid w:val="00B07C5D"/>
    <w:rsid w:val="00B07D0F"/>
    <w:rsid w:val="00B07E7A"/>
    <w:rsid w:val="00B07F86"/>
    <w:rsid w:val="00B07FF0"/>
    <w:rsid w:val="00B103D4"/>
    <w:rsid w:val="00B10A10"/>
    <w:rsid w:val="00B11088"/>
    <w:rsid w:val="00B123B8"/>
    <w:rsid w:val="00B126DC"/>
    <w:rsid w:val="00B12819"/>
    <w:rsid w:val="00B12A0D"/>
    <w:rsid w:val="00B12BC1"/>
    <w:rsid w:val="00B12F04"/>
    <w:rsid w:val="00B146BA"/>
    <w:rsid w:val="00B147EF"/>
    <w:rsid w:val="00B150CE"/>
    <w:rsid w:val="00B15709"/>
    <w:rsid w:val="00B15EA3"/>
    <w:rsid w:val="00B1619F"/>
    <w:rsid w:val="00B16D46"/>
    <w:rsid w:val="00B17160"/>
    <w:rsid w:val="00B17169"/>
    <w:rsid w:val="00B171A1"/>
    <w:rsid w:val="00B17932"/>
    <w:rsid w:val="00B20492"/>
    <w:rsid w:val="00B206D1"/>
    <w:rsid w:val="00B2104C"/>
    <w:rsid w:val="00B2120C"/>
    <w:rsid w:val="00B2199E"/>
    <w:rsid w:val="00B21AC3"/>
    <w:rsid w:val="00B21F1E"/>
    <w:rsid w:val="00B22717"/>
    <w:rsid w:val="00B2296B"/>
    <w:rsid w:val="00B22B43"/>
    <w:rsid w:val="00B22F9C"/>
    <w:rsid w:val="00B235B0"/>
    <w:rsid w:val="00B23C17"/>
    <w:rsid w:val="00B2417D"/>
    <w:rsid w:val="00B2457E"/>
    <w:rsid w:val="00B24677"/>
    <w:rsid w:val="00B24777"/>
    <w:rsid w:val="00B24CC2"/>
    <w:rsid w:val="00B25CB6"/>
    <w:rsid w:val="00B25EA6"/>
    <w:rsid w:val="00B26711"/>
    <w:rsid w:val="00B267B8"/>
    <w:rsid w:val="00B26A42"/>
    <w:rsid w:val="00B27283"/>
    <w:rsid w:val="00B27383"/>
    <w:rsid w:val="00B30771"/>
    <w:rsid w:val="00B30C38"/>
    <w:rsid w:val="00B3109D"/>
    <w:rsid w:val="00B314ED"/>
    <w:rsid w:val="00B31D3D"/>
    <w:rsid w:val="00B328D9"/>
    <w:rsid w:val="00B32EBE"/>
    <w:rsid w:val="00B330B7"/>
    <w:rsid w:val="00B336B1"/>
    <w:rsid w:val="00B33BC1"/>
    <w:rsid w:val="00B33D55"/>
    <w:rsid w:val="00B33DCA"/>
    <w:rsid w:val="00B34034"/>
    <w:rsid w:val="00B344D1"/>
    <w:rsid w:val="00B344FB"/>
    <w:rsid w:val="00B34E8A"/>
    <w:rsid w:val="00B35405"/>
    <w:rsid w:val="00B3609B"/>
    <w:rsid w:val="00B361E5"/>
    <w:rsid w:val="00B366FA"/>
    <w:rsid w:val="00B368EC"/>
    <w:rsid w:val="00B36B48"/>
    <w:rsid w:val="00B36E55"/>
    <w:rsid w:val="00B376D1"/>
    <w:rsid w:val="00B37772"/>
    <w:rsid w:val="00B402DF"/>
    <w:rsid w:val="00B4049F"/>
    <w:rsid w:val="00B40C3B"/>
    <w:rsid w:val="00B412A8"/>
    <w:rsid w:val="00B41654"/>
    <w:rsid w:val="00B4178E"/>
    <w:rsid w:val="00B41A44"/>
    <w:rsid w:val="00B420EA"/>
    <w:rsid w:val="00B42396"/>
    <w:rsid w:val="00B4255D"/>
    <w:rsid w:val="00B42E34"/>
    <w:rsid w:val="00B430DA"/>
    <w:rsid w:val="00B435D4"/>
    <w:rsid w:val="00B4377B"/>
    <w:rsid w:val="00B43B02"/>
    <w:rsid w:val="00B442C0"/>
    <w:rsid w:val="00B44834"/>
    <w:rsid w:val="00B448C8"/>
    <w:rsid w:val="00B44ABF"/>
    <w:rsid w:val="00B44E2B"/>
    <w:rsid w:val="00B44E6F"/>
    <w:rsid w:val="00B44F44"/>
    <w:rsid w:val="00B45239"/>
    <w:rsid w:val="00B452B5"/>
    <w:rsid w:val="00B45392"/>
    <w:rsid w:val="00B45562"/>
    <w:rsid w:val="00B461E3"/>
    <w:rsid w:val="00B46364"/>
    <w:rsid w:val="00B466A1"/>
    <w:rsid w:val="00B46B0C"/>
    <w:rsid w:val="00B47726"/>
    <w:rsid w:val="00B4781A"/>
    <w:rsid w:val="00B478E0"/>
    <w:rsid w:val="00B479C3"/>
    <w:rsid w:val="00B47AA4"/>
    <w:rsid w:val="00B50AC1"/>
    <w:rsid w:val="00B50C0A"/>
    <w:rsid w:val="00B50C98"/>
    <w:rsid w:val="00B515D7"/>
    <w:rsid w:val="00B52337"/>
    <w:rsid w:val="00B52566"/>
    <w:rsid w:val="00B5280B"/>
    <w:rsid w:val="00B54DC8"/>
    <w:rsid w:val="00B550FE"/>
    <w:rsid w:val="00B5525F"/>
    <w:rsid w:val="00B559D5"/>
    <w:rsid w:val="00B55D3D"/>
    <w:rsid w:val="00B5609E"/>
    <w:rsid w:val="00B56229"/>
    <w:rsid w:val="00B56389"/>
    <w:rsid w:val="00B56629"/>
    <w:rsid w:val="00B56ACA"/>
    <w:rsid w:val="00B56C3E"/>
    <w:rsid w:val="00B56C7B"/>
    <w:rsid w:val="00B56D5E"/>
    <w:rsid w:val="00B578E2"/>
    <w:rsid w:val="00B619E5"/>
    <w:rsid w:val="00B620D5"/>
    <w:rsid w:val="00B6223B"/>
    <w:rsid w:val="00B6274B"/>
    <w:rsid w:val="00B63203"/>
    <w:rsid w:val="00B632F4"/>
    <w:rsid w:val="00B63C33"/>
    <w:rsid w:val="00B63E57"/>
    <w:rsid w:val="00B6411F"/>
    <w:rsid w:val="00B64E88"/>
    <w:rsid w:val="00B659CD"/>
    <w:rsid w:val="00B65AAF"/>
    <w:rsid w:val="00B65C5A"/>
    <w:rsid w:val="00B65D4F"/>
    <w:rsid w:val="00B65F77"/>
    <w:rsid w:val="00B6601B"/>
    <w:rsid w:val="00B66940"/>
    <w:rsid w:val="00B66B5F"/>
    <w:rsid w:val="00B670BA"/>
    <w:rsid w:val="00B670CE"/>
    <w:rsid w:val="00B67107"/>
    <w:rsid w:val="00B67726"/>
    <w:rsid w:val="00B67BDD"/>
    <w:rsid w:val="00B706D5"/>
    <w:rsid w:val="00B7136C"/>
    <w:rsid w:val="00B718A6"/>
    <w:rsid w:val="00B71B1B"/>
    <w:rsid w:val="00B71CFA"/>
    <w:rsid w:val="00B7202A"/>
    <w:rsid w:val="00B726B2"/>
    <w:rsid w:val="00B726E8"/>
    <w:rsid w:val="00B72A64"/>
    <w:rsid w:val="00B72B42"/>
    <w:rsid w:val="00B72D24"/>
    <w:rsid w:val="00B73115"/>
    <w:rsid w:val="00B7315D"/>
    <w:rsid w:val="00B7338B"/>
    <w:rsid w:val="00B737A6"/>
    <w:rsid w:val="00B73E11"/>
    <w:rsid w:val="00B74336"/>
    <w:rsid w:val="00B743A8"/>
    <w:rsid w:val="00B75098"/>
    <w:rsid w:val="00B7548C"/>
    <w:rsid w:val="00B754EC"/>
    <w:rsid w:val="00B754FD"/>
    <w:rsid w:val="00B755F1"/>
    <w:rsid w:val="00B76563"/>
    <w:rsid w:val="00B7705C"/>
    <w:rsid w:val="00B770A3"/>
    <w:rsid w:val="00B7763F"/>
    <w:rsid w:val="00B776B3"/>
    <w:rsid w:val="00B779EA"/>
    <w:rsid w:val="00B77B7D"/>
    <w:rsid w:val="00B8059A"/>
    <w:rsid w:val="00B80C67"/>
    <w:rsid w:val="00B80EAF"/>
    <w:rsid w:val="00B81863"/>
    <w:rsid w:val="00B819C2"/>
    <w:rsid w:val="00B81B7C"/>
    <w:rsid w:val="00B82524"/>
    <w:rsid w:val="00B829C9"/>
    <w:rsid w:val="00B82A44"/>
    <w:rsid w:val="00B83A04"/>
    <w:rsid w:val="00B83D9E"/>
    <w:rsid w:val="00B83EBF"/>
    <w:rsid w:val="00B83FF3"/>
    <w:rsid w:val="00B840C7"/>
    <w:rsid w:val="00B840D8"/>
    <w:rsid w:val="00B84232"/>
    <w:rsid w:val="00B847B1"/>
    <w:rsid w:val="00B84DA8"/>
    <w:rsid w:val="00B85BB1"/>
    <w:rsid w:val="00B868FF"/>
    <w:rsid w:val="00B8696E"/>
    <w:rsid w:val="00B86A8C"/>
    <w:rsid w:val="00B8734B"/>
    <w:rsid w:val="00B87352"/>
    <w:rsid w:val="00B8787E"/>
    <w:rsid w:val="00B9022E"/>
    <w:rsid w:val="00B9030C"/>
    <w:rsid w:val="00B90763"/>
    <w:rsid w:val="00B90885"/>
    <w:rsid w:val="00B91309"/>
    <w:rsid w:val="00B9177B"/>
    <w:rsid w:val="00B91E5A"/>
    <w:rsid w:val="00B91EB0"/>
    <w:rsid w:val="00B9223A"/>
    <w:rsid w:val="00B9233B"/>
    <w:rsid w:val="00B9337E"/>
    <w:rsid w:val="00B93690"/>
    <w:rsid w:val="00B9432C"/>
    <w:rsid w:val="00B944DE"/>
    <w:rsid w:val="00B947A6"/>
    <w:rsid w:val="00B95351"/>
    <w:rsid w:val="00B9555B"/>
    <w:rsid w:val="00B95CD8"/>
    <w:rsid w:val="00B95DEA"/>
    <w:rsid w:val="00B9603C"/>
    <w:rsid w:val="00B963FC"/>
    <w:rsid w:val="00B964A2"/>
    <w:rsid w:val="00B96584"/>
    <w:rsid w:val="00B96F0F"/>
    <w:rsid w:val="00B974D1"/>
    <w:rsid w:val="00B97B7A"/>
    <w:rsid w:val="00BA0280"/>
    <w:rsid w:val="00BA0D2E"/>
    <w:rsid w:val="00BA134F"/>
    <w:rsid w:val="00BA177D"/>
    <w:rsid w:val="00BA18B0"/>
    <w:rsid w:val="00BA1D27"/>
    <w:rsid w:val="00BA2133"/>
    <w:rsid w:val="00BA27B2"/>
    <w:rsid w:val="00BA29F9"/>
    <w:rsid w:val="00BA32F3"/>
    <w:rsid w:val="00BA38AE"/>
    <w:rsid w:val="00BA3B19"/>
    <w:rsid w:val="00BA3E57"/>
    <w:rsid w:val="00BA4265"/>
    <w:rsid w:val="00BA497B"/>
    <w:rsid w:val="00BA4D4D"/>
    <w:rsid w:val="00BA4F29"/>
    <w:rsid w:val="00BA53B4"/>
    <w:rsid w:val="00BA53E6"/>
    <w:rsid w:val="00BA5593"/>
    <w:rsid w:val="00BA56B5"/>
    <w:rsid w:val="00BA5834"/>
    <w:rsid w:val="00BA591E"/>
    <w:rsid w:val="00BA6956"/>
    <w:rsid w:val="00BA6A72"/>
    <w:rsid w:val="00BA6FE0"/>
    <w:rsid w:val="00BA7597"/>
    <w:rsid w:val="00BA7E02"/>
    <w:rsid w:val="00BA7F33"/>
    <w:rsid w:val="00BB009B"/>
    <w:rsid w:val="00BB0E87"/>
    <w:rsid w:val="00BB133C"/>
    <w:rsid w:val="00BB1821"/>
    <w:rsid w:val="00BB1AA4"/>
    <w:rsid w:val="00BB2250"/>
    <w:rsid w:val="00BB26D0"/>
    <w:rsid w:val="00BB2D15"/>
    <w:rsid w:val="00BB2D5A"/>
    <w:rsid w:val="00BB31BD"/>
    <w:rsid w:val="00BB3A6B"/>
    <w:rsid w:val="00BB3C9B"/>
    <w:rsid w:val="00BB4969"/>
    <w:rsid w:val="00BB4981"/>
    <w:rsid w:val="00BB54E0"/>
    <w:rsid w:val="00BB56B4"/>
    <w:rsid w:val="00BB5C61"/>
    <w:rsid w:val="00BB5C90"/>
    <w:rsid w:val="00BB6480"/>
    <w:rsid w:val="00BB7351"/>
    <w:rsid w:val="00BB7380"/>
    <w:rsid w:val="00BB73BF"/>
    <w:rsid w:val="00BB7A77"/>
    <w:rsid w:val="00BC03A3"/>
    <w:rsid w:val="00BC03FC"/>
    <w:rsid w:val="00BC0477"/>
    <w:rsid w:val="00BC067E"/>
    <w:rsid w:val="00BC0845"/>
    <w:rsid w:val="00BC0905"/>
    <w:rsid w:val="00BC13AE"/>
    <w:rsid w:val="00BC1731"/>
    <w:rsid w:val="00BC1BAC"/>
    <w:rsid w:val="00BC1FD7"/>
    <w:rsid w:val="00BC28D2"/>
    <w:rsid w:val="00BC2BB9"/>
    <w:rsid w:val="00BC2CAC"/>
    <w:rsid w:val="00BC4535"/>
    <w:rsid w:val="00BC468D"/>
    <w:rsid w:val="00BC46D0"/>
    <w:rsid w:val="00BC4735"/>
    <w:rsid w:val="00BC4A7D"/>
    <w:rsid w:val="00BC4D51"/>
    <w:rsid w:val="00BC5079"/>
    <w:rsid w:val="00BC556E"/>
    <w:rsid w:val="00BC56C7"/>
    <w:rsid w:val="00BC5AA0"/>
    <w:rsid w:val="00BC5F37"/>
    <w:rsid w:val="00BC6189"/>
    <w:rsid w:val="00BC64DF"/>
    <w:rsid w:val="00BC6A83"/>
    <w:rsid w:val="00BC6CE9"/>
    <w:rsid w:val="00BC6DBB"/>
    <w:rsid w:val="00BC6DD4"/>
    <w:rsid w:val="00BC6F17"/>
    <w:rsid w:val="00BC7B3B"/>
    <w:rsid w:val="00BD06E6"/>
    <w:rsid w:val="00BD079C"/>
    <w:rsid w:val="00BD09E0"/>
    <w:rsid w:val="00BD0D28"/>
    <w:rsid w:val="00BD0FA5"/>
    <w:rsid w:val="00BD2BA2"/>
    <w:rsid w:val="00BD2DA4"/>
    <w:rsid w:val="00BD3543"/>
    <w:rsid w:val="00BD3CB6"/>
    <w:rsid w:val="00BD418D"/>
    <w:rsid w:val="00BD52E7"/>
    <w:rsid w:val="00BD584D"/>
    <w:rsid w:val="00BD5A60"/>
    <w:rsid w:val="00BD5D4B"/>
    <w:rsid w:val="00BD5D85"/>
    <w:rsid w:val="00BD6697"/>
    <w:rsid w:val="00BD7AB6"/>
    <w:rsid w:val="00BE0066"/>
    <w:rsid w:val="00BE08D6"/>
    <w:rsid w:val="00BE0C94"/>
    <w:rsid w:val="00BE1268"/>
    <w:rsid w:val="00BE1278"/>
    <w:rsid w:val="00BE15C0"/>
    <w:rsid w:val="00BE1FDB"/>
    <w:rsid w:val="00BE21E4"/>
    <w:rsid w:val="00BE2503"/>
    <w:rsid w:val="00BE3343"/>
    <w:rsid w:val="00BE33CF"/>
    <w:rsid w:val="00BE36CD"/>
    <w:rsid w:val="00BE3728"/>
    <w:rsid w:val="00BE43CA"/>
    <w:rsid w:val="00BE5289"/>
    <w:rsid w:val="00BE56C9"/>
    <w:rsid w:val="00BE580D"/>
    <w:rsid w:val="00BE60EA"/>
    <w:rsid w:val="00BE68FE"/>
    <w:rsid w:val="00BE69C9"/>
    <w:rsid w:val="00BE6EEA"/>
    <w:rsid w:val="00BE7AD6"/>
    <w:rsid w:val="00BE7C48"/>
    <w:rsid w:val="00BF030F"/>
    <w:rsid w:val="00BF0548"/>
    <w:rsid w:val="00BF05E8"/>
    <w:rsid w:val="00BF08BC"/>
    <w:rsid w:val="00BF0B5F"/>
    <w:rsid w:val="00BF0D85"/>
    <w:rsid w:val="00BF0DB3"/>
    <w:rsid w:val="00BF1F9C"/>
    <w:rsid w:val="00BF333D"/>
    <w:rsid w:val="00BF34E8"/>
    <w:rsid w:val="00BF476C"/>
    <w:rsid w:val="00BF47CB"/>
    <w:rsid w:val="00BF49B0"/>
    <w:rsid w:val="00BF4A7C"/>
    <w:rsid w:val="00BF4D1E"/>
    <w:rsid w:val="00BF560A"/>
    <w:rsid w:val="00BF5647"/>
    <w:rsid w:val="00BF5780"/>
    <w:rsid w:val="00BF578F"/>
    <w:rsid w:val="00BF5A18"/>
    <w:rsid w:val="00BF5A32"/>
    <w:rsid w:val="00BF5D04"/>
    <w:rsid w:val="00BF5E41"/>
    <w:rsid w:val="00BF5FCF"/>
    <w:rsid w:val="00BF6067"/>
    <w:rsid w:val="00BF6C93"/>
    <w:rsid w:val="00BF70F3"/>
    <w:rsid w:val="00BF7213"/>
    <w:rsid w:val="00BF75D0"/>
    <w:rsid w:val="00C0009B"/>
    <w:rsid w:val="00C001AE"/>
    <w:rsid w:val="00C00254"/>
    <w:rsid w:val="00C00292"/>
    <w:rsid w:val="00C00323"/>
    <w:rsid w:val="00C008B7"/>
    <w:rsid w:val="00C01240"/>
    <w:rsid w:val="00C012CC"/>
    <w:rsid w:val="00C015A4"/>
    <w:rsid w:val="00C0178F"/>
    <w:rsid w:val="00C01FFC"/>
    <w:rsid w:val="00C02AE0"/>
    <w:rsid w:val="00C02C45"/>
    <w:rsid w:val="00C02EB9"/>
    <w:rsid w:val="00C02F93"/>
    <w:rsid w:val="00C030E6"/>
    <w:rsid w:val="00C033D2"/>
    <w:rsid w:val="00C03D89"/>
    <w:rsid w:val="00C03FE5"/>
    <w:rsid w:val="00C04032"/>
    <w:rsid w:val="00C04294"/>
    <w:rsid w:val="00C0439B"/>
    <w:rsid w:val="00C048C7"/>
    <w:rsid w:val="00C04EB0"/>
    <w:rsid w:val="00C05C9C"/>
    <w:rsid w:val="00C062E0"/>
    <w:rsid w:val="00C06A64"/>
    <w:rsid w:val="00C0709E"/>
    <w:rsid w:val="00C07103"/>
    <w:rsid w:val="00C0725A"/>
    <w:rsid w:val="00C07D5C"/>
    <w:rsid w:val="00C07FB0"/>
    <w:rsid w:val="00C102EB"/>
    <w:rsid w:val="00C1055B"/>
    <w:rsid w:val="00C10F33"/>
    <w:rsid w:val="00C1101A"/>
    <w:rsid w:val="00C111AE"/>
    <w:rsid w:val="00C1138D"/>
    <w:rsid w:val="00C117B0"/>
    <w:rsid w:val="00C11DAF"/>
    <w:rsid w:val="00C11DF7"/>
    <w:rsid w:val="00C12049"/>
    <w:rsid w:val="00C12195"/>
    <w:rsid w:val="00C12942"/>
    <w:rsid w:val="00C12A3F"/>
    <w:rsid w:val="00C12D3A"/>
    <w:rsid w:val="00C12F3F"/>
    <w:rsid w:val="00C13178"/>
    <w:rsid w:val="00C1322D"/>
    <w:rsid w:val="00C13398"/>
    <w:rsid w:val="00C133EB"/>
    <w:rsid w:val="00C1417C"/>
    <w:rsid w:val="00C142FE"/>
    <w:rsid w:val="00C14B2D"/>
    <w:rsid w:val="00C1549A"/>
    <w:rsid w:val="00C15648"/>
    <w:rsid w:val="00C159D2"/>
    <w:rsid w:val="00C15A56"/>
    <w:rsid w:val="00C15EC4"/>
    <w:rsid w:val="00C15EEC"/>
    <w:rsid w:val="00C15FA7"/>
    <w:rsid w:val="00C16A94"/>
    <w:rsid w:val="00C16C12"/>
    <w:rsid w:val="00C1716E"/>
    <w:rsid w:val="00C17193"/>
    <w:rsid w:val="00C176E0"/>
    <w:rsid w:val="00C17B0A"/>
    <w:rsid w:val="00C209EF"/>
    <w:rsid w:val="00C20B1B"/>
    <w:rsid w:val="00C20D46"/>
    <w:rsid w:val="00C20E85"/>
    <w:rsid w:val="00C22141"/>
    <w:rsid w:val="00C22306"/>
    <w:rsid w:val="00C22F34"/>
    <w:rsid w:val="00C230BC"/>
    <w:rsid w:val="00C232F5"/>
    <w:rsid w:val="00C23333"/>
    <w:rsid w:val="00C23E01"/>
    <w:rsid w:val="00C24438"/>
    <w:rsid w:val="00C245B9"/>
    <w:rsid w:val="00C24D4A"/>
    <w:rsid w:val="00C24FF8"/>
    <w:rsid w:val="00C259EB"/>
    <w:rsid w:val="00C262A8"/>
    <w:rsid w:val="00C26352"/>
    <w:rsid w:val="00C269AF"/>
    <w:rsid w:val="00C26C91"/>
    <w:rsid w:val="00C27D6F"/>
    <w:rsid w:val="00C27F5B"/>
    <w:rsid w:val="00C311DA"/>
    <w:rsid w:val="00C311F5"/>
    <w:rsid w:val="00C314ED"/>
    <w:rsid w:val="00C315C6"/>
    <w:rsid w:val="00C31BE1"/>
    <w:rsid w:val="00C31EE2"/>
    <w:rsid w:val="00C32045"/>
    <w:rsid w:val="00C320F2"/>
    <w:rsid w:val="00C3282B"/>
    <w:rsid w:val="00C3283A"/>
    <w:rsid w:val="00C329D7"/>
    <w:rsid w:val="00C32C2B"/>
    <w:rsid w:val="00C32C2D"/>
    <w:rsid w:val="00C32EDB"/>
    <w:rsid w:val="00C33325"/>
    <w:rsid w:val="00C339A7"/>
    <w:rsid w:val="00C341FA"/>
    <w:rsid w:val="00C34862"/>
    <w:rsid w:val="00C3488B"/>
    <w:rsid w:val="00C34CC9"/>
    <w:rsid w:val="00C34CEA"/>
    <w:rsid w:val="00C353FC"/>
    <w:rsid w:val="00C35D6A"/>
    <w:rsid w:val="00C3629F"/>
    <w:rsid w:val="00C3637E"/>
    <w:rsid w:val="00C37470"/>
    <w:rsid w:val="00C40514"/>
    <w:rsid w:val="00C41600"/>
    <w:rsid w:val="00C4207B"/>
    <w:rsid w:val="00C4283E"/>
    <w:rsid w:val="00C4298B"/>
    <w:rsid w:val="00C42E32"/>
    <w:rsid w:val="00C42FA3"/>
    <w:rsid w:val="00C4301E"/>
    <w:rsid w:val="00C4318D"/>
    <w:rsid w:val="00C431E2"/>
    <w:rsid w:val="00C4345B"/>
    <w:rsid w:val="00C43E2F"/>
    <w:rsid w:val="00C440A3"/>
    <w:rsid w:val="00C44E81"/>
    <w:rsid w:val="00C454F5"/>
    <w:rsid w:val="00C457E3"/>
    <w:rsid w:val="00C4646F"/>
    <w:rsid w:val="00C4654A"/>
    <w:rsid w:val="00C46746"/>
    <w:rsid w:val="00C46B18"/>
    <w:rsid w:val="00C46D2E"/>
    <w:rsid w:val="00C472E2"/>
    <w:rsid w:val="00C473DF"/>
    <w:rsid w:val="00C47751"/>
    <w:rsid w:val="00C47B18"/>
    <w:rsid w:val="00C47CBE"/>
    <w:rsid w:val="00C47E65"/>
    <w:rsid w:val="00C50A4E"/>
    <w:rsid w:val="00C511DD"/>
    <w:rsid w:val="00C51234"/>
    <w:rsid w:val="00C513DE"/>
    <w:rsid w:val="00C513E7"/>
    <w:rsid w:val="00C5141C"/>
    <w:rsid w:val="00C514C8"/>
    <w:rsid w:val="00C516D2"/>
    <w:rsid w:val="00C51856"/>
    <w:rsid w:val="00C51B64"/>
    <w:rsid w:val="00C51CC1"/>
    <w:rsid w:val="00C5206C"/>
    <w:rsid w:val="00C522AC"/>
    <w:rsid w:val="00C5268E"/>
    <w:rsid w:val="00C52CEC"/>
    <w:rsid w:val="00C5371E"/>
    <w:rsid w:val="00C53B63"/>
    <w:rsid w:val="00C546C1"/>
    <w:rsid w:val="00C54A38"/>
    <w:rsid w:val="00C54C56"/>
    <w:rsid w:val="00C54D05"/>
    <w:rsid w:val="00C55021"/>
    <w:rsid w:val="00C5518C"/>
    <w:rsid w:val="00C55217"/>
    <w:rsid w:val="00C55547"/>
    <w:rsid w:val="00C55F19"/>
    <w:rsid w:val="00C56AB6"/>
    <w:rsid w:val="00C570B9"/>
    <w:rsid w:val="00C5723C"/>
    <w:rsid w:val="00C5738E"/>
    <w:rsid w:val="00C57FD1"/>
    <w:rsid w:val="00C60106"/>
    <w:rsid w:val="00C60142"/>
    <w:rsid w:val="00C604C2"/>
    <w:rsid w:val="00C60708"/>
    <w:rsid w:val="00C60776"/>
    <w:rsid w:val="00C61135"/>
    <w:rsid w:val="00C61473"/>
    <w:rsid w:val="00C6180C"/>
    <w:rsid w:val="00C62318"/>
    <w:rsid w:val="00C63080"/>
    <w:rsid w:val="00C6370D"/>
    <w:rsid w:val="00C6388F"/>
    <w:rsid w:val="00C64009"/>
    <w:rsid w:val="00C64322"/>
    <w:rsid w:val="00C6465B"/>
    <w:rsid w:val="00C64E42"/>
    <w:rsid w:val="00C6577E"/>
    <w:rsid w:val="00C65A1B"/>
    <w:rsid w:val="00C65B03"/>
    <w:rsid w:val="00C667A2"/>
    <w:rsid w:val="00C66A90"/>
    <w:rsid w:val="00C67804"/>
    <w:rsid w:val="00C70052"/>
    <w:rsid w:val="00C70A08"/>
    <w:rsid w:val="00C70AF0"/>
    <w:rsid w:val="00C70DD7"/>
    <w:rsid w:val="00C711EB"/>
    <w:rsid w:val="00C71545"/>
    <w:rsid w:val="00C71601"/>
    <w:rsid w:val="00C71E11"/>
    <w:rsid w:val="00C72008"/>
    <w:rsid w:val="00C72556"/>
    <w:rsid w:val="00C726B7"/>
    <w:rsid w:val="00C733E5"/>
    <w:rsid w:val="00C73BDD"/>
    <w:rsid w:val="00C73C3C"/>
    <w:rsid w:val="00C73F9D"/>
    <w:rsid w:val="00C74320"/>
    <w:rsid w:val="00C74AFE"/>
    <w:rsid w:val="00C74CD9"/>
    <w:rsid w:val="00C75006"/>
    <w:rsid w:val="00C7526F"/>
    <w:rsid w:val="00C753F6"/>
    <w:rsid w:val="00C75C0B"/>
    <w:rsid w:val="00C75E87"/>
    <w:rsid w:val="00C76571"/>
    <w:rsid w:val="00C7714B"/>
    <w:rsid w:val="00C77505"/>
    <w:rsid w:val="00C77B4A"/>
    <w:rsid w:val="00C77F23"/>
    <w:rsid w:val="00C80088"/>
    <w:rsid w:val="00C80407"/>
    <w:rsid w:val="00C80A4A"/>
    <w:rsid w:val="00C80BE7"/>
    <w:rsid w:val="00C80F67"/>
    <w:rsid w:val="00C80F9A"/>
    <w:rsid w:val="00C81181"/>
    <w:rsid w:val="00C8192D"/>
    <w:rsid w:val="00C81B0E"/>
    <w:rsid w:val="00C81B8B"/>
    <w:rsid w:val="00C824C5"/>
    <w:rsid w:val="00C8272A"/>
    <w:rsid w:val="00C8372B"/>
    <w:rsid w:val="00C8389D"/>
    <w:rsid w:val="00C8395D"/>
    <w:rsid w:val="00C8396D"/>
    <w:rsid w:val="00C83C60"/>
    <w:rsid w:val="00C83F95"/>
    <w:rsid w:val="00C84721"/>
    <w:rsid w:val="00C848FF"/>
    <w:rsid w:val="00C849A4"/>
    <w:rsid w:val="00C84BC0"/>
    <w:rsid w:val="00C856D8"/>
    <w:rsid w:val="00C85C49"/>
    <w:rsid w:val="00C85D8F"/>
    <w:rsid w:val="00C85DDB"/>
    <w:rsid w:val="00C85FA5"/>
    <w:rsid w:val="00C86173"/>
    <w:rsid w:val="00C8688B"/>
    <w:rsid w:val="00C86DAD"/>
    <w:rsid w:val="00C875AA"/>
    <w:rsid w:val="00C87CAA"/>
    <w:rsid w:val="00C9077B"/>
    <w:rsid w:val="00C91115"/>
    <w:rsid w:val="00C911D0"/>
    <w:rsid w:val="00C911D3"/>
    <w:rsid w:val="00C912B3"/>
    <w:rsid w:val="00C91821"/>
    <w:rsid w:val="00C91BB7"/>
    <w:rsid w:val="00C92717"/>
    <w:rsid w:val="00C92865"/>
    <w:rsid w:val="00C9290F"/>
    <w:rsid w:val="00C92C8E"/>
    <w:rsid w:val="00C92E8B"/>
    <w:rsid w:val="00C92EBA"/>
    <w:rsid w:val="00C93028"/>
    <w:rsid w:val="00C93BD9"/>
    <w:rsid w:val="00C9473F"/>
    <w:rsid w:val="00C947C6"/>
    <w:rsid w:val="00C94BFA"/>
    <w:rsid w:val="00C950BA"/>
    <w:rsid w:val="00C95387"/>
    <w:rsid w:val="00C95951"/>
    <w:rsid w:val="00C95EF8"/>
    <w:rsid w:val="00C95F76"/>
    <w:rsid w:val="00C96139"/>
    <w:rsid w:val="00C96FAE"/>
    <w:rsid w:val="00C96FBC"/>
    <w:rsid w:val="00C96FBF"/>
    <w:rsid w:val="00C97135"/>
    <w:rsid w:val="00C97AD2"/>
    <w:rsid w:val="00CA0A4D"/>
    <w:rsid w:val="00CA1036"/>
    <w:rsid w:val="00CA1437"/>
    <w:rsid w:val="00CA1623"/>
    <w:rsid w:val="00CA21AC"/>
    <w:rsid w:val="00CA22D5"/>
    <w:rsid w:val="00CA2546"/>
    <w:rsid w:val="00CA27AB"/>
    <w:rsid w:val="00CA29E9"/>
    <w:rsid w:val="00CA2A37"/>
    <w:rsid w:val="00CA2DD8"/>
    <w:rsid w:val="00CA2ED0"/>
    <w:rsid w:val="00CA3036"/>
    <w:rsid w:val="00CA32C9"/>
    <w:rsid w:val="00CA37AF"/>
    <w:rsid w:val="00CA3B52"/>
    <w:rsid w:val="00CA3C7F"/>
    <w:rsid w:val="00CA3E91"/>
    <w:rsid w:val="00CA4894"/>
    <w:rsid w:val="00CA48D4"/>
    <w:rsid w:val="00CA4C01"/>
    <w:rsid w:val="00CA560C"/>
    <w:rsid w:val="00CA57DC"/>
    <w:rsid w:val="00CA5860"/>
    <w:rsid w:val="00CA5C8E"/>
    <w:rsid w:val="00CA5C9A"/>
    <w:rsid w:val="00CA6091"/>
    <w:rsid w:val="00CA7368"/>
    <w:rsid w:val="00CA770A"/>
    <w:rsid w:val="00CA7FCC"/>
    <w:rsid w:val="00CB079A"/>
    <w:rsid w:val="00CB1042"/>
    <w:rsid w:val="00CB126B"/>
    <w:rsid w:val="00CB12B6"/>
    <w:rsid w:val="00CB151E"/>
    <w:rsid w:val="00CB179F"/>
    <w:rsid w:val="00CB181E"/>
    <w:rsid w:val="00CB294E"/>
    <w:rsid w:val="00CB2EB5"/>
    <w:rsid w:val="00CB32B2"/>
    <w:rsid w:val="00CB346A"/>
    <w:rsid w:val="00CB3CA1"/>
    <w:rsid w:val="00CB4B3C"/>
    <w:rsid w:val="00CB5C98"/>
    <w:rsid w:val="00CB5ED6"/>
    <w:rsid w:val="00CB63E2"/>
    <w:rsid w:val="00CB6EFE"/>
    <w:rsid w:val="00CB75DF"/>
    <w:rsid w:val="00CB7668"/>
    <w:rsid w:val="00CB766B"/>
    <w:rsid w:val="00CB7698"/>
    <w:rsid w:val="00CB7934"/>
    <w:rsid w:val="00CB7A21"/>
    <w:rsid w:val="00CB7AE2"/>
    <w:rsid w:val="00CB7FE1"/>
    <w:rsid w:val="00CC0385"/>
    <w:rsid w:val="00CC05F6"/>
    <w:rsid w:val="00CC0A94"/>
    <w:rsid w:val="00CC0D82"/>
    <w:rsid w:val="00CC153B"/>
    <w:rsid w:val="00CC2D53"/>
    <w:rsid w:val="00CC2E37"/>
    <w:rsid w:val="00CC31F3"/>
    <w:rsid w:val="00CC3675"/>
    <w:rsid w:val="00CC3892"/>
    <w:rsid w:val="00CC3992"/>
    <w:rsid w:val="00CC39EE"/>
    <w:rsid w:val="00CC405C"/>
    <w:rsid w:val="00CC4113"/>
    <w:rsid w:val="00CC46AE"/>
    <w:rsid w:val="00CC5140"/>
    <w:rsid w:val="00CC553B"/>
    <w:rsid w:val="00CC5687"/>
    <w:rsid w:val="00CC597C"/>
    <w:rsid w:val="00CC5DD4"/>
    <w:rsid w:val="00CC621A"/>
    <w:rsid w:val="00CC65D6"/>
    <w:rsid w:val="00CC6631"/>
    <w:rsid w:val="00CC71C3"/>
    <w:rsid w:val="00CD0F78"/>
    <w:rsid w:val="00CD20CA"/>
    <w:rsid w:val="00CD2B9B"/>
    <w:rsid w:val="00CD2E20"/>
    <w:rsid w:val="00CD30B6"/>
    <w:rsid w:val="00CD3491"/>
    <w:rsid w:val="00CD3F55"/>
    <w:rsid w:val="00CD4837"/>
    <w:rsid w:val="00CD5013"/>
    <w:rsid w:val="00CD509B"/>
    <w:rsid w:val="00CD6733"/>
    <w:rsid w:val="00CD702D"/>
    <w:rsid w:val="00CD7683"/>
    <w:rsid w:val="00CE08EC"/>
    <w:rsid w:val="00CE0C1A"/>
    <w:rsid w:val="00CE1138"/>
    <w:rsid w:val="00CE1240"/>
    <w:rsid w:val="00CE1555"/>
    <w:rsid w:val="00CE15B4"/>
    <w:rsid w:val="00CE194A"/>
    <w:rsid w:val="00CE1BAC"/>
    <w:rsid w:val="00CE1E45"/>
    <w:rsid w:val="00CE1EDF"/>
    <w:rsid w:val="00CE1FCB"/>
    <w:rsid w:val="00CE2DB5"/>
    <w:rsid w:val="00CE2E8C"/>
    <w:rsid w:val="00CE3573"/>
    <w:rsid w:val="00CE39EE"/>
    <w:rsid w:val="00CE43BD"/>
    <w:rsid w:val="00CE453C"/>
    <w:rsid w:val="00CE46D5"/>
    <w:rsid w:val="00CE4805"/>
    <w:rsid w:val="00CE48EA"/>
    <w:rsid w:val="00CE4F1A"/>
    <w:rsid w:val="00CE4FA0"/>
    <w:rsid w:val="00CE5668"/>
    <w:rsid w:val="00CE5CDA"/>
    <w:rsid w:val="00CE66E9"/>
    <w:rsid w:val="00CE715E"/>
    <w:rsid w:val="00CE7A3B"/>
    <w:rsid w:val="00CE7AEF"/>
    <w:rsid w:val="00CF028F"/>
    <w:rsid w:val="00CF07F0"/>
    <w:rsid w:val="00CF087C"/>
    <w:rsid w:val="00CF0BBE"/>
    <w:rsid w:val="00CF0BCB"/>
    <w:rsid w:val="00CF0D8E"/>
    <w:rsid w:val="00CF16DB"/>
    <w:rsid w:val="00CF1770"/>
    <w:rsid w:val="00CF202D"/>
    <w:rsid w:val="00CF298B"/>
    <w:rsid w:val="00CF2EAC"/>
    <w:rsid w:val="00CF39AD"/>
    <w:rsid w:val="00CF4822"/>
    <w:rsid w:val="00CF4A2B"/>
    <w:rsid w:val="00CF4EBD"/>
    <w:rsid w:val="00CF500B"/>
    <w:rsid w:val="00CF50CF"/>
    <w:rsid w:val="00CF51BF"/>
    <w:rsid w:val="00CF5627"/>
    <w:rsid w:val="00CF5E00"/>
    <w:rsid w:val="00CF5E07"/>
    <w:rsid w:val="00CF5E81"/>
    <w:rsid w:val="00CF62B1"/>
    <w:rsid w:val="00CF63F2"/>
    <w:rsid w:val="00CF6CB1"/>
    <w:rsid w:val="00CF7A40"/>
    <w:rsid w:val="00CF7AFF"/>
    <w:rsid w:val="00CF7E2A"/>
    <w:rsid w:val="00D00559"/>
    <w:rsid w:val="00D00CF0"/>
    <w:rsid w:val="00D011DD"/>
    <w:rsid w:val="00D01696"/>
    <w:rsid w:val="00D016D7"/>
    <w:rsid w:val="00D02965"/>
    <w:rsid w:val="00D03F8E"/>
    <w:rsid w:val="00D04FC2"/>
    <w:rsid w:val="00D059B0"/>
    <w:rsid w:val="00D062A3"/>
    <w:rsid w:val="00D0630F"/>
    <w:rsid w:val="00D06506"/>
    <w:rsid w:val="00D066EE"/>
    <w:rsid w:val="00D06A8D"/>
    <w:rsid w:val="00D07341"/>
    <w:rsid w:val="00D07449"/>
    <w:rsid w:val="00D07885"/>
    <w:rsid w:val="00D10951"/>
    <w:rsid w:val="00D109B8"/>
    <w:rsid w:val="00D10A41"/>
    <w:rsid w:val="00D10E5B"/>
    <w:rsid w:val="00D11279"/>
    <w:rsid w:val="00D11F1C"/>
    <w:rsid w:val="00D11F55"/>
    <w:rsid w:val="00D1227B"/>
    <w:rsid w:val="00D12891"/>
    <w:rsid w:val="00D12F82"/>
    <w:rsid w:val="00D1336C"/>
    <w:rsid w:val="00D1384E"/>
    <w:rsid w:val="00D1401A"/>
    <w:rsid w:val="00D1521D"/>
    <w:rsid w:val="00D15335"/>
    <w:rsid w:val="00D1535C"/>
    <w:rsid w:val="00D15BBE"/>
    <w:rsid w:val="00D16453"/>
    <w:rsid w:val="00D16501"/>
    <w:rsid w:val="00D16558"/>
    <w:rsid w:val="00D1681C"/>
    <w:rsid w:val="00D169BA"/>
    <w:rsid w:val="00D16F32"/>
    <w:rsid w:val="00D170BC"/>
    <w:rsid w:val="00D17D4D"/>
    <w:rsid w:val="00D20277"/>
    <w:rsid w:val="00D2057C"/>
    <w:rsid w:val="00D206CF"/>
    <w:rsid w:val="00D209F7"/>
    <w:rsid w:val="00D20DE7"/>
    <w:rsid w:val="00D212A0"/>
    <w:rsid w:val="00D21CB6"/>
    <w:rsid w:val="00D221F5"/>
    <w:rsid w:val="00D223F6"/>
    <w:rsid w:val="00D22C1D"/>
    <w:rsid w:val="00D2319C"/>
    <w:rsid w:val="00D2333A"/>
    <w:rsid w:val="00D245E4"/>
    <w:rsid w:val="00D247D0"/>
    <w:rsid w:val="00D25218"/>
    <w:rsid w:val="00D27514"/>
    <w:rsid w:val="00D27850"/>
    <w:rsid w:val="00D27DEF"/>
    <w:rsid w:val="00D30611"/>
    <w:rsid w:val="00D312E4"/>
    <w:rsid w:val="00D320B1"/>
    <w:rsid w:val="00D32887"/>
    <w:rsid w:val="00D32C9A"/>
    <w:rsid w:val="00D33237"/>
    <w:rsid w:val="00D33422"/>
    <w:rsid w:val="00D33CA1"/>
    <w:rsid w:val="00D344F0"/>
    <w:rsid w:val="00D34645"/>
    <w:rsid w:val="00D34D00"/>
    <w:rsid w:val="00D34E34"/>
    <w:rsid w:val="00D35704"/>
    <w:rsid w:val="00D35B62"/>
    <w:rsid w:val="00D36315"/>
    <w:rsid w:val="00D36D3D"/>
    <w:rsid w:val="00D36EBF"/>
    <w:rsid w:val="00D3713A"/>
    <w:rsid w:val="00D37508"/>
    <w:rsid w:val="00D4047B"/>
    <w:rsid w:val="00D405A0"/>
    <w:rsid w:val="00D40792"/>
    <w:rsid w:val="00D410E8"/>
    <w:rsid w:val="00D41A34"/>
    <w:rsid w:val="00D420F0"/>
    <w:rsid w:val="00D426A5"/>
    <w:rsid w:val="00D42B47"/>
    <w:rsid w:val="00D42B6E"/>
    <w:rsid w:val="00D42CAC"/>
    <w:rsid w:val="00D42CD4"/>
    <w:rsid w:val="00D4373C"/>
    <w:rsid w:val="00D4423C"/>
    <w:rsid w:val="00D44576"/>
    <w:rsid w:val="00D44784"/>
    <w:rsid w:val="00D44874"/>
    <w:rsid w:val="00D4487F"/>
    <w:rsid w:val="00D44E6B"/>
    <w:rsid w:val="00D45485"/>
    <w:rsid w:val="00D4599A"/>
    <w:rsid w:val="00D46B43"/>
    <w:rsid w:val="00D4740B"/>
    <w:rsid w:val="00D474B1"/>
    <w:rsid w:val="00D47C2A"/>
    <w:rsid w:val="00D47F37"/>
    <w:rsid w:val="00D504C9"/>
    <w:rsid w:val="00D5060D"/>
    <w:rsid w:val="00D509E7"/>
    <w:rsid w:val="00D51C18"/>
    <w:rsid w:val="00D5247A"/>
    <w:rsid w:val="00D524C4"/>
    <w:rsid w:val="00D529FC"/>
    <w:rsid w:val="00D53FD3"/>
    <w:rsid w:val="00D544AF"/>
    <w:rsid w:val="00D55BB0"/>
    <w:rsid w:val="00D55CC2"/>
    <w:rsid w:val="00D55D86"/>
    <w:rsid w:val="00D56B51"/>
    <w:rsid w:val="00D579F4"/>
    <w:rsid w:val="00D57BAB"/>
    <w:rsid w:val="00D57C0E"/>
    <w:rsid w:val="00D6008D"/>
    <w:rsid w:val="00D600B2"/>
    <w:rsid w:val="00D6071A"/>
    <w:rsid w:val="00D608B1"/>
    <w:rsid w:val="00D61436"/>
    <w:rsid w:val="00D61626"/>
    <w:rsid w:val="00D616EA"/>
    <w:rsid w:val="00D61834"/>
    <w:rsid w:val="00D619CA"/>
    <w:rsid w:val="00D61B8D"/>
    <w:rsid w:val="00D61E4E"/>
    <w:rsid w:val="00D61E68"/>
    <w:rsid w:val="00D62303"/>
    <w:rsid w:val="00D623A1"/>
    <w:rsid w:val="00D642B1"/>
    <w:rsid w:val="00D64C9A"/>
    <w:rsid w:val="00D650D9"/>
    <w:rsid w:val="00D6581B"/>
    <w:rsid w:val="00D65A5F"/>
    <w:rsid w:val="00D66008"/>
    <w:rsid w:val="00D662B7"/>
    <w:rsid w:val="00D663EE"/>
    <w:rsid w:val="00D66BE1"/>
    <w:rsid w:val="00D66D6A"/>
    <w:rsid w:val="00D675EF"/>
    <w:rsid w:val="00D6774B"/>
    <w:rsid w:val="00D67DAE"/>
    <w:rsid w:val="00D7015C"/>
    <w:rsid w:val="00D702FE"/>
    <w:rsid w:val="00D70ABF"/>
    <w:rsid w:val="00D70DFC"/>
    <w:rsid w:val="00D7143E"/>
    <w:rsid w:val="00D71D3D"/>
    <w:rsid w:val="00D71F0B"/>
    <w:rsid w:val="00D72871"/>
    <w:rsid w:val="00D72E2C"/>
    <w:rsid w:val="00D72FAF"/>
    <w:rsid w:val="00D73169"/>
    <w:rsid w:val="00D7389D"/>
    <w:rsid w:val="00D73DF2"/>
    <w:rsid w:val="00D743D5"/>
    <w:rsid w:val="00D747B7"/>
    <w:rsid w:val="00D75213"/>
    <w:rsid w:val="00D75448"/>
    <w:rsid w:val="00D7557C"/>
    <w:rsid w:val="00D75870"/>
    <w:rsid w:val="00D75B68"/>
    <w:rsid w:val="00D75C56"/>
    <w:rsid w:val="00D75E5E"/>
    <w:rsid w:val="00D762A0"/>
    <w:rsid w:val="00D76344"/>
    <w:rsid w:val="00D7640B"/>
    <w:rsid w:val="00D77049"/>
    <w:rsid w:val="00D77296"/>
    <w:rsid w:val="00D77560"/>
    <w:rsid w:val="00D775A9"/>
    <w:rsid w:val="00D801D0"/>
    <w:rsid w:val="00D80699"/>
    <w:rsid w:val="00D809AE"/>
    <w:rsid w:val="00D80BF8"/>
    <w:rsid w:val="00D810D0"/>
    <w:rsid w:val="00D813D0"/>
    <w:rsid w:val="00D81CA2"/>
    <w:rsid w:val="00D81E97"/>
    <w:rsid w:val="00D81ECE"/>
    <w:rsid w:val="00D8278F"/>
    <w:rsid w:val="00D827FB"/>
    <w:rsid w:val="00D83196"/>
    <w:rsid w:val="00D83341"/>
    <w:rsid w:val="00D83893"/>
    <w:rsid w:val="00D83EB0"/>
    <w:rsid w:val="00D83F78"/>
    <w:rsid w:val="00D84073"/>
    <w:rsid w:val="00D84122"/>
    <w:rsid w:val="00D84CF0"/>
    <w:rsid w:val="00D84F9C"/>
    <w:rsid w:val="00D84FC3"/>
    <w:rsid w:val="00D85648"/>
    <w:rsid w:val="00D8585D"/>
    <w:rsid w:val="00D85A31"/>
    <w:rsid w:val="00D85C3B"/>
    <w:rsid w:val="00D85DD2"/>
    <w:rsid w:val="00D85DF9"/>
    <w:rsid w:val="00D8639C"/>
    <w:rsid w:val="00D8639F"/>
    <w:rsid w:val="00D8727E"/>
    <w:rsid w:val="00D8754E"/>
    <w:rsid w:val="00D876A7"/>
    <w:rsid w:val="00D87799"/>
    <w:rsid w:val="00D87DCB"/>
    <w:rsid w:val="00D9014A"/>
    <w:rsid w:val="00D90194"/>
    <w:rsid w:val="00D90D45"/>
    <w:rsid w:val="00D90DAB"/>
    <w:rsid w:val="00D90FB8"/>
    <w:rsid w:val="00D91CF2"/>
    <w:rsid w:val="00D920D4"/>
    <w:rsid w:val="00D923DB"/>
    <w:rsid w:val="00D92C67"/>
    <w:rsid w:val="00D935B6"/>
    <w:rsid w:val="00D93730"/>
    <w:rsid w:val="00D9405D"/>
    <w:rsid w:val="00D94326"/>
    <w:rsid w:val="00D94990"/>
    <w:rsid w:val="00D953CB"/>
    <w:rsid w:val="00D95817"/>
    <w:rsid w:val="00D95983"/>
    <w:rsid w:val="00D96293"/>
    <w:rsid w:val="00D9652E"/>
    <w:rsid w:val="00D9661F"/>
    <w:rsid w:val="00D96800"/>
    <w:rsid w:val="00D969C6"/>
    <w:rsid w:val="00D96BCC"/>
    <w:rsid w:val="00D977C4"/>
    <w:rsid w:val="00D97CAE"/>
    <w:rsid w:val="00DA04E1"/>
    <w:rsid w:val="00DA0531"/>
    <w:rsid w:val="00DA171B"/>
    <w:rsid w:val="00DA195A"/>
    <w:rsid w:val="00DA1AB9"/>
    <w:rsid w:val="00DA1EAE"/>
    <w:rsid w:val="00DA1FAF"/>
    <w:rsid w:val="00DA230A"/>
    <w:rsid w:val="00DA2D83"/>
    <w:rsid w:val="00DA2E8C"/>
    <w:rsid w:val="00DA30BF"/>
    <w:rsid w:val="00DA3A5F"/>
    <w:rsid w:val="00DA44C3"/>
    <w:rsid w:val="00DA4D2B"/>
    <w:rsid w:val="00DA5034"/>
    <w:rsid w:val="00DA51BF"/>
    <w:rsid w:val="00DA51F7"/>
    <w:rsid w:val="00DA52D1"/>
    <w:rsid w:val="00DA5687"/>
    <w:rsid w:val="00DA5892"/>
    <w:rsid w:val="00DA5935"/>
    <w:rsid w:val="00DA59B1"/>
    <w:rsid w:val="00DA59F3"/>
    <w:rsid w:val="00DA5B80"/>
    <w:rsid w:val="00DA5D5A"/>
    <w:rsid w:val="00DA68E3"/>
    <w:rsid w:val="00DA6A72"/>
    <w:rsid w:val="00DA6BC9"/>
    <w:rsid w:val="00DA7049"/>
    <w:rsid w:val="00DB08FC"/>
    <w:rsid w:val="00DB1EAB"/>
    <w:rsid w:val="00DB24F8"/>
    <w:rsid w:val="00DB29D6"/>
    <w:rsid w:val="00DB2ABF"/>
    <w:rsid w:val="00DB2B1D"/>
    <w:rsid w:val="00DB370A"/>
    <w:rsid w:val="00DB39CF"/>
    <w:rsid w:val="00DB3CBA"/>
    <w:rsid w:val="00DB508B"/>
    <w:rsid w:val="00DB513B"/>
    <w:rsid w:val="00DB5709"/>
    <w:rsid w:val="00DB5D04"/>
    <w:rsid w:val="00DB6668"/>
    <w:rsid w:val="00DB68A7"/>
    <w:rsid w:val="00DB69A7"/>
    <w:rsid w:val="00DB6D85"/>
    <w:rsid w:val="00DB73EA"/>
    <w:rsid w:val="00DB7CEB"/>
    <w:rsid w:val="00DC02B7"/>
    <w:rsid w:val="00DC04E5"/>
    <w:rsid w:val="00DC06C7"/>
    <w:rsid w:val="00DC0903"/>
    <w:rsid w:val="00DC0C06"/>
    <w:rsid w:val="00DC112F"/>
    <w:rsid w:val="00DC116A"/>
    <w:rsid w:val="00DC1B5C"/>
    <w:rsid w:val="00DC2B36"/>
    <w:rsid w:val="00DC406E"/>
    <w:rsid w:val="00DC4972"/>
    <w:rsid w:val="00DC4AD9"/>
    <w:rsid w:val="00DC4B63"/>
    <w:rsid w:val="00DC4FBA"/>
    <w:rsid w:val="00DC5176"/>
    <w:rsid w:val="00DC54E8"/>
    <w:rsid w:val="00DC5EE6"/>
    <w:rsid w:val="00DC6D99"/>
    <w:rsid w:val="00DC6EF3"/>
    <w:rsid w:val="00DC7313"/>
    <w:rsid w:val="00DC7CBE"/>
    <w:rsid w:val="00DC7F9A"/>
    <w:rsid w:val="00DD09AD"/>
    <w:rsid w:val="00DD09BC"/>
    <w:rsid w:val="00DD0B53"/>
    <w:rsid w:val="00DD1633"/>
    <w:rsid w:val="00DD1A63"/>
    <w:rsid w:val="00DD1C1F"/>
    <w:rsid w:val="00DD1CBD"/>
    <w:rsid w:val="00DD20FF"/>
    <w:rsid w:val="00DD2BEF"/>
    <w:rsid w:val="00DD2FEE"/>
    <w:rsid w:val="00DD32AB"/>
    <w:rsid w:val="00DD35FD"/>
    <w:rsid w:val="00DD3870"/>
    <w:rsid w:val="00DD3B51"/>
    <w:rsid w:val="00DD44EC"/>
    <w:rsid w:val="00DD486C"/>
    <w:rsid w:val="00DD4CC1"/>
    <w:rsid w:val="00DD55AF"/>
    <w:rsid w:val="00DD56F2"/>
    <w:rsid w:val="00DD5D06"/>
    <w:rsid w:val="00DD7087"/>
    <w:rsid w:val="00DD7182"/>
    <w:rsid w:val="00DD7582"/>
    <w:rsid w:val="00DD7592"/>
    <w:rsid w:val="00DE0957"/>
    <w:rsid w:val="00DE0E80"/>
    <w:rsid w:val="00DE16B9"/>
    <w:rsid w:val="00DE17CC"/>
    <w:rsid w:val="00DE1F69"/>
    <w:rsid w:val="00DE23C2"/>
    <w:rsid w:val="00DE253C"/>
    <w:rsid w:val="00DE2ECB"/>
    <w:rsid w:val="00DE384D"/>
    <w:rsid w:val="00DE3D0E"/>
    <w:rsid w:val="00DE4060"/>
    <w:rsid w:val="00DE40B9"/>
    <w:rsid w:val="00DE448C"/>
    <w:rsid w:val="00DE4839"/>
    <w:rsid w:val="00DE509F"/>
    <w:rsid w:val="00DE5F4D"/>
    <w:rsid w:val="00DE6D22"/>
    <w:rsid w:val="00DE6E19"/>
    <w:rsid w:val="00DE728C"/>
    <w:rsid w:val="00DF047D"/>
    <w:rsid w:val="00DF05A7"/>
    <w:rsid w:val="00DF07B9"/>
    <w:rsid w:val="00DF0AB2"/>
    <w:rsid w:val="00DF0BB8"/>
    <w:rsid w:val="00DF1005"/>
    <w:rsid w:val="00DF1407"/>
    <w:rsid w:val="00DF153C"/>
    <w:rsid w:val="00DF15B6"/>
    <w:rsid w:val="00DF1896"/>
    <w:rsid w:val="00DF1D22"/>
    <w:rsid w:val="00DF2098"/>
    <w:rsid w:val="00DF290F"/>
    <w:rsid w:val="00DF2915"/>
    <w:rsid w:val="00DF2E79"/>
    <w:rsid w:val="00DF33D9"/>
    <w:rsid w:val="00DF3540"/>
    <w:rsid w:val="00DF36A8"/>
    <w:rsid w:val="00DF3904"/>
    <w:rsid w:val="00DF3CC6"/>
    <w:rsid w:val="00DF46E2"/>
    <w:rsid w:val="00DF4BBB"/>
    <w:rsid w:val="00DF4F73"/>
    <w:rsid w:val="00DF4FEA"/>
    <w:rsid w:val="00DF547A"/>
    <w:rsid w:val="00DF56DB"/>
    <w:rsid w:val="00DF5E93"/>
    <w:rsid w:val="00DF61EC"/>
    <w:rsid w:val="00DF6272"/>
    <w:rsid w:val="00DF627D"/>
    <w:rsid w:val="00DF680D"/>
    <w:rsid w:val="00DF69A5"/>
    <w:rsid w:val="00DF6AB5"/>
    <w:rsid w:val="00DF6F68"/>
    <w:rsid w:val="00DF7033"/>
    <w:rsid w:val="00DF73C5"/>
    <w:rsid w:val="00E0002D"/>
    <w:rsid w:val="00E00A86"/>
    <w:rsid w:val="00E00CB6"/>
    <w:rsid w:val="00E00CF2"/>
    <w:rsid w:val="00E0156B"/>
    <w:rsid w:val="00E01907"/>
    <w:rsid w:val="00E025CA"/>
    <w:rsid w:val="00E02CDF"/>
    <w:rsid w:val="00E02F88"/>
    <w:rsid w:val="00E036F6"/>
    <w:rsid w:val="00E0398A"/>
    <w:rsid w:val="00E03BD9"/>
    <w:rsid w:val="00E04157"/>
    <w:rsid w:val="00E048B3"/>
    <w:rsid w:val="00E0493E"/>
    <w:rsid w:val="00E04A14"/>
    <w:rsid w:val="00E052C3"/>
    <w:rsid w:val="00E05539"/>
    <w:rsid w:val="00E0571C"/>
    <w:rsid w:val="00E05759"/>
    <w:rsid w:val="00E058C4"/>
    <w:rsid w:val="00E0593F"/>
    <w:rsid w:val="00E05B93"/>
    <w:rsid w:val="00E05C4E"/>
    <w:rsid w:val="00E05E97"/>
    <w:rsid w:val="00E06912"/>
    <w:rsid w:val="00E071B5"/>
    <w:rsid w:val="00E075CC"/>
    <w:rsid w:val="00E07CAA"/>
    <w:rsid w:val="00E1018B"/>
    <w:rsid w:val="00E10329"/>
    <w:rsid w:val="00E10529"/>
    <w:rsid w:val="00E10F5A"/>
    <w:rsid w:val="00E10FA6"/>
    <w:rsid w:val="00E1102E"/>
    <w:rsid w:val="00E11544"/>
    <w:rsid w:val="00E1156C"/>
    <w:rsid w:val="00E1169E"/>
    <w:rsid w:val="00E119EB"/>
    <w:rsid w:val="00E119F8"/>
    <w:rsid w:val="00E11BB6"/>
    <w:rsid w:val="00E11E8E"/>
    <w:rsid w:val="00E1232E"/>
    <w:rsid w:val="00E12CA6"/>
    <w:rsid w:val="00E13771"/>
    <w:rsid w:val="00E143FC"/>
    <w:rsid w:val="00E14AE7"/>
    <w:rsid w:val="00E15074"/>
    <w:rsid w:val="00E15109"/>
    <w:rsid w:val="00E1513B"/>
    <w:rsid w:val="00E15201"/>
    <w:rsid w:val="00E15353"/>
    <w:rsid w:val="00E15B69"/>
    <w:rsid w:val="00E1618B"/>
    <w:rsid w:val="00E1659C"/>
    <w:rsid w:val="00E16D5A"/>
    <w:rsid w:val="00E16FE0"/>
    <w:rsid w:val="00E171DC"/>
    <w:rsid w:val="00E17533"/>
    <w:rsid w:val="00E2004B"/>
    <w:rsid w:val="00E2039D"/>
    <w:rsid w:val="00E20DC1"/>
    <w:rsid w:val="00E210FF"/>
    <w:rsid w:val="00E21146"/>
    <w:rsid w:val="00E213FC"/>
    <w:rsid w:val="00E21464"/>
    <w:rsid w:val="00E21E2B"/>
    <w:rsid w:val="00E22499"/>
    <w:rsid w:val="00E226BB"/>
    <w:rsid w:val="00E22D55"/>
    <w:rsid w:val="00E241DD"/>
    <w:rsid w:val="00E245C0"/>
    <w:rsid w:val="00E24787"/>
    <w:rsid w:val="00E259F9"/>
    <w:rsid w:val="00E25C98"/>
    <w:rsid w:val="00E25D8C"/>
    <w:rsid w:val="00E25F49"/>
    <w:rsid w:val="00E26183"/>
    <w:rsid w:val="00E264A1"/>
    <w:rsid w:val="00E26D97"/>
    <w:rsid w:val="00E27506"/>
    <w:rsid w:val="00E2753C"/>
    <w:rsid w:val="00E27642"/>
    <w:rsid w:val="00E276D2"/>
    <w:rsid w:val="00E3031F"/>
    <w:rsid w:val="00E30543"/>
    <w:rsid w:val="00E307CE"/>
    <w:rsid w:val="00E30950"/>
    <w:rsid w:val="00E309E7"/>
    <w:rsid w:val="00E31EDA"/>
    <w:rsid w:val="00E3232A"/>
    <w:rsid w:val="00E32A2E"/>
    <w:rsid w:val="00E32AB0"/>
    <w:rsid w:val="00E32CC1"/>
    <w:rsid w:val="00E33033"/>
    <w:rsid w:val="00E337C2"/>
    <w:rsid w:val="00E337FD"/>
    <w:rsid w:val="00E33874"/>
    <w:rsid w:val="00E3418B"/>
    <w:rsid w:val="00E344A3"/>
    <w:rsid w:val="00E345C8"/>
    <w:rsid w:val="00E35AAC"/>
    <w:rsid w:val="00E360F5"/>
    <w:rsid w:val="00E36219"/>
    <w:rsid w:val="00E3653A"/>
    <w:rsid w:val="00E36745"/>
    <w:rsid w:val="00E367D2"/>
    <w:rsid w:val="00E36B6C"/>
    <w:rsid w:val="00E36D83"/>
    <w:rsid w:val="00E37420"/>
    <w:rsid w:val="00E376AE"/>
    <w:rsid w:val="00E37D46"/>
    <w:rsid w:val="00E40DB7"/>
    <w:rsid w:val="00E40FBC"/>
    <w:rsid w:val="00E41BE4"/>
    <w:rsid w:val="00E41C4F"/>
    <w:rsid w:val="00E41C53"/>
    <w:rsid w:val="00E43650"/>
    <w:rsid w:val="00E43941"/>
    <w:rsid w:val="00E43DA9"/>
    <w:rsid w:val="00E43E9D"/>
    <w:rsid w:val="00E4465A"/>
    <w:rsid w:val="00E448F8"/>
    <w:rsid w:val="00E44904"/>
    <w:rsid w:val="00E44E35"/>
    <w:rsid w:val="00E44ECE"/>
    <w:rsid w:val="00E45056"/>
    <w:rsid w:val="00E45218"/>
    <w:rsid w:val="00E458E0"/>
    <w:rsid w:val="00E459B1"/>
    <w:rsid w:val="00E45F7C"/>
    <w:rsid w:val="00E460F0"/>
    <w:rsid w:val="00E46240"/>
    <w:rsid w:val="00E46866"/>
    <w:rsid w:val="00E473D6"/>
    <w:rsid w:val="00E479BF"/>
    <w:rsid w:val="00E47C55"/>
    <w:rsid w:val="00E47E52"/>
    <w:rsid w:val="00E501D8"/>
    <w:rsid w:val="00E507B3"/>
    <w:rsid w:val="00E50CD3"/>
    <w:rsid w:val="00E51003"/>
    <w:rsid w:val="00E51254"/>
    <w:rsid w:val="00E52A05"/>
    <w:rsid w:val="00E53369"/>
    <w:rsid w:val="00E53490"/>
    <w:rsid w:val="00E53505"/>
    <w:rsid w:val="00E537D3"/>
    <w:rsid w:val="00E53A32"/>
    <w:rsid w:val="00E54160"/>
    <w:rsid w:val="00E54552"/>
    <w:rsid w:val="00E54E17"/>
    <w:rsid w:val="00E5501D"/>
    <w:rsid w:val="00E550F4"/>
    <w:rsid w:val="00E55661"/>
    <w:rsid w:val="00E55A41"/>
    <w:rsid w:val="00E55B9D"/>
    <w:rsid w:val="00E56978"/>
    <w:rsid w:val="00E60755"/>
    <w:rsid w:val="00E60784"/>
    <w:rsid w:val="00E61673"/>
    <w:rsid w:val="00E61766"/>
    <w:rsid w:val="00E62079"/>
    <w:rsid w:val="00E62F62"/>
    <w:rsid w:val="00E63462"/>
    <w:rsid w:val="00E637B4"/>
    <w:rsid w:val="00E64714"/>
    <w:rsid w:val="00E64E1C"/>
    <w:rsid w:val="00E6525B"/>
    <w:rsid w:val="00E652A7"/>
    <w:rsid w:val="00E652F8"/>
    <w:rsid w:val="00E6578D"/>
    <w:rsid w:val="00E666F4"/>
    <w:rsid w:val="00E6682A"/>
    <w:rsid w:val="00E668E2"/>
    <w:rsid w:val="00E670F1"/>
    <w:rsid w:val="00E676FB"/>
    <w:rsid w:val="00E67D91"/>
    <w:rsid w:val="00E67E83"/>
    <w:rsid w:val="00E67F6D"/>
    <w:rsid w:val="00E70C90"/>
    <w:rsid w:val="00E710DC"/>
    <w:rsid w:val="00E71572"/>
    <w:rsid w:val="00E71C8A"/>
    <w:rsid w:val="00E71D3E"/>
    <w:rsid w:val="00E724F8"/>
    <w:rsid w:val="00E72A0F"/>
    <w:rsid w:val="00E72BC7"/>
    <w:rsid w:val="00E72D63"/>
    <w:rsid w:val="00E72E49"/>
    <w:rsid w:val="00E733F9"/>
    <w:rsid w:val="00E73592"/>
    <w:rsid w:val="00E73BE7"/>
    <w:rsid w:val="00E73E37"/>
    <w:rsid w:val="00E73E7F"/>
    <w:rsid w:val="00E73EF7"/>
    <w:rsid w:val="00E74247"/>
    <w:rsid w:val="00E74B8D"/>
    <w:rsid w:val="00E750D6"/>
    <w:rsid w:val="00E7513A"/>
    <w:rsid w:val="00E759F6"/>
    <w:rsid w:val="00E760C2"/>
    <w:rsid w:val="00E761AB"/>
    <w:rsid w:val="00E76362"/>
    <w:rsid w:val="00E7651F"/>
    <w:rsid w:val="00E76DBA"/>
    <w:rsid w:val="00E77697"/>
    <w:rsid w:val="00E77735"/>
    <w:rsid w:val="00E77BBB"/>
    <w:rsid w:val="00E80180"/>
    <w:rsid w:val="00E801EA"/>
    <w:rsid w:val="00E80A0C"/>
    <w:rsid w:val="00E80AAD"/>
    <w:rsid w:val="00E81A98"/>
    <w:rsid w:val="00E81FAA"/>
    <w:rsid w:val="00E82033"/>
    <w:rsid w:val="00E821FB"/>
    <w:rsid w:val="00E822DD"/>
    <w:rsid w:val="00E82B7D"/>
    <w:rsid w:val="00E82EF9"/>
    <w:rsid w:val="00E83590"/>
    <w:rsid w:val="00E8394F"/>
    <w:rsid w:val="00E843E5"/>
    <w:rsid w:val="00E84C77"/>
    <w:rsid w:val="00E854D8"/>
    <w:rsid w:val="00E85835"/>
    <w:rsid w:val="00E86345"/>
    <w:rsid w:val="00E86435"/>
    <w:rsid w:val="00E865DF"/>
    <w:rsid w:val="00E86698"/>
    <w:rsid w:val="00E86971"/>
    <w:rsid w:val="00E8698F"/>
    <w:rsid w:val="00E86999"/>
    <w:rsid w:val="00E86F80"/>
    <w:rsid w:val="00E8778A"/>
    <w:rsid w:val="00E87BF9"/>
    <w:rsid w:val="00E900B7"/>
    <w:rsid w:val="00E90E10"/>
    <w:rsid w:val="00E91061"/>
    <w:rsid w:val="00E912A8"/>
    <w:rsid w:val="00E9158B"/>
    <w:rsid w:val="00E91954"/>
    <w:rsid w:val="00E91995"/>
    <w:rsid w:val="00E91D9A"/>
    <w:rsid w:val="00E92C6C"/>
    <w:rsid w:val="00E92F49"/>
    <w:rsid w:val="00E933C8"/>
    <w:rsid w:val="00E93A2C"/>
    <w:rsid w:val="00E93E1F"/>
    <w:rsid w:val="00E943FD"/>
    <w:rsid w:val="00E94618"/>
    <w:rsid w:val="00E9560C"/>
    <w:rsid w:val="00E95A52"/>
    <w:rsid w:val="00E95D44"/>
    <w:rsid w:val="00E95DA0"/>
    <w:rsid w:val="00E971B8"/>
    <w:rsid w:val="00E97AA0"/>
    <w:rsid w:val="00E97E75"/>
    <w:rsid w:val="00EA0AC5"/>
    <w:rsid w:val="00EA0BFA"/>
    <w:rsid w:val="00EA134E"/>
    <w:rsid w:val="00EA16B1"/>
    <w:rsid w:val="00EA1951"/>
    <w:rsid w:val="00EA1A47"/>
    <w:rsid w:val="00EA2A5F"/>
    <w:rsid w:val="00EA3035"/>
    <w:rsid w:val="00EA32E9"/>
    <w:rsid w:val="00EA4F0F"/>
    <w:rsid w:val="00EA4FA6"/>
    <w:rsid w:val="00EA5111"/>
    <w:rsid w:val="00EA6141"/>
    <w:rsid w:val="00EA625A"/>
    <w:rsid w:val="00EA6769"/>
    <w:rsid w:val="00EA6862"/>
    <w:rsid w:val="00EA69C7"/>
    <w:rsid w:val="00EA6A43"/>
    <w:rsid w:val="00EA6A86"/>
    <w:rsid w:val="00EA6BC4"/>
    <w:rsid w:val="00EA6F62"/>
    <w:rsid w:val="00EA713B"/>
    <w:rsid w:val="00EA71F8"/>
    <w:rsid w:val="00EA76C2"/>
    <w:rsid w:val="00EA7925"/>
    <w:rsid w:val="00EA7F08"/>
    <w:rsid w:val="00EB0799"/>
    <w:rsid w:val="00EB097F"/>
    <w:rsid w:val="00EB09C2"/>
    <w:rsid w:val="00EB0D80"/>
    <w:rsid w:val="00EB1823"/>
    <w:rsid w:val="00EB193F"/>
    <w:rsid w:val="00EB1F15"/>
    <w:rsid w:val="00EB1FF7"/>
    <w:rsid w:val="00EB25DE"/>
    <w:rsid w:val="00EB2711"/>
    <w:rsid w:val="00EB2AC4"/>
    <w:rsid w:val="00EB2FCD"/>
    <w:rsid w:val="00EB380F"/>
    <w:rsid w:val="00EB3976"/>
    <w:rsid w:val="00EB3A3B"/>
    <w:rsid w:val="00EB437F"/>
    <w:rsid w:val="00EB46F6"/>
    <w:rsid w:val="00EB535A"/>
    <w:rsid w:val="00EB5368"/>
    <w:rsid w:val="00EB5A65"/>
    <w:rsid w:val="00EB65E6"/>
    <w:rsid w:val="00EB698E"/>
    <w:rsid w:val="00EB6CDF"/>
    <w:rsid w:val="00EC03AB"/>
    <w:rsid w:val="00EC052E"/>
    <w:rsid w:val="00EC06B5"/>
    <w:rsid w:val="00EC09E2"/>
    <w:rsid w:val="00EC0FC2"/>
    <w:rsid w:val="00EC1019"/>
    <w:rsid w:val="00EC15A3"/>
    <w:rsid w:val="00EC1AC2"/>
    <w:rsid w:val="00EC1C98"/>
    <w:rsid w:val="00EC1CB9"/>
    <w:rsid w:val="00EC218E"/>
    <w:rsid w:val="00EC23EA"/>
    <w:rsid w:val="00EC25CE"/>
    <w:rsid w:val="00EC2681"/>
    <w:rsid w:val="00EC3092"/>
    <w:rsid w:val="00EC36EC"/>
    <w:rsid w:val="00EC3DA9"/>
    <w:rsid w:val="00EC3DDE"/>
    <w:rsid w:val="00EC3ECF"/>
    <w:rsid w:val="00EC4104"/>
    <w:rsid w:val="00EC42DA"/>
    <w:rsid w:val="00EC4370"/>
    <w:rsid w:val="00EC4666"/>
    <w:rsid w:val="00EC4B92"/>
    <w:rsid w:val="00EC5542"/>
    <w:rsid w:val="00EC555B"/>
    <w:rsid w:val="00EC57B1"/>
    <w:rsid w:val="00EC5C19"/>
    <w:rsid w:val="00EC5C31"/>
    <w:rsid w:val="00EC5CBB"/>
    <w:rsid w:val="00EC6510"/>
    <w:rsid w:val="00EC6D47"/>
    <w:rsid w:val="00EC7550"/>
    <w:rsid w:val="00EC78CF"/>
    <w:rsid w:val="00EC791D"/>
    <w:rsid w:val="00EC79D3"/>
    <w:rsid w:val="00EC7A40"/>
    <w:rsid w:val="00ED0592"/>
    <w:rsid w:val="00ED06AB"/>
    <w:rsid w:val="00ED0A3B"/>
    <w:rsid w:val="00ED1225"/>
    <w:rsid w:val="00ED14DB"/>
    <w:rsid w:val="00ED1627"/>
    <w:rsid w:val="00ED1757"/>
    <w:rsid w:val="00ED1AF6"/>
    <w:rsid w:val="00ED1B45"/>
    <w:rsid w:val="00ED221F"/>
    <w:rsid w:val="00ED22EC"/>
    <w:rsid w:val="00ED2438"/>
    <w:rsid w:val="00ED25D4"/>
    <w:rsid w:val="00ED28D1"/>
    <w:rsid w:val="00ED3346"/>
    <w:rsid w:val="00ED33B5"/>
    <w:rsid w:val="00ED50D2"/>
    <w:rsid w:val="00ED56BD"/>
    <w:rsid w:val="00ED57B7"/>
    <w:rsid w:val="00ED5A5B"/>
    <w:rsid w:val="00ED5C69"/>
    <w:rsid w:val="00ED5D57"/>
    <w:rsid w:val="00ED5F2D"/>
    <w:rsid w:val="00ED608C"/>
    <w:rsid w:val="00ED62B3"/>
    <w:rsid w:val="00ED6857"/>
    <w:rsid w:val="00ED696A"/>
    <w:rsid w:val="00ED70A4"/>
    <w:rsid w:val="00ED71AF"/>
    <w:rsid w:val="00EE1194"/>
    <w:rsid w:val="00EE1249"/>
    <w:rsid w:val="00EE315D"/>
    <w:rsid w:val="00EE3539"/>
    <w:rsid w:val="00EE3943"/>
    <w:rsid w:val="00EE3CDB"/>
    <w:rsid w:val="00EE3D50"/>
    <w:rsid w:val="00EE3ED6"/>
    <w:rsid w:val="00EE4145"/>
    <w:rsid w:val="00EE4371"/>
    <w:rsid w:val="00EE5FC2"/>
    <w:rsid w:val="00EE71F3"/>
    <w:rsid w:val="00EE7786"/>
    <w:rsid w:val="00EE7D7E"/>
    <w:rsid w:val="00EF00B6"/>
    <w:rsid w:val="00EF0764"/>
    <w:rsid w:val="00EF0D0D"/>
    <w:rsid w:val="00EF17F7"/>
    <w:rsid w:val="00EF1B70"/>
    <w:rsid w:val="00EF1B8E"/>
    <w:rsid w:val="00EF1C6B"/>
    <w:rsid w:val="00EF1F41"/>
    <w:rsid w:val="00EF210A"/>
    <w:rsid w:val="00EF2408"/>
    <w:rsid w:val="00EF2528"/>
    <w:rsid w:val="00EF2631"/>
    <w:rsid w:val="00EF284E"/>
    <w:rsid w:val="00EF2A33"/>
    <w:rsid w:val="00EF2BD5"/>
    <w:rsid w:val="00EF2F3A"/>
    <w:rsid w:val="00EF316B"/>
    <w:rsid w:val="00EF345C"/>
    <w:rsid w:val="00EF3FB2"/>
    <w:rsid w:val="00EF41C7"/>
    <w:rsid w:val="00EF449C"/>
    <w:rsid w:val="00EF4E7E"/>
    <w:rsid w:val="00EF5237"/>
    <w:rsid w:val="00EF5D41"/>
    <w:rsid w:val="00EF5E02"/>
    <w:rsid w:val="00EF5F6F"/>
    <w:rsid w:val="00EF5FA1"/>
    <w:rsid w:val="00EF63FE"/>
    <w:rsid w:val="00EF6601"/>
    <w:rsid w:val="00EF6E29"/>
    <w:rsid w:val="00EF71F2"/>
    <w:rsid w:val="00EF779D"/>
    <w:rsid w:val="00EF7891"/>
    <w:rsid w:val="00EF791D"/>
    <w:rsid w:val="00EF7A17"/>
    <w:rsid w:val="00EF7F8E"/>
    <w:rsid w:val="00F002F4"/>
    <w:rsid w:val="00F00C36"/>
    <w:rsid w:val="00F014AE"/>
    <w:rsid w:val="00F01989"/>
    <w:rsid w:val="00F01C7D"/>
    <w:rsid w:val="00F01E6D"/>
    <w:rsid w:val="00F01E84"/>
    <w:rsid w:val="00F02711"/>
    <w:rsid w:val="00F027E7"/>
    <w:rsid w:val="00F02C30"/>
    <w:rsid w:val="00F02D55"/>
    <w:rsid w:val="00F02DF4"/>
    <w:rsid w:val="00F02E0F"/>
    <w:rsid w:val="00F02F36"/>
    <w:rsid w:val="00F03172"/>
    <w:rsid w:val="00F03484"/>
    <w:rsid w:val="00F037B0"/>
    <w:rsid w:val="00F03BD4"/>
    <w:rsid w:val="00F04295"/>
    <w:rsid w:val="00F04685"/>
    <w:rsid w:val="00F049E6"/>
    <w:rsid w:val="00F04D91"/>
    <w:rsid w:val="00F057B9"/>
    <w:rsid w:val="00F05B78"/>
    <w:rsid w:val="00F06186"/>
    <w:rsid w:val="00F065AB"/>
    <w:rsid w:val="00F06BCB"/>
    <w:rsid w:val="00F06FF8"/>
    <w:rsid w:val="00F070D7"/>
    <w:rsid w:val="00F07877"/>
    <w:rsid w:val="00F078CF"/>
    <w:rsid w:val="00F100C7"/>
    <w:rsid w:val="00F10868"/>
    <w:rsid w:val="00F11343"/>
    <w:rsid w:val="00F12D59"/>
    <w:rsid w:val="00F12F51"/>
    <w:rsid w:val="00F136C5"/>
    <w:rsid w:val="00F1397B"/>
    <w:rsid w:val="00F139A4"/>
    <w:rsid w:val="00F13BAD"/>
    <w:rsid w:val="00F13BD2"/>
    <w:rsid w:val="00F14827"/>
    <w:rsid w:val="00F14D24"/>
    <w:rsid w:val="00F14D4A"/>
    <w:rsid w:val="00F14F0A"/>
    <w:rsid w:val="00F160BF"/>
    <w:rsid w:val="00F16632"/>
    <w:rsid w:val="00F16C51"/>
    <w:rsid w:val="00F16DD8"/>
    <w:rsid w:val="00F17385"/>
    <w:rsid w:val="00F17408"/>
    <w:rsid w:val="00F1784D"/>
    <w:rsid w:val="00F1789D"/>
    <w:rsid w:val="00F210D7"/>
    <w:rsid w:val="00F21B6E"/>
    <w:rsid w:val="00F21B91"/>
    <w:rsid w:val="00F228C4"/>
    <w:rsid w:val="00F22A20"/>
    <w:rsid w:val="00F22A67"/>
    <w:rsid w:val="00F22B2B"/>
    <w:rsid w:val="00F22BED"/>
    <w:rsid w:val="00F23054"/>
    <w:rsid w:val="00F235B0"/>
    <w:rsid w:val="00F23C1E"/>
    <w:rsid w:val="00F23F1D"/>
    <w:rsid w:val="00F2460C"/>
    <w:rsid w:val="00F24CE7"/>
    <w:rsid w:val="00F24DE2"/>
    <w:rsid w:val="00F25F1F"/>
    <w:rsid w:val="00F2627F"/>
    <w:rsid w:val="00F26302"/>
    <w:rsid w:val="00F26538"/>
    <w:rsid w:val="00F267A4"/>
    <w:rsid w:val="00F268A1"/>
    <w:rsid w:val="00F26942"/>
    <w:rsid w:val="00F26DEE"/>
    <w:rsid w:val="00F26F8A"/>
    <w:rsid w:val="00F270F4"/>
    <w:rsid w:val="00F27278"/>
    <w:rsid w:val="00F27A74"/>
    <w:rsid w:val="00F27C40"/>
    <w:rsid w:val="00F30182"/>
    <w:rsid w:val="00F301C6"/>
    <w:rsid w:val="00F303CC"/>
    <w:rsid w:val="00F30709"/>
    <w:rsid w:val="00F30C1B"/>
    <w:rsid w:val="00F30CA7"/>
    <w:rsid w:val="00F311B1"/>
    <w:rsid w:val="00F3146E"/>
    <w:rsid w:val="00F3182F"/>
    <w:rsid w:val="00F31EC8"/>
    <w:rsid w:val="00F31F9F"/>
    <w:rsid w:val="00F328D1"/>
    <w:rsid w:val="00F332A3"/>
    <w:rsid w:val="00F332FF"/>
    <w:rsid w:val="00F336FF"/>
    <w:rsid w:val="00F33C0E"/>
    <w:rsid w:val="00F33D45"/>
    <w:rsid w:val="00F33D86"/>
    <w:rsid w:val="00F33E82"/>
    <w:rsid w:val="00F34D80"/>
    <w:rsid w:val="00F3514D"/>
    <w:rsid w:val="00F35CC6"/>
    <w:rsid w:val="00F35DD9"/>
    <w:rsid w:val="00F3650C"/>
    <w:rsid w:val="00F3666E"/>
    <w:rsid w:val="00F368CE"/>
    <w:rsid w:val="00F36BF6"/>
    <w:rsid w:val="00F37696"/>
    <w:rsid w:val="00F4072B"/>
    <w:rsid w:val="00F40F3B"/>
    <w:rsid w:val="00F411AE"/>
    <w:rsid w:val="00F430F2"/>
    <w:rsid w:val="00F43227"/>
    <w:rsid w:val="00F43370"/>
    <w:rsid w:val="00F4351D"/>
    <w:rsid w:val="00F43EE9"/>
    <w:rsid w:val="00F43FA3"/>
    <w:rsid w:val="00F44A45"/>
    <w:rsid w:val="00F44AF4"/>
    <w:rsid w:val="00F45169"/>
    <w:rsid w:val="00F45C41"/>
    <w:rsid w:val="00F4635E"/>
    <w:rsid w:val="00F47038"/>
    <w:rsid w:val="00F470AB"/>
    <w:rsid w:val="00F4740B"/>
    <w:rsid w:val="00F5008A"/>
    <w:rsid w:val="00F50469"/>
    <w:rsid w:val="00F50975"/>
    <w:rsid w:val="00F50B9B"/>
    <w:rsid w:val="00F50F13"/>
    <w:rsid w:val="00F513A6"/>
    <w:rsid w:val="00F5157E"/>
    <w:rsid w:val="00F51695"/>
    <w:rsid w:val="00F517DD"/>
    <w:rsid w:val="00F51983"/>
    <w:rsid w:val="00F529D7"/>
    <w:rsid w:val="00F52BE2"/>
    <w:rsid w:val="00F52F67"/>
    <w:rsid w:val="00F539D5"/>
    <w:rsid w:val="00F53BEB"/>
    <w:rsid w:val="00F53DB2"/>
    <w:rsid w:val="00F5417B"/>
    <w:rsid w:val="00F546BC"/>
    <w:rsid w:val="00F54B12"/>
    <w:rsid w:val="00F54C9C"/>
    <w:rsid w:val="00F54D05"/>
    <w:rsid w:val="00F5574C"/>
    <w:rsid w:val="00F55B24"/>
    <w:rsid w:val="00F55B56"/>
    <w:rsid w:val="00F55BF9"/>
    <w:rsid w:val="00F55D37"/>
    <w:rsid w:val="00F56DD7"/>
    <w:rsid w:val="00F56E1F"/>
    <w:rsid w:val="00F56FBC"/>
    <w:rsid w:val="00F572A0"/>
    <w:rsid w:val="00F57BDF"/>
    <w:rsid w:val="00F57F71"/>
    <w:rsid w:val="00F57F8A"/>
    <w:rsid w:val="00F60552"/>
    <w:rsid w:val="00F60A51"/>
    <w:rsid w:val="00F60A8C"/>
    <w:rsid w:val="00F60BE9"/>
    <w:rsid w:val="00F60C2F"/>
    <w:rsid w:val="00F61DC5"/>
    <w:rsid w:val="00F629D9"/>
    <w:rsid w:val="00F6385F"/>
    <w:rsid w:val="00F639BE"/>
    <w:rsid w:val="00F641E1"/>
    <w:rsid w:val="00F64294"/>
    <w:rsid w:val="00F64777"/>
    <w:rsid w:val="00F64F94"/>
    <w:rsid w:val="00F65086"/>
    <w:rsid w:val="00F654EA"/>
    <w:rsid w:val="00F65C61"/>
    <w:rsid w:val="00F65CCF"/>
    <w:rsid w:val="00F66295"/>
    <w:rsid w:val="00F66C10"/>
    <w:rsid w:val="00F67332"/>
    <w:rsid w:val="00F67671"/>
    <w:rsid w:val="00F70158"/>
    <w:rsid w:val="00F70196"/>
    <w:rsid w:val="00F70237"/>
    <w:rsid w:val="00F70478"/>
    <w:rsid w:val="00F70FB3"/>
    <w:rsid w:val="00F71150"/>
    <w:rsid w:val="00F71179"/>
    <w:rsid w:val="00F733F0"/>
    <w:rsid w:val="00F7343B"/>
    <w:rsid w:val="00F734FB"/>
    <w:rsid w:val="00F73CAD"/>
    <w:rsid w:val="00F741CD"/>
    <w:rsid w:val="00F74A16"/>
    <w:rsid w:val="00F7511F"/>
    <w:rsid w:val="00F753A9"/>
    <w:rsid w:val="00F757BA"/>
    <w:rsid w:val="00F75E3D"/>
    <w:rsid w:val="00F75E9D"/>
    <w:rsid w:val="00F76252"/>
    <w:rsid w:val="00F76341"/>
    <w:rsid w:val="00F76480"/>
    <w:rsid w:val="00F76779"/>
    <w:rsid w:val="00F76DF6"/>
    <w:rsid w:val="00F76E6A"/>
    <w:rsid w:val="00F76F87"/>
    <w:rsid w:val="00F7755D"/>
    <w:rsid w:val="00F77A80"/>
    <w:rsid w:val="00F77F0C"/>
    <w:rsid w:val="00F80034"/>
    <w:rsid w:val="00F80BDD"/>
    <w:rsid w:val="00F80EF0"/>
    <w:rsid w:val="00F81280"/>
    <w:rsid w:val="00F8147E"/>
    <w:rsid w:val="00F818B9"/>
    <w:rsid w:val="00F81E49"/>
    <w:rsid w:val="00F81E62"/>
    <w:rsid w:val="00F82213"/>
    <w:rsid w:val="00F827B2"/>
    <w:rsid w:val="00F82C08"/>
    <w:rsid w:val="00F8336D"/>
    <w:rsid w:val="00F84288"/>
    <w:rsid w:val="00F84705"/>
    <w:rsid w:val="00F84B05"/>
    <w:rsid w:val="00F8558E"/>
    <w:rsid w:val="00F859A4"/>
    <w:rsid w:val="00F86C68"/>
    <w:rsid w:val="00F86ED1"/>
    <w:rsid w:val="00F86FDD"/>
    <w:rsid w:val="00F870BC"/>
    <w:rsid w:val="00F87265"/>
    <w:rsid w:val="00F8766C"/>
    <w:rsid w:val="00F8775B"/>
    <w:rsid w:val="00F87AEC"/>
    <w:rsid w:val="00F87B8F"/>
    <w:rsid w:val="00F87F3F"/>
    <w:rsid w:val="00F900E4"/>
    <w:rsid w:val="00F90197"/>
    <w:rsid w:val="00F90257"/>
    <w:rsid w:val="00F90F00"/>
    <w:rsid w:val="00F913BA"/>
    <w:rsid w:val="00F915A4"/>
    <w:rsid w:val="00F91F25"/>
    <w:rsid w:val="00F926C8"/>
    <w:rsid w:val="00F92857"/>
    <w:rsid w:val="00F92F03"/>
    <w:rsid w:val="00F93184"/>
    <w:rsid w:val="00F935A1"/>
    <w:rsid w:val="00F93780"/>
    <w:rsid w:val="00F9396E"/>
    <w:rsid w:val="00F94106"/>
    <w:rsid w:val="00F94D8F"/>
    <w:rsid w:val="00F94DB1"/>
    <w:rsid w:val="00F950BC"/>
    <w:rsid w:val="00F95405"/>
    <w:rsid w:val="00F9551D"/>
    <w:rsid w:val="00F95676"/>
    <w:rsid w:val="00F95779"/>
    <w:rsid w:val="00F95BC4"/>
    <w:rsid w:val="00F95CEE"/>
    <w:rsid w:val="00F97472"/>
    <w:rsid w:val="00FA01F7"/>
    <w:rsid w:val="00FA178B"/>
    <w:rsid w:val="00FA1A4C"/>
    <w:rsid w:val="00FA1B24"/>
    <w:rsid w:val="00FA1CF2"/>
    <w:rsid w:val="00FA204E"/>
    <w:rsid w:val="00FA2341"/>
    <w:rsid w:val="00FA239E"/>
    <w:rsid w:val="00FA2E05"/>
    <w:rsid w:val="00FA2E94"/>
    <w:rsid w:val="00FA3773"/>
    <w:rsid w:val="00FA3DDA"/>
    <w:rsid w:val="00FA417F"/>
    <w:rsid w:val="00FA43EB"/>
    <w:rsid w:val="00FA522C"/>
    <w:rsid w:val="00FA55B7"/>
    <w:rsid w:val="00FA588E"/>
    <w:rsid w:val="00FA5C5B"/>
    <w:rsid w:val="00FA627F"/>
    <w:rsid w:val="00FA72DE"/>
    <w:rsid w:val="00FB15EB"/>
    <w:rsid w:val="00FB173B"/>
    <w:rsid w:val="00FB1BDC"/>
    <w:rsid w:val="00FB2219"/>
    <w:rsid w:val="00FB302F"/>
    <w:rsid w:val="00FB303C"/>
    <w:rsid w:val="00FB3AA3"/>
    <w:rsid w:val="00FB3DAA"/>
    <w:rsid w:val="00FB3E77"/>
    <w:rsid w:val="00FB417F"/>
    <w:rsid w:val="00FB46A7"/>
    <w:rsid w:val="00FB480F"/>
    <w:rsid w:val="00FB5102"/>
    <w:rsid w:val="00FB5601"/>
    <w:rsid w:val="00FB5761"/>
    <w:rsid w:val="00FB5D26"/>
    <w:rsid w:val="00FB5F5C"/>
    <w:rsid w:val="00FB64A3"/>
    <w:rsid w:val="00FB6FE5"/>
    <w:rsid w:val="00FB739A"/>
    <w:rsid w:val="00FB769B"/>
    <w:rsid w:val="00FC18A0"/>
    <w:rsid w:val="00FC19EF"/>
    <w:rsid w:val="00FC2857"/>
    <w:rsid w:val="00FC28C5"/>
    <w:rsid w:val="00FC3813"/>
    <w:rsid w:val="00FC39E3"/>
    <w:rsid w:val="00FC3B0D"/>
    <w:rsid w:val="00FC424A"/>
    <w:rsid w:val="00FC4A6F"/>
    <w:rsid w:val="00FC4AFF"/>
    <w:rsid w:val="00FC4D76"/>
    <w:rsid w:val="00FC4FD8"/>
    <w:rsid w:val="00FC5806"/>
    <w:rsid w:val="00FC5FF5"/>
    <w:rsid w:val="00FC6232"/>
    <w:rsid w:val="00FC6390"/>
    <w:rsid w:val="00FC6546"/>
    <w:rsid w:val="00FC6817"/>
    <w:rsid w:val="00FC6D2E"/>
    <w:rsid w:val="00FC6E27"/>
    <w:rsid w:val="00FC70E3"/>
    <w:rsid w:val="00FC7317"/>
    <w:rsid w:val="00FC73F7"/>
    <w:rsid w:val="00FC76FB"/>
    <w:rsid w:val="00FC7FE1"/>
    <w:rsid w:val="00FD02F9"/>
    <w:rsid w:val="00FD0A19"/>
    <w:rsid w:val="00FD0C86"/>
    <w:rsid w:val="00FD10D7"/>
    <w:rsid w:val="00FD13C8"/>
    <w:rsid w:val="00FD1400"/>
    <w:rsid w:val="00FD1BE4"/>
    <w:rsid w:val="00FD2061"/>
    <w:rsid w:val="00FD2063"/>
    <w:rsid w:val="00FD2927"/>
    <w:rsid w:val="00FD2F36"/>
    <w:rsid w:val="00FD3B84"/>
    <w:rsid w:val="00FD3E40"/>
    <w:rsid w:val="00FD4134"/>
    <w:rsid w:val="00FD4989"/>
    <w:rsid w:val="00FD4999"/>
    <w:rsid w:val="00FD4DB1"/>
    <w:rsid w:val="00FD50D1"/>
    <w:rsid w:val="00FD5606"/>
    <w:rsid w:val="00FD5FD3"/>
    <w:rsid w:val="00FD607C"/>
    <w:rsid w:val="00FD6265"/>
    <w:rsid w:val="00FD640E"/>
    <w:rsid w:val="00FD6A39"/>
    <w:rsid w:val="00FD71A5"/>
    <w:rsid w:val="00FD7588"/>
    <w:rsid w:val="00FD7B13"/>
    <w:rsid w:val="00FE0054"/>
    <w:rsid w:val="00FE022E"/>
    <w:rsid w:val="00FE0D44"/>
    <w:rsid w:val="00FE1440"/>
    <w:rsid w:val="00FE15D1"/>
    <w:rsid w:val="00FE16F6"/>
    <w:rsid w:val="00FE2017"/>
    <w:rsid w:val="00FE35AA"/>
    <w:rsid w:val="00FE3B4D"/>
    <w:rsid w:val="00FE3B62"/>
    <w:rsid w:val="00FE3C03"/>
    <w:rsid w:val="00FE4277"/>
    <w:rsid w:val="00FE4321"/>
    <w:rsid w:val="00FE4B37"/>
    <w:rsid w:val="00FE4CAE"/>
    <w:rsid w:val="00FE4D7E"/>
    <w:rsid w:val="00FE5561"/>
    <w:rsid w:val="00FE5766"/>
    <w:rsid w:val="00FE5A70"/>
    <w:rsid w:val="00FE5B1E"/>
    <w:rsid w:val="00FE6856"/>
    <w:rsid w:val="00FE6D13"/>
    <w:rsid w:val="00FE6DB0"/>
    <w:rsid w:val="00FE75D8"/>
    <w:rsid w:val="00FE7E21"/>
    <w:rsid w:val="00FF0016"/>
    <w:rsid w:val="00FF156A"/>
    <w:rsid w:val="00FF200E"/>
    <w:rsid w:val="00FF28CF"/>
    <w:rsid w:val="00FF29CE"/>
    <w:rsid w:val="00FF2AA7"/>
    <w:rsid w:val="00FF33B9"/>
    <w:rsid w:val="00FF371A"/>
    <w:rsid w:val="00FF3768"/>
    <w:rsid w:val="00FF38A4"/>
    <w:rsid w:val="00FF3A39"/>
    <w:rsid w:val="00FF42E0"/>
    <w:rsid w:val="00FF431A"/>
    <w:rsid w:val="00FF4714"/>
    <w:rsid w:val="00FF482D"/>
    <w:rsid w:val="00FF4C1E"/>
    <w:rsid w:val="00FF5171"/>
    <w:rsid w:val="00FF52D6"/>
    <w:rsid w:val="00FF5D0B"/>
    <w:rsid w:val="00FF6103"/>
    <w:rsid w:val="00FF6756"/>
    <w:rsid w:val="00FF7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A82D8"/>
  <w15:docId w15:val="{4A3CC5A5-AE11-4910-9955-0A90CDE31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9FE"/>
    <w:rPr>
      <w:rFonts w:ascii="Times New Roman" w:eastAsia="Times New Roman" w:hAnsi="Times New Roman" w:cs="Times New Roman"/>
    </w:rPr>
  </w:style>
  <w:style w:type="paragraph" w:styleId="Heading1">
    <w:name w:val="heading 1"/>
    <w:basedOn w:val="Normal"/>
    <w:link w:val="Heading1Char"/>
    <w:uiPriority w:val="9"/>
    <w:qFormat/>
    <w:rsid w:val="002D068D"/>
    <w:pPr>
      <w:numPr>
        <w:numId w:val="31"/>
      </w:numPr>
      <w:spacing w:before="120" w:after="120"/>
      <w:ind w:left="709" w:hanging="709"/>
      <w:outlineLvl w:val="0"/>
    </w:pPr>
    <w:rPr>
      <w:rFonts w:ascii="Arial Bold" w:eastAsia="Arial" w:hAnsi="Arial Bold" w:cs="Arial"/>
      <w:b/>
      <w:bCs/>
      <w:caps/>
      <w:sz w:val="24"/>
      <w:szCs w:val="26"/>
    </w:rPr>
  </w:style>
  <w:style w:type="paragraph" w:styleId="Heading2">
    <w:name w:val="heading 2"/>
    <w:basedOn w:val="Normal"/>
    <w:link w:val="Heading2Char"/>
    <w:uiPriority w:val="9"/>
    <w:unhideWhenUsed/>
    <w:qFormat/>
    <w:pPr>
      <w:ind w:left="591" w:hanging="473"/>
      <w:outlineLvl w:val="1"/>
    </w:pPr>
    <w:rPr>
      <w:rFonts w:ascii="Arial" w:eastAsia="Arial" w:hAnsi="Arial" w:cs="Arial"/>
      <w:b/>
      <w:bCs/>
      <w:sz w:val="21"/>
      <w:szCs w:val="21"/>
    </w:rPr>
  </w:style>
  <w:style w:type="paragraph" w:styleId="Heading3">
    <w:name w:val="heading 3"/>
    <w:basedOn w:val="Normal"/>
    <w:next w:val="Normal"/>
    <w:link w:val="Heading3Char"/>
    <w:uiPriority w:val="9"/>
    <w:semiHidden/>
    <w:unhideWhenUsed/>
    <w:qFormat/>
    <w:rsid w:val="005D13A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74"/>
      <w:ind w:left="477" w:hanging="328"/>
    </w:pPr>
    <w:rPr>
      <w:rFonts w:ascii="Arial" w:eastAsia="Arial" w:hAnsi="Arial" w:cs="Arial"/>
      <w:sz w:val="17"/>
      <w:szCs w:val="17"/>
    </w:rPr>
  </w:style>
  <w:style w:type="paragraph" w:styleId="TOC2">
    <w:name w:val="toc 2"/>
    <w:basedOn w:val="Normal"/>
    <w:uiPriority w:val="39"/>
    <w:qFormat/>
    <w:pPr>
      <w:spacing w:before="174"/>
      <w:ind w:left="769" w:hanging="374"/>
    </w:pPr>
    <w:rPr>
      <w:rFonts w:ascii="Arial" w:eastAsia="Arial" w:hAnsi="Arial" w:cs="Arial"/>
      <w:sz w:val="17"/>
      <w:szCs w:val="17"/>
    </w:rPr>
  </w:style>
  <w:style w:type="paragraph" w:styleId="BodyText">
    <w:name w:val="Body Text"/>
    <w:basedOn w:val="Normal"/>
    <w:link w:val="BodyTextChar"/>
    <w:uiPriority w:val="1"/>
    <w:qFormat/>
    <w:rPr>
      <w:sz w:val="21"/>
      <w:szCs w:val="21"/>
    </w:rPr>
  </w:style>
  <w:style w:type="paragraph" w:styleId="Title">
    <w:name w:val="Title"/>
    <w:basedOn w:val="Normal"/>
    <w:uiPriority w:val="10"/>
    <w:qFormat/>
    <w:pPr>
      <w:ind w:left="118"/>
    </w:pPr>
    <w:rPr>
      <w:rFonts w:ascii="Arial" w:eastAsia="Arial" w:hAnsi="Arial" w:cs="Arial"/>
      <w:b/>
      <w:bCs/>
      <w:sz w:val="40"/>
      <w:szCs w:val="40"/>
    </w:rPr>
  </w:style>
  <w:style w:type="paragraph" w:styleId="ListParagraph">
    <w:name w:val="List Paragraph"/>
    <w:basedOn w:val="Normal"/>
    <w:uiPriority w:val="1"/>
    <w:qFormat/>
    <w:pPr>
      <w:ind w:left="103" w:hanging="291"/>
    </w:pPr>
  </w:style>
  <w:style w:type="paragraph" w:customStyle="1" w:styleId="TableParagraph">
    <w:name w:val="Table Paragraph"/>
    <w:basedOn w:val="Normal"/>
    <w:uiPriority w:val="1"/>
    <w:qFormat/>
    <w:pPr>
      <w:spacing w:before="44"/>
      <w:ind w:left="20"/>
    </w:pPr>
    <w:rPr>
      <w:rFonts w:ascii="Arial" w:eastAsia="Arial" w:hAnsi="Arial" w:cs="Arial"/>
    </w:rPr>
  </w:style>
  <w:style w:type="paragraph" w:styleId="Header">
    <w:name w:val="header"/>
    <w:basedOn w:val="Normal"/>
    <w:link w:val="HeaderChar"/>
    <w:uiPriority w:val="99"/>
    <w:unhideWhenUsed/>
    <w:rsid w:val="00A53875"/>
    <w:pPr>
      <w:tabs>
        <w:tab w:val="center" w:pos="4680"/>
        <w:tab w:val="right" w:pos="9360"/>
      </w:tabs>
    </w:pPr>
  </w:style>
  <w:style w:type="character" w:customStyle="1" w:styleId="HeaderChar">
    <w:name w:val="Header Char"/>
    <w:basedOn w:val="DefaultParagraphFont"/>
    <w:link w:val="Header"/>
    <w:uiPriority w:val="99"/>
    <w:rsid w:val="00A53875"/>
    <w:rPr>
      <w:rFonts w:ascii="Times New Roman" w:eastAsia="Times New Roman" w:hAnsi="Times New Roman" w:cs="Times New Roman"/>
    </w:rPr>
  </w:style>
  <w:style w:type="paragraph" w:styleId="Footer">
    <w:name w:val="footer"/>
    <w:basedOn w:val="Normal"/>
    <w:link w:val="FooterChar"/>
    <w:unhideWhenUsed/>
    <w:qFormat/>
    <w:rsid w:val="00A53875"/>
    <w:pPr>
      <w:tabs>
        <w:tab w:val="center" w:pos="4680"/>
        <w:tab w:val="right" w:pos="9360"/>
      </w:tabs>
    </w:pPr>
  </w:style>
  <w:style w:type="character" w:customStyle="1" w:styleId="FooterChar">
    <w:name w:val="Footer Char"/>
    <w:basedOn w:val="DefaultParagraphFont"/>
    <w:link w:val="Footer"/>
    <w:uiPriority w:val="99"/>
    <w:rsid w:val="00A53875"/>
    <w:rPr>
      <w:rFonts w:ascii="Times New Roman" w:eastAsia="Times New Roman" w:hAnsi="Times New Roman" w:cs="Times New Roman"/>
    </w:rPr>
  </w:style>
  <w:style w:type="paragraph" w:styleId="TOCHeading">
    <w:name w:val="TOC Heading"/>
    <w:basedOn w:val="Heading1"/>
    <w:next w:val="Normal"/>
    <w:uiPriority w:val="39"/>
    <w:unhideWhenUsed/>
    <w:qFormat/>
    <w:rsid w:val="00C431E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C431E2"/>
    <w:rPr>
      <w:color w:val="0000FF" w:themeColor="hyperlink"/>
      <w:u w:val="single"/>
    </w:rPr>
  </w:style>
  <w:style w:type="character" w:customStyle="1" w:styleId="Heading1Char">
    <w:name w:val="Heading 1 Char"/>
    <w:basedOn w:val="DefaultParagraphFont"/>
    <w:link w:val="Heading1"/>
    <w:uiPriority w:val="9"/>
    <w:rsid w:val="002D068D"/>
    <w:rPr>
      <w:rFonts w:ascii="Arial Bold" w:eastAsia="Arial" w:hAnsi="Arial Bold" w:cs="Arial"/>
      <w:b/>
      <w:bCs/>
      <w:caps/>
      <w:sz w:val="24"/>
      <w:szCs w:val="26"/>
    </w:rPr>
  </w:style>
  <w:style w:type="character" w:customStyle="1" w:styleId="Heading2Char">
    <w:name w:val="Heading 2 Char"/>
    <w:basedOn w:val="DefaultParagraphFont"/>
    <w:link w:val="Heading2"/>
    <w:uiPriority w:val="9"/>
    <w:rsid w:val="003D6596"/>
    <w:rPr>
      <w:rFonts w:ascii="Arial" w:eastAsia="Arial" w:hAnsi="Arial" w:cs="Arial"/>
      <w:b/>
      <w:bCs/>
      <w:sz w:val="21"/>
      <w:szCs w:val="21"/>
    </w:rPr>
  </w:style>
  <w:style w:type="character" w:customStyle="1" w:styleId="BodyTextChar">
    <w:name w:val="Body Text Char"/>
    <w:basedOn w:val="DefaultParagraphFont"/>
    <w:link w:val="BodyText"/>
    <w:uiPriority w:val="1"/>
    <w:rsid w:val="00B95CD8"/>
    <w:rPr>
      <w:rFonts w:ascii="Times New Roman" w:eastAsia="Times New Roman" w:hAnsi="Times New Roman" w:cs="Times New Roman"/>
      <w:sz w:val="21"/>
      <w:szCs w:val="21"/>
    </w:rPr>
  </w:style>
  <w:style w:type="character" w:styleId="UnresolvedMention">
    <w:name w:val="Unresolved Mention"/>
    <w:basedOn w:val="DefaultParagraphFont"/>
    <w:uiPriority w:val="99"/>
    <w:semiHidden/>
    <w:unhideWhenUsed/>
    <w:rsid w:val="00E73BE7"/>
    <w:rPr>
      <w:color w:val="605E5C"/>
      <w:shd w:val="clear" w:color="auto" w:fill="E1DFDD"/>
    </w:rPr>
  </w:style>
  <w:style w:type="character" w:styleId="FollowedHyperlink">
    <w:name w:val="FollowedHyperlink"/>
    <w:basedOn w:val="DefaultParagraphFont"/>
    <w:uiPriority w:val="99"/>
    <w:semiHidden/>
    <w:unhideWhenUsed/>
    <w:rsid w:val="00213BC6"/>
    <w:rPr>
      <w:color w:val="800080" w:themeColor="followedHyperlink"/>
      <w:u w:val="single"/>
    </w:rPr>
  </w:style>
  <w:style w:type="paragraph" w:styleId="TOC3">
    <w:name w:val="toc 3"/>
    <w:basedOn w:val="Normal"/>
    <w:next w:val="Normal"/>
    <w:autoRedefine/>
    <w:uiPriority w:val="39"/>
    <w:unhideWhenUsed/>
    <w:rsid w:val="00A712A1"/>
    <w:pPr>
      <w:widowControl/>
      <w:autoSpaceDE/>
      <w:autoSpaceDN/>
      <w:spacing w:after="100" w:line="259" w:lineRule="auto"/>
      <w:ind w:left="44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A712A1"/>
    <w:pPr>
      <w:widowControl/>
      <w:autoSpaceDE/>
      <w:autoSpaceDN/>
      <w:spacing w:after="100" w:line="259" w:lineRule="auto"/>
      <w:ind w:left="66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712A1"/>
    <w:pPr>
      <w:widowControl/>
      <w:autoSpaceDE/>
      <w:autoSpaceDN/>
      <w:spacing w:after="100" w:line="259" w:lineRule="auto"/>
      <w:ind w:left="88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712A1"/>
    <w:pPr>
      <w:widowControl/>
      <w:autoSpaceDE/>
      <w:autoSpaceDN/>
      <w:spacing w:after="100" w:line="259" w:lineRule="auto"/>
      <w:ind w:left="11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712A1"/>
    <w:pPr>
      <w:widowControl/>
      <w:autoSpaceDE/>
      <w:autoSpaceDN/>
      <w:spacing w:after="100" w:line="259" w:lineRule="auto"/>
      <w:ind w:left="132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712A1"/>
    <w:pPr>
      <w:widowControl/>
      <w:autoSpaceDE/>
      <w:autoSpaceDN/>
      <w:spacing w:after="100" w:line="259" w:lineRule="auto"/>
      <w:ind w:left="15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712A1"/>
    <w:pPr>
      <w:widowControl/>
      <w:autoSpaceDE/>
      <w:autoSpaceDN/>
      <w:spacing w:after="100" w:line="259" w:lineRule="auto"/>
      <w:ind w:left="1760"/>
    </w:pPr>
    <w:rPr>
      <w:rFonts w:asciiTheme="minorHAnsi" w:eastAsiaTheme="minorEastAsia" w:hAnsiTheme="minorHAnsi" w:cstheme="minorBidi"/>
      <w:kern w:val="2"/>
      <w14:ligatures w14:val="standardContextual"/>
    </w:rPr>
  </w:style>
  <w:style w:type="character" w:customStyle="1" w:styleId="Heading3Char">
    <w:name w:val="Heading 3 Char"/>
    <w:basedOn w:val="DefaultParagraphFont"/>
    <w:link w:val="Heading3"/>
    <w:uiPriority w:val="99"/>
    <w:rsid w:val="005D13AB"/>
    <w:rPr>
      <w:rFonts w:asciiTheme="majorHAnsi" w:eastAsiaTheme="majorEastAsia" w:hAnsiTheme="majorHAnsi" w:cstheme="majorBidi"/>
      <w:color w:val="243F60" w:themeColor="accent1" w:themeShade="7F"/>
      <w:sz w:val="24"/>
      <w:szCs w:val="24"/>
    </w:rPr>
  </w:style>
  <w:style w:type="character" w:customStyle="1" w:styleId="ts-alignment-element">
    <w:name w:val="ts-alignment-element"/>
    <w:basedOn w:val="DefaultParagraphFont"/>
    <w:rsid w:val="00904A26"/>
  </w:style>
  <w:style w:type="character" w:customStyle="1" w:styleId="ts-alignment-element-highlighted">
    <w:name w:val="ts-alignment-element-highlighted"/>
    <w:basedOn w:val="DefaultParagraphFont"/>
    <w:rsid w:val="00904A26"/>
  </w:style>
  <w:style w:type="paragraph" w:customStyle="1" w:styleId="Default">
    <w:name w:val="Default"/>
    <w:rsid w:val="00EA5111"/>
    <w:pPr>
      <w:widowControl/>
      <w:adjustRightInd w:val="0"/>
    </w:pPr>
    <w:rPr>
      <w:rFonts w:ascii="Times New Roman" w:hAnsi="Times New Roman" w:cs="Times New Roman"/>
      <w:color w:val="000000"/>
      <w:sz w:val="24"/>
      <w:szCs w:val="24"/>
    </w:rPr>
  </w:style>
  <w:style w:type="paragraph" w:customStyle="1" w:styleId="Normal1">
    <w:name w:val="Normal 1"/>
    <w:basedOn w:val="Normal"/>
    <w:link w:val="Normal1Char"/>
    <w:qFormat/>
    <w:rsid w:val="00603316"/>
    <w:pPr>
      <w:widowControl/>
      <w:autoSpaceDE/>
      <w:autoSpaceDN/>
      <w:spacing w:before="120"/>
      <w:ind w:left="709"/>
      <w:jc w:val="both"/>
    </w:pPr>
    <w:rPr>
      <w:rFonts w:ascii="Arial" w:hAnsi="Arial"/>
      <w:szCs w:val="20"/>
      <w:lang w:val="en-GB"/>
    </w:rPr>
  </w:style>
  <w:style w:type="character" w:customStyle="1" w:styleId="Normal1Char">
    <w:name w:val="Normal 1 Char"/>
    <w:basedOn w:val="DefaultParagraphFont"/>
    <w:link w:val="Normal1"/>
    <w:rsid w:val="00603316"/>
    <w:rPr>
      <w:rFonts w:ascii="Arial" w:eastAsia="Times New Roman" w:hAnsi="Arial" w:cs="Times New Roman"/>
      <w:szCs w:val="20"/>
      <w:lang w:val="en-GB"/>
    </w:rPr>
  </w:style>
  <w:style w:type="table" w:styleId="TableGrid">
    <w:name w:val="Table Grid"/>
    <w:basedOn w:val="TableNormal"/>
    <w:uiPriority w:val="39"/>
    <w:rsid w:val="008653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56AB6"/>
    <w:rPr>
      <w:sz w:val="16"/>
      <w:szCs w:val="16"/>
    </w:rPr>
  </w:style>
  <w:style w:type="paragraph" w:styleId="CommentText">
    <w:name w:val="annotation text"/>
    <w:basedOn w:val="Normal"/>
    <w:link w:val="CommentTextChar"/>
    <w:uiPriority w:val="99"/>
    <w:unhideWhenUsed/>
    <w:rsid w:val="00C56AB6"/>
    <w:rPr>
      <w:sz w:val="20"/>
      <w:szCs w:val="20"/>
    </w:rPr>
  </w:style>
  <w:style w:type="character" w:customStyle="1" w:styleId="CommentTextChar">
    <w:name w:val="Comment Text Char"/>
    <w:basedOn w:val="DefaultParagraphFont"/>
    <w:link w:val="CommentText"/>
    <w:uiPriority w:val="99"/>
    <w:rsid w:val="00C56AB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56AB6"/>
    <w:rPr>
      <w:b/>
      <w:bCs/>
    </w:rPr>
  </w:style>
  <w:style w:type="character" w:customStyle="1" w:styleId="CommentSubjectChar">
    <w:name w:val="Comment Subject Char"/>
    <w:basedOn w:val="CommentTextChar"/>
    <w:link w:val="CommentSubject"/>
    <w:uiPriority w:val="99"/>
    <w:semiHidden/>
    <w:rsid w:val="00C56AB6"/>
    <w:rPr>
      <w:rFonts w:ascii="Times New Roman" w:eastAsia="Times New Roman" w:hAnsi="Times New Roman" w:cs="Times New Roman"/>
      <w:b/>
      <w:bCs/>
      <w:sz w:val="20"/>
      <w:szCs w:val="20"/>
    </w:rPr>
  </w:style>
  <w:style w:type="paragraph" w:styleId="Revision">
    <w:name w:val="Revision"/>
    <w:hidden/>
    <w:uiPriority w:val="99"/>
    <w:semiHidden/>
    <w:rsid w:val="00AD50AB"/>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49752">
      <w:bodyDiv w:val="1"/>
      <w:marLeft w:val="0"/>
      <w:marRight w:val="0"/>
      <w:marTop w:val="0"/>
      <w:marBottom w:val="0"/>
      <w:divBdr>
        <w:top w:val="none" w:sz="0" w:space="0" w:color="auto"/>
        <w:left w:val="none" w:sz="0" w:space="0" w:color="auto"/>
        <w:bottom w:val="none" w:sz="0" w:space="0" w:color="auto"/>
        <w:right w:val="none" w:sz="0" w:space="0" w:color="auto"/>
      </w:divBdr>
      <w:divsChild>
        <w:div w:id="612899715">
          <w:marLeft w:val="0"/>
          <w:marRight w:val="0"/>
          <w:marTop w:val="0"/>
          <w:marBottom w:val="0"/>
          <w:divBdr>
            <w:top w:val="none" w:sz="0" w:space="0" w:color="auto"/>
            <w:left w:val="none" w:sz="0" w:space="0" w:color="auto"/>
            <w:bottom w:val="none" w:sz="0" w:space="0" w:color="auto"/>
            <w:right w:val="none" w:sz="0" w:space="0" w:color="auto"/>
          </w:divBdr>
          <w:divsChild>
            <w:div w:id="1424378843">
              <w:marLeft w:val="0"/>
              <w:marRight w:val="0"/>
              <w:marTop w:val="0"/>
              <w:marBottom w:val="0"/>
              <w:divBdr>
                <w:top w:val="none" w:sz="0" w:space="0" w:color="auto"/>
                <w:left w:val="none" w:sz="0" w:space="0" w:color="auto"/>
                <w:bottom w:val="none" w:sz="0" w:space="0" w:color="auto"/>
                <w:right w:val="none" w:sz="0" w:space="0" w:color="auto"/>
              </w:divBdr>
              <w:divsChild>
                <w:div w:id="818880787">
                  <w:marLeft w:val="0"/>
                  <w:marRight w:val="0"/>
                  <w:marTop w:val="0"/>
                  <w:marBottom w:val="0"/>
                  <w:divBdr>
                    <w:top w:val="none" w:sz="0" w:space="0" w:color="auto"/>
                    <w:left w:val="none" w:sz="0" w:space="0" w:color="auto"/>
                    <w:bottom w:val="none" w:sz="0" w:space="0" w:color="auto"/>
                    <w:right w:val="none" w:sz="0" w:space="0" w:color="auto"/>
                  </w:divBdr>
                  <w:divsChild>
                    <w:div w:id="934677086">
                      <w:marLeft w:val="0"/>
                      <w:marRight w:val="0"/>
                      <w:marTop w:val="0"/>
                      <w:marBottom w:val="0"/>
                      <w:divBdr>
                        <w:top w:val="none" w:sz="0" w:space="0" w:color="auto"/>
                        <w:left w:val="none" w:sz="0" w:space="0" w:color="auto"/>
                        <w:bottom w:val="none" w:sz="0" w:space="0" w:color="auto"/>
                        <w:right w:val="none" w:sz="0" w:space="0" w:color="auto"/>
                      </w:divBdr>
                      <w:divsChild>
                        <w:div w:id="589654508">
                          <w:marLeft w:val="0"/>
                          <w:marRight w:val="0"/>
                          <w:marTop w:val="0"/>
                          <w:marBottom w:val="0"/>
                          <w:divBdr>
                            <w:top w:val="none" w:sz="0" w:space="0" w:color="auto"/>
                            <w:left w:val="none" w:sz="0" w:space="0" w:color="auto"/>
                            <w:bottom w:val="none" w:sz="0" w:space="0" w:color="auto"/>
                            <w:right w:val="none" w:sz="0" w:space="0" w:color="auto"/>
                          </w:divBdr>
                          <w:divsChild>
                            <w:div w:id="969553134">
                              <w:marLeft w:val="0"/>
                              <w:marRight w:val="0"/>
                              <w:marTop w:val="0"/>
                              <w:marBottom w:val="0"/>
                              <w:divBdr>
                                <w:top w:val="none" w:sz="0" w:space="0" w:color="auto"/>
                                <w:left w:val="none" w:sz="0" w:space="0" w:color="auto"/>
                                <w:bottom w:val="none" w:sz="0" w:space="0" w:color="auto"/>
                                <w:right w:val="none" w:sz="0" w:space="0" w:color="auto"/>
                              </w:divBdr>
                              <w:divsChild>
                                <w:div w:id="1453937394">
                                  <w:marLeft w:val="0"/>
                                  <w:marRight w:val="0"/>
                                  <w:marTop w:val="0"/>
                                  <w:marBottom w:val="0"/>
                                  <w:divBdr>
                                    <w:top w:val="none" w:sz="0" w:space="0" w:color="auto"/>
                                    <w:left w:val="none" w:sz="0" w:space="0" w:color="auto"/>
                                    <w:bottom w:val="none" w:sz="0" w:space="0" w:color="auto"/>
                                    <w:right w:val="none" w:sz="0" w:space="0" w:color="auto"/>
                                  </w:divBdr>
                                  <w:divsChild>
                                    <w:div w:id="733893753">
                                      <w:marLeft w:val="0"/>
                                      <w:marRight w:val="0"/>
                                      <w:marTop w:val="0"/>
                                      <w:marBottom w:val="0"/>
                                      <w:divBdr>
                                        <w:top w:val="none" w:sz="0" w:space="0" w:color="auto"/>
                                        <w:left w:val="none" w:sz="0" w:space="0" w:color="auto"/>
                                        <w:bottom w:val="none" w:sz="0" w:space="0" w:color="auto"/>
                                        <w:right w:val="none" w:sz="0" w:space="0" w:color="auto"/>
                                      </w:divBdr>
                                      <w:divsChild>
                                        <w:div w:id="1898469590">
                                          <w:marLeft w:val="0"/>
                                          <w:marRight w:val="0"/>
                                          <w:marTop w:val="0"/>
                                          <w:marBottom w:val="0"/>
                                          <w:divBdr>
                                            <w:top w:val="none" w:sz="0" w:space="0" w:color="auto"/>
                                            <w:left w:val="none" w:sz="0" w:space="0" w:color="auto"/>
                                            <w:bottom w:val="none" w:sz="0" w:space="0" w:color="auto"/>
                                            <w:right w:val="none" w:sz="0" w:space="0" w:color="auto"/>
                                          </w:divBdr>
                                          <w:divsChild>
                                            <w:div w:id="1213614408">
                                              <w:marLeft w:val="0"/>
                                              <w:marRight w:val="0"/>
                                              <w:marTop w:val="0"/>
                                              <w:marBottom w:val="0"/>
                                              <w:divBdr>
                                                <w:top w:val="none" w:sz="0" w:space="0" w:color="auto"/>
                                                <w:left w:val="none" w:sz="0" w:space="0" w:color="auto"/>
                                                <w:bottom w:val="none" w:sz="0" w:space="0" w:color="auto"/>
                                                <w:right w:val="none" w:sz="0" w:space="0" w:color="auto"/>
                                              </w:divBdr>
                                              <w:divsChild>
                                                <w:div w:id="1583447064">
                                                  <w:marLeft w:val="0"/>
                                                  <w:marRight w:val="0"/>
                                                  <w:marTop w:val="0"/>
                                                  <w:marBottom w:val="0"/>
                                                  <w:divBdr>
                                                    <w:top w:val="none" w:sz="0" w:space="0" w:color="auto"/>
                                                    <w:left w:val="none" w:sz="0" w:space="0" w:color="auto"/>
                                                    <w:bottom w:val="none" w:sz="0" w:space="0" w:color="auto"/>
                                                    <w:right w:val="none" w:sz="0" w:space="0" w:color="auto"/>
                                                  </w:divBdr>
                                                  <w:divsChild>
                                                    <w:div w:id="451171103">
                                                      <w:marLeft w:val="0"/>
                                                      <w:marRight w:val="0"/>
                                                      <w:marTop w:val="0"/>
                                                      <w:marBottom w:val="0"/>
                                                      <w:divBdr>
                                                        <w:top w:val="none" w:sz="0" w:space="0" w:color="auto"/>
                                                        <w:left w:val="none" w:sz="0" w:space="0" w:color="auto"/>
                                                        <w:bottom w:val="none" w:sz="0" w:space="0" w:color="auto"/>
                                                        <w:right w:val="none" w:sz="0" w:space="0" w:color="auto"/>
                                                      </w:divBdr>
                                                      <w:divsChild>
                                                        <w:div w:id="69160733">
                                                          <w:marLeft w:val="0"/>
                                                          <w:marRight w:val="0"/>
                                                          <w:marTop w:val="0"/>
                                                          <w:marBottom w:val="0"/>
                                                          <w:divBdr>
                                                            <w:top w:val="none" w:sz="0" w:space="0" w:color="auto"/>
                                                            <w:left w:val="none" w:sz="0" w:space="0" w:color="auto"/>
                                                            <w:bottom w:val="none" w:sz="0" w:space="0" w:color="auto"/>
                                                            <w:right w:val="none" w:sz="0" w:space="0" w:color="auto"/>
                                                          </w:divBdr>
                                                          <w:divsChild>
                                                            <w:div w:id="20466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180147">
      <w:bodyDiv w:val="1"/>
      <w:marLeft w:val="0"/>
      <w:marRight w:val="0"/>
      <w:marTop w:val="0"/>
      <w:marBottom w:val="0"/>
      <w:divBdr>
        <w:top w:val="none" w:sz="0" w:space="0" w:color="auto"/>
        <w:left w:val="none" w:sz="0" w:space="0" w:color="auto"/>
        <w:bottom w:val="none" w:sz="0" w:space="0" w:color="auto"/>
        <w:right w:val="none" w:sz="0" w:space="0" w:color="auto"/>
      </w:divBdr>
      <w:divsChild>
        <w:div w:id="1592543801">
          <w:marLeft w:val="0"/>
          <w:marRight w:val="0"/>
          <w:marTop w:val="0"/>
          <w:marBottom w:val="0"/>
          <w:divBdr>
            <w:top w:val="none" w:sz="0" w:space="0" w:color="auto"/>
            <w:left w:val="none" w:sz="0" w:space="0" w:color="auto"/>
            <w:bottom w:val="none" w:sz="0" w:space="0" w:color="auto"/>
            <w:right w:val="none" w:sz="0" w:space="0" w:color="auto"/>
          </w:divBdr>
          <w:divsChild>
            <w:div w:id="1312096839">
              <w:marLeft w:val="0"/>
              <w:marRight w:val="0"/>
              <w:marTop w:val="0"/>
              <w:marBottom w:val="0"/>
              <w:divBdr>
                <w:top w:val="none" w:sz="0" w:space="0" w:color="auto"/>
                <w:left w:val="none" w:sz="0" w:space="0" w:color="auto"/>
                <w:bottom w:val="none" w:sz="0" w:space="0" w:color="auto"/>
                <w:right w:val="none" w:sz="0" w:space="0" w:color="auto"/>
              </w:divBdr>
              <w:divsChild>
                <w:div w:id="1241064613">
                  <w:marLeft w:val="0"/>
                  <w:marRight w:val="0"/>
                  <w:marTop w:val="0"/>
                  <w:marBottom w:val="0"/>
                  <w:divBdr>
                    <w:top w:val="none" w:sz="0" w:space="0" w:color="auto"/>
                    <w:left w:val="none" w:sz="0" w:space="0" w:color="auto"/>
                    <w:bottom w:val="none" w:sz="0" w:space="0" w:color="auto"/>
                    <w:right w:val="none" w:sz="0" w:space="0" w:color="auto"/>
                  </w:divBdr>
                  <w:divsChild>
                    <w:div w:id="1785729240">
                      <w:marLeft w:val="0"/>
                      <w:marRight w:val="0"/>
                      <w:marTop w:val="0"/>
                      <w:marBottom w:val="0"/>
                      <w:divBdr>
                        <w:top w:val="none" w:sz="0" w:space="0" w:color="auto"/>
                        <w:left w:val="none" w:sz="0" w:space="0" w:color="auto"/>
                        <w:bottom w:val="none" w:sz="0" w:space="0" w:color="auto"/>
                        <w:right w:val="none" w:sz="0" w:space="0" w:color="auto"/>
                      </w:divBdr>
                      <w:divsChild>
                        <w:div w:id="845829622">
                          <w:marLeft w:val="0"/>
                          <w:marRight w:val="0"/>
                          <w:marTop w:val="0"/>
                          <w:marBottom w:val="0"/>
                          <w:divBdr>
                            <w:top w:val="none" w:sz="0" w:space="0" w:color="auto"/>
                            <w:left w:val="none" w:sz="0" w:space="0" w:color="auto"/>
                            <w:bottom w:val="none" w:sz="0" w:space="0" w:color="auto"/>
                            <w:right w:val="none" w:sz="0" w:space="0" w:color="auto"/>
                          </w:divBdr>
                          <w:divsChild>
                            <w:div w:id="1960067935">
                              <w:marLeft w:val="0"/>
                              <w:marRight w:val="0"/>
                              <w:marTop w:val="0"/>
                              <w:marBottom w:val="0"/>
                              <w:divBdr>
                                <w:top w:val="none" w:sz="0" w:space="0" w:color="auto"/>
                                <w:left w:val="none" w:sz="0" w:space="0" w:color="auto"/>
                                <w:bottom w:val="none" w:sz="0" w:space="0" w:color="auto"/>
                                <w:right w:val="none" w:sz="0" w:space="0" w:color="auto"/>
                              </w:divBdr>
                              <w:divsChild>
                                <w:div w:id="1574778940">
                                  <w:marLeft w:val="0"/>
                                  <w:marRight w:val="0"/>
                                  <w:marTop w:val="0"/>
                                  <w:marBottom w:val="0"/>
                                  <w:divBdr>
                                    <w:top w:val="none" w:sz="0" w:space="0" w:color="auto"/>
                                    <w:left w:val="none" w:sz="0" w:space="0" w:color="auto"/>
                                    <w:bottom w:val="none" w:sz="0" w:space="0" w:color="auto"/>
                                    <w:right w:val="none" w:sz="0" w:space="0" w:color="auto"/>
                                  </w:divBdr>
                                  <w:divsChild>
                                    <w:div w:id="1655639931">
                                      <w:marLeft w:val="0"/>
                                      <w:marRight w:val="0"/>
                                      <w:marTop w:val="0"/>
                                      <w:marBottom w:val="0"/>
                                      <w:divBdr>
                                        <w:top w:val="none" w:sz="0" w:space="0" w:color="auto"/>
                                        <w:left w:val="none" w:sz="0" w:space="0" w:color="auto"/>
                                        <w:bottom w:val="none" w:sz="0" w:space="0" w:color="auto"/>
                                        <w:right w:val="none" w:sz="0" w:space="0" w:color="auto"/>
                                      </w:divBdr>
                                      <w:divsChild>
                                        <w:div w:id="478497746">
                                          <w:marLeft w:val="0"/>
                                          <w:marRight w:val="0"/>
                                          <w:marTop w:val="0"/>
                                          <w:marBottom w:val="0"/>
                                          <w:divBdr>
                                            <w:top w:val="none" w:sz="0" w:space="0" w:color="auto"/>
                                            <w:left w:val="none" w:sz="0" w:space="0" w:color="auto"/>
                                            <w:bottom w:val="none" w:sz="0" w:space="0" w:color="auto"/>
                                            <w:right w:val="none" w:sz="0" w:space="0" w:color="auto"/>
                                          </w:divBdr>
                                          <w:divsChild>
                                            <w:div w:id="974221013">
                                              <w:marLeft w:val="0"/>
                                              <w:marRight w:val="0"/>
                                              <w:marTop w:val="0"/>
                                              <w:marBottom w:val="0"/>
                                              <w:divBdr>
                                                <w:top w:val="none" w:sz="0" w:space="0" w:color="auto"/>
                                                <w:left w:val="none" w:sz="0" w:space="0" w:color="auto"/>
                                                <w:bottom w:val="none" w:sz="0" w:space="0" w:color="auto"/>
                                                <w:right w:val="none" w:sz="0" w:space="0" w:color="auto"/>
                                              </w:divBdr>
                                              <w:divsChild>
                                                <w:div w:id="616760328">
                                                  <w:marLeft w:val="0"/>
                                                  <w:marRight w:val="0"/>
                                                  <w:marTop w:val="0"/>
                                                  <w:marBottom w:val="0"/>
                                                  <w:divBdr>
                                                    <w:top w:val="none" w:sz="0" w:space="0" w:color="auto"/>
                                                    <w:left w:val="none" w:sz="0" w:space="0" w:color="auto"/>
                                                    <w:bottom w:val="none" w:sz="0" w:space="0" w:color="auto"/>
                                                    <w:right w:val="none" w:sz="0" w:space="0" w:color="auto"/>
                                                  </w:divBdr>
                                                  <w:divsChild>
                                                    <w:div w:id="34821140">
                                                      <w:marLeft w:val="0"/>
                                                      <w:marRight w:val="0"/>
                                                      <w:marTop w:val="0"/>
                                                      <w:marBottom w:val="0"/>
                                                      <w:divBdr>
                                                        <w:top w:val="none" w:sz="0" w:space="0" w:color="auto"/>
                                                        <w:left w:val="none" w:sz="0" w:space="0" w:color="auto"/>
                                                        <w:bottom w:val="none" w:sz="0" w:space="0" w:color="auto"/>
                                                        <w:right w:val="none" w:sz="0" w:space="0" w:color="auto"/>
                                                      </w:divBdr>
                                                      <w:divsChild>
                                                        <w:div w:id="874193262">
                                                          <w:marLeft w:val="0"/>
                                                          <w:marRight w:val="0"/>
                                                          <w:marTop w:val="0"/>
                                                          <w:marBottom w:val="0"/>
                                                          <w:divBdr>
                                                            <w:top w:val="none" w:sz="0" w:space="0" w:color="auto"/>
                                                            <w:left w:val="none" w:sz="0" w:space="0" w:color="auto"/>
                                                            <w:bottom w:val="none" w:sz="0" w:space="0" w:color="auto"/>
                                                            <w:right w:val="none" w:sz="0" w:space="0" w:color="auto"/>
                                                          </w:divBdr>
                                                          <w:divsChild>
                                                            <w:div w:id="8030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58993286">
      <w:bodyDiv w:val="1"/>
      <w:marLeft w:val="0"/>
      <w:marRight w:val="0"/>
      <w:marTop w:val="0"/>
      <w:marBottom w:val="0"/>
      <w:divBdr>
        <w:top w:val="none" w:sz="0" w:space="0" w:color="auto"/>
        <w:left w:val="none" w:sz="0" w:space="0" w:color="auto"/>
        <w:bottom w:val="none" w:sz="0" w:space="0" w:color="auto"/>
        <w:right w:val="none" w:sz="0" w:space="0" w:color="auto"/>
      </w:divBdr>
    </w:div>
    <w:div w:id="2118451648">
      <w:bodyDiv w:val="1"/>
      <w:marLeft w:val="0"/>
      <w:marRight w:val="0"/>
      <w:marTop w:val="0"/>
      <w:marBottom w:val="0"/>
      <w:divBdr>
        <w:top w:val="none" w:sz="0" w:space="0" w:color="auto"/>
        <w:left w:val="none" w:sz="0" w:space="0" w:color="auto"/>
        <w:bottom w:val="none" w:sz="0" w:space="0" w:color="auto"/>
        <w:right w:val="none" w:sz="0" w:space="0" w:color="auto"/>
      </w:divBdr>
      <w:divsChild>
        <w:div w:id="1790395602">
          <w:marLeft w:val="0"/>
          <w:marRight w:val="0"/>
          <w:marTop w:val="0"/>
          <w:marBottom w:val="0"/>
          <w:divBdr>
            <w:top w:val="none" w:sz="0" w:space="0" w:color="auto"/>
            <w:left w:val="none" w:sz="0" w:space="0" w:color="auto"/>
            <w:bottom w:val="none" w:sz="0" w:space="0" w:color="auto"/>
            <w:right w:val="none" w:sz="0" w:space="0" w:color="auto"/>
          </w:divBdr>
        </w:div>
        <w:div w:id="763578783">
          <w:marLeft w:val="0"/>
          <w:marRight w:val="0"/>
          <w:marTop w:val="0"/>
          <w:marBottom w:val="0"/>
          <w:divBdr>
            <w:top w:val="none" w:sz="0" w:space="0" w:color="auto"/>
            <w:left w:val="none" w:sz="0" w:space="0" w:color="auto"/>
            <w:bottom w:val="none" w:sz="0" w:space="0" w:color="auto"/>
            <w:right w:val="none" w:sz="0" w:space="0" w:color="auto"/>
          </w:divBdr>
          <w:divsChild>
            <w:div w:id="1905944888">
              <w:marLeft w:val="0"/>
              <w:marRight w:val="0"/>
              <w:marTop w:val="0"/>
              <w:marBottom w:val="0"/>
              <w:divBdr>
                <w:top w:val="none" w:sz="0" w:space="0" w:color="auto"/>
                <w:left w:val="none" w:sz="0" w:space="0" w:color="auto"/>
                <w:bottom w:val="none" w:sz="0" w:space="0" w:color="auto"/>
                <w:right w:val="none" w:sz="0" w:space="0" w:color="auto"/>
              </w:divBdr>
              <w:divsChild>
                <w:div w:id="12629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51391">
          <w:marLeft w:val="0"/>
          <w:marRight w:val="0"/>
          <w:marTop w:val="0"/>
          <w:marBottom w:val="0"/>
          <w:divBdr>
            <w:top w:val="none" w:sz="0" w:space="0" w:color="auto"/>
            <w:left w:val="none" w:sz="0" w:space="0" w:color="auto"/>
            <w:bottom w:val="none" w:sz="0" w:space="0" w:color="auto"/>
            <w:right w:val="none" w:sz="0" w:space="0" w:color="auto"/>
          </w:divBdr>
        </w:div>
        <w:div w:id="313142081">
          <w:marLeft w:val="0"/>
          <w:marRight w:val="0"/>
          <w:marTop w:val="0"/>
          <w:marBottom w:val="0"/>
          <w:divBdr>
            <w:top w:val="none" w:sz="0" w:space="0" w:color="auto"/>
            <w:left w:val="none" w:sz="0" w:space="0" w:color="auto"/>
            <w:bottom w:val="none" w:sz="0" w:space="0" w:color="auto"/>
            <w:right w:val="none" w:sz="0" w:space="0" w:color="auto"/>
          </w:divBdr>
          <w:divsChild>
            <w:div w:id="556671836">
              <w:marLeft w:val="0"/>
              <w:marRight w:val="0"/>
              <w:marTop w:val="0"/>
              <w:marBottom w:val="0"/>
              <w:divBdr>
                <w:top w:val="none" w:sz="0" w:space="0" w:color="auto"/>
                <w:left w:val="none" w:sz="0" w:space="0" w:color="auto"/>
                <w:bottom w:val="none" w:sz="0" w:space="0" w:color="auto"/>
                <w:right w:val="none" w:sz="0" w:space="0" w:color="auto"/>
              </w:divBdr>
              <w:divsChild>
                <w:div w:id="1757437566">
                  <w:marLeft w:val="0"/>
                  <w:marRight w:val="0"/>
                  <w:marTop w:val="0"/>
                  <w:marBottom w:val="0"/>
                  <w:divBdr>
                    <w:top w:val="none" w:sz="0" w:space="0" w:color="auto"/>
                    <w:left w:val="none" w:sz="0" w:space="0" w:color="auto"/>
                    <w:bottom w:val="none" w:sz="0" w:space="0" w:color="auto"/>
                    <w:right w:val="none" w:sz="0" w:space="0" w:color="auto"/>
                  </w:divBdr>
                  <w:divsChild>
                    <w:div w:id="202874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18" Type="http://schemas.openxmlformats.org/officeDocument/2006/relationships/image" Target="media/image3.emf"/><Relationship Id="rId26"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chevron.sharepoint.com/:b:/r/sites/RE/Shared%20Documents/Library/QM/TCO%20Reliability%20QM/TCO%20NDE%20requirements%20per%20pipe%20class/TCO%20NDE%20requirements%20per%20class%20_25.03.20%20R03.pdf?csf=1&amp;web=1&amp;e=VSSCnL"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chevron-my.sharepoint.com/personal/sergeymarchenko_tengizchevroil_com/Documents/Welding%20Advisor/&#1053;&#1040;%20&#1056;&#1040;&#1047;&#1041;&#1054;&#1056;/Reweng%20Milestones/2024/W-ST-2025/PIM-SU-2505-TCO.draft.docx" TargetMode="External"/><Relationship Id="rId29"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hyperlink" Target="https://chevron.sharepoint.com/:b:/r/sites/RE/Shared%20Documents/Library/MI/Welding%20Engineering%20Support/TCO%20WPC%20per%20Pipe%20Class%20specified%20in%20L-ST%202056/TCO%20WPS%20per%20Pipe%20Class%20specified%20in%20L-ST-2056%20Rev%203%202019_12.pdf?csf=1&amp;web=1&amp;e=2blDNe"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ustomXml" Target="ink/ink1.xml"/><Relationship Id="rId27" Type="http://schemas.microsoft.com/office/2011/relationships/people" Target="people.xml"/><Relationship Id="rId9" Type="http://schemas.openxmlformats.org/officeDocument/2006/relationships/footnotes" Target="footnotes.xml"/><Relationship Id="rId14"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03T11:11:44.044"/>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23 0,'-4'0,"-5"0,-1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General Document" ma:contentTypeID="0x010100FBB1BDE89FB27C449A0E29AF421E312401009A8BF57D95248D4DB8D8A026C4CE0CD4" ma:contentTypeVersion="56" ma:contentTypeDescription="Create a new document." ma:contentTypeScope="" ma:versionID="a76bda5534c7cb3eb0bf868335391481">
  <xsd:schema xmlns:xsd="http://www.w3.org/2001/XMLSchema" xmlns:xs="http://www.w3.org/2001/XMLSchema" xmlns:p="http://schemas.microsoft.com/office/2006/metadata/properties" xmlns:ns1="http://schemas.microsoft.com/sharepoint/v3" xmlns:ns2="http://schemas.microsoft.com/sharepoint/v3/fields" xmlns:ns3="b9f1db13-37d0-4e45-944c-b878e8992007" xmlns:ns4="e6bb6fa4-9c23-4df5-9c72-0315fa8fef6d" xmlns:ns5="fae423db-7aea-40a7-8e81-2a365c617d65" xmlns:ns6="5bca71c4-1f64-46bf-a238-f8555b02291d" xmlns:ns7="3d245b85-c4b3-46f2-9819-59e2327e274b" xmlns:ns8="5aa09dbc-d03c-4801-a3a9-aee62e317c78" targetNamespace="http://schemas.microsoft.com/office/2006/metadata/properties" ma:root="true" ma:fieldsID="93634352703e46129b8addac69cbcfbe" ns1:_="" ns2:_="" ns3:_="" ns4:_="" ns5:_="" ns6:_="" ns7:_="" ns8:_="">
    <xsd:import namespace="http://schemas.microsoft.com/sharepoint/v3"/>
    <xsd:import namespace="http://schemas.microsoft.com/sharepoint/v3/fields"/>
    <xsd:import namespace="b9f1db13-37d0-4e45-944c-b878e8992007"/>
    <xsd:import namespace="e6bb6fa4-9c23-4df5-9c72-0315fa8fef6d"/>
    <xsd:import namespace="fae423db-7aea-40a7-8e81-2a365c617d65"/>
    <xsd:import namespace="5bca71c4-1f64-46bf-a238-f8555b02291d"/>
    <xsd:import namespace="3d245b85-c4b3-46f2-9819-59e2327e274b"/>
    <xsd:import namespace="5aa09dbc-d03c-4801-a3a9-aee62e317c78"/>
    <xsd:element name="properties">
      <xsd:complexType>
        <xsd:sequence>
          <xsd:element name="documentManagement">
            <xsd:complexType>
              <xsd:all>
                <xsd:element ref="ns3:TaxCatchAll" minOccurs="0"/>
                <xsd:element ref="ns3:TaxCatchAllLabel" minOccurs="0"/>
                <xsd:element ref="ns4:IP_x0020_Classification" minOccurs="0"/>
                <xsd:element ref="ns4:Preservation_x0020_Order_x0020_Numbers" minOccurs="0"/>
                <xsd:element ref="ns3:Retention_x0020_Start_x0020_Date" minOccurs="0"/>
                <xsd:element ref="ns3:Retain_x0020_Until_x0020_Date" minOccurs="0"/>
                <xsd:element ref="ns5:p01231d88c934046812dbe39cf15431a" minOccurs="0"/>
                <xsd:element ref="ns5:p01231d88c934046812dbe39cf15430a" minOccurs="0"/>
                <xsd:element ref="ns1:ExtractedContributor" minOccurs="0"/>
                <xsd:element ref="ns3:Inactive_x0020_Record" minOccurs="0"/>
                <xsd:element ref="ns3:f1f5acf37a9e4df8843432af9802a72a" minOccurs="0"/>
                <xsd:element ref="ns2:_DCDateCreated" minOccurs="0"/>
                <xsd:element ref="ns6:First_x0020_Draft_x0020_Target_x0020_Date" minOccurs="0"/>
                <xsd:element ref="ns6:Publish_x0020_Target_x0020_Date" minOccurs="0"/>
                <xsd:element ref="ns6:Reliability_x0020_Manager" minOccurs="0"/>
                <xsd:element ref="ns6:Replaced_x0020_Documents" minOccurs="0"/>
                <xsd:element ref="ns6:Requester" minOccurs="0"/>
                <xsd:element ref="ns7:Responsible_x0020_SME1" minOccurs="0"/>
                <xsd:element ref="ns7:Revision_x0020_Number" minOccurs="0"/>
                <xsd:element ref="ns6:Core_x0020_Document_x0020_Number" minOccurs="0"/>
                <xsd:element ref="ns6:TES_x0020_Technology"/>
                <xsd:element ref="ns8:Operating_x0020_Environment" minOccurs="0"/>
                <xsd:element ref="ns6:Author_x0020_Supervisor" minOccurs="0"/>
                <xsd:element ref="ns7:Replaces" minOccurs="0"/>
                <xsd:element ref="ns1:ReportOwner" minOccurs="0"/>
                <xsd:element ref="ns7:Document_x0020_Author" minOccurs="0"/>
                <xsd:element ref="ns7:Document_x0020_Type" minOccurs="0"/>
                <xsd:element ref="ns6:Full_x0020_document_x0020_identifier" minOccurs="0"/>
                <xsd:element ref="ns7:Document_x0020_Status" minOccurs="0"/>
                <xsd:element ref="ns7:Gross_x0020_Document_x0020_Categorization" minOccurs="0"/>
                <xsd:element ref="ns7:Contact_x0020_Person" minOccurs="0"/>
                <xsd:element ref="ns7:Replaced_x0020_By" minOccurs="0"/>
                <xsd:element ref="ns7:Number_x0020_of_x0020_Pages_x0020_in_x0020_Published_x0020_Version" minOccurs="0"/>
                <xsd:element ref="ns7:Under_x0020_Revi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xtractedContributor" ma:index="19" nillable="true" ma:displayName="Extracted Contributor" ma:description="List of names of individuals who participated in creation of the content." ma:internalName="ExtractedContributor" ma:readOnly="false">
      <xsd:simpleType>
        <xsd:restriction base="dms:Text">
          <xsd:maxLength value="255"/>
        </xsd:restriction>
      </xsd:simpleType>
    </xsd:element>
    <xsd:element name="ReportOwner" ma:index="37" nillable="true" ma:displayName="Owner" ma:description="Owner of this document" ma:list="UserInfo" ma:internalName="Report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3" nillable="true" ma:displayName="Date Created" ma:description="The date on which this resource was created" ma:format="DateTime" ma:internalName="_DCDateCreat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9f1db13-37d0-4e45-944c-b878e8992007" elementFormDefault="qualified">
    <xsd:import namespace="http://schemas.microsoft.com/office/2006/documentManagement/types"/>
    <xsd:import namespace="http://schemas.microsoft.com/office/infopath/2007/PartnerControls"/>
    <xsd:element name="TaxCatchAll" ma:index="4" nillable="true" ma:displayName="Taxonomy Catch All Column" ma:hidden="true" ma:list="{2e766e25-db07-4079-9b1c-b2288cd24c36}" ma:internalName="TaxCatchAll" ma:showField="CatchAllData" ma:web="3d245b85-c4b3-46f2-9819-59e2327e274b">
      <xsd:complexType>
        <xsd:complexContent>
          <xsd:extension base="dms:MultiChoiceLookup">
            <xsd:sequence>
              <xsd:element name="Value" type="dms:Lookup" maxOccurs="unbounded" minOccurs="0" nillable="true"/>
            </xsd:sequence>
          </xsd:extension>
        </xsd:complexContent>
      </xsd:complexType>
    </xsd:element>
    <xsd:element name="TaxCatchAllLabel" ma:index="5" nillable="true" ma:displayName="Taxonomy Catch All Column1" ma:hidden="true" ma:list="{2e766e25-db07-4079-9b1c-b2288cd24c36}" ma:internalName="TaxCatchAllLabel" ma:readOnly="true" ma:showField="CatchAllDataLabel" ma:web="3d245b85-c4b3-46f2-9819-59e2327e274b">
      <xsd:complexType>
        <xsd:complexContent>
          <xsd:extension base="dms:MultiChoiceLookup">
            <xsd:sequence>
              <xsd:element name="Value" type="dms:Lookup" maxOccurs="unbounded" minOccurs="0" nillable="true"/>
            </xsd:sequence>
          </xsd:extension>
        </xsd:complexContent>
      </xsd:complexType>
    </xsd:element>
    <xsd:element name="Retention_x0020_Start_x0020_Date" ma:index="9" nillable="true" ma:displayName="Retention Start Date" ma:description="The start date for retention period calculation." ma:format="DateOnly" ma:internalName="Retention_x0020_Start_x0020_Date">
      <xsd:simpleType>
        <xsd:restriction base="dms:DateTime"/>
      </xsd:simpleType>
    </xsd:element>
    <xsd:element name="Retain_x0020_Until_x0020_Date" ma:index="10" nillable="true" ma:displayName="Retain Until Date" ma:description="The start date for retention period calculation." ma:format="DateOnly" ma:internalName="Retain_x0020_Until_x0020_Date">
      <xsd:simpleType>
        <xsd:restriction base="dms:DateTime"/>
      </xsd:simpleType>
    </xsd:element>
    <xsd:element name="Inactive_x0020_Record" ma:index="20" nillable="true" ma:displayName="Inactive Record" ma:description="Used to designate records as inactive." ma:internalName="Inactive_x0020_Record">
      <xsd:simpleType>
        <xsd:restriction base="dms:Boolean"/>
      </xsd:simpleType>
    </xsd:element>
    <xsd:element name="f1f5acf37a9e4df8843432af9802a72a" ma:index="21" nillable="true" ma:taxonomy="true" ma:internalName="f1f5acf37a9e4df8843432af9802a72a" ma:taxonomyFieldName="Chevron_x0020_Discipline" ma:displayName="Chevron Discipline" ma:fieldId="{f1f5acf3-7a9e-4df8-8434-32af9802a72a}" ma:sspId="03b784c7-ee61-4ee7-89a9-d87ec2bf0954" ma:termSetId="84286160-6c66-4956-a819-71b834cd237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6bb6fa4-9c23-4df5-9c72-0315fa8fef6d" elementFormDefault="qualified">
    <xsd:import namespace="http://schemas.microsoft.com/office/2006/documentManagement/types"/>
    <xsd:import namespace="http://schemas.microsoft.com/office/infopath/2007/PartnerControls"/>
    <xsd:element name="IP_x0020_Classification" ma:index="6" nillable="true" ma:displayName="IP Classification" ma:default="Company Confidential" ma:description="Sensitivity of the information" ma:format="Dropdown" ma:internalName="IP_x0020_Classification" ma:readOnly="false">
      <xsd:simpleType>
        <xsd:restriction base="dms:Choice">
          <xsd:enumeration value="Public"/>
          <xsd:enumeration value="Company Confidential"/>
          <xsd:enumeration value="Confidential Restricted"/>
          <xsd:enumeration value="Classified"/>
        </xsd:restriction>
      </xsd:simpleType>
    </xsd:element>
    <xsd:element name="Preservation_x0020_Order_x0020_Numbers" ma:index="7" nillable="true" ma:displayName="Preservation Order Numbers" ma:description="Preservation Order Numbers, when issued by Legal, require that this item MUST NOT be deleted. Separate multiple preservation order numbers with commas." ma:internalName="Preservation_x0020_Order_x0020_Number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e423db-7aea-40a7-8e81-2a365c617d65" elementFormDefault="qualified">
    <xsd:import namespace="http://schemas.microsoft.com/office/2006/documentManagement/types"/>
    <xsd:import namespace="http://schemas.microsoft.com/office/infopath/2007/PartnerControls"/>
    <xsd:element name="p01231d88c934046812dbe39cf15431a" ma:index="14" nillable="true" ma:taxonomy="true" ma:internalName="p01231d88c934046812dbe39cf15431a" ma:taxonomyFieldName="Retention_x0020_Category" ma:displayName="Retention Category" ma:readOnly="false" ma:default="4;#Reference Document|b32bd135-7ebe-49d0-bfcc-ca766c5e9989" ma:fieldId="{fd1ef4d8-3e07-46a2-b2b4-c9e81ccc81f4}" ma:sspId="03b784c7-ee61-4ee7-89a9-d87ec2bf0954" ma:termSetId="fda4940a-b680-4317-929f-5e2e0638e24f" ma:anchorId="00000000-0000-0000-0000-000000000000" ma:open="false" ma:isKeyword="false">
      <xsd:complexType>
        <xsd:sequence>
          <xsd:element ref="pc:Terms" minOccurs="0" maxOccurs="1"/>
        </xsd:sequence>
      </xsd:complexType>
    </xsd:element>
    <xsd:element name="p01231d88c934046812dbe39cf15430a" ma:index="17" nillable="true" ma:taxonomy="true" ma:internalName="p01231d88c934046812dbe39cf15430a" ma:taxonomyFieldName="Chevron_x0020_Organization" ma:displayName="Owner Organization" ma:readOnly="false" ma:default="2;#TCO|d4ae46a7-a454-47f2-85d3-2922fdf28d97" ma:fieldId="{901231d8-8c93-4046-812d-be39cf15430a}" ma:sspId="03b784c7-ee61-4ee7-89a9-d87ec2bf0954" ma:termSetId="4bf10e93-cbf8-470b-bd43-152d61f7423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bca71c4-1f64-46bf-a238-f8555b02291d" elementFormDefault="qualified">
    <xsd:import namespace="http://schemas.microsoft.com/office/2006/documentManagement/types"/>
    <xsd:import namespace="http://schemas.microsoft.com/office/infopath/2007/PartnerControls"/>
    <xsd:element name="First_x0020_Draft_x0020_Target_x0020_Date" ma:index="24" nillable="true" ma:displayName="First Draft Target Date" ma:format="DateOnly" ma:internalName="First_x0020_Draft_x0020_Target_x0020_Date">
      <xsd:simpleType>
        <xsd:restriction base="dms:DateTime"/>
      </xsd:simpleType>
    </xsd:element>
    <xsd:element name="Publish_x0020_Target_x0020_Date" ma:index="25" nillable="true" ma:displayName="Publish Target Date" ma:format="DateOnly" ma:internalName="Publish_x0020_Target_x0020_Date">
      <xsd:simpleType>
        <xsd:restriction base="dms:DateTime"/>
      </xsd:simpleType>
    </xsd:element>
    <xsd:element name="Reliability_x0020_Manager" ma:index="26" nillable="true" ma:displayName="Reliability / Automation SME" ma:list="UserInfo" ma:SharePointGroup="0" ma:internalName="Reliability_x0020_Manag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placed_x0020_Documents" ma:index="27" nillable="true" ma:displayName="Replaced Documents" ma:internalName="Replaced_x0020_Documents">
      <xsd:simpleType>
        <xsd:restriction base="dms:Text">
          <xsd:maxLength value="255"/>
        </xsd:restriction>
      </xsd:simpleType>
    </xsd:element>
    <xsd:element name="Requester" ma:index="28" nillable="true" ma:displayName="Requester" ma:internalName="Requester">
      <xsd:simpleType>
        <xsd:restriction base="dms:Text">
          <xsd:maxLength value="255"/>
        </xsd:restriction>
      </xsd:simpleType>
    </xsd:element>
    <xsd:element name="Core_x0020_Document_x0020_Number" ma:index="31" nillable="true" ma:displayName="Core Document Number" ma:internalName="Core_x0020_Document_x0020_Number">
      <xsd:simpleType>
        <xsd:restriction base="dms:Text">
          <xsd:maxLength value="255"/>
        </xsd:restriction>
      </xsd:simpleType>
    </xsd:element>
    <xsd:element name="TES_x0020_Technology" ma:index="32" ma:displayName="TES Technology" ma:format="Dropdown" ma:internalName="TES_x0020_Technology" ma:readOnly="false">
      <xsd:simpleType>
        <xsd:restriction base="dms:Choice">
          <xsd:enumeration value="Civil and Structural"/>
          <xsd:enumeration value="Coatings"/>
          <xsd:enumeration value="Compressor"/>
          <xsd:enumeration value="Corrosion Prevention"/>
          <xsd:enumeration value="Drilling and Completions"/>
          <xsd:enumeration value="Driver"/>
          <xsd:enumeration value="Electrical"/>
          <xsd:enumeration value="Environmental"/>
          <xsd:enumeration value="Fire Protection"/>
          <xsd:enumeration value="Fired Heater"/>
          <xsd:enumeration value="Flare and Relief Systems"/>
          <xsd:enumeration value="Floating and Fixed Platform"/>
          <xsd:enumeration value="Fluid Flow"/>
          <xsd:enumeration value="FPSO Marine and Hull"/>
          <xsd:enumeration value="General"/>
          <xsd:enumeration value="General Machinery"/>
          <xsd:enumeration value="Heat Exchanger"/>
          <xsd:enumeration value="HVAC"/>
          <xsd:enumeration value="Instrumentation and Control"/>
          <xsd:enumeration value="Insulation and Refractory"/>
          <xsd:enumeration value="Noise Control"/>
          <xsd:enumeration value="Packaged Equipment"/>
          <xsd:enumeration value="Pipeline"/>
          <xsd:enumeration value="Piping"/>
          <xsd:enumeration value="Pressure Vessels"/>
          <xsd:enumeration value="Pump"/>
          <xsd:enumeration value="Quality Assurance"/>
          <xsd:enumeration value="Safe Work Practices"/>
          <xsd:enumeration value="Safety in Designs"/>
          <xsd:enumeration value="Subsea"/>
          <xsd:enumeration value="Tank"/>
          <xsd:enumeration value="Telecoms"/>
          <xsd:enumeration value="Utilities"/>
          <xsd:enumeration value="Welding"/>
          <xsd:enumeration value="Process Engineering"/>
        </xsd:restriction>
      </xsd:simpleType>
    </xsd:element>
    <xsd:element name="Author_x0020_Supervisor" ma:index="34" nillable="true" ma:displayName="Author Supervisor" ma:list="UserInfo" ma:SharePointGroup="0" ma:internalName="Author_x0020_Superviso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ull_x0020_document_x0020_identifier" ma:index="40" nillable="true" ma:displayName="Full document identifier" ma:internalName="Full_x0020_document_x0020_identifier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245b85-c4b3-46f2-9819-59e2327e274b" elementFormDefault="qualified">
    <xsd:import namespace="http://schemas.microsoft.com/office/2006/documentManagement/types"/>
    <xsd:import namespace="http://schemas.microsoft.com/office/infopath/2007/PartnerControls"/>
    <xsd:element name="Responsible_x0020_SME1" ma:index="29" nillable="true" ma:displayName="Additional SME's" ma:list="UserInfo" ma:SharePointGroup="0" ma:internalName="Responsible_x0020_SM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sion_x0020_Number" ma:index="30" nillable="true" ma:displayName="Revision Number" ma:internalName="Revision_x0020_Number">
      <xsd:simpleType>
        <xsd:restriction base="dms:Text">
          <xsd:maxLength value="255"/>
        </xsd:restriction>
      </xsd:simpleType>
    </xsd:element>
    <xsd:element name="Replaces" ma:index="36" nillable="true" ma:displayName="Replaces" ma:internalName="Replaces">
      <xsd:simpleType>
        <xsd:restriction base="dms:Text">
          <xsd:maxLength value="255"/>
        </xsd:restriction>
      </xsd:simpleType>
    </xsd:element>
    <xsd:element name="Document_x0020_Author" ma:index="38" nillable="true" ma:displayName="Document Author" ma:list="UserInfo" ma:SharePointGroup="0" ma:internalName="Document_x0020_Autho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x0020_Type" ma:index="39" nillable="true" ma:displayName="Document Type" ma:format="Dropdown" ma:internalName="Document_x0020_Type">
      <xsd:simpleType>
        <xsd:restriction base="dms:Choice">
          <xsd:enumeration value="Design Specification - Commented (DC)"/>
          <xsd:enumeration value="Data Sheet Guide (DG)"/>
          <xsd:enumeration value="Documentation Requirements Sheets (DR)"/>
          <xsd:enumeration value="Data Sheet (DS)"/>
          <xsd:enumeration value="Design Specification - Uncommented (DU)"/>
          <xsd:enumeration value="Standard Form (EF)"/>
          <xsd:enumeration value="Specification (EG)"/>
          <xsd:enumeration value="Engineering Guideline (EN)"/>
          <xsd:enumeration value="Standard Drawing (G)"/>
          <xsd:enumeration value="Inspection &amp; Testing Requirements Sheets (IT)"/>
          <xsd:enumeration value="Model Specification (MS)"/>
          <xsd:enumeration value="Procedures Specification - Commented (PC)"/>
          <xsd:enumeration value="Procedure Qualification Record (PQR)"/>
          <xsd:enumeration value="Refinery Project Standard (PS)"/>
          <xsd:enumeration value="Procedures Specification - Uncommented (PU)"/>
          <xsd:enumeration value="Specification - Commented (SC)"/>
          <xsd:enumeration value="Specification - Uncommented (SU)"/>
          <xsd:enumeration value="Welding Procedure Specification (WPS)"/>
          <xsd:enumeration value="TCO Stand Alone Specification (ST)"/>
        </xsd:restriction>
      </xsd:simpleType>
    </xsd:element>
    <xsd:element name="Document_x0020_Status" ma:index="41" nillable="true" ma:displayName="Document Status" ma:format="RadioButtons" ma:internalName="Document_x0020_Status">
      <xsd:simpleType>
        <xsd:restriction base="dms:Choice">
          <xsd:enumeration value="Active"/>
          <xsd:enumeration value="Inactive"/>
        </xsd:restriction>
      </xsd:simpleType>
    </xsd:element>
    <xsd:element name="Gross_x0020_Document_x0020_Categorization" ma:index="42" nillable="true" ma:displayName="Gross Document Categorization" ma:format="Dropdown" ma:internalName="Gross_x0020_Document_x0020_Categorization">
      <xsd:simpleType>
        <xsd:restriction base="dms:Choice">
          <xsd:enumeration value="Guidelines"/>
          <xsd:enumeration value="Specifications"/>
          <xsd:enumeration value="Drawings and Forms"/>
          <xsd:enumeration value="Qualified Welding Procedures"/>
        </xsd:restriction>
      </xsd:simpleType>
    </xsd:element>
    <xsd:element name="Contact_x0020_Person" ma:index="43" nillable="true" ma:displayName="Alternative Contact Person" ma:list="UserInfo" ma:SharePointGroup="0" ma:internalName="Contact_x0020_Person"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placed_x0020_By" ma:index="44" nillable="true" ma:displayName="Replaced By" ma:internalName="Replaced_x0020_By">
      <xsd:simpleType>
        <xsd:restriction base="dms:Text">
          <xsd:maxLength value="255"/>
        </xsd:restriction>
      </xsd:simpleType>
    </xsd:element>
    <xsd:element name="Number_x0020_of_x0020_Pages_x0020_in_x0020_Published_x0020_Version" ma:index="45" nillable="true" ma:displayName="Number of Pages in Published Version" ma:internalName="Number_x0020_of_x0020_Pages_x0020_in_x0020_Published_x0020_Version">
      <xsd:simpleType>
        <xsd:restriction base="dms:Number"/>
      </xsd:simpleType>
    </xsd:element>
    <xsd:element name="Under_x0020_Revision" ma:index="46" nillable="true" ma:displayName="Under Revision" ma:default="1" ma:internalName="Under_x0020_Revision">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aa09dbc-d03c-4801-a3a9-aee62e317c78" elementFormDefault="qualified">
    <xsd:import namespace="http://schemas.microsoft.com/office/2006/documentManagement/types"/>
    <xsd:import namespace="http://schemas.microsoft.com/office/infopath/2007/PartnerControls"/>
    <xsd:element name="Operating_x0020_Environment" ma:index="33" nillable="true" ma:displayName="Operating Environment" ma:default="Onshore" ma:internalName="Operating_x0020_Environment">
      <xsd:complexType>
        <xsd:complexContent>
          <xsd:extension base="dms:MultiChoice">
            <xsd:sequence>
              <xsd:element name="Value" maxOccurs="unbounded" minOccurs="0" nillable="true">
                <xsd:simpleType>
                  <xsd:restriction base="dms:Choice">
                    <xsd:enumeration value="Downhole"/>
                    <xsd:enumeration value="Floating &amp; Fixed Platform"/>
                    <xsd:enumeration value="FPSO"/>
                    <xsd:enumeration value="FPSO Marine &amp; Hull"/>
                    <xsd:enumeration value="LNG"/>
                    <xsd:enumeration value="Onshore"/>
                    <xsd:enumeration value="Specialty"/>
                    <xsd:enumeration value="Subsea"/>
                    <xsd:enumeration value="Topsides"/>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18" ma:displayName="Content Type"/>
        <xsd:element ref="dc:title" minOccurs="0" maxOccurs="1" ma:index="1" ma:displayName="Document Title"/>
        <xsd:element ref="dc:subject" minOccurs="0" maxOccurs="1"/>
        <xsd:element ref="dc:description" minOccurs="0" maxOccurs="1"/>
        <xsd:element name="keywords" minOccurs="0" maxOccurs="1" type="xsd:string" ma:index="35"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ct:contentTypeSchema xmlns:ct="http://schemas.microsoft.com/office/2006/metadata/contentType" xmlns:ma="http://schemas.microsoft.com/office/2006/metadata/properties/metaAttributes" ct:_="" ma:_="" ma:contentTypeName="Document" ma:contentTypeID="0x0101007741C0F5783F7D48907DAB33EEEB9B55" ma:contentTypeVersion="3" ma:contentTypeDescription="Create a new document." ma:contentTypeScope="" ma:versionID="307e7b5189dfece7926d3f755334001a">
  <xsd:schema xmlns:xsd="http://www.w3.org/2001/XMLSchema" xmlns:xs="http://www.w3.org/2001/XMLSchema" xmlns:p="http://schemas.microsoft.com/office/2006/metadata/properties" xmlns:ns2="461d2339-64d0-4f07-a277-1d9634d3fbdc" targetNamespace="http://schemas.microsoft.com/office/2006/metadata/properties" ma:root="true" ma:fieldsID="859fa6af60e0378edcb82a030a441b4b" ns2:_="">
    <xsd:import namespace="461d2339-64d0-4f07-a277-1d9634d3fbd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2339-64d0-4f07-a277-1d9634d3fb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747C0C-1D5E-4F60-8D74-5DB30BF5BE22}">
  <ds:schemaRefs>
    <ds:schemaRef ds:uri="http://schemas.microsoft.com/office/2006/metadata/properties"/>
    <ds:schemaRef ds:uri="http://schemas.microsoft.com/office/infopath/2007/PartnerControls"/>
    <ds:schemaRef ds:uri="b9f1db13-37d0-4e45-944c-b878e8992007"/>
    <ds:schemaRef ds:uri="445ccd8a-853d-4cae-a3c3-28d80545a919"/>
  </ds:schemaRefs>
</ds:datastoreItem>
</file>

<file path=customXml/itemProps2.xml><?xml version="1.0" encoding="utf-8"?>
<ds:datastoreItem xmlns:ds="http://schemas.openxmlformats.org/officeDocument/2006/customXml" ds:itemID="{ABFFE9E4-B0C1-4A01-B902-DCE6327FE101}">
  <ds:schemaRefs>
    <ds:schemaRef ds:uri="http://schemas.openxmlformats.org/officeDocument/2006/bibliography"/>
  </ds:schemaRefs>
</ds:datastoreItem>
</file>

<file path=customXml/itemProps3.xml><?xml version="1.0" encoding="utf-8"?>
<ds:datastoreItem xmlns:ds="http://schemas.openxmlformats.org/officeDocument/2006/customXml" ds:itemID="{A8B56E7D-EB54-4B61-801A-0921DF6F504D}">
  <ds:schemaRefs>
    <ds:schemaRef ds:uri="http://schemas.microsoft.com/sharepoint/v3/contenttype/forms"/>
  </ds:schemaRefs>
</ds:datastoreItem>
</file>

<file path=customXml/itemProps4.xml><?xml version="1.0" encoding="utf-8"?>
<ds:datastoreItem xmlns:ds="http://schemas.openxmlformats.org/officeDocument/2006/customXml" ds:itemID="{113DAE84-0DAF-4418-B67C-DF474FE56D07}"/>
</file>

<file path=customXml/itemProps5.xml><?xml version="1.0" encoding="utf-8"?>
<ds:datastoreItem xmlns:ds="http://schemas.openxmlformats.org/officeDocument/2006/customXml" ds:itemID="{4126FDDF-DF64-4800-81B3-2D801A04E53D}"/>
</file>

<file path=docMetadata/LabelInfo.xml><?xml version="1.0" encoding="utf-8"?>
<clbl:labelList xmlns:clbl="http://schemas.microsoft.com/office/2020/mipLabelMetadata">
  <clbl:label id="{6e4db608-ddec-4a44-8ad7-7d5a79b7448e}" enabled="1" method="Standard" siteId="{fd799da1-bfc1-4234-a91c-72b3a1cb9e26}"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98</Pages>
  <Words>39503</Words>
  <Characters>225170</Characters>
  <Application>Microsoft Office Word</Application>
  <DocSecurity>0</DocSecurity>
  <Lines>1876</Lines>
  <Paragraphs>528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PIPING FABRICATION</vt:lpstr>
      <vt:lpstr>PIPING FABRICATION</vt:lpstr>
    </vt:vector>
  </TitlesOfParts>
  <Company>Chevron</Company>
  <LinksUpToDate>false</LinksUpToDate>
  <CharactersWithSpaces>264145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PIPING FABRICATION</dc:title>
  <dc:creator>sergeymarchenko@tengizchevroil.com</dc:creator>
  <cp:lastModifiedBy>Issayevskiy, Konstantin [STAMGazStroy LLP]</cp:lastModifiedBy>
  <cp:revision>13</cp:revision>
  <cp:lastPrinted>2025-08-11T11:28:00Z</cp:lastPrinted>
  <dcterms:created xsi:type="dcterms:W3CDTF">2025-08-10T02:18:00Z</dcterms:created>
  <dcterms:modified xsi:type="dcterms:W3CDTF">2025-08-11T11:29:00Z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Creator">
    <vt:lpwstr>PD4ML. HTML to PDF Converter for Java (3113)</vt:lpwstr>
  </property>
  <property fmtid="{D5CDD505-2E9C-101B-9397-08002B2CF9AE}" pid="4" name="LastSaved">
    <vt:filetime>2024-03-26T00:00:00Z</vt:filetime>
  </property>
  <property fmtid="{D5CDD505-2E9C-101B-9397-08002B2CF9AE}" pid="5" name="Producer">
    <vt:lpwstr>PD4ML. HTML to PDF Converter for Java (3113)</vt:lpwstr>
  </property>
  <property fmtid="{D5CDD505-2E9C-101B-9397-08002B2CF9AE}" pid="6" name="MSIP_Label_6e4db608-ddec-4a44-8ad7-7d5a79b7448e_Enabled">
    <vt:lpwstr>true</vt:lpwstr>
  </property>
  <property fmtid="{D5CDD505-2E9C-101B-9397-08002B2CF9AE}" pid="7" name="MSIP_Label_6e4db608-ddec-4a44-8ad7-7d5a79b7448e_SetDate">
    <vt:lpwstr>2024-05-03T02:00:19Z</vt:lpwstr>
  </property>
  <property fmtid="{D5CDD505-2E9C-101B-9397-08002B2CF9AE}" pid="8" name="MSIP_Label_6e4db608-ddec-4a44-8ad7-7d5a79b7448e_Method">
    <vt:lpwstr>Standard</vt:lpwstr>
  </property>
  <property fmtid="{D5CDD505-2E9C-101B-9397-08002B2CF9AE}" pid="9" name="MSIP_Label_6e4db608-ddec-4a44-8ad7-7d5a79b7448e_Name">
    <vt:lpwstr>Internal</vt:lpwstr>
  </property>
  <property fmtid="{D5CDD505-2E9C-101B-9397-08002B2CF9AE}" pid="10" name="MSIP_Label_6e4db608-ddec-4a44-8ad7-7d5a79b7448e_SiteId">
    <vt:lpwstr>fd799da1-bfc1-4234-a91c-72b3a1cb9e26</vt:lpwstr>
  </property>
  <property fmtid="{D5CDD505-2E9C-101B-9397-08002B2CF9AE}" pid="11" name="MSIP_Label_6e4db608-ddec-4a44-8ad7-7d5a79b7448e_ActionId">
    <vt:lpwstr>3c9b2511-e3ba-4964-b7ed-293590a71034</vt:lpwstr>
  </property>
  <property fmtid="{D5CDD505-2E9C-101B-9397-08002B2CF9AE}" pid="12" name="MSIP_Label_6e4db608-ddec-4a44-8ad7-7d5a79b7448e_ContentBits">
    <vt:lpwstr>0</vt:lpwstr>
  </property>
  <property fmtid="{D5CDD505-2E9C-101B-9397-08002B2CF9AE}" pid="13" name="ContentTypeId">
    <vt:lpwstr>0x0101007741C0F5783F7D48907DAB33EEEB9B55</vt:lpwstr>
  </property>
  <property fmtid="{D5CDD505-2E9C-101B-9397-08002B2CF9AE}" pid="14" name="MediaServiceImageTags">
    <vt:lpwstr/>
  </property>
  <property fmtid="{D5CDD505-2E9C-101B-9397-08002B2CF9AE}" pid="15" name="Order">
    <vt:r8>82500</vt:r8>
  </property>
  <property fmtid="{D5CDD505-2E9C-101B-9397-08002B2CF9AE}" pid="16" name="Retention Category">
    <vt:lpwstr>1;#Non-Record|1e0fcd32-c316-4759-967f-319c5b88aa7f</vt:lpwstr>
  </property>
  <property fmtid="{D5CDD505-2E9C-101B-9397-08002B2CF9AE}" pid="17" name="Retention_x0020_Category">
    <vt:lpwstr>1;#Non-Record|1e0fcd32-c316-4759-967f-319c5b88aa7f</vt:lpwstr>
  </property>
  <property fmtid="{D5CDD505-2E9C-101B-9397-08002B2CF9AE}" pid="18" name="Chevron_x0020_Discipline">
    <vt:lpwstr/>
  </property>
  <property fmtid="{D5CDD505-2E9C-101B-9397-08002B2CF9AE}" pid="19" name="Chevron Organization">
    <vt:lpwstr>2;#TCO|d4ae46a7-a454-47f2-85d3-2922fdf28d97</vt:lpwstr>
  </property>
  <property fmtid="{D5CDD505-2E9C-101B-9397-08002B2CF9AE}" pid="20" name="Chevron_x0020_Organization">
    <vt:lpwstr>2;#TCO|d4ae46a7-a454-47f2-85d3-2922fdf28d97</vt:lpwstr>
  </property>
  <property fmtid="{D5CDD505-2E9C-101B-9397-08002B2CF9AE}" pid="21" name="Chevron Discipline">
    <vt:lpwstr/>
  </property>
  <property fmtid="{D5CDD505-2E9C-101B-9397-08002B2CF9AE}" pid="23" name="docLang">
    <vt:lpwstr>en</vt:lpwstr>
  </property>
</Properties>
</file>
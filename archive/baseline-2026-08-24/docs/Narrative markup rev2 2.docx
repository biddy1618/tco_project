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2F65F" w14:textId="77777777" w:rsidR="001C0BBA" w:rsidRPr="006E2420" w:rsidRDefault="001C0BBA" w:rsidP="001C0BBA">
      <w:pPr>
        <w:pStyle w:val="Heading1"/>
        <w:spacing w:before="200" w:after="120"/>
        <w:rPr>
          <w:color w:val="000000" w:themeColor="text1"/>
        </w:rPr>
      </w:pPr>
      <w:r w:rsidRPr="006E2420">
        <w:rPr>
          <w:rFonts w:ascii="Arial" w:eastAsia="Arial" w:hAnsi="Arial" w:cs="Arial"/>
          <w:color w:val="000000" w:themeColor="text1"/>
        </w:rPr>
        <w:t>1. Purpose</w:t>
      </w:r>
    </w:p>
    <w:p w14:paraId="0CA25928" w14:textId="77777777" w:rsidR="001C0BBA" w:rsidRPr="006E2420" w:rsidRDefault="001C0BBA" w:rsidP="001C0BBA">
      <w:pPr>
        <w:spacing w:after="120"/>
        <w:rPr>
          <w:color w:val="000000" w:themeColor="text1"/>
        </w:rPr>
      </w:pPr>
      <w:r w:rsidRPr="006E2420">
        <w:rPr>
          <w:color w:val="000000" w:themeColor="text1"/>
        </w:rPr>
        <w:t>This document captures the implicit engineering decision logic behind every line of the JP narrative template. It is intended as a handoff to the ML/AI team to inform the RAG prompt, validation rules, and the AI's keep/remove decisions when generating repair steps from a Job Log input.</w:t>
      </w:r>
    </w:p>
    <w:p w14:paraId="0FF41F3B" w14:textId="27D7BC49" w:rsidR="001C0BBA" w:rsidRPr="006E2420" w:rsidRDefault="001C0BBA" w:rsidP="001C0BBA">
      <w:pPr>
        <w:spacing w:after="240"/>
        <w:rPr>
          <w:color w:val="000000" w:themeColor="text1"/>
        </w:rPr>
      </w:pPr>
      <w:r w:rsidRPr="006E2420">
        <w:rPr>
          <w:color w:val="000000" w:themeColor="text1"/>
        </w:rPr>
        <w:t>The original template uses color coding to distinguish near-mandatory standard text (blue) from conditional content (green). This markup makes the conditional logic explicit — for each conditional line, it defines (a) when the line should be kept, (b) what input data drives the decision, and (c) where that data comes from.</w:t>
      </w:r>
    </w:p>
    <w:p w14:paraId="235EE54A" w14:textId="78EC4130" w:rsidR="001C0BBA" w:rsidRPr="006E2420" w:rsidRDefault="001C0BBA" w:rsidP="001C0BBA">
      <w:pPr>
        <w:pStyle w:val="Heading1"/>
        <w:spacing w:before="200" w:after="120"/>
        <w:rPr>
          <w:color w:val="000000" w:themeColor="text1"/>
        </w:rPr>
      </w:pPr>
      <w:r w:rsidRPr="006E2420">
        <w:rPr>
          <w:rFonts w:ascii="Arial" w:eastAsia="Arial" w:hAnsi="Arial" w:cs="Arial"/>
          <w:color w:val="000000" w:themeColor="text1"/>
        </w:rPr>
        <w:t xml:space="preserve">2. The </w:t>
      </w:r>
      <w:r w:rsidR="006E2420">
        <w:rPr>
          <w:rFonts w:ascii="Arial" w:eastAsia="Arial" w:hAnsi="Arial" w:cs="Arial"/>
          <w:color w:val="000000" w:themeColor="text1"/>
        </w:rPr>
        <w:t>five</w:t>
      </w:r>
      <w:r w:rsidRPr="006E2420">
        <w:rPr>
          <w:rFonts w:ascii="Arial" w:eastAsia="Arial" w:hAnsi="Arial" w:cs="Arial"/>
          <w:color w:val="000000" w:themeColor="text1"/>
        </w:rPr>
        <w:t xml:space="preserve"> decision patterns</w:t>
      </w:r>
    </w:p>
    <w:p w14:paraId="0A8F0CF8" w14:textId="77777777" w:rsidR="001C0BBA" w:rsidRDefault="001C0BBA" w:rsidP="001C0BBA">
      <w:pPr>
        <w:spacing w:after="160"/>
      </w:pPr>
      <w:r>
        <w:t>Every conditional element in the template falls into one of seven patterns. Patterns A–D were defined in v1.0; E–G were added in v1.1 based on EWO validation.</w:t>
      </w:r>
    </w:p>
    <w:p w14:paraId="2CF14BB4" w14:textId="51294F5F" w:rsidR="001C0BBA" w:rsidRDefault="001C0BBA" w:rsidP="001C0BBA">
      <w:pPr>
        <w:spacing w:before="120" w:after="40"/>
      </w:pPr>
      <w:r>
        <w:rPr>
          <w:b/>
          <w:bCs/>
          <w:color w:val="F4831F"/>
        </w:rPr>
        <w:t xml:space="preserve">▸ Pattern </w:t>
      </w:r>
      <w:r>
        <w:rPr>
          <w:b/>
          <w:bCs/>
          <w:color w:val="0D1B2A"/>
        </w:rPr>
        <w:t>A — Pure include/exclude</w:t>
      </w:r>
    </w:p>
    <w:p w14:paraId="3FF2086A" w14:textId="77777777" w:rsidR="001C0BBA" w:rsidRDefault="001C0BBA" w:rsidP="001C0BBA">
      <w:pPr>
        <w:spacing w:after="60"/>
      </w:pPr>
      <w:r>
        <w:t>The line is either kept verbatim or removed entirely.</w:t>
      </w:r>
    </w:p>
    <w:p w14:paraId="4339A40C" w14:textId="77777777" w:rsidR="001C0BBA" w:rsidRDefault="001C0BBA" w:rsidP="001C0BBA">
      <w:pPr>
        <w:spacing w:after="160"/>
      </w:pPr>
      <w:r>
        <w:rPr>
          <w:i/>
          <w:iCs/>
          <w:color w:val="8FA3B1"/>
          <w:sz w:val="18"/>
          <w:szCs w:val="18"/>
        </w:rPr>
        <w:t>Example: Line 42 — '[Only when dismantling piping with existing spring support…] A spring stopping pin must be installed…'</w:t>
      </w:r>
    </w:p>
    <w:p w14:paraId="15573C86" w14:textId="1E542D67" w:rsidR="001C0BBA" w:rsidRDefault="001C0BBA" w:rsidP="001C0BBA">
      <w:pPr>
        <w:spacing w:before="120" w:after="40"/>
      </w:pPr>
      <w:r>
        <w:rPr>
          <w:b/>
          <w:bCs/>
          <w:color w:val="F4831F"/>
        </w:rPr>
        <w:t xml:space="preserve">▸ Pattern </w:t>
      </w:r>
      <w:r>
        <w:rPr>
          <w:b/>
          <w:bCs/>
          <w:color w:val="0D1B2A"/>
        </w:rPr>
        <w:t>B — Include + substitute</w:t>
      </w:r>
    </w:p>
    <w:p w14:paraId="4EB9A431" w14:textId="77777777" w:rsidR="001C0BBA" w:rsidRDefault="001C0BBA" w:rsidP="001C0BBA">
      <w:pPr>
        <w:spacing w:after="60"/>
      </w:pPr>
      <w:r>
        <w:t>The line is always included for in-scope work, but contains red placeholders that must be filled.</w:t>
      </w:r>
    </w:p>
    <w:p w14:paraId="42DCB887" w14:textId="77777777" w:rsidR="001C0BBA" w:rsidRDefault="001C0BBA" w:rsidP="001C0BBA">
      <w:pPr>
        <w:spacing w:after="160"/>
      </w:pPr>
      <w:r>
        <w:rPr>
          <w:i/>
          <w:iCs/>
          <w:color w:val="8FA3B1"/>
          <w:sz w:val="18"/>
          <w:szCs w:val="18"/>
        </w:rPr>
        <w:t>Example: Line 23 — '…isometric drawing 00-YYYY-L-ZZZZ.' Substitute with the actual drawing ID.</w:t>
      </w:r>
    </w:p>
    <w:p w14:paraId="289FECE2" w14:textId="347BFFCB" w:rsidR="001C0BBA" w:rsidRDefault="001C0BBA" w:rsidP="001C0BBA">
      <w:pPr>
        <w:spacing w:before="120" w:after="40"/>
      </w:pPr>
      <w:r>
        <w:rPr>
          <w:b/>
          <w:bCs/>
          <w:color w:val="F4831F"/>
        </w:rPr>
        <w:t xml:space="preserve">▸ Pattern </w:t>
      </w:r>
      <w:r>
        <w:rPr>
          <w:b/>
          <w:bCs/>
          <w:color w:val="0D1B2A"/>
        </w:rPr>
        <w:t>C — Include + reference pruning</w:t>
      </w:r>
    </w:p>
    <w:p w14:paraId="1A4F6BC7" w14:textId="77777777" w:rsidR="001C0BBA" w:rsidRDefault="001C0BBA" w:rsidP="001C0BBA">
      <w:pPr>
        <w:spacing w:after="60"/>
      </w:pPr>
      <w:r>
        <w:t>The line is always included, but contains an OR-list of spec references or workflow branches of which only some apply.</w:t>
      </w:r>
    </w:p>
    <w:p w14:paraId="73E66451" w14:textId="77777777" w:rsidR="001C0BBA" w:rsidRDefault="001C0BBA" w:rsidP="001C0BBA">
      <w:pPr>
        <w:spacing w:after="160"/>
      </w:pPr>
      <w:r>
        <w:rPr>
          <w:i/>
          <w:iCs/>
          <w:color w:val="8FA3B1"/>
          <w:sz w:val="18"/>
          <w:szCs w:val="18"/>
        </w:rPr>
        <w:t>Example: Line 30 — '…in compliance with TES PIM-SU-2505/W-ST-2011/2016/2026/2028.' Prune to only the welding spec matching material and service.</w:t>
      </w:r>
    </w:p>
    <w:p w14:paraId="68A36C03" w14:textId="73A8405D" w:rsidR="001C0BBA" w:rsidRDefault="001C0BBA" w:rsidP="001C0BBA">
      <w:pPr>
        <w:spacing w:before="120" w:after="40"/>
      </w:pPr>
      <w:r>
        <w:rPr>
          <w:b/>
          <w:bCs/>
          <w:color w:val="F4831F"/>
        </w:rPr>
        <w:t xml:space="preserve">▸ Pattern </w:t>
      </w:r>
      <w:r>
        <w:rPr>
          <w:b/>
          <w:bCs/>
          <w:color w:val="0D1B2A"/>
        </w:rPr>
        <w:t>D — Engineer instruction (meta)</w:t>
      </w:r>
    </w:p>
    <w:p w14:paraId="6073A134" w14:textId="77777777" w:rsidR="001C0BBA" w:rsidRDefault="001C0BBA" w:rsidP="001C0BBA">
      <w:pPr>
        <w:spacing w:after="60"/>
      </w:pPr>
      <w:r>
        <w:t>Purple-text directives in square brackets are guidance to the JP author, not part of the final output. AI must read them as gating conditions and strip them from output.</w:t>
      </w:r>
    </w:p>
    <w:p w14:paraId="4EFC3A3B" w14:textId="78C5AC1D" w:rsidR="001C0BBA" w:rsidRDefault="001C0BBA" w:rsidP="001C0BBA">
      <w:pPr>
        <w:spacing w:after="160"/>
      </w:pPr>
      <w:r>
        <w:rPr>
          <w:i/>
          <w:iCs/>
          <w:color w:val="8FA3B1"/>
          <w:sz w:val="18"/>
          <w:szCs w:val="18"/>
        </w:rPr>
        <w:t>Example: Line 20 — 'Use when insufficient data available for DTEC to verify Pressure Vessel…'</w:t>
      </w:r>
    </w:p>
    <w:p w14:paraId="3D52CA51" w14:textId="08EB980E" w:rsidR="001C0BBA" w:rsidRDefault="001C0BBA" w:rsidP="001C0BBA">
      <w:pPr>
        <w:spacing w:before="120" w:after="40"/>
      </w:pPr>
      <w:r>
        <w:rPr>
          <w:b/>
          <w:bCs/>
          <w:color w:val="F4831F"/>
        </w:rPr>
        <w:t xml:space="preserve">▸ Pattern </w:t>
      </w:r>
      <w:r>
        <w:rPr>
          <w:b/>
          <w:bCs/>
          <w:color w:val="0D1B2A"/>
        </w:rPr>
        <w:t>E — Engineer-added custom content</w:t>
      </w:r>
      <w:r>
        <w:rPr>
          <w:sz w:val="18"/>
          <w:szCs w:val="18"/>
        </w:rPr>
        <w:t xml:space="preserve"> </w:t>
      </w:r>
    </w:p>
    <w:p w14:paraId="2C2859F2" w14:textId="77777777" w:rsidR="001C0BBA" w:rsidRDefault="001C0BBA" w:rsidP="001C0BBA">
      <w:pPr>
        <w:spacing w:after="60"/>
      </w:pPr>
      <w:r>
        <w:t>Beyond keep/remove of template lines, engineers add project-specific risk controls, named contacts, site-specific NDE matrices. AI should be permitted to add steps when the scope warrants.</w:t>
      </w:r>
    </w:p>
    <w:p w14:paraId="230F6E8F" w14:textId="549F8FA4" w:rsidR="001C0BBA" w:rsidRDefault="001C0BBA" w:rsidP="001C0BBA">
      <w:pPr>
        <w:spacing w:after="160"/>
        <w:rPr>
          <w:i/>
          <w:iCs/>
          <w:color w:val="8FA3B1"/>
          <w:sz w:val="18"/>
          <w:szCs w:val="18"/>
        </w:rPr>
      </w:pPr>
      <w:r>
        <w:rPr>
          <w:i/>
          <w:iCs/>
          <w:color w:val="8FA3B1"/>
          <w:sz w:val="18"/>
          <w:szCs w:val="18"/>
        </w:rPr>
        <w:t xml:space="preserve">Example: EWO 2013037 added 'Install temporary barriers around construction site, at least 1m from structures that are in repair' — site-specific </w:t>
      </w:r>
      <w:r w:rsidR="006E2420">
        <w:rPr>
          <w:i/>
          <w:iCs/>
          <w:color w:val="8FA3B1"/>
          <w:sz w:val="18"/>
          <w:szCs w:val="18"/>
        </w:rPr>
        <w:t>hazard</w:t>
      </w:r>
      <w:r>
        <w:rPr>
          <w:i/>
          <w:iCs/>
          <w:color w:val="8FA3B1"/>
          <w:sz w:val="18"/>
          <w:szCs w:val="18"/>
        </w:rPr>
        <w:t xml:space="preserve"> control.</w:t>
      </w:r>
    </w:p>
    <w:p w14:paraId="17662E7C" w14:textId="77777777" w:rsidR="006E2420" w:rsidRDefault="006E2420" w:rsidP="001C0BBA">
      <w:pPr>
        <w:spacing w:after="160"/>
        <w:rPr>
          <w:i/>
          <w:iCs/>
          <w:color w:val="8FA3B1"/>
          <w:sz w:val="18"/>
          <w:szCs w:val="18"/>
        </w:rPr>
      </w:pPr>
    </w:p>
    <w:p w14:paraId="3F439F7A" w14:textId="77777777" w:rsidR="006E2420" w:rsidRDefault="006E2420" w:rsidP="001C0BBA">
      <w:pPr>
        <w:spacing w:after="160"/>
        <w:rPr>
          <w:i/>
          <w:iCs/>
          <w:color w:val="8FA3B1"/>
          <w:sz w:val="18"/>
          <w:szCs w:val="18"/>
        </w:rPr>
      </w:pPr>
    </w:p>
    <w:p w14:paraId="4C429A94" w14:textId="77777777" w:rsidR="006E2420" w:rsidRDefault="006E2420" w:rsidP="001C0BBA">
      <w:pPr>
        <w:spacing w:after="160"/>
        <w:rPr>
          <w:i/>
          <w:iCs/>
          <w:color w:val="8FA3B1"/>
          <w:sz w:val="18"/>
          <w:szCs w:val="18"/>
        </w:rPr>
      </w:pPr>
    </w:p>
    <w:p w14:paraId="1A9FAF99" w14:textId="77777777" w:rsidR="006E2420" w:rsidRDefault="006E2420" w:rsidP="001C0BBA">
      <w:pPr>
        <w:spacing w:after="160"/>
      </w:pPr>
    </w:p>
    <w:p w14:paraId="4AF6BC6F" w14:textId="78F42D93" w:rsidR="001C0BBA" w:rsidRDefault="001C0BBA" w:rsidP="001C0BBA">
      <w:pPr>
        <w:pStyle w:val="Heading1"/>
        <w:spacing w:before="200" w:after="120"/>
      </w:pPr>
      <w:r>
        <w:rPr>
          <w:rFonts w:ascii="Arial" w:eastAsia="Arial" w:hAnsi="Arial" w:cs="Arial"/>
        </w:rPr>
        <w:lastRenderedPageBreak/>
        <w:t>3. Canonical input variables</w:t>
      </w:r>
    </w:p>
    <w:p w14:paraId="76A7D353" w14:textId="4A8547E1" w:rsidR="001C0BBA" w:rsidRDefault="001C0BBA" w:rsidP="001C0BBA">
      <w:pPr>
        <w:spacing w:after="160"/>
      </w:pPr>
      <w:r>
        <w:t xml:space="preserve">Before the AI can decide keep/remove on any conditional line, it must have these 31 inputs available. Some come from Salesforce Job Log directly, some via RAG lookup on TCO specs. </w:t>
      </w: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2"/>
        <w:gridCol w:w="2641"/>
        <w:gridCol w:w="2055"/>
        <w:gridCol w:w="2147"/>
      </w:tblGrid>
      <w:tr w:rsidR="001C0BBA" w14:paraId="4B0C5D26" w14:textId="77777777" w:rsidTr="213B027B">
        <w:trPr>
          <w:tblHeader/>
        </w:trPr>
        <w:tc>
          <w:tcPr>
            <w:tcW w:w="3142" w:type="dxa"/>
            <w:tcBorders>
              <w:top w:val="single" w:sz="4" w:space="0" w:color="CBD5E1"/>
              <w:left w:val="single" w:sz="4" w:space="0" w:color="CBD5E1"/>
              <w:bottom w:val="single" w:sz="4" w:space="0" w:color="CBD5E1"/>
              <w:right w:val="single" w:sz="4" w:space="0" w:color="CBD5E1"/>
            </w:tcBorders>
            <w:shd w:val="clear" w:color="auto" w:fill="1A9FD8"/>
            <w:tcMar>
              <w:top w:w="80" w:type="dxa"/>
              <w:left w:w="120" w:type="dxa"/>
              <w:bottom w:w="80" w:type="dxa"/>
              <w:right w:w="120" w:type="dxa"/>
            </w:tcMar>
          </w:tcPr>
          <w:p w14:paraId="1F6311AA" w14:textId="77777777" w:rsidR="001C0BBA" w:rsidRDefault="001C0BBA" w:rsidP="006B02C4">
            <w:r>
              <w:rPr>
                <w:b/>
                <w:bCs/>
                <w:color w:val="FFFFFF"/>
                <w:sz w:val="18"/>
                <w:szCs w:val="18"/>
              </w:rPr>
              <w:t>Variable</w:t>
            </w:r>
          </w:p>
        </w:tc>
        <w:tc>
          <w:tcPr>
            <w:tcW w:w="2641" w:type="dxa"/>
            <w:tcBorders>
              <w:top w:val="single" w:sz="4" w:space="0" w:color="CBD5E1"/>
              <w:left w:val="single" w:sz="4" w:space="0" w:color="CBD5E1"/>
              <w:bottom w:val="single" w:sz="4" w:space="0" w:color="CBD5E1"/>
              <w:right w:val="single" w:sz="4" w:space="0" w:color="CBD5E1"/>
            </w:tcBorders>
            <w:shd w:val="clear" w:color="auto" w:fill="1A9FD8"/>
            <w:tcMar>
              <w:top w:w="80" w:type="dxa"/>
              <w:left w:w="120" w:type="dxa"/>
              <w:bottom w:w="80" w:type="dxa"/>
              <w:right w:w="120" w:type="dxa"/>
            </w:tcMar>
          </w:tcPr>
          <w:p w14:paraId="36A959A3" w14:textId="77777777" w:rsidR="001C0BBA" w:rsidRDefault="001C0BBA" w:rsidP="006B02C4">
            <w:r>
              <w:rPr>
                <w:b/>
                <w:bCs/>
                <w:color w:val="FFFFFF"/>
                <w:sz w:val="18"/>
                <w:szCs w:val="18"/>
              </w:rPr>
              <w:t>Source</w:t>
            </w:r>
          </w:p>
        </w:tc>
        <w:tc>
          <w:tcPr>
            <w:tcW w:w="2055" w:type="dxa"/>
            <w:tcBorders>
              <w:top w:val="single" w:sz="4" w:space="0" w:color="CBD5E1"/>
              <w:left w:val="single" w:sz="4" w:space="0" w:color="CBD5E1"/>
              <w:bottom w:val="single" w:sz="4" w:space="0" w:color="CBD5E1"/>
              <w:right w:val="single" w:sz="4" w:space="0" w:color="CBD5E1"/>
            </w:tcBorders>
            <w:shd w:val="clear" w:color="auto" w:fill="1A9FD8"/>
            <w:tcMar>
              <w:top w:w="80" w:type="dxa"/>
              <w:left w:w="120" w:type="dxa"/>
              <w:bottom w:w="80" w:type="dxa"/>
              <w:right w:w="120" w:type="dxa"/>
            </w:tcMar>
          </w:tcPr>
          <w:p w14:paraId="19E08282" w14:textId="77777777" w:rsidR="001C0BBA" w:rsidRDefault="001C0BBA" w:rsidP="006B02C4">
            <w:r>
              <w:rPr>
                <w:b/>
                <w:bCs/>
                <w:color w:val="FFFFFF"/>
                <w:sz w:val="18"/>
                <w:szCs w:val="18"/>
              </w:rPr>
              <w:t>Examples / values</w:t>
            </w:r>
          </w:p>
        </w:tc>
        <w:tc>
          <w:tcPr>
            <w:tcW w:w="2147" w:type="dxa"/>
            <w:tcBorders>
              <w:top w:val="single" w:sz="4" w:space="0" w:color="CBD5E1"/>
              <w:left w:val="single" w:sz="4" w:space="0" w:color="CBD5E1"/>
              <w:bottom w:val="single" w:sz="4" w:space="0" w:color="CBD5E1"/>
              <w:right w:val="single" w:sz="4" w:space="0" w:color="CBD5E1"/>
            </w:tcBorders>
            <w:shd w:val="clear" w:color="auto" w:fill="1A9FD8"/>
            <w:tcMar>
              <w:top w:w="80" w:type="dxa"/>
              <w:left w:w="120" w:type="dxa"/>
              <w:bottom w:w="80" w:type="dxa"/>
              <w:right w:w="120" w:type="dxa"/>
            </w:tcMar>
          </w:tcPr>
          <w:p w14:paraId="54FB62DB" w14:textId="77777777" w:rsidR="001C0BBA" w:rsidRDefault="001C0BBA" w:rsidP="006B02C4">
            <w:r>
              <w:rPr>
                <w:b/>
                <w:bCs/>
                <w:color w:val="FFFFFF"/>
                <w:sz w:val="18"/>
                <w:szCs w:val="18"/>
              </w:rPr>
              <w:t>Note</w:t>
            </w:r>
          </w:p>
        </w:tc>
      </w:tr>
      <w:tr w:rsidR="001C0BBA" w14:paraId="12A3F5C7" w14:textId="77777777" w:rsidTr="213B027B">
        <w:tc>
          <w:tcPr>
            <w:tcW w:w="3142" w:type="dxa"/>
            <w:tcBorders>
              <w:top w:val="single" w:sz="4" w:space="0" w:color="CBD5E1"/>
              <w:left w:val="single" w:sz="4" w:space="0" w:color="CBD5E1"/>
              <w:bottom w:val="single" w:sz="4" w:space="0" w:color="CBD5E1"/>
              <w:right w:val="single" w:sz="4" w:space="0" w:color="CBD5E1"/>
            </w:tcBorders>
            <w:shd w:val="clear" w:color="auto" w:fill="F4F6F8"/>
            <w:tcMar>
              <w:top w:w="80" w:type="dxa"/>
              <w:left w:w="120" w:type="dxa"/>
              <w:bottom w:w="80" w:type="dxa"/>
              <w:right w:w="120" w:type="dxa"/>
            </w:tcMar>
          </w:tcPr>
          <w:p w14:paraId="345E62BB" w14:textId="77777777" w:rsidR="001C0BBA" w:rsidRDefault="001C0BBA" w:rsidP="006B02C4">
            <w:r>
              <w:rPr>
                <w:b/>
                <w:bCs/>
                <w:color w:val="000000"/>
                <w:sz w:val="18"/>
                <w:szCs w:val="18"/>
              </w:rPr>
              <w:t>line_class</w:t>
            </w:r>
          </w:p>
        </w:tc>
        <w:tc>
          <w:tcPr>
            <w:tcW w:w="2641" w:type="dxa"/>
            <w:tcBorders>
              <w:top w:val="single" w:sz="4" w:space="0" w:color="CBD5E1"/>
              <w:left w:val="single" w:sz="4" w:space="0" w:color="CBD5E1"/>
              <w:bottom w:val="single" w:sz="4" w:space="0" w:color="CBD5E1"/>
              <w:right w:val="single" w:sz="4" w:space="0" w:color="CBD5E1"/>
            </w:tcBorders>
            <w:shd w:val="clear" w:color="auto" w:fill="F4F6F8"/>
            <w:tcMar>
              <w:top w:w="80" w:type="dxa"/>
              <w:left w:w="120" w:type="dxa"/>
              <w:bottom w:w="80" w:type="dxa"/>
              <w:right w:w="120" w:type="dxa"/>
            </w:tcMar>
          </w:tcPr>
          <w:p w14:paraId="23FE774D" w14:textId="15487195" w:rsidR="001C0BBA" w:rsidRDefault="001C0BBA" w:rsidP="006E2420">
            <w:pPr>
              <w:jc w:val="center"/>
            </w:pPr>
            <w:r>
              <w:rPr>
                <w:sz w:val="16"/>
                <w:szCs w:val="16"/>
              </w:rPr>
              <w:t>P&amp;ID</w:t>
            </w:r>
            <w:r w:rsidR="006E2420">
              <w:rPr>
                <w:sz w:val="16"/>
                <w:szCs w:val="16"/>
              </w:rPr>
              <w:t xml:space="preserve"> line number</w:t>
            </w:r>
            <w:r>
              <w:rPr>
                <w:sz w:val="16"/>
                <w:szCs w:val="16"/>
              </w:rPr>
              <w:t xml:space="preserve"> + lookup PIM-SU-5112-TCO</w:t>
            </w:r>
          </w:p>
        </w:tc>
        <w:tc>
          <w:tcPr>
            <w:tcW w:w="2055" w:type="dxa"/>
            <w:tcBorders>
              <w:top w:val="single" w:sz="4" w:space="0" w:color="CBD5E1"/>
              <w:left w:val="single" w:sz="4" w:space="0" w:color="CBD5E1"/>
              <w:bottom w:val="single" w:sz="4" w:space="0" w:color="CBD5E1"/>
              <w:right w:val="single" w:sz="4" w:space="0" w:color="CBD5E1"/>
            </w:tcBorders>
            <w:shd w:val="clear" w:color="auto" w:fill="F4F6F8"/>
            <w:tcMar>
              <w:top w:w="80" w:type="dxa"/>
              <w:left w:w="120" w:type="dxa"/>
              <w:bottom w:w="80" w:type="dxa"/>
              <w:right w:w="120" w:type="dxa"/>
            </w:tcMar>
          </w:tcPr>
          <w:p w14:paraId="743396DE" w14:textId="5EFB8080" w:rsidR="001C0BBA" w:rsidRDefault="001C0BBA" w:rsidP="006B02C4">
            <w:r>
              <w:rPr>
                <w:i/>
                <w:iCs/>
                <w:color w:val="4A5568"/>
                <w:sz w:val="16"/>
                <w:szCs w:val="16"/>
              </w:rPr>
              <w:t>150H21, 300K21</w:t>
            </w:r>
          </w:p>
        </w:tc>
        <w:tc>
          <w:tcPr>
            <w:tcW w:w="2147" w:type="dxa"/>
            <w:tcBorders>
              <w:top w:val="single" w:sz="4" w:space="0" w:color="CBD5E1"/>
              <w:left w:val="single" w:sz="4" w:space="0" w:color="CBD5E1"/>
              <w:bottom w:val="single" w:sz="4" w:space="0" w:color="CBD5E1"/>
              <w:right w:val="single" w:sz="4" w:space="0" w:color="CBD5E1"/>
            </w:tcBorders>
            <w:shd w:val="clear" w:color="auto" w:fill="F4F6F8"/>
            <w:tcMar>
              <w:top w:w="80" w:type="dxa"/>
              <w:left w:w="120" w:type="dxa"/>
              <w:bottom w:w="80" w:type="dxa"/>
              <w:right w:w="120" w:type="dxa"/>
            </w:tcMar>
          </w:tcPr>
          <w:p w14:paraId="7A2FB0F1" w14:textId="77777777" w:rsidR="001C0BBA" w:rsidRDefault="001C0BBA" w:rsidP="006B02C4">
            <w:r>
              <w:rPr>
                <w:color w:val="8FA3B1"/>
                <w:sz w:val="16"/>
                <w:szCs w:val="16"/>
              </w:rPr>
              <w:t>Primary RAG key. Resolves material, NDE class, PWHT, coating via single lookup.</w:t>
            </w:r>
          </w:p>
        </w:tc>
      </w:tr>
      <w:tr w:rsidR="006E2420" w14:paraId="00E3FFAC" w14:textId="77777777" w:rsidTr="213B027B">
        <w:tc>
          <w:tcPr>
            <w:tcW w:w="3142" w:type="dxa"/>
            <w:tcBorders>
              <w:top w:val="single" w:sz="4" w:space="0" w:color="CBD5E1"/>
              <w:left w:val="single" w:sz="4" w:space="0" w:color="CBD5E1"/>
              <w:bottom w:val="single" w:sz="4" w:space="0" w:color="CBD5E1"/>
              <w:right w:val="single" w:sz="4" w:space="0" w:color="CBD5E1"/>
            </w:tcBorders>
            <w:shd w:val="clear" w:color="auto" w:fill="F4F6F8"/>
            <w:tcMar>
              <w:top w:w="80" w:type="dxa"/>
              <w:left w:w="120" w:type="dxa"/>
              <w:bottom w:w="80" w:type="dxa"/>
              <w:right w:w="120" w:type="dxa"/>
            </w:tcMar>
          </w:tcPr>
          <w:p w14:paraId="500F85CF" w14:textId="123CF85A" w:rsidR="006E2420" w:rsidRDefault="006E2420" w:rsidP="006E2420">
            <w:pPr>
              <w:rPr>
                <w:b/>
                <w:bCs/>
                <w:color w:val="000000"/>
                <w:sz w:val="18"/>
                <w:szCs w:val="18"/>
              </w:rPr>
            </w:pPr>
            <w:r>
              <w:rPr>
                <w:b/>
                <w:bCs/>
                <w:color w:val="000000"/>
                <w:sz w:val="18"/>
                <w:szCs w:val="18"/>
              </w:rPr>
              <w:t>material_family</w:t>
            </w:r>
          </w:p>
        </w:tc>
        <w:tc>
          <w:tcPr>
            <w:tcW w:w="2641" w:type="dxa"/>
            <w:tcBorders>
              <w:top w:val="single" w:sz="4" w:space="0" w:color="CBD5E1"/>
              <w:left w:val="single" w:sz="4" w:space="0" w:color="CBD5E1"/>
              <w:bottom w:val="single" w:sz="4" w:space="0" w:color="CBD5E1"/>
              <w:right w:val="single" w:sz="4" w:space="0" w:color="CBD5E1"/>
            </w:tcBorders>
            <w:shd w:val="clear" w:color="auto" w:fill="F4F6F8"/>
            <w:tcMar>
              <w:top w:w="80" w:type="dxa"/>
              <w:left w:w="120" w:type="dxa"/>
              <w:bottom w:w="80" w:type="dxa"/>
              <w:right w:w="120" w:type="dxa"/>
            </w:tcMar>
          </w:tcPr>
          <w:p w14:paraId="7E8D4936" w14:textId="0F624197" w:rsidR="006E2420" w:rsidRDefault="006E2420" w:rsidP="006E2420">
            <w:pPr>
              <w:jc w:val="center"/>
              <w:rPr>
                <w:sz w:val="16"/>
                <w:szCs w:val="16"/>
              </w:rPr>
            </w:pPr>
            <w:r>
              <w:rPr>
                <w:sz w:val="16"/>
                <w:szCs w:val="16"/>
              </w:rPr>
              <w:t>Lookup MATERIAL column of PIM-SU-5112-TCO</w:t>
            </w:r>
          </w:p>
        </w:tc>
        <w:tc>
          <w:tcPr>
            <w:tcW w:w="2055" w:type="dxa"/>
            <w:tcBorders>
              <w:top w:val="single" w:sz="4" w:space="0" w:color="CBD5E1"/>
              <w:left w:val="single" w:sz="4" w:space="0" w:color="CBD5E1"/>
              <w:bottom w:val="single" w:sz="4" w:space="0" w:color="CBD5E1"/>
              <w:right w:val="single" w:sz="4" w:space="0" w:color="CBD5E1"/>
            </w:tcBorders>
            <w:shd w:val="clear" w:color="auto" w:fill="F4F6F8"/>
            <w:tcMar>
              <w:top w:w="80" w:type="dxa"/>
              <w:left w:w="120" w:type="dxa"/>
              <w:bottom w:w="80" w:type="dxa"/>
              <w:right w:w="120" w:type="dxa"/>
            </w:tcMar>
          </w:tcPr>
          <w:p w14:paraId="0D3E95DB" w14:textId="66CA180D" w:rsidR="006E2420" w:rsidRDefault="00026B27" w:rsidP="006E2420">
            <w:pPr>
              <w:rPr>
                <w:i/>
                <w:iCs/>
                <w:color w:val="4A5568"/>
                <w:sz w:val="16"/>
                <w:szCs w:val="16"/>
              </w:rPr>
            </w:pPr>
            <w:ins w:id="0" w:author="Medetov, Nauryzbek [Tengizchevroil]" w:date="2026-06-21T20:45:00Z" w16du:dateUtc="2026-06-21T15:45:00Z">
              <w:r>
                <w:rPr>
                  <w:i/>
                  <w:iCs/>
                  <w:color w:val="4A5568"/>
                  <w:sz w:val="16"/>
                  <w:szCs w:val="16"/>
                </w:rPr>
                <w:t>LTCS / SS / LTCS GALV / HDPE</w:t>
              </w:r>
            </w:ins>
            <w:del w:id="1" w:author="Medetov, Nauryzbek [Tengizchevroil]" w:date="2026-06-21T20:45:00Z" w16du:dateUtc="2026-06-21T15:45:00Z">
              <w:r w:rsidR="006E2420" w:rsidDel="00026B27">
                <w:rPr>
                  <w:i/>
                  <w:iCs/>
                  <w:color w:val="4A5568"/>
                  <w:sz w:val="16"/>
                  <w:szCs w:val="16"/>
                </w:rPr>
                <w:delText>CS - LTCS / SS / Alloy / Duplex</w:delText>
              </w:r>
            </w:del>
          </w:p>
        </w:tc>
        <w:tc>
          <w:tcPr>
            <w:tcW w:w="2147" w:type="dxa"/>
            <w:tcBorders>
              <w:top w:val="single" w:sz="4" w:space="0" w:color="CBD5E1"/>
              <w:left w:val="single" w:sz="4" w:space="0" w:color="CBD5E1"/>
              <w:bottom w:val="single" w:sz="4" w:space="0" w:color="CBD5E1"/>
              <w:right w:val="single" w:sz="4" w:space="0" w:color="CBD5E1"/>
            </w:tcBorders>
            <w:shd w:val="clear" w:color="auto" w:fill="F4F6F8"/>
            <w:tcMar>
              <w:top w:w="80" w:type="dxa"/>
              <w:left w:w="120" w:type="dxa"/>
              <w:bottom w:w="80" w:type="dxa"/>
              <w:right w:w="120" w:type="dxa"/>
            </w:tcMar>
          </w:tcPr>
          <w:p w14:paraId="6E0E9A2A" w14:textId="77777777" w:rsidR="006E2420" w:rsidRDefault="006E2420" w:rsidP="006E2420">
            <w:pPr>
              <w:rPr>
                <w:color w:val="8FA3B1"/>
                <w:sz w:val="16"/>
                <w:szCs w:val="16"/>
              </w:rPr>
            </w:pPr>
            <w:r>
              <w:rPr>
                <w:color w:val="8FA3B1"/>
                <w:sz w:val="16"/>
                <w:szCs w:val="16"/>
              </w:rPr>
              <w:t>CS – Carbon Steel</w:t>
            </w:r>
          </w:p>
          <w:p w14:paraId="1746C8A5" w14:textId="77777777" w:rsidR="006E2420" w:rsidRDefault="006E2420" w:rsidP="006E2420">
            <w:pPr>
              <w:rPr>
                <w:color w:val="8FA3B1"/>
                <w:sz w:val="16"/>
                <w:szCs w:val="16"/>
              </w:rPr>
            </w:pPr>
            <w:r>
              <w:rPr>
                <w:color w:val="8FA3B1"/>
                <w:sz w:val="16"/>
                <w:szCs w:val="16"/>
              </w:rPr>
              <w:t>LTCS – Low Temperature Carbon Steel</w:t>
            </w:r>
          </w:p>
          <w:p w14:paraId="3507A224" w14:textId="10AFF70C" w:rsidR="006E2420" w:rsidRDefault="006E2420" w:rsidP="006E2420">
            <w:pPr>
              <w:rPr>
                <w:color w:val="8FA3B1"/>
                <w:sz w:val="16"/>
                <w:szCs w:val="16"/>
              </w:rPr>
            </w:pPr>
            <w:r>
              <w:rPr>
                <w:color w:val="8FA3B1"/>
                <w:sz w:val="16"/>
                <w:szCs w:val="16"/>
              </w:rPr>
              <w:t>SS- Stainless Steel</w:t>
            </w:r>
          </w:p>
        </w:tc>
      </w:tr>
      <w:tr w:rsidR="006E2420" w14:paraId="06DE0CA8" w14:textId="77777777" w:rsidTr="213B027B">
        <w:tc>
          <w:tcPr>
            <w:tcW w:w="3142" w:type="dxa"/>
            <w:tcBorders>
              <w:top w:val="single" w:sz="4" w:space="0" w:color="CBD5E1"/>
              <w:left w:val="single" w:sz="4" w:space="0" w:color="CBD5E1"/>
              <w:bottom w:val="single" w:sz="4" w:space="0" w:color="CBD5E1"/>
              <w:right w:val="single" w:sz="4" w:space="0" w:color="CBD5E1"/>
            </w:tcBorders>
            <w:shd w:val="clear" w:color="auto" w:fill="F4F6F8"/>
            <w:tcMar>
              <w:top w:w="80" w:type="dxa"/>
              <w:left w:w="120" w:type="dxa"/>
              <w:bottom w:w="80" w:type="dxa"/>
              <w:right w:w="120" w:type="dxa"/>
            </w:tcMar>
          </w:tcPr>
          <w:p w14:paraId="28C04193" w14:textId="7DE89ABC" w:rsidR="006E2420" w:rsidRDefault="006E2420" w:rsidP="006E2420">
            <w:r>
              <w:rPr>
                <w:b/>
                <w:bCs/>
                <w:color w:val="000000"/>
                <w:sz w:val="18"/>
                <w:szCs w:val="18"/>
              </w:rPr>
              <w:t>material</w:t>
            </w:r>
          </w:p>
        </w:tc>
        <w:tc>
          <w:tcPr>
            <w:tcW w:w="2641" w:type="dxa"/>
            <w:tcBorders>
              <w:top w:val="single" w:sz="4" w:space="0" w:color="CBD5E1"/>
              <w:left w:val="single" w:sz="4" w:space="0" w:color="CBD5E1"/>
              <w:bottom w:val="single" w:sz="4" w:space="0" w:color="CBD5E1"/>
              <w:right w:val="single" w:sz="4" w:space="0" w:color="CBD5E1"/>
            </w:tcBorders>
            <w:shd w:val="clear" w:color="auto" w:fill="F4F6F8"/>
            <w:tcMar>
              <w:top w:w="80" w:type="dxa"/>
              <w:left w:w="120" w:type="dxa"/>
              <w:bottom w:w="80" w:type="dxa"/>
              <w:right w:w="120" w:type="dxa"/>
            </w:tcMar>
          </w:tcPr>
          <w:p w14:paraId="72A07625" w14:textId="47F26B21" w:rsidR="006E2420" w:rsidRDefault="006E2420" w:rsidP="006E2420">
            <w:pPr>
              <w:jc w:val="center"/>
            </w:pPr>
            <w:r>
              <w:rPr>
                <w:sz w:val="16"/>
                <w:szCs w:val="16"/>
              </w:rPr>
              <w:t xml:space="preserve">Derived from line class within      </w:t>
            </w:r>
            <w:r w:rsidRPr="006E2420">
              <w:rPr>
                <w:sz w:val="16"/>
                <w:szCs w:val="16"/>
              </w:rPr>
              <w:t>L-ST-2056</w:t>
            </w:r>
          </w:p>
        </w:tc>
        <w:tc>
          <w:tcPr>
            <w:tcW w:w="2055" w:type="dxa"/>
            <w:tcBorders>
              <w:top w:val="single" w:sz="4" w:space="0" w:color="CBD5E1"/>
              <w:left w:val="single" w:sz="4" w:space="0" w:color="CBD5E1"/>
              <w:bottom w:val="single" w:sz="4" w:space="0" w:color="CBD5E1"/>
              <w:right w:val="single" w:sz="4" w:space="0" w:color="CBD5E1"/>
            </w:tcBorders>
            <w:shd w:val="clear" w:color="auto" w:fill="F4F6F8"/>
            <w:tcMar>
              <w:top w:w="80" w:type="dxa"/>
              <w:left w:w="120" w:type="dxa"/>
              <w:bottom w:w="80" w:type="dxa"/>
              <w:right w:w="120" w:type="dxa"/>
            </w:tcMar>
          </w:tcPr>
          <w:p w14:paraId="10E1702A" w14:textId="1223787D" w:rsidR="006E2420" w:rsidRDefault="006E2420" w:rsidP="006E2420">
            <w:r>
              <w:rPr>
                <w:i/>
                <w:iCs/>
                <w:color w:val="4A5568"/>
                <w:sz w:val="16"/>
                <w:szCs w:val="16"/>
              </w:rPr>
              <w:t>A-105, A-333 Gr.6, A-312 TP316/L</w:t>
            </w:r>
          </w:p>
        </w:tc>
        <w:tc>
          <w:tcPr>
            <w:tcW w:w="2147" w:type="dxa"/>
            <w:tcBorders>
              <w:top w:val="single" w:sz="4" w:space="0" w:color="CBD5E1"/>
              <w:left w:val="single" w:sz="4" w:space="0" w:color="CBD5E1"/>
              <w:bottom w:val="single" w:sz="4" w:space="0" w:color="CBD5E1"/>
              <w:right w:val="single" w:sz="4" w:space="0" w:color="CBD5E1"/>
            </w:tcBorders>
            <w:shd w:val="clear" w:color="auto" w:fill="F4F6F8"/>
            <w:tcMar>
              <w:top w:w="80" w:type="dxa"/>
              <w:left w:w="120" w:type="dxa"/>
              <w:bottom w:w="80" w:type="dxa"/>
              <w:right w:w="120" w:type="dxa"/>
            </w:tcMar>
          </w:tcPr>
          <w:p w14:paraId="3398C583" w14:textId="08D3FF36" w:rsidR="006E2420" w:rsidRDefault="006E2420" w:rsidP="006E2420">
            <w:r w:rsidRPr="006E2420">
              <w:rPr>
                <w:color w:val="8FA3B1"/>
                <w:sz w:val="16"/>
                <w:szCs w:val="16"/>
              </w:rPr>
              <w:t xml:space="preserve">ASME </w:t>
            </w:r>
            <w:r>
              <w:rPr>
                <w:color w:val="8FA3B1"/>
                <w:sz w:val="16"/>
                <w:szCs w:val="16"/>
              </w:rPr>
              <w:t>steel grades</w:t>
            </w:r>
          </w:p>
        </w:tc>
      </w:tr>
      <w:tr w:rsidR="006E2420" w14:paraId="04050790" w14:textId="77777777" w:rsidTr="213B027B">
        <w:tc>
          <w:tcPr>
            <w:tcW w:w="3142"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F984940" w14:textId="77777777" w:rsidR="006E2420" w:rsidRDefault="006E2420" w:rsidP="006E2420">
            <w:r>
              <w:rPr>
                <w:b/>
                <w:bCs/>
                <w:color w:val="000000"/>
                <w:sz w:val="18"/>
                <w:szCs w:val="18"/>
              </w:rPr>
              <w:t>service</w:t>
            </w:r>
          </w:p>
        </w:tc>
        <w:tc>
          <w:tcPr>
            <w:tcW w:w="2641"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03EC2E9" w14:textId="707D2FF6" w:rsidR="006E2420" w:rsidRPr="006E2420" w:rsidRDefault="006E2420" w:rsidP="006E2420">
            <w:pPr>
              <w:jc w:val="center"/>
              <w:rPr>
                <w:sz w:val="16"/>
                <w:szCs w:val="16"/>
              </w:rPr>
            </w:pPr>
            <w:r>
              <w:rPr>
                <w:sz w:val="16"/>
                <w:szCs w:val="16"/>
              </w:rPr>
              <w:t xml:space="preserve">Mark-up P&amp;ID – line number – Piping Line Class – Fluid Code, Job Log problem statement, </w:t>
            </w:r>
            <w:r w:rsidRPr="006E2420">
              <w:rPr>
                <w:sz w:val="16"/>
                <w:szCs w:val="16"/>
              </w:rPr>
              <w:t>PIM-SU-5112</w:t>
            </w:r>
          </w:p>
        </w:tc>
        <w:tc>
          <w:tcPr>
            <w:tcW w:w="2055"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64BCFE9" w14:textId="568CAA8A" w:rsidR="006E2420" w:rsidRPr="006E2420" w:rsidRDefault="006E2420" w:rsidP="006E2420">
            <w:pPr>
              <w:rPr>
                <w:i/>
                <w:iCs/>
                <w:color w:val="4A5568"/>
                <w:sz w:val="16"/>
                <w:szCs w:val="16"/>
              </w:rPr>
            </w:pPr>
            <w:r w:rsidRPr="006E2420">
              <w:rPr>
                <w:b/>
                <w:bCs/>
                <w:i/>
                <w:iCs/>
                <w:color w:val="4A5568"/>
                <w:sz w:val="16"/>
                <w:szCs w:val="16"/>
              </w:rPr>
              <w:t>PHC</w:t>
            </w:r>
            <w:r w:rsidRPr="006E2420">
              <w:rPr>
                <w:i/>
                <w:iCs/>
                <w:color w:val="4A5568"/>
                <w:sz w:val="16"/>
                <w:szCs w:val="16"/>
              </w:rPr>
              <w:t xml:space="preserve"> – PROCESS HYDROCARBONS </w:t>
            </w:r>
          </w:p>
          <w:p w14:paraId="31B915C7" w14:textId="77777777" w:rsidR="006E2420" w:rsidRPr="006E2420" w:rsidRDefault="006E2420" w:rsidP="006E2420">
            <w:pPr>
              <w:pStyle w:val="Default"/>
              <w:rPr>
                <w:rFonts w:eastAsia="Arial"/>
                <w:i/>
                <w:iCs/>
                <w:color w:val="4A5568"/>
                <w:sz w:val="16"/>
                <w:szCs w:val="16"/>
                <w14:ligatures w14:val="none"/>
              </w:rPr>
            </w:pPr>
            <w:r w:rsidRPr="006E2420">
              <w:rPr>
                <w:rFonts w:eastAsia="Arial"/>
                <w:b/>
                <w:bCs/>
                <w:i/>
                <w:iCs/>
                <w:color w:val="4A5568"/>
                <w:sz w:val="16"/>
                <w:szCs w:val="16"/>
                <w14:ligatures w14:val="none"/>
              </w:rPr>
              <w:t>DHC</w:t>
            </w:r>
            <w:r w:rsidRPr="006E2420">
              <w:rPr>
                <w:rFonts w:eastAsia="Arial"/>
                <w:i/>
                <w:iCs/>
                <w:color w:val="4A5568"/>
                <w:sz w:val="16"/>
                <w:szCs w:val="16"/>
                <w14:ligatures w14:val="none"/>
              </w:rPr>
              <w:t xml:space="preserve"> - DRAIN, HYDROCARBONS </w:t>
            </w:r>
          </w:p>
          <w:p w14:paraId="62C85A5B" w14:textId="0E692EDE" w:rsidR="006E2420" w:rsidRPr="006E2420" w:rsidRDefault="006E2420" w:rsidP="006E2420">
            <w:pPr>
              <w:rPr>
                <w:i/>
                <w:iCs/>
                <w:color w:val="4A5568"/>
                <w:sz w:val="16"/>
                <w:szCs w:val="16"/>
              </w:rPr>
            </w:pPr>
          </w:p>
        </w:tc>
        <w:tc>
          <w:tcPr>
            <w:tcW w:w="2147"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B3F3C9C" w14:textId="77777777" w:rsidR="006E2420" w:rsidRDefault="006E2420" w:rsidP="006E2420">
            <w:r>
              <w:rPr>
                <w:color w:val="8FA3B1"/>
                <w:sz w:val="16"/>
                <w:szCs w:val="16"/>
              </w:rPr>
              <w:t>—</w:t>
            </w:r>
          </w:p>
        </w:tc>
      </w:tr>
      <w:tr w:rsidR="006E2420" w14:paraId="72C47DDA" w14:textId="77777777" w:rsidTr="213B027B">
        <w:tc>
          <w:tcPr>
            <w:tcW w:w="3142"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6CC9D34" w14:textId="77777777" w:rsidR="006E2420" w:rsidRDefault="006E2420" w:rsidP="006E2420">
            <w:r>
              <w:rPr>
                <w:b/>
                <w:bCs/>
                <w:color w:val="000000"/>
                <w:sz w:val="18"/>
                <w:szCs w:val="18"/>
              </w:rPr>
              <w:t>design_T_max</w:t>
            </w:r>
          </w:p>
        </w:tc>
        <w:tc>
          <w:tcPr>
            <w:tcW w:w="2641"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2B79827" w14:textId="233CDAFF" w:rsidR="006E2420" w:rsidRPr="006E2420" w:rsidRDefault="006E2420" w:rsidP="006E2420">
            <w:pPr>
              <w:jc w:val="center"/>
              <w:rPr>
                <w:lang w:val="kk-KZ"/>
              </w:rPr>
            </w:pPr>
            <w:r>
              <w:rPr>
                <w:sz w:val="16"/>
                <w:szCs w:val="16"/>
              </w:rPr>
              <w:t>P&amp;ID or explicitly provided</w:t>
            </w:r>
          </w:p>
        </w:tc>
        <w:tc>
          <w:tcPr>
            <w:tcW w:w="2055"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854D5DA" w14:textId="77777777" w:rsidR="006E2420" w:rsidRDefault="006E2420" w:rsidP="006E2420">
            <w:r>
              <w:rPr>
                <w:i/>
                <w:iCs/>
                <w:color w:val="4A5568"/>
                <w:sz w:val="16"/>
                <w:szCs w:val="16"/>
              </w:rPr>
              <w:t>°C</w:t>
            </w:r>
          </w:p>
        </w:tc>
        <w:tc>
          <w:tcPr>
            <w:tcW w:w="2147"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99CE330" w14:textId="692A611E" w:rsidR="006E2420" w:rsidRDefault="006E2420" w:rsidP="006E2420">
            <w:r w:rsidRPr="006E2420">
              <w:rPr>
                <w:color w:val="8FA3B1"/>
                <w:sz w:val="16"/>
                <w:szCs w:val="16"/>
              </w:rPr>
              <w:t>Essential</w:t>
            </w:r>
            <w:r>
              <w:rPr>
                <w:color w:val="8FA3B1"/>
                <w:sz w:val="16"/>
                <w:szCs w:val="16"/>
              </w:rPr>
              <w:t xml:space="preserve"> </w:t>
            </w:r>
            <w:r w:rsidRPr="006E2420">
              <w:rPr>
                <w:color w:val="8FA3B1"/>
                <w:sz w:val="16"/>
                <w:szCs w:val="16"/>
              </w:rPr>
              <w:t>for Hyrdotest pressure correction factor</w:t>
            </w:r>
          </w:p>
        </w:tc>
      </w:tr>
      <w:tr w:rsidR="006E2420" w14:paraId="42380359" w14:textId="77777777" w:rsidTr="213B027B">
        <w:tc>
          <w:tcPr>
            <w:tcW w:w="3142" w:type="dxa"/>
            <w:tcBorders>
              <w:top w:val="single" w:sz="4" w:space="0" w:color="CBD5E1"/>
              <w:left w:val="single" w:sz="4" w:space="0" w:color="CBD5E1"/>
              <w:bottom w:val="single" w:sz="4" w:space="0" w:color="CBD5E1"/>
              <w:right w:val="single" w:sz="4" w:space="0" w:color="CBD5E1"/>
            </w:tcBorders>
            <w:shd w:val="clear" w:color="auto" w:fill="F4F6F8"/>
            <w:tcMar>
              <w:top w:w="80" w:type="dxa"/>
              <w:left w:w="120" w:type="dxa"/>
              <w:bottom w:w="80" w:type="dxa"/>
              <w:right w:w="120" w:type="dxa"/>
            </w:tcMar>
          </w:tcPr>
          <w:p w14:paraId="771D1718" w14:textId="77777777" w:rsidR="006E2420" w:rsidRDefault="006E2420" w:rsidP="006E2420">
            <w:r>
              <w:rPr>
                <w:b/>
                <w:bCs/>
                <w:color w:val="000000"/>
                <w:sz w:val="18"/>
                <w:szCs w:val="18"/>
              </w:rPr>
              <w:t>design_T_min</w:t>
            </w:r>
          </w:p>
        </w:tc>
        <w:tc>
          <w:tcPr>
            <w:tcW w:w="2641" w:type="dxa"/>
            <w:tcBorders>
              <w:top w:val="single" w:sz="4" w:space="0" w:color="CBD5E1"/>
              <w:left w:val="single" w:sz="4" w:space="0" w:color="CBD5E1"/>
              <w:bottom w:val="single" w:sz="4" w:space="0" w:color="CBD5E1"/>
              <w:right w:val="single" w:sz="4" w:space="0" w:color="CBD5E1"/>
            </w:tcBorders>
            <w:shd w:val="clear" w:color="auto" w:fill="F4F6F8"/>
            <w:tcMar>
              <w:top w:w="80" w:type="dxa"/>
              <w:left w:w="120" w:type="dxa"/>
              <w:bottom w:w="80" w:type="dxa"/>
              <w:right w:w="120" w:type="dxa"/>
            </w:tcMar>
          </w:tcPr>
          <w:p w14:paraId="320BDA26" w14:textId="7EB8B328" w:rsidR="006E2420" w:rsidRDefault="006E2420" w:rsidP="006E2420">
            <w:pPr>
              <w:jc w:val="center"/>
            </w:pPr>
            <w:r>
              <w:rPr>
                <w:sz w:val="16"/>
                <w:szCs w:val="16"/>
              </w:rPr>
              <w:t>P&amp;ID or explicitly provided</w:t>
            </w:r>
          </w:p>
        </w:tc>
        <w:tc>
          <w:tcPr>
            <w:tcW w:w="2055" w:type="dxa"/>
            <w:tcBorders>
              <w:top w:val="single" w:sz="4" w:space="0" w:color="CBD5E1"/>
              <w:left w:val="single" w:sz="4" w:space="0" w:color="CBD5E1"/>
              <w:bottom w:val="single" w:sz="4" w:space="0" w:color="CBD5E1"/>
              <w:right w:val="single" w:sz="4" w:space="0" w:color="CBD5E1"/>
            </w:tcBorders>
            <w:shd w:val="clear" w:color="auto" w:fill="F4F6F8"/>
            <w:tcMar>
              <w:top w:w="80" w:type="dxa"/>
              <w:left w:w="120" w:type="dxa"/>
              <w:bottom w:w="80" w:type="dxa"/>
              <w:right w:w="120" w:type="dxa"/>
            </w:tcMar>
          </w:tcPr>
          <w:p w14:paraId="0BBCA2F9" w14:textId="77777777" w:rsidR="006E2420" w:rsidRDefault="006E2420" w:rsidP="006E2420">
            <w:r>
              <w:rPr>
                <w:i/>
                <w:iCs/>
                <w:color w:val="4A5568"/>
                <w:sz w:val="16"/>
                <w:szCs w:val="16"/>
              </w:rPr>
              <w:t>°C</w:t>
            </w:r>
          </w:p>
        </w:tc>
        <w:tc>
          <w:tcPr>
            <w:tcW w:w="2147" w:type="dxa"/>
            <w:tcBorders>
              <w:top w:val="single" w:sz="4" w:space="0" w:color="CBD5E1"/>
              <w:left w:val="single" w:sz="4" w:space="0" w:color="CBD5E1"/>
              <w:bottom w:val="single" w:sz="4" w:space="0" w:color="CBD5E1"/>
              <w:right w:val="single" w:sz="4" w:space="0" w:color="CBD5E1"/>
            </w:tcBorders>
            <w:shd w:val="clear" w:color="auto" w:fill="F4F6F8"/>
            <w:tcMar>
              <w:top w:w="80" w:type="dxa"/>
              <w:left w:w="120" w:type="dxa"/>
              <w:bottom w:w="80" w:type="dxa"/>
              <w:right w:w="120" w:type="dxa"/>
            </w:tcMar>
          </w:tcPr>
          <w:p w14:paraId="5EC4E2A7" w14:textId="77777777" w:rsidR="006E2420" w:rsidRDefault="006E2420" w:rsidP="006E2420">
            <w:r>
              <w:rPr>
                <w:color w:val="8FA3B1"/>
                <w:sz w:val="16"/>
                <w:szCs w:val="16"/>
              </w:rPr>
              <w:t>Drives LTCS/cryogenic choice</w:t>
            </w:r>
          </w:p>
        </w:tc>
      </w:tr>
      <w:tr w:rsidR="006E2420" w14:paraId="5AEE7827" w14:textId="77777777" w:rsidTr="213B027B">
        <w:tc>
          <w:tcPr>
            <w:tcW w:w="3142"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9E54FA2" w14:textId="77777777" w:rsidR="006E2420" w:rsidRDefault="006E2420" w:rsidP="006E2420">
            <w:r>
              <w:rPr>
                <w:b/>
                <w:bCs/>
                <w:color w:val="000000"/>
                <w:sz w:val="18"/>
                <w:szCs w:val="18"/>
              </w:rPr>
              <w:t>design_P</w:t>
            </w:r>
          </w:p>
        </w:tc>
        <w:tc>
          <w:tcPr>
            <w:tcW w:w="2641"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D2D060A" w14:textId="2B9387A2" w:rsidR="006E2420" w:rsidRDefault="006E2420" w:rsidP="006E2420">
            <w:pPr>
              <w:jc w:val="center"/>
            </w:pPr>
            <w:r>
              <w:rPr>
                <w:sz w:val="16"/>
                <w:szCs w:val="16"/>
              </w:rPr>
              <w:t>P&amp;ID or explicitly provided</w:t>
            </w:r>
          </w:p>
        </w:tc>
        <w:tc>
          <w:tcPr>
            <w:tcW w:w="2055"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34DA823" w14:textId="77777777" w:rsidR="006E2420" w:rsidRDefault="006E2420" w:rsidP="006E2420">
            <w:r>
              <w:rPr>
                <w:i/>
                <w:iCs/>
                <w:color w:val="4A5568"/>
                <w:sz w:val="16"/>
                <w:szCs w:val="16"/>
              </w:rPr>
              <w:t>barg</w:t>
            </w:r>
          </w:p>
        </w:tc>
        <w:tc>
          <w:tcPr>
            <w:tcW w:w="2147"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5384652" w14:textId="206917F8" w:rsidR="006E2420" w:rsidRDefault="006E2420" w:rsidP="006E2420">
            <w:r>
              <w:rPr>
                <w:color w:val="8FA3B1"/>
                <w:sz w:val="16"/>
                <w:szCs w:val="16"/>
              </w:rPr>
              <w:t>Defines hydrotest pressure as per B31.3</w:t>
            </w:r>
          </w:p>
        </w:tc>
      </w:tr>
      <w:tr w:rsidR="006E2420" w14:paraId="73C826DD" w14:textId="77777777" w:rsidTr="213B027B">
        <w:tc>
          <w:tcPr>
            <w:tcW w:w="3142" w:type="dxa"/>
            <w:tcBorders>
              <w:top w:val="single" w:sz="4" w:space="0" w:color="CBD5E1"/>
              <w:left w:val="single" w:sz="4" w:space="0" w:color="CBD5E1"/>
              <w:bottom w:val="single" w:sz="4" w:space="0" w:color="CBD5E1"/>
              <w:right w:val="single" w:sz="4" w:space="0" w:color="CBD5E1"/>
            </w:tcBorders>
            <w:shd w:val="clear" w:color="auto" w:fill="F4F6F8"/>
            <w:tcMar>
              <w:top w:w="80" w:type="dxa"/>
              <w:left w:w="120" w:type="dxa"/>
              <w:bottom w:w="80" w:type="dxa"/>
              <w:right w:w="120" w:type="dxa"/>
            </w:tcMar>
          </w:tcPr>
          <w:p w14:paraId="09844B22" w14:textId="77777777" w:rsidR="006E2420" w:rsidRDefault="006E2420" w:rsidP="006E2420">
            <w:r>
              <w:rPr>
                <w:b/>
                <w:bCs/>
                <w:color w:val="000000"/>
                <w:sz w:val="18"/>
                <w:szCs w:val="18"/>
              </w:rPr>
              <w:t>insulation_type</w:t>
            </w:r>
          </w:p>
        </w:tc>
        <w:tc>
          <w:tcPr>
            <w:tcW w:w="2641" w:type="dxa"/>
            <w:tcBorders>
              <w:top w:val="single" w:sz="4" w:space="0" w:color="CBD5E1"/>
              <w:left w:val="single" w:sz="4" w:space="0" w:color="CBD5E1"/>
              <w:bottom w:val="single" w:sz="4" w:space="0" w:color="CBD5E1"/>
              <w:right w:val="single" w:sz="4" w:space="0" w:color="CBD5E1"/>
            </w:tcBorders>
            <w:shd w:val="clear" w:color="auto" w:fill="F4F6F8"/>
            <w:tcMar>
              <w:top w:w="80" w:type="dxa"/>
              <w:left w:w="120" w:type="dxa"/>
              <w:bottom w:w="80" w:type="dxa"/>
              <w:right w:w="120" w:type="dxa"/>
            </w:tcMar>
          </w:tcPr>
          <w:p w14:paraId="1E6DDED0" w14:textId="77777777" w:rsidR="006E2420" w:rsidRPr="006E2420" w:rsidRDefault="006E2420" w:rsidP="006E2420">
            <w:pPr>
              <w:pStyle w:val="ListParagraph"/>
              <w:numPr>
                <w:ilvl w:val="0"/>
                <w:numId w:val="3"/>
              </w:numPr>
              <w:ind w:left="267" w:hanging="180"/>
              <w:rPr>
                <w:sz w:val="16"/>
                <w:szCs w:val="16"/>
              </w:rPr>
            </w:pPr>
            <w:r w:rsidRPr="006E2420">
              <w:rPr>
                <w:sz w:val="16"/>
                <w:szCs w:val="16"/>
              </w:rPr>
              <w:t>Mark-up P&amp;ID – line number – Piping Line Class- Insulation Designation.</w:t>
            </w:r>
          </w:p>
          <w:p w14:paraId="33431E76" w14:textId="1E1057BF" w:rsidR="006E2420" w:rsidRDefault="006E2420" w:rsidP="006E2420">
            <w:pPr>
              <w:pStyle w:val="ListParagraph"/>
              <w:numPr>
                <w:ilvl w:val="0"/>
                <w:numId w:val="3"/>
              </w:numPr>
              <w:ind w:left="267" w:hanging="180"/>
            </w:pPr>
            <w:r w:rsidRPr="006E2420">
              <w:rPr>
                <w:sz w:val="16"/>
                <w:szCs w:val="16"/>
              </w:rPr>
              <w:t xml:space="preserve">PIM-SU-5112 </w:t>
            </w:r>
            <w:r>
              <w:rPr>
                <w:sz w:val="16"/>
                <w:szCs w:val="16"/>
              </w:rPr>
              <w:t>–</w:t>
            </w:r>
            <w:r w:rsidRPr="006E2420">
              <w:rPr>
                <w:sz w:val="16"/>
                <w:szCs w:val="16"/>
              </w:rPr>
              <w:t xml:space="preserve"> </w:t>
            </w:r>
            <w:r>
              <w:rPr>
                <w:sz w:val="16"/>
                <w:szCs w:val="16"/>
              </w:rPr>
              <w:t xml:space="preserve">table </w:t>
            </w:r>
            <w:r w:rsidRPr="006E2420">
              <w:rPr>
                <w:sz w:val="16"/>
                <w:szCs w:val="16"/>
              </w:rPr>
              <w:t>10.0 PIPING SYSTEMS INSULATION SELECTION TABLE</w:t>
            </w:r>
          </w:p>
        </w:tc>
        <w:tc>
          <w:tcPr>
            <w:tcW w:w="2055" w:type="dxa"/>
            <w:tcBorders>
              <w:top w:val="single" w:sz="4" w:space="0" w:color="CBD5E1"/>
              <w:left w:val="single" w:sz="4" w:space="0" w:color="CBD5E1"/>
              <w:bottom w:val="single" w:sz="4" w:space="0" w:color="CBD5E1"/>
              <w:right w:val="single" w:sz="4" w:space="0" w:color="CBD5E1"/>
            </w:tcBorders>
            <w:shd w:val="clear" w:color="auto" w:fill="F4F6F8"/>
            <w:tcMar>
              <w:top w:w="80" w:type="dxa"/>
              <w:left w:w="120" w:type="dxa"/>
              <w:bottom w:w="80" w:type="dxa"/>
              <w:right w:w="120" w:type="dxa"/>
            </w:tcMar>
          </w:tcPr>
          <w:p w14:paraId="0BF743DA" w14:textId="7031A49D" w:rsidR="006E2420" w:rsidRDefault="006E2420" w:rsidP="006E2420">
            <w:pPr>
              <w:rPr>
                <w:i/>
                <w:iCs/>
                <w:color w:val="4A5568"/>
                <w:sz w:val="16"/>
                <w:szCs w:val="16"/>
              </w:rPr>
            </w:pPr>
            <w:r w:rsidRPr="006E2420">
              <w:rPr>
                <w:i/>
                <w:iCs/>
                <w:color w:val="4A5568"/>
                <w:sz w:val="16"/>
                <w:szCs w:val="16"/>
              </w:rPr>
              <w:t>The most common:</w:t>
            </w:r>
          </w:p>
          <w:p w14:paraId="7A817B5A" w14:textId="77777777" w:rsidR="006E2420" w:rsidRPr="006E2420" w:rsidRDefault="006E2420" w:rsidP="006E2420">
            <w:pPr>
              <w:rPr>
                <w:i/>
                <w:iCs/>
                <w:color w:val="4A5568"/>
                <w:sz w:val="16"/>
                <w:szCs w:val="16"/>
              </w:rPr>
            </w:pPr>
          </w:p>
          <w:p w14:paraId="6D75CD8F" w14:textId="5762FFAC" w:rsidR="006E2420" w:rsidRPr="006E2420" w:rsidRDefault="006E2420" w:rsidP="006E2420">
            <w:pPr>
              <w:rPr>
                <w:i/>
                <w:iCs/>
                <w:color w:val="4A5568"/>
                <w:sz w:val="16"/>
                <w:szCs w:val="16"/>
              </w:rPr>
            </w:pPr>
            <w:r w:rsidRPr="006E2420">
              <w:rPr>
                <w:b/>
                <w:bCs/>
                <w:i/>
                <w:iCs/>
                <w:color w:val="4A5568"/>
                <w:sz w:val="16"/>
                <w:szCs w:val="16"/>
              </w:rPr>
              <w:t>HC</w:t>
            </w:r>
            <w:r w:rsidRPr="006E2420">
              <w:rPr>
                <w:i/>
                <w:iCs/>
                <w:color w:val="4A5568"/>
                <w:sz w:val="16"/>
                <w:szCs w:val="16"/>
              </w:rPr>
              <w:t xml:space="preserve"> - Heat Conservation</w:t>
            </w:r>
          </w:p>
          <w:p w14:paraId="513E4A30" w14:textId="77777777" w:rsidR="006E2420" w:rsidRDefault="006E2420" w:rsidP="006E2420">
            <w:pPr>
              <w:rPr>
                <w:i/>
                <w:iCs/>
                <w:color w:val="4A5568"/>
                <w:sz w:val="16"/>
                <w:szCs w:val="16"/>
              </w:rPr>
            </w:pPr>
            <w:r w:rsidRPr="006E2420">
              <w:rPr>
                <w:b/>
                <w:bCs/>
                <w:i/>
                <w:iCs/>
                <w:color w:val="4A5568"/>
                <w:sz w:val="16"/>
                <w:szCs w:val="16"/>
              </w:rPr>
              <w:t>HCDW’X’</w:t>
            </w:r>
            <w:r w:rsidRPr="006E2420">
              <w:rPr>
                <w:i/>
                <w:iCs/>
                <w:color w:val="4A5568"/>
                <w:sz w:val="16"/>
                <w:szCs w:val="16"/>
              </w:rPr>
              <w:t>- Heat Conservation Double Layer &amp; Electric Tracing (‘X’ denotes tracing temperature)</w:t>
            </w:r>
          </w:p>
          <w:p w14:paraId="30F456CE" w14:textId="33487D9C" w:rsidR="006E2420" w:rsidRDefault="006E2420" w:rsidP="006E2420">
            <w:r w:rsidRPr="006E2420">
              <w:rPr>
                <w:b/>
                <w:bCs/>
                <w:i/>
                <w:iCs/>
                <w:color w:val="4A5568"/>
                <w:sz w:val="16"/>
                <w:szCs w:val="16"/>
              </w:rPr>
              <w:t>NI</w:t>
            </w:r>
            <w:r w:rsidRPr="006E2420">
              <w:rPr>
                <w:i/>
                <w:iCs/>
                <w:color w:val="4A5568"/>
                <w:sz w:val="16"/>
                <w:szCs w:val="16"/>
              </w:rPr>
              <w:t xml:space="preserve"> - Not Insulated</w:t>
            </w:r>
          </w:p>
        </w:tc>
        <w:tc>
          <w:tcPr>
            <w:tcW w:w="2147" w:type="dxa"/>
            <w:tcBorders>
              <w:top w:val="single" w:sz="4" w:space="0" w:color="CBD5E1"/>
              <w:left w:val="single" w:sz="4" w:space="0" w:color="CBD5E1"/>
              <w:bottom w:val="single" w:sz="4" w:space="0" w:color="CBD5E1"/>
              <w:right w:val="single" w:sz="4" w:space="0" w:color="CBD5E1"/>
            </w:tcBorders>
            <w:shd w:val="clear" w:color="auto" w:fill="F4F6F8"/>
            <w:tcMar>
              <w:top w:w="80" w:type="dxa"/>
              <w:left w:w="120" w:type="dxa"/>
              <w:bottom w:w="80" w:type="dxa"/>
              <w:right w:w="120" w:type="dxa"/>
            </w:tcMar>
          </w:tcPr>
          <w:p w14:paraId="5F97F056" w14:textId="77777777" w:rsidR="006E2420" w:rsidRDefault="006E2420" w:rsidP="006E2420">
            <w:pPr>
              <w:rPr>
                <w:color w:val="8FA3B1"/>
                <w:sz w:val="16"/>
                <w:szCs w:val="16"/>
              </w:rPr>
            </w:pPr>
            <w:r>
              <w:rPr>
                <w:color w:val="8FA3B1"/>
                <w:sz w:val="16"/>
                <w:szCs w:val="16"/>
              </w:rPr>
              <w:t>Drives insulation removal/reinstate + spec choice (IRM-SU-1381 vs IRM-SU-2634)</w:t>
            </w:r>
          </w:p>
          <w:p w14:paraId="11D5FA94" w14:textId="77777777" w:rsidR="006E2420" w:rsidRDefault="006E2420" w:rsidP="006E2420">
            <w:pPr>
              <w:rPr>
                <w:color w:val="8FA3B1"/>
              </w:rPr>
            </w:pPr>
          </w:p>
          <w:p w14:paraId="28B2F0AF" w14:textId="572290E5" w:rsidR="006E2420" w:rsidRDefault="006E2420" w:rsidP="006E2420">
            <w:r w:rsidRPr="006E2420">
              <w:rPr>
                <w:color w:val="8FA3B1"/>
                <w:sz w:val="16"/>
                <w:szCs w:val="16"/>
              </w:rPr>
              <w:t xml:space="preserve">Note: </w:t>
            </w:r>
            <w:r>
              <w:rPr>
                <w:color w:val="8FA3B1"/>
                <w:sz w:val="16"/>
                <w:szCs w:val="16"/>
              </w:rPr>
              <w:t>IRM-SU-2634 shall be ignored for MVP phase.</w:t>
            </w:r>
          </w:p>
        </w:tc>
      </w:tr>
      <w:tr w:rsidR="006E2420" w14:paraId="1E6AF2FD" w14:textId="77777777" w:rsidTr="213B027B">
        <w:tc>
          <w:tcPr>
            <w:tcW w:w="3142"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087DC73" w14:textId="77777777" w:rsidR="006E2420" w:rsidRDefault="006E2420" w:rsidP="006E2420">
            <w:r>
              <w:rPr>
                <w:b/>
                <w:bCs/>
                <w:color w:val="000000"/>
                <w:sz w:val="18"/>
                <w:szCs w:val="18"/>
              </w:rPr>
              <w:t>heat_tracing</w:t>
            </w:r>
          </w:p>
        </w:tc>
        <w:tc>
          <w:tcPr>
            <w:tcW w:w="2641"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1CC7382" w14:textId="1DFA388E" w:rsidR="006E2420" w:rsidRDefault="006E2420" w:rsidP="006E2420">
            <w:pPr>
              <w:rPr>
                <w:sz w:val="16"/>
                <w:szCs w:val="16"/>
              </w:rPr>
            </w:pPr>
            <w:r w:rsidRPr="006E2420">
              <w:rPr>
                <w:sz w:val="16"/>
                <w:szCs w:val="16"/>
              </w:rPr>
              <w:t>Mark-up P&amp;ID – line number – Piping Line Class- Insulation Designation</w:t>
            </w:r>
            <w:r>
              <w:rPr>
                <w:sz w:val="16"/>
                <w:szCs w:val="16"/>
              </w:rPr>
              <w:t xml:space="preserve"> (Insulation code)</w:t>
            </w:r>
            <w:r w:rsidRPr="006E2420">
              <w:rPr>
                <w:sz w:val="16"/>
                <w:szCs w:val="16"/>
              </w:rPr>
              <w:t>.</w:t>
            </w:r>
          </w:p>
          <w:p w14:paraId="55E1B225" w14:textId="77777777" w:rsidR="006E2420" w:rsidRDefault="006E2420" w:rsidP="006E2420">
            <w:pPr>
              <w:rPr>
                <w:sz w:val="16"/>
                <w:szCs w:val="16"/>
              </w:rPr>
            </w:pPr>
          </w:p>
          <w:p w14:paraId="0AF27158" w14:textId="0A8E0AF1" w:rsidR="006E2420" w:rsidRDefault="006E2420" w:rsidP="006E2420">
            <w:pPr>
              <w:rPr>
                <w:sz w:val="16"/>
                <w:szCs w:val="16"/>
              </w:rPr>
            </w:pPr>
            <w:r>
              <w:rPr>
                <w:sz w:val="16"/>
                <w:szCs w:val="16"/>
              </w:rPr>
              <w:t>or symbol on PID</w:t>
            </w:r>
          </w:p>
          <w:p w14:paraId="47729154" w14:textId="3626D6DE" w:rsidR="006E2420" w:rsidRPr="006E2420" w:rsidRDefault="006E2420" w:rsidP="006E2420">
            <w:pPr>
              <w:rPr>
                <w:sz w:val="16"/>
                <w:szCs w:val="16"/>
              </w:rPr>
            </w:pPr>
            <w:r w:rsidRPr="006E2420">
              <w:rPr>
                <w:noProof/>
                <w:sz w:val="16"/>
                <w:szCs w:val="16"/>
              </w:rPr>
              <w:drawing>
                <wp:inline distT="0" distB="0" distL="0" distR="0" wp14:anchorId="0B0DDCF1" wp14:editId="7C69D787">
                  <wp:extent cx="1524967" cy="320634"/>
                  <wp:effectExtent l="0" t="0" r="0" b="3810"/>
                  <wp:docPr id="1489549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49317" name=""/>
                          <pic:cNvPicPr/>
                        </pic:nvPicPr>
                        <pic:blipFill>
                          <a:blip r:embed="rId9"/>
                          <a:stretch>
                            <a:fillRect/>
                          </a:stretch>
                        </pic:blipFill>
                        <pic:spPr>
                          <a:xfrm>
                            <a:off x="0" y="0"/>
                            <a:ext cx="1537270" cy="323221"/>
                          </a:xfrm>
                          <a:prstGeom prst="rect">
                            <a:avLst/>
                          </a:prstGeom>
                        </pic:spPr>
                      </pic:pic>
                    </a:graphicData>
                  </a:graphic>
                </wp:inline>
              </w:drawing>
            </w:r>
          </w:p>
          <w:p w14:paraId="572124D5" w14:textId="4104D782" w:rsidR="006E2420" w:rsidRDefault="006E2420" w:rsidP="006E2420"/>
        </w:tc>
        <w:tc>
          <w:tcPr>
            <w:tcW w:w="2055"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D8EDF4A" w14:textId="79AD9AF3" w:rsidR="006E2420" w:rsidRDefault="006E2420" w:rsidP="006E2420">
            <w:r>
              <w:rPr>
                <w:i/>
                <w:iCs/>
                <w:color w:val="4A5568"/>
                <w:sz w:val="16"/>
                <w:szCs w:val="16"/>
              </w:rPr>
              <w:t>None / Electric / Steam /</w:t>
            </w:r>
            <w:ins w:id="2" w:author="Medetov, Nauryzbek [Tengizchevroil]" w:date="2026-07-06T19:28:00Z" w16du:dateUtc="2026-07-06T14:28:00Z">
              <w:r w:rsidR="00010A5C">
                <w:rPr>
                  <w:i/>
                  <w:iCs/>
                  <w:color w:val="4A5568"/>
                  <w:sz w:val="16"/>
                  <w:szCs w:val="16"/>
                </w:rPr>
                <w:t xml:space="preserve"> Water / </w:t>
              </w:r>
            </w:ins>
            <w:r>
              <w:rPr>
                <w:i/>
                <w:iCs/>
                <w:color w:val="4A5568"/>
                <w:sz w:val="16"/>
                <w:szCs w:val="16"/>
              </w:rPr>
              <w:t xml:space="preserve"> Contro-Trace</w:t>
            </w:r>
          </w:p>
        </w:tc>
        <w:tc>
          <w:tcPr>
            <w:tcW w:w="2147"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1BEAE4D" w14:textId="77777777" w:rsidR="006E2420" w:rsidRDefault="006E2420" w:rsidP="006E2420">
            <w:pPr>
              <w:rPr>
                <w:color w:val="8FA3B1"/>
                <w:sz w:val="16"/>
                <w:szCs w:val="16"/>
              </w:rPr>
            </w:pPr>
            <w:r>
              <w:rPr>
                <w:color w:val="8FA3B1"/>
                <w:sz w:val="16"/>
                <w:szCs w:val="16"/>
              </w:rPr>
              <w:t>Drives I&amp;E coordination steps + chloride-cracking risk on SS</w:t>
            </w:r>
          </w:p>
          <w:p w14:paraId="004F952D" w14:textId="77777777" w:rsidR="006E2420" w:rsidRDefault="006E2420" w:rsidP="006E2420">
            <w:pPr>
              <w:rPr>
                <w:color w:val="8FA3B1"/>
              </w:rPr>
            </w:pPr>
          </w:p>
          <w:p w14:paraId="5D18E08A" w14:textId="5B75A638" w:rsidR="006E2420" w:rsidRDefault="006E2420" w:rsidP="006E2420">
            <w:r w:rsidRPr="006E2420">
              <w:rPr>
                <w:color w:val="8FA3B1"/>
                <w:sz w:val="16"/>
                <w:szCs w:val="16"/>
              </w:rPr>
              <w:t xml:space="preserve">Note: </w:t>
            </w:r>
            <w:r>
              <w:rPr>
                <w:color w:val="8FA3B1"/>
                <w:sz w:val="16"/>
                <w:szCs w:val="16"/>
              </w:rPr>
              <w:t>Contro-Trace shall be ignored for MVP phase.</w:t>
            </w:r>
          </w:p>
        </w:tc>
      </w:tr>
      <w:tr w:rsidR="006E2420" w14:paraId="7FA5FDC4" w14:textId="77777777" w:rsidTr="213B027B">
        <w:tc>
          <w:tcPr>
            <w:tcW w:w="3142" w:type="dxa"/>
            <w:tcBorders>
              <w:top w:val="single" w:sz="4" w:space="0" w:color="CBD5E1"/>
              <w:left w:val="single" w:sz="4" w:space="0" w:color="CBD5E1"/>
              <w:bottom w:val="single" w:sz="4" w:space="0" w:color="CBD5E1"/>
              <w:right w:val="single" w:sz="4" w:space="0" w:color="CBD5E1"/>
            </w:tcBorders>
            <w:shd w:val="clear" w:color="auto" w:fill="F4F6F8"/>
            <w:tcMar>
              <w:top w:w="80" w:type="dxa"/>
              <w:left w:w="120" w:type="dxa"/>
              <w:bottom w:w="80" w:type="dxa"/>
              <w:right w:w="120" w:type="dxa"/>
            </w:tcMar>
          </w:tcPr>
          <w:p w14:paraId="07F89A1F" w14:textId="65FE6E5C" w:rsidR="006E2420" w:rsidRPr="006E2420" w:rsidRDefault="006E2420" w:rsidP="006E2420">
            <w:pPr>
              <w:rPr>
                <w:b/>
                <w:bCs/>
                <w:color w:val="000000"/>
                <w:sz w:val="18"/>
                <w:szCs w:val="18"/>
              </w:rPr>
            </w:pPr>
            <w:r>
              <w:rPr>
                <w:b/>
                <w:bCs/>
                <w:color w:val="000000"/>
                <w:sz w:val="18"/>
                <w:szCs w:val="18"/>
              </w:rPr>
              <w:t>scope_type</w:t>
            </w:r>
          </w:p>
        </w:tc>
        <w:tc>
          <w:tcPr>
            <w:tcW w:w="2641" w:type="dxa"/>
            <w:tcBorders>
              <w:top w:val="single" w:sz="4" w:space="0" w:color="CBD5E1"/>
              <w:left w:val="single" w:sz="4" w:space="0" w:color="CBD5E1"/>
              <w:bottom w:val="single" w:sz="4" w:space="0" w:color="CBD5E1"/>
              <w:right w:val="single" w:sz="4" w:space="0" w:color="CBD5E1"/>
            </w:tcBorders>
            <w:shd w:val="clear" w:color="auto" w:fill="F4F6F8"/>
            <w:tcMar>
              <w:top w:w="80" w:type="dxa"/>
              <w:left w:w="120" w:type="dxa"/>
              <w:bottom w:w="80" w:type="dxa"/>
              <w:right w:w="120" w:type="dxa"/>
            </w:tcMar>
          </w:tcPr>
          <w:p w14:paraId="673D524E" w14:textId="31C58AEC" w:rsidR="006E2420" w:rsidRDefault="006E2420" w:rsidP="006E2420">
            <w:r>
              <w:rPr>
                <w:sz w:val="16"/>
                <w:szCs w:val="16"/>
              </w:rPr>
              <w:t>Job Log (Job Description), Inspection Report, Anomaly Report or explicitly provided.</w:t>
            </w:r>
          </w:p>
        </w:tc>
        <w:tc>
          <w:tcPr>
            <w:tcW w:w="2055" w:type="dxa"/>
            <w:tcBorders>
              <w:top w:val="single" w:sz="4" w:space="0" w:color="CBD5E1"/>
              <w:left w:val="single" w:sz="4" w:space="0" w:color="CBD5E1"/>
              <w:bottom w:val="single" w:sz="4" w:space="0" w:color="CBD5E1"/>
              <w:right w:val="single" w:sz="4" w:space="0" w:color="CBD5E1"/>
            </w:tcBorders>
            <w:shd w:val="clear" w:color="auto" w:fill="F4F6F8"/>
            <w:tcMar>
              <w:top w:w="80" w:type="dxa"/>
              <w:left w:w="120" w:type="dxa"/>
              <w:bottom w:w="80" w:type="dxa"/>
              <w:right w:w="120" w:type="dxa"/>
            </w:tcMar>
          </w:tcPr>
          <w:p w14:paraId="368B5945" w14:textId="59C879C6" w:rsidR="006E2420" w:rsidRDefault="006E2420" w:rsidP="006E2420">
            <w:r>
              <w:rPr>
                <w:i/>
                <w:iCs/>
                <w:color w:val="4A5568"/>
                <w:sz w:val="16"/>
                <w:szCs w:val="16"/>
              </w:rPr>
              <w:t xml:space="preserve">Piping section replacement / </w:t>
            </w:r>
            <w:ins w:id="3" w:author="Medetov, Nauryzbek [Tengizchevroil]" w:date="2026-06-21T20:45:00Z" w16du:dateUtc="2026-06-21T15:45:00Z">
              <w:r w:rsidR="00026B27">
                <w:rPr>
                  <w:i/>
                  <w:iCs/>
                  <w:color w:val="4A5568"/>
                  <w:sz w:val="16"/>
                  <w:szCs w:val="16"/>
                </w:rPr>
                <w:t>TLR removal with pipe section replacement/ Flange replacement</w:t>
              </w:r>
            </w:ins>
            <w:del w:id="4" w:author="Medetov, Nauryzbek [Tengizchevroil]" w:date="2026-06-21T20:45:00Z" w16du:dateUtc="2026-06-21T15:45:00Z">
              <w:r w:rsidDel="00026B27">
                <w:rPr>
                  <w:i/>
                  <w:iCs/>
                  <w:color w:val="4A5568"/>
                  <w:sz w:val="16"/>
                  <w:szCs w:val="16"/>
                </w:rPr>
                <w:delText>Valve replacement / Weld built-up / Clamp installation</w:delText>
              </w:r>
            </w:del>
          </w:p>
        </w:tc>
        <w:tc>
          <w:tcPr>
            <w:tcW w:w="2147" w:type="dxa"/>
            <w:tcBorders>
              <w:top w:val="single" w:sz="4" w:space="0" w:color="CBD5E1"/>
              <w:left w:val="single" w:sz="4" w:space="0" w:color="CBD5E1"/>
              <w:bottom w:val="single" w:sz="4" w:space="0" w:color="CBD5E1"/>
              <w:right w:val="single" w:sz="4" w:space="0" w:color="CBD5E1"/>
            </w:tcBorders>
            <w:shd w:val="clear" w:color="auto" w:fill="F4F6F8"/>
            <w:tcMar>
              <w:top w:w="80" w:type="dxa"/>
              <w:left w:w="120" w:type="dxa"/>
              <w:bottom w:w="80" w:type="dxa"/>
              <w:right w:w="120" w:type="dxa"/>
            </w:tcMar>
          </w:tcPr>
          <w:p w14:paraId="1AEC8B3A" w14:textId="6ED3E033" w:rsidR="006E2420" w:rsidRDefault="006E2420" w:rsidP="006E2420">
            <w:r>
              <w:rPr>
                <w:color w:val="8FA3B1"/>
                <w:sz w:val="16"/>
                <w:szCs w:val="16"/>
              </w:rPr>
              <w:t>Defines how defect will be addressed, meaning repaired.</w:t>
            </w:r>
          </w:p>
        </w:tc>
      </w:tr>
      <w:tr w:rsidR="006E2420" w14:paraId="0E01E6DF" w14:textId="77777777" w:rsidTr="213B027B">
        <w:tc>
          <w:tcPr>
            <w:tcW w:w="3142"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E055645" w14:textId="77777777" w:rsidR="006E2420" w:rsidRDefault="006E2420" w:rsidP="006E2420">
            <w:r>
              <w:rPr>
                <w:b/>
                <w:bCs/>
                <w:color w:val="000000"/>
                <w:sz w:val="18"/>
                <w:szCs w:val="18"/>
              </w:rPr>
              <w:t>pwht_required</w:t>
            </w:r>
          </w:p>
        </w:tc>
        <w:tc>
          <w:tcPr>
            <w:tcW w:w="2641"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FE538DE" w14:textId="30780178" w:rsidR="006E2420" w:rsidRDefault="006E2420" w:rsidP="006E2420">
            <w:pPr>
              <w:rPr>
                <w:sz w:val="16"/>
                <w:szCs w:val="16"/>
              </w:rPr>
            </w:pPr>
            <w:del w:id="5" w:author="Medetov, Nauryzbek [Tengizchevroil]" w:date="2026-06-21T22:33:00Z" w16du:dateUtc="2026-06-21T17:33:00Z">
              <w:r w:rsidDel="001E23D5">
                <w:rPr>
                  <w:sz w:val="16"/>
                  <w:szCs w:val="16"/>
                </w:rPr>
                <w:delText xml:space="preserve">material + thickness + WPS → </w:delText>
              </w:r>
            </w:del>
            <w:del w:id="6" w:author="Medetov, Nauryzbek [Tengizchevroil]" w:date="2026-06-21T22:31:00Z" w16du:dateUtc="2026-06-21T17:31:00Z">
              <w:r w:rsidDel="001E23D5">
                <w:rPr>
                  <w:sz w:val="16"/>
                  <w:szCs w:val="16"/>
                </w:rPr>
                <w:delText xml:space="preserve">W-ST-2025 / </w:delText>
              </w:r>
            </w:del>
            <w:r>
              <w:rPr>
                <w:sz w:val="16"/>
                <w:szCs w:val="16"/>
              </w:rPr>
              <w:t>PIM-SU-2505</w:t>
            </w:r>
            <w:ins w:id="7" w:author="Medetov, Nauryzbek [Tengizchevroil]" w:date="2026-06-21T22:33:00Z" w16du:dateUtc="2026-06-21T17:33:00Z">
              <w:r w:rsidR="001E23D5">
                <w:rPr>
                  <w:sz w:val="16"/>
                  <w:szCs w:val="16"/>
                </w:rPr>
                <w:t xml:space="preserve"> → material + thickness + WPS  </w:t>
              </w:r>
            </w:ins>
          </w:p>
          <w:p w14:paraId="15FEFF91" w14:textId="77777777" w:rsidR="006E2420" w:rsidRDefault="006E2420" w:rsidP="006E2420">
            <w:pPr>
              <w:rPr>
                <w:sz w:val="16"/>
                <w:szCs w:val="16"/>
              </w:rPr>
            </w:pPr>
          </w:p>
          <w:p w14:paraId="12C6CB2B" w14:textId="5290BF12" w:rsidR="006E2420" w:rsidRDefault="006E2420" w:rsidP="006E2420">
            <w:pPr>
              <w:rPr>
                <w:sz w:val="16"/>
                <w:szCs w:val="16"/>
              </w:rPr>
            </w:pPr>
            <w:r>
              <w:rPr>
                <w:sz w:val="16"/>
                <w:szCs w:val="16"/>
              </w:rPr>
              <w:lastRenderedPageBreak/>
              <w:t>Lookup PWHT column of PIM-SU-5112-TCO</w:t>
            </w:r>
          </w:p>
          <w:p w14:paraId="3DF915F4" w14:textId="77777777" w:rsidR="006E2420" w:rsidRDefault="006E2420" w:rsidP="006E2420"/>
          <w:p w14:paraId="697FE79C" w14:textId="6CAA8C1E" w:rsidR="006E2420" w:rsidRDefault="006E2420" w:rsidP="006E2420">
            <w:pPr>
              <w:rPr>
                <w:ins w:id="8" w:author="Medetov, Nauryzbek [Tengizchevroil]" w:date="2026-06-21T22:32:00Z" w16du:dateUtc="2026-06-21T17:32:00Z"/>
                <w:sz w:val="16"/>
                <w:szCs w:val="16"/>
              </w:rPr>
            </w:pPr>
            <w:del w:id="9" w:author="Medetov, Nauryzbek [Tengizchevroil]" w:date="2026-06-21T22:33:00Z" w16du:dateUtc="2026-06-21T17:33:00Z">
              <w:r w:rsidDel="001E23D5">
                <w:rPr>
                  <w:sz w:val="16"/>
                  <w:szCs w:val="16"/>
                </w:rPr>
                <w:delText xml:space="preserve">Line class → </w:delText>
              </w:r>
            </w:del>
            <w:r>
              <w:rPr>
                <w:sz w:val="16"/>
                <w:szCs w:val="16"/>
              </w:rPr>
              <w:t xml:space="preserve">L-ST-2056 → </w:t>
            </w:r>
            <w:ins w:id="10" w:author="Medetov, Nauryzbek [Tengizchevroil]" w:date="2026-06-21T22:33:00Z" w16du:dateUtc="2026-06-21T17:33:00Z">
              <w:r w:rsidR="001E23D5">
                <w:rPr>
                  <w:sz w:val="16"/>
                  <w:szCs w:val="16"/>
                </w:rPr>
                <w:t xml:space="preserve">Line class → </w:t>
              </w:r>
            </w:ins>
            <w:r w:rsidRPr="006E2420">
              <w:rPr>
                <w:sz w:val="16"/>
                <w:szCs w:val="16"/>
              </w:rPr>
              <w:t>PWHT FOR WT &gt; 19 MM</w:t>
            </w:r>
          </w:p>
          <w:p w14:paraId="09886A1E" w14:textId="77777777" w:rsidR="001E23D5" w:rsidRDefault="001E23D5" w:rsidP="006E2420">
            <w:pPr>
              <w:rPr>
                <w:ins w:id="11" w:author="Medetov, Nauryzbek [Tengizchevroil]" w:date="2026-06-21T22:32:00Z" w16du:dateUtc="2026-06-21T17:32:00Z"/>
                <w:sz w:val="16"/>
                <w:szCs w:val="16"/>
              </w:rPr>
            </w:pPr>
          </w:p>
          <w:p w14:paraId="4DCB5787" w14:textId="0B4C1737" w:rsidR="001E23D5" w:rsidRDefault="001E23D5" w:rsidP="006E2420">
            <w:ins w:id="12" w:author="Medetov, Nauryzbek [Tengizchevroil]" w:date="2026-06-21T22:32:00Z" w16du:dateUtc="2026-06-21T17:32:00Z">
              <w:r w:rsidRPr="001E23D5">
                <w:rPr>
                  <w:sz w:val="16"/>
                  <w:szCs w:val="16"/>
                  <w:rPrChange w:id="13" w:author="Medetov, Nauryzbek [Tengizchevroil]" w:date="2026-06-21T22:32:00Z" w16du:dateUtc="2026-06-21T17:32:00Z">
                    <w:rPr/>
                  </w:rPrChange>
                </w:rPr>
                <w:t>TCO Welding Procedures Selection Spreadsheet for Pipe Classes specified in L-ST-2056 Rev 4</w:t>
              </w:r>
            </w:ins>
            <w:ins w:id="14" w:author="Medetov, Nauryzbek [Tengizchevroil]" w:date="2026-06-21T22:33:00Z" w16du:dateUtc="2026-06-21T17:33:00Z">
              <w:r>
                <w:rPr>
                  <w:sz w:val="16"/>
                  <w:szCs w:val="16"/>
                </w:rPr>
                <w:t xml:space="preserve"> →</w:t>
              </w:r>
            </w:ins>
            <w:ins w:id="15" w:author="Medetov, Nauryzbek [Tengizchevroil]" w:date="2026-06-21T22:32:00Z" w16du:dateUtc="2026-06-21T17:32:00Z">
              <w:r>
                <w:rPr>
                  <w:sz w:val="16"/>
                  <w:szCs w:val="16"/>
                </w:rPr>
                <w:t xml:space="preserve"> Line class →</w:t>
              </w:r>
            </w:ins>
            <w:ins w:id="16" w:author="Medetov, Nauryzbek [Tengizchevroil]" w:date="2026-06-21T22:33:00Z" w16du:dateUtc="2026-06-21T17:33:00Z">
              <w:r>
                <w:rPr>
                  <w:sz w:val="16"/>
                  <w:szCs w:val="16"/>
                </w:rPr>
                <w:t xml:space="preserve"> Y or N</w:t>
              </w:r>
            </w:ins>
          </w:p>
        </w:tc>
        <w:tc>
          <w:tcPr>
            <w:tcW w:w="2055"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CE9B44E" w14:textId="77777777" w:rsidR="006E2420" w:rsidRDefault="006E2420" w:rsidP="006E2420">
            <w:r>
              <w:rPr>
                <w:i/>
                <w:iCs/>
                <w:color w:val="4A5568"/>
                <w:sz w:val="16"/>
                <w:szCs w:val="16"/>
              </w:rPr>
              <w:lastRenderedPageBreak/>
              <w:t>Yes / No</w:t>
            </w:r>
          </w:p>
        </w:tc>
        <w:tc>
          <w:tcPr>
            <w:tcW w:w="2147"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CB6DB24" w14:textId="77777777" w:rsidR="006E2420" w:rsidRDefault="006E2420" w:rsidP="006E2420">
            <w:r>
              <w:rPr>
                <w:color w:val="8FA3B1"/>
                <w:sz w:val="16"/>
                <w:szCs w:val="16"/>
              </w:rPr>
              <w:t>Triggers PWHT steps and ordering of NDE after PWHT</w:t>
            </w:r>
          </w:p>
        </w:tc>
      </w:tr>
      <w:tr w:rsidR="006E2420" w14:paraId="446B1C6A" w14:textId="77777777" w:rsidTr="213B027B">
        <w:tc>
          <w:tcPr>
            <w:tcW w:w="3142" w:type="dxa"/>
            <w:tcBorders>
              <w:top w:val="single" w:sz="4" w:space="0" w:color="CBD5E1"/>
              <w:left w:val="single" w:sz="4" w:space="0" w:color="CBD5E1"/>
              <w:bottom w:val="single" w:sz="4" w:space="0" w:color="CBD5E1"/>
              <w:right w:val="single" w:sz="4" w:space="0" w:color="CBD5E1"/>
            </w:tcBorders>
            <w:shd w:val="clear" w:color="auto" w:fill="F4F6F8"/>
            <w:tcMar>
              <w:top w:w="80" w:type="dxa"/>
              <w:left w:w="120" w:type="dxa"/>
              <w:bottom w:w="80" w:type="dxa"/>
              <w:right w:w="120" w:type="dxa"/>
            </w:tcMar>
          </w:tcPr>
          <w:p w14:paraId="0FEA5067" w14:textId="4B550848" w:rsidR="006E2420" w:rsidRDefault="006E2420" w:rsidP="006E2420">
            <w:pPr>
              <w:rPr>
                <w:b/>
                <w:bCs/>
                <w:color w:val="000000"/>
                <w:sz w:val="18"/>
                <w:szCs w:val="18"/>
              </w:rPr>
            </w:pPr>
            <w:r>
              <w:rPr>
                <w:b/>
                <w:bCs/>
                <w:color w:val="000000"/>
                <w:sz w:val="18"/>
                <w:szCs w:val="18"/>
              </w:rPr>
              <w:t>ht_required</w:t>
            </w:r>
          </w:p>
        </w:tc>
        <w:tc>
          <w:tcPr>
            <w:tcW w:w="2641" w:type="dxa"/>
            <w:tcBorders>
              <w:top w:val="single" w:sz="4" w:space="0" w:color="CBD5E1"/>
              <w:left w:val="single" w:sz="4" w:space="0" w:color="CBD5E1"/>
              <w:bottom w:val="single" w:sz="4" w:space="0" w:color="CBD5E1"/>
              <w:right w:val="single" w:sz="4" w:space="0" w:color="CBD5E1"/>
            </w:tcBorders>
            <w:shd w:val="clear" w:color="auto" w:fill="F4F6F8"/>
            <w:tcMar>
              <w:top w:w="80" w:type="dxa"/>
              <w:left w:w="120" w:type="dxa"/>
              <w:bottom w:w="80" w:type="dxa"/>
              <w:right w:w="120" w:type="dxa"/>
            </w:tcMar>
          </w:tcPr>
          <w:p w14:paraId="2B1B36B7" w14:textId="10F20C57" w:rsidR="006E2420" w:rsidRPr="006E2420" w:rsidRDefault="006E2420" w:rsidP="006E2420">
            <w:pPr>
              <w:rPr>
                <w:sz w:val="16"/>
                <w:szCs w:val="16"/>
              </w:rPr>
            </w:pPr>
            <w:r w:rsidRPr="006E2420">
              <w:rPr>
                <w:sz w:val="16"/>
                <w:szCs w:val="16"/>
              </w:rPr>
              <w:t>TCO NDE requirements per class _25.03.20 R03</w:t>
            </w:r>
            <w:r>
              <w:rPr>
                <w:sz w:val="16"/>
                <w:szCs w:val="16"/>
              </w:rPr>
              <w:t xml:space="preserve"> (document) → Line class → </w:t>
            </w:r>
            <w:r w:rsidRPr="006E2420">
              <w:rPr>
                <w:sz w:val="16"/>
                <w:szCs w:val="16"/>
              </w:rPr>
              <w:t>NDE Requirements</w:t>
            </w:r>
            <w:r>
              <w:rPr>
                <w:sz w:val="16"/>
                <w:szCs w:val="16"/>
              </w:rPr>
              <w:t xml:space="preserve"> → HT</w:t>
            </w:r>
          </w:p>
        </w:tc>
        <w:tc>
          <w:tcPr>
            <w:tcW w:w="2055" w:type="dxa"/>
            <w:tcBorders>
              <w:top w:val="single" w:sz="4" w:space="0" w:color="CBD5E1"/>
              <w:left w:val="single" w:sz="4" w:space="0" w:color="CBD5E1"/>
              <w:bottom w:val="single" w:sz="4" w:space="0" w:color="CBD5E1"/>
              <w:right w:val="single" w:sz="4" w:space="0" w:color="CBD5E1"/>
            </w:tcBorders>
            <w:shd w:val="clear" w:color="auto" w:fill="F4F6F8"/>
            <w:tcMar>
              <w:top w:w="80" w:type="dxa"/>
              <w:left w:w="120" w:type="dxa"/>
              <w:bottom w:w="80" w:type="dxa"/>
              <w:right w:w="120" w:type="dxa"/>
            </w:tcMar>
          </w:tcPr>
          <w:p w14:paraId="02B4FC3E" w14:textId="77777777" w:rsidR="006E2420" w:rsidRDefault="006E2420" w:rsidP="006E2420">
            <w:pPr>
              <w:rPr>
                <w:i/>
                <w:iCs/>
                <w:color w:val="4A5568"/>
                <w:sz w:val="16"/>
                <w:szCs w:val="16"/>
              </w:rPr>
            </w:pPr>
            <w:r>
              <w:rPr>
                <w:i/>
                <w:iCs/>
                <w:color w:val="4A5568"/>
                <w:sz w:val="16"/>
                <w:szCs w:val="16"/>
              </w:rPr>
              <w:t>% = 0 or 100</w:t>
            </w:r>
          </w:p>
          <w:p w14:paraId="7AE84E6D" w14:textId="77777777" w:rsidR="006E2420" w:rsidRDefault="006E2420" w:rsidP="006E2420">
            <w:pPr>
              <w:rPr>
                <w:i/>
                <w:iCs/>
                <w:color w:val="4A5568"/>
                <w:sz w:val="16"/>
                <w:szCs w:val="16"/>
              </w:rPr>
            </w:pPr>
          </w:p>
          <w:p w14:paraId="61A4AA9E" w14:textId="671E8FFE" w:rsidR="006E2420" w:rsidRDefault="006E2420" w:rsidP="006E2420">
            <w:pPr>
              <w:rPr>
                <w:i/>
                <w:iCs/>
                <w:color w:val="4A5568"/>
                <w:sz w:val="16"/>
                <w:szCs w:val="16"/>
              </w:rPr>
            </w:pPr>
            <w:r>
              <w:rPr>
                <w:i/>
                <w:iCs/>
                <w:color w:val="4A5568"/>
                <w:sz w:val="16"/>
                <w:szCs w:val="16"/>
              </w:rPr>
              <w:t>and iif (%=100)</w:t>
            </w:r>
          </w:p>
          <w:p w14:paraId="7619505B" w14:textId="77777777" w:rsidR="006E2420" w:rsidRDefault="006E2420" w:rsidP="006E2420">
            <w:pPr>
              <w:rPr>
                <w:i/>
                <w:iCs/>
                <w:color w:val="4A5568"/>
                <w:sz w:val="16"/>
                <w:szCs w:val="16"/>
              </w:rPr>
            </w:pPr>
          </w:p>
          <w:p w14:paraId="4E0EE644" w14:textId="55E08CF7" w:rsidR="006E2420" w:rsidRDefault="006E2420" w:rsidP="006E2420">
            <w:pPr>
              <w:rPr>
                <w:i/>
                <w:iCs/>
                <w:color w:val="4A5568"/>
                <w:sz w:val="16"/>
                <w:szCs w:val="16"/>
              </w:rPr>
            </w:pPr>
            <w:r>
              <w:rPr>
                <w:i/>
                <w:iCs/>
                <w:color w:val="4A5568"/>
                <w:sz w:val="16"/>
                <w:szCs w:val="16"/>
              </w:rPr>
              <w:t>Max value = 200 / 235 HB</w:t>
            </w:r>
          </w:p>
        </w:tc>
        <w:tc>
          <w:tcPr>
            <w:tcW w:w="2147" w:type="dxa"/>
            <w:tcBorders>
              <w:top w:val="single" w:sz="4" w:space="0" w:color="CBD5E1"/>
              <w:left w:val="single" w:sz="4" w:space="0" w:color="CBD5E1"/>
              <w:bottom w:val="single" w:sz="4" w:space="0" w:color="CBD5E1"/>
              <w:right w:val="single" w:sz="4" w:space="0" w:color="CBD5E1"/>
            </w:tcBorders>
            <w:shd w:val="clear" w:color="auto" w:fill="F4F6F8"/>
            <w:tcMar>
              <w:top w:w="80" w:type="dxa"/>
              <w:left w:w="120" w:type="dxa"/>
              <w:bottom w:w="80" w:type="dxa"/>
              <w:right w:w="120" w:type="dxa"/>
            </w:tcMar>
          </w:tcPr>
          <w:p w14:paraId="254B3A00" w14:textId="77777777" w:rsidR="006E2420" w:rsidRDefault="006E2420" w:rsidP="006E2420">
            <w:pPr>
              <w:rPr>
                <w:color w:val="8FA3B1"/>
                <w:sz w:val="16"/>
                <w:szCs w:val="16"/>
              </w:rPr>
            </w:pPr>
            <w:r>
              <w:rPr>
                <w:color w:val="8FA3B1"/>
                <w:sz w:val="16"/>
                <w:szCs w:val="16"/>
              </w:rPr>
              <w:t>Defines piping Hardnes Test max value after PWHT</w:t>
            </w:r>
          </w:p>
          <w:p w14:paraId="69EB8295" w14:textId="77777777" w:rsidR="006E2420" w:rsidRDefault="006E2420" w:rsidP="006E2420">
            <w:pPr>
              <w:rPr>
                <w:color w:val="8FA3B1"/>
                <w:sz w:val="16"/>
                <w:szCs w:val="16"/>
              </w:rPr>
            </w:pPr>
          </w:p>
          <w:p w14:paraId="2CA4AC1A" w14:textId="25E3E253" w:rsidR="006E2420" w:rsidRDefault="006E2420" w:rsidP="006E2420">
            <w:pPr>
              <w:rPr>
                <w:color w:val="8FA3B1"/>
                <w:sz w:val="16"/>
                <w:szCs w:val="16"/>
              </w:rPr>
            </w:pPr>
            <w:r>
              <w:rPr>
                <w:color w:val="8FA3B1"/>
                <w:sz w:val="16"/>
                <w:szCs w:val="16"/>
              </w:rPr>
              <w:t>Note: Shall be performed only after PHWT.</w:t>
            </w:r>
          </w:p>
        </w:tc>
      </w:tr>
      <w:tr w:rsidR="006E2420" w14:paraId="528C0730" w14:textId="77777777" w:rsidTr="213B027B">
        <w:tc>
          <w:tcPr>
            <w:tcW w:w="3142" w:type="dxa"/>
            <w:tcBorders>
              <w:top w:val="single" w:sz="4" w:space="0" w:color="CBD5E1"/>
              <w:left w:val="single" w:sz="4" w:space="0" w:color="CBD5E1"/>
              <w:bottom w:val="single" w:sz="4" w:space="0" w:color="CBD5E1"/>
              <w:right w:val="single" w:sz="4" w:space="0" w:color="CBD5E1"/>
            </w:tcBorders>
            <w:shd w:val="clear" w:color="auto" w:fill="F4F6F8"/>
            <w:tcMar>
              <w:top w:w="80" w:type="dxa"/>
              <w:left w:w="120" w:type="dxa"/>
              <w:bottom w:w="80" w:type="dxa"/>
              <w:right w:w="120" w:type="dxa"/>
            </w:tcMar>
          </w:tcPr>
          <w:p w14:paraId="7A02B6F9" w14:textId="77777777" w:rsidR="006E2420" w:rsidRDefault="006E2420" w:rsidP="006E2420">
            <w:r>
              <w:rPr>
                <w:b/>
                <w:bCs/>
                <w:color w:val="000000"/>
                <w:sz w:val="18"/>
                <w:szCs w:val="18"/>
              </w:rPr>
              <w:t>nde_class</w:t>
            </w:r>
          </w:p>
        </w:tc>
        <w:tc>
          <w:tcPr>
            <w:tcW w:w="2641" w:type="dxa"/>
            <w:tcBorders>
              <w:top w:val="single" w:sz="4" w:space="0" w:color="CBD5E1"/>
              <w:left w:val="single" w:sz="4" w:space="0" w:color="CBD5E1"/>
              <w:bottom w:val="single" w:sz="4" w:space="0" w:color="CBD5E1"/>
              <w:right w:val="single" w:sz="4" w:space="0" w:color="CBD5E1"/>
            </w:tcBorders>
            <w:shd w:val="clear" w:color="auto" w:fill="F4F6F8"/>
            <w:tcMar>
              <w:top w:w="80" w:type="dxa"/>
              <w:left w:w="120" w:type="dxa"/>
              <w:bottom w:w="80" w:type="dxa"/>
              <w:right w:w="120" w:type="dxa"/>
            </w:tcMar>
          </w:tcPr>
          <w:p w14:paraId="553276FA" w14:textId="2E402DFC" w:rsidR="006E2420" w:rsidRPr="006E2420" w:rsidRDefault="006E2420" w:rsidP="006E2420">
            <w:pPr>
              <w:rPr>
                <w:sz w:val="16"/>
                <w:szCs w:val="16"/>
              </w:rPr>
            </w:pPr>
            <w:r w:rsidRPr="006E2420">
              <w:rPr>
                <w:sz w:val="16"/>
                <w:szCs w:val="16"/>
              </w:rPr>
              <w:t>TCO NDE requirements per class _25.03.20 R03</w:t>
            </w:r>
            <w:r>
              <w:rPr>
                <w:sz w:val="16"/>
                <w:szCs w:val="16"/>
              </w:rPr>
              <w:t xml:space="preserve"> (document) → Line class → </w:t>
            </w:r>
            <w:r w:rsidRPr="006E2420">
              <w:rPr>
                <w:sz w:val="16"/>
                <w:szCs w:val="16"/>
              </w:rPr>
              <w:t>NDE Requirements</w:t>
            </w:r>
          </w:p>
        </w:tc>
        <w:tc>
          <w:tcPr>
            <w:tcW w:w="2055" w:type="dxa"/>
            <w:tcBorders>
              <w:top w:val="single" w:sz="4" w:space="0" w:color="CBD5E1"/>
              <w:left w:val="single" w:sz="4" w:space="0" w:color="CBD5E1"/>
              <w:bottom w:val="single" w:sz="4" w:space="0" w:color="CBD5E1"/>
              <w:right w:val="single" w:sz="4" w:space="0" w:color="CBD5E1"/>
            </w:tcBorders>
            <w:shd w:val="clear" w:color="auto" w:fill="F4F6F8"/>
            <w:tcMar>
              <w:top w:w="80" w:type="dxa"/>
              <w:left w:w="120" w:type="dxa"/>
              <w:bottom w:w="80" w:type="dxa"/>
              <w:right w:w="120" w:type="dxa"/>
            </w:tcMar>
          </w:tcPr>
          <w:p w14:paraId="0C0B2CDD" w14:textId="6F30DFD4" w:rsidR="006E2420" w:rsidRDefault="006E2420" w:rsidP="006E2420">
            <w:r>
              <w:rPr>
                <w:i/>
                <w:iCs/>
                <w:color w:val="4A5568"/>
                <w:sz w:val="16"/>
                <w:szCs w:val="16"/>
              </w:rPr>
              <w:t>RT / UT / MT / PT / VT methods</w:t>
            </w:r>
          </w:p>
        </w:tc>
        <w:tc>
          <w:tcPr>
            <w:tcW w:w="2147" w:type="dxa"/>
            <w:tcBorders>
              <w:top w:val="single" w:sz="4" w:space="0" w:color="CBD5E1"/>
              <w:left w:val="single" w:sz="4" w:space="0" w:color="CBD5E1"/>
              <w:bottom w:val="single" w:sz="4" w:space="0" w:color="CBD5E1"/>
              <w:right w:val="single" w:sz="4" w:space="0" w:color="CBD5E1"/>
            </w:tcBorders>
            <w:shd w:val="clear" w:color="auto" w:fill="F4F6F8"/>
            <w:tcMar>
              <w:top w:w="80" w:type="dxa"/>
              <w:left w:w="120" w:type="dxa"/>
              <w:bottom w:w="80" w:type="dxa"/>
              <w:right w:w="120" w:type="dxa"/>
            </w:tcMar>
          </w:tcPr>
          <w:p w14:paraId="6D21E9ED" w14:textId="77777777" w:rsidR="006E2420" w:rsidRPr="006E2420" w:rsidRDefault="006E2420" w:rsidP="006E2420">
            <w:pPr>
              <w:rPr>
                <w:color w:val="8FA3B1"/>
                <w:sz w:val="16"/>
                <w:szCs w:val="16"/>
              </w:rPr>
            </w:pPr>
            <w:r w:rsidRPr="006E2420">
              <w:rPr>
                <w:color w:val="8FA3B1"/>
                <w:sz w:val="16"/>
                <w:szCs w:val="16"/>
              </w:rPr>
              <w:t>RT (Radiographic Testing)</w:t>
            </w:r>
          </w:p>
          <w:p w14:paraId="400BB857" w14:textId="77777777" w:rsidR="006E2420" w:rsidRPr="006E2420" w:rsidRDefault="006E2420" w:rsidP="006E2420">
            <w:pPr>
              <w:rPr>
                <w:color w:val="8FA3B1"/>
                <w:sz w:val="16"/>
                <w:szCs w:val="16"/>
              </w:rPr>
            </w:pPr>
            <w:r w:rsidRPr="006E2420">
              <w:rPr>
                <w:color w:val="8FA3B1"/>
                <w:sz w:val="16"/>
                <w:szCs w:val="16"/>
              </w:rPr>
              <w:t>UT (Ultrasonic Testing)</w:t>
            </w:r>
          </w:p>
          <w:p w14:paraId="3C76DAA9" w14:textId="77777777" w:rsidR="006E2420" w:rsidRPr="006E2420" w:rsidRDefault="006E2420" w:rsidP="006E2420">
            <w:pPr>
              <w:rPr>
                <w:color w:val="8FA3B1"/>
                <w:sz w:val="16"/>
                <w:szCs w:val="16"/>
              </w:rPr>
            </w:pPr>
            <w:r w:rsidRPr="006E2420">
              <w:rPr>
                <w:color w:val="8FA3B1"/>
                <w:sz w:val="16"/>
                <w:szCs w:val="16"/>
              </w:rPr>
              <w:t>MT (Magnetic Particle Testing)</w:t>
            </w:r>
          </w:p>
          <w:p w14:paraId="69C4A282" w14:textId="16FE0406" w:rsidR="006E2420" w:rsidRPr="006E2420" w:rsidRDefault="006E2420" w:rsidP="006E2420">
            <w:pPr>
              <w:rPr>
                <w:color w:val="8FA3B1"/>
                <w:sz w:val="16"/>
                <w:szCs w:val="16"/>
              </w:rPr>
            </w:pPr>
            <w:r w:rsidRPr="006E2420">
              <w:rPr>
                <w:color w:val="8FA3B1"/>
                <w:sz w:val="16"/>
                <w:szCs w:val="16"/>
              </w:rPr>
              <w:t>PT (Dye Penetrant Testing)</w:t>
            </w:r>
          </w:p>
          <w:p w14:paraId="23C4DE2C" w14:textId="04D0633F" w:rsidR="006E2420" w:rsidRDefault="006E2420" w:rsidP="006E2420">
            <w:r w:rsidRPr="006E2420">
              <w:rPr>
                <w:color w:val="8FA3B1"/>
                <w:sz w:val="16"/>
                <w:szCs w:val="16"/>
              </w:rPr>
              <w:t>VT (Visual Testing)</w:t>
            </w:r>
          </w:p>
        </w:tc>
      </w:tr>
      <w:tr w:rsidR="006E2420" w14:paraId="2648F21E" w14:textId="77777777" w:rsidTr="213B027B">
        <w:tc>
          <w:tcPr>
            <w:tcW w:w="3142"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0FCA808" w14:textId="77777777" w:rsidR="006E2420" w:rsidRDefault="006E2420" w:rsidP="006E2420">
            <w:r w:rsidRPr="00026B27">
              <w:rPr>
                <w:b/>
                <w:bCs/>
                <w:color w:val="000000"/>
                <w:sz w:val="18"/>
                <w:szCs w:val="18"/>
                <w:rPrChange w:id="17" w:author="Medetov, Nauryzbek [Tengizchevroil]" w:date="2026-06-21T20:46:00Z" w16du:dateUtc="2026-06-21T15:46:00Z">
                  <w:rPr>
                    <w:b/>
                    <w:bCs/>
                    <w:color w:val="F4831F"/>
                    <w:sz w:val="18"/>
                    <w:szCs w:val="18"/>
                  </w:rPr>
                </w:rPrChange>
              </w:rPr>
              <w:t>bevel_inspection_methods</w:t>
            </w:r>
          </w:p>
        </w:tc>
        <w:tc>
          <w:tcPr>
            <w:tcW w:w="2641"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7C734D0" w14:textId="77777777" w:rsidR="006E2420" w:rsidRDefault="006E2420" w:rsidP="006E2420">
            <w:r>
              <w:rPr>
                <w:sz w:val="16"/>
                <w:szCs w:val="16"/>
              </w:rPr>
              <w:t>material + service → PIM-SU-2505 / W-ST-2025</w:t>
            </w:r>
          </w:p>
        </w:tc>
        <w:tc>
          <w:tcPr>
            <w:tcW w:w="2055"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041FDB6" w14:textId="77777777" w:rsidR="006E2420" w:rsidRDefault="006E2420" w:rsidP="006E2420">
            <w:r>
              <w:rPr>
                <w:i/>
                <w:iCs/>
                <w:color w:val="4A5568"/>
                <w:sz w:val="16"/>
                <w:szCs w:val="16"/>
              </w:rPr>
              <w:t>['VT-100%', 'MT-100%'] or ['PT-100%', 'MT-100%'] or ['MT-100%'] only</w:t>
            </w:r>
          </w:p>
        </w:tc>
        <w:tc>
          <w:tcPr>
            <w:tcW w:w="2147"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EAEE30B" w14:textId="4107CC90" w:rsidR="006E2420" w:rsidRDefault="006E2420" w:rsidP="006E2420"/>
        </w:tc>
      </w:tr>
      <w:tr w:rsidR="006E2420" w14:paraId="2E7A09E3" w14:textId="77777777" w:rsidTr="213B027B">
        <w:tc>
          <w:tcPr>
            <w:tcW w:w="3142" w:type="dxa"/>
            <w:tcBorders>
              <w:top w:val="single" w:sz="4" w:space="0" w:color="CBD5E1"/>
              <w:left w:val="single" w:sz="4" w:space="0" w:color="CBD5E1"/>
              <w:bottom w:val="single" w:sz="4" w:space="0" w:color="CBD5E1"/>
              <w:right w:val="single" w:sz="4" w:space="0" w:color="CBD5E1"/>
            </w:tcBorders>
            <w:shd w:val="clear" w:color="auto" w:fill="F4F6F8"/>
            <w:tcMar>
              <w:top w:w="80" w:type="dxa"/>
              <w:left w:w="120" w:type="dxa"/>
              <w:bottom w:w="80" w:type="dxa"/>
              <w:right w:w="120" w:type="dxa"/>
            </w:tcMar>
          </w:tcPr>
          <w:p w14:paraId="577D298F" w14:textId="77777777" w:rsidR="006E2420" w:rsidRDefault="006E2420" w:rsidP="006E2420">
            <w:r>
              <w:rPr>
                <w:b/>
                <w:bCs/>
                <w:color w:val="000000"/>
                <w:sz w:val="18"/>
                <w:szCs w:val="18"/>
              </w:rPr>
              <w:t>coating_system</w:t>
            </w:r>
          </w:p>
        </w:tc>
        <w:tc>
          <w:tcPr>
            <w:tcW w:w="2641" w:type="dxa"/>
            <w:tcBorders>
              <w:top w:val="single" w:sz="4" w:space="0" w:color="CBD5E1"/>
              <w:left w:val="single" w:sz="4" w:space="0" w:color="CBD5E1"/>
              <w:bottom w:val="single" w:sz="4" w:space="0" w:color="CBD5E1"/>
              <w:right w:val="single" w:sz="4" w:space="0" w:color="CBD5E1"/>
            </w:tcBorders>
            <w:shd w:val="clear" w:color="auto" w:fill="F4F6F8"/>
            <w:tcMar>
              <w:top w:w="80" w:type="dxa"/>
              <w:left w:w="120" w:type="dxa"/>
              <w:bottom w:w="80" w:type="dxa"/>
              <w:right w:w="120" w:type="dxa"/>
            </w:tcMar>
          </w:tcPr>
          <w:p w14:paraId="2021CFFC" w14:textId="5DC96952" w:rsidR="006E2420" w:rsidRPr="006E2420" w:rsidRDefault="006E2420" w:rsidP="006E2420">
            <w:pPr>
              <w:rPr>
                <w:b/>
                <w:bCs/>
                <w:sz w:val="16"/>
                <w:szCs w:val="16"/>
              </w:rPr>
            </w:pPr>
            <w:r w:rsidRPr="006E2420">
              <w:rPr>
                <w:b/>
                <w:bCs/>
                <w:sz w:val="16"/>
                <w:szCs w:val="16"/>
              </w:rPr>
              <w:t xml:space="preserve">insulation_type </w:t>
            </w:r>
            <w:r w:rsidRPr="006E2420">
              <w:rPr>
                <w:sz w:val="16"/>
                <w:szCs w:val="16"/>
              </w:rPr>
              <w:t>(variable)</w:t>
            </w:r>
            <w:r>
              <w:rPr>
                <w:sz w:val="16"/>
                <w:szCs w:val="16"/>
              </w:rPr>
              <w:t xml:space="preserve"> +</w:t>
            </w:r>
          </w:p>
          <w:p w14:paraId="6BF98609" w14:textId="6DC9569F" w:rsidR="006E2420" w:rsidRPr="006E2420" w:rsidRDefault="006E2420" w:rsidP="006E2420">
            <w:pPr>
              <w:rPr>
                <w:b/>
                <w:bCs/>
                <w:sz w:val="16"/>
                <w:szCs w:val="16"/>
              </w:rPr>
            </w:pPr>
            <w:r w:rsidRPr="006E2420">
              <w:rPr>
                <w:b/>
                <w:bCs/>
                <w:sz w:val="16"/>
                <w:szCs w:val="16"/>
              </w:rPr>
              <w:t>material_family</w:t>
            </w:r>
            <w:r w:rsidRPr="006E2420">
              <w:rPr>
                <w:sz w:val="16"/>
                <w:szCs w:val="16"/>
              </w:rPr>
              <w:t xml:space="preserve"> (variable)</w:t>
            </w:r>
          </w:p>
          <w:p w14:paraId="77B049C8" w14:textId="22A98771" w:rsidR="006E2420" w:rsidRPr="006E2420" w:rsidRDefault="006E2420" w:rsidP="006E2420">
            <w:pPr>
              <w:rPr>
                <w:sz w:val="16"/>
                <w:szCs w:val="16"/>
              </w:rPr>
            </w:pPr>
            <w:r>
              <w:rPr>
                <w:sz w:val="16"/>
                <w:szCs w:val="16"/>
              </w:rPr>
              <w:t>→ COM-SU-5191 (Table 1 and 3)</w:t>
            </w:r>
          </w:p>
        </w:tc>
        <w:tc>
          <w:tcPr>
            <w:tcW w:w="2055" w:type="dxa"/>
            <w:tcBorders>
              <w:top w:val="single" w:sz="4" w:space="0" w:color="CBD5E1"/>
              <w:left w:val="single" w:sz="4" w:space="0" w:color="CBD5E1"/>
              <w:bottom w:val="single" w:sz="4" w:space="0" w:color="CBD5E1"/>
              <w:right w:val="single" w:sz="4" w:space="0" w:color="CBD5E1"/>
            </w:tcBorders>
            <w:shd w:val="clear" w:color="auto" w:fill="F4F6F8"/>
            <w:tcMar>
              <w:top w:w="80" w:type="dxa"/>
              <w:left w:w="120" w:type="dxa"/>
              <w:bottom w:w="80" w:type="dxa"/>
              <w:right w:w="120" w:type="dxa"/>
            </w:tcMar>
          </w:tcPr>
          <w:p w14:paraId="025D9165" w14:textId="77777777" w:rsidR="006E2420" w:rsidRDefault="006E2420" w:rsidP="006E2420">
            <w:pPr>
              <w:rPr>
                <w:i/>
                <w:iCs/>
                <w:color w:val="4A5568"/>
                <w:sz w:val="16"/>
                <w:szCs w:val="16"/>
              </w:rPr>
            </w:pPr>
            <w:r w:rsidRPr="006E2420">
              <w:rPr>
                <w:i/>
                <w:iCs/>
                <w:color w:val="4A5568"/>
                <w:sz w:val="16"/>
                <w:szCs w:val="16"/>
              </w:rPr>
              <w:t>The most common:</w:t>
            </w:r>
          </w:p>
          <w:p w14:paraId="6F83182C" w14:textId="17566FF7" w:rsidR="006E2420" w:rsidRDefault="006E2420" w:rsidP="006E2420">
            <w:pPr>
              <w:rPr>
                <w:i/>
                <w:iCs/>
                <w:color w:val="4A5568"/>
                <w:sz w:val="16"/>
                <w:szCs w:val="16"/>
              </w:rPr>
            </w:pPr>
            <w:r>
              <w:rPr>
                <w:i/>
                <w:iCs/>
                <w:color w:val="4A5568"/>
                <w:sz w:val="16"/>
                <w:szCs w:val="16"/>
              </w:rPr>
              <w:t>System 3.2 (LTCS + NI)</w:t>
            </w:r>
          </w:p>
          <w:p w14:paraId="410B8101" w14:textId="0D90ED4B" w:rsidR="006E2420" w:rsidRPr="006E2420" w:rsidRDefault="006E2420" w:rsidP="006E2420">
            <w:pPr>
              <w:rPr>
                <w:i/>
                <w:iCs/>
                <w:color w:val="4A5568"/>
                <w:sz w:val="16"/>
                <w:szCs w:val="16"/>
              </w:rPr>
            </w:pPr>
            <w:r>
              <w:rPr>
                <w:i/>
                <w:iCs/>
                <w:color w:val="4A5568"/>
                <w:sz w:val="16"/>
                <w:szCs w:val="16"/>
              </w:rPr>
              <w:t>System 12.1 (LTCS + HCW)</w:t>
            </w:r>
          </w:p>
        </w:tc>
        <w:tc>
          <w:tcPr>
            <w:tcW w:w="2147" w:type="dxa"/>
            <w:tcBorders>
              <w:top w:val="single" w:sz="4" w:space="0" w:color="CBD5E1"/>
              <w:left w:val="single" w:sz="4" w:space="0" w:color="CBD5E1"/>
              <w:bottom w:val="single" w:sz="4" w:space="0" w:color="CBD5E1"/>
              <w:right w:val="single" w:sz="4" w:space="0" w:color="CBD5E1"/>
            </w:tcBorders>
            <w:shd w:val="clear" w:color="auto" w:fill="F4F6F8"/>
            <w:tcMar>
              <w:top w:w="80" w:type="dxa"/>
              <w:left w:w="120" w:type="dxa"/>
              <w:bottom w:w="80" w:type="dxa"/>
              <w:right w:w="120" w:type="dxa"/>
            </w:tcMar>
          </w:tcPr>
          <w:p w14:paraId="7160ED3C" w14:textId="77777777" w:rsidR="006E2420" w:rsidRDefault="006E2420" w:rsidP="006E2420">
            <w:r>
              <w:rPr>
                <w:color w:val="8FA3B1"/>
                <w:sz w:val="16"/>
                <w:szCs w:val="16"/>
              </w:rPr>
              <w:t>—</w:t>
            </w:r>
          </w:p>
        </w:tc>
      </w:tr>
      <w:tr w:rsidR="006E2420" w14:paraId="4C459C78" w14:textId="77777777" w:rsidTr="213B027B">
        <w:tc>
          <w:tcPr>
            <w:tcW w:w="3142" w:type="dxa"/>
            <w:tcBorders>
              <w:top w:val="single" w:sz="4" w:space="0" w:color="CBD5E1"/>
              <w:left w:val="single" w:sz="4" w:space="0" w:color="CBD5E1"/>
              <w:bottom w:val="single" w:sz="4" w:space="0" w:color="CBD5E1"/>
              <w:right w:val="single" w:sz="4" w:space="0" w:color="CBD5E1"/>
            </w:tcBorders>
            <w:shd w:val="clear" w:color="auto" w:fill="F4F6F8"/>
            <w:tcMar>
              <w:top w:w="80" w:type="dxa"/>
              <w:left w:w="120" w:type="dxa"/>
              <w:bottom w:w="80" w:type="dxa"/>
              <w:right w:w="120" w:type="dxa"/>
            </w:tcMar>
          </w:tcPr>
          <w:p w14:paraId="5BD6441A" w14:textId="77777777" w:rsidR="006E2420" w:rsidRDefault="006E2420" w:rsidP="006E2420">
            <w:r>
              <w:rPr>
                <w:b/>
                <w:bCs/>
                <w:color w:val="000000"/>
                <w:sz w:val="18"/>
                <w:szCs w:val="18"/>
              </w:rPr>
              <w:t>existing_spring_support_reuse</w:t>
            </w:r>
          </w:p>
        </w:tc>
        <w:tc>
          <w:tcPr>
            <w:tcW w:w="2641" w:type="dxa"/>
            <w:tcBorders>
              <w:top w:val="single" w:sz="4" w:space="0" w:color="CBD5E1"/>
              <w:left w:val="single" w:sz="4" w:space="0" w:color="CBD5E1"/>
              <w:bottom w:val="single" w:sz="4" w:space="0" w:color="CBD5E1"/>
              <w:right w:val="single" w:sz="4" w:space="0" w:color="CBD5E1"/>
            </w:tcBorders>
            <w:shd w:val="clear" w:color="auto" w:fill="F4F6F8"/>
            <w:tcMar>
              <w:top w:w="80" w:type="dxa"/>
              <w:left w:w="120" w:type="dxa"/>
              <w:bottom w:w="80" w:type="dxa"/>
              <w:right w:w="120" w:type="dxa"/>
            </w:tcMar>
          </w:tcPr>
          <w:p w14:paraId="45FF881D" w14:textId="584A6997" w:rsidR="006E2420" w:rsidRDefault="006E2420" w:rsidP="006E2420">
            <w:r>
              <w:rPr>
                <w:sz w:val="16"/>
                <w:szCs w:val="16"/>
              </w:rPr>
              <w:t>ISO or Job Log (description),</w:t>
            </w:r>
          </w:p>
        </w:tc>
        <w:tc>
          <w:tcPr>
            <w:tcW w:w="2055" w:type="dxa"/>
            <w:tcBorders>
              <w:top w:val="single" w:sz="4" w:space="0" w:color="CBD5E1"/>
              <w:left w:val="single" w:sz="4" w:space="0" w:color="CBD5E1"/>
              <w:bottom w:val="single" w:sz="4" w:space="0" w:color="CBD5E1"/>
              <w:right w:val="single" w:sz="4" w:space="0" w:color="CBD5E1"/>
            </w:tcBorders>
            <w:shd w:val="clear" w:color="auto" w:fill="F4F6F8"/>
            <w:tcMar>
              <w:top w:w="80" w:type="dxa"/>
              <w:left w:w="120" w:type="dxa"/>
              <w:bottom w:w="80" w:type="dxa"/>
              <w:right w:w="120" w:type="dxa"/>
            </w:tcMar>
          </w:tcPr>
          <w:p w14:paraId="7715A53C" w14:textId="77777777" w:rsidR="006E2420" w:rsidRDefault="006E2420" w:rsidP="006E2420">
            <w:r>
              <w:rPr>
                <w:i/>
                <w:iCs/>
                <w:color w:val="4A5568"/>
                <w:sz w:val="16"/>
                <w:szCs w:val="16"/>
              </w:rPr>
              <w:t>Yes / No</w:t>
            </w:r>
          </w:p>
        </w:tc>
        <w:tc>
          <w:tcPr>
            <w:tcW w:w="2147" w:type="dxa"/>
            <w:tcBorders>
              <w:top w:val="single" w:sz="4" w:space="0" w:color="CBD5E1"/>
              <w:left w:val="single" w:sz="4" w:space="0" w:color="CBD5E1"/>
              <w:bottom w:val="single" w:sz="4" w:space="0" w:color="CBD5E1"/>
              <w:right w:val="single" w:sz="4" w:space="0" w:color="CBD5E1"/>
            </w:tcBorders>
            <w:shd w:val="clear" w:color="auto" w:fill="F4F6F8"/>
            <w:tcMar>
              <w:top w:w="80" w:type="dxa"/>
              <w:left w:w="120" w:type="dxa"/>
              <w:bottom w:w="80" w:type="dxa"/>
              <w:right w:w="120" w:type="dxa"/>
            </w:tcMar>
          </w:tcPr>
          <w:p w14:paraId="1470F3CC" w14:textId="5FF3C23E" w:rsidR="006E2420" w:rsidRDefault="006E2420" w:rsidP="006E2420">
            <w:r w:rsidRPr="006E2420">
              <w:rPr>
                <w:color w:val="8FA3B1"/>
                <w:sz w:val="16"/>
                <w:szCs w:val="16"/>
              </w:rPr>
              <w:t xml:space="preserve">Most of the time </w:t>
            </w:r>
            <w:r>
              <w:rPr>
                <w:color w:val="8FA3B1"/>
                <w:sz w:val="16"/>
                <w:szCs w:val="16"/>
              </w:rPr>
              <w:t xml:space="preserve">existing </w:t>
            </w:r>
            <w:r w:rsidRPr="006E2420">
              <w:rPr>
                <w:color w:val="8FA3B1"/>
                <w:sz w:val="16"/>
                <w:szCs w:val="16"/>
              </w:rPr>
              <w:t>spring supports are reused.</w:t>
            </w:r>
          </w:p>
        </w:tc>
      </w:tr>
      <w:tr w:rsidR="006E2420" w14:paraId="25A0AC0A" w14:textId="77777777" w:rsidTr="213B027B">
        <w:tc>
          <w:tcPr>
            <w:tcW w:w="3142"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5908CC0" w14:textId="77777777" w:rsidR="006E2420" w:rsidRDefault="006E2420" w:rsidP="006E2420">
            <w:r>
              <w:rPr>
                <w:b/>
                <w:bCs/>
                <w:color w:val="000000"/>
                <w:sz w:val="18"/>
                <w:szCs w:val="18"/>
              </w:rPr>
              <w:t>alloy_pmi_required</w:t>
            </w:r>
          </w:p>
        </w:tc>
        <w:tc>
          <w:tcPr>
            <w:tcW w:w="2641"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85FAC1E" w14:textId="77777777" w:rsidR="006E2420" w:rsidRDefault="006E2420" w:rsidP="006E2420">
            <w:pPr>
              <w:rPr>
                <w:sz w:val="16"/>
                <w:szCs w:val="16"/>
              </w:rPr>
            </w:pPr>
            <w:r w:rsidRPr="006E2420">
              <w:rPr>
                <w:sz w:val="16"/>
                <w:szCs w:val="16"/>
              </w:rPr>
              <w:t>TCO NDE requirements per class _25.03.20 R03</w:t>
            </w:r>
            <w:r>
              <w:rPr>
                <w:sz w:val="16"/>
                <w:szCs w:val="16"/>
              </w:rPr>
              <w:t xml:space="preserve"> (document) → Line class → </w:t>
            </w:r>
            <w:r w:rsidRPr="006E2420">
              <w:rPr>
                <w:sz w:val="16"/>
                <w:szCs w:val="16"/>
              </w:rPr>
              <w:t>NDE Requirements</w:t>
            </w:r>
            <w:r>
              <w:rPr>
                <w:sz w:val="16"/>
                <w:szCs w:val="16"/>
              </w:rPr>
              <w:t xml:space="preserve"> → PMI</w:t>
            </w:r>
          </w:p>
          <w:p w14:paraId="4D2FE1DD" w14:textId="77777777" w:rsidR="006E2420" w:rsidRDefault="006E2420" w:rsidP="006E2420">
            <w:pPr>
              <w:rPr>
                <w:sz w:val="16"/>
                <w:szCs w:val="16"/>
              </w:rPr>
            </w:pPr>
          </w:p>
          <w:p w14:paraId="589E1872" w14:textId="031A1C35" w:rsidR="006E2420" w:rsidRDefault="006E2420" w:rsidP="006E2420">
            <w:pPr>
              <w:rPr>
                <w:sz w:val="16"/>
                <w:szCs w:val="16"/>
              </w:rPr>
            </w:pPr>
            <w:r>
              <w:rPr>
                <w:sz w:val="16"/>
                <w:szCs w:val="16"/>
              </w:rPr>
              <w:t>Alternatively (rule of thumb):</w:t>
            </w:r>
          </w:p>
          <w:p w14:paraId="40F8CCCD" w14:textId="321BB2EF" w:rsidR="006E2420" w:rsidRPr="006E2420" w:rsidRDefault="006E2420" w:rsidP="006E2420">
            <w:pPr>
              <w:rPr>
                <w:b/>
                <w:bCs/>
                <w:sz w:val="16"/>
                <w:szCs w:val="16"/>
              </w:rPr>
            </w:pPr>
            <w:r w:rsidRPr="006E2420">
              <w:rPr>
                <w:b/>
                <w:bCs/>
                <w:sz w:val="16"/>
                <w:szCs w:val="16"/>
              </w:rPr>
              <w:t>material_family</w:t>
            </w:r>
            <w:r w:rsidRPr="006E2420">
              <w:rPr>
                <w:sz w:val="16"/>
                <w:szCs w:val="16"/>
              </w:rPr>
              <w:t xml:space="preserve"> (variable)</w:t>
            </w:r>
            <w:r>
              <w:rPr>
                <w:sz w:val="16"/>
                <w:szCs w:val="16"/>
              </w:rPr>
              <w:t xml:space="preserve"> </w:t>
            </w:r>
            <w:r w:rsidRPr="006E2420">
              <w:rPr>
                <w:sz w:val="16"/>
                <w:szCs w:val="16"/>
              </w:rPr>
              <w:t>≠</w:t>
            </w:r>
            <w:r>
              <w:rPr>
                <w:sz w:val="16"/>
                <w:szCs w:val="16"/>
              </w:rPr>
              <w:t xml:space="preserve"> </w:t>
            </w:r>
            <w:r w:rsidRPr="006E2420">
              <w:rPr>
                <w:sz w:val="16"/>
                <w:szCs w:val="16"/>
              </w:rPr>
              <w:t>CS</w:t>
            </w:r>
            <w:r>
              <w:rPr>
                <w:sz w:val="16"/>
                <w:szCs w:val="16"/>
              </w:rPr>
              <w:t>/</w:t>
            </w:r>
            <w:r w:rsidRPr="006E2420">
              <w:rPr>
                <w:sz w:val="16"/>
                <w:szCs w:val="16"/>
              </w:rPr>
              <w:t>LTCS</w:t>
            </w:r>
            <w:r>
              <w:rPr>
                <w:sz w:val="16"/>
                <w:szCs w:val="16"/>
              </w:rPr>
              <w:t xml:space="preserve">  → PMI 100%</w:t>
            </w:r>
          </w:p>
          <w:p w14:paraId="35745D78" w14:textId="17ABD3E2" w:rsidR="006E2420" w:rsidRDefault="006E2420" w:rsidP="006E2420"/>
        </w:tc>
        <w:tc>
          <w:tcPr>
            <w:tcW w:w="2055"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C329584" w14:textId="37BF7943" w:rsidR="006E2420" w:rsidRDefault="006E2420" w:rsidP="006E2420">
            <w:r>
              <w:rPr>
                <w:i/>
                <w:iCs/>
                <w:color w:val="4A5568"/>
                <w:sz w:val="16"/>
                <w:szCs w:val="16"/>
              </w:rPr>
              <w:t>Yes (100%) / No (Blank)</w:t>
            </w:r>
          </w:p>
        </w:tc>
        <w:tc>
          <w:tcPr>
            <w:tcW w:w="2147"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B9EC963" w14:textId="1E51B8BD" w:rsidR="006E2420" w:rsidRDefault="006E2420" w:rsidP="006E2420">
            <w:r w:rsidRPr="006E2420">
              <w:rPr>
                <w:color w:val="8FA3B1"/>
                <w:sz w:val="16"/>
                <w:szCs w:val="16"/>
              </w:rPr>
              <w:t xml:space="preserve">Should be </w:t>
            </w:r>
            <w:r>
              <w:rPr>
                <w:color w:val="8FA3B1"/>
                <w:sz w:val="16"/>
                <w:szCs w:val="16"/>
              </w:rPr>
              <w:t>performed</w:t>
            </w:r>
            <w:r w:rsidRPr="006E2420">
              <w:rPr>
                <w:color w:val="8FA3B1"/>
                <w:sz w:val="16"/>
                <w:szCs w:val="16"/>
              </w:rPr>
              <w:t xml:space="preserve"> prior fabrication</w:t>
            </w:r>
          </w:p>
        </w:tc>
      </w:tr>
      <w:tr w:rsidR="006E2420" w14:paraId="53320BA9" w14:textId="77777777" w:rsidTr="213B027B">
        <w:tc>
          <w:tcPr>
            <w:tcW w:w="3142" w:type="dxa"/>
            <w:tcBorders>
              <w:top w:val="single" w:sz="4" w:space="0" w:color="CBD5E1"/>
              <w:left w:val="single" w:sz="4" w:space="0" w:color="CBD5E1"/>
              <w:bottom w:val="single" w:sz="4" w:space="0" w:color="CBD5E1"/>
              <w:right w:val="single" w:sz="4" w:space="0" w:color="CBD5E1"/>
            </w:tcBorders>
            <w:shd w:val="clear" w:color="auto" w:fill="F4F6F8"/>
            <w:tcMar>
              <w:top w:w="80" w:type="dxa"/>
              <w:left w:w="120" w:type="dxa"/>
              <w:bottom w:w="80" w:type="dxa"/>
              <w:right w:w="120" w:type="dxa"/>
            </w:tcMar>
          </w:tcPr>
          <w:p w14:paraId="1FF4C3A4" w14:textId="77777777" w:rsidR="006E2420" w:rsidRDefault="006E2420" w:rsidP="006E2420">
            <w:r>
              <w:rPr>
                <w:b/>
                <w:bCs/>
                <w:color w:val="000000"/>
                <w:sz w:val="18"/>
                <w:szCs w:val="18"/>
              </w:rPr>
              <w:t>chloride_risk</w:t>
            </w:r>
          </w:p>
        </w:tc>
        <w:tc>
          <w:tcPr>
            <w:tcW w:w="2641" w:type="dxa"/>
            <w:tcBorders>
              <w:top w:val="single" w:sz="4" w:space="0" w:color="CBD5E1"/>
              <w:left w:val="single" w:sz="4" w:space="0" w:color="CBD5E1"/>
              <w:bottom w:val="single" w:sz="4" w:space="0" w:color="CBD5E1"/>
              <w:right w:val="single" w:sz="4" w:space="0" w:color="CBD5E1"/>
            </w:tcBorders>
            <w:shd w:val="clear" w:color="auto" w:fill="F4F6F8"/>
            <w:tcMar>
              <w:top w:w="80" w:type="dxa"/>
              <w:left w:w="120" w:type="dxa"/>
              <w:bottom w:w="80" w:type="dxa"/>
              <w:right w:w="120" w:type="dxa"/>
            </w:tcMar>
          </w:tcPr>
          <w:p w14:paraId="0C023369" w14:textId="09FF5DA8" w:rsidR="006E2420" w:rsidRDefault="006E2420" w:rsidP="006E2420">
            <w:r>
              <w:rPr>
                <w:b/>
                <w:bCs/>
                <w:sz w:val="16"/>
                <w:szCs w:val="16"/>
              </w:rPr>
              <w:t>(</w:t>
            </w:r>
            <w:r w:rsidRPr="006E2420">
              <w:rPr>
                <w:b/>
                <w:bCs/>
                <w:sz w:val="16"/>
                <w:szCs w:val="16"/>
              </w:rPr>
              <w:t>material_family</w:t>
            </w:r>
            <w:r w:rsidRPr="006E2420">
              <w:rPr>
                <w:sz w:val="16"/>
                <w:szCs w:val="16"/>
              </w:rPr>
              <w:t xml:space="preserve"> (variable)</w:t>
            </w:r>
            <w:r>
              <w:rPr>
                <w:sz w:val="16"/>
                <w:szCs w:val="16"/>
              </w:rPr>
              <w:t xml:space="preserve"> = SS) + </w:t>
            </w:r>
            <w:r>
              <w:rPr>
                <w:b/>
                <w:bCs/>
                <w:color w:val="000000"/>
                <w:sz w:val="18"/>
                <w:szCs w:val="18"/>
              </w:rPr>
              <w:t xml:space="preserve">heat_tracing </w:t>
            </w:r>
            <w:r w:rsidRPr="006E2420">
              <w:rPr>
                <w:color w:val="000000"/>
                <w:sz w:val="18"/>
                <w:szCs w:val="18"/>
              </w:rPr>
              <w:t>(variable)</w:t>
            </w:r>
          </w:p>
        </w:tc>
        <w:tc>
          <w:tcPr>
            <w:tcW w:w="2055" w:type="dxa"/>
            <w:tcBorders>
              <w:top w:val="single" w:sz="4" w:space="0" w:color="CBD5E1"/>
              <w:left w:val="single" w:sz="4" w:space="0" w:color="CBD5E1"/>
              <w:bottom w:val="single" w:sz="4" w:space="0" w:color="CBD5E1"/>
              <w:right w:val="single" w:sz="4" w:space="0" w:color="CBD5E1"/>
            </w:tcBorders>
            <w:shd w:val="clear" w:color="auto" w:fill="F4F6F8"/>
            <w:tcMar>
              <w:top w:w="80" w:type="dxa"/>
              <w:left w:w="120" w:type="dxa"/>
              <w:bottom w:w="80" w:type="dxa"/>
              <w:right w:w="120" w:type="dxa"/>
            </w:tcMar>
          </w:tcPr>
          <w:p w14:paraId="4B7B0BE6" w14:textId="77777777" w:rsidR="006E2420" w:rsidRDefault="006E2420" w:rsidP="006E2420">
            <w:r>
              <w:rPr>
                <w:i/>
                <w:iCs/>
                <w:color w:val="4A5568"/>
                <w:sz w:val="16"/>
                <w:szCs w:val="16"/>
              </w:rPr>
              <w:t>Yes / No</w:t>
            </w:r>
          </w:p>
        </w:tc>
        <w:tc>
          <w:tcPr>
            <w:tcW w:w="2147" w:type="dxa"/>
            <w:tcBorders>
              <w:top w:val="single" w:sz="4" w:space="0" w:color="CBD5E1"/>
              <w:left w:val="single" w:sz="4" w:space="0" w:color="CBD5E1"/>
              <w:bottom w:val="single" w:sz="4" w:space="0" w:color="CBD5E1"/>
              <w:right w:val="single" w:sz="4" w:space="0" w:color="CBD5E1"/>
            </w:tcBorders>
            <w:shd w:val="clear" w:color="auto" w:fill="F4F6F8"/>
            <w:tcMar>
              <w:top w:w="80" w:type="dxa"/>
              <w:left w:w="120" w:type="dxa"/>
              <w:bottom w:w="80" w:type="dxa"/>
              <w:right w:w="120" w:type="dxa"/>
            </w:tcMar>
          </w:tcPr>
          <w:p w14:paraId="4A845EB4" w14:textId="77777777" w:rsidR="006E2420" w:rsidRDefault="006E2420" w:rsidP="006E2420">
            <w:r>
              <w:rPr>
                <w:color w:val="8FA3B1"/>
                <w:sz w:val="16"/>
                <w:szCs w:val="16"/>
              </w:rPr>
              <w:t>—</w:t>
            </w:r>
          </w:p>
        </w:tc>
      </w:tr>
      <w:tr w:rsidR="006E2420" w14:paraId="09054F9D" w14:textId="77777777" w:rsidTr="213B027B">
        <w:tc>
          <w:tcPr>
            <w:tcW w:w="3142"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1F63E4B" w14:textId="77777777" w:rsidR="006E2420" w:rsidRDefault="006E2420" w:rsidP="006E2420">
            <w:r w:rsidRPr="00026B27">
              <w:rPr>
                <w:b/>
                <w:bCs/>
                <w:color w:val="000000"/>
                <w:sz w:val="18"/>
                <w:szCs w:val="18"/>
                <w:rPrChange w:id="18" w:author="Medetov, Nauryzbek [Tengizchevroil]" w:date="2026-06-21T20:46:00Z" w16du:dateUtc="2026-06-21T15:46:00Z">
                  <w:rPr>
                    <w:b/>
                    <w:bCs/>
                    <w:color w:val="F4831F"/>
                    <w:sz w:val="18"/>
                    <w:szCs w:val="18"/>
                  </w:rPr>
                </w:rPrChange>
              </w:rPr>
              <w:t>hydrotest_method</w:t>
            </w:r>
          </w:p>
        </w:tc>
        <w:tc>
          <w:tcPr>
            <w:tcW w:w="2641"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952469F" w14:textId="77777777" w:rsidR="006E2420" w:rsidRDefault="006E2420" w:rsidP="006E2420">
            <w:pPr>
              <w:rPr>
                <w:sz w:val="16"/>
                <w:szCs w:val="16"/>
              </w:rPr>
            </w:pPr>
            <w:r>
              <w:rPr>
                <w:sz w:val="16"/>
                <w:szCs w:val="16"/>
              </w:rPr>
              <w:t>All B31.3 line classes are subjected to hydrotest.</w:t>
            </w:r>
          </w:p>
          <w:p w14:paraId="51C56763" w14:textId="77777777" w:rsidR="006E2420" w:rsidRDefault="006E2420" w:rsidP="006E2420">
            <w:pPr>
              <w:rPr>
                <w:sz w:val="16"/>
                <w:szCs w:val="16"/>
              </w:rPr>
            </w:pPr>
          </w:p>
          <w:p w14:paraId="5D031A05" w14:textId="0A39AF96" w:rsidR="006E2420" w:rsidRDefault="006E2420" w:rsidP="006E2420">
            <w:pPr>
              <w:rPr>
                <w:sz w:val="16"/>
                <w:szCs w:val="16"/>
              </w:rPr>
            </w:pPr>
            <w:r w:rsidRPr="006E2420">
              <w:rPr>
                <w:sz w:val="16"/>
                <w:szCs w:val="16"/>
              </w:rPr>
              <w:t>Except</w:t>
            </w:r>
            <w:r>
              <w:rPr>
                <w:sz w:val="16"/>
                <w:szCs w:val="16"/>
              </w:rPr>
              <w:t xml:space="preserve">ion: </w:t>
            </w:r>
            <w:r w:rsidRPr="006E2420">
              <w:rPr>
                <w:sz w:val="16"/>
                <w:szCs w:val="16"/>
              </w:rPr>
              <w:t>Cat. D fluid only</w:t>
            </w:r>
            <w:r>
              <w:rPr>
                <w:sz w:val="16"/>
                <w:szCs w:val="16"/>
              </w:rPr>
              <w:t xml:space="preserve"> = service test in leu of hydrotest.</w:t>
            </w:r>
          </w:p>
          <w:p w14:paraId="5C58D075" w14:textId="77777777" w:rsidR="006E2420" w:rsidRDefault="006E2420" w:rsidP="006E2420">
            <w:pPr>
              <w:rPr>
                <w:sz w:val="16"/>
                <w:szCs w:val="16"/>
              </w:rPr>
            </w:pPr>
          </w:p>
          <w:p w14:paraId="41D25009" w14:textId="6211B4FA" w:rsidR="006E2420" w:rsidRPr="006E2420" w:rsidRDefault="006E2420" w:rsidP="006E2420">
            <w:pPr>
              <w:rPr>
                <w:sz w:val="16"/>
                <w:szCs w:val="16"/>
              </w:rPr>
            </w:pPr>
            <w:r>
              <w:rPr>
                <w:sz w:val="16"/>
                <w:szCs w:val="16"/>
              </w:rPr>
              <w:t>I</w:t>
            </w:r>
            <w:r w:rsidRPr="006E2420">
              <w:rPr>
                <w:sz w:val="16"/>
                <w:szCs w:val="16"/>
              </w:rPr>
              <w:t>f it meets all of these rules:</w:t>
            </w:r>
          </w:p>
          <w:p w14:paraId="3C555132" w14:textId="1BFCA331" w:rsidR="006E2420" w:rsidRPr="006E2420" w:rsidRDefault="006E2420" w:rsidP="006E2420">
            <w:pPr>
              <w:rPr>
                <w:sz w:val="16"/>
                <w:szCs w:val="16"/>
              </w:rPr>
            </w:pPr>
            <w:r>
              <w:rPr>
                <w:b/>
                <w:bCs/>
                <w:color w:val="000000"/>
                <w:sz w:val="18"/>
                <w:szCs w:val="18"/>
              </w:rPr>
              <w:t>service</w:t>
            </w:r>
            <w:r w:rsidRPr="006E2420">
              <w:rPr>
                <w:sz w:val="16"/>
                <w:szCs w:val="16"/>
              </w:rPr>
              <w:t>: Safe (non-flammable, non-toxic, won't burn skin).</w:t>
            </w:r>
          </w:p>
          <w:p w14:paraId="3018C288" w14:textId="62FCD0B0" w:rsidR="006E2420" w:rsidRPr="006E2420" w:rsidRDefault="006E2420" w:rsidP="006E2420">
            <w:pPr>
              <w:rPr>
                <w:sz w:val="16"/>
                <w:szCs w:val="16"/>
              </w:rPr>
            </w:pPr>
            <w:r>
              <w:rPr>
                <w:b/>
                <w:bCs/>
                <w:color w:val="000000"/>
                <w:sz w:val="18"/>
                <w:szCs w:val="18"/>
              </w:rPr>
              <w:t>design_P</w:t>
            </w:r>
            <w:r w:rsidRPr="006E2420">
              <w:rPr>
                <w:sz w:val="16"/>
                <w:szCs w:val="16"/>
              </w:rPr>
              <w:t>:</w:t>
            </w:r>
            <w:r>
              <w:rPr>
                <w:sz w:val="16"/>
                <w:szCs w:val="16"/>
              </w:rPr>
              <w:t xml:space="preserve"> </w:t>
            </w:r>
            <w:r w:rsidRPr="006E2420">
              <w:rPr>
                <w:sz w:val="16"/>
                <w:szCs w:val="16"/>
              </w:rPr>
              <w:t>≤ 10.3 bar</w:t>
            </w:r>
          </w:p>
          <w:p w14:paraId="3BFDA000" w14:textId="77777777" w:rsidR="006E2420" w:rsidRDefault="006E2420" w:rsidP="006E2420">
            <w:pPr>
              <w:rPr>
                <w:sz w:val="16"/>
                <w:szCs w:val="16"/>
              </w:rPr>
            </w:pPr>
            <w:r>
              <w:rPr>
                <w:b/>
                <w:bCs/>
                <w:color w:val="000000"/>
                <w:sz w:val="18"/>
                <w:szCs w:val="18"/>
              </w:rPr>
              <w:t>design_T_max</w:t>
            </w:r>
            <w:r w:rsidRPr="006E2420">
              <w:rPr>
                <w:sz w:val="16"/>
                <w:szCs w:val="16"/>
              </w:rPr>
              <w:t>: Between</w:t>
            </w:r>
            <w:r>
              <w:rPr>
                <w:sz w:val="16"/>
                <w:szCs w:val="16"/>
              </w:rPr>
              <w:t xml:space="preserve"> -29</w:t>
            </w:r>
            <w:r w:rsidRPr="006E2420">
              <w:rPr>
                <w:sz w:val="16"/>
                <w:szCs w:val="16"/>
              </w:rPr>
              <w:t>°C to</w:t>
            </w:r>
            <w:r>
              <w:rPr>
                <w:sz w:val="16"/>
                <w:szCs w:val="16"/>
              </w:rPr>
              <w:t xml:space="preserve"> 186 </w:t>
            </w:r>
            <w:r w:rsidRPr="006E2420">
              <w:rPr>
                <w:sz w:val="16"/>
                <w:szCs w:val="16"/>
              </w:rPr>
              <w:t>°C.</w:t>
            </w:r>
          </w:p>
          <w:p w14:paraId="1227E992" w14:textId="77777777" w:rsidR="006E2420" w:rsidRDefault="006E2420" w:rsidP="006E2420">
            <w:pPr>
              <w:rPr>
                <w:sz w:val="16"/>
                <w:szCs w:val="16"/>
              </w:rPr>
            </w:pPr>
          </w:p>
          <w:p w14:paraId="1EC08C4E" w14:textId="1A8DB611" w:rsidR="006E2420" w:rsidRPr="006E2420" w:rsidRDefault="006E2420" w:rsidP="006E2420">
            <w:pPr>
              <w:rPr>
                <w:sz w:val="16"/>
                <w:szCs w:val="16"/>
              </w:rPr>
            </w:pPr>
            <w:r>
              <w:rPr>
                <w:sz w:val="16"/>
                <w:szCs w:val="16"/>
              </w:rPr>
              <w:t>NO PNEUMATIC!</w:t>
            </w:r>
          </w:p>
        </w:tc>
        <w:tc>
          <w:tcPr>
            <w:tcW w:w="2055"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BD343A2" w14:textId="77777777" w:rsidR="006E2420" w:rsidRDefault="006E2420" w:rsidP="006E2420">
            <w:r>
              <w:rPr>
                <w:i/>
                <w:iCs/>
                <w:color w:val="4A5568"/>
                <w:sz w:val="16"/>
                <w:szCs w:val="16"/>
              </w:rPr>
              <w:lastRenderedPageBreak/>
              <w:t>full_hydrostatic / service_test_only / pneumatic / none</w:t>
            </w:r>
          </w:p>
        </w:tc>
        <w:tc>
          <w:tcPr>
            <w:tcW w:w="2147"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2D679A3" w14:textId="4A5C11FA" w:rsidR="006E2420" w:rsidRDefault="006E2420" w:rsidP="006E2420"/>
        </w:tc>
      </w:tr>
      <w:tr w:rsidR="006E2420" w14:paraId="350BCC9F" w14:textId="77777777" w:rsidTr="213B027B">
        <w:tc>
          <w:tcPr>
            <w:tcW w:w="3142" w:type="dxa"/>
            <w:tcBorders>
              <w:top w:val="single" w:sz="4" w:space="0" w:color="CBD5E1"/>
              <w:left w:val="single" w:sz="4" w:space="0" w:color="CBD5E1"/>
              <w:bottom w:val="single" w:sz="4" w:space="0" w:color="CBD5E1"/>
              <w:right w:val="single" w:sz="4" w:space="0" w:color="CBD5E1"/>
            </w:tcBorders>
            <w:shd w:val="clear" w:color="auto" w:fill="F4F6F8"/>
            <w:tcMar>
              <w:top w:w="80" w:type="dxa"/>
              <w:left w:w="120" w:type="dxa"/>
              <w:bottom w:w="80" w:type="dxa"/>
              <w:right w:w="120" w:type="dxa"/>
            </w:tcMar>
          </w:tcPr>
          <w:p w14:paraId="2043625E" w14:textId="77777777" w:rsidR="006E2420" w:rsidRDefault="006E2420" w:rsidP="006E2420">
            <w:r>
              <w:rPr>
                <w:b/>
                <w:bCs/>
                <w:color w:val="000000"/>
                <w:sz w:val="18"/>
                <w:szCs w:val="18"/>
              </w:rPr>
              <w:t>placeholders_TP</w:t>
            </w:r>
          </w:p>
        </w:tc>
        <w:tc>
          <w:tcPr>
            <w:tcW w:w="2641" w:type="dxa"/>
            <w:tcBorders>
              <w:top w:val="single" w:sz="4" w:space="0" w:color="CBD5E1"/>
              <w:left w:val="single" w:sz="4" w:space="0" w:color="CBD5E1"/>
              <w:bottom w:val="single" w:sz="4" w:space="0" w:color="CBD5E1"/>
              <w:right w:val="single" w:sz="4" w:space="0" w:color="CBD5E1"/>
            </w:tcBorders>
            <w:shd w:val="clear" w:color="auto" w:fill="F4F6F8"/>
            <w:tcMar>
              <w:top w:w="80" w:type="dxa"/>
              <w:left w:w="120" w:type="dxa"/>
              <w:bottom w:w="80" w:type="dxa"/>
              <w:right w:w="120" w:type="dxa"/>
            </w:tcMar>
          </w:tcPr>
          <w:p w14:paraId="58A49904" w14:textId="77777777" w:rsidR="006E2420" w:rsidRDefault="006E2420" w:rsidP="006E2420">
            <w:pPr>
              <w:rPr>
                <w:ins w:id="19" w:author="Medetov, Nauryzbek [Tengizchevroil]" w:date="2026-07-06T19:42:00Z" w16du:dateUtc="2026-07-06T14:42:00Z"/>
                <w:sz w:val="16"/>
                <w:szCs w:val="16"/>
              </w:rPr>
            </w:pPr>
            <w:r>
              <w:rPr>
                <w:sz w:val="16"/>
                <w:szCs w:val="16"/>
              </w:rPr>
              <w:t>explicitly provided</w:t>
            </w:r>
          </w:p>
          <w:p w14:paraId="07E22CF6" w14:textId="5A37106B" w:rsidR="002A2AFA" w:rsidRDefault="002A2AFA" w:rsidP="006E2420">
            <w:pPr>
              <w:rPr>
                <w:sz w:val="16"/>
                <w:szCs w:val="16"/>
              </w:rPr>
            </w:pPr>
            <w:ins w:id="20" w:author="Medetov, Nauryzbek [Tengizchevroil]" w:date="2026-07-06T19:42:00Z" w16du:dateUtc="2026-07-06T14:42:00Z">
              <w:r w:rsidRPr="002A2AFA">
                <w:rPr>
                  <w:sz w:val="16"/>
                  <w:szCs w:val="16"/>
                </w:rPr>
                <w:t>tie_in_ids</w:t>
              </w:r>
              <w:r>
                <w:rPr>
                  <w:sz w:val="16"/>
                  <w:szCs w:val="16"/>
                </w:rPr>
                <w:t xml:space="preserve"> in prompt scema</w:t>
              </w:r>
            </w:ins>
          </w:p>
          <w:p w14:paraId="35715D92" w14:textId="77777777" w:rsidR="006E2420" w:rsidRDefault="006E2420" w:rsidP="006E2420"/>
          <w:p w14:paraId="542186B1" w14:textId="34DC662E" w:rsidR="006E2420" w:rsidRPr="006E2420" w:rsidRDefault="006E2420" w:rsidP="006E2420">
            <w:pPr>
              <w:rPr>
                <w:sz w:val="16"/>
                <w:szCs w:val="16"/>
              </w:rPr>
            </w:pPr>
            <w:r w:rsidRPr="006E2420">
              <w:rPr>
                <w:sz w:val="16"/>
                <w:szCs w:val="16"/>
              </w:rPr>
              <w:t>or can be derived from</w:t>
            </w:r>
            <w:r>
              <w:t xml:space="preserve"> </w:t>
            </w:r>
            <w:r>
              <w:rPr>
                <w:b/>
                <w:bCs/>
                <w:color w:val="000000"/>
                <w:sz w:val="18"/>
                <w:szCs w:val="18"/>
              </w:rPr>
              <w:t xml:space="preserve">scope_type = </w:t>
            </w:r>
            <w:r>
              <w:rPr>
                <w:i/>
                <w:iCs/>
                <w:color w:val="4A5568"/>
                <w:sz w:val="16"/>
                <w:szCs w:val="16"/>
              </w:rPr>
              <w:t>Piping section replacement</w:t>
            </w:r>
          </w:p>
        </w:tc>
        <w:tc>
          <w:tcPr>
            <w:tcW w:w="2055" w:type="dxa"/>
            <w:tcBorders>
              <w:top w:val="single" w:sz="4" w:space="0" w:color="CBD5E1"/>
              <w:left w:val="single" w:sz="4" w:space="0" w:color="CBD5E1"/>
              <w:bottom w:val="single" w:sz="4" w:space="0" w:color="CBD5E1"/>
              <w:right w:val="single" w:sz="4" w:space="0" w:color="CBD5E1"/>
            </w:tcBorders>
            <w:shd w:val="clear" w:color="auto" w:fill="F4F6F8"/>
            <w:tcMar>
              <w:top w:w="80" w:type="dxa"/>
              <w:left w:w="120" w:type="dxa"/>
              <w:bottom w:w="80" w:type="dxa"/>
              <w:right w:w="120" w:type="dxa"/>
            </w:tcMar>
          </w:tcPr>
          <w:p w14:paraId="25390646" w14:textId="77777777" w:rsidR="006E2420" w:rsidRDefault="006E2420" w:rsidP="006E2420">
            <w:r>
              <w:rPr>
                <w:i/>
                <w:iCs/>
                <w:color w:val="4A5568"/>
                <w:sz w:val="16"/>
                <w:szCs w:val="16"/>
              </w:rPr>
              <w:t>TP25-0424/001, TP EWO 2013037/002</w:t>
            </w:r>
          </w:p>
        </w:tc>
        <w:tc>
          <w:tcPr>
            <w:tcW w:w="2147" w:type="dxa"/>
            <w:tcBorders>
              <w:top w:val="single" w:sz="4" w:space="0" w:color="CBD5E1"/>
              <w:left w:val="single" w:sz="4" w:space="0" w:color="CBD5E1"/>
              <w:bottom w:val="single" w:sz="4" w:space="0" w:color="CBD5E1"/>
              <w:right w:val="single" w:sz="4" w:space="0" w:color="CBD5E1"/>
            </w:tcBorders>
            <w:shd w:val="clear" w:color="auto" w:fill="F4F6F8"/>
            <w:tcMar>
              <w:top w:w="80" w:type="dxa"/>
              <w:left w:w="120" w:type="dxa"/>
              <w:bottom w:w="80" w:type="dxa"/>
              <w:right w:w="120" w:type="dxa"/>
            </w:tcMar>
          </w:tcPr>
          <w:p w14:paraId="7EE14587" w14:textId="77777777" w:rsidR="006E2420" w:rsidRDefault="006E2420" w:rsidP="006E2420">
            <w:pPr>
              <w:rPr>
                <w:color w:val="8FA3B1"/>
                <w:sz w:val="16"/>
                <w:szCs w:val="16"/>
              </w:rPr>
            </w:pPr>
            <w:r>
              <w:rPr>
                <w:color w:val="8FA3B1"/>
                <w:sz w:val="16"/>
                <w:szCs w:val="16"/>
              </w:rPr>
              <w:t>Substitutes red placeholder TPxx-yyy/000</w:t>
            </w:r>
          </w:p>
          <w:p w14:paraId="0FC25F52" w14:textId="77777777" w:rsidR="006E2420" w:rsidRDefault="006E2420" w:rsidP="006E2420">
            <w:pPr>
              <w:rPr>
                <w:color w:val="8FA3B1"/>
                <w:sz w:val="16"/>
                <w:szCs w:val="16"/>
              </w:rPr>
            </w:pPr>
          </w:p>
          <w:p w14:paraId="17B27A55" w14:textId="1F620E11" w:rsidR="006E2420" w:rsidRDefault="006E2420" w:rsidP="006E2420">
            <w:r w:rsidRPr="006E2420">
              <w:rPr>
                <w:color w:val="8FA3B1"/>
                <w:sz w:val="16"/>
                <w:szCs w:val="16"/>
              </w:rPr>
              <w:t>TP (tie-in point)</w:t>
            </w:r>
          </w:p>
        </w:tc>
      </w:tr>
      <w:tr w:rsidR="006E2420" w14:paraId="0F90654F" w14:textId="77777777" w:rsidTr="213B027B">
        <w:tc>
          <w:tcPr>
            <w:tcW w:w="3142"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0B5BD04" w14:textId="77777777" w:rsidR="006E2420" w:rsidRDefault="006E2420" w:rsidP="006E2420">
            <w:r>
              <w:rPr>
                <w:b/>
                <w:bCs/>
                <w:color w:val="000000"/>
                <w:sz w:val="18"/>
                <w:szCs w:val="18"/>
              </w:rPr>
              <w:t>placeholders_dwg</w:t>
            </w:r>
          </w:p>
        </w:tc>
        <w:tc>
          <w:tcPr>
            <w:tcW w:w="2641"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ED14CB3" w14:textId="45A48452" w:rsidR="006E2420" w:rsidRDefault="006E2420" w:rsidP="006E2420">
            <w:pPr>
              <w:rPr>
                <w:sz w:val="16"/>
                <w:szCs w:val="16"/>
              </w:rPr>
            </w:pPr>
            <w:r>
              <w:rPr>
                <w:sz w:val="16"/>
                <w:szCs w:val="16"/>
              </w:rPr>
              <w:t>explicitly provided in ISO or sketch</w:t>
            </w:r>
          </w:p>
          <w:p w14:paraId="4DFE6E53" w14:textId="77777777" w:rsidR="006E2420" w:rsidRDefault="006E2420" w:rsidP="006E2420">
            <w:pPr>
              <w:rPr>
                <w:sz w:val="16"/>
                <w:szCs w:val="16"/>
              </w:rPr>
            </w:pPr>
          </w:p>
          <w:p w14:paraId="59F0A7EB" w14:textId="1915A106" w:rsidR="006E2420" w:rsidRDefault="006E2420" w:rsidP="006E2420">
            <w:pPr>
              <w:rPr>
                <w:sz w:val="16"/>
                <w:szCs w:val="16"/>
              </w:rPr>
            </w:pPr>
            <w:r>
              <w:rPr>
                <w:i/>
                <w:iCs/>
                <w:color w:val="4A5568"/>
                <w:sz w:val="16"/>
                <w:szCs w:val="16"/>
              </w:rPr>
              <w:t>L-SK-00X is default naming</w:t>
            </w:r>
          </w:p>
          <w:p w14:paraId="77210057" w14:textId="30079AFB" w:rsidR="006E2420" w:rsidRDefault="006E2420" w:rsidP="006E2420"/>
        </w:tc>
        <w:tc>
          <w:tcPr>
            <w:tcW w:w="2055"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8170B28" w14:textId="77777777" w:rsidR="006E2420" w:rsidRDefault="006E2420" w:rsidP="006E2420">
            <w:r>
              <w:rPr>
                <w:i/>
                <w:iCs/>
                <w:color w:val="4A5568"/>
                <w:sz w:val="16"/>
                <w:szCs w:val="16"/>
              </w:rPr>
              <w:t>L-SK-001, L-SK-002, 020-0900-LLL-ISO-20028-01</w:t>
            </w:r>
          </w:p>
        </w:tc>
        <w:tc>
          <w:tcPr>
            <w:tcW w:w="2147"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713D99E" w14:textId="77777777" w:rsidR="006E2420" w:rsidRDefault="006E2420" w:rsidP="006E2420">
            <w:r>
              <w:rPr>
                <w:color w:val="8FA3B1"/>
                <w:sz w:val="16"/>
                <w:szCs w:val="16"/>
              </w:rPr>
              <w:t>—</w:t>
            </w:r>
          </w:p>
        </w:tc>
      </w:tr>
      <w:tr w:rsidR="006E2420" w14:paraId="334DCD34" w14:textId="77777777" w:rsidTr="213B027B">
        <w:tc>
          <w:tcPr>
            <w:tcW w:w="3142"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9E9ECDD" w14:textId="5EFCF88C" w:rsidR="006E2420" w:rsidRDefault="006E2420" w:rsidP="006E2420">
            <w:pPr>
              <w:rPr>
                <w:b/>
                <w:bCs/>
                <w:color w:val="000000"/>
                <w:sz w:val="18"/>
                <w:szCs w:val="18"/>
              </w:rPr>
            </w:pPr>
            <w:r>
              <w:rPr>
                <w:b/>
                <w:bCs/>
                <w:color w:val="000000"/>
                <w:sz w:val="18"/>
                <w:szCs w:val="18"/>
              </w:rPr>
              <w:t>spool_prefab</w:t>
            </w:r>
          </w:p>
        </w:tc>
        <w:tc>
          <w:tcPr>
            <w:tcW w:w="2641"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9D7F445" w14:textId="77777777" w:rsidR="006E2420" w:rsidRDefault="006E2420" w:rsidP="006E2420">
            <w:pPr>
              <w:rPr>
                <w:sz w:val="16"/>
                <w:szCs w:val="16"/>
              </w:rPr>
            </w:pPr>
            <w:r>
              <w:rPr>
                <w:b/>
                <w:bCs/>
                <w:color w:val="000000"/>
                <w:sz w:val="18"/>
                <w:szCs w:val="18"/>
              </w:rPr>
              <w:t xml:space="preserve">scope_type = </w:t>
            </w:r>
            <w:r>
              <w:rPr>
                <w:i/>
                <w:iCs/>
                <w:color w:val="4A5568"/>
                <w:sz w:val="16"/>
                <w:szCs w:val="16"/>
              </w:rPr>
              <w:t>Piping section replacement</w:t>
            </w:r>
          </w:p>
          <w:p w14:paraId="5CC2B3A3" w14:textId="77777777" w:rsidR="006E2420" w:rsidRDefault="006E2420" w:rsidP="006E2420">
            <w:pPr>
              <w:rPr>
                <w:sz w:val="16"/>
                <w:szCs w:val="16"/>
              </w:rPr>
            </w:pPr>
          </w:p>
          <w:p w14:paraId="4E30B8EB" w14:textId="34725360" w:rsidR="006E2420" w:rsidRDefault="006E2420" w:rsidP="006E2420">
            <w:pPr>
              <w:rPr>
                <w:sz w:val="16"/>
                <w:szCs w:val="16"/>
              </w:rPr>
            </w:pPr>
            <w:r>
              <w:rPr>
                <w:sz w:val="16"/>
                <w:szCs w:val="16"/>
              </w:rPr>
              <w:t>Scope + ISO</w:t>
            </w:r>
          </w:p>
        </w:tc>
        <w:tc>
          <w:tcPr>
            <w:tcW w:w="2055"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E32F905" w14:textId="20F55794" w:rsidR="006E2420" w:rsidRDefault="006E2420" w:rsidP="006E2420">
            <w:pPr>
              <w:rPr>
                <w:i/>
                <w:iCs/>
                <w:color w:val="4A5568"/>
                <w:sz w:val="16"/>
                <w:szCs w:val="16"/>
              </w:rPr>
            </w:pPr>
            <w:r>
              <w:rPr>
                <w:i/>
                <w:iCs/>
                <w:color w:val="4A5568"/>
                <w:sz w:val="16"/>
                <w:szCs w:val="16"/>
              </w:rPr>
              <w:t>Yes / No</w:t>
            </w:r>
          </w:p>
        </w:tc>
        <w:tc>
          <w:tcPr>
            <w:tcW w:w="2147"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4881300" w14:textId="7F2D8A19" w:rsidR="006E2420" w:rsidRDefault="006E2420" w:rsidP="006E2420">
            <w:pPr>
              <w:rPr>
                <w:color w:val="8FA3B1"/>
                <w:sz w:val="16"/>
                <w:szCs w:val="16"/>
              </w:rPr>
            </w:pPr>
            <w:r>
              <w:rPr>
                <w:color w:val="8FA3B1"/>
                <w:sz w:val="16"/>
                <w:szCs w:val="16"/>
              </w:rPr>
              <w:t>—</w:t>
            </w:r>
          </w:p>
        </w:tc>
      </w:tr>
    </w:tbl>
    <w:p w14:paraId="305D6CE5" w14:textId="77777777" w:rsidR="001C0BBA" w:rsidRDefault="001C0BBA" w:rsidP="001C0BBA">
      <w:r>
        <w:br w:type="page"/>
      </w:r>
    </w:p>
    <w:p w14:paraId="0B274D1C" w14:textId="77777777" w:rsidR="001C0BBA" w:rsidRDefault="001C0BBA" w:rsidP="001C0BBA">
      <w:pPr>
        <w:pStyle w:val="Heading1"/>
        <w:spacing w:before="0" w:after="120"/>
      </w:pPr>
      <w:r>
        <w:rPr>
          <w:rFonts w:ascii="Arial" w:eastAsia="Arial" w:hAnsi="Arial" w:cs="Arial"/>
        </w:rPr>
        <w:lastRenderedPageBreak/>
        <w:t>5. Line-by-line annotation</w:t>
      </w:r>
    </w:p>
    <w:p w14:paraId="7DC5DC52" w14:textId="77777777" w:rsidR="001C0BBA" w:rsidRDefault="001C0BBA" w:rsidP="001C0BBA">
      <w:pPr>
        <w:spacing w:after="240"/>
      </w:pPr>
      <w:r>
        <w:t>Each line is annotated with: paragraph ID (from template), color tag, decision pattern, the keep/remove rule, inputs required, and RAG sources. Lines marked 'v1.1' in their notes received corrections from EWO validation.</w:t>
      </w:r>
    </w:p>
    <w:p w14:paraId="2AA23BFD" w14:textId="77777777" w:rsidR="001C0BBA" w:rsidRDefault="001C0BBA" w:rsidP="001C0BBA">
      <w:pPr>
        <w:pStyle w:val="Heading2"/>
        <w:spacing w:before="200" w:after="100"/>
      </w:pPr>
      <w:r>
        <w:rPr>
          <w:rFonts w:ascii="Arial" w:eastAsia="Arial" w:hAnsi="Arial" w:cs="Arial"/>
        </w:rPr>
        <w:t>5.1. HEADER</w:t>
      </w:r>
    </w:p>
    <w:p w14:paraId="2CE418AD" w14:textId="77777777" w:rsidR="001C0BBA" w:rsidRDefault="001C0BBA" w:rsidP="001C0BBA">
      <w:pPr>
        <w:shd w:val="clear" w:color="auto" w:fill="F4F6F8"/>
        <w:spacing w:before="160" w:after="60"/>
      </w:pPr>
      <w:r>
        <w:rPr>
          <w:b/>
          <w:bCs/>
          <w:color w:val="0D1B2A"/>
        </w:rPr>
        <w:t>Line 7</w:t>
      </w:r>
      <w:r>
        <w:rPr>
          <w:b/>
          <w:bCs/>
          <w:color w:val="000000"/>
          <w:sz w:val="18"/>
          <w:szCs w:val="18"/>
        </w:rPr>
        <w:t xml:space="preserve">  ·  Color: BLK</w:t>
      </w:r>
      <w:r>
        <w:rPr>
          <w:i/>
          <w:iCs/>
          <w:color w:val="F4831F"/>
          <w:sz w:val="18"/>
          <w:szCs w:val="18"/>
        </w:rPr>
        <w:t xml:space="preserve">  ·  Pattern Structural</w:t>
      </w:r>
    </w:p>
    <w:p w14:paraId="45936E6D" w14:textId="77777777" w:rsidR="001C0BBA" w:rsidRDefault="001C0BBA" w:rsidP="001C0BBA">
      <w:pPr>
        <w:spacing w:after="60"/>
      </w:pPr>
      <w:r>
        <w:rPr>
          <w:b/>
          <w:bCs/>
          <w:color w:val="4A5568"/>
          <w:sz w:val="18"/>
          <w:szCs w:val="18"/>
        </w:rPr>
        <w:t xml:space="preserve">Text: </w:t>
      </w:r>
      <w:r>
        <w:rPr>
          <w:i/>
          <w:iCs/>
          <w:sz w:val="18"/>
          <w:szCs w:val="18"/>
        </w:rPr>
        <w:t>"PRESENT SITUATION:"</w:t>
      </w:r>
    </w:p>
    <w:p w14:paraId="440033AC" w14:textId="77777777" w:rsidR="001C0BBA" w:rsidRDefault="001C0BBA" w:rsidP="001C0BBA">
      <w:pPr>
        <w:spacing w:after="40"/>
      </w:pPr>
      <w:r>
        <w:rPr>
          <w:b/>
          <w:bCs/>
          <w:color w:val="2ECC71"/>
          <w:sz w:val="18"/>
          <w:szCs w:val="18"/>
        </w:rPr>
        <w:t xml:space="preserve">Keep when: </w:t>
      </w:r>
      <w:r>
        <w:rPr>
          <w:sz w:val="18"/>
          <w:szCs w:val="18"/>
        </w:rPr>
        <w:t>Always</w:t>
      </w:r>
    </w:p>
    <w:p w14:paraId="56CB32C9" w14:textId="77777777" w:rsidR="001C0BBA" w:rsidRDefault="001C0BBA" w:rsidP="001C0BBA">
      <w:pPr>
        <w:spacing w:after="40"/>
      </w:pPr>
      <w:r>
        <w:rPr>
          <w:b/>
          <w:bCs/>
          <w:color w:val="C0392B"/>
          <w:sz w:val="18"/>
          <w:szCs w:val="18"/>
        </w:rPr>
        <w:t xml:space="preserve">Remove when: </w:t>
      </w:r>
      <w:r>
        <w:rPr>
          <w:sz w:val="18"/>
          <w:szCs w:val="18"/>
        </w:rPr>
        <w:t>Never</w:t>
      </w:r>
    </w:p>
    <w:p w14:paraId="4C683909" w14:textId="77777777" w:rsidR="001C0BBA" w:rsidRDefault="001C0BBA" w:rsidP="001C0BBA">
      <w:pPr>
        <w:pStyle w:val="Heading2"/>
        <w:spacing w:before="200" w:after="100"/>
      </w:pPr>
      <w:r>
        <w:rPr>
          <w:rFonts w:ascii="Arial" w:eastAsia="Arial" w:hAnsi="Arial" w:cs="Arial"/>
        </w:rPr>
        <w:t>5.2. PRESENT SITUATION</w:t>
      </w:r>
    </w:p>
    <w:p w14:paraId="5560FD50" w14:textId="77777777" w:rsidR="001C0BBA" w:rsidRDefault="001C0BBA" w:rsidP="001C0BBA">
      <w:pPr>
        <w:shd w:val="clear" w:color="auto" w:fill="F4F6F8"/>
        <w:spacing w:before="160" w:after="60"/>
      </w:pPr>
      <w:r>
        <w:rPr>
          <w:b/>
          <w:bCs/>
          <w:color w:val="0D1B2A"/>
        </w:rPr>
        <w:t>Line 8</w:t>
      </w:r>
      <w:r>
        <w:rPr>
          <w:b/>
          <w:bCs/>
          <w:color w:val="FF0000"/>
          <w:sz w:val="18"/>
          <w:szCs w:val="18"/>
        </w:rPr>
        <w:t xml:space="preserve">  ·  Color: BLU2/RED</w:t>
      </w:r>
      <w:r>
        <w:rPr>
          <w:i/>
          <w:iCs/>
          <w:color w:val="F4831F"/>
          <w:sz w:val="18"/>
          <w:szCs w:val="18"/>
        </w:rPr>
        <w:t xml:space="preserve">  ·  Pattern B</w:t>
      </w:r>
    </w:p>
    <w:p w14:paraId="04E2C740" w14:textId="77777777" w:rsidR="001C0BBA" w:rsidRDefault="001C0BBA" w:rsidP="001C0BBA">
      <w:pPr>
        <w:spacing w:after="60"/>
      </w:pPr>
      <w:r>
        <w:rPr>
          <w:b/>
          <w:bCs/>
          <w:color w:val="4A5568"/>
          <w:sz w:val="18"/>
          <w:szCs w:val="18"/>
        </w:rPr>
        <w:t xml:space="preserve">Text: </w:t>
      </w:r>
      <w:r>
        <w:rPr>
          <w:i/>
          <w:iCs/>
          <w:sz w:val="18"/>
          <w:szCs w:val="18"/>
        </w:rPr>
        <w:t>"Problem Statement derived from the EWR."</w:t>
      </w:r>
    </w:p>
    <w:p w14:paraId="0B0285EB" w14:textId="77777777" w:rsidR="001C0BBA" w:rsidRDefault="001C0BBA" w:rsidP="001C0BBA">
      <w:pPr>
        <w:spacing w:after="40"/>
      </w:pPr>
      <w:r>
        <w:rPr>
          <w:b/>
          <w:bCs/>
          <w:color w:val="2ECC71"/>
          <w:sz w:val="18"/>
          <w:szCs w:val="18"/>
        </w:rPr>
        <w:t xml:space="preserve">Keep when: </w:t>
      </w:r>
      <w:r>
        <w:rPr>
          <w:sz w:val="18"/>
          <w:szCs w:val="18"/>
        </w:rPr>
        <w:t>Always — replace with actual problem statement from Job Log</w:t>
      </w:r>
    </w:p>
    <w:p w14:paraId="7AD84D87" w14:textId="77777777" w:rsidR="001C0BBA" w:rsidRDefault="001C0BBA" w:rsidP="001C0BBA">
      <w:pPr>
        <w:spacing w:after="40"/>
      </w:pPr>
      <w:r>
        <w:rPr>
          <w:b/>
          <w:bCs/>
          <w:color w:val="C0392B"/>
          <w:sz w:val="18"/>
          <w:szCs w:val="18"/>
        </w:rPr>
        <w:t xml:space="preserve">Remove when: </w:t>
      </w:r>
      <w:r>
        <w:rPr>
          <w:sz w:val="18"/>
          <w:szCs w:val="18"/>
        </w:rPr>
        <w:t>Never</w:t>
      </w:r>
    </w:p>
    <w:p w14:paraId="572326FB" w14:textId="77777777" w:rsidR="001C0BBA" w:rsidRDefault="001C0BBA" w:rsidP="001C0BBA">
      <w:pPr>
        <w:spacing w:after="40"/>
      </w:pPr>
      <w:r>
        <w:rPr>
          <w:b/>
          <w:bCs/>
          <w:color w:val="4A5568"/>
          <w:sz w:val="18"/>
          <w:szCs w:val="18"/>
        </w:rPr>
        <w:t xml:space="preserve">Inputs needed: </w:t>
      </w:r>
      <w:r>
        <w:rPr>
          <w:rFonts w:ascii="Consolas" w:eastAsia="Consolas" w:hAnsi="Consolas" w:cs="Consolas"/>
          <w:sz w:val="18"/>
          <w:szCs w:val="18"/>
        </w:rPr>
        <w:t>problem_statement</w:t>
      </w:r>
    </w:p>
    <w:p w14:paraId="7A9B5D99" w14:textId="62A9B77E" w:rsidR="001C0BBA" w:rsidRDefault="001C0BBA" w:rsidP="001C0BBA">
      <w:pPr>
        <w:spacing w:after="40"/>
      </w:pPr>
      <w:r>
        <w:rPr>
          <w:b/>
          <w:bCs/>
          <w:color w:val="4A5568"/>
          <w:sz w:val="18"/>
          <w:szCs w:val="18"/>
        </w:rPr>
        <w:t xml:space="preserve">RAG sources: </w:t>
      </w:r>
      <w:r>
        <w:rPr>
          <w:i/>
          <w:iCs/>
          <w:color w:val="8FA3B1"/>
          <w:sz w:val="18"/>
          <w:szCs w:val="18"/>
        </w:rPr>
        <w:t xml:space="preserve">Salesforce Job Log → </w:t>
      </w:r>
      <w:r w:rsidR="006E2420" w:rsidRPr="006E2420">
        <w:rPr>
          <w:i/>
          <w:iCs/>
          <w:color w:val="8FA3B1"/>
          <w:sz w:val="18"/>
          <w:szCs w:val="18"/>
        </w:rPr>
        <w:t>Job Description</w:t>
      </w:r>
    </w:p>
    <w:p w14:paraId="35629E6F" w14:textId="77777777" w:rsidR="001C0BBA" w:rsidRDefault="001C0BBA" w:rsidP="001C0BBA">
      <w:pPr>
        <w:pStyle w:val="Heading2"/>
        <w:spacing w:before="200" w:after="100"/>
      </w:pPr>
      <w:r>
        <w:rPr>
          <w:rFonts w:ascii="Arial" w:eastAsia="Arial" w:hAnsi="Arial" w:cs="Arial"/>
        </w:rPr>
        <w:t>5.3. HEADER</w:t>
      </w:r>
    </w:p>
    <w:p w14:paraId="2364D8E0" w14:textId="77777777" w:rsidR="001C0BBA" w:rsidRDefault="001C0BBA" w:rsidP="001C0BBA">
      <w:pPr>
        <w:shd w:val="clear" w:color="auto" w:fill="F4F6F8"/>
        <w:spacing w:before="160" w:after="60"/>
      </w:pPr>
      <w:r>
        <w:rPr>
          <w:b/>
          <w:bCs/>
          <w:color w:val="0D1B2A"/>
        </w:rPr>
        <w:t>Line 9</w:t>
      </w:r>
      <w:r>
        <w:rPr>
          <w:b/>
          <w:bCs/>
          <w:color w:val="000000"/>
          <w:sz w:val="18"/>
          <w:szCs w:val="18"/>
        </w:rPr>
        <w:t xml:space="preserve">  ·  Color: BLK</w:t>
      </w:r>
      <w:r>
        <w:rPr>
          <w:i/>
          <w:iCs/>
          <w:color w:val="F4831F"/>
          <w:sz w:val="18"/>
          <w:szCs w:val="18"/>
        </w:rPr>
        <w:t xml:space="preserve">  ·  Pattern Structural</w:t>
      </w:r>
    </w:p>
    <w:p w14:paraId="6EE0C6F7" w14:textId="77777777" w:rsidR="001C0BBA" w:rsidRDefault="001C0BBA" w:rsidP="001C0BBA">
      <w:pPr>
        <w:spacing w:after="60"/>
      </w:pPr>
      <w:r>
        <w:rPr>
          <w:b/>
          <w:bCs/>
          <w:color w:val="4A5568"/>
          <w:sz w:val="18"/>
          <w:szCs w:val="18"/>
        </w:rPr>
        <w:t xml:space="preserve">Text: </w:t>
      </w:r>
      <w:r>
        <w:rPr>
          <w:i/>
          <w:iCs/>
          <w:sz w:val="18"/>
          <w:szCs w:val="18"/>
        </w:rPr>
        <w:t>"PROPOSED SOLUTION:"</w:t>
      </w:r>
    </w:p>
    <w:p w14:paraId="403DD769" w14:textId="77777777" w:rsidR="001C0BBA" w:rsidRDefault="001C0BBA" w:rsidP="001C0BBA">
      <w:pPr>
        <w:spacing w:after="40"/>
      </w:pPr>
      <w:r>
        <w:rPr>
          <w:b/>
          <w:bCs/>
          <w:color w:val="2ECC71"/>
          <w:sz w:val="18"/>
          <w:szCs w:val="18"/>
        </w:rPr>
        <w:t xml:space="preserve">Keep when: </w:t>
      </w:r>
      <w:r>
        <w:rPr>
          <w:sz w:val="18"/>
          <w:szCs w:val="18"/>
        </w:rPr>
        <w:t>Always</w:t>
      </w:r>
    </w:p>
    <w:p w14:paraId="1F7D9D5B" w14:textId="77777777" w:rsidR="001C0BBA" w:rsidRDefault="001C0BBA" w:rsidP="001C0BBA">
      <w:pPr>
        <w:spacing w:after="40"/>
      </w:pPr>
      <w:r>
        <w:rPr>
          <w:b/>
          <w:bCs/>
          <w:color w:val="C0392B"/>
          <w:sz w:val="18"/>
          <w:szCs w:val="18"/>
        </w:rPr>
        <w:t xml:space="preserve">Remove when: </w:t>
      </w:r>
      <w:r>
        <w:rPr>
          <w:sz w:val="18"/>
          <w:szCs w:val="18"/>
        </w:rPr>
        <w:t>Never</w:t>
      </w:r>
    </w:p>
    <w:p w14:paraId="310A671A" w14:textId="77777777" w:rsidR="001C0BBA" w:rsidRDefault="001C0BBA" w:rsidP="001C0BBA">
      <w:pPr>
        <w:pStyle w:val="Heading2"/>
        <w:spacing w:before="200" w:after="100"/>
      </w:pPr>
      <w:r>
        <w:rPr>
          <w:rFonts w:ascii="Arial" w:eastAsia="Arial" w:hAnsi="Arial" w:cs="Arial"/>
        </w:rPr>
        <w:t>5.4. PROPOSED SOLUTION</w:t>
      </w:r>
    </w:p>
    <w:p w14:paraId="77222F60" w14:textId="77777777" w:rsidR="001C0BBA" w:rsidRDefault="001C0BBA" w:rsidP="001C0BBA">
      <w:pPr>
        <w:shd w:val="clear" w:color="auto" w:fill="F4F6F8"/>
        <w:spacing w:before="160" w:after="60"/>
      </w:pPr>
      <w:r>
        <w:rPr>
          <w:b/>
          <w:bCs/>
          <w:color w:val="0D1B2A"/>
        </w:rPr>
        <w:t>Line 10</w:t>
      </w:r>
      <w:r>
        <w:rPr>
          <w:b/>
          <w:bCs/>
          <w:color w:val="FF0000"/>
          <w:sz w:val="18"/>
          <w:szCs w:val="18"/>
        </w:rPr>
        <w:t xml:space="preserve">  ·  Color: RED</w:t>
      </w:r>
      <w:r>
        <w:rPr>
          <w:i/>
          <w:iCs/>
          <w:color w:val="F4831F"/>
          <w:sz w:val="18"/>
          <w:szCs w:val="18"/>
        </w:rPr>
        <w:t xml:space="preserve">  ·  Pattern B</w:t>
      </w:r>
    </w:p>
    <w:p w14:paraId="75807B65" w14:textId="77777777" w:rsidR="001C0BBA" w:rsidRDefault="001C0BBA" w:rsidP="001C0BBA">
      <w:pPr>
        <w:spacing w:after="60"/>
      </w:pPr>
      <w:r>
        <w:rPr>
          <w:b/>
          <w:bCs/>
          <w:color w:val="4A5568"/>
          <w:sz w:val="18"/>
          <w:szCs w:val="18"/>
        </w:rPr>
        <w:t xml:space="preserve">Text: </w:t>
      </w:r>
      <w:r>
        <w:rPr>
          <w:i/>
          <w:iCs/>
          <w:sz w:val="18"/>
          <w:szCs w:val="18"/>
        </w:rPr>
        <w:t>"Proposed Solution presented in this Job Pack."</w:t>
      </w:r>
    </w:p>
    <w:p w14:paraId="5D0AC5E7" w14:textId="77777777" w:rsidR="001C0BBA" w:rsidRDefault="001C0BBA" w:rsidP="001C0BBA">
      <w:pPr>
        <w:spacing w:after="40"/>
      </w:pPr>
      <w:r>
        <w:rPr>
          <w:b/>
          <w:bCs/>
          <w:color w:val="2ECC71"/>
          <w:sz w:val="18"/>
          <w:szCs w:val="18"/>
        </w:rPr>
        <w:t xml:space="preserve">Keep when: </w:t>
      </w:r>
      <w:r>
        <w:rPr>
          <w:sz w:val="18"/>
          <w:szCs w:val="18"/>
        </w:rPr>
        <w:t>Always — replace with one-paragraph solution summary</w:t>
      </w:r>
    </w:p>
    <w:p w14:paraId="015724A2" w14:textId="77777777" w:rsidR="001C0BBA" w:rsidRDefault="001C0BBA" w:rsidP="001C0BBA">
      <w:pPr>
        <w:spacing w:after="40"/>
      </w:pPr>
      <w:r>
        <w:rPr>
          <w:b/>
          <w:bCs/>
          <w:color w:val="C0392B"/>
          <w:sz w:val="18"/>
          <w:szCs w:val="18"/>
        </w:rPr>
        <w:t xml:space="preserve">Remove when: </w:t>
      </w:r>
      <w:r>
        <w:rPr>
          <w:sz w:val="18"/>
          <w:szCs w:val="18"/>
        </w:rPr>
        <w:t>Never</w:t>
      </w:r>
    </w:p>
    <w:p w14:paraId="07251C0B" w14:textId="1986948D" w:rsidR="001C0BBA" w:rsidRDefault="001C0BBA" w:rsidP="001C0BBA">
      <w:pPr>
        <w:spacing w:after="40"/>
      </w:pPr>
      <w:r>
        <w:rPr>
          <w:b/>
          <w:bCs/>
          <w:color w:val="4A5568"/>
          <w:sz w:val="18"/>
          <w:szCs w:val="18"/>
        </w:rPr>
        <w:t xml:space="preserve">Inputs needed: </w:t>
      </w:r>
      <w:r>
        <w:rPr>
          <w:rFonts w:ascii="Consolas" w:eastAsia="Consolas" w:hAnsi="Consolas" w:cs="Consolas"/>
          <w:sz w:val="18"/>
          <w:szCs w:val="18"/>
        </w:rPr>
        <w:t xml:space="preserve">scope_type, line_class, </w:t>
      </w:r>
      <w:r w:rsidR="006E2420" w:rsidRPr="006E2420">
        <w:rPr>
          <w:rFonts w:ascii="Consolas" w:eastAsia="Consolas" w:hAnsi="Consolas" w:cs="Consolas"/>
          <w:sz w:val="18"/>
          <w:szCs w:val="18"/>
        </w:rPr>
        <w:t>placeholders_TP</w:t>
      </w:r>
    </w:p>
    <w:p w14:paraId="35B18686" w14:textId="216FC6B0" w:rsidR="001C0BBA" w:rsidRDefault="001C0BBA" w:rsidP="001C0BBA">
      <w:pPr>
        <w:spacing w:after="40"/>
      </w:pPr>
      <w:r>
        <w:rPr>
          <w:b/>
          <w:bCs/>
          <w:color w:val="4A5568"/>
          <w:sz w:val="18"/>
          <w:szCs w:val="18"/>
        </w:rPr>
        <w:t xml:space="preserve">RAG sources: </w:t>
      </w:r>
      <w:ins w:id="21" w:author="Medetov, Nauryzbek [Tengizchevroil]" w:date="2026-06-21T20:48:00Z" w16du:dateUtc="2026-06-21T15:48:00Z">
        <w:r w:rsidR="00026B27">
          <w:rPr>
            <w:b/>
            <w:bCs/>
            <w:color w:val="4A5568"/>
            <w:sz w:val="18"/>
            <w:szCs w:val="18"/>
          </w:rPr>
          <w:t xml:space="preserve">Explicitly provided (MVP) </w:t>
        </w:r>
        <w:r w:rsidR="00026B27" w:rsidRPr="00784636">
          <w:rPr>
            <w:color w:val="4A5568"/>
            <w:sz w:val="18"/>
            <w:szCs w:val="18"/>
          </w:rPr>
          <w:t>or</w:t>
        </w:r>
        <w:r w:rsidR="00026B27" w:rsidRPr="0065775E">
          <w:rPr>
            <w:i/>
            <w:iCs/>
            <w:color w:val="8FA3B1"/>
            <w:sz w:val="18"/>
            <w:szCs w:val="18"/>
          </w:rPr>
          <w:t xml:space="preserve"> </w:t>
        </w:r>
        <w:r w:rsidR="00026B27">
          <w:rPr>
            <w:i/>
            <w:iCs/>
            <w:color w:val="8FA3B1"/>
            <w:sz w:val="18"/>
            <w:szCs w:val="18"/>
          </w:rPr>
          <w:t xml:space="preserve">Salesforce Job Log → </w:t>
        </w:r>
        <w:r w:rsidR="00026B27" w:rsidRPr="006E2420">
          <w:rPr>
            <w:i/>
            <w:iCs/>
            <w:color w:val="8FA3B1"/>
            <w:sz w:val="18"/>
            <w:szCs w:val="18"/>
          </w:rPr>
          <w:t>Job Description</w:t>
        </w:r>
        <w:r w:rsidR="00026B27">
          <w:rPr>
            <w:i/>
            <w:iCs/>
            <w:color w:val="8FA3B1"/>
            <w:sz w:val="18"/>
            <w:szCs w:val="18"/>
          </w:rPr>
          <w:t xml:space="preserve"> (Product)</w:t>
        </w:r>
      </w:ins>
      <w:del w:id="22" w:author="Medetov, Nauryzbek [Tengizchevroil]" w:date="2026-06-21T20:48:00Z" w16du:dateUtc="2026-06-21T15:48:00Z">
        <w:r w:rsidDel="00026B27">
          <w:rPr>
            <w:i/>
            <w:iCs/>
            <w:color w:val="8FA3B1"/>
            <w:sz w:val="18"/>
            <w:szCs w:val="18"/>
          </w:rPr>
          <w:delText>AI generated from scope inputs</w:delText>
        </w:r>
      </w:del>
    </w:p>
    <w:p w14:paraId="76828E51" w14:textId="77777777" w:rsidR="001C0BBA" w:rsidRDefault="001C0BBA" w:rsidP="001C0BBA">
      <w:pPr>
        <w:pStyle w:val="Heading2"/>
        <w:spacing w:before="200" w:after="100"/>
      </w:pPr>
      <w:r>
        <w:rPr>
          <w:rFonts w:ascii="Arial" w:eastAsia="Arial" w:hAnsi="Arial" w:cs="Arial"/>
        </w:rPr>
        <w:t>5.5. HEADER</w:t>
      </w:r>
    </w:p>
    <w:p w14:paraId="099AB476" w14:textId="77777777" w:rsidR="001C0BBA" w:rsidRDefault="001C0BBA" w:rsidP="001C0BBA">
      <w:pPr>
        <w:shd w:val="clear" w:color="auto" w:fill="F4F6F8"/>
        <w:spacing w:before="160" w:after="60"/>
      </w:pPr>
      <w:r>
        <w:rPr>
          <w:b/>
          <w:bCs/>
          <w:color w:val="0D1B2A"/>
        </w:rPr>
        <w:t>Line 11</w:t>
      </w:r>
      <w:r>
        <w:rPr>
          <w:b/>
          <w:bCs/>
          <w:color w:val="000000"/>
          <w:sz w:val="18"/>
          <w:szCs w:val="18"/>
        </w:rPr>
        <w:t xml:space="preserve">  ·  Color: BLK</w:t>
      </w:r>
      <w:r>
        <w:rPr>
          <w:i/>
          <w:iCs/>
          <w:color w:val="F4831F"/>
          <w:sz w:val="18"/>
          <w:szCs w:val="18"/>
        </w:rPr>
        <w:t xml:space="preserve">  ·  Pattern Structural</w:t>
      </w:r>
    </w:p>
    <w:p w14:paraId="0F09D03D" w14:textId="77777777" w:rsidR="001C0BBA" w:rsidRDefault="001C0BBA" w:rsidP="001C0BBA">
      <w:pPr>
        <w:spacing w:after="60"/>
      </w:pPr>
      <w:r>
        <w:rPr>
          <w:b/>
          <w:bCs/>
          <w:color w:val="4A5568"/>
          <w:sz w:val="18"/>
          <w:szCs w:val="18"/>
        </w:rPr>
        <w:t xml:space="preserve">Text: </w:t>
      </w:r>
      <w:r>
        <w:rPr>
          <w:i/>
          <w:iCs/>
          <w:sz w:val="18"/>
          <w:szCs w:val="18"/>
        </w:rPr>
        <w:t>"SCOPE OF WORK"</w:t>
      </w:r>
    </w:p>
    <w:p w14:paraId="06865E93" w14:textId="77777777" w:rsidR="001C0BBA" w:rsidRDefault="001C0BBA" w:rsidP="001C0BBA">
      <w:pPr>
        <w:spacing w:after="40"/>
      </w:pPr>
      <w:r>
        <w:rPr>
          <w:b/>
          <w:bCs/>
          <w:color w:val="2ECC71"/>
          <w:sz w:val="18"/>
          <w:szCs w:val="18"/>
        </w:rPr>
        <w:t xml:space="preserve">Keep when: </w:t>
      </w:r>
      <w:r>
        <w:rPr>
          <w:sz w:val="18"/>
          <w:szCs w:val="18"/>
        </w:rPr>
        <w:t>Always</w:t>
      </w:r>
    </w:p>
    <w:p w14:paraId="6BE6D988" w14:textId="77777777" w:rsidR="001C0BBA" w:rsidRDefault="001C0BBA" w:rsidP="001C0BBA">
      <w:pPr>
        <w:spacing w:after="40"/>
      </w:pPr>
      <w:r>
        <w:rPr>
          <w:b/>
          <w:bCs/>
          <w:color w:val="C0392B"/>
          <w:sz w:val="18"/>
          <w:szCs w:val="18"/>
        </w:rPr>
        <w:t xml:space="preserve">Remove when: </w:t>
      </w:r>
      <w:r>
        <w:rPr>
          <w:sz w:val="18"/>
          <w:szCs w:val="18"/>
        </w:rPr>
        <w:t>Never</w:t>
      </w:r>
    </w:p>
    <w:p w14:paraId="12343616" w14:textId="77777777" w:rsidR="001C0BBA" w:rsidRDefault="001C0BBA" w:rsidP="001C0BBA">
      <w:pPr>
        <w:pStyle w:val="Heading2"/>
        <w:spacing w:before="200" w:after="100"/>
      </w:pPr>
      <w:r>
        <w:rPr>
          <w:rFonts w:ascii="Arial" w:eastAsia="Arial" w:hAnsi="Arial" w:cs="Arial"/>
        </w:rPr>
        <w:t>5.6. SCOPE OF WORK</w:t>
      </w:r>
    </w:p>
    <w:p w14:paraId="780BB13F" w14:textId="77777777" w:rsidR="001C0BBA" w:rsidRDefault="001C0BBA" w:rsidP="001C0BBA">
      <w:pPr>
        <w:shd w:val="clear" w:color="auto" w:fill="F4F6F8"/>
        <w:spacing w:before="160" w:after="60"/>
      </w:pPr>
      <w:r>
        <w:rPr>
          <w:b/>
          <w:bCs/>
          <w:color w:val="0D1B2A"/>
        </w:rPr>
        <w:t>Line 12</w:t>
      </w:r>
      <w:r>
        <w:rPr>
          <w:b/>
          <w:bCs/>
          <w:color w:val="1A9FD8"/>
          <w:sz w:val="18"/>
          <w:szCs w:val="18"/>
        </w:rPr>
        <w:t xml:space="preserve">  ·  Color: BLU</w:t>
      </w:r>
      <w:r>
        <w:rPr>
          <w:i/>
          <w:iCs/>
          <w:color w:val="F4831F"/>
          <w:sz w:val="18"/>
          <w:szCs w:val="18"/>
        </w:rPr>
        <w:t xml:space="preserve">  ·  Pattern Always-include</w:t>
      </w:r>
    </w:p>
    <w:p w14:paraId="739BB41F" w14:textId="77777777" w:rsidR="001C0BBA" w:rsidRDefault="001C0BBA" w:rsidP="001C0BBA">
      <w:pPr>
        <w:spacing w:after="60"/>
      </w:pPr>
      <w:r>
        <w:rPr>
          <w:b/>
          <w:bCs/>
          <w:color w:val="4A5568"/>
          <w:sz w:val="18"/>
          <w:szCs w:val="18"/>
        </w:rPr>
        <w:t xml:space="preserve">Text: </w:t>
      </w:r>
      <w:r>
        <w:rPr>
          <w:i/>
          <w:iCs/>
          <w:sz w:val="18"/>
          <w:szCs w:val="18"/>
        </w:rPr>
        <w:t>"BUSINESS PARTNER (BP) shall strictly follow all relevant TCO Safety Instructions."</w:t>
      </w:r>
    </w:p>
    <w:p w14:paraId="3759FB61" w14:textId="77777777" w:rsidR="001C0BBA" w:rsidRDefault="001C0BBA" w:rsidP="001C0BBA">
      <w:pPr>
        <w:spacing w:after="40"/>
      </w:pPr>
      <w:r>
        <w:rPr>
          <w:b/>
          <w:bCs/>
          <w:color w:val="2ECC71"/>
          <w:sz w:val="18"/>
          <w:szCs w:val="18"/>
        </w:rPr>
        <w:t xml:space="preserve">Keep when: </w:t>
      </w:r>
      <w:r>
        <w:rPr>
          <w:sz w:val="18"/>
          <w:szCs w:val="18"/>
        </w:rPr>
        <w:t>Always</w:t>
      </w:r>
    </w:p>
    <w:p w14:paraId="120D844B" w14:textId="77777777" w:rsidR="001C0BBA" w:rsidRDefault="001C0BBA" w:rsidP="001C0BBA">
      <w:pPr>
        <w:spacing w:after="40"/>
      </w:pPr>
      <w:r>
        <w:rPr>
          <w:b/>
          <w:bCs/>
          <w:color w:val="C0392B"/>
          <w:sz w:val="18"/>
          <w:szCs w:val="18"/>
        </w:rPr>
        <w:lastRenderedPageBreak/>
        <w:t xml:space="preserve">Remove when: </w:t>
      </w:r>
      <w:r>
        <w:rPr>
          <w:sz w:val="18"/>
          <w:szCs w:val="18"/>
        </w:rPr>
        <w:t>Never</w:t>
      </w:r>
    </w:p>
    <w:p w14:paraId="2B98F2BC" w14:textId="77777777" w:rsidR="001C0BBA" w:rsidRDefault="001C0BBA" w:rsidP="001C0BBA">
      <w:pPr>
        <w:shd w:val="clear" w:color="auto" w:fill="F4F6F8"/>
        <w:spacing w:before="160" w:after="60"/>
      </w:pPr>
      <w:r>
        <w:rPr>
          <w:b/>
          <w:bCs/>
          <w:color w:val="0D1B2A"/>
        </w:rPr>
        <w:t>Line 13</w:t>
      </w:r>
      <w:r>
        <w:rPr>
          <w:b/>
          <w:bCs/>
          <w:color w:val="1A9FD8"/>
          <w:sz w:val="18"/>
          <w:szCs w:val="18"/>
        </w:rPr>
        <w:t xml:space="preserve">  ·  Color: BLU</w:t>
      </w:r>
      <w:r>
        <w:rPr>
          <w:i/>
          <w:iCs/>
          <w:color w:val="F4831F"/>
          <w:sz w:val="18"/>
          <w:szCs w:val="18"/>
        </w:rPr>
        <w:t xml:space="preserve">  ·  Pattern Always-include</w:t>
      </w:r>
    </w:p>
    <w:p w14:paraId="25A4E6B2" w14:textId="77777777" w:rsidR="001C0BBA" w:rsidRDefault="001C0BBA" w:rsidP="001C0BBA">
      <w:pPr>
        <w:spacing w:after="60"/>
      </w:pPr>
      <w:r>
        <w:rPr>
          <w:b/>
          <w:bCs/>
          <w:color w:val="4A5568"/>
          <w:sz w:val="18"/>
          <w:szCs w:val="18"/>
        </w:rPr>
        <w:t xml:space="preserve">Text: </w:t>
      </w:r>
      <w:r>
        <w:rPr>
          <w:i/>
          <w:iCs/>
          <w:sz w:val="18"/>
          <w:szCs w:val="18"/>
        </w:rPr>
        <w:t>"BUSINESS PARTNER (BP) shall follow all Quality Management (QM) requirements designated in the Quality Control package."</w:t>
      </w:r>
    </w:p>
    <w:p w14:paraId="423310AF" w14:textId="77777777" w:rsidR="001C0BBA" w:rsidRDefault="001C0BBA" w:rsidP="001C0BBA">
      <w:pPr>
        <w:spacing w:after="40"/>
      </w:pPr>
      <w:r>
        <w:rPr>
          <w:b/>
          <w:bCs/>
          <w:color w:val="2ECC71"/>
          <w:sz w:val="18"/>
          <w:szCs w:val="18"/>
        </w:rPr>
        <w:t xml:space="preserve">Keep when: </w:t>
      </w:r>
      <w:r>
        <w:rPr>
          <w:sz w:val="18"/>
          <w:szCs w:val="18"/>
        </w:rPr>
        <w:t>Always</w:t>
      </w:r>
    </w:p>
    <w:p w14:paraId="3C13D122" w14:textId="77777777" w:rsidR="001C0BBA" w:rsidRDefault="001C0BBA" w:rsidP="001C0BBA">
      <w:pPr>
        <w:spacing w:after="40"/>
      </w:pPr>
      <w:r>
        <w:rPr>
          <w:b/>
          <w:bCs/>
          <w:color w:val="C0392B"/>
          <w:sz w:val="18"/>
          <w:szCs w:val="18"/>
        </w:rPr>
        <w:t xml:space="preserve">Remove when: </w:t>
      </w:r>
      <w:r>
        <w:rPr>
          <w:sz w:val="18"/>
          <w:szCs w:val="18"/>
        </w:rPr>
        <w:t>Never</w:t>
      </w:r>
    </w:p>
    <w:p w14:paraId="5F4ACABC" w14:textId="77777777" w:rsidR="001C0BBA" w:rsidRDefault="001C0BBA" w:rsidP="001C0BBA">
      <w:pPr>
        <w:pStyle w:val="Heading2"/>
        <w:spacing w:before="200" w:after="100"/>
      </w:pPr>
      <w:r>
        <w:rPr>
          <w:rFonts w:ascii="Arial" w:eastAsia="Arial" w:hAnsi="Arial" w:cs="Arial"/>
        </w:rPr>
        <w:t>5.7. PRELIMINARY SITE WORK</w:t>
      </w:r>
    </w:p>
    <w:p w14:paraId="53506FC7" w14:textId="77777777" w:rsidR="001C0BBA" w:rsidRDefault="001C0BBA" w:rsidP="001C0BBA">
      <w:pPr>
        <w:shd w:val="clear" w:color="auto" w:fill="F4F6F8"/>
        <w:spacing w:before="160" w:after="60"/>
      </w:pPr>
      <w:r>
        <w:rPr>
          <w:b/>
          <w:bCs/>
          <w:color w:val="0D1B2A"/>
        </w:rPr>
        <w:t>Line 14</w:t>
      </w:r>
      <w:r>
        <w:rPr>
          <w:b/>
          <w:bCs/>
          <w:color w:val="2ECC71"/>
          <w:sz w:val="18"/>
          <w:szCs w:val="18"/>
        </w:rPr>
        <w:t xml:space="preserve">  ·  Color: GRN/Bold</w:t>
      </w:r>
      <w:r>
        <w:rPr>
          <w:i/>
          <w:iCs/>
          <w:color w:val="F4831F"/>
          <w:sz w:val="18"/>
          <w:szCs w:val="18"/>
        </w:rPr>
        <w:t xml:space="preserve">  ·  Pattern A</w:t>
      </w:r>
    </w:p>
    <w:p w14:paraId="4FDD0B32" w14:textId="31614FA5" w:rsidR="001C0BBA" w:rsidRDefault="001C0BBA" w:rsidP="001C0BBA">
      <w:pPr>
        <w:spacing w:after="60"/>
      </w:pPr>
      <w:r>
        <w:rPr>
          <w:b/>
          <w:bCs/>
          <w:color w:val="4A5568"/>
          <w:sz w:val="18"/>
          <w:szCs w:val="18"/>
        </w:rPr>
        <w:t xml:space="preserve">Text: </w:t>
      </w:r>
      <w:r>
        <w:rPr>
          <w:i/>
          <w:iCs/>
          <w:sz w:val="18"/>
          <w:szCs w:val="18"/>
        </w:rPr>
        <w:t>"PRELIMINARY SITE WORK</w:t>
      </w:r>
      <w:r w:rsidR="006E2420">
        <w:rPr>
          <w:i/>
          <w:iCs/>
          <w:sz w:val="18"/>
          <w:szCs w:val="18"/>
        </w:rPr>
        <w:t xml:space="preserve"> (PSW)</w:t>
      </w:r>
      <w:r>
        <w:rPr>
          <w:i/>
          <w:iCs/>
          <w:sz w:val="18"/>
          <w:szCs w:val="18"/>
        </w:rPr>
        <w:t>:</w:t>
      </w:r>
      <w:del w:id="23" w:author="Medetov, Nauryzbek [Tengizchevroil]" w:date="2026-06-21T20:48:00Z" w16du:dateUtc="2026-06-21T15:48:00Z">
        <w:r w:rsidDel="00026B27">
          <w:rPr>
            <w:i/>
            <w:iCs/>
            <w:sz w:val="18"/>
            <w:szCs w:val="18"/>
          </w:rPr>
          <w:delText xml:space="preserve"> (section header)"</w:delText>
        </w:r>
      </w:del>
    </w:p>
    <w:p w14:paraId="6E035833" w14:textId="77777777" w:rsidR="001C0BBA" w:rsidRDefault="001C0BBA" w:rsidP="001C0BBA">
      <w:pPr>
        <w:spacing w:after="40"/>
      </w:pPr>
      <w:r>
        <w:rPr>
          <w:b/>
          <w:bCs/>
          <w:color w:val="2ECC71"/>
          <w:sz w:val="18"/>
          <w:szCs w:val="18"/>
        </w:rPr>
        <w:t xml:space="preserve">Keep when: </w:t>
      </w:r>
      <w:r>
        <w:rPr>
          <w:sz w:val="18"/>
          <w:szCs w:val="18"/>
        </w:rPr>
        <w:t>When any PSW activity applies (almost always)</w:t>
      </w:r>
    </w:p>
    <w:p w14:paraId="115B90F8" w14:textId="76256F42" w:rsidR="001C0BBA" w:rsidRDefault="001C0BBA" w:rsidP="001C0BBA">
      <w:pPr>
        <w:spacing w:after="40"/>
      </w:pPr>
      <w:r>
        <w:rPr>
          <w:b/>
          <w:bCs/>
          <w:color w:val="C0392B"/>
          <w:sz w:val="18"/>
          <w:szCs w:val="18"/>
        </w:rPr>
        <w:t xml:space="preserve">Remove when: </w:t>
      </w:r>
      <w:r w:rsidR="00B722F5">
        <w:rPr>
          <w:sz w:val="18"/>
          <w:szCs w:val="18"/>
        </w:rPr>
        <w:t>N</w:t>
      </w:r>
      <w:r w:rsidR="006E2420">
        <w:rPr>
          <w:sz w:val="18"/>
          <w:szCs w:val="18"/>
        </w:rPr>
        <w:t>ever</w:t>
      </w:r>
    </w:p>
    <w:p w14:paraId="00D53810" w14:textId="77777777" w:rsidR="001C0BBA" w:rsidRDefault="001C0BBA" w:rsidP="001C0BBA">
      <w:pPr>
        <w:spacing w:after="40"/>
      </w:pPr>
      <w:r>
        <w:rPr>
          <w:b/>
          <w:bCs/>
          <w:color w:val="4A5568"/>
          <w:sz w:val="18"/>
          <w:szCs w:val="18"/>
        </w:rPr>
        <w:t xml:space="preserve">Inputs needed: </w:t>
      </w:r>
      <w:r>
        <w:rPr>
          <w:rFonts w:ascii="Consolas" w:eastAsia="Consolas" w:hAnsi="Consolas" w:cs="Consolas"/>
          <w:sz w:val="18"/>
          <w:szCs w:val="18"/>
        </w:rPr>
        <w:t>scope_type</w:t>
      </w:r>
    </w:p>
    <w:p w14:paraId="0ED4799C" w14:textId="75CE82CF" w:rsidR="001C0BBA" w:rsidRDefault="001C0BBA" w:rsidP="001C0BBA">
      <w:pPr>
        <w:shd w:val="clear" w:color="auto" w:fill="FFF4CC"/>
        <w:spacing w:before="160" w:after="60"/>
      </w:pPr>
      <w:r>
        <w:rPr>
          <w:b/>
          <w:bCs/>
          <w:color w:val="0D1B2A"/>
        </w:rPr>
        <w:t>Line 15</w:t>
      </w:r>
      <w:r>
        <w:rPr>
          <w:b/>
          <w:bCs/>
          <w:color w:val="2ECC71"/>
          <w:sz w:val="18"/>
          <w:szCs w:val="18"/>
        </w:rPr>
        <w:t xml:space="preserve">  ·  Color: GRN/RED</w:t>
      </w:r>
      <w:r>
        <w:rPr>
          <w:i/>
          <w:iCs/>
          <w:color w:val="F4831F"/>
          <w:sz w:val="18"/>
          <w:szCs w:val="18"/>
        </w:rPr>
        <w:t xml:space="preserve">  ·  Pattern B + A</w:t>
      </w:r>
      <w:r>
        <w:rPr>
          <w:b/>
          <w:bCs/>
          <w:color w:val="F4831F"/>
          <w:sz w:val="16"/>
          <w:szCs w:val="16"/>
        </w:rPr>
        <w:t xml:space="preserve">  </w:t>
      </w:r>
    </w:p>
    <w:p w14:paraId="084A0734" w14:textId="35723B31" w:rsidR="001C0BBA" w:rsidRDefault="001C0BBA" w:rsidP="001C0BBA">
      <w:pPr>
        <w:spacing w:after="60"/>
      </w:pPr>
      <w:r>
        <w:rPr>
          <w:b/>
          <w:bCs/>
          <w:color w:val="4A5568"/>
          <w:sz w:val="18"/>
          <w:szCs w:val="18"/>
        </w:rPr>
        <w:t xml:space="preserve">Text: </w:t>
      </w:r>
      <w:r>
        <w:rPr>
          <w:i/>
          <w:iCs/>
          <w:sz w:val="18"/>
          <w:szCs w:val="18"/>
        </w:rPr>
        <w:t>"Prior to start of mechanical activities, perform wall thickness testing at TP</w:t>
      </w:r>
      <w:ins w:id="24" w:author="Medetov, Nauryzbek [Tengizchevroil]" w:date="2026-06-21T20:49:00Z" w16du:dateUtc="2026-06-21T15:49:00Z">
        <w:r w:rsidR="00026B27">
          <w:rPr>
            <w:i/>
            <w:iCs/>
            <w:sz w:val="18"/>
            <w:szCs w:val="18"/>
          </w:rPr>
          <w:t>-EWR number</w:t>
        </w:r>
      </w:ins>
      <w:del w:id="25" w:author="Medetov, Nauryzbek [Tengizchevroil]" w:date="2026-06-21T20:49:00Z" w16du:dateUtc="2026-06-21T15:49:00Z">
        <w:r w:rsidDel="00026B27">
          <w:rPr>
            <w:i/>
            <w:iCs/>
            <w:sz w:val="18"/>
            <w:szCs w:val="18"/>
          </w:rPr>
          <w:delText>x</w:delText>
        </w:r>
      </w:del>
      <w:ins w:id="26" w:author="Medetov, Nauryzbek [Tengizchevroil]" w:date="2026-06-21T20:49:00Z" w16du:dateUtc="2026-06-21T15:49:00Z">
        <w:r w:rsidR="00026B27" w:rsidDel="00026B27">
          <w:rPr>
            <w:i/>
            <w:iCs/>
            <w:sz w:val="18"/>
            <w:szCs w:val="18"/>
          </w:rPr>
          <w:t xml:space="preserve"> </w:t>
        </w:r>
      </w:ins>
      <w:del w:id="27" w:author="Medetov, Nauryzbek [Tengizchevroil]" w:date="2026-06-21T20:49:00Z" w16du:dateUtc="2026-06-21T15:49:00Z">
        <w:r w:rsidDel="00026B27">
          <w:rPr>
            <w:i/>
            <w:iCs/>
            <w:sz w:val="18"/>
            <w:szCs w:val="18"/>
          </w:rPr>
          <w:delText>x-yyy</w:delText>
        </w:r>
      </w:del>
      <w:r>
        <w:rPr>
          <w:i/>
          <w:iCs/>
          <w:sz w:val="18"/>
          <w:szCs w:val="18"/>
        </w:rPr>
        <w:t>/000 and TP</w:t>
      </w:r>
      <w:ins w:id="28" w:author="Medetov, Nauryzbek [Tengizchevroil]" w:date="2026-06-21T20:49:00Z" w16du:dateUtc="2026-06-21T15:49:00Z">
        <w:r w:rsidR="00026B27">
          <w:rPr>
            <w:i/>
            <w:iCs/>
            <w:sz w:val="18"/>
            <w:szCs w:val="18"/>
          </w:rPr>
          <w:t>-EWR number</w:t>
        </w:r>
        <w:r w:rsidR="00026B27" w:rsidDel="00026B27">
          <w:rPr>
            <w:i/>
            <w:iCs/>
            <w:sz w:val="18"/>
            <w:szCs w:val="18"/>
          </w:rPr>
          <w:t xml:space="preserve"> </w:t>
        </w:r>
      </w:ins>
      <w:del w:id="29" w:author="Medetov, Nauryzbek [Tengizchevroil]" w:date="2026-06-21T20:49:00Z" w16du:dateUtc="2026-06-21T15:49:00Z">
        <w:r w:rsidDel="00026B27">
          <w:rPr>
            <w:i/>
            <w:iCs/>
            <w:sz w:val="18"/>
            <w:szCs w:val="18"/>
          </w:rPr>
          <w:delText>xx-yyy</w:delText>
        </w:r>
      </w:del>
      <w:r>
        <w:rPr>
          <w:i/>
          <w:iCs/>
          <w:sz w:val="18"/>
          <w:szCs w:val="18"/>
        </w:rPr>
        <w:t>/999</w:t>
      </w:r>
      <w:ins w:id="30" w:author="Medetov, Nauryzbek [Tengizchevroil]" w:date="2026-06-21T20:50:00Z" w16du:dateUtc="2026-06-21T15:50:00Z">
        <w:r w:rsidR="00026B27">
          <w:rPr>
            <w:i/>
            <w:iCs/>
            <w:sz w:val="18"/>
            <w:szCs w:val="18"/>
          </w:rPr>
          <w:t xml:space="preserve"> </w:t>
        </w:r>
      </w:ins>
      <w:ins w:id="31" w:author="Medetov, Nauryzbek [Tengizchevroil]" w:date="2026-06-21T20:49:00Z" w16du:dateUtc="2026-06-21T15:49:00Z">
        <w:r w:rsidR="00026B27">
          <w:rPr>
            <w:i/>
            <w:iCs/>
            <w:sz w:val="18"/>
            <w:szCs w:val="18"/>
          </w:rPr>
          <w:t>to confirm that wall thickness is adequate for welding. Results shall be reviewed and approved by the Fixed Equipment Reliability (FER) Unit Inspector."</w:t>
        </w:r>
      </w:ins>
      <w:del w:id="32" w:author="Medetov, Nauryzbek [Tengizchevroil]" w:date="2026-06-21T20:49:00Z" w16du:dateUtc="2026-06-21T15:49:00Z">
        <w:r w:rsidDel="00026B27">
          <w:rPr>
            <w:i/>
            <w:iCs/>
            <w:sz w:val="18"/>
            <w:szCs w:val="18"/>
          </w:rPr>
          <w:delText>.</w:delText>
        </w:r>
      </w:del>
      <w:r>
        <w:rPr>
          <w:i/>
          <w:iCs/>
          <w:sz w:val="18"/>
          <w:szCs w:val="18"/>
        </w:rPr>
        <w:t>"</w:t>
      </w:r>
    </w:p>
    <w:p w14:paraId="1B031758" w14:textId="7F5EEA7F" w:rsidR="001C0BBA" w:rsidRDefault="001C0BBA" w:rsidP="001C0BBA">
      <w:pPr>
        <w:spacing w:after="40"/>
      </w:pPr>
      <w:r>
        <w:rPr>
          <w:b/>
          <w:bCs/>
          <w:color w:val="2ECC71"/>
          <w:sz w:val="18"/>
          <w:szCs w:val="18"/>
        </w:rPr>
        <w:t xml:space="preserve">Keep when: </w:t>
      </w:r>
      <w:ins w:id="33" w:author="Medetov, Nauryzbek [Tengizchevroil]" w:date="2026-07-06T19:39:00Z" w16du:dateUtc="2026-07-06T14:39:00Z">
        <w:r w:rsidR="000978C7">
          <w:rPr>
            <w:b/>
            <w:bCs/>
            <w:color w:val="000000"/>
            <w:sz w:val="18"/>
            <w:szCs w:val="18"/>
          </w:rPr>
          <w:t>placeholders_TP</w:t>
        </w:r>
      </w:ins>
      <w:ins w:id="34" w:author="Medetov, Nauryzbek [Tengizchevroil]" w:date="2026-07-06T19:42:00Z" w16du:dateUtc="2026-07-06T14:42:00Z">
        <w:r w:rsidR="002A2AFA">
          <w:rPr>
            <w:b/>
            <w:bCs/>
            <w:color w:val="000000"/>
            <w:sz w:val="18"/>
            <w:szCs w:val="18"/>
          </w:rPr>
          <w:t xml:space="preserve"> (</w:t>
        </w:r>
        <w:r w:rsidR="002A2AFA" w:rsidRPr="002A2AFA">
          <w:rPr>
            <w:b/>
            <w:bCs/>
            <w:color w:val="000000"/>
            <w:sz w:val="18"/>
            <w:szCs w:val="18"/>
          </w:rPr>
          <w:t>tie_in_ids</w:t>
        </w:r>
        <w:r w:rsidR="002A2AFA">
          <w:rPr>
            <w:b/>
            <w:bCs/>
            <w:color w:val="000000"/>
            <w:sz w:val="18"/>
            <w:szCs w:val="18"/>
          </w:rPr>
          <w:t>)</w:t>
        </w:r>
      </w:ins>
      <w:ins w:id="35" w:author="Medetov, Nauryzbek [Tengizchevroil]" w:date="2026-07-06T19:39:00Z" w16du:dateUtc="2026-07-06T14:39:00Z">
        <w:r w:rsidR="000978C7">
          <w:rPr>
            <w:b/>
            <w:bCs/>
            <w:color w:val="000000"/>
            <w:sz w:val="18"/>
            <w:szCs w:val="18"/>
          </w:rPr>
          <w:t xml:space="preserve"> </w:t>
        </w:r>
        <w:r w:rsidR="003464F3" w:rsidRPr="003464F3">
          <w:rPr>
            <w:color w:val="000000"/>
            <w:sz w:val="18"/>
            <w:szCs w:val="18"/>
            <w:rPrChange w:id="36" w:author="Medetov, Nauryzbek [Tengizchevroil]" w:date="2026-07-06T19:39:00Z" w16du:dateUtc="2026-07-06T14:39:00Z">
              <w:rPr>
                <w:b/>
                <w:bCs/>
                <w:color w:val="000000"/>
                <w:sz w:val="18"/>
                <w:szCs w:val="18"/>
              </w:rPr>
            </w:rPrChange>
          </w:rPr>
          <w:t>is provided</w:t>
        </w:r>
        <w:r w:rsidR="003464F3">
          <w:rPr>
            <w:sz w:val="18"/>
            <w:szCs w:val="18"/>
          </w:rPr>
          <w:t>.</w:t>
        </w:r>
      </w:ins>
      <w:del w:id="37" w:author="Medetov, Nauryzbek [Tengizchevroil]" w:date="2026-07-06T19:39:00Z" w16du:dateUtc="2026-07-06T14:39:00Z">
        <w:r w:rsidDel="000978C7">
          <w:rPr>
            <w:sz w:val="18"/>
            <w:szCs w:val="18"/>
          </w:rPr>
          <w:delText>When tie-in points exist (essentially always for in-kind piping)</w:delText>
        </w:r>
      </w:del>
    </w:p>
    <w:p w14:paraId="60A344B3" w14:textId="77777777" w:rsidR="001C0BBA" w:rsidRDefault="001C0BBA" w:rsidP="001C0BBA">
      <w:pPr>
        <w:spacing w:after="40"/>
      </w:pPr>
      <w:r>
        <w:rPr>
          <w:b/>
          <w:bCs/>
          <w:color w:val="C0392B"/>
          <w:sz w:val="18"/>
          <w:szCs w:val="18"/>
        </w:rPr>
        <w:t xml:space="preserve">Remove when: </w:t>
      </w:r>
      <w:r>
        <w:rPr>
          <w:sz w:val="18"/>
          <w:szCs w:val="18"/>
        </w:rPr>
        <w:t>Only if no tie-ins</w:t>
      </w:r>
    </w:p>
    <w:p w14:paraId="728F7249" w14:textId="51B24ABB" w:rsidR="001C0BBA" w:rsidRDefault="001C0BBA" w:rsidP="001C0BBA">
      <w:pPr>
        <w:spacing w:after="40"/>
        <w:rPr>
          <w:ins w:id="38" w:author="Medetov, Nauryzbek [Tengizchevroil]" w:date="2026-07-06T19:40:00Z" w16du:dateUtc="2026-07-06T14:40:00Z"/>
          <w:rFonts w:ascii="Consolas" w:eastAsia="Consolas" w:hAnsi="Consolas" w:cs="Consolas"/>
          <w:sz w:val="18"/>
          <w:szCs w:val="18"/>
        </w:rPr>
      </w:pPr>
      <w:r>
        <w:rPr>
          <w:b/>
          <w:bCs/>
          <w:color w:val="4A5568"/>
          <w:sz w:val="18"/>
          <w:szCs w:val="18"/>
        </w:rPr>
        <w:t xml:space="preserve">Inputs needed: </w:t>
      </w:r>
      <w:r>
        <w:rPr>
          <w:rFonts w:ascii="Consolas" w:eastAsia="Consolas" w:hAnsi="Consolas" w:cs="Consolas"/>
          <w:sz w:val="18"/>
          <w:szCs w:val="18"/>
        </w:rPr>
        <w:t>placeholders_TP</w:t>
      </w:r>
      <w:r w:rsidR="006E2420">
        <w:rPr>
          <w:rFonts w:ascii="Consolas" w:eastAsia="Consolas" w:hAnsi="Consolas" w:cs="Consolas"/>
          <w:sz w:val="18"/>
          <w:szCs w:val="18"/>
        </w:rPr>
        <w:t xml:space="preserve">, </w:t>
      </w:r>
      <w:r w:rsidR="006E2420" w:rsidRPr="006E2420">
        <w:rPr>
          <w:rFonts w:ascii="Consolas" w:eastAsia="Consolas" w:hAnsi="Consolas" w:cs="Consolas"/>
          <w:sz w:val="18"/>
          <w:szCs w:val="18"/>
        </w:rPr>
        <w:t>scope_type</w:t>
      </w:r>
    </w:p>
    <w:p w14:paraId="2A51C99F" w14:textId="703633A2" w:rsidR="007A72B8" w:rsidRDefault="007A72B8" w:rsidP="007A72B8">
      <w:pPr>
        <w:rPr>
          <w:ins w:id="39" w:author="Medetov, Nauryzbek [Tengizchevroil]" w:date="2026-07-06T19:40:00Z" w16du:dateUtc="2026-07-06T14:40:00Z"/>
        </w:rPr>
      </w:pPr>
      <w:ins w:id="40" w:author="Medetov, Nauryzbek [Tengizchevroil]" w:date="2026-07-06T19:40:00Z" w16du:dateUtc="2026-07-06T14:40:00Z">
        <w:r>
          <w:rPr>
            <w:b/>
            <w:bCs/>
            <w:color w:val="F4831F"/>
            <w:sz w:val="18"/>
            <w:szCs w:val="18"/>
          </w:rPr>
          <w:t xml:space="preserve">Note: </w:t>
        </w:r>
        <w:r>
          <w:rPr>
            <w:i/>
            <w:iCs/>
            <w:color w:val="F4831F"/>
            <w:sz w:val="18"/>
            <w:szCs w:val="18"/>
          </w:rPr>
          <w:t xml:space="preserve">Ask for tie-in numbers </w:t>
        </w:r>
      </w:ins>
      <w:ins w:id="41" w:author="Medetov, Nauryzbek [Tengizchevroil]" w:date="2026-07-06T19:41:00Z" w16du:dateUtc="2026-07-06T14:41:00Z">
        <w:r w:rsidR="005621AA">
          <w:rPr>
            <w:i/>
            <w:iCs/>
            <w:color w:val="F4831F"/>
            <w:sz w:val="18"/>
            <w:szCs w:val="18"/>
          </w:rPr>
          <w:t>if wasn’t explicitly provided.</w:t>
        </w:r>
      </w:ins>
      <w:ins w:id="42" w:author="Medetov, Nauryzbek [Tengizchevroil]" w:date="2026-07-06T19:48:00Z" w16du:dateUtc="2026-07-06T14:48:00Z">
        <w:r w:rsidR="00692239">
          <w:rPr>
            <w:i/>
            <w:iCs/>
            <w:color w:val="F4831F"/>
            <w:sz w:val="18"/>
            <w:szCs w:val="18"/>
          </w:rPr>
          <w:t xml:space="preserve"> </w:t>
        </w:r>
      </w:ins>
      <w:ins w:id="43" w:author="Medetov, Nauryzbek [Tengizchevroil]" w:date="2026-07-06T19:49:00Z" w16du:dateUtc="2026-07-06T14:49:00Z">
        <w:r w:rsidR="00692239">
          <w:rPr>
            <w:i/>
            <w:iCs/>
            <w:sz w:val="18"/>
            <w:szCs w:val="18"/>
          </w:rPr>
          <w:t>If not provided, given one should be displayed in RED font.</w:t>
        </w:r>
      </w:ins>
    </w:p>
    <w:p w14:paraId="798D375E" w14:textId="77777777" w:rsidR="007A72B8" w:rsidRDefault="007A72B8" w:rsidP="001C0BBA">
      <w:pPr>
        <w:spacing w:after="40"/>
      </w:pPr>
    </w:p>
    <w:p w14:paraId="04204838" w14:textId="5A3A7190" w:rsidR="001C0BBA" w:rsidDel="00026B27" w:rsidRDefault="001C0BBA" w:rsidP="001C0BBA">
      <w:pPr>
        <w:spacing w:after="40"/>
        <w:rPr>
          <w:del w:id="44" w:author="Medetov, Nauryzbek [Tengizchevroil]" w:date="2026-06-21T20:50:00Z" w16du:dateUtc="2026-06-21T15:50:00Z"/>
        </w:rPr>
      </w:pPr>
      <w:del w:id="45" w:author="Medetov, Nauryzbek [Tengizchevroil]" w:date="2026-06-21T20:50:00Z" w16du:dateUtc="2026-06-21T15:50:00Z">
        <w:r w:rsidDel="00026B27">
          <w:rPr>
            <w:b/>
            <w:bCs/>
            <w:color w:val="4A5568"/>
            <w:sz w:val="18"/>
            <w:szCs w:val="18"/>
          </w:rPr>
          <w:delText xml:space="preserve">RAG sources: </w:delText>
        </w:r>
        <w:r w:rsidDel="00026B27">
          <w:rPr>
            <w:i/>
            <w:iCs/>
            <w:color w:val="8FA3B1"/>
            <w:sz w:val="18"/>
            <w:szCs w:val="18"/>
          </w:rPr>
          <w:delText>I</w:delText>
        </w:r>
        <w:r w:rsidR="006E2420" w:rsidDel="00026B27">
          <w:rPr>
            <w:i/>
            <w:iCs/>
            <w:color w:val="8FA3B1"/>
            <w:sz w:val="18"/>
            <w:szCs w:val="18"/>
          </w:rPr>
          <w:delText>SO or explicitly provided</w:delText>
        </w:r>
      </w:del>
    </w:p>
    <w:p w14:paraId="5D4D3222" w14:textId="77777777" w:rsidR="001C0BBA" w:rsidRDefault="001C0BBA" w:rsidP="001C0BBA">
      <w:pPr>
        <w:shd w:val="clear" w:color="auto" w:fill="F4F6F8"/>
        <w:spacing w:before="160" w:after="60"/>
      </w:pPr>
      <w:r>
        <w:rPr>
          <w:b/>
          <w:bCs/>
          <w:color w:val="0D1B2A"/>
        </w:rPr>
        <w:t>Line 16</w:t>
      </w:r>
      <w:r>
        <w:rPr>
          <w:b/>
          <w:bCs/>
          <w:color w:val="2ECC71"/>
          <w:sz w:val="18"/>
          <w:szCs w:val="18"/>
        </w:rPr>
        <w:t xml:space="preserve">  ·  Color: GRN</w:t>
      </w:r>
      <w:r>
        <w:rPr>
          <w:i/>
          <w:iCs/>
          <w:color w:val="F4831F"/>
          <w:sz w:val="18"/>
          <w:szCs w:val="18"/>
        </w:rPr>
        <w:t xml:space="preserve">  ·  Pattern A-paired</w:t>
      </w:r>
    </w:p>
    <w:p w14:paraId="75892721" w14:textId="77777777" w:rsidR="001C0BBA" w:rsidRDefault="001C0BBA" w:rsidP="001C0BBA">
      <w:pPr>
        <w:spacing w:after="60"/>
      </w:pPr>
      <w:r>
        <w:rPr>
          <w:b/>
          <w:bCs/>
          <w:color w:val="4A5568"/>
          <w:sz w:val="18"/>
          <w:szCs w:val="18"/>
        </w:rPr>
        <w:t xml:space="preserve">Text: </w:t>
      </w:r>
      <w:r>
        <w:rPr>
          <w:i/>
          <w:iCs/>
          <w:sz w:val="18"/>
          <w:szCs w:val="18"/>
        </w:rPr>
        <w:t>"NOTE: Perform the wall thickness test by marking out and recording a matrix as directed by the TCO FER Unit Inspector."</w:t>
      </w:r>
    </w:p>
    <w:p w14:paraId="29AF0298" w14:textId="77777777" w:rsidR="001C0BBA" w:rsidRDefault="001C0BBA" w:rsidP="001C0BBA">
      <w:pPr>
        <w:spacing w:after="40"/>
      </w:pPr>
      <w:r>
        <w:rPr>
          <w:b/>
          <w:bCs/>
          <w:color w:val="2ECC71"/>
          <w:sz w:val="18"/>
          <w:szCs w:val="18"/>
        </w:rPr>
        <w:t xml:space="preserve">Keep when: </w:t>
      </w:r>
      <w:r>
        <w:rPr>
          <w:sz w:val="18"/>
          <w:szCs w:val="18"/>
        </w:rPr>
        <w:t>Whenever line 15 is kept</w:t>
      </w:r>
    </w:p>
    <w:p w14:paraId="3A034062" w14:textId="77777777" w:rsidR="001C0BBA" w:rsidRDefault="001C0BBA" w:rsidP="001C0BBA">
      <w:pPr>
        <w:spacing w:after="40"/>
      </w:pPr>
      <w:r>
        <w:rPr>
          <w:b/>
          <w:bCs/>
          <w:color w:val="C0392B"/>
          <w:sz w:val="18"/>
          <w:szCs w:val="18"/>
        </w:rPr>
        <w:t xml:space="preserve">Remove when: </w:t>
      </w:r>
      <w:r>
        <w:rPr>
          <w:sz w:val="18"/>
          <w:szCs w:val="18"/>
        </w:rPr>
        <w:t>Whenever line 15 is removed</w:t>
      </w:r>
    </w:p>
    <w:p w14:paraId="29C9CE2A" w14:textId="77777777" w:rsidR="001C0BBA" w:rsidRDefault="001C0BBA" w:rsidP="001C0BBA">
      <w:pPr>
        <w:shd w:val="clear" w:color="auto" w:fill="F4F6F8"/>
        <w:spacing w:before="160" w:after="60"/>
      </w:pPr>
      <w:r>
        <w:rPr>
          <w:b/>
          <w:bCs/>
          <w:color w:val="0D1B2A"/>
        </w:rPr>
        <w:t>Line 17</w:t>
      </w:r>
      <w:r>
        <w:rPr>
          <w:b/>
          <w:bCs/>
          <w:color w:val="2ECC71"/>
          <w:sz w:val="18"/>
          <w:szCs w:val="18"/>
        </w:rPr>
        <w:t xml:space="preserve">  ·  Color: GRN</w:t>
      </w:r>
      <w:r>
        <w:rPr>
          <w:i/>
          <w:iCs/>
          <w:color w:val="F4831F"/>
          <w:sz w:val="18"/>
          <w:szCs w:val="18"/>
        </w:rPr>
        <w:t xml:space="preserve">  ·  Pattern A</w:t>
      </w:r>
    </w:p>
    <w:p w14:paraId="3DF6DD93" w14:textId="77777777" w:rsidR="001C0BBA" w:rsidRDefault="001C0BBA" w:rsidP="001C0BBA">
      <w:pPr>
        <w:spacing w:after="60"/>
      </w:pPr>
      <w:r>
        <w:rPr>
          <w:b/>
          <w:bCs/>
          <w:color w:val="4A5568"/>
          <w:sz w:val="18"/>
          <w:szCs w:val="18"/>
        </w:rPr>
        <w:t xml:space="preserve">Text: </w:t>
      </w:r>
      <w:r>
        <w:rPr>
          <w:i/>
          <w:iCs/>
          <w:sz w:val="18"/>
          <w:szCs w:val="18"/>
        </w:rPr>
        <w:t>"Prior to commencing any fabrication works verify dimensions, pipe routing and field weld locations on site."</w:t>
      </w:r>
    </w:p>
    <w:p w14:paraId="429F32B5" w14:textId="6EF6CD52" w:rsidR="001C0BBA" w:rsidRDefault="001C0BBA" w:rsidP="001C0BBA">
      <w:pPr>
        <w:spacing w:after="40"/>
      </w:pPr>
      <w:r>
        <w:rPr>
          <w:b/>
          <w:bCs/>
          <w:color w:val="2ECC71"/>
          <w:sz w:val="18"/>
          <w:szCs w:val="18"/>
        </w:rPr>
        <w:t xml:space="preserve">Keep when: </w:t>
      </w:r>
      <w:r>
        <w:rPr>
          <w:sz w:val="18"/>
          <w:szCs w:val="18"/>
        </w:rPr>
        <w:t>When fabrication in scope</w:t>
      </w:r>
      <w:r w:rsidR="00B722F5">
        <w:rPr>
          <w:sz w:val="18"/>
          <w:szCs w:val="18"/>
        </w:rPr>
        <w:t xml:space="preserve"> (almost always)</w:t>
      </w:r>
    </w:p>
    <w:p w14:paraId="70692F94" w14:textId="275315F7" w:rsidR="001C0BBA" w:rsidRDefault="001C0BBA" w:rsidP="001C0BBA">
      <w:pPr>
        <w:spacing w:after="40"/>
      </w:pPr>
      <w:r>
        <w:rPr>
          <w:b/>
          <w:bCs/>
          <w:color w:val="C0392B"/>
          <w:sz w:val="18"/>
          <w:szCs w:val="18"/>
        </w:rPr>
        <w:t xml:space="preserve">Remove when: </w:t>
      </w:r>
      <w:r w:rsidR="00B722F5">
        <w:rPr>
          <w:sz w:val="18"/>
          <w:szCs w:val="18"/>
        </w:rPr>
        <w:t>Never</w:t>
      </w:r>
    </w:p>
    <w:p w14:paraId="0E533B34" w14:textId="77777777" w:rsidR="001C0BBA" w:rsidRDefault="001C0BBA" w:rsidP="001C0BBA">
      <w:pPr>
        <w:spacing w:after="40"/>
      </w:pPr>
      <w:r>
        <w:rPr>
          <w:b/>
          <w:bCs/>
          <w:color w:val="4A5568"/>
          <w:sz w:val="18"/>
          <w:szCs w:val="18"/>
        </w:rPr>
        <w:t xml:space="preserve">Inputs needed: </w:t>
      </w:r>
      <w:r>
        <w:rPr>
          <w:rFonts w:ascii="Consolas" w:eastAsia="Consolas" w:hAnsi="Consolas" w:cs="Consolas"/>
          <w:sz w:val="18"/>
          <w:szCs w:val="18"/>
        </w:rPr>
        <w:t>scope_type</w:t>
      </w:r>
    </w:p>
    <w:p w14:paraId="2A12E5E0" w14:textId="105B0F39" w:rsidR="001C0BBA" w:rsidDel="00D32767" w:rsidRDefault="001C0BBA" w:rsidP="001C0BBA">
      <w:pPr>
        <w:shd w:val="clear" w:color="auto" w:fill="F4F6F8"/>
        <w:spacing w:before="160" w:after="60"/>
        <w:rPr>
          <w:del w:id="46" w:author="Medetov, Nauryzbek [Tengizchevroil]" w:date="2026-06-21T20:59:00Z" w16du:dateUtc="2026-06-21T15:59:00Z"/>
        </w:rPr>
      </w:pPr>
      <w:del w:id="47" w:author="Medetov, Nauryzbek [Tengizchevroil]" w:date="2026-06-21T20:59:00Z" w16du:dateUtc="2026-06-21T15:59:00Z">
        <w:r w:rsidDel="00D32767">
          <w:rPr>
            <w:b/>
            <w:bCs/>
            <w:color w:val="0D1B2A"/>
          </w:rPr>
          <w:delText>Line 18</w:delText>
        </w:r>
        <w:r w:rsidDel="00D32767">
          <w:rPr>
            <w:b/>
            <w:bCs/>
            <w:color w:val="2ECC71"/>
            <w:sz w:val="18"/>
            <w:szCs w:val="18"/>
          </w:rPr>
          <w:delText xml:space="preserve">  ·  Color: GRN/PUR</w:delText>
        </w:r>
        <w:r w:rsidDel="00D32767">
          <w:rPr>
            <w:i/>
            <w:iCs/>
            <w:color w:val="F4831F"/>
            <w:sz w:val="18"/>
            <w:szCs w:val="18"/>
          </w:rPr>
          <w:delText xml:space="preserve">  ·  Pattern A + C</w:delText>
        </w:r>
      </w:del>
    </w:p>
    <w:p w14:paraId="32098DC1" w14:textId="7090ECDC" w:rsidR="001C0BBA" w:rsidDel="00D32767" w:rsidRDefault="001C0BBA" w:rsidP="001C0BBA">
      <w:pPr>
        <w:spacing w:after="60"/>
        <w:rPr>
          <w:del w:id="48" w:author="Medetov, Nauryzbek [Tengizchevroil]" w:date="2026-06-21T20:59:00Z" w16du:dateUtc="2026-06-21T15:59:00Z"/>
        </w:rPr>
      </w:pPr>
      <w:del w:id="49" w:author="Medetov, Nauryzbek [Tengizchevroil]" w:date="2026-06-21T20:59:00Z" w16du:dateUtc="2026-06-21T15:59:00Z">
        <w:r w:rsidDel="00D32767">
          <w:rPr>
            <w:b/>
            <w:bCs/>
            <w:color w:val="4A5568"/>
            <w:sz w:val="18"/>
            <w:szCs w:val="18"/>
          </w:rPr>
          <w:delText xml:space="preserve">Text: </w:delText>
        </w:r>
        <w:r w:rsidDel="00D32767">
          <w:rPr>
            <w:i/>
            <w:iCs/>
            <w:sz w:val="18"/>
            <w:szCs w:val="18"/>
          </w:rPr>
          <w:delText>"NOTE: When allocating FW &amp; FFW locations for machinery [OR] vessel nozzle [OR] PSV — strain considerations apply."</w:delText>
        </w:r>
      </w:del>
    </w:p>
    <w:p w14:paraId="338FF49D" w14:textId="4FB86007" w:rsidR="001C0BBA" w:rsidDel="00D32767" w:rsidRDefault="001C0BBA" w:rsidP="001C0BBA">
      <w:pPr>
        <w:spacing w:after="40"/>
        <w:rPr>
          <w:del w:id="50" w:author="Medetov, Nauryzbek [Tengizchevroil]" w:date="2026-06-21T20:59:00Z" w16du:dateUtc="2026-06-21T15:59:00Z"/>
        </w:rPr>
      </w:pPr>
      <w:del w:id="51" w:author="Medetov, Nauryzbek [Tengizchevroil]" w:date="2026-06-21T20:59:00Z" w16du:dateUtc="2026-06-21T15:59:00Z">
        <w:r w:rsidDel="00D32767">
          <w:rPr>
            <w:b/>
            <w:bCs/>
            <w:color w:val="2ECC71"/>
            <w:sz w:val="18"/>
            <w:szCs w:val="18"/>
          </w:rPr>
          <w:delText xml:space="preserve">Keep when: </w:delText>
        </w:r>
        <w:r w:rsidR="006E2420" w:rsidDel="00D32767">
          <w:rPr>
            <w:sz w:val="18"/>
            <w:szCs w:val="18"/>
          </w:rPr>
          <w:delText>pump / compressor</w:delText>
        </w:r>
        <w:r w:rsidDel="00D32767">
          <w:rPr>
            <w:sz w:val="18"/>
            <w:szCs w:val="18"/>
          </w:rPr>
          <w:delText xml:space="preserve"> OR vessel_nozzle OR psv in scope</w:delText>
        </w:r>
        <w:r w:rsidR="00666B62" w:rsidDel="00D32767">
          <w:rPr>
            <w:sz w:val="18"/>
            <w:szCs w:val="18"/>
          </w:rPr>
          <w:delText xml:space="preserve"> (never</w:delText>
        </w:r>
        <w:r w:rsidR="003554E9" w:rsidDel="00D32767">
          <w:rPr>
            <w:sz w:val="18"/>
            <w:szCs w:val="18"/>
          </w:rPr>
          <w:delText xml:space="preserve"> keep</w:delText>
        </w:r>
        <w:r w:rsidR="00666B62" w:rsidDel="00D32767">
          <w:rPr>
            <w:sz w:val="18"/>
            <w:szCs w:val="18"/>
          </w:rPr>
          <w:delText>)</w:delText>
        </w:r>
      </w:del>
    </w:p>
    <w:p w14:paraId="34A7FA29" w14:textId="325ED050" w:rsidR="001C0BBA" w:rsidDel="00D32767" w:rsidRDefault="001C0BBA" w:rsidP="001C0BBA">
      <w:pPr>
        <w:spacing w:after="40"/>
        <w:rPr>
          <w:del w:id="52" w:author="Medetov, Nauryzbek [Tengizchevroil]" w:date="2026-06-21T20:59:00Z" w16du:dateUtc="2026-06-21T15:59:00Z"/>
        </w:rPr>
      </w:pPr>
      <w:del w:id="53" w:author="Medetov, Nauryzbek [Tengizchevroil]" w:date="2026-06-21T20:59:00Z" w16du:dateUtc="2026-06-21T15:59:00Z">
        <w:r w:rsidDel="00D32767">
          <w:rPr>
            <w:b/>
            <w:bCs/>
            <w:color w:val="C0392B"/>
            <w:sz w:val="18"/>
            <w:szCs w:val="18"/>
          </w:rPr>
          <w:delText xml:space="preserve">Remove when: </w:delText>
        </w:r>
        <w:r w:rsidR="006E2420" w:rsidDel="00D32767">
          <w:rPr>
            <w:sz w:val="18"/>
            <w:szCs w:val="18"/>
          </w:rPr>
          <w:delText>Always</w:delText>
        </w:r>
      </w:del>
    </w:p>
    <w:p w14:paraId="56148662" w14:textId="4A91C636" w:rsidR="00D32767" w:rsidRDefault="001C0BBA" w:rsidP="00D32767">
      <w:pPr>
        <w:shd w:val="clear" w:color="auto" w:fill="F4F6F8"/>
        <w:spacing w:before="160" w:after="60"/>
        <w:rPr>
          <w:ins w:id="54" w:author="Medetov, Nauryzbek [Tengizchevroil]" w:date="2026-06-21T20:57:00Z" w16du:dateUtc="2026-06-21T15:57:00Z"/>
        </w:rPr>
      </w:pPr>
      <w:del w:id="55" w:author="Medetov, Nauryzbek [Tengizchevroil]" w:date="2026-06-21T20:59:00Z" w16du:dateUtc="2026-06-21T15:59:00Z">
        <w:r w:rsidDel="00D32767">
          <w:rPr>
            <w:b/>
            <w:bCs/>
            <w:color w:val="4A5568"/>
            <w:sz w:val="18"/>
            <w:szCs w:val="18"/>
          </w:rPr>
          <w:delText xml:space="preserve">Inputs needed: </w:delText>
        </w:r>
        <w:r w:rsidR="006E2420" w:rsidDel="00D32767">
          <w:rPr>
            <w:rFonts w:ascii="Consolas" w:eastAsia="Consolas" w:hAnsi="Consolas" w:cs="Consolas"/>
            <w:sz w:val="18"/>
            <w:szCs w:val="18"/>
          </w:rPr>
          <w:delText>scope_type</w:delText>
        </w:r>
      </w:del>
      <w:ins w:id="56" w:author="Medetov, Nauryzbek [Tengizchevroil]" w:date="2026-06-21T20:57:00Z" w16du:dateUtc="2026-06-21T15:57:00Z">
        <w:r w:rsidR="00D32767">
          <w:rPr>
            <w:b/>
            <w:bCs/>
            <w:color w:val="0D1B2A"/>
          </w:rPr>
          <w:t>Line 18a</w:t>
        </w:r>
        <w:r w:rsidR="00D32767">
          <w:rPr>
            <w:b/>
            <w:bCs/>
            <w:color w:val="2ECC71"/>
            <w:sz w:val="18"/>
            <w:szCs w:val="18"/>
          </w:rPr>
          <w:t xml:space="preserve">  ·  Color: GRN/PUR</w:t>
        </w:r>
        <w:r w:rsidR="00D32767">
          <w:rPr>
            <w:i/>
            <w:iCs/>
            <w:color w:val="F4831F"/>
            <w:sz w:val="18"/>
            <w:szCs w:val="18"/>
          </w:rPr>
          <w:t xml:space="preserve">  ·  Pattern A + C  ·  (OR-split of Line 18)</w:t>
        </w:r>
      </w:ins>
    </w:p>
    <w:p w14:paraId="6C742FA5" w14:textId="77777777" w:rsidR="00D32767" w:rsidRDefault="00D32767" w:rsidP="00D32767">
      <w:pPr>
        <w:rPr>
          <w:ins w:id="57" w:author="Medetov, Nauryzbek [Tengizchevroil]" w:date="2026-06-21T20:57:00Z" w16du:dateUtc="2026-06-21T15:57:00Z"/>
        </w:rPr>
      </w:pPr>
      <w:ins w:id="58" w:author="Medetov, Nauryzbek [Tengizchevroil]" w:date="2026-06-21T20:57:00Z" w16du:dateUtc="2026-06-21T15:57:00Z">
        <w:r>
          <w:rPr>
            <w:b/>
            <w:bCs/>
            <w:color w:val="4A5568"/>
            <w:sz w:val="18"/>
            <w:szCs w:val="18"/>
          </w:rPr>
          <w:t xml:space="preserve">Text: </w:t>
        </w:r>
        <w:r>
          <w:rPr>
            <w:sz w:val="18"/>
            <w:szCs w:val="18"/>
          </w:rPr>
          <w:t>NOTE: When allocating FW &amp; FFW locations for machinery nozzle connections, consider the possibility of final piping adjustment after nozzle alignment completion.</w:t>
        </w:r>
      </w:ins>
    </w:p>
    <w:p w14:paraId="4054C92C" w14:textId="34D61524" w:rsidR="00D32767" w:rsidRDefault="00D32767" w:rsidP="00D32767">
      <w:pPr>
        <w:rPr>
          <w:ins w:id="59" w:author="Medetov, Nauryzbek [Tengizchevroil]" w:date="2026-06-21T20:57:00Z" w16du:dateUtc="2026-06-21T15:57:00Z"/>
        </w:rPr>
      </w:pPr>
      <w:ins w:id="60" w:author="Medetov, Nauryzbek [Tengizchevroil]" w:date="2026-06-21T20:57:00Z" w16du:dateUtc="2026-06-21T15:57:00Z">
        <w:r>
          <w:rPr>
            <w:b/>
            <w:bCs/>
            <w:color w:val="2ECC71"/>
            <w:sz w:val="18"/>
            <w:szCs w:val="18"/>
          </w:rPr>
          <w:t xml:space="preserve">Keep when: </w:t>
        </w:r>
      </w:ins>
      <w:ins w:id="61" w:author="Medetov, Nauryzbek [Tengizchevroil]" w:date="2026-06-21T20:58:00Z" w16du:dateUtc="2026-06-21T15:58:00Z">
        <w:r w:rsidRPr="00D32767">
          <w:rPr>
            <w:color w:val="2ECC71"/>
            <w:sz w:val="18"/>
            <w:szCs w:val="18"/>
            <w:rPrChange w:id="62" w:author="Medetov, Nauryzbek [Tengizchevroil]" w:date="2026-06-21T20:58:00Z" w16du:dateUtc="2026-06-21T15:58:00Z">
              <w:rPr>
                <w:b/>
                <w:bCs/>
                <w:color w:val="2ECC71"/>
                <w:sz w:val="18"/>
                <w:szCs w:val="18"/>
              </w:rPr>
            </w:rPrChange>
          </w:rPr>
          <w:t>scope_type</w:t>
        </w:r>
        <w:r>
          <w:rPr>
            <w:b/>
            <w:bCs/>
            <w:color w:val="2ECC71"/>
            <w:sz w:val="18"/>
            <w:szCs w:val="18"/>
          </w:rPr>
          <w:t xml:space="preserve"> = </w:t>
        </w:r>
      </w:ins>
      <w:ins w:id="63" w:author="Medetov, Nauryzbek [Tengizchevroil]" w:date="2026-06-21T20:57:00Z" w16du:dateUtc="2026-06-21T15:57:00Z">
        <w:r>
          <w:rPr>
            <w:sz w:val="18"/>
            <w:szCs w:val="18"/>
          </w:rPr>
          <w:t>machinery</w:t>
        </w:r>
      </w:ins>
      <w:ins w:id="64" w:author="Medetov, Nauryzbek [Tengizchevroil]" w:date="2026-06-21T20:59:00Z" w16du:dateUtc="2026-06-21T15:59:00Z">
        <w:r>
          <w:rPr>
            <w:sz w:val="18"/>
            <w:szCs w:val="18"/>
          </w:rPr>
          <w:t xml:space="preserve"> </w:t>
        </w:r>
      </w:ins>
      <w:ins w:id="65" w:author="Medetov, Nauryzbek [Tengizchevroil]" w:date="2026-06-21T20:57:00Z" w16du:dateUtc="2026-06-21T15:57:00Z">
        <w:r>
          <w:rPr>
            <w:sz w:val="18"/>
            <w:szCs w:val="18"/>
          </w:rPr>
          <w:t>connection</w:t>
        </w:r>
      </w:ins>
      <w:ins w:id="66" w:author="Medetov, Nauryzbek [Tengizchevroil]" w:date="2026-06-21T21:06:00Z" w16du:dateUtc="2026-06-21T16:06:00Z">
        <w:r>
          <w:rPr>
            <w:sz w:val="18"/>
            <w:szCs w:val="18"/>
          </w:rPr>
          <w:t xml:space="preserve"> present</w:t>
        </w:r>
      </w:ins>
      <w:ins w:id="67" w:author="Medetov, Nauryzbek [Tengizchevroil]" w:date="2026-06-21T20:59:00Z" w16du:dateUtc="2026-06-21T15:59:00Z">
        <w:r>
          <w:rPr>
            <w:sz w:val="18"/>
            <w:szCs w:val="18"/>
          </w:rPr>
          <w:t xml:space="preserve">, </w:t>
        </w:r>
      </w:ins>
      <w:ins w:id="68" w:author="Medetov, Nauryzbek [Tengizchevroil]" w:date="2026-06-21T21:06:00Z" w16du:dateUtc="2026-06-21T16:06:00Z">
        <w:r>
          <w:rPr>
            <w:sz w:val="18"/>
            <w:szCs w:val="18"/>
          </w:rPr>
          <w:t xml:space="preserve">connected to </w:t>
        </w:r>
      </w:ins>
      <w:ins w:id="69" w:author="Medetov, Nauryzbek [Tengizchevroil]" w:date="2026-06-21T20:59:00Z" w16du:dateUtc="2026-06-21T15:59:00Z">
        <w:r>
          <w:rPr>
            <w:sz w:val="18"/>
            <w:szCs w:val="18"/>
          </w:rPr>
          <w:t>machinery nozzle</w:t>
        </w:r>
      </w:ins>
      <w:ins w:id="70" w:author="Medetov, Nauryzbek [Tengizchevroil]" w:date="2026-06-21T21:09:00Z" w16du:dateUtc="2026-06-21T16:09:00Z">
        <w:r w:rsidR="000A3E20">
          <w:rPr>
            <w:sz w:val="18"/>
            <w:szCs w:val="18"/>
          </w:rPr>
          <w:t>. Never print.</w:t>
        </w:r>
      </w:ins>
    </w:p>
    <w:p w14:paraId="0FB67D1F" w14:textId="3ED8F616" w:rsidR="00D32767" w:rsidRDefault="00D32767" w:rsidP="00D32767">
      <w:pPr>
        <w:rPr>
          <w:ins w:id="71" w:author="Medetov, Nauryzbek [Tengizchevroil]" w:date="2026-06-21T20:57:00Z" w16du:dateUtc="2026-06-21T15:57:00Z"/>
        </w:rPr>
      </w:pPr>
      <w:ins w:id="72" w:author="Medetov, Nauryzbek [Tengizchevroil]" w:date="2026-06-21T20:57:00Z" w16du:dateUtc="2026-06-21T15:57:00Z">
        <w:r>
          <w:rPr>
            <w:b/>
            <w:bCs/>
            <w:color w:val="C0392B"/>
            <w:sz w:val="18"/>
            <w:szCs w:val="18"/>
          </w:rPr>
          <w:t xml:space="preserve">Remove when: </w:t>
        </w:r>
      </w:ins>
      <w:ins w:id="73" w:author="Medetov, Nauryzbek [Tengizchevroil]" w:date="2026-06-21T20:59:00Z" w16du:dateUtc="2026-06-21T15:59:00Z">
        <w:r>
          <w:rPr>
            <w:sz w:val="18"/>
            <w:szCs w:val="18"/>
          </w:rPr>
          <w:t>otherwise</w:t>
        </w:r>
      </w:ins>
      <w:ins w:id="74" w:author="Medetov, Nauryzbek [Tengizchevroil]" w:date="2026-06-21T21:07:00Z" w16du:dateUtc="2026-06-21T16:07:00Z">
        <w:r>
          <w:rPr>
            <w:sz w:val="18"/>
            <w:szCs w:val="18"/>
          </w:rPr>
          <w:t xml:space="preserve"> (almost always for </w:t>
        </w:r>
        <w:r w:rsidR="008B3939">
          <w:rPr>
            <w:sz w:val="18"/>
            <w:szCs w:val="18"/>
          </w:rPr>
          <w:t>LCW</w:t>
        </w:r>
        <w:r>
          <w:rPr>
            <w:sz w:val="18"/>
            <w:szCs w:val="18"/>
          </w:rPr>
          <w:t>)</w:t>
        </w:r>
      </w:ins>
    </w:p>
    <w:p w14:paraId="66EAC375" w14:textId="4886E974" w:rsidR="00D32767" w:rsidRDefault="00D32767" w:rsidP="00D32767">
      <w:pPr>
        <w:rPr>
          <w:ins w:id="75" w:author="Medetov, Nauryzbek [Tengizchevroil]" w:date="2026-06-21T20:57:00Z" w16du:dateUtc="2026-06-21T15:57:00Z"/>
        </w:rPr>
      </w:pPr>
      <w:ins w:id="76" w:author="Medetov, Nauryzbek [Tengizchevroil]" w:date="2026-06-21T20:57:00Z" w16du:dateUtc="2026-06-21T15:57:00Z">
        <w:r>
          <w:rPr>
            <w:b/>
            <w:bCs/>
            <w:color w:val="4A5568"/>
            <w:sz w:val="18"/>
            <w:szCs w:val="18"/>
          </w:rPr>
          <w:t xml:space="preserve">Inputs needed: </w:t>
        </w:r>
        <w:r>
          <w:rPr>
            <w:sz w:val="18"/>
            <w:szCs w:val="18"/>
          </w:rPr>
          <w:t>scope_type</w:t>
        </w:r>
      </w:ins>
    </w:p>
    <w:p w14:paraId="57595E5B" w14:textId="6489E883" w:rsidR="00D32767" w:rsidRDefault="00D32767" w:rsidP="00D32767">
      <w:pPr>
        <w:rPr>
          <w:ins w:id="77" w:author="Medetov, Nauryzbek [Tengizchevroil]" w:date="2026-06-21T20:57:00Z" w16du:dateUtc="2026-06-21T15:57:00Z"/>
        </w:rPr>
      </w:pPr>
      <w:ins w:id="78" w:author="Medetov, Nauryzbek [Tengizchevroil]" w:date="2026-06-21T20:57:00Z" w16du:dateUtc="2026-06-21T15:57:00Z">
        <w:r>
          <w:rPr>
            <w:b/>
            <w:bCs/>
            <w:color w:val="F4831F"/>
            <w:sz w:val="18"/>
            <w:szCs w:val="18"/>
          </w:rPr>
          <w:t xml:space="preserve">Note: </w:t>
        </w:r>
        <w:r>
          <w:rPr>
            <w:i/>
            <w:iCs/>
            <w:color w:val="F4831F"/>
            <w:sz w:val="18"/>
            <w:szCs w:val="18"/>
          </w:rPr>
          <w:t xml:space="preserve">One of three OR-triggers for the same note (see 18b/18c). </w:t>
        </w:r>
      </w:ins>
      <w:ins w:id="79" w:author="Medetov, Nauryzbek [Tengizchevroil]" w:date="2026-06-21T21:08:00Z" w16du:dateUtc="2026-06-21T16:08:00Z">
        <w:r w:rsidR="000A3E20">
          <w:rPr>
            <w:i/>
            <w:iCs/>
            <w:color w:val="F4831F"/>
            <w:sz w:val="18"/>
            <w:szCs w:val="18"/>
          </w:rPr>
          <w:t>Ask back if multiple triggers are true.</w:t>
        </w:r>
      </w:ins>
    </w:p>
    <w:p w14:paraId="1A85B6C2" w14:textId="77777777" w:rsidR="00D32767" w:rsidRDefault="00D32767" w:rsidP="00D32767">
      <w:pPr>
        <w:rPr>
          <w:ins w:id="80" w:author="Medetov, Nauryzbek [Tengizchevroil]" w:date="2026-06-21T20:57:00Z" w16du:dateUtc="2026-06-21T15:57:00Z"/>
        </w:rPr>
      </w:pPr>
    </w:p>
    <w:p w14:paraId="16C0E0F5" w14:textId="77777777" w:rsidR="00D32767" w:rsidRDefault="00D32767" w:rsidP="00D32767">
      <w:pPr>
        <w:shd w:val="clear" w:color="auto" w:fill="F4F6F8"/>
        <w:spacing w:before="160" w:after="60"/>
        <w:rPr>
          <w:ins w:id="81" w:author="Medetov, Nauryzbek [Tengizchevroil]" w:date="2026-06-21T20:57:00Z" w16du:dateUtc="2026-06-21T15:57:00Z"/>
        </w:rPr>
      </w:pPr>
      <w:ins w:id="82" w:author="Medetov, Nauryzbek [Tengizchevroil]" w:date="2026-06-21T20:57:00Z" w16du:dateUtc="2026-06-21T15:57:00Z">
        <w:r>
          <w:rPr>
            <w:b/>
            <w:bCs/>
            <w:color w:val="0D1B2A"/>
          </w:rPr>
          <w:t>Line 18b</w:t>
        </w:r>
        <w:r>
          <w:rPr>
            <w:b/>
            <w:bCs/>
            <w:color w:val="2ECC71"/>
            <w:sz w:val="18"/>
            <w:szCs w:val="18"/>
          </w:rPr>
          <w:t xml:space="preserve">  ·  Color: GRN/PUR</w:t>
        </w:r>
        <w:r>
          <w:rPr>
            <w:i/>
            <w:iCs/>
            <w:color w:val="F4831F"/>
            <w:sz w:val="18"/>
            <w:szCs w:val="18"/>
          </w:rPr>
          <w:t xml:space="preserve">  ·  Pattern A + C  ·  (OR-split of Line 18)</w:t>
        </w:r>
      </w:ins>
    </w:p>
    <w:p w14:paraId="0082DE7D" w14:textId="77777777" w:rsidR="00D32767" w:rsidRDefault="00D32767" w:rsidP="00D32767">
      <w:pPr>
        <w:rPr>
          <w:ins w:id="83" w:author="Medetov, Nauryzbek [Tengizchevroil]" w:date="2026-06-21T20:57:00Z" w16du:dateUtc="2026-06-21T15:57:00Z"/>
        </w:rPr>
      </w:pPr>
      <w:ins w:id="84" w:author="Medetov, Nauryzbek [Tengizchevroil]" w:date="2026-06-21T20:57:00Z" w16du:dateUtc="2026-06-21T15:57:00Z">
        <w:r>
          <w:rPr>
            <w:b/>
            <w:bCs/>
            <w:color w:val="4A5568"/>
            <w:sz w:val="18"/>
            <w:szCs w:val="18"/>
          </w:rPr>
          <w:lastRenderedPageBreak/>
          <w:t xml:space="preserve">Text: </w:t>
        </w:r>
        <w:r>
          <w:rPr>
            <w:sz w:val="18"/>
            <w:szCs w:val="18"/>
          </w:rPr>
          <w:t>NOTE: When allocating FW &amp; FFW locations for fixed equipment nozzle connections, consider the possibility of final piping adjustment after nozzle alignment completion.</w:t>
        </w:r>
      </w:ins>
    </w:p>
    <w:p w14:paraId="379E1FD4" w14:textId="683D6695" w:rsidR="00D32767" w:rsidRDefault="00D32767" w:rsidP="00D32767">
      <w:pPr>
        <w:rPr>
          <w:ins w:id="85" w:author="Medetov, Nauryzbek [Tengizchevroil]" w:date="2026-06-21T20:57:00Z" w16du:dateUtc="2026-06-21T15:57:00Z"/>
        </w:rPr>
      </w:pPr>
      <w:ins w:id="86" w:author="Medetov, Nauryzbek [Tengizchevroil]" w:date="2026-06-21T20:57:00Z" w16du:dateUtc="2026-06-21T15:57:00Z">
        <w:r>
          <w:rPr>
            <w:b/>
            <w:bCs/>
            <w:color w:val="2ECC71"/>
            <w:sz w:val="18"/>
            <w:szCs w:val="18"/>
          </w:rPr>
          <w:t xml:space="preserve">Keep when: </w:t>
        </w:r>
      </w:ins>
      <w:ins w:id="87" w:author="Medetov, Nauryzbek [Tengizchevroil]" w:date="2026-06-21T21:02:00Z" w16du:dateUtc="2026-06-21T16:02:00Z">
        <w:r w:rsidRPr="00784636">
          <w:rPr>
            <w:color w:val="2ECC71"/>
            <w:sz w:val="18"/>
            <w:szCs w:val="18"/>
          </w:rPr>
          <w:t>scope_type</w:t>
        </w:r>
        <w:r>
          <w:rPr>
            <w:b/>
            <w:bCs/>
            <w:color w:val="2ECC71"/>
            <w:sz w:val="18"/>
            <w:szCs w:val="18"/>
          </w:rPr>
          <w:t xml:space="preserve"> = </w:t>
        </w:r>
      </w:ins>
      <w:ins w:id="88" w:author="Medetov, Nauryzbek [Tengizchevroil]" w:date="2026-06-21T21:05:00Z" w16du:dateUtc="2026-06-21T16:05:00Z">
        <w:r>
          <w:rPr>
            <w:sz w:val="18"/>
            <w:szCs w:val="18"/>
          </w:rPr>
          <w:t xml:space="preserve">connected to </w:t>
        </w:r>
      </w:ins>
      <w:ins w:id="89" w:author="Medetov, Nauryzbek [Tengizchevroil]" w:date="2026-06-21T21:03:00Z" w16du:dateUtc="2026-06-21T16:03:00Z">
        <w:r>
          <w:rPr>
            <w:sz w:val="18"/>
            <w:szCs w:val="18"/>
          </w:rPr>
          <w:t>fixed equipment nozzle</w:t>
        </w:r>
      </w:ins>
      <w:ins w:id="90" w:author="Medetov, Nauryzbek [Tengizchevroil]" w:date="2026-06-21T21:02:00Z" w16du:dateUtc="2026-06-21T16:02:00Z">
        <w:r>
          <w:rPr>
            <w:sz w:val="18"/>
            <w:szCs w:val="18"/>
          </w:rPr>
          <w:t xml:space="preserve">, </w:t>
        </w:r>
      </w:ins>
      <w:ins w:id="91" w:author="Medetov, Nauryzbek [Tengizchevroil]" w:date="2026-06-21T21:05:00Z" w16du:dateUtc="2026-06-21T16:05:00Z">
        <w:r>
          <w:rPr>
            <w:sz w:val="18"/>
            <w:szCs w:val="18"/>
          </w:rPr>
          <w:t xml:space="preserve">connected to </w:t>
        </w:r>
      </w:ins>
      <w:ins w:id="92" w:author="Medetov, Nauryzbek [Tengizchevroil]" w:date="2026-06-21T21:03:00Z" w16du:dateUtc="2026-06-21T16:03:00Z">
        <w:r>
          <w:rPr>
            <w:sz w:val="18"/>
            <w:szCs w:val="18"/>
          </w:rPr>
          <w:t>vessel nozzle</w:t>
        </w:r>
      </w:ins>
      <w:ins w:id="93" w:author="Medetov, Nauryzbek [Tengizchevroil]" w:date="2026-06-21T21:05:00Z" w16du:dateUtc="2026-06-21T16:05:00Z">
        <w:r>
          <w:rPr>
            <w:sz w:val="18"/>
            <w:szCs w:val="18"/>
          </w:rPr>
          <w:t xml:space="preserve"> </w:t>
        </w:r>
      </w:ins>
    </w:p>
    <w:p w14:paraId="4837C742" w14:textId="60D7580D" w:rsidR="00D32767" w:rsidRDefault="00D32767" w:rsidP="00D32767">
      <w:pPr>
        <w:rPr>
          <w:ins w:id="94" w:author="Medetov, Nauryzbek [Tengizchevroil]" w:date="2026-06-21T20:57:00Z" w16du:dateUtc="2026-06-21T15:57:00Z"/>
        </w:rPr>
      </w:pPr>
      <w:ins w:id="95" w:author="Medetov, Nauryzbek [Tengizchevroil]" w:date="2026-06-21T20:57:00Z" w16du:dateUtc="2026-06-21T15:57:00Z">
        <w:r>
          <w:rPr>
            <w:b/>
            <w:bCs/>
            <w:color w:val="C0392B"/>
            <w:sz w:val="18"/>
            <w:szCs w:val="18"/>
          </w:rPr>
          <w:t xml:space="preserve">Remove when: </w:t>
        </w:r>
      </w:ins>
      <w:ins w:id="96" w:author="Medetov, Nauryzbek [Tengizchevroil]" w:date="2026-06-21T21:02:00Z" w16du:dateUtc="2026-06-21T16:02:00Z">
        <w:r>
          <w:rPr>
            <w:sz w:val="18"/>
            <w:szCs w:val="18"/>
          </w:rPr>
          <w:t>otherwise</w:t>
        </w:r>
      </w:ins>
      <w:ins w:id="97" w:author="Medetov, Nauryzbek [Tengizchevroil]" w:date="2026-06-21T21:07:00Z" w16du:dateUtc="2026-06-21T16:07:00Z">
        <w:r w:rsidR="008B3939">
          <w:rPr>
            <w:sz w:val="18"/>
            <w:szCs w:val="18"/>
          </w:rPr>
          <w:t xml:space="preserve"> (almost always for LCW)</w:t>
        </w:r>
      </w:ins>
    </w:p>
    <w:p w14:paraId="1EE3F99C" w14:textId="68045646" w:rsidR="00D32767" w:rsidRDefault="00D32767" w:rsidP="00D32767">
      <w:pPr>
        <w:rPr>
          <w:ins w:id="98" w:author="Medetov, Nauryzbek [Tengizchevroil]" w:date="2026-06-21T20:57:00Z" w16du:dateUtc="2026-06-21T15:57:00Z"/>
        </w:rPr>
      </w:pPr>
      <w:ins w:id="99" w:author="Medetov, Nauryzbek [Tengizchevroil]" w:date="2026-06-21T20:57:00Z" w16du:dateUtc="2026-06-21T15:57:00Z">
        <w:r>
          <w:rPr>
            <w:b/>
            <w:bCs/>
            <w:color w:val="4A5568"/>
            <w:sz w:val="18"/>
            <w:szCs w:val="18"/>
          </w:rPr>
          <w:t xml:space="preserve">Inputs needed: </w:t>
        </w:r>
        <w:r>
          <w:rPr>
            <w:sz w:val="18"/>
            <w:szCs w:val="18"/>
          </w:rPr>
          <w:t>scope_type</w:t>
        </w:r>
      </w:ins>
    </w:p>
    <w:p w14:paraId="2AEB85DA" w14:textId="7ACAD54D" w:rsidR="00D32767" w:rsidRDefault="00D32767" w:rsidP="00D32767">
      <w:pPr>
        <w:rPr>
          <w:ins w:id="100" w:author="Medetov, Nauryzbek [Tengizchevroil]" w:date="2026-06-21T20:57:00Z" w16du:dateUtc="2026-06-21T15:57:00Z"/>
        </w:rPr>
      </w:pPr>
      <w:ins w:id="101" w:author="Medetov, Nauryzbek [Tengizchevroil]" w:date="2026-06-21T20:57:00Z" w16du:dateUtc="2026-06-21T15:57:00Z">
        <w:r>
          <w:rPr>
            <w:b/>
            <w:bCs/>
            <w:color w:val="F4831F"/>
            <w:sz w:val="18"/>
            <w:szCs w:val="18"/>
          </w:rPr>
          <w:t xml:space="preserve">Note: </w:t>
        </w:r>
        <w:r>
          <w:rPr>
            <w:i/>
            <w:iCs/>
            <w:color w:val="F4831F"/>
            <w:sz w:val="18"/>
            <w:szCs w:val="18"/>
          </w:rPr>
          <w:t xml:space="preserve">OR-sibling of 18a/18c; </w:t>
        </w:r>
      </w:ins>
      <w:ins w:id="102" w:author="Medetov, Nauryzbek [Tengizchevroil]" w:date="2026-06-21T21:08:00Z" w16du:dateUtc="2026-06-21T16:08:00Z">
        <w:r w:rsidR="000A3E20">
          <w:rPr>
            <w:i/>
            <w:iCs/>
            <w:color w:val="F4831F"/>
            <w:sz w:val="18"/>
            <w:szCs w:val="18"/>
          </w:rPr>
          <w:t>A</w:t>
        </w:r>
      </w:ins>
      <w:ins w:id="103" w:author="Medetov, Nauryzbek [Tengizchevroil]" w:date="2026-06-21T21:04:00Z" w16du:dateUtc="2026-06-21T16:04:00Z">
        <w:r>
          <w:rPr>
            <w:i/>
            <w:iCs/>
            <w:color w:val="F4831F"/>
            <w:sz w:val="18"/>
            <w:szCs w:val="18"/>
          </w:rPr>
          <w:t>sk back</w:t>
        </w:r>
      </w:ins>
      <w:ins w:id="104" w:author="Medetov, Nauryzbek [Tengizchevroil]" w:date="2026-06-21T20:57:00Z" w16du:dateUtc="2026-06-21T15:57:00Z">
        <w:r>
          <w:rPr>
            <w:i/>
            <w:iCs/>
            <w:color w:val="F4831F"/>
            <w:sz w:val="18"/>
            <w:szCs w:val="18"/>
          </w:rPr>
          <w:t xml:space="preserve"> if multiple triggers</w:t>
        </w:r>
      </w:ins>
      <w:ins w:id="105" w:author="Medetov, Nauryzbek [Tengizchevroil]" w:date="2026-06-21T21:04:00Z" w16du:dateUtc="2026-06-21T16:04:00Z">
        <w:r>
          <w:rPr>
            <w:i/>
            <w:iCs/>
            <w:color w:val="F4831F"/>
            <w:sz w:val="18"/>
            <w:szCs w:val="18"/>
          </w:rPr>
          <w:t xml:space="preserve"> are</w:t>
        </w:r>
      </w:ins>
      <w:ins w:id="106" w:author="Medetov, Nauryzbek [Tengizchevroil]" w:date="2026-06-21T20:57:00Z" w16du:dateUtc="2026-06-21T15:57:00Z">
        <w:r>
          <w:rPr>
            <w:i/>
            <w:iCs/>
            <w:color w:val="F4831F"/>
            <w:sz w:val="18"/>
            <w:szCs w:val="18"/>
          </w:rPr>
          <w:t xml:space="preserve"> true.</w:t>
        </w:r>
      </w:ins>
    </w:p>
    <w:p w14:paraId="287ACE2B" w14:textId="77777777" w:rsidR="00D32767" w:rsidRDefault="00D32767" w:rsidP="00D32767">
      <w:pPr>
        <w:rPr>
          <w:ins w:id="107" w:author="Medetov, Nauryzbek [Tengizchevroil]" w:date="2026-06-21T21:04:00Z" w16du:dateUtc="2026-06-21T16:04:00Z"/>
        </w:rPr>
      </w:pPr>
    </w:p>
    <w:p w14:paraId="13C87D9B" w14:textId="77777777" w:rsidR="00D32767" w:rsidRDefault="00D32767" w:rsidP="00D32767">
      <w:pPr>
        <w:rPr>
          <w:ins w:id="108" w:author="Medetov, Nauryzbek [Tengizchevroil]" w:date="2026-06-21T21:04:00Z" w16du:dateUtc="2026-06-21T16:04:00Z"/>
        </w:rPr>
      </w:pPr>
    </w:p>
    <w:p w14:paraId="44ACE05F" w14:textId="77777777" w:rsidR="00D32767" w:rsidRDefault="00D32767" w:rsidP="00D32767">
      <w:pPr>
        <w:rPr>
          <w:ins w:id="109" w:author="Medetov, Nauryzbek [Tengizchevroil]" w:date="2026-06-21T20:57:00Z" w16du:dateUtc="2026-06-21T15:57:00Z"/>
        </w:rPr>
      </w:pPr>
    </w:p>
    <w:p w14:paraId="0A441686" w14:textId="77777777" w:rsidR="00D32767" w:rsidRDefault="00D32767" w:rsidP="00D32767">
      <w:pPr>
        <w:shd w:val="clear" w:color="auto" w:fill="F4F6F8"/>
        <w:spacing w:before="160" w:after="60"/>
        <w:rPr>
          <w:ins w:id="110" w:author="Medetov, Nauryzbek [Tengizchevroil]" w:date="2026-06-21T20:57:00Z" w16du:dateUtc="2026-06-21T15:57:00Z"/>
        </w:rPr>
      </w:pPr>
      <w:ins w:id="111" w:author="Medetov, Nauryzbek [Tengizchevroil]" w:date="2026-06-21T20:57:00Z" w16du:dateUtc="2026-06-21T15:57:00Z">
        <w:r>
          <w:rPr>
            <w:b/>
            <w:bCs/>
            <w:color w:val="0D1B2A"/>
          </w:rPr>
          <w:t>Line 18c</w:t>
        </w:r>
        <w:r>
          <w:rPr>
            <w:b/>
            <w:bCs/>
            <w:color w:val="2ECC71"/>
            <w:sz w:val="18"/>
            <w:szCs w:val="18"/>
          </w:rPr>
          <w:t xml:space="preserve">  ·  Color: GRN/PUR</w:t>
        </w:r>
        <w:r>
          <w:rPr>
            <w:i/>
            <w:iCs/>
            <w:color w:val="F4831F"/>
            <w:sz w:val="18"/>
            <w:szCs w:val="18"/>
          </w:rPr>
          <w:t xml:space="preserve">  ·  Pattern A + C  ·  (OR-split of Line 18)</w:t>
        </w:r>
      </w:ins>
    </w:p>
    <w:p w14:paraId="7120D06B" w14:textId="77777777" w:rsidR="00D32767" w:rsidRDefault="00D32767" w:rsidP="00D32767">
      <w:pPr>
        <w:rPr>
          <w:ins w:id="112" w:author="Medetov, Nauryzbek [Tengizchevroil]" w:date="2026-06-21T20:57:00Z" w16du:dateUtc="2026-06-21T15:57:00Z"/>
        </w:rPr>
      </w:pPr>
      <w:ins w:id="113" w:author="Medetov, Nauryzbek [Tengizchevroil]" w:date="2026-06-21T20:57:00Z" w16du:dateUtc="2026-06-21T15:57:00Z">
        <w:r>
          <w:rPr>
            <w:b/>
            <w:bCs/>
            <w:color w:val="4A5568"/>
            <w:sz w:val="18"/>
            <w:szCs w:val="18"/>
          </w:rPr>
          <w:t xml:space="preserve">Text: </w:t>
        </w:r>
        <w:r>
          <w:rPr>
            <w:sz w:val="18"/>
            <w:szCs w:val="18"/>
          </w:rPr>
          <w:t>NOTE: When allocating FW &amp; FFW locations for PSV inlet/outlet connections, consider the possibility of final piping adjustment after nozzle alignment completion.</w:t>
        </w:r>
      </w:ins>
    </w:p>
    <w:p w14:paraId="12E88C7D" w14:textId="482055A5" w:rsidR="00D32767" w:rsidRDefault="00D32767" w:rsidP="00D32767">
      <w:pPr>
        <w:rPr>
          <w:ins w:id="114" w:author="Medetov, Nauryzbek [Tengizchevroil]" w:date="2026-06-21T20:57:00Z" w16du:dateUtc="2026-06-21T15:57:00Z"/>
        </w:rPr>
      </w:pPr>
      <w:ins w:id="115" w:author="Medetov, Nauryzbek [Tengizchevroil]" w:date="2026-06-21T20:57:00Z" w16du:dateUtc="2026-06-21T15:57:00Z">
        <w:r>
          <w:rPr>
            <w:b/>
            <w:bCs/>
            <w:color w:val="2ECC71"/>
            <w:sz w:val="18"/>
            <w:szCs w:val="18"/>
          </w:rPr>
          <w:t xml:space="preserve">Keep when: </w:t>
        </w:r>
      </w:ins>
      <w:ins w:id="116" w:author="Medetov, Nauryzbek [Tengizchevroil]" w:date="2026-06-21T21:04:00Z" w16du:dateUtc="2026-06-21T16:04:00Z">
        <w:r w:rsidRPr="00784636">
          <w:rPr>
            <w:color w:val="2ECC71"/>
            <w:sz w:val="18"/>
            <w:szCs w:val="18"/>
          </w:rPr>
          <w:t>scope_type</w:t>
        </w:r>
        <w:r>
          <w:rPr>
            <w:b/>
            <w:bCs/>
            <w:color w:val="2ECC71"/>
            <w:sz w:val="18"/>
            <w:szCs w:val="18"/>
          </w:rPr>
          <w:t xml:space="preserve"> = </w:t>
        </w:r>
        <w:r>
          <w:rPr>
            <w:sz w:val="18"/>
            <w:szCs w:val="18"/>
          </w:rPr>
          <w:t>PSV</w:t>
        </w:r>
      </w:ins>
      <w:ins w:id="117" w:author="Medetov, Nauryzbek [Tengizchevroil]" w:date="2026-06-21T21:06:00Z" w16du:dateUtc="2026-06-21T16:06:00Z">
        <w:r>
          <w:rPr>
            <w:sz w:val="18"/>
            <w:szCs w:val="18"/>
          </w:rPr>
          <w:t xml:space="preserve"> connection, connected to PSV inlet, connected to PSV </w:t>
        </w:r>
      </w:ins>
      <w:ins w:id="118" w:author="Medetov, Nauryzbek [Tengizchevroil]" w:date="2026-06-21T21:07:00Z" w16du:dateUtc="2026-06-21T16:07:00Z">
        <w:r>
          <w:rPr>
            <w:sz w:val="18"/>
            <w:szCs w:val="18"/>
          </w:rPr>
          <w:t>outlet.</w:t>
        </w:r>
      </w:ins>
    </w:p>
    <w:p w14:paraId="7E62555F" w14:textId="137F7210" w:rsidR="00D32767" w:rsidRDefault="00D32767" w:rsidP="00D32767">
      <w:pPr>
        <w:rPr>
          <w:ins w:id="119" w:author="Medetov, Nauryzbek [Tengizchevroil]" w:date="2026-06-21T20:57:00Z" w16du:dateUtc="2026-06-21T15:57:00Z"/>
        </w:rPr>
      </w:pPr>
      <w:ins w:id="120" w:author="Medetov, Nauryzbek [Tengizchevroil]" w:date="2026-06-21T20:57:00Z" w16du:dateUtc="2026-06-21T15:57:00Z">
        <w:r>
          <w:rPr>
            <w:b/>
            <w:bCs/>
            <w:color w:val="C0392B"/>
            <w:sz w:val="18"/>
            <w:szCs w:val="18"/>
          </w:rPr>
          <w:t xml:space="preserve">Remove when: </w:t>
        </w:r>
      </w:ins>
      <w:ins w:id="121" w:author="Medetov, Nauryzbek [Tengizchevroil]" w:date="2026-06-21T21:07:00Z" w16du:dateUtc="2026-06-21T16:07:00Z">
        <w:r>
          <w:rPr>
            <w:sz w:val="18"/>
            <w:szCs w:val="18"/>
          </w:rPr>
          <w:t>otherwise</w:t>
        </w:r>
        <w:r w:rsidR="008B3939">
          <w:rPr>
            <w:sz w:val="18"/>
            <w:szCs w:val="18"/>
          </w:rPr>
          <w:t xml:space="preserve"> (almost always for LCW)</w:t>
        </w:r>
      </w:ins>
    </w:p>
    <w:p w14:paraId="1D722609" w14:textId="0A349471" w:rsidR="00D32767" w:rsidRDefault="00D32767" w:rsidP="00D32767">
      <w:pPr>
        <w:rPr>
          <w:ins w:id="122" w:author="Medetov, Nauryzbek [Tengizchevroil]" w:date="2026-06-21T20:57:00Z" w16du:dateUtc="2026-06-21T15:57:00Z"/>
        </w:rPr>
      </w:pPr>
      <w:ins w:id="123" w:author="Medetov, Nauryzbek [Tengizchevroil]" w:date="2026-06-21T20:57:00Z" w16du:dateUtc="2026-06-21T15:57:00Z">
        <w:r>
          <w:rPr>
            <w:b/>
            <w:bCs/>
            <w:color w:val="4A5568"/>
            <w:sz w:val="18"/>
            <w:szCs w:val="18"/>
          </w:rPr>
          <w:t xml:space="preserve">Inputs needed: </w:t>
        </w:r>
        <w:r>
          <w:rPr>
            <w:sz w:val="18"/>
            <w:szCs w:val="18"/>
          </w:rPr>
          <w:t>scope_type</w:t>
        </w:r>
      </w:ins>
    </w:p>
    <w:p w14:paraId="3F29D8F3" w14:textId="454F149C" w:rsidR="00D32767" w:rsidRDefault="00D32767" w:rsidP="00D32767">
      <w:pPr>
        <w:rPr>
          <w:ins w:id="124" w:author="Medetov, Nauryzbek [Tengizchevroil]" w:date="2026-06-21T20:57:00Z" w16du:dateUtc="2026-06-21T15:57:00Z"/>
        </w:rPr>
      </w:pPr>
      <w:ins w:id="125" w:author="Medetov, Nauryzbek [Tengizchevroil]" w:date="2026-06-21T20:57:00Z" w16du:dateUtc="2026-06-21T15:57:00Z">
        <w:r>
          <w:rPr>
            <w:b/>
            <w:bCs/>
            <w:color w:val="F4831F"/>
            <w:sz w:val="18"/>
            <w:szCs w:val="18"/>
          </w:rPr>
          <w:t xml:space="preserve">Note: </w:t>
        </w:r>
        <w:r>
          <w:rPr>
            <w:i/>
            <w:iCs/>
            <w:color w:val="F4831F"/>
            <w:sz w:val="18"/>
            <w:szCs w:val="18"/>
          </w:rPr>
          <w:t xml:space="preserve">OR-sibling of 18a/18b; </w:t>
        </w:r>
      </w:ins>
      <w:ins w:id="126" w:author="Medetov, Nauryzbek [Tengizchevroil]" w:date="2026-06-21T21:08:00Z" w16du:dateUtc="2026-06-21T16:08:00Z">
        <w:r w:rsidR="000A3E20">
          <w:rPr>
            <w:i/>
            <w:iCs/>
            <w:color w:val="F4831F"/>
            <w:sz w:val="18"/>
            <w:szCs w:val="18"/>
          </w:rPr>
          <w:t>Ask back if multiple triggers are true.</w:t>
        </w:r>
      </w:ins>
    </w:p>
    <w:p w14:paraId="28DF7B77" w14:textId="77777777" w:rsidR="006520CD" w:rsidRDefault="006520CD" w:rsidP="001C0BBA">
      <w:pPr>
        <w:spacing w:after="40"/>
      </w:pPr>
    </w:p>
    <w:p w14:paraId="23249A63" w14:textId="77777777" w:rsidR="001C0BBA" w:rsidRDefault="001C0BBA" w:rsidP="001C0BBA">
      <w:pPr>
        <w:shd w:val="clear" w:color="auto" w:fill="F4F6F8"/>
        <w:spacing w:before="160" w:after="60"/>
      </w:pPr>
      <w:r>
        <w:rPr>
          <w:b/>
          <w:bCs/>
          <w:color w:val="0D1B2A"/>
        </w:rPr>
        <w:t>Line 20</w:t>
      </w:r>
      <w:r>
        <w:rPr>
          <w:b/>
          <w:bCs/>
          <w:color w:val="2ECC71"/>
          <w:sz w:val="18"/>
          <w:szCs w:val="18"/>
        </w:rPr>
        <w:t xml:space="preserve">  ·  Color: GRN/PUR</w:t>
      </w:r>
      <w:r>
        <w:rPr>
          <w:i/>
          <w:iCs/>
          <w:color w:val="F4831F"/>
          <w:sz w:val="18"/>
          <w:szCs w:val="18"/>
        </w:rPr>
        <w:t xml:space="preserve">  ·  Pattern D</w:t>
      </w:r>
    </w:p>
    <w:p w14:paraId="4E4386FB" w14:textId="54545EBE" w:rsidR="001C0BBA" w:rsidRDefault="001C0BBA" w:rsidP="001C0BBA">
      <w:pPr>
        <w:spacing w:after="60"/>
      </w:pPr>
      <w:r>
        <w:rPr>
          <w:b/>
          <w:bCs/>
          <w:color w:val="4A5568"/>
          <w:sz w:val="18"/>
          <w:szCs w:val="18"/>
        </w:rPr>
        <w:t xml:space="preserve">Text: </w:t>
      </w:r>
      <w:ins w:id="127" w:author="Medetov, Nauryzbek [Tengizchevroil]" w:date="2026-06-21T21:09:00Z" w16du:dateUtc="2026-06-21T16:09:00Z">
        <w:r w:rsidR="000A3E20">
          <w:rPr>
            <w:i/>
            <w:iCs/>
            <w:sz w:val="18"/>
            <w:szCs w:val="18"/>
          </w:rPr>
          <w:t>"[Use when insufficient data available for DTEC to verify Pressure Vessel internal dimensions or configuration prior to AFC issue]"</w:t>
        </w:r>
      </w:ins>
      <w:del w:id="128" w:author="Medetov, Nauryzbek [Tengizchevroil]" w:date="2026-06-21T21:09:00Z" w16du:dateUtc="2026-06-21T16:09:00Z">
        <w:r w:rsidDel="000A3E20">
          <w:rPr>
            <w:i/>
            <w:iCs/>
            <w:sz w:val="18"/>
            <w:szCs w:val="18"/>
          </w:rPr>
          <w:delText>"[Use when insufficient data for DTEC to verify Pressure Vessel internal dimensions prior to AFC]"</w:delText>
        </w:r>
      </w:del>
    </w:p>
    <w:p w14:paraId="0F9E1BCF" w14:textId="77777777" w:rsidR="001C0BBA" w:rsidRDefault="001C0BBA" w:rsidP="001C0BBA">
      <w:pPr>
        <w:spacing w:after="40"/>
      </w:pPr>
      <w:r>
        <w:rPr>
          <w:b/>
          <w:bCs/>
          <w:color w:val="2ECC71"/>
          <w:sz w:val="18"/>
          <w:szCs w:val="18"/>
        </w:rPr>
        <w:t xml:space="preserve">Keep when: </w:t>
      </w:r>
      <w:r>
        <w:rPr>
          <w:sz w:val="18"/>
          <w:szCs w:val="18"/>
        </w:rPr>
        <w:t>Never print — gates line 21</w:t>
      </w:r>
    </w:p>
    <w:p w14:paraId="3F9D98C2" w14:textId="77777777" w:rsidR="001C0BBA" w:rsidRDefault="001C0BBA" w:rsidP="001C0BBA">
      <w:pPr>
        <w:spacing w:after="40"/>
      </w:pPr>
      <w:r>
        <w:rPr>
          <w:b/>
          <w:bCs/>
          <w:color w:val="C0392B"/>
          <w:sz w:val="18"/>
          <w:szCs w:val="18"/>
        </w:rPr>
        <w:t xml:space="preserve">Remove when: </w:t>
      </w:r>
      <w:r>
        <w:rPr>
          <w:sz w:val="18"/>
          <w:szCs w:val="18"/>
        </w:rPr>
        <w:t>Always strip</w:t>
      </w:r>
    </w:p>
    <w:p w14:paraId="1BFA2C09" w14:textId="056ABDE7" w:rsidR="001C0BBA" w:rsidRDefault="001C0BBA" w:rsidP="001C0BBA">
      <w:pPr>
        <w:spacing w:after="40"/>
      </w:pPr>
      <w:r>
        <w:rPr>
          <w:b/>
          <w:bCs/>
          <w:color w:val="4A5568"/>
          <w:sz w:val="18"/>
          <w:szCs w:val="18"/>
        </w:rPr>
        <w:t xml:space="preserve">Inputs needed: </w:t>
      </w:r>
      <w:r w:rsidR="006E2420">
        <w:rPr>
          <w:rFonts w:ascii="Consolas" w:eastAsia="Consolas" w:hAnsi="Consolas" w:cs="Consolas"/>
          <w:sz w:val="18"/>
          <w:szCs w:val="18"/>
        </w:rPr>
        <w:t>scope_type</w:t>
      </w:r>
    </w:p>
    <w:p w14:paraId="67781BC6" w14:textId="77777777" w:rsidR="001C0BBA" w:rsidRDefault="001C0BBA" w:rsidP="001C0BBA">
      <w:pPr>
        <w:shd w:val="clear" w:color="auto" w:fill="F4F6F8"/>
        <w:spacing w:before="160" w:after="60"/>
      </w:pPr>
      <w:r>
        <w:rPr>
          <w:b/>
          <w:bCs/>
          <w:color w:val="0D1B2A"/>
        </w:rPr>
        <w:t>Line 21</w:t>
      </w:r>
      <w:r>
        <w:rPr>
          <w:b/>
          <w:bCs/>
          <w:color w:val="2ECC71"/>
          <w:sz w:val="18"/>
          <w:szCs w:val="18"/>
        </w:rPr>
        <w:t xml:space="preserve">  ·  Color: GRN/RED</w:t>
      </w:r>
      <w:r>
        <w:rPr>
          <w:i/>
          <w:iCs/>
          <w:color w:val="F4831F"/>
          <w:sz w:val="18"/>
          <w:szCs w:val="18"/>
        </w:rPr>
        <w:t xml:space="preserve">  ·  Pattern A</w:t>
      </w:r>
    </w:p>
    <w:p w14:paraId="05CE7837" w14:textId="6391D217" w:rsidR="001C0BBA" w:rsidDel="000A3E20" w:rsidRDefault="001C0BBA" w:rsidP="000A3E20">
      <w:pPr>
        <w:spacing w:after="60"/>
        <w:rPr>
          <w:del w:id="129" w:author="Medetov, Nauryzbek [Tengizchevroil]" w:date="2026-06-21T21:10:00Z" w16du:dateUtc="2026-06-21T16:10:00Z"/>
          <w:i/>
          <w:iCs/>
          <w:sz w:val="18"/>
          <w:szCs w:val="18"/>
        </w:rPr>
      </w:pPr>
      <w:r>
        <w:rPr>
          <w:b/>
          <w:bCs/>
          <w:color w:val="4A5568"/>
          <w:sz w:val="18"/>
          <w:szCs w:val="18"/>
        </w:rPr>
        <w:t xml:space="preserve">Text: </w:t>
      </w:r>
      <w:ins w:id="130" w:author="Medetov, Nauryzbek [Tengizchevroil]" w:date="2026-06-21T21:10:00Z" w16du:dateUtc="2026-06-21T16:10:00Z">
        <w:r w:rsidR="000A3E20">
          <w:rPr>
            <w:i/>
            <w:iCs/>
            <w:sz w:val="18"/>
            <w:szCs w:val="18"/>
          </w:rPr>
          <w:t>"NOTE: Invite Responsible Engineer to verify dimensions / internal configuration / XXX on site, once vessel is isolated and full access is provided."</w:t>
        </w:r>
      </w:ins>
      <w:del w:id="131" w:author="Medetov, Nauryzbek [Tengizchevroil]" w:date="2026-06-21T21:10:00Z" w16du:dateUtc="2026-06-21T16:10:00Z">
        <w:r w:rsidDel="000A3E20">
          <w:rPr>
            <w:i/>
            <w:iCs/>
            <w:sz w:val="18"/>
            <w:szCs w:val="18"/>
          </w:rPr>
          <w:delText>"NOTE: Invite Responsible Engineer to verify dimensions / internal configuration / XXX on site, once vessel is isolated."</w:delText>
        </w:r>
      </w:del>
    </w:p>
    <w:p w14:paraId="5CC0E402" w14:textId="77777777" w:rsidR="000A3E20" w:rsidRDefault="000A3E20" w:rsidP="001C0BBA">
      <w:pPr>
        <w:spacing w:after="60"/>
        <w:rPr>
          <w:ins w:id="132" w:author="Medetov, Nauryzbek [Tengizchevroil]" w:date="2026-06-21T21:10:00Z" w16du:dateUtc="2026-06-21T16:10:00Z"/>
        </w:rPr>
      </w:pPr>
    </w:p>
    <w:p w14:paraId="5CE67E11" w14:textId="62552B79" w:rsidR="001C0BBA" w:rsidRDefault="001C0BBA" w:rsidP="000A3E20">
      <w:pPr>
        <w:spacing w:after="60"/>
      </w:pPr>
      <w:r>
        <w:rPr>
          <w:b/>
          <w:bCs/>
          <w:color w:val="2ECC71"/>
          <w:sz w:val="18"/>
          <w:szCs w:val="18"/>
        </w:rPr>
        <w:t xml:space="preserve">Keep when: </w:t>
      </w:r>
      <w:r w:rsidR="006E2420">
        <w:rPr>
          <w:sz w:val="18"/>
          <w:szCs w:val="18"/>
        </w:rPr>
        <w:t>Never print</w:t>
      </w:r>
    </w:p>
    <w:p w14:paraId="117F32D6" w14:textId="36E6DD98" w:rsidR="001C0BBA" w:rsidRDefault="001C0BBA" w:rsidP="001C0BBA">
      <w:pPr>
        <w:spacing w:after="40"/>
      </w:pPr>
      <w:r>
        <w:rPr>
          <w:b/>
          <w:bCs/>
          <w:color w:val="C0392B"/>
          <w:sz w:val="18"/>
          <w:szCs w:val="18"/>
        </w:rPr>
        <w:t xml:space="preserve">Remove when: </w:t>
      </w:r>
      <w:r w:rsidR="006E2420">
        <w:rPr>
          <w:sz w:val="18"/>
          <w:szCs w:val="18"/>
        </w:rPr>
        <w:t>Always strip</w:t>
      </w:r>
    </w:p>
    <w:p w14:paraId="57CDFB5B" w14:textId="53CC8C4E" w:rsidR="001C0BBA" w:rsidRDefault="001C0BBA" w:rsidP="001C0BBA">
      <w:pPr>
        <w:spacing w:after="40"/>
      </w:pPr>
      <w:r>
        <w:rPr>
          <w:b/>
          <w:bCs/>
          <w:color w:val="4A5568"/>
          <w:sz w:val="18"/>
          <w:szCs w:val="18"/>
        </w:rPr>
        <w:t xml:space="preserve">Inputs needed: </w:t>
      </w:r>
      <w:r w:rsidR="006E2420">
        <w:rPr>
          <w:rFonts w:ascii="Consolas" w:eastAsia="Consolas" w:hAnsi="Consolas" w:cs="Consolas"/>
          <w:sz w:val="18"/>
          <w:szCs w:val="18"/>
        </w:rPr>
        <w:t>scope_type</w:t>
      </w:r>
    </w:p>
    <w:p w14:paraId="1430B411" w14:textId="77777777" w:rsidR="001C0BBA" w:rsidRDefault="001C0BBA" w:rsidP="001C0BBA">
      <w:pPr>
        <w:shd w:val="clear" w:color="auto" w:fill="F4F6F8"/>
        <w:spacing w:before="160" w:after="60"/>
      </w:pPr>
      <w:r>
        <w:rPr>
          <w:b/>
          <w:bCs/>
          <w:color w:val="0D1B2A"/>
        </w:rPr>
        <w:t>Line 22</w:t>
      </w:r>
      <w:r>
        <w:rPr>
          <w:b/>
          <w:bCs/>
          <w:color w:val="2ECC71"/>
          <w:sz w:val="18"/>
          <w:szCs w:val="18"/>
        </w:rPr>
        <w:t xml:space="preserve">  ·  Color: GRN</w:t>
      </w:r>
      <w:r>
        <w:rPr>
          <w:i/>
          <w:iCs/>
          <w:color w:val="F4831F"/>
          <w:sz w:val="18"/>
          <w:szCs w:val="18"/>
        </w:rPr>
        <w:t xml:space="preserve">  ·  Pattern A</w:t>
      </w:r>
    </w:p>
    <w:p w14:paraId="2B78BA22" w14:textId="015FCE4A" w:rsidR="001C0BBA" w:rsidRDefault="001C0BBA" w:rsidP="001C0BBA">
      <w:pPr>
        <w:spacing w:after="60"/>
      </w:pPr>
      <w:r>
        <w:rPr>
          <w:b/>
          <w:bCs/>
          <w:color w:val="4A5568"/>
          <w:sz w:val="18"/>
          <w:szCs w:val="18"/>
        </w:rPr>
        <w:t xml:space="preserve">Text: </w:t>
      </w:r>
      <w:ins w:id="133" w:author="Medetov, Nauryzbek [Tengizchevroil]" w:date="2026-06-21T21:12:00Z" w16du:dateUtc="2026-06-21T16:12:00Z">
        <w:r w:rsidR="000A3E20">
          <w:rPr>
            <w:i/>
            <w:iCs/>
            <w:sz w:val="18"/>
            <w:szCs w:val="18"/>
          </w:rPr>
          <w:t>"Prior to excavation works, for installation of pipe support foundation(s) in unpaved areas, perform surveying work for the presence of underground utilities. Arrange this with the TCO Lead Field Surveyor, phone 4931."</w:t>
        </w:r>
        <w:r w:rsidR="000A3E20">
          <w:rPr>
            <w:rFonts w:ascii="Times New Roman" w:eastAsia="MS Mincho" w:hAnsi="Times New Roman" w:cs="Times New Roman"/>
            <w:color w:val="00B050"/>
            <w:sz w:val="24"/>
            <w:szCs w:val="24"/>
            <w:lang w:eastAsia="ja-JP"/>
          </w:rPr>
          <w:t xml:space="preserve"> </w:t>
        </w:r>
        <w:r w:rsidR="000A3E20">
          <w:rPr>
            <w:i/>
            <w:iCs/>
            <w:sz w:val="18"/>
            <w:szCs w:val="18"/>
          </w:rPr>
          <w:t>Prior to excavation works, for installation of pipe support foundation(s) in unpaved areas, perform surveying work for the presence of underground utilities. Arrange this with the TCO Lead Field Surveyor, phone 4931."</w:t>
        </w:r>
      </w:ins>
      <w:del w:id="134" w:author="Medetov, Nauryzbek [Tengizchevroil]" w:date="2026-06-21T21:12:00Z" w16du:dateUtc="2026-06-21T16:12:00Z">
        <w:r w:rsidDel="000A3E20">
          <w:rPr>
            <w:i/>
            <w:iCs/>
            <w:sz w:val="18"/>
            <w:szCs w:val="18"/>
          </w:rPr>
          <w:delText>"</w:delText>
        </w:r>
        <w:r w:rsidR="00644FEC" w:rsidRPr="00644FEC" w:rsidDel="000A3E20">
          <w:rPr>
            <w:rFonts w:ascii="Times New Roman" w:eastAsia="MS Mincho" w:hAnsi="Times New Roman" w:cs="Times New Roman"/>
            <w:color w:val="00B050"/>
            <w:sz w:val="24"/>
            <w:szCs w:val="24"/>
            <w:lang w:eastAsia="ja-JP"/>
          </w:rPr>
          <w:delText xml:space="preserve"> </w:delText>
        </w:r>
        <w:r w:rsidR="00644FEC" w:rsidRPr="00644FEC" w:rsidDel="000A3E20">
          <w:rPr>
            <w:i/>
            <w:iCs/>
            <w:sz w:val="18"/>
            <w:szCs w:val="18"/>
          </w:rPr>
          <w:delText>Prior to excavation works, for installation of pipe support foundation(s) in unpaved areas, perform surveying work for the presence of underground utilities. Arrange this with the TCO Lead Field Surveyor, phone 4931</w:delText>
        </w:r>
        <w:r w:rsidDel="000A3E20">
          <w:rPr>
            <w:i/>
            <w:iCs/>
            <w:sz w:val="18"/>
            <w:szCs w:val="18"/>
          </w:rPr>
          <w:delText>."</w:delText>
        </w:r>
      </w:del>
    </w:p>
    <w:p w14:paraId="5189688B" w14:textId="646A41F1" w:rsidR="001C0BBA" w:rsidRDefault="001C0BBA" w:rsidP="001C0BBA">
      <w:pPr>
        <w:spacing w:after="40"/>
      </w:pPr>
      <w:r>
        <w:rPr>
          <w:b/>
          <w:bCs/>
          <w:color w:val="2ECC71"/>
          <w:sz w:val="18"/>
          <w:szCs w:val="18"/>
        </w:rPr>
        <w:t xml:space="preserve">Keep when: </w:t>
      </w:r>
      <w:r w:rsidR="00E76603">
        <w:rPr>
          <w:rFonts w:ascii="Consolas" w:eastAsia="Consolas" w:hAnsi="Consolas" w:cs="Consolas"/>
          <w:sz w:val="18"/>
          <w:szCs w:val="18"/>
        </w:rPr>
        <w:t xml:space="preserve">scope_type = </w:t>
      </w:r>
      <w:r w:rsidR="00E76603" w:rsidRPr="00E76603">
        <w:rPr>
          <w:i/>
          <w:iCs/>
          <w:sz w:val="18"/>
          <w:szCs w:val="18"/>
        </w:rPr>
        <w:t>new piping route (almost never for low complexity scope)</w:t>
      </w:r>
    </w:p>
    <w:p w14:paraId="67CDA467" w14:textId="4C1F2226" w:rsidR="006E2420" w:rsidRDefault="001C0BBA" w:rsidP="001C0BBA">
      <w:pPr>
        <w:spacing w:after="40"/>
        <w:rPr>
          <w:b/>
          <w:bCs/>
          <w:color w:val="4A5568"/>
          <w:sz w:val="18"/>
          <w:szCs w:val="18"/>
        </w:rPr>
      </w:pPr>
      <w:r>
        <w:rPr>
          <w:b/>
          <w:bCs/>
          <w:color w:val="C0392B"/>
          <w:sz w:val="18"/>
          <w:szCs w:val="18"/>
        </w:rPr>
        <w:t xml:space="preserve">Remove when: </w:t>
      </w:r>
      <w:r w:rsidR="006E2420">
        <w:rPr>
          <w:sz w:val="18"/>
          <w:szCs w:val="18"/>
        </w:rPr>
        <w:t>Always</w:t>
      </w:r>
      <w:r w:rsidR="00B722F5">
        <w:rPr>
          <w:sz w:val="18"/>
          <w:szCs w:val="18"/>
        </w:rPr>
        <w:t xml:space="preserve"> strip</w:t>
      </w:r>
    </w:p>
    <w:p w14:paraId="0375E2B2" w14:textId="223721A5" w:rsidR="001C0BBA" w:rsidRPr="006E2420" w:rsidRDefault="001C0BBA" w:rsidP="001C0BBA">
      <w:pPr>
        <w:spacing w:after="40"/>
        <w:rPr>
          <w:rFonts w:ascii="Consolas" w:eastAsia="Consolas" w:hAnsi="Consolas" w:cs="Consolas"/>
          <w:sz w:val="18"/>
          <w:szCs w:val="18"/>
        </w:rPr>
      </w:pPr>
      <w:r>
        <w:rPr>
          <w:b/>
          <w:bCs/>
          <w:color w:val="4A5568"/>
          <w:sz w:val="18"/>
          <w:szCs w:val="18"/>
        </w:rPr>
        <w:t xml:space="preserve">Inputs needed: </w:t>
      </w:r>
      <w:r w:rsidR="006E2420">
        <w:rPr>
          <w:rFonts w:ascii="Consolas" w:eastAsia="Consolas" w:hAnsi="Consolas" w:cs="Consolas"/>
          <w:sz w:val="18"/>
          <w:szCs w:val="18"/>
        </w:rPr>
        <w:t>scope_type</w:t>
      </w:r>
    </w:p>
    <w:p w14:paraId="5C867DBC" w14:textId="47C9734C" w:rsidR="001C0BBA" w:rsidRDefault="001C0BBA" w:rsidP="001C0BBA">
      <w:pPr>
        <w:shd w:val="clear" w:color="auto" w:fill="F4F6F8"/>
        <w:spacing w:before="160" w:after="60"/>
      </w:pPr>
      <w:r>
        <w:rPr>
          <w:b/>
          <w:bCs/>
          <w:color w:val="0D1B2A"/>
        </w:rPr>
        <w:t>Line 23</w:t>
      </w:r>
      <w:r>
        <w:rPr>
          <w:b/>
          <w:bCs/>
          <w:color w:val="2ECC71"/>
          <w:sz w:val="18"/>
          <w:szCs w:val="18"/>
        </w:rPr>
        <w:t xml:space="preserve">  ·  Color: GRN/RED/BLU</w:t>
      </w:r>
      <w:r>
        <w:rPr>
          <w:i/>
          <w:iCs/>
          <w:color w:val="F4831F"/>
          <w:sz w:val="18"/>
          <w:szCs w:val="18"/>
        </w:rPr>
        <w:t xml:space="preserve">  ·  Pattern A</w:t>
      </w:r>
    </w:p>
    <w:p w14:paraId="2E92828B" w14:textId="7556773B" w:rsidR="001C0BBA" w:rsidRDefault="001C0BBA" w:rsidP="001C0BBA">
      <w:pPr>
        <w:spacing w:after="60"/>
      </w:pPr>
      <w:r>
        <w:rPr>
          <w:b/>
          <w:bCs/>
          <w:color w:val="4A5568"/>
          <w:sz w:val="18"/>
          <w:szCs w:val="18"/>
        </w:rPr>
        <w:t xml:space="preserve">Text: </w:t>
      </w:r>
      <w:ins w:id="135" w:author="Medetov, Nauryzbek [Tengizchevroil]" w:date="2026-06-21T21:13:00Z" w16du:dateUtc="2026-06-21T16:13:00Z">
        <w:r w:rsidR="000A3E20">
          <w:rPr>
            <w:i/>
            <w:iCs/>
            <w:sz w:val="18"/>
            <w:szCs w:val="18"/>
          </w:rPr>
          <w:t>"Perform excavation works and install concrete foundation of new unpaved area pipe support(s) as per isometric drawing(s) 00-YYYY-L-ZZZZ and the attached drawing from Tengiz Engineering Specification (TES) L-ST-6075."</w:t>
        </w:r>
      </w:ins>
      <w:del w:id="136" w:author="Medetov, Nauryzbek [Tengizchevroil]" w:date="2026-06-21T21:13:00Z" w16du:dateUtc="2026-06-21T16:13:00Z">
        <w:r w:rsidDel="000A3E20">
          <w:rPr>
            <w:i/>
            <w:iCs/>
            <w:sz w:val="18"/>
            <w:szCs w:val="18"/>
          </w:rPr>
          <w:delText>"Perform excavation and install concrete foundation per isometric drawing 00-YYYY-L-ZZZZ."</w:delText>
        </w:r>
      </w:del>
    </w:p>
    <w:p w14:paraId="45A6E1E4" w14:textId="217E32E9" w:rsidR="001C0BBA" w:rsidRDefault="001C0BBA" w:rsidP="001C0BBA">
      <w:pPr>
        <w:spacing w:after="40"/>
      </w:pPr>
      <w:r>
        <w:rPr>
          <w:b/>
          <w:bCs/>
          <w:color w:val="2ECC71"/>
          <w:sz w:val="18"/>
          <w:szCs w:val="18"/>
        </w:rPr>
        <w:t xml:space="preserve">Keep when: </w:t>
      </w:r>
      <w:r w:rsidR="006E2420">
        <w:rPr>
          <w:sz w:val="18"/>
          <w:szCs w:val="18"/>
        </w:rPr>
        <w:t>Line 22 is kept</w:t>
      </w:r>
    </w:p>
    <w:p w14:paraId="2E34C80A" w14:textId="77777777" w:rsidR="001C0BBA" w:rsidRDefault="001C0BBA" w:rsidP="001C0BBA">
      <w:pPr>
        <w:spacing w:after="40"/>
      </w:pPr>
      <w:r>
        <w:rPr>
          <w:b/>
          <w:bCs/>
          <w:color w:val="C0392B"/>
          <w:sz w:val="18"/>
          <w:szCs w:val="18"/>
        </w:rPr>
        <w:t xml:space="preserve">Remove when: </w:t>
      </w:r>
      <w:r>
        <w:rPr>
          <w:sz w:val="18"/>
          <w:szCs w:val="18"/>
        </w:rPr>
        <w:t>Otherwise</w:t>
      </w:r>
    </w:p>
    <w:p w14:paraId="30CA3D2D" w14:textId="77777777" w:rsidR="001C0BBA" w:rsidRDefault="001C0BBA" w:rsidP="001C0BBA">
      <w:pPr>
        <w:shd w:val="clear" w:color="auto" w:fill="F4F6F8"/>
        <w:spacing w:before="160" w:after="60"/>
      </w:pPr>
      <w:r>
        <w:rPr>
          <w:b/>
          <w:bCs/>
          <w:color w:val="0D1B2A"/>
        </w:rPr>
        <w:t>Line 24</w:t>
      </w:r>
      <w:r>
        <w:rPr>
          <w:b/>
          <w:bCs/>
          <w:color w:val="2ECC71"/>
          <w:sz w:val="18"/>
          <w:szCs w:val="18"/>
        </w:rPr>
        <w:t xml:space="preserve">  ·  Color: GRN/PUR</w:t>
      </w:r>
      <w:r>
        <w:rPr>
          <w:i/>
          <w:iCs/>
          <w:color w:val="F4831F"/>
          <w:sz w:val="18"/>
          <w:szCs w:val="18"/>
        </w:rPr>
        <w:t xml:space="preserve">  ·  Pattern D</w:t>
      </w:r>
    </w:p>
    <w:p w14:paraId="5999BAAB" w14:textId="2CAB6B06" w:rsidR="001C0BBA" w:rsidRDefault="001C0BBA" w:rsidP="001C0BBA">
      <w:pPr>
        <w:spacing w:after="60"/>
      </w:pPr>
      <w:r>
        <w:rPr>
          <w:b/>
          <w:bCs/>
          <w:color w:val="4A5568"/>
          <w:sz w:val="18"/>
          <w:szCs w:val="18"/>
        </w:rPr>
        <w:t xml:space="preserve">Text: </w:t>
      </w:r>
      <w:del w:id="137" w:author="Medetov, Nauryzbek [Tengizchevroil]" w:date="2026-06-21T21:17:00Z" w16du:dateUtc="2026-06-21T16:17:00Z">
        <w:r w:rsidDel="002353C3">
          <w:rPr>
            <w:i/>
            <w:iCs/>
            <w:sz w:val="18"/>
            <w:szCs w:val="18"/>
          </w:rPr>
          <w:delText>"[Add when replacing existing equipment with new equipment of different weight]</w:delText>
        </w:r>
        <w:r w:rsidR="00E76603" w:rsidDel="002353C3">
          <w:rPr>
            <w:i/>
            <w:iCs/>
            <w:sz w:val="18"/>
            <w:szCs w:val="18"/>
          </w:rPr>
          <w:delText xml:space="preserve">. </w:delText>
        </w:r>
      </w:del>
      <w:r w:rsidR="00E76603" w:rsidRPr="00E76603">
        <w:rPr>
          <w:i/>
          <w:iCs/>
          <w:sz w:val="18"/>
          <w:szCs w:val="18"/>
        </w:rPr>
        <w:t>Consider the weight of the new equipment indicated on drawing XXXX during developing execution steps and lifting plan.</w:t>
      </w:r>
      <w:r>
        <w:rPr>
          <w:i/>
          <w:iCs/>
          <w:sz w:val="18"/>
          <w:szCs w:val="18"/>
        </w:rPr>
        <w:t>"</w:t>
      </w:r>
    </w:p>
    <w:p w14:paraId="799B225C" w14:textId="144B4BBB" w:rsidR="001C0BBA" w:rsidRDefault="001C0BBA" w:rsidP="001C0BBA">
      <w:pPr>
        <w:spacing w:after="40"/>
      </w:pPr>
      <w:r>
        <w:rPr>
          <w:b/>
          <w:bCs/>
          <w:color w:val="2ECC71"/>
          <w:sz w:val="18"/>
          <w:szCs w:val="18"/>
        </w:rPr>
        <w:lastRenderedPageBreak/>
        <w:t xml:space="preserve">Keep when: </w:t>
      </w:r>
      <w:del w:id="138" w:author="Medetov, Nauryzbek [Tengizchevroil]" w:date="2026-06-21T21:18:00Z" w16du:dateUtc="2026-06-21T16:18:00Z">
        <w:r w:rsidDel="002353C3">
          <w:rPr>
            <w:sz w:val="18"/>
            <w:szCs w:val="18"/>
          </w:rPr>
          <w:delText>Never print — gates line 25</w:delText>
        </w:r>
      </w:del>
      <w:ins w:id="139" w:author="Medetov, Nauryzbek [Tengizchevroil]" w:date="2026-06-21T21:18:00Z" w16du:dateUtc="2026-06-21T16:18:00Z">
        <w:r w:rsidR="002353C3">
          <w:rPr>
            <w:sz w:val="18"/>
            <w:szCs w:val="18"/>
          </w:rPr>
          <w:t xml:space="preserve">scope_type = </w:t>
        </w:r>
      </w:ins>
      <w:ins w:id="140" w:author="Medetov, Nauryzbek [Tengizchevroil]" w:date="2026-06-21T21:19:00Z" w16du:dateUtc="2026-06-21T16:19:00Z">
        <w:r w:rsidR="002353C3">
          <w:rPr>
            <w:sz w:val="18"/>
            <w:szCs w:val="18"/>
          </w:rPr>
          <w:t>pressure vessel replacement, valve replacement</w:t>
        </w:r>
      </w:ins>
      <w:ins w:id="141" w:author="Medetov, Nauryzbek [Tengizchevroil]" w:date="2026-06-21T21:20:00Z" w16du:dateUtc="2026-06-21T16:20:00Z">
        <w:r w:rsidR="002353C3">
          <w:rPr>
            <w:sz w:val="18"/>
            <w:szCs w:val="18"/>
          </w:rPr>
          <w:t xml:space="preserve"> (size &gt;= 4”)</w:t>
        </w:r>
      </w:ins>
    </w:p>
    <w:p w14:paraId="4F82275F" w14:textId="55F6B541" w:rsidR="001C0BBA" w:rsidRDefault="001C0BBA" w:rsidP="001C0BBA">
      <w:pPr>
        <w:spacing w:after="40"/>
      </w:pPr>
      <w:r>
        <w:rPr>
          <w:b/>
          <w:bCs/>
          <w:color w:val="C0392B"/>
          <w:sz w:val="18"/>
          <w:szCs w:val="18"/>
        </w:rPr>
        <w:t xml:space="preserve">Remove when: </w:t>
      </w:r>
      <w:ins w:id="142" w:author="Medetov, Nauryzbek [Tengizchevroil]" w:date="2026-06-21T21:20:00Z" w16du:dateUtc="2026-06-21T16:20:00Z">
        <w:r w:rsidR="002353C3">
          <w:rPr>
            <w:sz w:val="18"/>
            <w:szCs w:val="18"/>
          </w:rPr>
          <w:t>otherwise (almost always for LCW)</w:t>
        </w:r>
      </w:ins>
      <w:del w:id="143" w:author="Medetov, Nauryzbek [Tengizchevroil]" w:date="2026-06-21T21:20:00Z" w16du:dateUtc="2026-06-21T16:20:00Z">
        <w:r w:rsidDel="002353C3">
          <w:rPr>
            <w:sz w:val="18"/>
            <w:szCs w:val="18"/>
          </w:rPr>
          <w:delText>Always strip</w:delText>
        </w:r>
      </w:del>
    </w:p>
    <w:p w14:paraId="4F2D3C68" w14:textId="64CC14AB" w:rsidR="001C0BBA" w:rsidRDefault="001C0BBA" w:rsidP="001C0BBA">
      <w:pPr>
        <w:spacing w:after="40"/>
      </w:pPr>
      <w:r>
        <w:rPr>
          <w:b/>
          <w:bCs/>
          <w:color w:val="4A5568"/>
          <w:sz w:val="18"/>
          <w:szCs w:val="18"/>
        </w:rPr>
        <w:t xml:space="preserve">Inputs needed: </w:t>
      </w:r>
      <w:r w:rsidR="006E2420">
        <w:rPr>
          <w:rFonts w:ascii="Consolas" w:eastAsia="Consolas" w:hAnsi="Consolas" w:cs="Consolas"/>
          <w:sz w:val="18"/>
          <w:szCs w:val="18"/>
        </w:rPr>
        <w:t>scope_type</w:t>
      </w:r>
    </w:p>
    <w:p w14:paraId="157333E8" w14:textId="77777777" w:rsidR="001C0BBA" w:rsidRDefault="001C0BBA" w:rsidP="001C0BBA">
      <w:pPr>
        <w:shd w:val="clear" w:color="auto" w:fill="F4F6F8"/>
        <w:spacing w:before="160" w:after="60"/>
      </w:pPr>
      <w:r>
        <w:rPr>
          <w:b/>
          <w:bCs/>
          <w:color w:val="0D1B2A"/>
        </w:rPr>
        <w:t>Line 25</w:t>
      </w:r>
      <w:r>
        <w:rPr>
          <w:b/>
          <w:bCs/>
          <w:color w:val="2ECC71"/>
          <w:sz w:val="18"/>
          <w:szCs w:val="18"/>
        </w:rPr>
        <w:t xml:space="preserve">  ·  Color: GRN</w:t>
      </w:r>
      <w:r>
        <w:rPr>
          <w:i/>
          <w:iCs/>
          <w:color w:val="F4831F"/>
          <w:sz w:val="18"/>
          <w:szCs w:val="18"/>
        </w:rPr>
        <w:t xml:space="preserve">  ·  Pattern A</w:t>
      </w:r>
    </w:p>
    <w:p w14:paraId="7F9B01C0" w14:textId="329AE3DE" w:rsidR="001C0BBA" w:rsidRDefault="001C0BBA" w:rsidP="001C0BBA">
      <w:pPr>
        <w:spacing w:after="60"/>
      </w:pPr>
      <w:r>
        <w:rPr>
          <w:b/>
          <w:bCs/>
          <w:color w:val="4A5568"/>
          <w:sz w:val="18"/>
          <w:szCs w:val="18"/>
        </w:rPr>
        <w:t xml:space="preserve">Text: </w:t>
      </w:r>
      <w:r>
        <w:rPr>
          <w:i/>
          <w:iCs/>
          <w:sz w:val="18"/>
          <w:szCs w:val="18"/>
        </w:rPr>
        <w:t>"</w:t>
      </w:r>
      <w:r w:rsidR="00E76603" w:rsidRPr="00E76603">
        <w:rPr>
          <w:rFonts w:ascii="Times New Roman" w:eastAsia="MS Mincho" w:hAnsi="Times New Roman" w:cs="Times New Roman"/>
          <w:color w:val="00B050"/>
          <w:sz w:val="24"/>
          <w:szCs w:val="24"/>
          <w:lang w:eastAsia="ja-JP"/>
        </w:rPr>
        <w:t xml:space="preserve"> </w:t>
      </w:r>
      <w:r w:rsidR="00E76603" w:rsidRPr="00E76603">
        <w:rPr>
          <w:i/>
          <w:iCs/>
          <w:sz w:val="18"/>
          <w:szCs w:val="18"/>
        </w:rPr>
        <w:t>NOTE: DTEC completed required engineering studies of existing/new piping, foundation &amp; supports and confirmed new equipment weight is within allowable loads.</w:t>
      </w:r>
    </w:p>
    <w:p w14:paraId="789F24F9" w14:textId="73AD3A6A" w:rsidR="001C0BBA" w:rsidRDefault="001C0BBA" w:rsidP="001C0BBA">
      <w:pPr>
        <w:spacing w:after="40"/>
      </w:pPr>
      <w:r>
        <w:rPr>
          <w:b/>
          <w:bCs/>
          <w:color w:val="2ECC71"/>
          <w:sz w:val="18"/>
          <w:szCs w:val="18"/>
        </w:rPr>
        <w:t xml:space="preserve">Keep when: </w:t>
      </w:r>
      <w:r w:rsidR="006E2420">
        <w:rPr>
          <w:sz w:val="18"/>
          <w:szCs w:val="18"/>
        </w:rPr>
        <w:t>Never</w:t>
      </w:r>
    </w:p>
    <w:p w14:paraId="0C5A58F9" w14:textId="77777777" w:rsidR="001C0BBA" w:rsidRDefault="001C0BBA" w:rsidP="001C0BBA">
      <w:pPr>
        <w:spacing w:after="40"/>
        <w:rPr>
          <w:ins w:id="144" w:author="Medetov, Nauryzbek [Tengizchevroil]" w:date="2026-06-21T21:20:00Z" w16du:dateUtc="2026-06-21T16:20:00Z"/>
          <w:sz w:val="18"/>
          <w:szCs w:val="18"/>
        </w:rPr>
      </w:pPr>
      <w:r>
        <w:rPr>
          <w:b/>
          <w:bCs/>
          <w:color w:val="C0392B"/>
          <w:sz w:val="18"/>
          <w:szCs w:val="18"/>
        </w:rPr>
        <w:t xml:space="preserve">Remove when: </w:t>
      </w:r>
      <w:r>
        <w:rPr>
          <w:sz w:val="18"/>
          <w:szCs w:val="18"/>
        </w:rPr>
        <w:t>Otherwise</w:t>
      </w:r>
    </w:p>
    <w:p w14:paraId="59F98754" w14:textId="77777777" w:rsidR="002353C3" w:rsidRDefault="002353C3" w:rsidP="001C0BBA">
      <w:pPr>
        <w:spacing w:after="40"/>
      </w:pPr>
    </w:p>
    <w:p w14:paraId="794FB37D" w14:textId="77777777" w:rsidR="001C0BBA" w:rsidRDefault="001C0BBA" w:rsidP="001C0BBA">
      <w:pPr>
        <w:pStyle w:val="Heading2"/>
        <w:spacing w:before="200" w:after="100"/>
      </w:pPr>
      <w:r>
        <w:rPr>
          <w:rFonts w:ascii="Arial" w:eastAsia="Arial" w:hAnsi="Arial" w:cs="Arial"/>
        </w:rPr>
        <w:t>5.8. SHOP WORK</w:t>
      </w:r>
    </w:p>
    <w:p w14:paraId="01A5C52A" w14:textId="77777777" w:rsidR="001C0BBA" w:rsidRDefault="001C0BBA" w:rsidP="001C0BBA">
      <w:pPr>
        <w:shd w:val="clear" w:color="auto" w:fill="F4F6F8"/>
        <w:spacing w:before="160" w:after="60"/>
      </w:pPr>
      <w:r>
        <w:rPr>
          <w:b/>
          <w:bCs/>
          <w:color w:val="0D1B2A"/>
        </w:rPr>
        <w:t>Line 26</w:t>
      </w:r>
      <w:r>
        <w:rPr>
          <w:b/>
          <w:bCs/>
          <w:color w:val="000000"/>
          <w:sz w:val="18"/>
          <w:szCs w:val="18"/>
        </w:rPr>
        <w:t xml:space="preserve">  ·  Color: BLK</w:t>
      </w:r>
      <w:r>
        <w:rPr>
          <w:i/>
          <w:iCs/>
          <w:color w:val="F4831F"/>
          <w:sz w:val="18"/>
          <w:szCs w:val="18"/>
        </w:rPr>
        <w:t xml:space="preserve">  ·  Pattern Structural</w:t>
      </w:r>
    </w:p>
    <w:p w14:paraId="4F8999EC" w14:textId="77777777" w:rsidR="001C0BBA" w:rsidRDefault="001C0BBA" w:rsidP="001C0BBA">
      <w:pPr>
        <w:spacing w:after="60"/>
      </w:pPr>
      <w:r>
        <w:rPr>
          <w:b/>
          <w:bCs/>
          <w:color w:val="4A5568"/>
          <w:sz w:val="18"/>
          <w:szCs w:val="18"/>
        </w:rPr>
        <w:t xml:space="preserve">Text: </w:t>
      </w:r>
      <w:r>
        <w:rPr>
          <w:i/>
          <w:iCs/>
          <w:sz w:val="18"/>
          <w:szCs w:val="18"/>
        </w:rPr>
        <w:t>"SHOP WORK:</w:t>
      </w:r>
      <w:del w:id="145" w:author="Medetov, Nauryzbek [Tengizchevroil]" w:date="2026-06-21T21:20:00Z" w16du:dateUtc="2026-06-21T16:20:00Z">
        <w:r w:rsidDel="002353C3">
          <w:rPr>
            <w:i/>
            <w:iCs/>
            <w:sz w:val="18"/>
            <w:szCs w:val="18"/>
          </w:rPr>
          <w:delText xml:space="preserve"> (section header)</w:delText>
        </w:r>
      </w:del>
      <w:r>
        <w:rPr>
          <w:i/>
          <w:iCs/>
          <w:sz w:val="18"/>
          <w:szCs w:val="18"/>
        </w:rPr>
        <w:t>"</w:t>
      </w:r>
    </w:p>
    <w:p w14:paraId="6CE2DF61" w14:textId="6F791487" w:rsidR="001C0BBA" w:rsidRDefault="001C0BBA" w:rsidP="001C0BBA">
      <w:pPr>
        <w:spacing w:after="40"/>
      </w:pPr>
      <w:r>
        <w:rPr>
          <w:b/>
          <w:bCs/>
          <w:color w:val="2ECC71"/>
          <w:sz w:val="18"/>
          <w:szCs w:val="18"/>
        </w:rPr>
        <w:t xml:space="preserve">Keep when: </w:t>
      </w:r>
      <w:ins w:id="146" w:author="Medetov, Nauryzbek [Tengizchevroil]" w:date="2026-06-21T21:24:00Z" w16du:dateUtc="2026-06-21T16:24:00Z">
        <w:r w:rsidR="009630D4">
          <w:rPr>
            <w:b/>
            <w:bCs/>
            <w:color w:val="2ECC71"/>
            <w:sz w:val="18"/>
            <w:szCs w:val="18"/>
          </w:rPr>
          <w:t>Always</w:t>
        </w:r>
      </w:ins>
      <w:del w:id="147" w:author="Medetov, Nauryzbek [Tengizchevroil]" w:date="2026-06-21T21:24:00Z" w16du:dateUtc="2026-06-21T16:24:00Z">
        <w:r w:rsidR="00AA0B72" w:rsidRPr="00860E63" w:rsidDel="009630D4">
          <w:rPr>
            <w:sz w:val="18"/>
            <w:szCs w:val="18"/>
          </w:rPr>
          <w:delText>Otherwise</w:delText>
        </w:r>
      </w:del>
    </w:p>
    <w:p w14:paraId="56A08014" w14:textId="526DEB93" w:rsidR="001C0BBA" w:rsidRDefault="001C0BBA" w:rsidP="001C0BBA">
      <w:pPr>
        <w:spacing w:after="40"/>
      </w:pPr>
      <w:r>
        <w:rPr>
          <w:b/>
          <w:bCs/>
          <w:color w:val="C0392B"/>
          <w:sz w:val="18"/>
          <w:szCs w:val="18"/>
        </w:rPr>
        <w:t xml:space="preserve">Remove when: </w:t>
      </w:r>
      <w:r w:rsidR="00AA0B72">
        <w:rPr>
          <w:rFonts w:ascii="Consolas" w:eastAsia="Consolas" w:hAnsi="Consolas" w:cs="Consolas"/>
          <w:sz w:val="18"/>
          <w:szCs w:val="18"/>
        </w:rPr>
        <w:t>scope_type = valve replacement (only</w:t>
      </w:r>
      <w:ins w:id="148" w:author="Medetov, Nauryzbek [Tengizchevroil]" w:date="2026-06-21T21:25:00Z" w16du:dateUtc="2026-06-21T16:25:00Z">
        <w:r w:rsidR="009630D4">
          <w:rPr>
            <w:rFonts w:ascii="Consolas" w:eastAsia="Consolas" w:hAnsi="Consolas" w:cs="Consolas"/>
            <w:sz w:val="18"/>
            <w:szCs w:val="18"/>
          </w:rPr>
          <w:t>)</w:t>
        </w:r>
      </w:ins>
      <w:del w:id="149" w:author="Medetov, Nauryzbek [Tengizchevroil]" w:date="2026-06-21T21:25:00Z" w16du:dateUtc="2026-06-21T16:25:00Z">
        <w:r w:rsidR="00AA0B72" w:rsidDel="009630D4">
          <w:rPr>
            <w:rFonts w:ascii="Consolas" w:eastAsia="Consolas" w:hAnsi="Consolas" w:cs="Consolas"/>
            <w:sz w:val="18"/>
            <w:szCs w:val="18"/>
          </w:rPr>
          <w:delText>), clamp installation (TLR).</w:delText>
        </w:r>
      </w:del>
    </w:p>
    <w:p w14:paraId="665E5236" w14:textId="77777777" w:rsidR="001C0BBA" w:rsidRDefault="001C0BBA" w:rsidP="001C0BBA">
      <w:pPr>
        <w:spacing w:after="40"/>
      </w:pPr>
      <w:r>
        <w:rPr>
          <w:b/>
          <w:bCs/>
          <w:color w:val="4A5568"/>
          <w:sz w:val="18"/>
          <w:szCs w:val="18"/>
        </w:rPr>
        <w:t xml:space="preserve">Inputs needed: </w:t>
      </w:r>
      <w:r>
        <w:rPr>
          <w:rFonts w:ascii="Consolas" w:eastAsia="Consolas" w:hAnsi="Consolas" w:cs="Consolas"/>
          <w:sz w:val="18"/>
          <w:szCs w:val="18"/>
        </w:rPr>
        <w:t>scope_type, spool_prefab</w:t>
      </w:r>
    </w:p>
    <w:p w14:paraId="4B84BE61" w14:textId="77777777" w:rsidR="001C0BBA" w:rsidRDefault="001C0BBA" w:rsidP="001C0BBA">
      <w:pPr>
        <w:shd w:val="clear" w:color="auto" w:fill="F4F6F8"/>
        <w:spacing w:before="160" w:after="60"/>
      </w:pPr>
      <w:r>
        <w:rPr>
          <w:b/>
          <w:bCs/>
          <w:color w:val="0D1B2A"/>
        </w:rPr>
        <w:t>Line 27</w:t>
      </w:r>
      <w:r>
        <w:rPr>
          <w:b/>
          <w:bCs/>
          <w:color w:val="1A9FD8"/>
          <w:sz w:val="18"/>
          <w:szCs w:val="18"/>
        </w:rPr>
        <w:t xml:space="preserve">  ·  Color: BLU</w:t>
      </w:r>
      <w:r>
        <w:rPr>
          <w:i/>
          <w:iCs/>
          <w:color w:val="F4831F"/>
          <w:sz w:val="18"/>
          <w:szCs w:val="18"/>
        </w:rPr>
        <w:t xml:space="preserve">  ·  Pattern Always-include</w:t>
      </w:r>
    </w:p>
    <w:p w14:paraId="3E886422" w14:textId="2C49CABE" w:rsidR="001C0BBA" w:rsidRDefault="001C0BBA" w:rsidP="001C0BBA">
      <w:pPr>
        <w:spacing w:after="60"/>
      </w:pPr>
      <w:r>
        <w:rPr>
          <w:b/>
          <w:bCs/>
          <w:color w:val="4A5568"/>
          <w:sz w:val="18"/>
          <w:szCs w:val="18"/>
        </w:rPr>
        <w:t xml:space="preserve">Text: </w:t>
      </w:r>
      <w:r>
        <w:rPr>
          <w:i/>
          <w:iCs/>
          <w:sz w:val="18"/>
          <w:szCs w:val="18"/>
        </w:rPr>
        <w:t>"</w:t>
      </w:r>
      <w:r w:rsidR="00860E63" w:rsidRPr="00860E63">
        <w:rPr>
          <w:i/>
          <w:iCs/>
          <w:sz w:val="18"/>
          <w:szCs w:val="18"/>
        </w:rPr>
        <w:t>Withdraw materials required for this Job Pack from TCO Warehouse according to Material Request(s).</w:t>
      </w:r>
      <w:r>
        <w:rPr>
          <w:i/>
          <w:iCs/>
          <w:sz w:val="18"/>
          <w:szCs w:val="18"/>
        </w:rPr>
        <w:t>"</w:t>
      </w:r>
    </w:p>
    <w:p w14:paraId="11763E7A" w14:textId="77777777" w:rsidR="001C0BBA" w:rsidRDefault="001C0BBA" w:rsidP="001C0BBA">
      <w:pPr>
        <w:spacing w:after="40"/>
      </w:pPr>
      <w:r>
        <w:rPr>
          <w:b/>
          <w:bCs/>
          <w:color w:val="2ECC71"/>
          <w:sz w:val="18"/>
          <w:szCs w:val="18"/>
        </w:rPr>
        <w:t xml:space="preserve">Keep when: </w:t>
      </w:r>
      <w:r>
        <w:rPr>
          <w:sz w:val="18"/>
          <w:szCs w:val="18"/>
        </w:rPr>
        <w:t>Always</w:t>
      </w:r>
    </w:p>
    <w:p w14:paraId="004784CC" w14:textId="77777777" w:rsidR="001C0BBA" w:rsidRDefault="001C0BBA" w:rsidP="001C0BBA">
      <w:pPr>
        <w:spacing w:after="40"/>
      </w:pPr>
      <w:r>
        <w:rPr>
          <w:b/>
          <w:bCs/>
          <w:color w:val="C0392B"/>
          <w:sz w:val="18"/>
          <w:szCs w:val="18"/>
        </w:rPr>
        <w:t xml:space="preserve">Remove when: </w:t>
      </w:r>
      <w:r>
        <w:rPr>
          <w:sz w:val="18"/>
          <w:szCs w:val="18"/>
        </w:rPr>
        <w:t>Never</w:t>
      </w:r>
    </w:p>
    <w:p w14:paraId="52BE3B9B" w14:textId="77777777" w:rsidR="001C0BBA" w:rsidRDefault="001C0BBA" w:rsidP="001C0BBA">
      <w:pPr>
        <w:shd w:val="clear" w:color="auto" w:fill="F4F6F8"/>
        <w:spacing w:before="160" w:after="60"/>
      </w:pPr>
      <w:r>
        <w:rPr>
          <w:b/>
          <w:bCs/>
          <w:color w:val="0D1B2A"/>
        </w:rPr>
        <w:t>Line 28</w:t>
      </w:r>
      <w:r>
        <w:rPr>
          <w:b/>
          <w:bCs/>
          <w:color w:val="2ECC71"/>
          <w:sz w:val="18"/>
          <w:szCs w:val="18"/>
        </w:rPr>
        <w:t xml:space="preserve">  ·  Color: GRN</w:t>
      </w:r>
      <w:r>
        <w:rPr>
          <w:i/>
          <w:iCs/>
          <w:color w:val="F4831F"/>
          <w:sz w:val="18"/>
          <w:szCs w:val="18"/>
        </w:rPr>
        <w:t xml:space="preserve">  ·  Pattern A</w:t>
      </w:r>
    </w:p>
    <w:p w14:paraId="67019DAC" w14:textId="4E20CF95" w:rsidR="001C0BBA" w:rsidRDefault="001C0BBA" w:rsidP="001C0BBA">
      <w:pPr>
        <w:spacing w:after="60"/>
      </w:pPr>
      <w:r>
        <w:rPr>
          <w:b/>
          <w:bCs/>
          <w:color w:val="4A5568"/>
          <w:sz w:val="18"/>
          <w:szCs w:val="18"/>
        </w:rPr>
        <w:t xml:space="preserve">Text: </w:t>
      </w:r>
      <w:ins w:id="150" w:author="Medetov, Nauryzbek [Tengizchevroil]" w:date="2026-06-21T21:27:00Z" w16du:dateUtc="2026-06-21T16:27:00Z">
        <w:r w:rsidR="009630D4">
          <w:rPr>
            <w:i/>
            <w:iCs/>
            <w:sz w:val="18"/>
            <w:szCs w:val="18"/>
          </w:rPr>
          <w:t>"Perform Positive Material Identification (PMI) as per TCO RE QM SWP-20 Procedure on all corrosion resistant alloy (CRA) materials and weld consumables."</w:t>
        </w:r>
      </w:ins>
      <w:del w:id="151" w:author="Medetov, Nauryzbek [Tengizchevroil]" w:date="2026-06-21T21:27:00Z" w16du:dateUtc="2026-06-21T16:27:00Z">
        <w:r w:rsidDel="009630D4">
          <w:rPr>
            <w:i/>
            <w:iCs/>
            <w:sz w:val="18"/>
            <w:szCs w:val="18"/>
          </w:rPr>
          <w:delText>"</w:delText>
        </w:r>
        <w:r w:rsidR="00860E63" w:rsidRPr="00860E63" w:rsidDel="009630D4">
          <w:rPr>
            <w:rFonts w:ascii="Times New Roman" w:eastAsia="MS Mincho" w:hAnsi="Times New Roman" w:cs="Times New Roman"/>
            <w:color w:val="00B050"/>
            <w:sz w:val="24"/>
            <w:szCs w:val="24"/>
          </w:rPr>
          <w:delText xml:space="preserve"> </w:delText>
        </w:r>
        <w:r w:rsidR="00860E63" w:rsidRPr="00860E63" w:rsidDel="009630D4">
          <w:rPr>
            <w:i/>
            <w:iCs/>
            <w:sz w:val="18"/>
            <w:szCs w:val="18"/>
          </w:rPr>
          <w:delText>Perform Positive Material Identification (PMI) as per TCO RE QM SWP-20 Procedure on all corrosion resistant alloy (CRA) materials and weld consumables</w:delText>
        </w:r>
        <w:r w:rsidDel="009630D4">
          <w:rPr>
            <w:i/>
            <w:iCs/>
            <w:sz w:val="18"/>
            <w:szCs w:val="18"/>
          </w:rPr>
          <w:delText>."</w:delText>
        </w:r>
      </w:del>
    </w:p>
    <w:p w14:paraId="440ABB15" w14:textId="0A9722FC" w:rsidR="001C0BBA" w:rsidRDefault="001C0BBA" w:rsidP="001C0BBA">
      <w:pPr>
        <w:spacing w:after="40"/>
      </w:pPr>
      <w:r>
        <w:rPr>
          <w:b/>
          <w:bCs/>
          <w:color w:val="2ECC71"/>
          <w:sz w:val="18"/>
          <w:szCs w:val="18"/>
        </w:rPr>
        <w:t xml:space="preserve">Keep when: </w:t>
      </w:r>
      <w:r>
        <w:rPr>
          <w:sz w:val="18"/>
          <w:szCs w:val="18"/>
        </w:rPr>
        <w:t>alloy_pmi_required</w:t>
      </w:r>
      <w:ins w:id="152" w:author="Medetov, Nauryzbek [Tengizchevroil]" w:date="2026-06-21T21:26:00Z" w16du:dateUtc="2026-06-21T16:26:00Z">
        <w:r w:rsidR="009630D4">
          <w:rPr>
            <w:sz w:val="18"/>
            <w:szCs w:val="18"/>
          </w:rPr>
          <w:t xml:space="preserve"> </w:t>
        </w:r>
      </w:ins>
      <w:r>
        <w:rPr>
          <w:sz w:val="18"/>
          <w:szCs w:val="18"/>
        </w:rPr>
        <w:t>=</w:t>
      </w:r>
      <w:ins w:id="153" w:author="Medetov, Nauryzbek [Tengizchevroil]" w:date="2026-06-21T21:26:00Z" w16du:dateUtc="2026-06-21T16:26:00Z">
        <w:r w:rsidR="009630D4">
          <w:rPr>
            <w:sz w:val="18"/>
            <w:szCs w:val="18"/>
          </w:rPr>
          <w:t xml:space="preserve"> </w:t>
        </w:r>
      </w:ins>
      <w:r>
        <w:rPr>
          <w:sz w:val="18"/>
          <w:szCs w:val="18"/>
        </w:rPr>
        <w:t>true (material is SS/alloy/duplex)</w:t>
      </w:r>
      <w:ins w:id="154" w:author="Medetov, Nauryzbek [Tengizchevroil]" w:date="2026-06-21T21:53:00Z" w16du:dateUtc="2026-06-21T16:53:00Z">
        <w:r w:rsidR="002E4096">
          <w:rPr>
            <w:sz w:val="18"/>
            <w:szCs w:val="18"/>
          </w:rPr>
          <w:t xml:space="preserve"> </w:t>
        </w:r>
        <w:r w:rsidR="002E4096" w:rsidRPr="00161948">
          <w:rPr>
            <w:sz w:val="18"/>
            <w:szCs w:val="18"/>
            <w:highlight w:val="yellow"/>
            <w:rPrChange w:id="155" w:author="Medetov, Nauryzbek [Tengizchevroil]" w:date="2026-06-21T22:00:00Z" w16du:dateUtc="2026-06-21T17:00:00Z">
              <w:rPr>
                <w:sz w:val="18"/>
                <w:szCs w:val="18"/>
              </w:rPr>
            </w:rPrChange>
          </w:rPr>
          <w:t xml:space="preserve">alternatively line class base family contains </w:t>
        </w:r>
      </w:ins>
      <w:ins w:id="156" w:author="Medetov, Nauryzbek [Tengizchevroil]" w:date="2026-06-21T22:00:00Z" w16du:dateUtc="2026-06-21T17:00:00Z">
        <w:r w:rsidR="00161948" w:rsidRPr="00161948">
          <w:rPr>
            <w:sz w:val="18"/>
            <w:szCs w:val="18"/>
            <w:highlight w:val="yellow"/>
            <w:rPrChange w:id="157" w:author="Medetov, Nauryzbek [Tengizchevroil]" w:date="2026-06-21T22:00:00Z" w16du:dateUtc="2026-06-21T17:00:00Z">
              <w:rPr>
                <w:sz w:val="18"/>
                <w:szCs w:val="18"/>
              </w:rPr>
            </w:rPrChange>
          </w:rPr>
          <w:t>P</w:t>
        </w:r>
      </w:ins>
    </w:p>
    <w:p w14:paraId="6AB7E82C" w14:textId="727ACC93" w:rsidR="001C0BBA" w:rsidRDefault="001C0BBA" w:rsidP="001C0BBA">
      <w:pPr>
        <w:spacing w:after="40"/>
      </w:pPr>
      <w:r>
        <w:rPr>
          <w:b/>
          <w:bCs/>
          <w:color w:val="C0392B"/>
          <w:sz w:val="18"/>
          <w:szCs w:val="18"/>
        </w:rPr>
        <w:t xml:space="preserve">Remove when: </w:t>
      </w:r>
      <w:del w:id="158" w:author="Medetov, Nauryzbek [Tengizchevroil]" w:date="2026-06-21T21:54:00Z" w16du:dateUtc="2026-06-21T16:54:00Z">
        <w:r w:rsidDel="002E4096">
          <w:rPr>
            <w:sz w:val="18"/>
            <w:szCs w:val="18"/>
          </w:rPr>
          <w:delText>Plain CS only</w:delText>
        </w:r>
      </w:del>
      <w:ins w:id="159" w:author="Medetov, Nauryzbek [Tengizchevroil]" w:date="2026-06-21T21:54:00Z" w16du:dateUtc="2026-06-21T16:54:00Z">
        <w:r w:rsidR="002E4096">
          <w:rPr>
            <w:sz w:val="18"/>
            <w:szCs w:val="18"/>
          </w:rPr>
          <w:t xml:space="preserve">material family = </w:t>
        </w:r>
        <w:r w:rsidR="002E4096">
          <w:rPr>
            <w:i/>
            <w:iCs/>
            <w:color w:val="4A5568"/>
            <w:sz w:val="16"/>
            <w:szCs w:val="16"/>
          </w:rPr>
          <w:t xml:space="preserve">LTCS / LTCS GALV / HDPE  </w:t>
        </w:r>
      </w:ins>
    </w:p>
    <w:p w14:paraId="2C52CE21" w14:textId="77777777" w:rsidR="001C0BBA" w:rsidRDefault="001C0BBA" w:rsidP="001C0BBA">
      <w:pPr>
        <w:spacing w:after="40"/>
      </w:pPr>
      <w:r>
        <w:rPr>
          <w:b/>
          <w:bCs/>
          <w:color w:val="4A5568"/>
          <w:sz w:val="18"/>
          <w:szCs w:val="18"/>
        </w:rPr>
        <w:t xml:space="preserve">Inputs needed: </w:t>
      </w:r>
      <w:del w:id="160" w:author="Medetov, Nauryzbek [Tengizchevroil]" w:date="2026-06-21T21:54:00Z" w16du:dateUtc="2026-06-21T16:54:00Z">
        <w:r w:rsidDel="002E4096">
          <w:rPr>
            <w:rFonts w:ascii="Consolas" w:eastAsia="Consolas" w:hAnsi="Consolas" w:cs="Consolas"/>
            <w:sz w:val="18"/>
            <w:szCs w:val="18"/>
          </w:rPr>
          <w:delText xml:space="preserve">material, </w:delText>
        </w:r>
      </w:del>
      <w:r>
        <w:rPr>
          <w:rFonts w:ascii="Consolas" w:eastAsia="Consolas" w:hAnsi="Consolas" w:cs="Consolas"/>
          <w:sz w:val="18"/>
          <w:szCs w:val="18"/>
        </w:rPr>
        <w:t xml:space="preserve">material_family, </w:t>
      </w:r>
      <w:r w:rsidRPr="002E4096">
        <w:rPr>
          <w:rFonts w:ascii="Consolas" w:eastAsia="Consolas" w:hAnsi="Consolas" w:cs="Consolas"/>
          <w:sz w:val="18"/>
          <w:szCs w:val="18"/>
          <w:rPrChange w:id="161" w:author="Medetov, Nauryzbek [Tengizchevroil]" w:date="2026-06-21T21:55:00Z" w16du:dateUtc="2026-06-21T16:55:00Z">
            <w:rPr>
              <w:rFonts w:ascii="Consolas" w:eastAsia="Consolas" w:hAnsi="Consolas" w:cs="Consolas"/>
              <w:sz w:val="18"/>
              <w:szCs w:val="18"/>
              <w:highlight w:val="yellow"/>
            </w:rPr>
          </w:rPrChange>
        </w:rPr>
        <w:t>alloy_pmi_required</w:t>
      </w:r>
    </w:p>
    <w:p w14:paraId="7FBAA246" w14:textId="5BFF63ED" w:rsidR="001C0BBA" w:rsidRDefault="001C0BBA" w:rsidP="001C0BBA">
      <w:pPr>
        <w:spacing w:after="40"/>
      </w:pPr>
      <w:r>
        <w:rPr>
          <w:b/>
          <w:bCs/>
          <w:color w:val="4A5568"/>
          <w:sz w:val="18"/>
          <w:szCs w:val="18"/>
        </w:rPr>
        <w:t xml:space="preserve">RAG sources: </w:t>
      </w:r>
      <w:ins w:id="162" w:author="Medetov, Nauryzbek [Tengizchevroil]" w:date="2026-06-21T21:50:00Z" w16du:dateUtc="2026-06-21T16:50:00Z">
        <w:r w:rsidR="002E4096" w:rsidRPr="002E4096">
          <w:rPr>
            <w:i/>
            <w:iCs/>
            <w:color w:val="8FA3B1"/>
            <w:sz w:val="18"/>
            <w:szCs w:val="18"/>
            <w:rPrChange w:id="163" w:author="Medetov, Nauryzbek [Tengizchevroil]" w:date="2026-06-21T21:50:00Z" w16du:dateUtc="2026-06-21T16:50:00Z">
              <w:rPr>
                <w:sz w:val="16"/>
                <w:szCs w:val="16"/>
              </w:rPr>
            </w:rPrChange>
          </w:rPr>
          <w:t>TCO NDE requirements per class _25.03.20 R03</w:t>
        </w:r>
        <w:r w:rsidR="002E4096">
          <w:rPr>
            <w:sz w:val="16"/>
            <w:szCs w:val="16"/>
          </w:rPr>
          <w:t xml:space="preserve">, </w:t>
        </w:r>
      </w:ins>
      <w:del w:id="164" w:author="Medetov, Nauryzbek [Tengizchevroil]" w:date="2026-06-21T21:50:00Z" w16du:dateUtc="2026-06-21T16:50:00Z">
        <w:r w:rsidR="00860E63" w:rsidRPr="00860E63" w:rsidDel="002E4096">
          <w:rPr>
            <w:i/>
            <w:iCs/>
            <w:color w:val="8FA3B1"/>
            <w:sz w:val="18"/>
            <w:szCs w:val="18"/>
          </w:rPr>
          <w:delText>L-ST-2056</w:delText>
        </w:r>
        <w:r w:rsidDel="002E4096">
          <w:rPr>
            <w:i/>
            <w:iCs/>
            <w:color w:val="8FA3B1"/>
            <w:sz w:val="18"/>
            <w:szCs w:val="18"/>
          </w:rPr>
          <w:delText xml:space="preserve">, </w:delText>
        </w:r>
      </w:del>
      <w:r>
        <w:rPr>
          <w:i/>
          <w:iCs/>
          <w:color w:val="8FA3B1"/>
          <w:sz w:val="18"/>
          <w:szCs w:val="18"/>
        </w:rPr>
        <w:t>PIM-SU-5112</w:t>
      </w:r>
    </w:p>
    <w:p w14:paraId="35F052EA" w14:textId="40D5D890" w:rsidR="001C0BBA" w:rsidRDefault="001C0BBA" w:rsidP="001C0BBA">
      <w:pPr>
        <w:shd w:val="clear" w:color="auto" w:fill="F4F6F8"/>
        <w:spacing w:before="160" w:after="60"/>
      </w:pPr>
      <w:r>
        <w:rPr>
          <w:b/>
          <w:bCs/>
          <w:color w:val="0D1B2A"/>
        </w:rPr>
        <w:t>Line 29</w:t>
      </w:r>
      <w:ins w:id="165" w:author="Medetov, Nauryzbek [Tengizchevroil]" w:date="2026-06-21T22:10:00Z" w16du:dateUtc="2026-06-21T17:10:00Z">
        <w:r w:rsidR="00161948">
          <w:rPr>
            <w:b/>
            <w:bCs/>
            <w:color w:val="0D1B2A"/>
          </w:rPr>
          <w:t>a</w:t>
        </w:r>
      </w:ins>
      <w:r>
        <w:rPr>
          <w:b/>
          <w:bCs/>
          <w:color w:val="1A9FD8"/>
          <w:sz w:val="18"/>
          <w:szCs w:val="18"/>
        </w:rPr>
        <w:t xml:space="preserve">  ·  Color: BLU/GRN/RED</w:t>
      </w:r>
      <w:r>
        <w:rPr>
          <w:i/>
          <w:iCs/>
          <w:color w:val="F4831F"/>
          <w:sz w:val="18"/>
          <w:szCs w:val="18"/>
        </w:rPr>
        <w:t xml:space="preserve">  ·  Pattern B + C</w:t>
      </w:r>
    </w:p>
    <w:p w14:paraId="5FA99BAB" w14:textId="123C5EF0" w:rsidR="001C0BBA" w:rsidRDefault="001C0BBA" w:rsidP="001C0BBA">
      <w:pPr>
        <w:spacing w:after="60"/>
      </w:pPr>
      <w:r>
        <w:rPr>
          <w:b/>
          <w:bCs/>
          <w:color w:val="4A5568"/>
          <w:sz w:val="18"/>
          <w:szCs w:val="18"/>
        </w:rPr>
        <w:t xml:space="preserve">Text: </w:t>
      </w:r>
      <w:r>
        <w:rPr>
          <w:i/>
          <w:iCs/>
          <w:sz w:val="18"/>
          <w:szCs w:val="18"/>
        </w:rPr>
        <w:t>"</w:t>
      </w:r>
      <w:r w:rsidR="00860E63" w:rsidRPr="00860E63">
        <w:rPr>
          <w:i/>
          <w:iCs/>
          <w:sz w:val="18"/>
          <w:szCs w:val="18"/>
        </w:rPr>
        <w:t>Prefabricate pipe spools</w:t>
      </w:r>
      <w:del w:id="166" w:author="Medetov, Nauryzbek [Tengizchevroil]" w:date="2026-06-21T22:10:00Z" w16du:dateUtc="2026-06-21T17:10:00Z">
        <w:r w:rsidR="00860E63" w:rsidRPr="00860E63" w:rsidDel="00161948">
          <w:rPr>
            <w:i/>
            <w:iCs/>
            <w:sz w:val="18"/>
            <w:szCs w:val="18"/>
          </w:rPr>
          <w:delText xml:space="preserve"> and pipe supports</w:delText>
        </w:r>
      </w:del>
      <w:del w:id="167" w:author="Medetov, Nauryzbek [Tengizchevroil]" w:date="2026-06-22T00:00:00Z" w16du:dateUtc="2026-06-21T19:00:00Z">
        <w:r w:rsidR="00860E63" w:rsidRPr="00860E63" w:rsidDel="00262C23">
          <w:rPr>
            <w:i/>
            <w:iCs/>
            <w:sz w:val="18"/>
            <w:szCs w:val="18"/>
          </w:rPr>
          <w:delText>,</w:delText>
        </w:r>
      </w:del>
      <w:r w:rsidR="00860E63" w:rsidRPr="00860E63">
        <w:rPr>
          <w:i/>
          <w:iCs/>
          <w:sz w:val="18"/>
          <w:szCs w:val="18"/>
        </w:rPr>
        <w:t xml:space="preserve"> as per isometric drawing(s) 00-YYYY-L-ZZZZ. Use TCO-approved Welding Procedure Specification(s) (WPSs) indicated on isometric drawing(s).  </w:t>
      </w:r>
      <w:del w:id="168" w:author="Medetov, Nauryzbek [Tengizchevroil]" w:date="2026-06-21T22:11:00Z" w16du:dateUtc="2026-06-21T17:11:00Z">
        <w:r w:rsidR="00860E63" w:rsidRPr="00860E63" w:rsidDel="00D20276">
          <w:rPr>
            <w:i/>
            <w:iCs/>
            <w:sz w:val="18"/>
            <w:szCs w:val="18"/>
          </w:rPr>
          <w:delText>BP shall comply with TCO Guideline 16-0015-MI for socket-welded joints</w:delText>
        </w:r>
        <w:r w:rsidR="00860E63" w:rsidDel="00D20276">
          <w:rPr>
            <w:i/>
            <w:iCs/>
            <w:sz w:val="18"/>
            <w:szCs w:val="18"/>
          </w:rPr>
          <w:delText>.”</w:delText>
        </w:r>
      </w:del>
    </w:p>
    <w:p w14:paraId="08C5E5F6" w14:textId="561EC207" w:rsidR="001C0BBA" w:rsidRDefault="001C0BBA" w:rsidP="001C0BBA">
      <w:pPr>
        <w:spacing w:after="40"/>
      </w:pPr>
      <w:r>
        <w:rPr>
          <w:b/>
          <w:bCs/>
          <w:color w:val="2ECC71"/>
          <w:sz w:val="18"/>
          <w:szCs w:val="18"/>
        </w:rPr>
        <w:t xml:space="preserve">Keep when: </w:t>
      </w:r>
      <w:ins w:id="169" w:author="Medetov, Nauryzbek [Tengizchevroil]" w:date="2026-06-21T22:15:00Z" w16du:dateUtc="2026-06-21T17:15:00Z">
        <w:r w:rsidR="00D20276">
          <w:rPr>
            <w:rFonts w:ascii="Consolas" w:eastAsia="Consolas" w:hAnsi="Consolas" w:cs="Consolas"/>
            <w:sz w:val="18"/>
            <w:szCs w:val="18"/>
          </w:rPr>
          <w:t>spool_prefab</w:t>
        </w:r>
        <w:r w:rsidR="00D20276">
          <w:rPr>
            <w:sz w:val="18"/>
            <w:szCs w:val="18"/>
          </w:rPr>
          <w:t xml:space="preserve"> =  </w:t>
        </w:r>
      </w:ins>
      <w:ins w:id="170" w:author="Medetov, Nauryzbek [Tengizchevroil]" w:date="2026-06-21T22:16:00Z" w16du:dateUtc="2026-06-21T17:16:00Z">
        <w:r w:rsidR="00D20276">
          <w:rPr>
            <w:sz w:val="18"/>
            <w:szCs w:val="18"/>
          </w:rPr>
          <w:t xml:space="preserve">yes. </w:t>
        </w:r>
      </w:ins>
      <w:del w:id="171" w:author="Medetov, Nauryzbek [Tengizchevroil]" w:date="2026-06-21T22:16:00Z" w16du:dateUtc="2026-06-21T17:16:00Z">
        <w:r w:rsidDel="00D20276">
          <w:rPr>
            <w:sz w:val="18"/>
            <w:szCs w:val="18"/>
          </w:rPr>
          <w:delText xml:space="preserve">When spool prefab in scope </w:delText>
        </w:r>
      </w:del>
      <w:r>
        <w:rPr>
          <w:sz w:val="18"/>
          <w:szCs w:val="18"/>
        </w:rPr>
        <w:t>(almost always)</w:t>
      </w:r>
    </w:p>
    <w:p w14:paraId="07E6DB8D" w14:textId="51EFE8D9" w:rsidR="00D20276" w:rsidDel="001E23D5" w:rsidRDefault="001C0BBA" w:rsidP="001C0BBA">
      <w:pPr>
        <w:spacing w:after="40"/>
        <w:rPr>
          <w:del w:id="172" w:author="Medetov, Nauryzbek [Tengizchevroil]" w:date="2026-06-21T22:16:00Z" w16du:dateUtc="2026-06-21T17:16:00Z"/>
          <w:sz w:val="18"/>
          <w:szCs w:val="18"/>
        </w:rPr>
      </w:pPr>
      <w:r>
        <w:rPr>
          <w:b/>
          <w:bCs/>
          <w:color w:val="C0392B"/>
          <w:sz w:val="18"/>
          <w:szCs w:val="18"/>
        </w:rPr>
        <w:t xml:space="preserve">Remove when: </w:t>
      </w:r>
      <w:ins w:id="173" w:author="Medetov, Nauryzbek [Tengizchevroil]" w:date="2026-06-21T22:36:00Z" w16du:dateUtc="2026-06-21T17:36:00Z">
        <w:r w:rsidR="001E23D5" w:rsidRPr="00784636">
          <w:rPr>
            <w:sz w:val="18"/>
            <w:szCs w:val="18"/>
          </w:rPr>
          <w:t>Otherwise</w:t>
        </w:r>
      </w:ins>
      <w:del w:id="174" w:author="Medetov, Nauryzbek [Tengizchevroil]" w:date="2026-06-21T22:36:00Z" w16du:dateUtc="2026-06-21T17:36:00Z">
        <w:r w:rsidDel="001E23D5">
          <w:rPr>
            <w:sz w:val="18"/>
            <w:szCs w:val="18"/>
          </w:rPr>
          <w:delText>Field-fab only</w:delText>
        </w:r>
        <w:r w:rsidR="00AA0B72" w:rsidDel="001E23D5">
          <w:rPr>
            <w:sz w:val="18"/>
            <w:szCs w:val="18"/>
          </w:rPr>
          <w:delText xml:space="preserve"> (never), TA mobile shop</w:delText>
        </w:r>
      </w:del>
    </w:p>
    <w:p w14:paraId="6E2A92D1" w14:textId="77777777" w:rsidR="001E23D5" w:rsidRDefault="001E23D5" w:rsidP="001C0BBA">
      <w:pPr>
        <w:spacing w:after="40"/>
        <w:rPr>
          <w:ins w:id="175" w:author="Medetov, Nauryzbek [Tengizchevroil]" w:date="2026-06-21T22:36:00Z" w16du:dateUtc="2026-06-21T17:36:00Z"/>
        </w:rPr>
      </w:pPr>
    </w:p>
    <w:p w14:paraId="307907B6" w14:textId="5A26A984" w:rsidR="001C0BBA" w:rsidRDefault="001C0BBA" w:rsidP="001C0BBA">
      <w:pPr>
        <w:spacing w:after="40"/>
      </w:pPr>
      <w:r>
        <w:rPr>
          <w:b/>
          <w:bCs/>
          <w:color w:val="4A5568"/>
          <w:sz w:val="18"/>
          <w:szCs w:val="18"/>
        </w:rPr>
        <w:t xml:space="preserve">Inputs needed: </w:t>
      </w:r>
      <w:r>
        <w:rPr>
          <w:rFonts w:ascii="Consolas" w:eastAsia="Consolas" w:hAnsi="Consolas" w:cs="Consolas"/>
          <w:sz w:val="18"/>
          <w:szCs w:val="18"/>
        </w:rPr>
        <w:t>spool_prefab, placeholders_dwg</w:t>
      </w:r>
    </w:p>
    <w:p w14:paraId="6D3C53F5" w14:textId="0F2D4B36" w:rsidR="00161948" w:rsidRDefault="001C0BBA" w:rsidP="001C0BBA">
      <w:pPr>
        <w:spacing w:after="40"/>
        <w:rPr>
          <w:ins w:id="176" w:author="Medetov, Nauryzbek [Tengizchevroil]" w:date="2026-06-21T22:10:00Z" w16du:dateUtc="2026-06-21T17:10:00Z"/>
          <w:i/>
          <w:iCs/>
          <w:color w:val="8FA3B1"/>
          <w:sz w:val="18"/>
          <w:szCs w:val="18"/>
        </w:rPr>
      </w:pPr>
      <w:del w:id="177" w:author="Medetov, Nauryzbek [Tengizchevroil]" w:date="2026-06-21T22:12:00Z" w16du:dateUtc="2026-06-21T17:12:00Z">
        <w:r w:rsidDel="00D20276">
          <w:rPr>
            <w:b/>
            <w:bCs/>
            <w:color w:val="4A5568"/>
            <w:sz w:val="18"/>
            <w:szCs w:val="18"/>
          </w:rPr>
          <w:delText xml:space="preserve">RAG sources: </w:delText>
        </w:r>
        <w:r w:rsidDel="00D20276">
          <w:rPr>
            <w:i/>
            <w:iCs/>
            <w:color w:val="8FA3B1"/>
            <w:sz w:val="18"/>
            <w:szCs w:val="18"/>
          </w:rPr>
          <w:delText>Isometric BOM, WPS register, PIM-SU-2505-TCO</w:delText>
        </w:r>
      </w:del>
    </w:p>
    <w:p w14:paraId="041A7BF7" w14:textId="2BCC8CAC" w:rsidR="00161948" w:rsidRDefault="00161948" w:rsidP="00161948">
      <w:pPr>
        <w:shd w:val="clear" w:color="auto" w:fill="F4F6F8"/>
        <w:spacing w:before="160" w:after="60"/>
        <w:rPr>
          <w:ins w:id="178" w:author="Medetov, Nauryzbek [Tengizchevroil]" w:date="2026-06-21T22:10:00Z" w16du:dateUtc="2026-06-21T17:10:00Z"/>
        </w:rPr>
      </w:pPr>
      <w:ins w:id="179" w:author="Medetov, Nauryzbek [Tengizchevroil]" w:date="2026-06-21T22:10:00Z" w16du:dateUtc="2026-06-21T17:10:00Z">
        <w:r>
          <w:rPr>
            <w:b/>
            <w:bCs/>
            <w:color w:val="0D1B2A"/>
          </w:rPr>
          <w:t>Line 29</w:t>
        </w:r>
      </w:ins>
      <w:ins w:id="180" w:author="Medetov, Nauryzbek [Tengizchevroil]" w:date="2026-06-21T22:17:00Z" w16du:dateUtc="2026-06-21T17:17:00Z">
        <w:r w:rsidR="00D20276">
          <w:rPr>
            <w:b/>
            <w:bCs/>
            <w:color w:val="0D1B2A"/>
          </w:rPr>
          <w:t>b</w:t>
        </w:r>
      </w:ins>
      <w:ins w:id="181" w:author="Medetov, Nauryzbek [Tengizchevroil]" w:date="2026-06-21T22:10:00Z" w16du:dateUtc="2026-06-21T17:10:00Z">
        <w:r>
          <w:rPr>
            <w:b/>
            <w:bCs/>
            <w:color w:val="1A9FD8"/>
            <w:sz w:val="18"/>
            <w:szCs w:val="18"/>
          </w:rPr>
          <w:t xml:space="preserve">  ·  Color: BLU/GRN/RED</w:t>
        </w:r>
        <w:r>
          <w:rPr>
            <w:i/>
            <w:iCs/>
            <w:color w:val="F4831F"/>
            <w:sz w:val="18"/>
            <w:szCs w:val="18"/>
          </w:rPr>
          <w:t xml:space="preserve">  ·  Pattern B + C</w:t>
        </w:r>
      </w:ins>
    </w:p>
    <w:p w14:paraId="07126B61" w14:textId="6656B476" w:rsidR="00161948" w:rsidRDefault="00161948" w:rsidP="00161948">
      <w:pPr>
        <w:spacing w:after="60"/>
        <w:rPr>
          <w:ins w:id="182" w:author="Medetov, Nauryzbek [Tengizchevroil]" w:date="2026-06-21T22:10:00Z" w16du:dateUtc="2026-06-21T17:10:00Z"/>
        </w:rPr>
      </w:pPr>
      <w:ins w:id="183" w:author="Medetov, Nauryzbek [Tengizchevroil]" w:date="2026-06-21T22:10:00Z" w16du:dateUtc="2026-06-21T17:10:00Z">
        <w:r>
          <w:rPr>
            <w:b/>
            <w:bCs/>
            <w:color w:val="4A5568"/>
            <w:sz w:val="18"/>
            <w:szCs w:val="18"/>
          </w:rPr>
          <w:t xml:space="preserve">Text: </w:t>
        </w:r>
        <w:r>
          <w:rPr>
            <w:i/>
            <w:iCs/>
            <w:sz w:val="18"/>
            <w:szCs w:val="18"/>
          </w:rPr>
          <w:t>"</w:t>
        </w:r>
        <w:r w:rsidRPr="00860E63">
          <w:rPr>
            <w:i/>
            <w:iCs/>
            <w:sz w:val="18"/>
            <w:szCs w:val="18"/>
          </w:rPr>
          <w:t xml:space="preserve">Prefabricate pipe spools </w:t>
        </w:r>
        <w:r w:rsidRPr="00D20276">
          <w:rPr>
            <w:i/>
            <w:iCs/>
            <w:color w:val="FF0000"/>
            <w:sz w:val="18"/>
            <w:szCs w:val="18"/>
            <w:rPrChange w:id="184" w:author="Medetov, Nauryzbek [Tengizchevroil]" w:date="2026-06-21T22:18:00Z" w16du:dateUtc="2026-06-21T17:18:00Z">
              <w:rPr>
                <w:i/>
                <w:iCs/>
                <w:sz w:val="18"/>
                <w:szCs w:val="18"/>
              </w:rPr>
            </w:rPrChange>
          </w:rPr>
          <w:t>and pipe supports</w:t>
        </w:r>
        <w:r w:rsidRPr="00860E63">
          <w:rPr>
            <w:i/>
            <w:iCs/>
            <w:sz w:val="18"/>
            <w:szCs w:val="18"/>
          </w:rPr>
          <w:t>, as per isometric drawing(s) 00-YYYY-L-ZZZZ. Use TCO-approved Welding Procedure Specification(s) (WPSs) indicated on isometric drawing(s)</w:t>
        </w:r>
        <w:r>
          <w:rPr>
            <w:i/>
            <w:iCs/>
            <w:sz w:val="18"/>
            <w:szCs w:val="18"/>
          </w:rPr>
          <w:t>.”</w:t>
        </w:r>
      </w:ins>
    </w:p>
    <w:p w14:paraId="68AE2800" w14:textId="14DBA0C0" w:rsidR="00161948" w:rsidRPr="003941B7" w:rsidRDefault="00161948" w:rsidP="00161948">
      <w:pPr>
        <w:spacing w:after="40"/>
        <w:rPr>
          <w:ins w:id="185" w:author="Medetov, Nauryzbek [Tengizchevroil]" w:date="2026-06-21T22:10:00Z" w16du:dateUtc="2026-06-21T17:10:00Z"/>
          <w:rFonts w:ascii="Cambria Math" w:hAnsi="Cambria Math" w:cs="Cambria Math"/>
          <w:sz w:val="18"/>
          <w:szCs w:val="18"/>
          <w:rPrChange w:id="186" w:author="Medetov, Nauryzbek [Tengizchevroil]" w:date="2026-06-21T22:23:00Z" w16du:dateUtc="2026-06-21T17:23:00Z">
            <w:rPr>
              <w:ins w:id="187" w:author="Medetov, Nauryzbek [Tengizchevroil]" w:date="2026-06-21T22:10:00Z" w16du:dateUtc="2026-06-21T17:10:00Z"/>
            </w:rPr>
          </w:rPrChange>
        </w:rPr>
      </w:pPr>
      <w:ins w:id="188" w:author="Medetov, Nauryzbek [Tengizchevroil]" w:date="2026-06-21T22:10:00Z" w16du:dateUtc="2026-06-21T17:10:00Z">
        <w:r>
          <w:rPr>
            <w:b/>
            <w:bCs/>
            <w:color w:val="2ECC71"/>
            <w:sz w:val="18"/>
            <w:szCs w:val="18"/>
          </w:rPr>
          <w:t xml:space="preserve">Keep when: </w:t>
        </w:r>
      </w:ins>
      <w:ins w:id="189" w:author="Medetov, Nauryzbek [Tengizchevroil]" w:date="2026-06-21T22:19:00Z" w16du:dateUtc="2026-06-21T17:19:00Z">
        <w:r w:rsidR="00D20276">
          <w:rPr>
            <w:sz w:val="18"/>
            <w:szCs w:val="18"/>
          </w:rPr>
          <w:t xml:space="preserve">ISO or Sketch </w:t>
        </w:r>
      </w:ins>
      <w:ins w:id="190" w:author="Medetov, Nauryzbek [Tengizchevroil]" w:date="2026-06-21T22:19:00Z">
        <w:r w:rsidR="00D20276" w:rsidRPr="00262C23">
          <w:rPr>
            <w:rFonts w:ascii="Cambria Math" w:hAnsi="Cambria Math" w:cs="Cambria Math"/>
            <w:sz w:val="18"/>
            <w:szCs w:val="18"/>
          </w:rPr>
          <w:t>∈</w:t>
        </w:r>
      </w:ins>
      <w:ins w:id="191" w:author="Medetov, Nauryzbek [Tengizchevroil]" w:date="2026-06-21T22:19:00Z" w16du:dateUtc="2026-06-21T17:19:00Z">
        <w:r w:rsidR="00D20276" w:rsidRPr="00262C23">
          <w:rPr>
            <w:sz w:val="18"/>
            <w:szCs w:val="18"/>
            <w:rPrChange w:id="192" w:author="Medetov, Nauryzbek [Tengizchevroil]" w:date="2026-06-22T00:01:00Z" w16du:dateUtc="2026-06-21T19:01:00Z">
              <w:rPr>
                <w:rFonts w:ascii="Cambria Math" w:hAnsi="Cambria Math" w:cs="Cambria Math"/>
                <w:sz w:val="18"/>
                <w:szCs w:val="18"/>
              </w:rPr>
            </w:rPrChange>
          </w:rPr>
          <w:t xml:space="preserve"> </w:t>
        </w:r>
      </w:ins>
      <w:ins w:id="193" w:author="Medetov, Nauryzbek [Tengizchevroil]" w:date="2026-06-21T22:20:00Z">
        <w:r w:rsidR="00D20276" w:rsidRPr="00262C23">
          <w:rPr>
            <w:sz w:val="18"/>
            <w:szCs w:val="18"/>
            <w:rPrChange w:id="194" w:author="Medetov, Nauryzbek [Tengizchevroil]" w:date="2026-06-22T00:01:00Z" w16du:dateUtc="2026-06-21T19:01:00Z">
              <w:rPr>
                <w:rFonts w:ascii="Cambria Math" w:hAnsi="Cambria Math" w:cs="Cambria Math"/>
                <w:sz w:val="18"/>
                <w:szCs w:val="18"/>
              </w:rPr>
            </w:rPrChange>
          </w:rPr>
          <w:t>PIPE SUPPORT</w:t>
        </w:r>
      </w:ins>
      <w:ins w:id="195" w:author="Medetov, Nauryzbek [Tengizchevroil]" w:date="2026-06-21T22:20:00Z" w16du:dateUtc="2026-06-21T17:20:00Z">
        <w:r w:rsidR="00D20276" w:rsidRPr="00262C23">
          <w:rPr>
            <w:sz w:val="18"/>
            <w:szCs w:val="18"/>
            <w:rPrChange w:id="196" w:author="Medetov, Nauryzbek [Tengizchevroil]" w:date="2026-06-22T00:01:00Z" w16du:dateUtc="2026-06-21T19:01:00Z">
              <w:rPr>
                <w:rFonts w:ascii="Cambria Math" w:hAnsi="Cambria Math" w:cs="Cambria Math"/>
                <w:sz w:val="18"/>
                <w:szCs w:val="18"/>
              </w:rPr>
            </w:rPrChange>
          </w:rPr>
          <w:t xml:space="preserve"> </w:t>
        </w:r>
      </w:ins>
      <w:ins w:id="197" w:author="Medetov, Nauryzbek [Tengizchevroil]" w:date="2026-06-21T22:20:00Z">
        <w:r w:rsidR="00D20276" w:rsidRPr="00262C23">
          <w:rPr>
            <w:sz w:val="18"/>
            <w:szCs w:val="18"/>
            <w:rPrChange w:id="198" w:author="Medetov, Nauryzbek [Tengizchevroil]" w:date="2026-06-22T00:01:00Z" w16du:dateUtc="2026-06-21T19:01:00Z">
              <w:rPr>
                <w:rFonts w:ascii="Cambria Math" w:hAnsi="Cambria Math" w:cs="Cambria Math"/>
                <w:b/>
                <w:bCs/>
                <w:sz w:val="18"/>
                <w:szCs w:val="18"/>
              </w:rPr>
            </w:rPrChange>
          </w:rPr>
          <w:t>≠ 0</w:t>
        </w:r>
      </w:ins>
      <w:ins w:id="199" w:author="Medetov, Nauryzbek [Tengizchevroil]" w:date="2026-06-21T22:20:00Z" w16du:dateUtc="2026-06-21T17:20:00Z">
        <w:r w:rsidR="00D20276" w:rsidRPr="00262C23">
          <w:rPr>
            <w:sz w:val="18"/>
            <w:szCs w:val="18"/>
            <w:rPrChange w:id="200" w:author="Medetov, Nauryzbek [Tengizchevroil]" w:date="2026-06-22T00:01:00Z" w16du:dateUtc="2026-06-21T19:01:00Z">
              <w:rPr>
                <w:rFonts w:ascii="Cambria Math" w:hAnsi="Cambria Math" w:cs="Cambria Math"/>
                <w:sz w:val="18"/>
                <w:szCs w:val="18"/>
              </w:rPr>
            </w:rPrChange>
          </w:rPr>
          <w:t>.</w:t>
        </w:r>
      </w:ins>
      <w:ins w:id="201" w:author="Medetov, Nauryzbek [Tengizchevroil]" w:date="2026-06-21T22:21:00Z" w16du:dateUtc="2026-06-21T17:21:00Z">
        <w:r w:rsidR="003941B7" w:rsidRPr="00262C23">
          <w:rPr>
            <w:sz w:val="18"/>
            <w:szCs w:val="18"/>
            <w:rPrChange w:id="202" w:author="Medetov, Nauryzbek [Tengizchevroil]" w:date="2026-06-22T00:01:00Z" w16du:dateUtc="2026-06-21T19:01:00Z">
              <w:rPr>
                <w:rFonts w:ascii="Cambria Math" w:hAnsi="Cambria Math" w:cs="Cambria Math"/>
                <w:sz w:val="18"/>
                <w:szCs w:val="18"/>
              </w:rPr>
            </w:rPrChange>
          </w:rPr>
          <w:t xml:space="preserve"> (Note: Meaning pipe support</w:t>
        </w:r>
      </w:ins>
      <w:ins w:id="203" w:author="Medetov, Nauryzbek [Tengizchevroil]" w:date="2026-06-21T22:22:00Z" w16du:dateUtc="2026-06-21T17:22:00Z">
        <w:r w:rsidR="003941B7" w:rsidRPr="00262C23">
          <w:rPr>
            <w:sz w:val="18"/>
            <w:szCs w:val="18"/>
            <w:rPrChange w:id="204" w:author="Medetov, Nauryzbek [Tengizchevroil]" w:date="2026-06-22T00:01:00Z" w16du:dateUtc="2026-06-21T19:01:00Z">
              <w:rPr>
                <w:rFonts w:ascii="Cambria Math" w:hAnsi="Cambria Math" w:cs="Cambria Math"/>
                <w:sz w:val="18"/>
                <w:szCs w:val="18"/>
              </w:rPr>
            </w:rPrChange>
          </w:rPr>
          <w:t xml:space="preserve">s present in construct drawing. Potentially, </w:t>
        </w:r>
      </w:ins>
      <w:ins w:id="205" w:author="Medetov, Nauryzbek [Tengizchevroil]" w:date="2026-06-21T22:36:00Z" w16du:dateUtc="2026-06-21T17:36:00Z">
        <w:r w:rsidR="001E23D5" w:rsidRPr="00262C23">
          <w:rPr>
            <w:sz w:val="18"/>
            <w:szCs w:val="18"/>
            <w:rPrChange w:id="206" w:author="Medetov, Nauryzbek [Tengizchevroil]" w:date="2026-06-22T00:01:00Z" w16du:dateUtc="2026-06-21T19:01:00Z">
              <w:rPr>
                <w:rFonts w:ascii="Cambria Math" w:hAnsi="Cambria Math" w:cs="Cambria Math"/>
                <w:sz w:val="18"/>
                <w:szCs w:val="18"/>
              </w:rPr>
            </w:rPrChange>
          </w:rPr>
          <w:t>it is</w:t>
        </w:r>
      </w:ins>
      <w:ins w:id="207" w:author="Medetov, Nauryzbek [Tengizchevroil]" w:date="2026-06-21T22:22:00Z" w16du:dateUtc="2026-06-21T17:22:00Z">
        <w:r w:rsidR="003941B7" w:rsidRPr="00262C23">
          <w:rPr>
            <w:sz w:val="18"/>
            <w:szCs w:val="18"/>
            <w:rPrChange w:id="208" w:author="Medetov, Nauryzbek [Tengizchevroil]" w:date="2026-06-22T00:01:00Z" w16du:dateUtc="2026-06-21T19:01:00Z">
              <w:rPr>
                <w:rFonts w:ascii="Cambria Math" w:hAnsi="Cambria Math" w:cs="Cambria Math"/>
                <w:sz w:val="18"/>
                <w:szCs w:val="18"/>
              </w:rPr>
            </w:rPrChange>
          </w:rPr>
          <w:t xml:space="preserve"> a result of phase 2 when draw</w:t>
        </w:r>
      </w:ins>
      <w:ins w:id="209" w:author="Medetov, Nauryzbek [Tengizchevroil]" w:date="2026-06-21T22:23:00Z" w16du:dateUtc="2026-06-21T17:23:00Z">
        <w:r w:rsidR="003941B7" w:rsidRPr="00262C23">
          <w:rPr>
            <w:sz w:val="18"/>
            <w:szCs w:val="18"/>
            <w:rPrChange w:id="210" w:author="Medetov, Nauryzbek [Tengizchevroil]" w:date="2026-06-22T00:01:00Z" w16du:dateUtc="2026-06-21T19:01:00Z">
              <w:rPr>
                <w:rFonts w:ascii="Cambria Math" w:hAnsi="Cambria Math" w:cs="Cambria Math"/>
                <w:sz w:val="18"/>
                <w:szCs w:val="18"/>
              </w:rPr>
            </w:rPrChange>
          </w:rPr>
          <w:t>ing is parsed and tabular data retrieved</w:t>
        </w:r>
        <w:r w:rsidR="003941B7">
          <w:rPr>
            <w:rFonts w:ascii="Cambria Math" w:hAnsi="Cambria Math" w:cs="Cambria Math"/>
            <w:sz w:val="18"/>
            <w:szCs w:val="18"/>
          </w:rPr>
          <w:t>.</w:t>
        </w:r>
      </w:ins>
      <w:ins w:id="211" w:author="Medetov, Nauryzbek [Tengizchevroil]" w:date="2026-06-22T00:02:00Z" w16du:dateUtc="2026-06-21T19:02:00Z">
        <w:r w:rsidR="00262C23">
          <w:rPr>
            <w:rFonts w:ascii="Cambria Math" w:hAnsi="Cambria Math" w:cs="Cambria Math"/>
            <w:sz w:val="18"/>
            <w:szCs w:val="18"/>
          </w:rPr>
          <w:t>)</w:t>
        </w:r>
      </w:ins>
    </w:p>
    <w:p w14:paraId="7C4177F1" w14:textId="1F5B7AC7" w:rsidR="00161948" w:rsidRDefault="00161948" w:rsidP="00161948">
      <w:pPr>
        <w:spacing w:after="40"/>
        <w:rPr>
          <w:ins w:id="212" w:author="Medetov, Nauryzbek [Tengizchevroil]" w:date="2026-06-21T22:10:00Z" w16du:dateUtc="2026-06-21T17:10:00Z"/>
        </w:rPr>
      </w:pPr>
      <w:ins w:id="213" w:author="Medetov, Nauryzbek [Tengizchevroil]" w:date="2026-06-21T22:10:00Z" w16du:dateUtc="2026-06-21T17:10:00Z">
        <w:r>
          <w:rPr>
            <w:b/>
            <w:bCs/>
            <w:color w:val="C0392B"/>
            <w:sz w:val="18"/>
            <w:szCs w:val="18"/>
          </w:rPr>
          <w:t>Remove when</w:t>
        </w:r>
      </w:ins>
      <w:ins w:id="214" w:author="Medetov, Nauryzbek [Tengizchevroil]" w:date="2026-06-21T22:35:00Z" w16du:dateUtc="2026-06-21T17:35:00Z">
        <w:r w:rsidR="001E23D5">
          <w:rPr>
            <w:b/>
            <w:bCs/>
            <w:color w:val="C0392B"/>
            <w:sz w:val="18"/>
            <w:szCs w:val="18"/>
          </w:rPr>
          <w:t>:</w:t>
        </w:r>
        <w:r w:rsidR="001E23D5" w:rsidRPr="001E23D5">
          <w:rPr>
            <w:sz w:val="18"/>
            <w:szCs w:val="18"/>
            <w:rPrChange w:id="215" w:author="Medetov, Nauryzbek [Tengizchevroil]" w:date="2026-06-21T22:35:00Z" w16du:dateUtc="2026-06-21T17:35:00Z">
              <w:rPr>
                <w:b/>
                <w:bCs/>
                <w:color w:val="C0392B"/>
                <w:sz w:val="18"/>
                <w:szCs w:val="18"/>
              </w:rPr>
            </w:rPrChange>
          </w:rPr>
          <w:t xml:space="preserve"> Otherwise</w:t>
        </w:r>
      </w:ins>
    </w:p>
    <w:p w14:paraId="76A340A0" w14:textId="6A54DF8B" w:rsidR="00161948" w:rsidRDefault="00161948" w:rsidP="00161948">
      <w:pPr>
        <w:spacing w:after="40"/>
        <w:rPr>
          <w:ins w:id="216" w:author="Medetov, Nauryzbek [Tengizchevroil]" w:date="2026-06-21T22:10:00Z" w16du:dateUtc="2026-06-21T17:10:00Z"/>
        </w:rPr>
      </w:pPr>
      <w:ins w:id="217" w:author="Medetov, Nauryzbek [Tengizchevroil]" w:date="2026-06-21T22:10:00Z" w16du:dateUtc="2026-06-21T17:10:00Z">
        <w:r>
          <w:rPr>
            <w:b/>
            <w:bCs/>
            <w:color w:val="4A5568"/>
            <w:sz w:val="18"/>
            <w:szCs w:val="18"/>
          </w:rPr>
          <w:t xml:space="preserve">Inputs needed: </w:t>
        </w:r>
        <w:r>
          <w:rPr>
            <w:rFonts w:ascii="Consolas" w:eastAsia="Consolas" w:hAnsi="Consolas" w:cs="Consolas"/>
            <w:sz w:val="18"/>
            <w:szCs w:val="18"/>
          </w:rPr>
          <w:t>spool_prefab, placeholders_dwg</w:t>
        </w:r>
      </w:ins>
      <w:ins w:id="218" w:author="Medetov, Nauryzbek [Tengizchevroil]" w:date="2026-06-21T22:24:00Z" w16du:dateUtc="2026-06-21T17:24:00Z">
        <w:r w:rsidR="003941B7">
          <w:rPr>
            <w:rFonts w:ascii="Consolas" w:eastAsia="Consolas" w:hAnsi="Consolas" w:cs="Consolas"/>
            <w:sz w:val="18"/>
            <w:szCs w:val="18"/>
          </w:rPr>
          <w:t xml:space="preserve"> + </w:t>
        </w:r>
        <w:r w:rsidR="003941B7" w:rsidRPr="00D20276">
          <w:rPr>
            <w:rFonts w:ascii="Cambria Math" w:hAnsi="Cambria Math" w:cs="Cambria Math"/>
            <w:sz w:val="18"/>
            <w:szCs w:val="18"/>
          </w:rPr>
          <w:t>PIPE SUPPORT</w:t>
        </w:r>
        <w:r w:rsidR="003941B7">
          <w:rPr>
            <w:rFonts w:ascii="Cambria Math" w:hAnsi="Cambria Math" w:cs="Cambria Math"/>
            <w:sz w:val="18"/>
            <w:szCs w:val="18"/>
          </w:rPr>
          <w:t xml:space="preserve"> </w:t>
        </w:r>
        <w:r w:rsidR="003941B7" w:rsidRPr="00784636">
          <w:rPr>
            <w:rFonts w:ascii="Cambria Math" w:hAnsi="Cambria Math" w:cs="Cambria Math"/>
            <w:sz w:val="18"/>
            <w:szCs w:val="18"/>
          </w:rPr>
          <w:t>≠ 0</w:t>
        </w:r>
      </w:ins>
    </w:p>
    <w:p w14:paraId="3BAAD89D" w14:textId="77777777" w:rsidR="00D20276" w:rsidRDefault="00D20276" w:rsidP="00161948">
      <w:pPr>
        <w:spacing w:after="40"/>
        <w:rPr>
          <w:ins w:id="219" w:author="Medetov, Nauryzbek [Tengizchevroil]" w:date="2026-06-21T22:15:00Z" w16du:dateUtc="2026-06-21T17:15:00Z"/>
          <w:i/>
          <w:iCs/>
          <w:color w:val="8FA3B1"/>
          <w:sz w:val="18"/>
          <w:szCs w:val="18"/>
        </w:rPr>
      </w:pPr>
    </w:p>
    <w:p w14:paraId="7260EB83" w14:textId="326FBBF8" w:rsidR="003941B7" w:rsidRDefault="003941B7" w:rsidP="003941B7">
      <w:pPr>
        <w:shd w:val="clear" w:color="auto" w:fill="F4F6F8"/>
        <w:spacing w:before="160" w:after="60"/>
        <w:rPr>
          <w:ins w:id="220" w:author="Medetov, Nauryzbek [Tengizchevroil]" w:date="2026-06-21T22:24:00Z" w16du:dateUtc="2026-06-21T17:24:00Z"/>
        </w:rPr>
      </w:pPr>
      <w:ins w:id="221" w:author="Medetov, Nauryzbek [Tengizchevroil]" w:date="2026-06-21T22:24:00Z" w16du:dateUtc="2026-06-21T17:24:00Z">
        <w:r>
          <w:rPr>
            <w:b/>
            <w:bCs/>
            <w:color w:val="0D1B2A"/>
          </w:rPr>
          <w:t>Line 29</w:t>
        </w:r>
      </w:ins>
      <w:ins w:id="222" w:author="Medetov, Nauryzbek [Tengizchevroil]" w:date="2026-06-21T22:25:00Z" w16du:dateUtc="2026-06-21T17:25:00Z">
        <w:r>
          <w:rPr>
            <w:b/>
            <w:bCs/>
            <w:color w:val="1A9FD8"/>
            <w:sz w:val="18"/>
            <w:szCs w:val="18"/>
          </w:rPr>
          <w:t>a/b + c</w:t>
        </w:r>
      </w:ins>
      <w:ins w:id="223" w:author="Medetov, Nauryzbek [Tengizchevroil]" w:date="2026-06-21T22:24:00Z" w16du:dateUtc="2026-06-21T17:24:00Z">
        <w:r>
          <w:rPr>
            <w:b/>
            <w:bCs/>
            <w:color w:val="1A9FD8"/>
            <w:sz w:val="18"/>
            <w:szCs w:val="18"/>
          </w:rPr>
          <w:t xml:space="preserve"> ·  Color: BLU/GRN/RED</w:t>
        </w:r>
        <w:r>
          <w:rPr>
            <w:i/>
            <w:iCs/>
            <w:color w:val="F4831F"/>
            <w:sz w:val="18"/>
            <w:szCs w:val="18"/>
          </w:rPr>
          <w:t xml:space="preserve">  ·  Pattern B + C</w:t>
        </w:r>
      </w:ins>
    </w:p>
    <w:p w14:paraId="171DE0DD" w14:textId="2CBF6A7D" w:rsidR="003941B7" w:rsidRDefault="003941B7" w:rsidP="003941B7">
      <w:pPr>
        <w:spacing w:after="40"/>
        <w:rPr>
          <w:ins w:id="224" w:author="Medetov, Nauryzbek [Tengizchevroil]" w:date="2026-06-21T22:26:00Z" w16du:dateUtc="2026-06-21T17:26:00Z"/>
        </w:rPr>
      </w:pPr>
      <w:ins w:id="225" w:author="Medetov, Nauryzbek [Tengizchevroil]" w:date="2026-06-21T22:24:00Z" w16du:dateUtc="2026-06-21T17:24:00Z">
        <w:r>
          <w:rPr>
            <w:b/>
            <w:bCs/>
            <w:color w:val="4A5568"/>
            <w:sz w:val="18"/>
            <w:szCs w:val="18"/>
          </w:rPr>
          <w:t xml:space="preserve">Text: </w:t>
        </w:r>
      </w:ins>
      <w:ins w:id="226" w:author="Medetov, Nauryzbek [Tengizchevroil]" w:date="2026-06-21T22:26:00Z" w16du:dateUtc="2026-06-21T17:26:00Z">
        <w:r>
          <w:rPr>
            <w:i/>
            <w:iCs/>
            <w:sz w:val="18"/>
            <w:szCs w:val="18"/>
          </w:rPr>
          <w:t>(29a or 29b text) + “</w:t>
        </w:r>
        <w:r w:rsidRPr="00860E63">
          <w:rPr>
            <w:i/>
            <w:iCs/>
            <w:sz w:val="18"/>
            <w:szCs w:val="18"/>
          </w:rPr>
          <w:t>BP shall comply with TCO Guideline 16-0015-MI for socket-welded joints</w:t>
        </w:r>
        <w:r>
          <w:rPr>
            <w:i/>
            <w:iCs/>
            <w:sz w:val="18"/>
            <w:szCs w:val="18"/>
          </w:rPr>
          <w:t>.”</w:t>
        </w:r>
      </w:ins>
    </w:p>
    <w:p w14:paraId="7E2461D5" w14:textId="3C6AAB97" w:rsidR="003941B7" w:rsidRPr="00784636" w:rsidRDefault="003941B7" w:rsidP="003941B7">
      <w:pPr>
        <w:spacing w:after="40"/>
        <w:rPr>
          <w:ins w:id="227" w:author="Medetov, Nauryzbek [Tengizchevroil]" w:date="2026-06-21T22:24:00Z" w16du:dateUtc="2026-06-21T17:24:00Z"/>
          <w:rFonts w:ascii="Cambria Math" w:hAnsi="Cambria Math" w:cs="Cambria Math"/>
          <w:sz w:val="18"/>
          <w:szCs w:val="18"/>
        </w:rPr>
      </w:pPr>
      <w:ins w:id="228" w:author="Medetov, Nauryzbek [Tengizchevroil]" w:date="2026-06-21T22:24:00Z" w16du:dateUtc="2026-06-21T17:24:00Z">
        <w:r>
          <w:rPr>
            <w:b/>
            <w:bCs/>
            <w:color w:val="2ECC71"/>
            <w:sz w:val="18"/>
            <w:szCs w:val="18"/>
          </w:rPr>
          <w:lastRenderedPageBreak/>
          <w:t xml:space="preserve">Keep when: </w:t>
        </w:r>
        <w:r>
          <w:rPr>
            <w:sz w:val="18"/>
            <w:szCs w:val="18"/>
          </w:rPr>
          <w:t xml:space="preserve">ISO or Sketch </w:t>
        </w:r>
        <w:r w:rsidRPr="00D20276">
          <w:rPr>
            <w:rFonts w:ascii="Cambria Math" w:hAnsi="Cambria Math" w:cs="Cambria Math"/>
            <w:sz w:val="18"/>
            <w:szCs w:val="18"/>
          </w:rPr>
          <w:t>∈</w:t>
        </w:r>
        <w:r>
          <w:rPr>
            <w:rFonts w:ascii="Cambria Math" w:hAnsi="Cambria Math" w:cs="Cambria Math"/>
            <w:sz w:val="18"/>
            <w:szCs w:val="18"/>
          </w:rPr>
          <w:t xml:space="preserve"> </w:t>
        </w:r>
      </w:ins>
      <w:ins w:id="229" w:author="Medetov, Nauryzbek [Tengizchevroil]" w:date="2026-06-21T22:26:00Z">
        <w:r w:rsidRPr="003941B7">
          <w:rPr>
            <w:rFonts w:ascii="Cambria Math" w:hAnsi="Cambria Math" w:cs="Cambria Math"/>
            <w:sz w:val="18"/>
            <w:szCs w:val="18"/>
          </w:rPr>
          <w:t>SHOP MATERIAL</w:t>
        </w:r>
      </w:ins>
      <w:ins w:id="230" w:author="Medetov, Nauryzbek [Tengizchevroil]" w:date="2026-06-21T22:26:00Z" w16du:dateUtc="2026-06-21T17:26:00Z">
        <w:r>
          <w:rPr>
            <w:rFonts w:ascii="Cambria Math" w:hAnsi="Cambria Math" w:cs="Cambria Math"/>
            <w:sz w:val="18"/>
            <w:szCs w:val="18"/>
          </w:rPr>
          <w:t xml:space="preserve"> </w:t>
        </w:r>
      </w:ins>
      <w:ins w:id="231" w:author="Medetov, Nauryzbek [Tengizchevroil]" w:date="2026-06-21T22:27:00Z" w16du:dateUtc="2026-06-21T17:27:00Z">
        <w:r w:rsidRPr="00D20276">
          <w:rPr>
            <w:rFonts w:ascii="Cambria Math" w:hAnsi="Cambria Math" w:cs="Cambria Math"/>
            <w:sz w:val="18"/>
            <w:szCs w:val="18"/>
          </w:rPr>
          <w:t>∈</w:t>
        </w:r>
        <w:r>
          <w:rPr>
            <w:rFonts w:ascii="Cambria Math" w:hAnsi="Cambria Math" w:cs="Cambria Math"/>
            <w:sz w:val="18"/>
            <w:szCs w:val="18"/>
          </w:rPr>
          <w:t xml:space="preserve"> </w:t>
        </w:r>
      </w:ins>
      <w:ins w:id="232" w:author="Medetov, Nauryzbek [Tengizchevroil]" w:date="2026-06-21T22:24:00Z" w16du:dateUtc="2026-06-21T17:24:00Z">
        <w:r w:rsidRPr="00784636">
          <w:rPr>
            <w:rFonts w:ascii="Cambria Math" w:hAnsi="Cambria Math" w:cs="Cambria Math"/>
            <w:sz w:val="18"/>
            <w:szCs w:val="18"/>
          </w:rPr>
          <w:t xml:space="preserve"> </w:t>
        </w:r>
      </w:ins>
      <w:ins w:id="233" w:author="Medetov, Nauryzbek [Tengizchevroil]" w:date="2026-06-21T22:27:00Z" w16du:dateUtc="2026-06-21T17:27:00Z">
        <w:r>
          <w:rPr>
            <w:rFonts w:ascii="Cambria Math" w:hAnsi="Cambria Math" w:cs="Cambria Math"/>
            <w:sz w:val="18"/>
            <w:szCs w:val="18"/>
          </w:rPr>
          <w:t>Sockolet</w:t>
        </w:r>
      </w:ins>
      <w:ins w:id="234" w:author="Medetov, Nauryzbek [Tengizchevroil]" w:date="2026-06-21T22:24:00Z" w16du:dateUtc="2026-06-21T17:24:00Z">
        <w:r>
          <w:rPr>
            <w:rFonts w:ascii="Cambria Math" w:hAnsi="Cambria Math" w:cs="Cambria Math"/>
            <w:sz w:val="18"/>
            <w:szCs w:val="18"/>
          </w:rPr>
          <w:t xml:space="preserve">. (Note: Meaning </w:t>
        </w:r>
      </w:ins>
      <w:ins w:id="235" w:author="Medetov, Nauryzbek [Tengizchevroil]" w:date="2026-06-21T22:27:00Z" w16du:dateUtc="2026-06-21T17:27:00Z">
        <w:r>
          <w:rPr>
            <w:rFonts w:ascii="Cambria Math" w:hAnsi="Cambria Math" w:cs="Cambria Math"/>
            <w:sz w:val="18"/>
            <w:szCs w:val="18"/>
          </w:rPr>
          <w:t>MTO</w:t>
        </w:r>
      </w:ins>
      <w:ins w:id="236" w:author="Medetov, Nauryzbek [Tengizchevroil]" w:date="2026-06-21T22:24:00Z" w16du:dateUtc="2026-06-21T17:24:00Z">
        <w:r>
          <w:rPr>
            <w:rFonts w:ascii="Cambria Math" w:hAnsi="Cambria Math" w:cs="Cambria Math"/>
            <w:sz w:val="18"/>
            <w:szCs w:val="18"/>
          </w:rPr>
          <w:t xml:space="preserve"> construct drawing</w:t>
        </w:r>
      </w:ins>
      <w:ins w:id="237" w:author="Medetov, Nauryzbek [Tengizchevroil]" w:date="2026-06-21T22:27:00Z" w16du:dateUtc="2026-06-21T17:27:00Z">
        <w:r>
          <w:rPr>
            <w:rFonts w:ascii="Cambria Math" w:hAnsi="Cambria Math" w:cs="Cambria Math"/>
            <w:sz w:val="18"/>
            <w:szCs w:val="18"/>
          </w:rPr>
          <w:t xml:space="preserve"> </w:t>
        </w:r>
      </w:ins>
      <w:ins w:id="238" w:author="Medetov, Nauryzbek [Tengizchevroil]" w:date="2026-06-21T22:28:00Z" w16du:dateUtc="2026-06-21T17:28:00Z">
        <w:r>
          <w:rPr>
            <w:rFonts w:ascii="Cambria Math" w:hAnsi="Cambria Math" w:cs="Cambria Math"/>
            <w:sz w:val="18"/>
            <w:szCs w:val="18"/>
          </w:rPr>
          <w:t>indicates</w:t>
        </w:r>
      </w:ins>
      <w:ins w:id="239" w:author="Medetov, Nauryzbek [Tengizchevroil]" w:date="2026-06-21T22:27:00Z" w16du:dateUtc="2026-06-21T17:27:00Z">
        <w:r>
          <w:rPr>
            <w:rFonts w:ascii="Cambria Math" w:hAnsi="Cambria Math" w:cs="Cambria Math"/>
            <w:sz w:val="18"/>
            <w:szCs w:val="18"/>
          </w:rPr>
          <w:t xml:space="preserve"> Sockolet</w:t>
        </w:r>
      </w:ins>
      <w:ins w:id="240" w:author="Medetov, Nauryzbek [Tengizchevroil]" w:date="2026-06-21T22:24:00Z" w16du:dateUtc="2026-06-21T17:24:00Z">
        <w:r>
          <w:rPr>
            <w:rFonts w:ascii="Cambria Math" w:hAnsi="Cambria Math" w:cs="Cambria Math"/>
            <w:sz w:val="18"/>
            <w:szCs w:val="18"/>
          </w:rPr>
          <w:t xml:space="preserve">. Potentially, </w:t>
        </w:r>
      </w:ins>
      <w:ins w:id="241" w:author="Medetov, Nauryzbek [Tengizchevroil]" w:date="2026-06-21T22:36:00Z" w16du:dateUtc="2026-06-21T17:36:00Z">
        <w:r w:rsidR="001E23D5">
          <w:rPr>
            <w:rFonts w:ascii="Cambria Math" w:hAnsi="Cambria Math" w:cs="Cambria Math"/>
            <w:sz w:val="18"/>
            <w:szCs w:val="18"/>
          </w:rPr>
          <w:t>it is</w:t>
        </w:r>
      </w:ins>
      <w:ins w:id="242" w:author="Medetov, Nauryzbek [Tengizchevroil]" w:date="2026-06-21T22:24:00Z" w16du:dateUtc="2026-06-21T17:24:00Z">
        <w:r>
          <w:rPr>
            <w:rFonts w:ascii="Cambria Math" w:hAnsi="Cambria Math" w:cs="Cambria Math"/>
            <w:sz w:val="18"/>
            <w:szCs w:val="18"/>
          </w:rPr>
          <w:t xml:space="preserve"> a result of phase 2 when drawing is parsed and tabular data retrieved.</w:t>
        </w:r>
      </w:ins>
    </w:p>
    <w:p w14:paraId="54CA249C" w14:textId="60B9D262" w:rsidR="003941B7" w:rsidRDefault="003941B7" w:rsidP="003941B7">
      <w:pPr>
        <w:spacing w:after="40"/>
        <w:rPr>
          <w:ins w:id="243" w:author="Medetov, Nauryzbek [Tengizchevroil]" w:date="2026-06-21T22:24:00Z" w16du:dateUtc="2026-06-21T17:24:00Z"/>
        </w:rPr>
      </w:pPr>
      <w:ins w:id="244" w:author="Medetov, Nauryzbek [Tengizchevroil]" w:date="2026-06-21T22:24:00Z" w16du:dateUtc="2026-06-21T17:24:00Z">
        <w:r>
          <w:rPr>
            <w:b/>
            <w:bCs/>
            <w:color w:val="C0392B"/>
            <w:sz w:val="18"/>
            <w:szCs w:val="18"/>
          </w:rPr>
          <w:t xml:space="preserve">Remove when: </w:t>
        </w:r>
      </w:ins>
      <w:ins w:id="245" w:author="Medetov, Nauryzbek [Tengizchevroil]" w:date="2026-06-21T22:35:00Z" w16du:dateUtc="2026-06-21T17:35:00Z">
        <w:r w:rsidR="001E23D5">
          <w:rPr>
            <w:sz w:val="18"/>
            <w:szCs w:val="18"/>
          </w:rPr>
          <w:t>Otherwise</w:t>
        </w:r>
      </w:ins>
    </w:p>
    <w:p w14:paraId="69EB54CD" w14:textId="0265D0B6" w:rsidR="003941B7" w:rsidRDefault="003941B7" w:rsidP="003941B7">
      <w:pPr>
        <w:spacing w:after="40"/>
        <w:rPr>
          <w:ins w:id="246" w:author="Medetov, Nauryzbek [Tengizchevroil]" w:date="2026-06-21T22:24:00Z" w16du:dateUtc="2026-06-21T17:24:00Z"/>
        </w:rPr>
      </w:pPr>
      <w:ins w:id="247" w:author="Medetov, Nauryzbek [Tengizchevroil]" w:date="2026-06-21T22:24:00Z" w16du:dateUtc="2026-06-21T17:24:00Z">
        <w:r>
          <w:rPr>
            <w:b/>
            <w:bCs/>
            <w:color w:val="4A5568"/>
            <w:sz w:val="18"/>
            <w:szCs w:val="18"/>
          </w:rPr>
          <w:t xml:space="preserve">Inputs needed: </w:t>
        </w:r>
        <w:r>
          <w:rPr>
            <w:rFonts w:ascii="Consolas" w:eastAsia="Consolas" w:hAnsi="Consolas" w:cs="Consolas"/>
            <w:sz w:val="18"/>
            <w:szCs w:val="18"/>
          </w:rPr>
          <w:t xml:space="preserve">spool_prefab, placeholders_dwg + </w:t>
        </w:r>
      </w:ins>
      <w:ins w:id="248" w:author="Medetov, Nauryzbek [Tengizchevroil]" w:date="2026-06-21T22:28:00Z" w16du:dateUtc="2026-06-21T17:28:00Z">
        <w:r w:rsidRPr="003941B7">
          <w:rPr>
            <w:rFonts w:ascii="Cambria Math" w:hAnsi="Cambria Math" w:cs="Cambria Math"/>
            <w:sz w:val="18"/>
            <w:szCs w:val="18"/>
          </w:rPr>
          <w:t>SHOP MATERIAL</w:t>
        </w:r>
        <w:r>
          <w:rPr>
            <w:rFonts w:ascii="Cambria Math" w:hAnsi="Cambria Math" w:cs="Cambria Math"/>
            <w:sz w:val="18"/>
            <w:szCs w:val="18"/>
          </w:rPr>
          <w:t xml:space="preserve"> </w:t>
        </w:r>
        <w:r w:rsidRPr="00D20276">
          <w:rPr>
            <w:rFonts w:ascii="Cambria Math" w:hAnsi="Cambria Math" w:cs="Cambria Math"/>
            <w:sz w:val="18"/>
            <w:szCs w:val="18"/>
          </w:rPr>
          <w:t>∈</w:t>
        </w:r>
        <w:r>
          <w:rPr>
            <w:rFonts w:ascii="Cambria Math" w:hAnsi="Cambria Math" w:cs="Cambria Math"/>
            <w:sz w:val="18"/>
            <w:szCs w:val="18"/>
          </w:rPr>
          <w:t xml:space="preserve"> </w:t>
        </w:r>
        <w:r w:rsidRPr="00784636">
          <w:rPr>
            <w:rFonts w:ascii="Cambria Math" w:hAnsi="Cambria Math" w:cs="Cambria Math"/>
            <w:sz w:val="18"/>
            <w:szCs w:val="18"/>
          </w:rPr>
          <w:t xml:space="preserve"> </w:t>
        </w:r>
        <w:r>
          <w:rPr>
            <w:rFonts w:ascii="Cambria Math" w:hAnsi="Cambria Math" w:cs="Cambria Math"/>
            <w:sz w:val="18"/>
            <w:szCs w:val="18"/>
          </w:rPr>
          <w:t>Sockolet</w:t>
        </w:r>
      </w:ins>
    </w:p>
    <w:p w14:paraId="5DB67D13" w14:textId="77777777" w:rsidR="00D20276" w:rsidRPr="00D20276" w:rsidRDefault="00D20276" w:rsidP="00161948">
      <w:pPr>
        <w:spacing w:after="40"/>
        <w:rPr>
          <w:ins w:id="249" w:author="Medetov, Nauryzbek [Tengizchevroil]" w:date="2026-06-21T22:10:00Z" w16du:dateUtc="2026-06-21T17:10:00Z"/>
          <w:i/>
          <w:iCs/>
          <w:color w:val="8FA3B1"/>
          <w:sz w:val="18"/>
          <w:szCs w:val="18"/>
          <w:rPrChange w:id="250" w:author="Medetov, Nauryzbek [Tengizchevroil]" w:date="2026-06-21T22:11:00Z" w16du:dateUtc="2026-06-21T17:11:00Z">
            <w:rPr>
              <w:ins w:id="251" w:author="Medetov, Nauryzbek [Tengizchevroil]" w:date="2026-06-21T22:10:00Z" w16du:dateUtc="2026-06-21T17:10:00Z"/>
            </w:rPr>
          </w:rPrChange>
        </w:rPr>
      </w:pPr>
    </w:p>
    <w:p w14:paraId="79E09FEA" w14:textId="703DDE38" w:rsidR="00161948" w:rsidDel="003941B7" w:rsidRDefault="00161948" w:rsidP="001C0BBA">
      <w:pPr>
        <w:spacing w:after="40"/>
        <w:rPr>
          <w:del w:id="252" w:author="Medetov, Nauryzbek [Tengizchevroil]" w:date="2026-06-21T22:28:00Z" w16du:dateUtc="2026-06-21T17:28:00Z"/>
        </w:rPr>
      </w:pPr>
    </w:p>
    <w:p w14:paraId="0C8DED57" w14:textId="09761500" w:rsidR="001C0BBA" w:rsidRDefault="001C0BBA" w:rsidP="001C0BBA">
      <w:pPr>
        <w:shd w:val="clear" w:color="auto" w:fill="F4F6F8"/>
        <w:spacing w:before="160" w:after="60"/>
      </w:pPr>
      <w:r>
        <w:rPr>
          <w:b/>
          <w:bCs/>
          <w:color w:val="0D1B2A"/>
        </w:rPr>
        <w:t>Line 30</w:t>
      </w:r>
      <w:ins w:id="253" w:author="Medetov, Nauryzbek [Tengizchevroil]" w:date="2026-06-21T22:38:00Z" w16du:dateUtc="2026-06-21T17:38:00Z">
        <w:r w:rsidR="001E23D5">
          <w:rPr>
            <w:b/>
            <w:bCs/>
            <w:color w:val="0D1B2A"/>
          </w:rPr>
          <w:t>a</w:t>
        </w:r>
      </w:ins>
      <w:r>
        <w:rPr>
          <w:b/>
          <w:bCs/>
          <w:color w:val="2ECC71"/>
          <w:sz w:val="18"/>
          <w:szCs w:val="18"/>
        </w:rPr>
        <w:t xml:space="preserve">  ·  Color: GRN/RED</w:t>
      </w:r>
      <w:r>
        <w:rPr>
          <w:i/>
          <w:iCs/>
          <w:color w:val="F4831F"/>
          <w:sz w:val="18"/>
          <w:szCs w:val="18"/>
        </w:rPr>
        <w:t xml:space="preserve">  ·  Pattern A</w:t>
      </w:r>
      <w:del w:id="254" w:author="Medetov, Nauryzbek [Tengizchevroil]" w:date="2026-06-22T00:27:00Z" w16du:dateUtc="2026-06-21T19:27:00Z">
        <w:r w:rsidDel="00875C74">
          <w:rPr>
            <w:i/>
            <w:iCs/>
            <w:color w:val="F4831F"/>
            <w:sz w:val="18"/>
            <w:szCs w:val="18"/>
          </w:rPr>
          <w:delText xml:space="preserve"> + C</w:delText>
        </w:r>
      </w:del>
      <w:ins w:id="255" w:author="Medetov, Nauryzbek [Tengizchevroil]" w:date="2026-06-21T22:42:00Z" w16du:dateUtc="2026-06-21T17:42:00Z">
        <w:r w:rsidR="000C630D">
          <w:rPr>
            <w:i/>
            <w:iCs/>
            <w:color w:val="F4831F"/>
            <w:sz w:val="18"/>
            <w:szCs w:val="18"/>
          </w:rPr>
          <w:t xml:space="preserve"> (OR-split of Line 30)</w:t>
        </w:r>
      </w:ins>
    </w:p>
    <w:p w14:paraId="3BD6CD8A" w14:textId="437FA7C5" w:rsidR="001C0BBA" w:rsidRDefault="001C0BBA" w:rsidP="001C0BBA">
      <w:pPr>
        <w:spacing w:after="60"/>
      </w:pPr>
      <w:r>
        <w:rPr>
          <w:b/>
          <w:bCs/>
          <w:color w:val="4A5568"/>
          <w:sz w:val="18"/>
          <w:szCs w:val="18"/>
        </w:rPr>
        <w:t xml:space="preserve">Text: </w:t>
      </w:r>
      <w:r>
        <w:rPr>
          <w:i/>
          <w:iCs/>
          <w:sz w:val="18"/>
          <w:szCs w:val="18"/>
        </w:rPr>
        <w:t>"Perform PWHT as specified by WPS and per TES PIM-</w:t>
      </w:r>
      <w:r w:rsidRPr="00262C23">
        <w:rPr>
          <w:i/>
          <w:iCs/>
          <w:sz w:val="18"/>
          <w:szCs w:val="18"/>
        </w:rPr>
        <w:t>SU-2505</w:t>
      </w:r>
      <w:del w:id="256" w:author="Medetov, Nauryzbek [Tengizchevroil]" w:date="2026-06-22T00:03:00Z" w16du:dateUtc="2026-06-21T19:03:00Z">
        <w:r w:rsidRPr="00262C23" w:rsidDel="00262C23">
          <w:rPr>
            <w:i/>
            <w:iCs/>
            <w:sz w:val="18"/>
            <w:szCs w:val="18"/>
          </w:rPr>
          <w:delText xml:space="preserve"> / </w:delText>
        </w:r>
        <w:r w:rsidRPr="00262C23" w:rsidDel="00262C23">
          <w:rPr>
            <w:i/>
            <w:iCs/>
            <w:sz w:val="18"/>
            <w:szCs w:val="18"/>
            <w:rPrChange w:id="257" w:author="Medetov, Nauryzbek [Tengizchevroil]" w:date="2026-06-22T00:03:00Z" w16du:dateUtc="2026-06-21T19:03:00Z">
              <w:rPr>
                <w:i/>
                <w:iCs/>
                <w:sz w:val="18"/>
                <w:szCs w:val="18"/>
                <w:highlight w:val="yellow"/>
              </w:rPr>
            </w:rPrChange>
          </w:rPr>
          <w:delText>W-ST-2011 / 2016 / 2026 / 2028.</w:delText>
        </w:r>
      </w:del>
      <w:r w:rsidRPr="00262C23">
        <w:rPr>
          <w:i/>
          <w:iCs/>
          <w:sz w:val="18"/>
          <w:szCs w:val="18"/>
          <w:rPrChange w:id="258" w:author="Medetov, Nauryzbek [Tengizchevroil]" w:date="2026-06-22T00:03:00Z" w16du:dateUtc="2026-06-21T19:03:00Z">
            <w:rPr>
              <w:i/>
              <w:iCs/>
              <w:sz w:val="18"/>
              <w:szCs w:val="18"/>
              <w:highlight w:val="yellow"/>
            </w:rPr>
          </w:rPrChange>
        </w:rPr>
        <w:t>"</w:t>
      </w:r>
    </w:p>
    <w:p w14:paraId="3A98040B" w14:textId="3F16C7DA" w:rsidR="001C0BBA" w:rsidRDefault="001C0BBA" w:rsidP="001C0BBA">
      <w:pPr>
        <w:spacing w:after="40"/>
      </w:pPr>
      <w:r>
        <w:rPr>
          <w:b/>
          <w:bCs/>
          <w:color w:val="2ECC71"/>
          <w:sz w:val="18"/>
          <w:szCs w:val="18"/>
        </w:rPr>
        <w:t xml:space="preserve">Keep when: </w:t>
      </w:r>
      <w:r>
        <w:rPr>
          <w:sz w:val="18"/>
          <w:szCs w:val="18"/>
        </w:rPr>
        <w:t>pwht_required=true</w:t>
      </w:r>
    </w:p>
    <w:p w14:paraId="74DFFCD3" w14:textId="77777777" w:rsidR="001C0BBA" w:rsidRDefault="001C0BBA" w:rsidP="001C0BBA">
      <w:pPr>
        <w:spacing w:after="40"/>
      </w:pPr>
      <w:r>
        <w:rPr>
          <w:b/>
          <w:bCs/>
          <w:color w:val="C0392B"/>
          <w:sz w:val="18"/>
          <w:szCs w:val="18"/>
        </w:rPr>
        <w:t xml:space="preserve">Remove when: </w:t>
      </w:r>
      <w:r>
        <w:rPr>
          <w:sz w:val="18"/>
          <w:szCs w:val="18"/>
        </w:rPr>
        <w:t>Otherwise</w:t>
      </w:r>
    </w:p>
    <w:p w14:paraId="4FF31AE5" w14:textId="6CD32469" w:rsidR="001C0BBA" w:rsidRDefault="001C0BBA" w:rsidP="001C0BBA">
      <w:pPr>
        <w:spacing w:after="40"/>
      </w:pPr>
      <w:r>
        <w:rPr>
          <w:b/>
          <w:bCs/>
          <w:color w:val="4A5568"/>
          <w:sz w:val="18"/>
          <w:szCs w:val="18"/>
        </w:rPr>
        <w:t xml:space="preserve">Inputs needed: </w:t>
      </w:r>
      <w:r>
        <w:rPr>
          <w:rFonts w:ascii="Consolas" w:eastAsia="Consolas" w:hAnsi="Consolas" w:cs="Consolas"/>
          <w:sz w:val="18"/>
          <w:szCs w:val="18"/>
        </w:rPr>
        <w:t>pwht_required</w:t>
      </w:r>
      <w:del w:id="259" w:author="Medetov, Nauryzbek [Tengizchevroil]" w:date="2026-06-21T22:41:00Z" w16du:dateUtc="2026-06-21T17:41:00Z">
        <w:r w:rsidDel="000C630D">
          <w:rPr>
            <w:rFonts w:ascii="Consolas" w:eastAsia="Consolas" w:hAnsi="Consolas" w:cs="Consolas"/>
            <w:sz w:val="18"/>
            <w:szCs w:val="18"/>
          </w:rPr>
          <w:delText>, material</w:delText>
        </w:r>
      </w:del>
      <w:del w:id="260" w:author="Medetov, Nauryzbek [Tengizchevroil]" w:date="2026-06-21T22:38:00Z" w16du:dateUtc="2026-06-21T17:38:00Z">
        <w:r w:rsidDel="001E23D5">
          <w:rPr>
            <w:rFonts w:ascii="Consolas" w:eastAsia="Consolas" w:hAnsi="Consolas" w:cs="Consolas"/>
            <w:sz w:val="18"/>
            <w:szCs w:val="18"/>
          </w:rPr>
          <w:delText>, thickness</w:delText>
        </w:r>
      </w:del>
    </w:p>
    <w:p w14:paraId="3C5BA0ED" w14:textId="18832D3E" w:rsidR="001C0BBA" w:rsidRDefault="001C0BBA" w:rsidP="001C0BBA">
      <w:pPr>
        <w:spacing w:after="40"/>
      </w:pPr>
      <w:r>
        <w:rPr>
          <w:b/>
          <w:bCs/>
          <w:color w:val="4A5568"/>
          <w:sz w:val="18"/>
          <w:szCs w:val="18"/>
        </w:rPr>
        <w:t xml:space="preserve">RAG sources: </w:t>
      </w:r>
      <w:del w:id="261" w:author="Medetov, Nauryzbek [Tengizchevroil]" w:date="2026-06-21T22:30:00Z" w16du:dateUtc="2026-06-21T17:30:00Z">
        <w:r w:rsidDel="003941B7">
          <w:rPr>
            <w:i/>
            <w:iCs/>
            <w:color w:val="8FA3B1"/>
            <w:sz w:val="18"/>
            <w:szCs w:val="18"/>
          </w:rPr>
          <w:delText xml:space="preserve">W-ST-2025, </w:delText>
        </w:r>
      </w:del>
      <w:r>
        <w:rPr>
          <w:i/>
          <w:iCs/>
          <w:color w:val="8FA3B1"/>
          <w:sz w:val="18"/>
          <w:szCs w:val="18"/>
        </w:rPr>
        <w:t xml:space="preserve">PIM-SU-2505, </w:t>
      </w:r>
      <w:ins w:id="262" w:author="Medetov, Nauryzbek [Tengizchevroil]" w:date="2026-06-21T22:37:00Z" w16du:dateUtc="2026-06-21T17:37:00Z">
        <w:r w:rsidR="001E23D5" w:rsidRPr="001E23D5">
          <w:rPr>
            <w:i/>
            <w:iCs/>
            <w:color w:val="8FA3B1"/>
            <w:sz w:val="18"/>
            <w:szCs w:val="18"/>
            <w:rPrChange w:id="263" w:author="Medetov, Nauryzbek [Tengizchevroil]" w:date="2026-06-21T22:37:00Z" w16du:dateUtc="2026-06-21T17:37:00Z">
              <w:rPr>
                <w:sz w:val="16"/>
                <w:szCs w:val="16"/>
              </w:rPr>
            </w:rPrChange>
          </w:rPr>
          <w:t>TCO Welding Procedures Selection Spreadsheet for Pipe Classes specified in L-ST-2056 Rev 4</w:t>
        </w:r>
      </w:ins>
      <w:del w:id="264" w:author="Medetov, Nauryzbek [Tengizchevroil]" w:date="2026-06-21T22:37:00Z" w16du:dateUtc="2026-06-21T17:37:00Z">
        <w:r w:rsidDel="001E23D5">
          <w:rPr>
            <w:i/>
            <w:iCs/>
            <w:color w:val="8FA3B1"/>
            <w:sz w:val="18"/>
            <w:szCs w:val="18"/>
          </w:rPr>
          <w:delText>PCR-PU-6239-TCO</w:delText>
        </w:r>
      </w:del>
    </w:p>
    <w:p w14:paraId="5FC95D35" w14:textId="5CC1C375" w:rsidR="000C630D" w:rsidRDefault="000C630D" w:rsidP="000C630D">
      <w:pPr>
        <w:shd w:val="clear" w:color="auto" w:fill="F4F6F8"/>
        <w:spacing w:before="160" w:after="60"/>
        <w:rPr>
          <w:ins w:id="265" w:author="Medetov, Nauryzbek [Tengizchevroil]" w:date="2026-06-21T22:41:00Z" w16du:dateUtc="2026-06-21T17:41:00Z"/>
        </w:rPr>
      </w:pPr>
      <w:ins w:id="266" w:author="Medetov, Nauryzbek [Tengizchevroil]" w:date="2026-06-21T22:41:00Z" w16du:dateUtc="2026-06-21T17:41:00Z">
        <w:r>
          <w:rPr>
            <w:b/>
            <w:bCs/>
            <w:color w:val="0D1B2A"/>
          </w:rPr>
          <w:t>Line 30b</w:t>
        </w:r>
        <w:r>
          <w:rPr>
            <w:b/>
            <w:bCs/>
            <w:color w:val="2ECC71"/>
            <w:sz w:val="18"/>
            <w:szCs w:val="18"/>
          </w:rPr>
          <w:t xml:space="preserve">  ·  Color: GRN/RED</w:t>
        </w:r>
        <w:r>
          <w:rPr>
            <w:i/>
            <w:iCs/>
            <w:color w:val="F4831F"/>
            <w:sz w:val="18"/>
            <w:szCs w:val="18"/>
          </w:rPr>
          <w:t xml:space="preserve">  ·  Pattern A</w:t>
        </w:r>
      </w:ins>
      <w:ins w:id="267" w:author="Medetov, Nauryzbek [Tengizchevroil]" w:date="2026-06-21T22:42:00Z" w16du:dateUtc="2026-06-21T17:42:00Z">
        <w:r>
          <w:rPr>
            <w:i/>
            <w:iCs/>
            <w:color w:val="F4831F"/>
            <w:sz w:val="18"/>
            <w:szCs w:val="18"/>
          </w:rPr>
          <w:t xml:space="preserve"> (OR-split of Line 30)</w:t>
        </w:r>
      </w:ins>
    </w:p>
    <w:p w14:paraId="4B09972A" w14:textId="2A05174C" w:rsidR="000C630D" w:rsidRDefault="000C630D" w:rsidP="000C630D">
      <w:pPr>
        <w:spacing w:after="60"/>
        <w:rPr>
          <w:ins w:id="268" w:author="Medetov, Nauryzbek [Tengizchevroil]" w:date="2026-06-21T22:41:00Z" w16du:dateUtc="2026-06-21T17:41:00Z"/>
        </w:rPr>
      </w:pPr>
      <w:ins w:id="269" w:author="Medetov, Nauryzbek [Tengizchevroil]" w:date="2026-06-21T22:41:00Z" w16du:dateUtc="2026-06-21T17:41:00Z">
        <w:r>
          <w:rPr>
            <w:b/>
            <w:bCs/>
            <w:color w:val="4A5568"/>
            <w:sz w:val="18"/>
            <w:szCs w:val="18"/>
          </w:rPr>
          <w:t xml:space="preserve">Text: </w:t>
        </w:r>
        <w:r>
          <w:rPr>
            <w:i/>
            <w:iCs/>
            <w:sz w:val="18"/>
            <w:szCs w:val="18"/>
          </w:rPr>
          <w:t xml:space="preserve">"Perform PWHT as specified by WPS and per TES </w:t>
        </w:r>
        <w:r w:rsidRPr="000C630D">
          <w:rPr>
            <w:i/>
            <w:iCs/>
            <w:sz w:val="18"/>
            <w:szCs w:val="18"/>
            <w:rPrChange w:id="270" w:author="Medetov, Nauryzbek [Tengizchevroil]" w:date="2026-06-21T22:44:00Z" w16du:dateUtc="2026-06-21T17:44:00Z">
              <w:rPr>
                <w:i/>
                <w:iCs/>
                <w:sz w:val="18"/>
                <w:szCs w:val="18"/>
                <w:highlight w:val="yellow"/>
              </w:rPr>
            </w:rPrChange>
          </w:rPr>
          <w:t>W-ST-2011."</w:t>
        </w:r>
      </w:ins>
    </w:p>
    <w:p w14:paraId="49F90917" w14:textId="56BD0C9A" w:rsidR="000C630D" w:rsidRDefault="000C630D" w:rsidP="000C630D">
      <w:pPr>
        <w:spacing w:after="40"/>
        <w:rPr>
          <w:ins w:id="271" w:author="Medetov, Nauryzbek [Tengizchevroil]" w:date="2026-06-21T22:41:00Z" w16du:dateUtc="2026-06-21T17:41:00Z"/>
        </w:rPr>
      </w:pPr>
      <w:ins w:id="272" w:author="Medetov, Nauryzbek [Tengizchevroil]" w:date="2026-06-21T22:41:00Z" w16du:dateUtc="2026-06-21T17:41:00Z">
        <w:r>
          <w:rPr>
            <w:b/>
            <w:bCs/>
            <w:color w:val="2ECC71"/>
            <w:sz w:val="18"/>
            <w:szCs w:val="18"/>
          </w:rPr>
          <w:t xml:space="preserve">Keep when: </w:t>
        </w:r>
        <w:r>
          <w:rPr>
            <w:sz w:val="18"/>
            <w:szCs w:val="18"/>
          </w:rPr>
          <w:t>pwht_required</w:t>
        </w:r>
      </w:ins>
      <w:ins w:id="273" w:author="Medetov, Nauryzbek [Tengizchevroil]" w:date="2026-06-22T00:07:00Z" w16du:dateUtc="2026-06-21T19:07:00Z">
        <w:r w:rsidR="00262C23">
          <w:rPr>
            <w:sz w:val="18"/>
            <w:szCs w:val="18"/>
          </w:rPr>
          <w:t xml:space="preserve"> </w:t>
        </w:r>
      </w:ins>
      <w:ins w:id="274" w:author="Medetov, Nauryzbek [Tengizchevroil]" w:date="2026-06-21T22:41:00Z" w16du:dateUtc="2026-06-21T17:41:00Z">
        <w:r>
          <w:rPr>
            <w:sz w:val="18"/>
            <w:szCs w:val="18"/>
          </w:rPr>
          <w:t>=</w:t>
        </w:r>
      </w:ins>
      <w:ins w:id="275" w:author="Medetov, Nauryzbek [Tengizchevroil]" w:date="2026-06-22T00:07:00Z" w16du:dateUtc="2026-06-21T19:07:00Z">
        <w:r w:rsidR="00262C23">
          <w:rPr>
            <w:sz w:val="18"/>
            <w:szCs w:val="18"/>
          </w:rPr>
          <w:t xml:space="preserve"> Yes</w:t>
        </w:r>
      </w:ins>
      <w:ins w:id="276" w:author="Medetov, Nauryzbek [Tengizchevroil]" w:date="2026-06-21T22:43:00Z" w16du:dateUtc="2026-06-21T17:43:00Z">
        <w:r>
          <w:rPr>
            <w:sz w:val="18"/>
            <w:szCs w:val="18"/>
          </w:rPr>
          <w:t xml:space="preserve"> and iif scope_type = pipeline</w:t>
        </w:r>
      </w:ins>
    </w:p>
    <w:p w14:paraId="71DE813B" w14:textId="25B84F21" w:rsidR="000C630D" w:rsidRDefault="000C630D" w:rsidP="000C630D">
      <w:pPr>
        <w:spacing w:after="40"/>
        <w:rPr>
          <w:ins w:id="277" w:author="Medetov, Nauryzbek [Tengizchevroil]" w:date="2026-06-21T22:41:00Z" w16du:dateUtc="2026-06-21T17:41:00Z"/>
        </w:rPr>
      </w:pPr>
      <w:ins w:id="278" w:author="Medetov, Nauryzbek [Tengizchevroil]" w:date="2026-06-21T22:41:00Z" w16du:dateUtc="2026-06-21T17:41:00Z">
        <w:r>
          <w:rPr>
            <w:b/>
            <w:bCs/>
            <w:color w:val="C0392B"/>
            <w:sz w:val="18"/>
            <w:szCs w:val="18"/>
          </w:rPr>
          <w:t xml:space="preserve">Remove when: </w:t>
        </w:r>
      </w:ins>
      <w:ins w:id="279" w:author="Medetov, Nauryzbek [Tengizchevroil]" w:date="2026-06-21T22:44:00Z" w16du:dateUtc="2026-06-21T17:44:00Z">
        <w:r>
          <w:rPr>
            <w:sz w:val="18"/>
            <w:szCs w:val="18"/>
          </w:rPr>
          <w:t>Otherwise (almost always for LCW)</w:t>
        </w:r>
      </w:ins>
    </w:p>
    <w:p w14:paraId="0010B863" w14:textId="77777777" w:rsidR="000C630D" w:rsidRDefault="000C630D" w:rsidP="000C630D">
      <w:pPr>
        <w:spacing w:after="40"/>
        <w:rPr>
          <w:ins w:id="280" w:author="Medetov, Nauryzbek [Tengizchevroil]" w:date="2026-06-21T22:41:00Z" w16du:dateUtc="2026-06-21T17:41:00Z"/>
        </w:rPr>
      </w:pPr>
      <w:ins w:id="281" w:author="Medetov, Nauryzbek [Tengizchevroil]" w:date="2026-06-21T22:41:00Z" w16du:dateUtc="2026-06-21T17:41:00Z">
        <w:r>
          <w:rPr>
            <w:b/>
            <w:bCs/>
            <w:color w:val="4A5568"/>
            <w:sz w:val="18"/>
            <w:szCs w:val="18"/>
          </w:rPr>
          <w:t xml:space="preserve">Inputs needed: </w:t>
        </w:r>
        <w:r>
          <w:rPr>
            <w:rFonts w:ascii="Consolas" w:eastAsia="Consolas" w:hAnsi="Consolas" w:cs="Consolas"/>
            <w:sz w:val="18"/>
            <w:szCs w:val="18"/>
          </w:rPr>
          <w:t>pwht_required</w:t>
        </w:r>
      </w:ins>
    </w:p>
    <w:p w14:paraId="1C7E5C7F" w14:textId="0D24BF0E" w:rsidR="000C630D" w:rsidRDefault="000C630D" w:rsidP="000C630D">
      <w:pPr>
        <w:spacing w:after="40"/>
        <w:rPr>
          <w:ins w:id="282" w:author="Medetov, Nauryzbek [Tengizchevroil]" w:date="2026-06-21T22:41:00Z" w16du:dateUtc="2026-06-21T17:41:00Z"/>
        </w:rPr>
      </w:pPr>
      <w:ins w:id="283" w:author="Medetov, Nauryzbek [Tengizchevroil]" w:date="2026-06-21T22:41:00Z" w16du:dateUtc="2026-06-21T17:41:00Z">
        <w:r>
          <w:rPr>
            <w:b/>
            <w:bCs/>
            <w:color w:val="4A5568"/>
            <w:sz w:val="18"/>
            <w:szCs w:val="18"/>
          </w:rPr>
          <w:t xml:space="preserve">RAG sources: </w:t>
        </w:r>
      </w:ins>
      <w:ins w:id="284" w:author="Medetov, Nauryzbek [Tengizchevroil]" w:date="2026-06-21T22:44:00Z" w16du:dateUtc="2026-06-21T17:44:00Z">
        <w:r w:rsidRPr="000C630D">
          <w:rPr>
            <w:i/>
            <w:iCs/>
            <w:sz w:val="18"/>
            <w:szCs w:val="18"/>
            <w:rPrChange w:id="285" w:author="Medetov, Nauryzbek [Tengizchevroil]" w:date="2026-06-21T22:44:00Z" w16du:dateUtc="2026-06-21T17:44:00Z">
              <w:rPr>
                <w:i/>
                <w:iCs/>
                <w:sz w:val="18"/>
                <w:szCs w:val="18"/>
                <w:highlight w:val="yellow"/>
              </w:rPr>
            </w:rPrChange>
          </w:rPr>
          <w:t>W-ST-2011</w:t>
        </w:r>
      </w:ins>
      <w:ins w:id="286" w:author="Medetov, Nauryzbek [Tengizchevroil]" w:date="2026-06-21T22:41:00Z" w16du:dateUtc="2026-06-21T17:41:00Z">
        <w:r>
          <w:rPr>
            <w:i/>
            <w:iCs/>
            <w:color w:val="8FA3B1"/>
            <w:sz w:val="18"/>
            <w:szCs w:val="18"/>
          </w:rPr>
          <w:t xml:space="preserve">, </w:t>
        </w:r>
        <w:r w:rsidRPr="00784636">
          <w:rPr>
            <w:i/>
            <w:iCs/>
            <w:color w:val="8FA3B1"/>
            <w:sz w:val="18"/>
            <w:szCs w:val="18"/>
          </w:rPr>
          <w:t>TCO Welding Procedures Selection Spreadsheet for Pipe Classes specified in L-ST-2056 Rev 4</w:t>
        </w:r>
      </w:ins>
    </w:p>
    <w:p w14:paraId="223986DB" w14:textId="5E8B39EE" w:rsidR="001C0BBA" w:rsidDel="000C630D" w:rsidRDefault="001C0BBA" w:rsidP="001C0BBA">
      <w:pPr>
        <w:spacing w:after="100"/>
        <w:rPr>
          <w:del w:id="287" w:author="Medetov, Nauryzbek [Tengizchevroil]" w:date="2026-06-21T22:41:00Z" w16du:dateUtc="2026-06-21T17:41:00Z"/>
          <w:b/>
          <w:bCs/>
          <w:color w:val="F4831F"/>
          <w:sz w:val="18"/>
          <w:szCs w:val="18"/>
        </w:rPr>
      </w:pPr>
      <w:del w:id="288" w:author="Medetov, Nauryzbek [Tengizchevroil]" w:date="2026-06-21T22:41:00Z" w16du:dateUtc="2026-06-21T17:41:00Z">
        <w:r w:rsidDel="000C630D">
          <w:rPr>
            <w:b/>
            <w:bCs/>
            <w:color w:val="F4831F"/>
            <w:sz w:val="18"/>
            <w:szCs w:val="18"/>
          </w:rPr>
          <w:delText xml:space="preserve">Note: </w:delText>
        </w:r>
        <w:r w:rsidDel="000C630D">
          <w:rPr>
            <w:i/>
            <w:iCs/>
            <w:sz w:val="18"/>
            <w:szCs w:val="18"/>
          </w:rPr>
          <w:delText>Prune W-ST-XXXX list to matching welding spec only.</w:delText>
        </w:r>
      </w:del>
    </w:p>
    <w:p w14:paraId="0410B543" w14:textId="6DF9662F" w:rsidR="000C630D" w:rsidRDefault="000C630D" w:rsidP="000C630D">
      <w:pPr>
        <w:shd w:val="clear" w:color="auto" w:fill="F4F6F8"/>
        <w:spacing w:before="160" w:after="60"/>
        <w:rPr>
          <w:ins w:id="289" w:author="Medetov, Nauryzbek [Tengizchevroil]" w:date="2026-06-21T22:44:00Z" w16du:dateUtc="2026-06-21T17:44:00Z"/>
        </w:rPr>
      </w:pPr>
      <w:ins w:id="290" w:author="Medetov, Nauryzbek [Tengizchevroil]" w:date="2026-06-21T22:44:00Z" w16du:dateUtc="2026-06-21T17:44:00Z">
        <w:r>
          <w:rPr>
            <w:b/>
            <w:bCs/>
            <w:color w:val="0D1B2A"/>
          </w:rPr>
          <w:t>Line 30c</w:t>
        </w:r>
        <w:r>
          <w:rPr>
            <w:b/>
            <w:bCs/>
            <w:color w:val="2ECC71"/>
            <w:sz w:val="18"/>
            <w:szCs w:val="18"/>
          </w:rPr>
          <w:t xml:space="preserve">  ·  Color: GRN/RED</w:t>
        </w:r>
        <w:r>
          <w:rPr>
            <w:i/>
            <w:iCs/>
            <w:color w:val="F4831F"/>
            <w:sz w:val="18"/>
            <w:szCs w:val="18"/>
          </w:rPr>
          <w:t xml:space="preserve">  ·  Pattern A (OR-split of Line 30)</w:t>
        </w:r>
      </w:ins>
    </w:p>
    <w:p w14:paraId="100682CA" w14:textId="63308CA5" w:rsidR="000C630D" w:rsidRDefault="000C630D" w:rsidP="000C630D">
      <w:pPr>
        <w:spacing w:after="60"/>
        <w:rPr>
          <w:ins w:id="291" w:author="Medetov, Nauryzbek [Tengizchevroil]" w:date="2026-06-21T22:44:00Z" w16du:dateUtc="2026-06-21T17:44:00Z"/>
        </w:rPr>
      </w:pPr>
      <w:ins w:id="292" w:author="Medetov, Nauryzbek [Tengizchevroil]" w:date="2026-06-21T22:44:00Z" w16du:dateUtc="2026-06-21T17:44:00Z">
        <w:r>
          <w:rPr>
            <w:b/>
            <w:bCs/>
            <w:color w:val="4A5568"/>
            <w:sz w:val="18"/>
            <w:szCs w:val="18"/>
          </w:rPr>
          <w:t xml:space="preserve">Text: </w:t>
        </w:r>
        <w:r>
          <w:rPr>
            <w:i/>
            <w:iCs/>
            <w:sz w:val="18"/>
            <w:szCs w:val="18"/>
          </w:rPr>
          <w:t xml:space="preserve">"Perform PWHT as specified by WPS and per TES </w:t>
        </w:r>
        <w:r w:rsidRPr="00784636">
          <w:rPr>
            <w:i/>
            <w:iCs/>
            <w:sz w:val="18"/>
            <w:szCs w:val="18"/>
          </w:rPr>
          <w:t>W-ST-201</w:t>
        </w:r>
      </w:ins>
      <w:ins w:id="293" w:author="Medetov, Nauryzbek [Tengizchevroil]" w:date="2026-06-21T22:45:00Z" w16du:dateUtc="2026-06-21T17:45:00Z">
        <w:r>
          <w:rPr>
            <w:i/>
            <w:iCs/>
            <w:sz w:val="18"/>
            <w:szCs w:val="18"/>
          </w:rPr>
          <w:t>6</w:t>
        </w:r>
      </w:ins>
      <w:ins w:id="294" w:author="Medetov, Nauryzbek [Tengizchevroil]" w:date="2026-06-21T22:44:00Z" w16du:dateUtc="2026-06-21T17:44:00Z">
        <w:r w:rsidRPr="00784636">
          <w:rPr>
            <w:i/>
            <w:iCs/>
            <w:sz w:val="18"/>
            <w:szCs w:val="18"/>
          </w:rPr>
          <w:t>."</w:t>
        </w:r>
      </w:ins>
    </w:p>
    <w:p w14:paraId="64D442BE" w14:textId="4DC09171" w:rsidR="000C630D" w:rsidRDefault="000C630D" w:rsidP="000C630D">
      <w:pPr>
        <w:spacing w:after="40"/>
        <w:rPr>
          <w:ins w:id="295" w:author="Medetov, Nauryzbek [Tengizchevroil]" w:date="2026-06-21T22:44:00Z" w16du:dateUtc="2026-06-21T17:44:00Z"/>
        </w:rPr>
      </w:pPr>
      <w:ins w:id="296" w:author="Medetov, Nauryzbek [Tengizchevroil]" w:date="2026-06-21T22:44:00Z" w16du:dateUtc="2026-06-21T17:44:00Z">
        <w:r>
          <w:rPr>
            <w:b/>
            <w:bCs/>
            <w:color w:val="2ECC71"/>
            <w:sz w:val="18"/>
            <w:szCs w:val="18"/>
          </w:rPr>
          <w:t xml:space="preserve">Keep when: </w:t>
        </w:r>
        <w:r>
          <w:rPr>
            <w:sz w:val="18"/>
            <w:szCs w:val="18"/>
          </w:rPr>
          <w:t xml:space="preserve">scope_type = </w:t>
        </w:r>
      </w:ins>
      <w:ins w:id="297" w:author="Medetov, Nauryzbek [Tengizchevroil]" w:date="2026-06-21T22:45:00Z" w16du:dateUtc="2026-06-21T17:45:00Z">
        <w:r>
          <w:rPr>
            <w:sz w:val="18"/>
            <w:szCs w:val="18"/>
          </w:rPr>
          <w:t>gas injection</w:t>
        </w:r>
      </w:ins>
    </w:p>
    <w:p w14:paraId="3E11582D" w14:textId="38AA41FD" w:rsidR="000C630D" w:rsidRDefault="000C630D" w:rsidP="000C630D">
      <w:pPr>
        <w:spacing w:after="40"/>
        <w:rPr>
          <w:ins w:id="298" w:author="Medetov, Nauryzbek [Tengizchevroil]" w:date="2026-06-21T22:44:00Z" w16du:dateUtc="2026-06-21T17:44:00Z"/>
        </w:rPr>
      </w:pPr>
      <w:ins w:id="299" w:author="Medetov, Nauryzbek [Tengizchevroil]" w:date="2026-06-21T22:44:00Z" w16du:dateUtc="2026-06-21T17:44:00Z">
        <w:r>
          <w:rPr>
            <w:b/>
            <w:bCs/>
            <w:color w:val="C0392B"/>
            <w:sz w:val="18"/>
            <w:szCs w:val="18"/>
          </w:rPr>
          <w:t xml:space="preserve">Remove when: </w:t>
        </w:r>
      </w:ins>
      <w:ins w:id="300" w:author="Medetov, Nauryzbek [Tengizchevroil]" w:date="2026-06-21T22:45:00Z" w16du:dateUtc="2026-06-21T17:45:00Z">
        <w:r>
          <w:rPr>
            <w:sz w:val="18"/>
            <w:szCs w:val="18"/>
          </w:rPr>
          <w:t>Always</w:t>
        </w:r>
      </w:ins>
    </w:p>
    <w:p w14:paraId="3A70986E" w14:textId="11FB873A" w:rsidR="000C630D" w:rsidRDefault="000C630D" w:rsidP="000C630D">
      <w:pPr>
        <w:spacing w:after="40"/>
        <w:rPr>
          <w:ins w:id="301" w:author="Medetov, Nauryzbek [Tengizchevroil]" w:date="2026-06-21T22:44:00Z" w16du:dateUtc="2026-06-21T17:44:00Z"/>
        </w:rPr>
      </w:pPr>
      <w:ins w:id="302" w:author="Medetov, Nauryzbek [Tengizchevroil]" w:date="2026-06-21T22:44:00Z" w16du:dateUtc="2026-06-21T17:44:00Z">
        <w:r>
          <w:rPr>
            <w:b/>
            <w:bCs/>
            <w:color w:val="4A5568"/>
            <w:sz w:val="18"/>
            <w:szCs w:val="18"/>
          </w:rPr>
          <w:t xml:space="preserve">Inputs needed: </w:t>
        </w:r>
      </w:ins>
      <w:ins w:id="303" w:author="Medetov, Nauryzbek [Tengizchevroil]" w:date="2026-06-21T22:46:00Z" w16du:dateUtc="2026-06-21T17:46:00Z">
        <w:r w:rsidRPr="000C630D">
          <w:rPr>
            <w:rFonts w:ascii="Consolas" w:eastAsia="Consolas" w:hAnsi="Consolas" w:cs="Consolas"/>
            <w:sz w:val="18"/>
            <w:szCs w:val="18"/>
            <w:rPrChange w:id="304" w:author="Medetov, Nauryzbek [Tengizchevroil]" w:date="2026-06-21T22:46:00Z" w16du:dateUtc="2026-06-21T17:46:00Z">
              <w:rPr>
                <w:b/>
                <w:bCs/>
                <w:color w:val="4A5568"/>
                <w:sz w:val="18"/>
                <w:szCs w:val="18"/>
              </w:rPr>
            </w:rPrChange>
          </w:rPr>
          <w:t>scope_type</w:t>
        </w:r>
        <w:r>
          <w:rPr>
            <w:rFonts w:ascii="Consolas" w:eastAsia="Consolas" w:hAnsi="Consolas" w:cs="Consolas"/>
            <w:sz w:val="18"/>
            <w:szCs w:val="18"/>
          </w:rPr>
          <w:t xml:space="preserve">, </w:t>
        </w:r>
      </w:ins>
      <w:ins w:id="305" w:author="Medetov, Nauryzbek [Tengizchevroil]" w:date="2026-06-21T22:44:00Z" w16du:dateUtc="2026-06-21T17:44:00Z">
        <w:r>
          <w:rPr>
            <w:rFonts w:ascii="Consolas" w:eastAsia="Consolas" w:hAnsi="Consolas" w:cs="Consolas"/>
            <w:sz w:val="18"/>
            <w:szCs w:val="18"/>
          </w:rPr>
          <w:t>pwht_required</w:t>
        </w:r>
      </w:ins>
    </w:p>
    <w:p w14:paraId="0C9484E3" w14:textId="748D26EC" w:rsidR="000C630D" w:rsidRDefault="000C630D" w:rsidP="000C630D">
      <w:pPr>
        <w:spacing w:after="40"/>
        <w:rPr>
          <w:ins w:id="306" w:author="Medetov, Nauryzbek [Tengizchevroil]" w:date="2026-06-21T22:44:00Z" w16du:dateUtc="2026-06-21T17:44:00Z"/>
        </w:rPr>
      </w:pPr>
      <w:ins w:id="307" w:author="Medetov, Nauryzbek [Tengizchevroil]" w:date="2026-06-21T22:44:00Z" w16du:dateUtc="2026-06-21T17:44:00Z">
        <w:r>
          <w:rPr>
            <w:b/>
            <w:bCs/>
            <w:color w:val="4A5568"/>
            <w:sz w:val="18"/>
            <w:szCs w:val="18"/>
          </w:rPr>
          <w:t xml:space="preserve">RAG sources: </w:t>
        </w:r>
        <w:r w:rsidRPr="00784636">
          <w:rPr>
            <w:i/>
            <w:iCs/>
            <w:sz w:val="18"/>
            <w:szCs w:val="18"/>
          </w:rPr>
          <w:t>W-ST-201</w:t>
        </w:r>
      </w:ins>
      <w:ins w:id="308" w:author="Medetov, Nauryzbek [Tengizchevroil]" w:date="2026-06-21T22:46:00Z" w16du:dateUtc="2026-06-21T17:46:00Z">
        <w:r>
          <w:rPr>
            <w:i/>
            <w:iCs/>
            <w:sz w:val="18"/>
            <w:szCs w:val="18"/>
          </w:rPr>
          <w:t>6</w:t>
        </w:r>
      </w:ins>
      <w:ins w:id="309" w:author="Medetov, Nauryzbek [Tengizchevroil]" w:date="2026-06-21T22:44:00Z" w16du:dateUtc="2026-06-21T17:44:00Z">
        <w:r>
          <w:rPr>
            <w:i/>
            <w:iCs/>
            <w:color w:val="8FA3B1"/>
            <w:sz w:val="18"/>
            <w:szCs w:val="18"/>
          </w:rPr>
          <w:t xml:space="preserve">, </w:t>
        </w:r>
        <w:r w:rsidRPr="00784636">
          <w:rPr>
            <w:i/>
            <w:iCs/>
            <w:color w:val="8FA3B1"/>
            <w:sz w:val="18"/>
            <w:szCs w:val="18"/>
          </w:rPr>
          <w:t>TCO Welding Procedures Selection Spreadsheet for Pipe Classes specified in L-ST-2056 Rev 4</w:t>
        </w:r>
      </w:ins>
    </w:p>
    <w:p w14:paraId="252B43DC" w14:textId="31EDAF32" w:rsidR="000C630D" w:rsidRDefault="000C630D" w:rsidP="000C630D">
      <w:pPr>
        <w:shd w:val="clear" w:color="auto" w:fill="F4F6F8"/>
        <w:spacing w:before="160" w:after="60"/>
        <w:rPr>
          <w:ins w:id="310" w:author="Medetov, Nauryzbek [Tengizchevroil]" w:date="2026-06-21T22:47:00Z" w16du:dateUtc="2026-06-21T17:47:00Z"/>
        </w:rPr>
      </w:pPr>
      <w:ins w:id="311" w:author="Medetov, Nauryzbek [Tengizchevroil]" w:date="2026-06-21T22:47:00Z" w16du:dateUtc="2026-06-21T17:47:00Z">
        <w:r>
          <w:rPr>
            <w:b/>
            <w:bCs/>
            <w:color w:val="0D1B2A"/>
          </w:rPr>
          <w:t>Line 30</w:t>
        </w:r>
      </w:ins>
      <w:ins w:id="312" w:author="Medetov, Nauryzbek [Tengizchevroil]" w:date="2026-06-21T22:48:00Z" w16du:dateUtc="2026-06-21T17:48:00Z">
        <w:r>
          <w:rPr>
            <w:b/>
            <w:bCs/>
            <w:color w:val="0D1B2A"/>
          </w:rPr>
          <w:t>d</w:t>
        </w:r>
      </w:ins>
      <w:ins w:id="313" w:author="Medetov, Nauryzbek [Tengizchevroil]" w:date="2026-06-21T22:47:00Z" w16du:dateUtc="2026-06-21T17:47:00Z">
        <w:r>
          <w:rPr>
            <w:b/>
            <w:bCs/>
            <w:color w:val="2ECC71"/>
            <w:sz w:val="18"/>
            <w:szCs w:val="18"/>
          </w:rPr>
          <w:t xml:space="preserve">  ·  Color: GRN/RED</w:t>
        </w:r>
        <w:r>
          <w:rPr>
            <w:i/>
            <w:iCs/>
            <w:color w:val="F4831F"/>
            <w:sz w:val="18"/>
            <w:szCs w:val="18"/>
          </w:rPr>
          <w:t xml:space="preserve">  ·  Pattern A (OR-split of Line 30)</w:t>
        </w:r>
      </w:ins>
    </w:p>
    <w:p w14:paraId="07D7191B" w14:textId="2A834994" w:rsidR="000C630D" w:rsidRDefault="000C630D" w:rsidP="000C630D">
      <w:pPr>
        <w:spacing w:after="60"/>
        <w:rPr>
          <w:ins w:id="314" w:author="Medetov, Nauryzbek [Tengizchevroil]" w:date="2026-06-21T22:47:00Z" w16du:dateUtc="2026-06-21T17:47:00Z"/>
        </w:rPr>
      </w:pPr>
      <w:ins w:id="315" w:author="Medetov, Nauryzbek [Tengizchevroil]" w:date="2026-06-21T22:47:00Z" w16du:dateUtc="2026-06-21T17:47:00Z">
        <w:r>
          <w:rPr>
            <w:b/>
            <w:bCs/>
            <w:color w:val="4A5568"/>
            <w:sz w:val="18"/>
            <w:szCs w:val="18"/>
          </w:rPr>
          <w:t xml:space="preserve">Text: </w:t>
        </w:r>
        <w:r>
          <w:rPr>
            <w:i/>
            <w:iCs/>
            <w:sz w:val="18"/>
            <w:szCs w:val="18"/>
          </w:rPr>
          <w:t xml:space="preserve">"Perform PWHT as specified by WPS and per TES </w:t>
        </w:r>
        <w:r w:rsidRPr="00784636">
          <w:rPr>
            <w:i/>
            <w:iCs/>
            <w:sz w:val="18"/>
            <w:szCs w:val="18"/>
          </w:rPr>
          <w:t>W-ST-20</w:t>
        </w:r>
        <w:r>
          <w:rPr>
            <w:i/>
            <w:iCs/>
            <w:sz w:val="18"/>
            <w:szCs w:val="18"/>
          </w:rPr>
          <w:t>26</w:t>
        </w:r>
        <w:r w:rsidRPr="00784636">
          <w:rPr>
            <w:i/>
            <w:iCs/>
            <w:sz w:val="18"/>
            <w:szCs w:val="18"/>
          </w:rPr>
          <w:t>."</w:t>
        </w:r>
      </w:ins>
    </w:p>
    <w:p w14:paraId="61EAD90A" w14:textId="173DB93E" w:rsidR="000C630D" w:rsidRDefault="000C630D" w:rsidP="000C630D">
      <w:pPr>
        <w:spacing w:after="40"/>
        <w:rPr>
          <w:ins w:id="316" w:author="Medetov, Nauryzbek [Tengizchevroil]" w:date="2026-06-21T22:47:00Z" w16du:dateUtc="2026-06-21T17:47:00Z"/>
        </w:rPr>
      </w:pPr>
      <w:ins w:id="317" w:author="Medetov, Nauryzbek [Tengizchevroil]" w:date="2026-06-21T22:47:00Z" w16du:dateUtc="2026-06-21T17:47:00Z">
        <w:r>
          <w:rPr>
            <w:b/>
            <w:bCs/>
            <w:color w:val="2ECC71"/>
            <w:sz w:val="18"/>
            <w:szCs w:val="18"/>
          </w:rPr>
          <w:t xml:space="preserve">Keep when: </w:t>
        </w:r>
        <w:r>
          <w:rPr>
            <w:sz w:val="18"/>
            <w:szCs w:val="18"/>
          </w:rPr>
          <w:t>scope_type = wellhead</w:t>
        </w:r>
      </w:ins>
    </w:p>
    <w:p w14:paraId="09954DFC" w14:textId="77777777" w:rsidR="000C630D" w:rsidRDefault="000C630D" w:rsidP="000C630D">
      <w:pPr>
        <w:spacing w:after="40"/>
        <w:rPr>
          <w:ins w:id="318" w:author="Medetov, Nauryzbek [Tengizchevroil]" w:date="2026-06-21T22:47:00Z" w16du:dateUtc="2026-06-21T17:47:00Z"/>
        </w:rPr>
      </w:pPr>
      <w:ins w:id="319" w:author="Medetov, Nauryzbek [Tengizchevroil]" w:date="2026-06-21T22:47:00Z" w16du:dateUtc="2026-06-21T17:47:00Z">
        <w:r>
          <w:rPr>
            <w:b/>
            <w:bCs/>
            <w:color w:val="C0392B"/>
            <w:sz w:val="18"/>
            <w:szCs w:val="18"/>
          </w:rPr>
          <w:t xml:space="preserve">Remove when: </w:t>
        </w:r>
        <w:r>
          <w:rPr>
            <w:sz w:val="18"/>
            <w:szCs w:val="18"/>
          </w:rPr>
          <w:t>Always</w:t>
        </w:r>
      </w:ins>
    </w:p>
    <w:p w14:paraId="3FDD6336" w14:textId="77777777" w:rsidR="000C630D" w:rsidRDefault="000C630D" w:rsidP="000C630D">
      <w:pPr>
        <w:spacing w:after="40"/>
        <w:rPr>
          <w:ins w:id="320" w:author="Medetov, Nauryzbek [Tengizchevroil]" w:date="2026-06-21T22:47:00Z" w16du:dateUtc="2026-06-21T17:47:00Z"/>
        </w:rPr>
      </w:pPr>
      <w:ins w:id="321" w:author="Medetov, Nauryzbek [Tengizchevroil]" w:date="2026-06-21T22:47:00Z" w16du:dateUtc="2026-06-21T17:47:00Z">
        <w:r>
          <w:rPr>
            <w:b/>
            <w:bCs/>
            <w:color w:val="4A5568"/>
            <w:sz w:val="18"/>
            <w:szCs w:val="18"/>
          </w:rPr>
          <w:t xml:space="preserve">Inputs needed: </w:t>
        </w:r>
        <w:r w:rsidRPr="00784636">
          <w:rPr>
            <w:rFonts w:ascii="Consolas" w:eastAsia="Consolas" w:hAnsi="Consolas" w:cs="Consolas"/>
            <w:sz w:val="18"/>
            <w:szCs w:val="18"/>
          </w:rPr>
          <w:t>scope_type</w:t>
        </w:r>
        <w:r>
          <w:rPr>
            <w:rFonts w:ascii="Consolas" w:eastAsia="Consolas" w:hAnsi="Consolas" w:cs="Consolas"/>
            <w:sz w:val="18"/>
            <w:szCs w:val="18"/>
          </w:rPr>
          <w:t>, pwht_required</w:t>
        </w:r>
      </w:ins>
    </w:p>
    <w:p w14:paraId="2B33DDF8" w14:textId="5D16F7AC" w:rsidR="000C630D" w:rsidRDefault="000C630D" w:rsidP="000C630D">
      <w:pPr>
        <w:spacing w:after="40"/>
        <w:rPr>
          <w:ins w:id="322" w:author="Medetov, Nauryzbek [Tengizchevroil]" w:date="2026-06-21T22:47:00Z" w16du:dateUtc="2026-06-21T17:47:00Z"/>
        </w:rPr>
      </w:pPr>
      <w:ins w:id="323" w:author="Medetov, Nauryzbek [Tengizchevroil]" w:date="2026-06-21T22:47:00Z" w16du:dateUtc="2026-06-21T17:47:00Z">
        <w:r>
          <w:rPr>
            <w:b/>
            <w:bCs/>
            <w:color w:val="4A5568"/>
            <w:sz w:val="18"/>
            <w:szCs w:val="18"/>
          </w:rPr>
          <w:t xml:space="preserve">RAG sources: </w:t>
        </w:r>
        <w:r w:rsidRPr="00784636">
          <w:rPr>
            <w:i/>
            <w:iCs/>
            <w:sz w:val="18"/>
            <w:szCs w:val="18"/>
          </w:rPr>
          <w:t>W-ST-20</w:t>
        </w:r>
      </w:ins>
      <w:ins w:id="324" w:author="Medetov, Nauryzbek [Tengizchevroil]" w:date="2026-06-21T22:48:00Z" w16du:dateUtc="2026-06-21T17:48:00Z">
        <w:r>
          <w:rPr>
            <w:i/>
            <w:iCs/>
            <w:sz w:val="18"/>
            <w:szCs w:val="18"/>
          </w:rPr>
          <w:t>26</w:t>
        </w:r>
      </w:ins>
      <w:ins w:id="325" w:author="Medetov, Nauryzbek [Tengizchevroil]" w:date="2026-06-21T22:47:00Z" w16du:dateUtc="2026-06-21T17:47:00Z">
        <w:r>
          <w:rPr>
            <w:i/>
            <w:iCs/>
            <w:color w:val="8FA3B1"/>
            <w:sz w:val="18"/>
            <w:szCs w:val="18"/>
          </w:rPr>
          <w:t xml:space="preserve">, </w:t>
        </w:r>
        <w:r w:rsidRPr="00784636">
          <w:rPr>
            <w:i/>
            <w:iCs/>
            <w:color w:val="8FA3B1"/>
            <w:sz w:val="18"/>
            <w:szCs w:val="18"/>
          </w:rPr>
          <w:t>TCO Welding Procedures Selection Spreadsheet for Pipe Classes specified in L-ST-2056 Rev 4</w:t>
        </w:r>
      </w:ins>
    </w:p>
    <w:p w14:paraId="5EBEC5ED" w14:textId="55365027" w:rsidR="000C630D" w:rsidRDefault="000C630D" w:rsidP="000C630D">
      <w:pPr>
        <w:shd w:val="clear" w:color="auto" w:fill="F4F6F8"/>
        <w:spacing w:before="160" w:after="60"/>
        <w:rPr>
          <w:ins w:id="326" w:author="Medetov, Nauryzbek [Tengizchevroil]" w:date="2026-06-21T22:48:00Z" w16du:dateUtc="2026-06-21T17:48:00Z"/>
        </w:rPr>
      </w:pPr>
      <w:ins w:id="327" w:author="Medetov, Nauryzbek [Tengizchevroil]" w:date="2026-06-21T22:48:00Z" w16du:dateUtc="2026-06-21T17:48:00Z">
        <w:r>
          <w:rPr>
            <w:b/>
            <w:bCs/>
            <w:color w:val="0D1B2A"/>
          </w:rPr>
          <w:t>Line 30e</w:t>
        </w:r>
        <w:r>
          <w:rPr>
            <w:b/>
            <w:bCs/>
            <w:color w:val="2ECC71"/>
            <w:sz w:val="18"/>
            <w:szCs w:val="18"/>
          </w:rPr>
          <w:t xml:space="preserve">  ·  Color: GRN/RED</w:t>
        </w:r>
        <w:r>
          <w:rPr>
            <w:i/>
            <w:iCs/>
            <w:color w:val="F4831F"/>
            <w:sz w:val="18"/>
            <w:szCs w:val="18"/>
          </w:rPr>
          <w:t xml:space="preserve">  ·  Pattern A</w:t>
        </w:r>
      </w:ins>
      <w:ins w:id="328" w:author="Medetov, Nauryzbek [Tengizchevroil]" w:date="2026-06-22T00:27:00Z" w16du:dateUtc="2026-06-21T19:27:00Z">
        <w:r w:rsidR="00875C74">
          <w:rPr>
            <w:i/>
            <w:iCs/>
            <w:color w:val="F4831F"/>
            <w:sz w:val="18"/>
            <w:szCs w:val="18"/>
          </w:rPr>
          <w:t xml:space="preserve"> </w:t>
        </w:r>
      </w:ins>
      <w:ins w:id="329" w:author="Medetov, Nauryzbek [Tengizchevroil]" w:date="2026-06-21T22:48:00Z" w16du:dateUtc="2026-06-21T17:48:00Z">
        <w:r>
          <w:rPr>
            <w:i/>
            <w:iCs/>
            <w:color w:val="F4831F"/>
            <w:sz w:val="18"/>
            <w:szCs w:val="18"/>
          </w:rPr>
          <w:t>(OR-split of Line 30)</w:t>
        </w:r>
      </w:ins>
    </w:p>
    <w:p w14:paraId="57BC0D0F" w14:textId="546CE4DD" w:rsidR="000C630D" w:rsidRDefault="000C630D" w:rsidP="000C630D">
      <w:pPr>
        <w:spacing w:after="60"/>
        <w:rPr>
          <w:ins w:id="330" w:author="Medetov, Nauryzbek [Tengizchevroil]" w:date="2026-06-21T22:48:00Z" w16du:dateUtc="2026-06-21T17:48:00Z"/>
        </w:rPr>
      </w:pPr>
      <w:ins w:id="331" w:author="Medetov, Nauryzbek [Tengizchevroil]" w:date="2026-06-21T22:48:00Z" w16du:dateUtc="2026-06-21T17:48:00Z">
        <w:r>
          <w:rPr>
            <w:b/>
            <w:bCs/>
            <w:color w:val="4A5568"/>
            <w:sz w:val="18"/>
            <w:szCs w:val="18"/>
          </w:rPr>
          <w:t xml:space="preserve">Text: </w:t>
        </w:r>
        <w:r>
          <w:rPr>
            <w:i/>
            <w:iCs/>
            <w:sz w:val="18"/>
            <w:szCs w:val="18"/>
          </w:rPr>
          <w:t xml:space="preserve">"Perform PWHT as specified by WPS and per TES </w:t>
        </w:r>
        <w:r w:rsidRPr="00784636">
          <w:rPr>
            <w:i/>
            <w:iCs/>
            <w:sz w:val="18"/>
            <w:szCs w:val="18"/>
          </w:rPr>
          <w:t>W-ST-20</w:t>
        </w:r>
        <w:r>
          <w:rPr>
            <w:i/>
            <w:iCs/>
            <w:sz w:val="18"/>
            <w:szCs w:val="18"/>
          </w:rPr>
          <w:t>28</w:t>
        </w:r>
        <w:r w:rsidRPr="00784636">
          <w:rPr>
            <w:i/>
            <w:iCs/>
            <w:sz w:val="18"/>
            <w:szCs w:val="18"/>
          </w:rPr>
          <w:t>."</w:t>
        </w:r>
      </w:ins>
    </w:p>
    <w:p w14:paraId="644DCADE" w14:textId="014E23B5" w:rsidR="000C630D" w:rsidRDefault="000C630D" w:rsidP="000C630D">
      <w:pPr>
        <w:spacing w:after="40"/>
        <w:rPr>
          <w:ins w:id="332" w:author="Medetov, Nauryzbek [Tengizchevroil]" w:date="2026-06-21T22:48:00Z" w16du:dateUtc="2026-06-21T17:48:00Z"/>
        </w:rPr>
      </w:pPr>
      <w:ins w:id="333" w:author="Medetov, Nauryzbek [Tengizchevroil]" w:date="2026-06-21T22:48:00Z" w16du:dateUtc="2026-06-21T17:48:00Z">
        <w:r>
          <w:rPr>
            <w:b/>
            <w:bCs/>
            <w:color w:val="2ECC71"/>
            <w:sz w:val="18"/>
            <w:szCs w:val="18"/>
          </w:rPr>
          <w:t xml:space="preserve">Keep when: </w:t>
        </w:r>
        <w:r>
          <w:rPr>
            <w:sz w:val="18"/>
            <w:szCs w:val="18"/>
          </w:rPr>
          <w:t>scope_type = heavy wall piping</w:t>
        </w:r>
      </w:ins>
    </w:p>
    <w:p w14:paraId="176C9F5C" w14:textId="77777777" w:rsidR="000C630D" w:rsidRDefault="000C630D" w:rsidP="000C630D">
      <w:pPr>
        <w:spacing w:after="40"/>
        <w:rPr>
          <w:ins w:id="334" w:author="Medetov, Nauryzbek [Tengizchevroil]" w:date="2026-06-21T22:48:00Z" w16du:dateUtc="2026-06-21T17:48:00Z"/>
        </w:rPr>
      </w:pPr>
      <w:ins w:id="335" w:author="Medetov, Nauryzbek [Tengizchevroil]" w:date="2026-06-21T22:48:00Z" w16du:dateUtc="2026-06-21T17:48:00Z">
        <w:r>
          <w:rPr>
            <w:b/>
            <w:bCs/>
            <w:color w:val="C0392B"/>
            <w:sz w:val="18"/>
            <w:szCs w:val="18"/>
          </w:rPr>
          <w:t xml:space="preserve">Remove when: </w:t>
        </w:r>
        <w:r>
          <w:rPr>
            <w:sz w:val="18"/>
            <w:szCs w:val="18"/>
          </w:rPr>
          <w:t>Always</w:t>
        </w:r>
      </w:ins>
    </w:p>
    <w:p w14:paraId="3D2A57CD" w14:textId="77777777" w:rsidR="000C630D" w:rsidRDefault="000C630D" w:rsidP="000C630D">
      <w:pPr>
        <w:spacing w:after="40"/>
        <w:rPr>
          <w:ins w:id="336" w:author="Medetov, Nauryzbek [Tengizchevroil]" w:date="2026-06-21T22:48:00Z" w16du:dateUtc="2026-06-21T17:48:00Z"/>
        </w:rPr>
      </w:pPr>
      <w:ins w:id="337" w:author="Medetov, Nauryzbek [Tengizchevroil]" w:date="2026-06-21T22:48:00Z" w16du:dateUtc="2026-06-21T17:48:00Z">
        <w:r>
          <w:rPr>
            <w:b/>
            <w:bCs/>
            <w:color w:val="4A5568"/>
            <w:sz w:val="18"/>
            <w:szCs w:val="18"/>
          </w:rPr>
          <w:t xml:space="preserve">Inputs needed: </w:t>
        </w:r>
        <w:r w:rsidRPr="00784636">
          <w:rPr>
            <w:rFonts w:ascii="Consolas" w:eastAsia="Consolas" w:hAnsi="Consolas" w:cs="Consolas"/>
            <w:sz w:val="18"/>
            <w:szCs w:val="18"/>
          </w:rPr>
          <w:t>scope_type</w:t>
        </w:r>
        <w:r>
          <w:rPr>
            <w:rFonts w:ascii="Consolas" w:eastAsia="Consolas" w:hAnsi="Consolas" w:cs="Consolas"/>
            <w:sz w:val="18"/>
            <w:szCs w:val="18"/>
          </w:rPr>
          <w:t>, pwht_required</w:t>
        </w:r>
      </w:ins>
    </w:p>
    <w:p w14:paraId="3E090FE6" w14:textId="0BB16645" w:rsidR="000C630D" w:rsidRDefault="000C630D">
      <w:pPr>
        <w:spacing w:after="40"/>
        <w:rPr>
          <w:ins w:id="338" w:author="Medetov, Nauryzbek [Tengizchevroil]" w:date="2026-06-21T22:41:00Z" w16du:dateUtc="2026-06-21T17:41:00Z"/>
        </w:rPr>
        <w:pPrChange w:id="339" w:author="Medetov, Nauryzbek [Tengizchevroil]" w:date="2026-06-21T22:49:00Z" w16du:dateUtc="2026-06-21T17:49:00Z">
          <w:pPr>
            <w:spacing w:after="100"/>
          </w:pPr>
        </w:pPrChange>
      </w:pPr>
      <w:ins w:id="340" w:author="Medetov, Nauryzbek [Tengizchevroil]" w:date="2026-06-21T22:48:00Z" w16du:dateUtc="2026-06-21T17:48:00Z">
        <w:r>
          <w:rPr>
            <w:b/>
            <w:bCs/>
            <w:color w:val="4A5568"/>
            <w:sz w:val="18"/>
            <w:szCs w:val="18"/>
          </w:rPr>
          <w:t xml:space="preserve">RAG sources: </w:t>
        </w:r>
        <w:r w:rsidRPr="00784636">
          <w:rPr>
            <w:i/>
            <w:iCs/>
            <w:sz w:val="18"/>
            <w:szCs w:val="18"/>
          </w:rPr>
          <w:t>W-ST-20</w:t>
        </w:r>
        <w:r>
          <w:rPr>
            <w:i/>
            <w:iCs/>
            <w:sz w:val="18"/>
            <w:szCs w:val="18"/>
          </w:rPr>
          <w:t>28</w:t>
        </w:r>
        <w:r>
          <w:rPr>
            <w:i/>
            <w:iCs/>
            <w:color w:val="8FA3B1"/>
            <w:sz w:val="18"/>
            <w:szCs w:val="18"/>
          </w:rPr>
          <w:t xml:space="preserve">, </w:t>
        </w:r>
        <w:r w:rsidRPr="00784636">
          <w:rPr>
            <w:i/>
            <w:iCs/>
            <w:color w:val="8FA3B1"/>
            <w:sz w:val="18"/>
            <w:szCs w:val="18"/>
          </w:rPr>
          <w:t>TCO Welding Procedures Selection Spreadsheet for Pipe Classes specified in L-ST-2056 Rev 4</w:t>
        </w:r>
      </w:ins>
    </w:p>
    <w:p w14:paraId="13F74279" w14:textId="104A300D" w:rsidR="001C0BBA" w:rsidRDefault="001C0BBA" w:rsidP="001C0BBA">
      <w:pPr>
        <w:shd w:val="clear" w:color="auto" w:fill="F4F6F8"/>
        <w:spacing w:before="160" w:after="60"/>
      </w:pPr>
      <w:r>
        <w:rPr>
          <w:b/>
          <w:bCs/>
          <w:color w:val="0D1B2A"/>
        </w:rPr>
        <w:t>Line 31</w:t>
      </w:r>
      <w:ins w:id="341" w:author="Medetov, Nauryzbek [Tengizchevroil]" w:date="2026-06-21T23:58:00Z" w16du:dateUtc="2026-06-21T18:58:00Z">
        <w:r w:rsidR="00262C23">
          <w:rPr>
            <w:b/>
            <w:bCs/>
            <w:color w:val="0D1B2A"/>
          </w:rPr>
          <w:t>a</w:t>
        </w:r>
      </w:ins>
      <w:r>
        <w:rPr>
          <w:b/>
          <w:bCs/>
          <w:color w:val="1A9FD8"/>
          <w:sz w:val="18"/>
          <w:szCs w:val="18"/>
        </w:rPr>
        <w:t xml:space="preserve">  ·  Color: BLU/GRN/RED</w:t>
      </w:r>
      <w:r>
        <w:rPr>
          <w:i/>
          <w:iCs/>
          <w:color w:val="F4831F"/>
          <w:sz w:val="18"/>
          <w:szCs w:val="18"/>
        </w:rPr>
        <w:t xml:space="preserve">  ·  Pattern B</w:t>
      </w:r>
      <w:ins w:id="342" w:author="Medetov, Nauryzbek [Tengizchevroil]" w:date="2026-06-21T23:58:00Z" w16du:dateUtc="2026-06-21T18:58:00Z">
        <w:r w:rsidR="00262C23">
          <w:rPr>
            <w:i/>
            <w:iCs/>
            <w:color w:val="F4831F"/>
            <w:sz w:val="18"/>
            <w:szCs w:val="18"/>
          </w:rPr>
          <w:t xml:space="preserve"> (OR-split of Line 31)</w:t>
        </w:r>
      </w:ins>
    </w:p>
    <w:p w14:paraId="0FBDD74E" w14:textId="38B4CBEC" w:rsidR="001C0BBA" w:rsidRDefault="001C0BBA" w:rsidP="001C0BBA">
      <w:pPr>
        <w:spacing w:after="60"/>
      </w:pPr>
      <w:r>
        <w:rPr>
          <w:b/>
          <w:bCs/>
          <w:color w:val="4A5568"/>
          <w:sz w:val="18"/>
          <w:szCs w:val="18"/>
        </w:rPr>
        <w:t xml:space="preserve">Text: </w:t>
      </w:r>
      <w:ins w:id="343" w:author="Medetov, Nauryzbek [Tengizchevroil]" w:date="2026-06-21T22:53:00Z" w16du:dateUtc="2026-06-21T17:53:00Z">
        <w:r w:rsidR="005E74B6">
          <w:rPr>
            <w:i/>
            <w:iCs/>
            <w:sz w:val="18"/>
            <w:szCs w:val="18"/>
          </w:rPr>
          <w:t>“</w:t>
        </w:r>
        <w:r w:rsidR="005E74B6" w:rsidRPr="005E74B6">
          <w:rPr>
            <w:i/>
            <w:iCs/>
            <w:sz w:val="18"/>
            <w:szCs w:val="18"/>
          </w:rPr>
          <w:t>Perform non-destructive examination (NDE) as specified on isometric drawing(s) 00-YYYY-L-ZZZZ</w:t>
        </w:r>
      </w:ins>
      <w:ins w:id="344" w:author="Medetov, Nauryzbek [Tengizchevroil]" w:date="2026-06-21T22:54:00Z" w16du:dateUtc="2026-06-21T17:54:00Z">
        <w:r w:rsidR="005E74B6">
          <w:rPr>
            <w:i/>
            <w:iCs/>
            <w:sz w:val="18"/>
            <w:szCs w:val="18"/>
          </w:rPr>
          <w:t>”</w:t>
        </w:r>
      </w:ins>
      <w:del w:id="345" w:author="Medetov, Nauryzbek [Tengizchevroil]" w:date="2026-06-21T22:50:00Z" w16du:dateUtc="2026-06-21T17:50:00Z">
        <w:r w:rsidDel="00566814">
          <w:rPr>
            <w:i/>
            <w:iCs/>
            <w:sz w:val="18"/>
            <w:szCs w:val="18"/>
          </w:rPr>
          <w:delText>"Perform NDE and hardness testing of shop welds, as specified on drawing 00-YYYY-L-ZZZZ."</w:delText>
        </w:r>
      </w:del>
    </w:p>
    <w:p w14:paraId="450F7B02" w14:textId="77777777" w:rsidR="00875C74" w:rsidRDefault="001C0BBA" w:rsidP="001C0BBA">
      <w:pPr>
        <w:spacing w:after="40"/>
        <w:rPr>
          <w:ins w:id="346" w:author="Medetov, Nauryzbek [Tengizchevroil]" w:date="2026-06-22T00:23:00Z" w16du:dateUtc="2026-06-21T19:23:00Z"/>
          <w:color w:val="2ECC71"/>
          <w:sz w:val="18"/>
          <w:szCs w:val="18"/>
        </w:rPr>
      </w:pPr>
      <w:r>
        <w:rPr>
          <w:b/>
          <w:bCs/>
          <w:color w:val="2ECC71"/>
          <w:sz w:val="18"/>
          <w:szCs w:val="18"/>
        </w:rPr>
        <w:t xml:space="preserve">Keep when: </w:t>
      </w:r>
      <w:ins w:id="347" w:author="Medetov, Nauryzbek [Tengizchevroil]" w:date="2026-06-22T00:04:00Z" w16du:dateUtc="2026-06-21T19:04:00Z">
        <w:r w:rsidR="00262C23" w:rsidRPr="00262C23">
          <w:rPr>
            <w:color w:val="2ECC71"/>
            <w:sz w:val="18"/>
            <w:szCs w:val="18"/>
            <w:rPrChange w:id="348" w:author="Medetov, Nauryzbek [Tengizchevroil]" w:date="2026-06-22T00:05:00Z" w16du:dateUtc="2026-06-21T19:05:00Z">
              <w:rPr>
                <w:b/>
                <w:bCs/>
                <w:color w:val="2ECC71"/>
                <w:sz w:val="18"/>
                <w:szCs w:val="18"/>
              </w:rPr>
            </w:rPrChange>
          </w:rPr>
          <w:t>L</w:t>
        </w:r>
      </w:ins>
      <w:ins w:id="349" w:author="Medetov, Nauryzbek [Tengizchevroil]" w:date="2026-06-22T00:05:00Z" w16du:dateUtc="2026-06-21T19:05:00Z">
        <w:r w:rsidR="00262C23" w:rsidRPr="00262C23">
          <w:rPr>
            <w:color w:val="2ECC71"/>
            <w:sz w:val="18"/>
            <w:szCs w:val="18"/>
            <w:rPrChange w:id="350" w:author="Medetov, Nauryzbek [Tengizchevroil]" w:date="2026-06-22T00:05:00Z" w16du:dateUtc="2026-06-21T19:05:00Z">
              <w:rPr>
                <w:b/>
                <w:bCs/>
                <w:color w:val="2ECC71"/>
                <w:sz w:val="18"/>
                <w:szCs w:val="18"/>
              </w:rPr>
            </w:rPrChange>
          </w:rPr>
          <w:t>ine 29</w:t>
        </w:r>
      </w:ins>
      <w:ins w:id="351" w:author="Medetov, Nauryzbek [Tengizchevroil]" w:date="2026-06-22T00:11:00Z" w16du:dateUtc="2026-06-21T19:11:00Z">
        <w:r w:rsidR="00CA2D6E">
          <w:rPr>
            <w:color w:val="2ECC71"/>
            <w:sz w:val="18"/>
            <w:szCs w:val="18"/>
          </w:rPr>
          <w:t>a/b/ac/bc</w:t>
        </w:r>
      </w:ins>
      <w:ins w:id="352" w:author="Medetov, Nauryzbek [Tengizchevroil]" w:date="2026-06-22T00:05:00Z" w16du:dateUtc="2026-06-21T19:05:00Z">
        <w:r w:rsidR="00262C23" w:rsidRPr="00262C23">
          <w:rPr>
            <w:color w:val="2ECC71"/>
            <w:sz w:val="18"/>
            <w:szCs w:val="18"/>
            <w:rPrChange w:id="353" w:author="Medetov, Nauryzbek [Tengizchevroil]" w:date="2026-06-22T00:05:00Z" w16du:dateUtc="2026-06-21T19:05:00Z">
              <w:rPr>
                <w:b/>
                <w:bCs/>
                <w:color w:val="2ECC71"/>
                <w:sz w:val="18"/>
                <w:szCs w:val="18"/>
              </w:rPr>
            </w:rPrChange>
          </w:rPr>
          <w:t xml:space="preserve"> </w:t>
        </w:r>
        <w:r w:rsidR="00262C23" w:rsidRPr="00262C23">
          <w:rPr>
            <w:color w:val="2ECC71"/>
            <w:sz w:val="18"/>
            <w:szCs w:val="18"/>
            <w:rPrChange w:id="354" w:author="Medetov, Nauryzbek [Tengizchevroil]" w:date="2026-06-22T00:06:00Z" w16du:dateUtc="2026-06-21T19:06:00Z">
              <w:rPr>
                <w:b/>
                <w:bCs/>
                <w:color w:val="2ECC71"/>
                <w:sz w:val="18"/>
                <w:szCs w:val="18"/>
              </w:rPr>
            </w:rPrChange>
          </w:rPr>
          <w:t>is kept</w:t>
        </w:r>
      </w:ins>
      <w:ins w:id="355" w:author="Medetov, Nauryzbek [Tengizchevroil]" w:date="2026-06-22T00:22:00Z" w16du:dateUtc="2026-06-21T19:22:00Z">
        <w:r w:rsidR="00875C74">
          <w:rPr>
            <w:color w:val="2ECC71"/>
            <w:sz w:val="18"/>
            <w:szCs w:val="18"/>
          </w:rPr>
          <w:t xml:space="preserve"> but</w:t>
        </w:r>
      </w:ins>
      <w:ins w:id="356" w:author="Medetov, Nauryzbek [Tengizchevroil]" w:date="2026-06-22T00:05:00Z" w16du:dateUtc="2026-06-21T19:05:00Z">
        <w:r w:rsidR="00262C23" w:rsidRPr="00CA2D6E">
          <w:rPr>
            <w:color w:val="2ECC71"/>
            <w:sz w:val="18"/>
            <w:szCs w:val="18"/>
            <w:rPrChange w:id="357" w:author="Medetov, Nauryzbek [Tengizchevroil]" w:date="2026-06-22T00:11:00Z" w16du:dateUtc="2026-06-21T19:11:00Z">
              <w:rPr>
                <w:b/>
                <w:bCs/>
                <w:color w:val="2ECC71"/>
                <w:sz w:val="18"/>
                <w:szCs w:val="18"/>
              </w:rPr>
            </w:rPrChange>
          </w:rPr>
          <w:t xml:space="preserve"> </w:t>
        </w:r>
      </w:ins>
      <w:ins w:id="358" w:author="Medetov, Nauryzbek [Tengizchevroil]" w:date="2026-06-22T00:10:00Z" w16du:dateUtc="2026-06-21T19:10:00Z">
        <w:r w:rsidR="00CA2D6E" w:rsidRPr="00CA2D6E">
          <w:rPr>
            <w:color w:val="2ECC71"/>
            <w:sz w:val="18"/>
            <w:szCs w:val="18"/>
            <w:rPrChange w:id="359" w:author="Medetov, Nauryzbek [Tengizchevroil]" w:date="2026-06-22T00:11:00Z" w16du:dateUtc="2026-06-21T19:11:00Z">
              <w:rPr>
                <w:b/>
                <w:bCs/>
                <w:color w:val="2ECC71"/>
                <w:sz w:val="18"/>
                <w:szCs w:val="18"/>
              </w:rPr>
            </w:rPrChange>
          </w:rPr>
          <w:t xml:space="preserve">Line 30a </w:t>
        </w:r>
      </w:ins>
      <w:ins w:id="360" w:author="Medetov, Nauryzbek [Tengizchevroil]" w:date="2026-06-22T00:19:00Z" w16du:dateUtc="2026-06-21T19:19:00Z">
        <w:r w:rsidR="00875C74">
          <w:rPr>
            <w:color w:val="2ECC71"/>
            <w:sz w:val="18"/>
            <w:szCs w:val="18"/>
          </w:rPr>
          <w:t xml:space="preserve">is </w:t>
        </w:r>
        <w:r w:rsidR="00875C74" w:rsidRPr="00875C74">
          <w:rPr>
            <w:b/>
            <w:bCs/>
            <w:color w:val="2ECC71"/>
            <w:sz w:val="18"/>
            <w:szCs w:val="18"/>
            <w:rPrChange w:id="361" w:author="Medetov, Nauryzbek [Tengizchevroil]" w:date="2026-06-22T00:19:00Z" w16du:dateUtc="2026-06-21T19:19:00Z">
              <w:rPr>
                <w:color w:val="2ECC71"/>
                <w:sz w:val="18"/>
                <w:szCs w:val="18"/>
              </w:rPr>
            </w:rPrChange>
          </w:rPr>
          <w:t xml:space="preserve">dropped </w:t>
        </w:r>
      </w:ins>
      <w:ins w:id="362" w:author="Medetov, Nauryzbek [Tengizchevroil]" w:date="2026-06-22T00:10:00Z" w16du:dateUtc="2026-06-21T19:10:00Z">
        <w:r w:rsidR="00CA2D6E" w:rsidRPr="00CA2D6E">
          <w:rPr>
            <w:color w:val="2ECC71"/>
            <w:sz w:val="18"/>
            <w:szCs w:val="18"/>
            <w:rPrChange w:id="363" w:author="Medetov, Nauryzbek [Tengizchevroil]" w:date="2026-06-22T00:11:00Z" w16du:dateUtc="2026-06-21T19:11:00Z">
              <w:rPr>
                <w:b/>
                <w:bCs/>
                <w:color w:val="2ECC71"/>
                <w:sz w:val="18"/>
                <w:szCs w:val="18"/>
              </w:rPr>
            </w:rPrChange>
          </w:rPr>
          <w:t>(alternatively</w:t>
        </w:r>
      </w:ins>
      <w:ins w:id="364" w:author="Medetov, Nauryzbek [Tengizchevroil]" w:date="2026-06-22T00:19:00Z" w16du:dateUtc="2026-06-21T19:19:00Z">
        <w:r w:rsidR="00875C74">
          <w:rPr>
            <w:color w:val="2ECC71"/>
            <w:sz w:val="18"/>
            <w:szCs w:val="18"/>
          </w:rPr>
          <w:t>: and</w:t>
        </w:r>
      </w:ins>
      <w:ins w:id="365" w:author="Medetov, Nauryzbek [Tengizchevroil]" w:date="2026-06-22T00:10:00Z" w16du:dateUtc="2026-06-21T19:10:00Z">
        <w:r w:rsidR="00CA2D6E" w:rsidRPr="00CA2D6E">
          <w:rPr>
            <w:color w:val="2ECC71"/>
            <w:sz w:val="18"/>
            <w:szCs w:val="18"/>
            <w:rPrChange w:id="366" w:author="Medetov, Nauryzbek [Tengizchevroil]" w:date="2026-06-22T00:11:00Z" w16du:dateUtc="2026-06-21T19:11:00Z">
              <w:rPr>
                <w:b/>
                <w:bCs/>
                <w:color w:val="2ECC71"/>
                <w:sz w:val="18"/>
                <w:szCs w:val="18"/>
              </w:rPr>
            </w:rPrChange>
          </w:rPr>
          <w:t xml:space="preserve"> </w:t>
        </w:r>
      </w:ins>
      <w:ins w:id="367" w:author="Medetov, Nauryzbek [Tengizchevroil]" w:date="2026-06-22T00:09:00Z" w16du:dateUtc="2026-06-21T19:09:00Z">
        <w:r w:rsidR="00CA2D6E" w:rsidRPr="00875C74">
          <w:rPr>
            <w:rFonts w:ascii="Consolas" w:eastAsia="Consolas" w:hAnsi="Consolas" w:cs="Consolas"/>
            <w:sz w:val="18"/>
            <w:szCs w:val="18"/>
            <w:rPrChange w:id="368" w:author="Medetov, Nauryzbek [Tengizchevroil]" w:date="2026-06-22T00:19:00Z" w16du:dateUtc="2026-06-21T19:19:00Z">
              <w:rPr>
                <w:sz w:val="18"/>
                <w:szCs w:val="18"/>
              </w:rPr>
            </w:rPrChange>
          </w:rPr>
          <w:t xml:space="preserve">pwht_required = </w:t>
        </w:r>
      </w:ins>
      <w:ins w:id="369" w:author="Medetov, Nauryzbek [Tengizchevroil]" w:date="2026-06-22T00:10:00Z" w16du:dateUtc="2026-06-21T19:10:00Z">
        <w:r w:rsidR="00CA2D6E" w:rsidRPr="00875C74">
          <w:rPr>
            <w:rFonts w:ascii="Consolas" w:eastAsia="Consolas" w:hAnsi="Consolas" w:cs="Consolas"/>
            <w:sz w:val="18"/>
            <w:szCs w:val="18"/>
            <w:rPrChange w:id="370" w:author="Medetov, Nauryzbek [Tengizchevroil]" w:date="2026-06-22T00:19:00Z" w16du:dateUtc="2026-06-21T19:19:00Z">
              <w:rPr>
                <w:sz w:val="18"/>
                <w:szCs w:val="18"/>
              </w:rPr>
            </w:rPrChange>
          </w:rPr>
          <w:t>No</w:t>
        </w:r>
      </w:ins>
      <w:ins w:id="371" w:author="Medetov, Nauryzbek [Tengizchevroil]" w:date="2026-06-22T00:23:00Z" w16du:dateUtc="2026-06-21T19:23:00Z">
        <w:r w:rsidR="00875C74">
          <w:rPr>
            <w:rFonts w:ascii="Consolas" w:eastAsia="Consolas" w:hAnsi="Consolas" w:cs="Consolas"/>
            <w:sz w:val="18"/>
            <w:szCs w:val="18"/>
          </w:rPr>
          <w:t>.</w:t>
        </w:r>
      </w:ins>
      <w:ins w:id="372" w:author="Medetov, Nauryzbek [Tengizchevroil]" w:date="2026-06-22T00:11:00Z" w16du:dateUtc="2026-06-21T19:11:00Z">
        <w:r w:rsidR="00CA2D6E" w:rsidRPr="00CA2D6E">
          <w:rPr>
            <w:color w:val="2ECC71"/>
            <w:sz w:val="18"/>
            <w:szCs w:val="18"/>
            <w:rPrChange w:id="373" w:author="Medetov, Nauryzbek [Tengizchevroil]" w:date="2026-06-22T00:11:00Z" w16du:dateUtc="2026-06-21T19:11:00Z">
              <w:rPr>
                <w:sz w:val="18"/>
                <w:szCs w:val="18"/>
              </w:rPr>
            </w:rPrChange>
          </w:rPr>
          <w:t>)</w:t>
        </w:r>
      </w:ins>
      <w:ins w:id="374" w:author="Medetov, Nauryzbek [Tengizchevroil]" w:date="2026-06-22T00:23:00Z" w16du:dateUtc="2026-06-21T19:23:00Z">
        <w:r w:rsidR="00875C74">
          <w:rPr>
            <w:color w:val="2ECC71"/>
            <w:sz w:val="18"/>
            <w:szCs w:val="18"/>
          </w:rPr>
          <w:t xml:space="preserve"> </w:t>
        </w:r>
      </w:ins>
    </w:p>
    <w:p w14:paraId="00F9796C" w14:textId="687E0194" w:rsidR="001C0BBA" w:rsidRDefault="00875C74" w:rsidP="001C0BBA">
      <w:pPr>
        <w:spacing w:after="40"/>
      </w:pPr>
      <w:ins w:id="375" w:author="Medetov, Nauryzbek [Tengizchevroil]" w:date="2026-06-22T00:22:00Z" w16du:dateUtc="2026-06-21T19:22:00Z">
        <w:r w:rsidRPr="00784636">
          <w:rPr>
            <w:sz w:val="18"/>
            <w:szCs w:val="18"/>
          </w:rPr>
          <w:t>(Note:</w:t>
        </w:r>
        <w:r>
          <w:rPr>
            <w:sz w:val="18"/>
            <w:szCs w:val="18"/>
          </w:rPr>
          <w:t xml:space="preserve"> Values also can be taken</w:t>
        </w:r>
        <w:r w:rsidRPr="00784636">
          <w:rPr>
            <w:sz w:val="18"/>
            <w:szCs w:val="18"/>
          </w:rPr>
          <w:t xml:space="preserve"> </w:t>
        </w:r>
        <w:r>
          <w:rPr>
            <w:sz w:val="18"/>
            <w:szCs w:val="18"/>
          </w:rPr>
          <w:t xml:space="preserve">in </w:t>
        </w:r>
        <w:r w:rsidRPr="00784636">
          <w:rPr>
            <w:sz w:val="18"/>
            <w:szCs w:val="18"/>
          </w:rPr>
          <w:t xml:space="preserve">phase 2 when drawing is parsed and tabular data </w:t>
        </w:r>
        <w:r>
          <w:rPr>
            <w:sz w:val="18"/>
            <w:szCs w:val="18"/>
          </w:rPr>
          <w:t xml:space="preserve">is </w:t>
        </w:r>
        <w:r w:rsidRPr="00784636">
          <w:rPr>
            <w:sz w:val="18"/>
            <w:szCs w:val="18"/>
          </w:rPr>
          <w:t>retrieved</w:t>
        </w:r>
        <w:r>
          <w:rPr>
            <w:rFonts w:ascii="Cambria Math" w:hAnsi="Cambria Math" w:cs="Cambria Math"/>
            <w:sz w:val="18"/>
            <w:szCs w:val="18"/>
          </w:rPr>
          <w:t>.)</w:t>
        </w:r>
      </w:ins>
      <w:del w:id="376" w:author="Medetov, Nauryzbek [Tengizchevroil]" w:date="2026-06-22T00:05:00Z" w16du:dateUtc="2026-06-21T19:05:00Z">
        <w:r w:rsidR="001C0BBA" w:rsidDel="00262C23">
          <w:rPr>
            <w:sz w:val="18"/>
            <w:szCs w:val="18"/>
          </w:rPr>
          <w:delText>Always when shop welds exist</w:delText>
        </w:r>
        <w:r w:rsidR="00B722F5" w:rsidDel="00262C23">
          <w:rPr>
            <w:sz w:val="18"/>
            <w:szCs w:val="18"/>
          </w:rPr>
          <w:delText xml:space="preserve">, </w:delText>
        </w:r>
      </w:del>
      <w:del w:id="377" w:author="Medetov, Nauryzbek [Tengizchevroil]" w:date="2026-06-22T00:09:00Z" w16du:dateUtc="2026-06-21T19:09:00Z">
        <w:r w:rsidR="00B722F5" w:rsidDel="00CA2D6E">
          <w:rPr>
            <w:rFonts w:ascii="Consolas" w:eastAsia="Consolas" w:hAnsi="Consolas" w:cs="Consolas"/>
            <w:sz w:val="18"/>
            <w:szCs w:val="18"/>
          </w:rPr>
          <w:delText>spool_prefab=False</w:delText>
        </w:r>
      </w:del>
    </w:p>
    <w:p w14:paraId="7DB3CC8B" w14:textId="032B6079" w:rsidR="001C0BBA" w:rsidRDefault="001C0BBA" w:rsidP="001C0BBA">
      <w:pPr>
        <w:spacing w:after="40"/>
      </w:pPr>
      <w:r>
        <w:rPr>
          <w:b/>
          <w:bCs/>
          <w:color w:val="C0392B"/>
          <w:sz w:val="18"/>
          <w:szCs w:val="18"/>
        </w:rPr>
        <w:lastRenderedPageBreak/>
        <w:t>Remove when:</w:t>
      </w:r>
      <w:ins w:id="378" w:author="Medetov, Nauryzbek [Tengizchevroil]" w:date="2026-06-22T00:20:00Z" w16du:dateUtc="2026-06-21T19:20:00Z">
        <w:r w:rsidR="00875C74">
          <w:rPr>
            <w:b/>
            <w:bCs/>
            <w:color w:val="C0392B"/>
            <w:sz w:val="18"/>
            <w:szCs w:val="18"/>
          </w:rPr>
          <w:t xml:space="preserve"> </w:t>
        </w:r>
        <w:r w:rsidR="00875C74" w:rsidRPr="00784636">
          <w:rPr>
            <w:color w:val="2ECC71"/>
            <w:sz w:val="18"/>
            <w:szCs w:val="18"/>
          </w:rPr>
          <w:t>Line 29</w:t>
        </w:r>
        <w:r w:rsidR="00875C74">
          <w:rPr>
            <w:color w:val="2ECC71"/>
            <w:sz w:val="18"/>
            <w:szCs w:val="18"/>
          </w:rPr>
          <w:t>a/b/ac/bc is dropped.</w:t>
        </w:r>
      </w:ins>
      <w:del w:id="379" w:author="Medetov, Nauryzbek [Tengizchevroil]" w:date="2026-06-22T00:20:00Z" w16du:dateUtc="2026-06-21T19:20:00Z">
        <w:r w:rsidDel="00875C74">
          <w:rPr>
            <w:b/>
            <w:bCs/>
            <w:color w:val="C0392B"/>
            <w:sz w:val="18"/>
            <w:szCs w:val="18"/>
          </w:rPr>
          <w:delText xml:space="preserve"> </w:delText>
        </w:r>
        <w:r w:rsidDel="00875C74">
          <w:rPr>
            <w:sz w:val="18"/>
            <w:szCs w:val="18"/>
          </w:rPr>
          <w:delText>No shop welds</w:delText>
        </w:r>
      </w:del>
    </w:p>
    <w:p w14:paraId="75BAE60F" w14:textId="19DDA848" w:rsidR="001C0BBA" w:rsidRDefault="001C0BBA" w:rsidP="001C0BBA">
      <w:pPr>
        <w:spacing w:after="40"/>
        <w:rPr>
          <w:ins w:id="380" w:author="Medetov, Nauryzbek [Tengizchevroil]" w:date="2026-06-21T23:58:00Z" w16du:dateUtc="2026-06-21T18:58:00Z"/>
          <w:rFonts w:ascii="Consolas" w:eastAsia="Consolas" w:hAnsi="Consolas" w:cs="Consolas"/>
          <w:sz w:val="18"/>
          <w:szCs w:val="18"/>
        </w:rPr>
      </w:pPr>
      <w:r>
        <w:rPr>
          <w:b/>
          <w:bCs/>
          <w:color w:val="4A5568"/>
          <w:sz w:val="18"/>
          <w:szCs w:val="18"/>
        </w:rPr>
        <w:t xml:space="preserve">Inputs needed: </w:t>
      </w:r>
      <w:r>
        <w:rPr>
          <w:rFonts w:ascii="Consolas" w:eastAsia="Consolas" w:hAnsi="Consolas" w:cs="Consolas"/>
          <w:sz w:val="18"/>
          <w:szCs w:val="18"/>
        </w:rPr>
        <w:t>spool_prefab, placeholders_dwg</w:t>
      </w:r>
      <w:del w:id="381" w:author="Medetov, Nauryzbek [Tengizchevroil]" w:date="2026-06-21T23:59:00Z" w16du:dateUtc="2026-06-21T18:59:00Z">
        <w:r w:rsidDel="00262C23">
          <w:rPr>
            <w:rFonts w:ascii="Consolas" w:eastAsia="Consolas" w:hAnsi="Consolas" w:cs="Consolas"/>
            <w:sz w:val="18"/>
            <w:szCs w:val="18"/>
          </w:rPr>
          <w:delText>, nde_class</w:delText>
        </w:r>
      </w:del>
    </w:p>
    <w:p w14:paraId="2883DC09" w14:textId="1B52BE6F" w:rsidR="00262C23" w:rsidRDefault="00262C23" w:rsidP="00262C23">
      <w:pPr>
        <w:shd w:val="clear" w:color="auto" w:fill="F4F6F8"/>
        <w:spacing w:before="160" w:after="60"/>
        <w:rPr>
          <w:ins w:id="382" w:author="Medetov, Nauryzbek [Tengizchevroil]" w:date="2026-06-21T23:58:00Z" w16du:dateUtc="2026-06-21T18:58:00Z"/>
        </w:rPr>
      </w:pPr>
      <w:ins w:id="383" w:author="Medetov, Nauryzbek [Tengizchevroil]" w:date="2026-06-21T23:58:00Z" w16du:dateUtc="2026-06-21T18:58:00Z">
        <w:r>
          <w:rPr>
            <w:b/>
            <w:bCs/>
            <w:color w:val="0D1B2A"/>
          </w:rPr>
          <w:t>Line 31b</w:t>
        </w:r>
        <w:r>
          <w:rPr>
            <w:b/>
            <w:bCs/>
            <w:color w:val="1A9FD8"/>
            <w:sz w:val="18"/>
            <w:szCs w:val="18"/>
          </w:rPr>
          <w:t xml:space="preserve">  ·  Color: BLU/GRN/RED</w:t>
        </w:r>
        <w:r>
          <w:rPr>
            <w:i/>
            <w:iCs/>
            <w:color w:val="F4831F"/>
            <w:sz w:val="18"/>
            <w:szCs w:val="18"/>
          </w:rPr>
          <w:t xml:space="preserve">  ·  Pattern B</w:t>
        </w:r>
      </w:ins>
    </w:p>
    <w:p w14:paraId="659CFC57" w14:textId="77777777" w:rsidR="00262C23" w:rsidRDefault="00262C23" w:rsidP="00262C23">
      <w:pPr>
        <w:spacing w:after="60"/>
        <w:rPr>
          <w:ins w:id="384" w:author="Medetov, Nauryzbek [Tengizchevroil]" w:date="2026-06-21T23:58:00Z" w16du:dateUtc="2026-06-21T18:58:00Z"/>
        </w:rPr>
      </w:pPr>
      <w:ins w:id="385" w:author="Medetov, Nauryzbek [Tengizchevroil]" w:date="2026-06-21T23:58:00Z" w16du:dateUtc="2026-06-21T18:58:00Z">
        <w:r>
          <w:rPr>
            <w:b/>
            <w:bCs/>
            <w:color w:val="4A5568"/>
            <w:sz w:val="18"/>
            <w:szCs w:val="18"/>
          </w:rPr>
          <w:t xml:space="preserve">Text: </w:t>
        </w:r>
        <w:r>
          <w:rPr>
            <w:i/>
            <w:iCs/>
            <w:sz w:val="18"/>
            <w:szCs w:val="18"/>
          </w:rPr>
          <w:t>“</w:t>
        </w:r>
        <w:r w:rsidRPr="005E74B6">
          <w:rPr>
            <w:i/>
            <w:iCs/>
            <w:sz w:val="18"/>
            <w:szCs w:val="18"/>
          </w:rPr>
          <w:t xml:space="preserve">Perform non-destructive examination (NDE) </w:t>
        </w:r>
        <w:r w:rsidRPr="00CA2D6E">
          <w:rPr>
            <w:i/>
            <w:iCs/>
            <w:color w:val="FF0000"/>
            <w:sz w:val="18"/>
            <w:szCs w:val="18"/>
          </w:rPr>
          <w:t xml:space="preserve">and hardness testing </w:t>
        </w:r>
        <w:r w:rsidRPr="00CA2D6E">
          <w:rPr>
            <w:i/>
            <w:iCs/>
            <w:color w:val="FF0000"/>
            <w:sz w:val="18"/>
            <w:szCs w:val="18"/>
            <w:rPrChange w:id="386" w:author="Medetov, Nauryzbek [Tengizchevroil]" w:date="2026-06-22T00:15:00Z" w16du:dateUtc="2026-06-21T19:15:00Z">
              <w:rPr>
                <w:i/>
                <w:iCs/>
                <w:sz w:val="18"/>
                <w:szCs w:val="18"/>
              </w:rPr>
            </w:rPrChange>
          </w:rPr>
          <w:t xml:space="preserve">of shop welds, </w:t>
        </w:r>
        <w:r w:rsidRPr="005E74B6">
          <w:rPr>
            <w:i/>
            <w:iCs/>
            <w:sz w:val="18"/>
            <w:szCs w:val="18"/>
          </w:rPr>
          <w:t>as specified on isometric drawing(s) 00-YYYY-L-ZZZZ</w:t>
        </w:r>
        <w:r>
          <w:rPr>
            <w:i/>
            <w:iCs/>
            <w:sz w:val="18"/>
            <w:szCs w:val="18"/>
          </w:rPr>
          <w:t>”</w:t>
        </w:r>
      </w:ins>
    </w:p>
    <w:p w14:paraId="556E7967" w14:textId="31600059" w:rsidR="00875C74" w:rsidRDefault="00262C23" w:rsidP="00262C23">
      <w:pPr>
        <w:spacing w:after="40"/>
        <w:rPr>
          <w:ins w:id="387" w:author="Medetov, Nauryzbek [Tengizchevroil]" w:date="2026-06-22T00:23:00Z" w16du:dateUtc="2026-06-21T19:23:00Z"/>
          <w:sz w:val="18"/>
          <w:szCs w:val="18"/>
        </w:rPr>
      </w:pPr>
      <w:ins w:id="388" w:author="Medetov, Nauryzbek [Tengizchevroil]" w:date="2026-06-21T23:58:00Z" w16du:dateUtc="2026-06-21T18:58:00Z">
        <w:r>
          <w:rPr>
            <w:b/>
            <w:bCs/>
            <w:color w:val="2ECC71"/>
            <w:sz w:val="18"/>
            <w:szCs w:val="18"/>
          </w:rPr>
          <w:t xml:space="preserve">Keep when: </w:t>
        </w:r>
      </w:ins>
      <w:ins w:id="389" w:author="Medetov, Nauryzbek [Tengizchevroil]" w:date="2026-06-22T00:22:00Z" w16du:dateUtc="2026-06-21T19:22:00Z">
        <w:r w:rsidR="00875C74" w:rsidRPr="00784636">
          <w:rPr>
            <w:color w:val="2ECC71"/>
            <w:sz w:val="18"/>
            <w:szCs w:val="18"/>
          </w:rPr>
          <w:t>Line 29</w:t>
        </w:r>
        <w:r w:rsidR="00875C74">
          <w:rPr>
            <w:color w:val="2ECC71"/>
            <w:sz w:val="18"/>
            <w:szCs w:val="18"/>
          </w:rPr>
          <w:t>a/b/ac/bc</w:t>
        </w:r>
        <w:r w:rsidR="00875C74" w:rsidRPr="00784636">
          <w:rPr>
            <w:color w:val="2ECC71"/>
            <w:sz w:val="18"/>
            <w:szCs w:val="18"/>
          </w:rPr>
          <w:t xml:space="preserve"> </w:t>
        </w:r>
      </w:ins>
      <w:ins w:id="390" w:author="Medetov, Nauryzbek [Tengizchevroil]" w:date="2026-06-22T00:14:00Z" w16du:dateUtc="2026-06-21T19:14:00Z">
        <w:r w:rsidR="00CA2D6E">
          <w:rPr>
            <w:color w:val="2ECC71"/>
            <w:sz w:val="18"/>
            <w:szCs w:val="18"/>
          </w:rPr>
          <w:t>and</w:t>
        </w:r>
        <w:r w:rsidR="00CA2D6E" w:rsidRPr="00784636">
          <w:rPr>
            <w:color w:val="2ECC71"/>
            <w:sz w:val="18"/>
            <w:szCs w:val="18"/>
          </w:rPr>
          <w:t xml:space="preserve"> Line 30a </w:t>
        </w:r>
      </w:ins>
      <w:ins w:id="391" w:author="Medetov, Nauryzbek [Tengizchevroil]" w:date="2026-07-10T09:41:00Z" w16du:dateUtc="2026-07-10T04:41:00Z">
        <w:r w:rsidR="00B47B35">
          <w:rPr>
            <w:color w:val="2ECC71"/>
            <w:sz w:val="18"/>
            <w:szCs w:val="18"/>
          </w:rPr>
          <w:t>are</w:t>
        </w:r>
      </w:ins>
      <w:ins w:id="392" w:author="Medetov, Nauryzbek [Tengizchevroil]" w:date="2026-06-22T00:14:00Z" w16du:dateUtc="2026-06-21T19:14:00Z">
        <w:r w:rsidR="00CA2D6E">
          <w:rPr>
            <w:color w:val="2ECC71"/>
            <w:sz w:val="18"/>
            <w:szCs w:val="18"/>
          </w:rPr>
          <w:t xml:space="preserve"> </w:t>
        </w:r>
        <w:r w:rsidR="00CA2D6E" w:rsidRPr="00875C74">
          <w:rPr>
            <w:b/>
            <w:bCs/>
            <w:color w:val="2ECC71"/>
            <w:sz w:val="18"/>
            <w:szCs w:val="18"/>
            <w:rPrChange w:id="393" w:author="Medetov, Nauryzbek [Tengizchevroil]" w:date="2026-06-22T00:19:00Z" w16du:dateUtc="2026-06-21T19:19:00Z">
              <w:rPr>
                <w:color w:val="2ECC71"/>
                <w:sz w:val="18"/>
                <w:szCs w:val="18"/>
              </w:rPr>
            </w:rPrChange>
          </w:rPr>
          <w:t>kept</w:t>
        </w:r>
        <w:r w:rsidR="00CA2D6E">
          <w:rPr>
            <w:color w:val="2ECC71"/>
            <w:sz w:val="18"/>
            <w:szCs w:val="18"/>
          </w:rPr>
          <w:t xml:space="preserve"> (</w:t>
        </w:r>
      </w:ins>
      <w:ins w:id="394" w:author="Medetov, Nauryzbek [Tengizchevroil]" w:date="2026-06-22T00:15:00Z" w16du:dateUtc="2026-06-21T19:15:00Z">
        <w:r w:rsidR="00CA2D6E">
          <w:rPr>
            <w:color w:val="2ECC71"/>
            <w:sz w:val="18"/>
            <w:szCs w:val="18"/>
          </w:rPr>
          <w:t xml:space="preserve">alternatively: and </w:t>
        </w:r>
      </w:ins>
      <w:ins w:id="395" w:author="Medetov, Nauryzbek [Tengizchevroil]" w:date="2026-06-22T00:09:00Z" w16du:dateUtc="2026-06-21T19:09:00Z">
        <w:r w:rsidR="00CA2D6E" w:rsidRPr="00CA2D6E">
          <w:rPr>
            <w:rFonts w:ascii="Consolas" w:eastAsia="Consolas" w:hAnsi="Consolas" w:cs="Consolas"/>
            <w:sz w:val="18"/>
            <w:szCs w:val="18"/>
            <w:rPrChange w:id="396" w:author="Medetov, Nauryzbek [Tengizchevroil]" w:date="2026-06-22T00:15:00Z" w16du:dateUtc="2026-06-21T19:15:00Z">
              <w:rPr>
                <w:sz w:val="18"/>
                <w:szCs w:val="18"/>
              </w:rPr>
            </w:rPrChange>
          </w:rPr>
          <w:t>pwht_required = Yes</w:t>
        </w:r>
      </w:ins>
      <w:ins w:id="397" w:author="Medetov, Nauryzbek [Tengizchevroil]" w:date="2026-06-22T00:15:00Z" w16du:dateUtc="2026-06-21T19:15:00Z">
        <w:r w:rsidR="00CA2D6E">
          <w:rPr>
            <w:sz w:val="18"/>
            <w:szCs w:val="18"/>
          </w:rPr>
          <w:t>)</w:t>
        </w:r>
      </w:ins>
    </w:p>
    <w:p w14:paraId="52898E5A" w14:textId="551D05A5" w:rsidR="00262C23" w:rsidRPr="00CA2D6E" w:rsidRDefault="00CA2D6E" w:rsidP="00262C23">
      <w:pPr>
        <w:spacing w:after="40"/>
        <w:rPr>
          <w:ins w:id="398" w:author="Medetov, Nauryzbek [Tengizchevroil]" w:date="2026-06-21T23:58:00Z" w16du:dateUtc="2026-06-21T18:58:00Z"/>
          <w:rFonts w:ascii="Cambria Math" w:hAnsi="Cambria Math" w:cs="Cambria Math"/>
          <w:sz w:val="18"/>
          <w:szCs w:val="18"/>
          <w:rPrChange w:id="399" w:author="Medetov, Nauryzbek [Tengizchevroil]" w:date="2026-06-22T00:17:00Z" w16du:dateUtc="2026-06-21T19:17:00Z">
            <w:rPr>
              <w:ins w:id="400" w:author="Medetov, Nauryzbek [Tengizchevroil]" w:date="2026-06-21T23:58:00Z" w16du:dateUtc="2026-06-21T18:58:00Z"/>
            </w:rPr>
          </w:rPrChange>
        </w:rPr>
      </w:pPr>
      <w:ins w:id="401" w:author="Medetov, Nauryzbek [Tengizchevroil]" w:date="2026-06-22T00:16:00Z" w16du:dateUtc="2026-06-21T19:16:00Z">
        <w:r w:rsidRPr="00784636">
          <w:rPr>
            <w:sz w:val="18"/>
            <w:szCs w:val="18"/>
          </w:rPr>
          <w:t>(Note:</w:t>
        </w:r>
        <w:r>
          <w:rPr>
            <w:sz w:val="18"/>
            <w:szCs w:val="18"/>
          </w:rPr>
          <w:t xml:space="preserve"> </w:t>
        </w:r>
      </w:ins>
      <w:ins w:id="402" w:author="Medetov, Nauryzbek [Tengizchevroil]" w:date="2026-06-22T00:17:00Z" w16du:dateUtc="2026-06-21T19:17:00Z">
        <w:r>
          <w:rPr>
            <w:sz w:val="18"/>
            <w:szCs w:val="18"/>
          </w:rPr>
          <w:t>Values also can be taken</w:t>
        </w:r>
      </w:ins>
      <w:ins w:id="403" w:author="Medetov, Nauryzbek [Tengizchevroil]" w:date="2026-06-22T00:16:00Z" w16du:dateUtc="2026-06-21T19:16:00Z">
        <w:r w:rsidRPr="00784636">
          <w:rPr>
            <w:sz w:val="18"/>
            <w:szCs w:val="18"/>
          </w:rPr>
          <w:t xml:space="preserve"> </w:t>
        </w:r>
      </w:ins>
      <w:ins w:id="404" w:author="Medetov, Nauryzbek [Tengizchevroil]" w:date="2026-06-22T00:17:00Z" w16du:dateUtc="2026-06-21T19:17:00Z">
        <w:r>
          <w:rPr>
            <w:sz w:val="18"/>
            <w:szCs w:val="18"/>
          </w:rPr>
          <w:t xml:space="preserve">in </w:t>
        </w:r>
      </w:ins>
      <w:ins w:id="405" w:author="Medetov, Nauryzbek [Tengizchevroil]" w:date="2026-06-22T00:16:00Z" w16du:dateUtc="2026-06-21T19:16:00Z">
        <w:r w:rsidRPr="00784636">
          <w:rPr>
            <w:sz w:val="18"/>
            <w:szCs w:val="18"/>
          </w:rPr>
          <w:t xml:space="preserve">phase 2 when drawing is parsed and tabular data </w:t>
        </w:r>
      </w:ins>
      <w:ins w:id="406" w:author="Medetov, Nauryzbek [Tengizchevroil]" w:date="2026-06-22T00:17:00Z" w16du:dateUtc="2026-06-21T19:17:00Z">
        <w:r>
          <w:rPr>
            <w:sz w:val="18"/>
            <w:szCs w:val="18"/>
          </w:rPr>
          <w:t xml:space="preserve">is </w:t>
        </w:r>
      </w:ins>
      <w:ins w:id="407" w:author="Medetov, Nauryzbek [Tengizchevroil]" w:date="2026-06-22T00:16:00Z" w16du:dateUtc="2026-06-21T19:16:00Z">
        <w:r w:rsidRPr="00784636">
          <w:rPr>
            <w:sz w:val="18"/>
            <w:szCs w:val="18"/>
          </w:rPr>
          <w:t>retrieved</w:t>
        </w:r>
        <w:r>
          <w:rPr>
            <w:rFonts w:ascii="Cambria Math" w:hAnsi="Cambria Math" w:cs="Cambria Math"/>
            <w:sz w:val="18"/>
            <w:szCs w:val="18"/>
          </w:rPr>
          <w:t>.)</w:t>
        </w:r>
      </w:ins>
    </w:p>
    <w:p w14:paraId="0226F4B5" w14:textId="732D7688" w:rsidR="00262C23" w:rsidRDefault="00262C23" w:rsidP="00262C23">
      <w:pPr>
        <w:spacing w:after="40"/>
        <w:rPr>
          <w:ins w:id="408" w:author="Medetov, Nauryzbek [Tengizchevroil]" w:date="2026-06-21T23:58:00Z" w16du:dateUtc="2026-06-21T18:58:00Z"/>
        </w:rPr>
      </w:pPr>
      <w:ins w:id="409" w:author="Medetov, Nauryzbek [Tengizchevroil]" w:date="2026-06-21T23:58:00Z" w16du:dateUtc="2026-06-21T18:58:00Z">
        <w:r>
          <w:rPr>
            <w:b/>
            <w:bCs/>
            <w:color w:val="C0392B"/>
            <w:sz w:val="18"/>
            <w:szCs w:val="18"/>
          </w:rPr>
          <w:t xml:space="preserve">Remove when: </w:t>
        </w:r>
      </w:ins>
      <w:ins w:id="410" w:author="Medetov, Nauryzbek [Tengizchevroil]" w:date="2026-06-22T00:24:00Z" w16du:dateUtc="2026-06-21T19:24:00Z">
        <w:r w:rsidR="00875C74" w:rsidRPr="00784636">
          <w:rPr>
            <w:color w:val="2ECC71"/>
            <w:sz w:val="18"/>
            <w:szCs w:val="18"/>
          </w:rPr>
          <w:t xml:space="preserve">Line 30a </w:t>
        </w:r>
      </w:ins>
      <w:ins w:id="411" w:author="Medetov, Nauryzbek [Tengizchevroil]" w:date="2026-06-22T00:23:00Z" w16du:dateUtc="2026-06-21T19:23:00Z">
        <w:r w:rsidR="00875C74">
          <w:rPr>
            <w:color w:val="2ECC71"/>
            <w:sz w:val="18"/>
            <w:szCs w:val="18"/>
          </w:rPr>
          <w:t xml:space="preserve">is </w:t>
        </w:r>
        <w:r w:rsidR="00875C74" w:rsidRPr="00875C74">
          <w:rPr>
            <w:b/>
            <w:bCs/>
            <w:color w:val="2ECC71"/>
            <w:sz w:val="18"/>
            <w:szCs w:val="18"/>
            <w:rPrChange w:id="412" w:author="Medetov, Nauryzbek [Tengizchevroil]" w:date="2026-06-22T00:26:00Z" w16du:dateUtc="2026-06-21T19:26:00Z">
              <w:rPr>
                <w:color w:val="2ECC71"/>
                <w:sz w:val="18"/>
                <w:szCs w:val="18"/>
              </w:rPr>
            </w:rPrChange>
          </w:rPr>
          <w:t>dropped</w:t>
        </w:r>
        <w:r w:rsidR="00875C74">
          <w:rPr>
            <w:color w:val="2ECC71"/>
            <w:sz w:val="18"/>
            <w:szCs w:val="18"/>
          </w:rPr>
          <w:t>.</w:t>
        </w:r>
      </w:ins>
    </w:p>
    <w:p w14:paraId="3173499B" w14:textId="2D0B0BA5" w:rsidR="00262C23" w:rsidRDefault="00262C23" w:rsidP="001C0BBA">
      <w:pPr>
        <w:spacing w:after="40"/>
      </w:pPr>
      <w:ins w:id="413" w:author="Medetov, Nauryzbek [Tengizchevroil]" w:date="2026-06-21T23:58:00Z" w16du:dateUtc="2026-06-21T18:58:00Z">
        <w:r>
          <w:rPr>
            <w:b/>
            <w:bCs/>
            <w:color w:val="4A5568"/>
            <w:sz w:val="18"/>
            <w:szCs w:val="18"/>
          </w:rPr>
          <w:t xml:space="preserve">Inputs needed: </w:t>
        </w:r>
        <w:r>
          <w:rPr>
            <w:rFonts w:ascii="Consolas" w:eastAsia="Consolas" w:hAnsi="Consolas" w:cs="Consolas"/>
            <w:sz w:val="18"/>
            <w:szCs w:val="18"/>
          </w:rPr>
          <w:t>spool_prefab, placeholders_dwg, nde_class</w:t>
        </w:r>
      </w:ins>
    </w:p>
    <w:p w14:paraId="1E18B2AE" w14:textId="2D7EAFD6" w:rsidR="001C0BBA" w:rsidDel="005E74B6" w:rsidRDefault="001C0BBA" w:rsidP="001C0BBA">
      <w:pPr>
        <w:spacing w:after="40"/>
        <w:rPr>
          <w:del w:id="414" w:author="Medetov, Nauryzbek [Tengizchevroil]" w:date="2026-06-21T22:54:00Z" w16du:dateUtc="2026-06-21T17:54:00Z"/>
        </w:rPr>
      </w:pPr>
      <w:del w:id="415" w:author="Medetov, Nauryzbek [Tengizchevroil]" w:date="2026-06-21T22:54:00Z" w16du:dateUtc="2026-06-21T17:54:00Z">
        <w:r w:rsidDel="005E74B6">
          <w:rPr>
            <w:b/>
            <w:bCs/>
            <w:color w:val="4A5568"/>
            <w:sz w:val="18"/>
            <w:szCs w:val="18"/>
          </w:rPr>
          <w:delText xml:space="preserve">RAG sources: </w:delText>
        </w:r>
        <w:r w:rsidDel="005E74B6">
          <w:rPr>
            <w:i/>
            <w:iCs/>
            <w:color w:val="8FA3B1"/>
            <w:sz w:val="18"/>
            <w:szCs w:val="18"/>
          </w:rPr>
          <w:delText>Isometric NDE callouts, ASME B31.3, ASME V</w:delText>
        </w:r>
      </w:del>
    </w:p>
    <w:p w14:paraId="348B7FF9" w14:textId="77777777" w:rsidR="001C0BBA" w:rsidRDefault="001C0BBA" w:rsidP="001C0BBA">
      <w:pPr>
        <w:shd w:val="clear" w:color="auto" w:fill="F4F6F8"/>
        <w:spacing w:before="160" w:after="60"/>
      </w:pPr>
      <w:r>
        <w:rPr>
          <w:b/>
          <w:bCs/>
          <w:color w:val="0D1B2A"/>
        </w:rPr>
        <w:t>Line 32</w:t>
      </w:r>
      <w:r>
        <w:rPr>
          <w:b/>
          <w:bCs/>
          <w:color w:val="2ECC71"/>
          <w:sz w:val="18"/>
          <w:szCs w:val="18"/>
        </w:rPr>
        <w:t xml:space="preserve">  ·  Color: GRN</w:t>
      </w:r>
      <w:r>
        <w:rPr>
          <w:i/>
          <w:iCs/>
          <w:color w:val="F4831F"/>
          <w:sz w:val="18"/>
          <w:szCs w:val="18"/>
        </w:rPr>
        <w:t xml:space="preserve">  ·  Pattern A</w:t>
      </w:r>
    </w:p>
    <w:p w14:paraId="66B9473A" w14:textId="77777777" w:rsidR="001C0BBA" w:rsidRDefault="001C0BBA" w:rsidP="001C0BBA">
      <w:pPr>
        <w:spacing w:after="60"/>
      </w:pPr>
      <w:r>
        <w:rPr>
          <w:b/>
          <w:bCs/>
          <w:color w:val="4A5568"/>
          <w:sz w:val="18"/>
          <w:szCs w:val="18"/>
        </w:rPr>
        <w:t xml:space="preserve">Text: </w:t>
      </w:r>
      <w:r>
        <w:rPr>
          <w:i/>
          <w:iCs/>
          <w:sz w:val="18"/>
          <w:szCs w:val="18"/>
        </w:rPr>
        <w:t>"NOTE: Perform NDE and hardness testing only after PWHT!"</w:t>
      </w:r>
    </w:p>
    <w:p w14:paraId="6CEE58C1" w14:textId="6D85AA43" w:rsidR="001C0BBA" w:rsidRDefault="001C0BBA" w:rsidP="001C0BBA">
      <w:pPr>
        <w:spacing w:after="40"/>
      </w:pPr>
      <w:r>
        <w:rPr>
          <w:b/>
          <w:bCs/>
          <w:color w:val="2ECC71"/>
          <w:sz w:val="18"/>
          <w:szCs w:val="18"/>
        </w:rPr>
        <w:t xml:space="preserve">Keep when: </w:t>
      </w:r>
      <w:del w:id="416" w:author="Medetov, Nauryzbek [Tengizchevroil]" w:date="2026-06-22T00:21:00Z" w16du:dateUtc="2026-06-21T19:21:00Z">
        <w:r w:rsidDel="00875C74">
          <w:rPr>
            <w:sz w:val="18"/>
            <w:szCs w:val="18"/>
          </w:rPr>
          <w:delText>pwht_required=true</w:delText>
        </w:r>
      </w:del>
      <w:ins w:id="417" w:author="Medetov, Nauryzbek [Tengizchevroil]" w:date="2026-06-22T00:21:00Z" w16du:dateUtc="2026-06-21T19:21:00Z">
        <w:r w:rsidR="00875C74" w:rsidRPr="00875C74">
          <w:rPr>
            <w:sz w:val="18"/>
            <w:szCs w:val="18"/>
          </w:rPr>
          <w:t xml:space="preserve">Line 31b </w:t>
        </w:r>
      </w:ins>
      <w:ins w:id="418" w:author="Medetov, Nauryzbek [Tengizchevroil]" w:date="2026-06-22T00:22:00Z" w16du:dateUtc="2026-06-21T19:22:00Z">
        <w:r w:rsidR="00875C74">
          <w:rPr>
            <w:sz w:val="18"/>
            <w:szCs w:val="18"/>
          </w:rPr>
          <w:t>is kept</w:t>
        </w:r>
      </w:ins>
    </w:p>
    <w:p w14:paraId="0ECFD868" w14:textId="77777777" w:rsidR="001C0BBA" w:rsidRDefault="001C0BBA" w:rsidP="001C0BBA">
      <w:pPr>
        <w:spacing w:after="40"/>
      </w:pPr>
      <w:r>
        <w:rPr>
          <w:b/>
          <w:bCs/>
          <w:color w:val="C0392B"/>
          <w:sz w:val="18"/>
          <w:szCs w:val="18"/>
        </w:rPr>
        <w:t xml:space="preserve">Remove when: </w:t>
      </w:r>
      <w:r>
        <w:rPr>
          <w:sz w:val="18"/>
          <w:szCs w:val="18"/>
        </w:rPr>
        <w:t>Otherwise</w:t>
      </w:r>
    </w:p>
    <w:p w14:paraId="35BE80F7" w14:textId="738E389B" w:rsidR="00875C74" w:rsidRDefault="001C0BBA" w:rsidP="001C0BBA">
      <w:pPr>
        <w:spacing w:after="40"/>
      </w:pPr>
      <w:del w:id="419" w:author="Medetov, Nauryzbek [Tengizchevroil]" w:date="2026-06-22T00:27:00Z" w16du:dateUtc="2026-06-21T19:27:00Z">
        <w:r w:rsidDel="00AE4CB2">
          <w:rPr>
            <w:b/>
            <w:bCs/>
            <w:color w:val="4A5568"/>
            <w:sz w:val="18"/>
            <w:szCs w:val="18"/>
          </w:rPr>
          <w:delText xml:space="preserve">Inputs needed: </w:delText>
        </w:r>
        <w:r w:rsidDel="00AE4CB2">
          <w:rPr>
            <w:rFonts w:ascii="Consolas" w:eastAsia="Consolas" w:hAnsi="Consolas" w:cs="Consolas"/>
            <w:sz w:val="18"/>
            <w:szCs w:val="18"/>
          </w:rPr>
          <w:delText>pwht_required</w:delText>
        </w:r>
      </w:del>
    </w:p>
    <w:p w14:paraId="6251D8DB" w14:textId="51D38158" w:rsidR="001C0BBA" w:rsidRDefault="001C0BBA" w:rsidP="001C0BBA">
      <w:pPr>
        <w:shd w:val="clear" w:color="auto" w:fill="FFF4CC"/>
        <w:spacing w:before="160" w:after="60"/>
      </w:pPr>
      <w:r>
        <w:rPr>
          <w:b/>
          <w:bCs/>
          <w:color w:val="0D1B2A"/>
        </w:rPr>
        <w:t>Line 33</w:t>
      </w:r>
      <w:r>
        <w:rPr>
          <w:b/>
          <w:bCs/>
          <w:color w:val="2ECC71"/>
          <w:sz w:val="18"/>
          <w:szCs w:val="18"/>
        </w:rPr>
        <w:t xml:space="preserve">  ·  Color: GRN</w:t>
      </w:r>
      <w:r>
        <w:rPr>
          <w:i/>
          <w:iCs/>
          <w:color w:val="F4831F"/>
          <w:sz w:val="18"/>
          <w:szCs w:val="18"/>
        </w:rPr>
        <w:t xml:space="preserve">  ·  Pattern </w:t>
      </w:r>
      <w:del w:id="420" w:author="Medetov, Nauryzbek [Tengizchevroil]" w:date="2026-06-22T00:28:00Z" w16du:dateUtc="2026-06-21T19:28:00Z">
        <w:r w:rsidDel="00AE4CB2">
          <w:rPr>
            <w:i/>
            <w:iCs/>
            <w:color w:val="F4831F"/>
            <w:sz w:val="18"/>
            <w:szCs w:val="18"/>
          </w:rPr>
          <w:delText>A (optional)</w:delText>
        </w:r>
        <w:r w:rsidDel="00AE4CB2">
          <w:rPr>
            <w:b/>
            <w:bCs/>
            <w:color w:val="F4831F"/>
            <w:sz w:val="16"/>
            <w:szCs w:val="16"/>
          </w:rPr>
          <w:delText xml:space="preserve">  ·  v1.1 UPDATED</w:delText>
        </w:r>
      </w:del>
    </w:p>
    <w:p w14:paraId="78F928F0" w14:textId="07BB7C02" w:rsidR="001C0BBA" w:rsidRDefault="001C0BBA" w:rsidP="001C0BBA">
      <w:pPr>
        <w:spacing w:after="60"/>
      </w:pPr>
      <w:r>
        <w:rPr>
          <w:b/>
          <w:bCs/>
          <w:color w:val="4A5568"/>
          <w:sz w:val="18"/>
          <w:szCs w:val="18"/>
        </w:rPr>
        <w:t xml:space="preserve">Text: </w:t>
      </w:r>
      <w:r>
        <w:rPr>
          <w:i/>
          <w:iCs/>
          <w:sz w:val="18"/>
          <w:szCs w:val="18"/>
        </w:rPr>
        <w:t>"</w:t>
      </w:r>
      <w:ins w:id="421" w:author="Medetov, Nauryzbek [Tengizchevroil]" w:date="2026-06-22T00:29:00Z" w16du:dateUtc="2026-06-21T19:29:00Z">
        <w:r w:rsidR="00F469B1" w:rsidRPr="00F469B1">
          <w:rPr>
            <w:i/>
            <w:iCs/>
            <w:sz w:val="18"/>
            <w:szCs w:val="18"/>
          </w:rPr>
          <w:t>NOTE: BP must check with MaxTrax admin on NDE requirements prior to commence welding works.</w:t>
        </w:r>
        <w:r w:rsidR="00F469B1">
          <w:rPr>
            <w:i/>
            <w:iCs/>
            <w:sz w:val="18"/>
            <w:szCs w:val="18"/>
          </w:rPr>
          <w:t>”</w:t>
        </w:r>
      </w:ins>
      <w:del w:id="422" w:author="Medetov, Nauryzbek [Tengizchevroil]" w:date="2026-06-22T00:29:00Z" w16du:dateUtc="2026-06-21T19:29:00Z">
        <w:r w:rsidDel="00F469B1">
          <w:rPr>
            <w:i/>
            <w:iCs/>
            <w:sz w:val="18"/>
            <w:szCs w:val="18"/>
          </w:rPr>
          <w:delText>NOTE: BP must check with MaxTrax admin on NDE requirements prior to commence welding."</w:delText>
        </w:r>
      </w:del>
    </w:p>
    <w:p w14:paraId="09A48829" w14:textId="58927C1B" w:rsidR="001C0BBA" w:rsidRDefault="001C0BBA" w:rsidP="001C0BBA">
      <w:pPr>
        <w:spacing w:after="40"/>
      </w:pPr>
      <w:r>
        <w:rPr>
          <w:b/>
          <w:bCs/>
          <w:color w:val="2ECC71"/>
          <w:sz w:val="18"/>
          <w:szCs w:val="18"/>
        </w:rPr>
        <w:t xml:space="preserve">Keep when: </w:t>
      </w:r>
      <w:ins w:id="423" w:author="Medetov, Nauryzbek [Tengizchevroil]" w:date="2026-06-22T00:28:00Z" w16du:dateUtc="2026-06-21T19:28:00Z">
        <w:r w:rsidR="00F469B1" w:rsidRPr="00784636">
          <w:rPr>
            <w:color w:val="2ECC71"/>
            <w:sz w:val="18"/>
            <w:szCs w:val="18"/>
          </w:rPr>
          <w:t>Line 29</w:t>
        </w:r>
        <w:r w:rsidR="00F469B1">
          <w:rPr>
            <w:color w:val="2ECC71"/>
            <w:sz w:val="18"/>
            <w:szCs w:val="18"/>
          </w:rPr>
          <w:t>a/b/ac/bc</w:t>
        </w:r>
        <w:r w:rsidR="00F469B1" w:rsidRPr="00784636">
          <w:rPr>
            <w:color w:val="2ECC71"/>
            <w:sz w:val="18"/>
            <w:szCs w:val="18"/>
          </w:rPr>
          <w:t xml:space="preserve"> </w:t>
        </w:r>
        <w:r w:rsidR="00F469B1">
          <w:rPr>
            <w:color w:val="2ECC71"/>
            <w:sz w:val="18"/>
            <w:szCs w:val="18"/>
          </w:rPr>
          <w:t>is kept</w:t>
        </w:r>
      </w:ins>
      <w:del w:id="424" w:author="Medetov, Nauryzbek [Tengizchevroil]" w:date="2026-06-22T00:28:00Z" w16du:dateUtc="2026-06-21T19:28:00Z">
        <w:r w:rsidDel="00AE4CB2">
          <w:rPr>
            <w:sz w:val="18"/>
            <w:szCs w:val="18"/>
          </w:rPr>
          <w:delText>Per project convention — newer template addition</w:delText>
        </w:r>
      </w:del>
    </w:p>
    <w:p w14:paraId="080841DF" w14:textId="07E2360C" w:rsidR="001C0BBA" w:rsidRDefault="001C0BBA" w:rsidP="001C0BBA">
      <w:pPr>
        <w:spacing w:after="40"/>
      </w:pPr>
      <w:r>
        <w:rPr>
          <w:b/>
          <w:bCs/>
          <w:color w:val="C0392B"/>
          <w:sz w:val="18"/>
          <w:szCs w:val="18"/>
        </w:rPr>
        <w:t xml:space="preserve">Remove when: </w:t>
      </w:r>
      <w:ins w:id="425" w:author="Medetov, Nauryzbek [Tengizchevroil]" w:date="2026-06-22T00:29:00Z" w16du:dateUtc="2026-06-21T19:29:00Z">
        <w:r w:rsidR="00F469B1">
          <w:rPr>
            <w:color w:val="2ECC71"/>
            <w:sz w:val="18"/>
            <w:szCs w:val="18"/>
          </w:rPr>
          <w:t>Otherwise</w:t>
        </w:r>
      </w:ins>
      <w:del w:id="426" w:author="Medetov, Nauryzbek [Tengizchevroil]" w:date="2026-06-22T00:28:00Z" w16du:dateUtc="2026-06-21T19:28:00Z">
        <w:r w:rsidDel="00F469B1">
          <w:rPr>
            <w:sz w:val="18"/>
            <w:szCs w:val="18"/>
          </w:rPr>
          <w:delText>Many EWOs omit; defer to engineer convention</w:delText>
        </w:r>
      </w:del>
    </w:p>
    <w:p w14:paraId="3FD3CB99" w14:textId="64AC451A" w:rsidR="001C0BBA" w:rsidDel="00F469B1" w:rsidRDefault="001C0BBA" w:rsidP="001C0BBA">
      <w:pPr>
        <w:spacing w:after="100"/>
        <w:rPr>
          <w:del w:id="427" w:author="Medetov, Nauryzbek [Tengizchevroil]" w:date="2026-06-22T00:29:00Z" w16du:dateUtc="2026-06-21T19:29:00Z"/>
        </w:rPr>
      </w:pPr>
      <w:del w:id="428" w:author="Medetov, Nauryzbek [Tengizchevroil]" w:date="2026-06-22T00:29:00Z" w16du:dateUtc="2026-06-21T19:29:00Z">
        <w:r w:rsidDel="00F469B1">
          <w:rPr>
            <w:b/>
            <w:bCs/>
            <w:color w:val="F4831F"/>
            <w:sz w:val="18"/>
            <w:szCs w:val="18"/>
          </w:rPr>
          <w:delText xml:space="preserve">Note: </w:delText>
        </w:r>
        <w:r w:rsidDel="00F469B1">
          <w:rPr>
            <w:i/>
            <w:iCs/>
            <w:sz w:val="18"/>
            <w:szCs w:val="18"/>
          </w:rPr>
          <w:delText>v1.1: validated as 'often omitted in real EWOs.' AI should keep it but flag as optional — engineer may strike. Confirm with senior engineer whether template-required.</w:delText>
        </w:r>
      </w:del>
    </w:p>
    <w:p w14:paraId="3B368047" w14:textId="62A8D561" w:rsidR="001C0BBA" w:rsidRDefault="001C0BBA" w:rsidP="001C0BBA">
      <w:pPr>
        <w:shd w:val="clear" w:color="auto" w:fill="F4F6F8"/>
        <w:spacing w:before="160" w:after="60"/>
      </w:pPr>
      <w:r>
        <w:rPr>
          <w:b/>
          <w:bCs/>
          <w:color w:val="0D1B2A"/>
        </w:rPr>
        <w:t>Line 34</w:t>
      </w:r>
      <w:ins w:id="429" w:author="Medetov, Nauryzbek [Tengizchevroil]" w:date="2026-06-22T00:30:00Z" w16du:dateUtc="2026-06-21T19:30:00Z">
        <w:r w:rsidR="00F469B1">
          <w:rPr>
            <w:b/>
            <w:bCs/>
            <w:color w:val="0D1B2A"/>
          </w:rPr>
          <w:t>a</w:t>
        </w:r>
      </w:ins>
      <w:r>
        <w:rPr>
          <w:b/>
          <w:bCs/>
          <w:color w:val="1A9FD8"/>
          <w:sz w:val="18"/>
          <w:szCs w:val="18"/>
        </w:rPr>
        <w:t xml:space="preserve">  ·  Color: BLU/PUR/GRN/RED</w:t>
      </w:r>
      <w:r>
        <w:rPr>
          <w:i/>
          <w:iCs/>
          <w:color w:val="F4831F"/>
          <w:sz w:val="18"/>
          <w:szCs w:val="18"/>
        </w:rPr>
        <w:t xml:space="preserve">  ·  Pattern A + B</w:t>
      </w:r>
      <w:ins w:id="430" w:author="Medetov, Nauryzbek [Tengizchevroil]" w:date="2026-06-22T00:30:00Z" w16du:dateUtc="2026-06-21T19:30:00Z">
        <w:r w:rsidR="00F469B1">
          <w:rPr>
            <w:i/>
            <w:iCs/>
            <w:color w:val="F4831F"/>
            <w:sz w:val="18"/>
            <w:szCs w:val="18"/>
          </w:rPr>
          <w:t xml:space="preserve"> (OR-split of Line 34)</w:t>
        </w:r>
      </w:ins>
    </w:p>
    <w:p w14:paraId="34E3F983" w14:textId="6AFB1F11" w:rsidR="001C0BBA" w:rsidRDefault="001C0BBA" w:rsidP="001C0BBA">
      <w:pPr>
        <w:spacing w:after="60"/>
      </w:pPr>
      <w:r>
        <w:rPr>
          <w:b/>
          <w:bCs/>
          <w:color w:val="4A5568"/>
          <w:sz w:val="18"/>
          <w:szCs w:val="18"/>
        </w:rPr>
        <w:t xml:space="preserve">Text: </w:t>
      </w:r>
      <w:r>
        <w:rPr>
          <w:i/>
          <w:iCs/>
          <w:sz w:val="18"/>
          <w:szCs w:val="18"/>
        </w:rPr>
        <w:t>"</w:t>
      </w:r>
      <w:ins w:id="431" w:author="Medetov, Nauryzbek [Tengizchevroil]" w:date="2026-06-22T00:31:00Z" w16du:dateUtc="2026-06-21T19:31:00Z">
        <w:r w:rsidR="00F469B1" w:rsidRPr="00F469B1">
          <w:rPr>
            <w:i/>
            <w:iCs/>
            <w:sz w:val="18"/>
            <w:szCs w:val="18"/>
          </w:rPr>
          <w:t>Perform shop hydrostatic testing of flanged spools as specified on isometric drawing(s) 00-YYYY-L-ZZZZ in accordance with TES PIM-SU-3541-TCO</w:t>
        </w:r>
        <w:r w:rsidR="00F469B1">
          <w:rPr>
            <w:i/>
            <w:iCs/>
            <w:sz w:val="18"/>
            <w:szCs w:val="18"/>
          </w:rPr>
          <w:t>.</w:t>
        </w:r>
      </w:ins>
      <w:del w:id="432" w:author="Medetov, Nauryzbek [Tengizchevroil]" w:date="2026-06-22T00:31:00Z" w16du:dateUtc="2026-06-21T19:31:00Z">
        <w:r w:rsidDel="00F469B1">
          <w:rPr>
            <w:i/>
            <w:iCs/>
            <w:sz w:val="18"/>
            <w:szCs w:val="18"/>
          </w:rPr>
          <w:delText>Perform shop hydrostatic testing of flanged spools per TES PIM-SU-3541-TCO.</w:delText>
        </w:r>
      </w:del>
      <w:r>
        <w:rPr>
          <w:i/>
          <w:iCs/>
          <w:sz w:val="18"/>
          <w:szCs w:val="18"/>
        </w:rPr>
        <w:t>"</w:t>
      </w:r>
    </w:p>
    <w:p w14:paraId="5547E644" w14:textId="56BAF59C" w:rsidR="0056375A" w:rsidRPr="0056375A" w:rsidRDefault="001C0BBA" w:rsidP="001C0BBA">
      <w:pPr>
        <w:spacing w:after="40"/>
        <w:rPr>
          <w:rFonts w:ascii="Cambria Math" w:hAnsi="Cambria Math" w:cs="Cambria Math"/>
          <w:sz w:val="18"/>
          <w:szCs w:val="18"/>
          <w:rPrChange w:id="433" w:author="Medetov, Nauryzbek [Tengizchevroil]" w:date="2026-07-12T18:16:00Z" w16du:dateUtc="2026-07-12T13:16:00Z">
            <w:rPr/>
          </w:rPrChange>
        </w:rPr>
      </w:pPr>
      <w:r>
        <w:rPr>
          <w:b/>
          <w:bCs/>
          <w:color w:val="2ECC71"/>
          <w:sz w:val="18"/>
          <w:szCs w:val="18"/>
        </w:rPr>
        <w:t xml:space="preserve">Keep when: </w:t>
      </w:r>
      <w:ins w:id="434" w:author="Medetov, Nauryzbek [Tengizchevroil]" w:date="2026-07-12T18:10:00Z" w16du:dateUtc="2026-07-12T13:10:00Z">
        <w:r w:rsidR="009C7F58" w:rsidRPr="00653A58">
          <w:rPr>
            <w:rFonts w:ascii="Consolas" w:eastAsia="Consolas" w:hAnsi="Consolas" w:cs="Consolas"/>
            <w:sz w:val="18"/>
            <w:szCs w:val="18"/>
          </w:rPr>
          <w:t>hydrotest_method</w:t>
        </w:r>
        <w:r w:rsidR="009C7F58">
          <w:rPr>
            <w:rFonts w:ascii="Consolas" w:eastAsia="Consolas" w:hAnsi="Consolas" w:cs="Consolas"/>
            <w:sz w:val="18"/>
            <w:szCs w:val="18"/>
          </w:rPr>
          <w:t xml:space="preserve"> </w:t>
        </w:r>
        <w:r w:rsidR="009C7F58" w:rsidRPr="00D9721A">
          <w:rPr>
            <w:sz w:val="18"/>
            <w:szCs w:val="18"/>
          </w:rPr>
          <w:t>≠</w:t>
        </w:r>
        <w:r w:rsidR="009C7F58">
          <w:rPr>
            <w:sz w:val="18"/>
            <w:szCs w:val="18"/>
          </w:rPr>
          <w:t xml:space="preserve"> service test </w:t>
        </w:r>
      </w:ins>
      <w:ins w:id="435" w:author="Medetov, Nauryzbek [Tengizchevroil]" w:date="2026-07-12T18:11:00Z" w16du:dateUtc="2026-07-12T13:11:00Z">
        <w:r w:rsidR="00483545">
          <w:rPr>
            <w:color w:val="2ECC71"/>
            <w:sz w:val="18"/>
            <w:szCs w:val="18"/>
          </w:rPr>
          <w:t xml:space="preserve">and </w:t>
        </w:r>
      </w:ins>
      <w:r>
        <w:rPr>
          <w:sz w:val="18"/>
          <w:szCs w:val="18"/>
        </w:rPr>
        <w:t>spool_prefab=true</w:t>
      </w:r>
      <w:ins w:id="436" w:author="Medetov, Nauryzbek [Tengizchevroil]" w:date="2026-07-12T18:11:00Z" w16du:dateUtc="2026-07-12T13:11:00Z">
        <w:r w:rsidR="00483545">
          <w:rPr>
            <w:sz w:val="18"/>
            <w:szCs w:val="18"/>
          </w:rPr>
          <w:t xml:space="preserve">. </w:t>
        </w:r>
        <w:r w:rsidR="00483545" w:rsidRPr="00784636">
          <w:rPr>
            <w:sz w:val="18"/>
            <w:szCs w:val="18"/>
          </w:rPr>
          <w:t>(Note:</w:t>
        </w:r>
        <w:r w:rsidR="00483545">
          <w:rPr>
            <w:sz w:val="18"/>
            <w:szCs w:val="18"/>
          </w:rPr>
          <w:t xml:space="preserve"> Values also can be taken</w:t>
        </w:r>
        <w:r w:rsidR="00483545" w:rsidRPr="00784636">
          <w:rPr>
            <w:sz w:val="18"/>
            <w:szCs w:val="18"/>
          </w:rPr>
          <w:t xml:space="preserve"> </w:t>
        </w:r>
        <w:r w:rsidR="00483545">
          <w:rPr>
            <w:sz w:val="18"/>
            <w:szCs w:val="18"/>
          </w:rPr>
          <w:t xml:space="preserve">in </w:t>
        </w:r>
        <w:r w:rsidR="00483545" w:rsidRPr="00784636">
          <w:rPr>
            <w:sz w:val="18"/>
            <w:szCs w:val="18"/>
          </w:rPr>
          <w:t xml:space="preserve">phase 2 when drawing is parsed and tabular data </w:t>
        </w:r>
        <w:r w:rsidR="00483545">
          <w:rPr>
            <w:sz w:val="18"/>
            <w:szCs w:val="18"/>
          </w:rPr>
          <w:t xml:space="preserve">is </w:t>
        </w:r>
        <w:r w:rsidR="00483545" w:rsidRPr="00784636">
          <w:rPr>
            <w:sz w:val="18"/>
            <w:szCs w:val="18"/>
          </w:rPr>
          <w:t>retrieved</w:t>
        </w:r>
        <w:r w:rsidR="00483545">
          <w:rPr>
            <w:rFonts w:ascii="Cambria Math" w:hAnsi="Cambria Math" w:cs="Cambria Math"/>
            <w:sz w:val="18"/>
            <w:szCs w:val="18"/>
          </w:rPr>
          <w:t>.)</w:t>
        </w:r>
      </w:ins>
    </w:p>
    <w:p w14:paraId="434943C9" w14:textId="2A5EB754" w:rsidR="0056375A" w:rsidRPr="00AB69CE" w:rsidRDefault="001C0BBA" w:rsidP="0056375A">
      <w:pPr>
        <w:spacing w:after="40"/>
        <w:rPr>
          <w:ins w:id="437" w:author="Medetov, Nauryzbek [Tengizchevroil]" w:date="2026-07-12T18:16:00Z" w16du:dateUtc="2026-07-12T13:16:00Z"/>
          <w:sz w:val="18"/>
          <w:szCs w:val="18"/>
          <w:rPrChange w:id="438" w:author="Medetov, Nauryzbek [Tengizchevroil]" w:date="2026-07-12T18:16:00Z" w16du:dateUtc="2026-07-12T13:16:00Z">
            <w:rPr>
              <w:ins w:id="439" w:author="Medetov, Nauryzbek [Tengizchevroil]" w:date="2026-07-12T18:16:00Z" w16du:dateUtc="2026-07-12T13:16:00Z"/>
              <w:rFonts w:ascii="Cambria Math" w:hAnsi="Cambria Math" w:cs="Cambria Math"/>
              <w:sz w:val="18"/>
              <w:szCs w:val="18"/>
            </w:rPr>
          </w:rPrChange>
        </w:rPr>
      </w:pPr>
      <w:r>
        <w:rPr>
          <w:b/>
          <w:bCs/>
          <w:color w:val="C0392B"/>
          <w:sz w:val="18"/>
          <w:szCs w:val="18"/>
        </w:rPr>
        <w:t xml:space="preserve">Remove when: </w:t>
      </w:r>
      <w:ins w:id="440" w:author="Medetov, Nauryzbek [Tengizchevroil]" w:date="2026-07-12T18:14:00Z" w16du:dateUtc="2026-07-12T13:14:00Z">
        <w:r w:rsidR="0063568A" w:rsidRPr="00653A58">
          <w:rPr>
            <w:rFonts w:ascii="Consolas" w:eastAsia="Consolas" w:hAnsi="Consolas" w:cs="Consolas"/>
            <w:sz w:val="18"/>
            <w:szCs w:val="18"/>
          </w:rPr>
          <w:t>hydrotest_method</w:t>
        </w:r>
        <w:r w:rsidR="0063568A">
          <w:rPr>
            <w:rFonts w:ascii="Consolas" w:eastAsia="Consolas" w:hAnsi="Consolas" w:cs="Consolas"/>
            <w:sz w:val="18"/>
            <w:szCs w:val="18"/>
          </w:rPr>
          <w:t xml:space="preserve"> </w:t>
        </w:r>
        <w:r w:rsidR="0063568A">
          <w:rPr>
            <w:sz w:val="18"/>
            <w:szCs w:val="18"/>
          </w:rPr>
          <w:t>= service test.</w:t>
        </w:r>
      </w:ins>
      <w:del w:id="441" w:author="Medetov, Nauryzbek [Tengizchevroil]" w:date="2026-07-12T18:14:00Z" w16du:dateUtc="2026-07-12T13:14:00Z">
        <w:r w:rsidR="00824426" w:rsidDel="0063568A">
          <w:rPr>
            <w:sz w:val="18"/>
            <w:szCs w:val="18"/>
          </w:rPr>
          <w:delText>otherwise</w:delText>
        </w:r>
      </w:del>
      <w:ins w:id="442" w:author="Medetov, Nauryzbek [Tengizchevroil]" w:date="2026-07-12T18:16:00Z" w16du:dateUtc="2026-07-12T13:16:00Z">
        <w:r w:rsidR="00AB69CE">
          <w:rPr>
            <w:sz w:val="18"/>
            <w:szCs w:val="18"/>
          </w:rPr>
          <w:t xml:space="preserve"> </w:t>
        </w:r>
        <w:r w:rsidR="0056375A">
          <w:rPr>
            <w:rFonts w:ascii="Cambria Math" w:hAnsi="Cambria Math" w:cs="Cambria Math"/>
            <w:sz w:val="18"/>
            <w:szCs w:val="18"/>
          </w:rPr>
          <w:t>Following should be true:</w:t>
        </w:r>
      </w:ins>
    </w:p>
    <w:p w14:paraId="6CBA3CF9" w14:textId="77777777" w:rsidR="0056375A" w:rsidRPr="006E2420" w:rsidRDefault="0056375A" w:rsidP="0056375A">
      <w:pPr>
        <w:jc w:val="center"/>
        <w:rPr>
          <w:ins w:id="443" w:author="Medetov, Nauryzbek [Tengizchevroil]" w:date="2026-07-12T18:16:00Z" w16du:dateUtc="2026-07-12T13:16:00Z"/>
          <w:sz w:val="16"/>
          <w:szCs w:val="16"/>
        </w:rPr>
      </w:pPr>
      <w:ins w:id="444" w:author="Medetov, Nauryzbek [Tengizchevroil]" w:date="2026-07-12T18:16:00Z" w16du:dateUtc="2026-07-12T13:16:00Z">
        <w:r>
          <w:rPr>
            <w:b/>
            <w:bCs/>
            <w:color w:val="000000"/>
            <w:sz w:val="18"/>
            <w:szCs w:val="18"/>
          </w:rPr>
          <w:t>service</w:t>
        </w:r>
        <w:r w:rsidRPr="006E2420">
          <w:rPr>
            <w:sz w:val="16"/>
            <w:szCs w:val="16"/>
          </w:rPr>
          <w:t>: Safe (non-flammable, non-toxic, won't burn skin).</w:t>
        </w:r>
      </w:ins>
    </w:p>
    <w:p w14:paraId="3FC21D2F" w14:textId="77777777" w:rsidR="0056375A" w:rsidRPr="006E2420" w:rsidRDefault="0056375A" w:rsidP="0056375A">
      <w:pPr>
        <w:jc w:val="center"/>
        <w:rPr>
          <w:ins w:id="445" w:author="Medetov, Nauryzbek [Tengizchevroil]" w:date="2026-07-12T18:16:00Z" w16du:dateUtc="2026-07-12T13:16:00Z"/>
          <w:sz w:val="16"/>
          <w:szCs w:val="16"/>
        </w:rPr>
      </w:pPr>
      <w:ins w:id="446" w:author="Medetov, Nauryzbek [Tengizchevroil]" w:date="2026-07-12T18:16:00Z" w16du:dateUtc="2026-07-12T13:16:00Z">
        <w:r>
          <w:rPr>
            <w:b/>
            <w:bCs/>
            <w:color w:val="000000"/>
            <w:sz w:val="18"/>
            <w:szCs w:val="18"/>
          </w:rPr>
          <w:t>design_P</w:t>
        </w:r>
        <w:r w:rsidRPr="006E2420">
          <w:rPr>
            <w:sz w:val="16"/>
            <w:szCs w:val="16"/>
          </w:rPr>
          <w:t>:</w:t>
        </w:r>
        <w:r>
          <w:rPr>
            <w:sz w:val="16"/>
            <w:szCs w:val="16"/>
          </w:rPr>
          <w:t xml:space="preserve"> </w:t>
        </w:r>
        <w:r w:rsidRPr="006E2420">
          <w:rPr>
            <w:sz w:val="16"/>
            <w:szCs w:val="16"/>
          </w:rPr>
          <w:t>≤ 10.3 bar</w:t>
        </w:r>
      </w:ins>
    </w:p>
    <w:p w14:paraId="14E67050" w14:textId="77777777" w:rsidR="0056375A" w:rsidRDefault="0056375A" w:rsidP="0056375A">
      <w:pPr>
        <w:jc w:val="center"/>
        <w:rPr>
          <w:ins w:id="447" w:author="Medetov, Nauryzbek [Tengizchevroil]" w:date="2026-07-12T18:16:00Z" w16du:dateUtc="2026-07-12T13:16:00Z"/>
          <w:sz w:val="16"/>
          <w:szCs w:val="16"/>
        </w:rPr>
      </w:pPr>
      <w:ins w:id="448" w:author="Medetov, Nauryzbek [Tengizchevroil]" w:date="2026-07-12T18:16:00Z" w16du:dateUtc="2026-07-12T13:16:00Z">
        <w:r>
          <w:rPr>
            <w:b/>
            <w:bCs/>
            <w:color w:val="000000"/>
            <w:sz w:val="18"/>
            <w:szCs w:val="18"/>
          </w:rPr>
          <w:t>design_T_max</w:t>
        </w:r>
        <w:r w:rsidRPr="006E2420">
          <w:rPr>
            <w:sz w:val="16"/>
            <w:szCs w:val="16"/>
          </w:rPr>
          <w:t>: Between</w:t>
        </w:r>
        <w:r>
          <w:rPr>
            <w:sz w:val="16"/>
            <w:szCs w:val="16"/>
          </w:rPr>
          <w:t xml:space="preserve"> -29</w:t>
        </w:r>
        <w:r w:rsidRPr="006E2420">
          <w:rPr>
            <w:sz w:val="16"/>
            <w:szCs w:val="16"/>
          </w:rPr>
          <w:t>°C to</w:t>
        </w:r>
        <w:r>
          <w:rPr>
            <w:sz w:val="16"/>
            <w:szCs w:val="16"/>
          </w:rPr>
          <w:t xml:space="preserve"> 186 </w:t>
        </w:r>
        <w:r w:rsidRPr="006E2420">
          <w:rPr>
            <w:sz w:val="16"/>
            <w:szCs w:val="16"/>
          </w:rPr>
          <w:t>°C.</w:t>
        </w:r>
      </w:ins>
    </w:p>
    <w:p w14:paraId="5D5DB3FE" w14:textId="77777777" w:rsidR="0056375A" w:rsidRDefault="0056375A" w:rsidP="001C0BBA">
      <w:pPr>
        <w:spacing w:after="40"/>
      </w:pPr>
    </w:p>
    <w:p w14:paraId="6BE8849C" w14:textId="77777777" w:rsidR="001C0BBA" w:rsidRDefault="001C0BBA" w:rsidP="001C0BBA">
      <w:pPr>
        <w:spacing w:after="40"/>
      </w:pPr>
      <w:r>
        <w:rPr>
          <w:b/>
          <w:bCs/>
          <w:color w:val="4A5568"/>
          <w:sz w:val="18"/>
          <w:szCs w:val="18"/>
        </w:rPr>
        <w:t xml:space="preserve">Inputs needed: </w:t>
      </w:r>
      <w:r>
        <w:rPr>
          <w:rFonts w:ascii="Consolas" w:eastAsia="Consolas" w:hAnsi="Consolas" w:cs="Consolas"/>
          <w:sz w:val="18"/>
          <w:szCs w:val="18"/>
        </w:rPr>
        <w:t>spool_prefab, placeholders_dwg, hydrotest_method</w:t>
      </w:r>
    </w:p>
    <w:p w14:paraId="523448A9" w14:textId="77777777" w:rsidR="001C0BBA" w:rsidRDefault="001C0BBA" w:rsidP="001C0BBA">
      <w:pPr>
        <w:spacing w:after="40"/>
        <w:rPr>
          <w:ins w:id="449" w:author="Medetov, Nauryzbek [Tengizchevroil]" w:date="2026-06-22T00:30:00Z" w16du:dateUtc="2026-06-21T19:30:00Z"/>
          <w:i/>
          <w:iCs/>
          <w:color w:val="8FA3B1"/>
          <w:sz w:val="18"/>
          <w:szCs w:val="18"/>
        </w:rPr>
      </w:pPr>
      <w:r>
        <w:rPr>
          <w:b/>
          <w:bCs/>
          <w:color w:val="4A5568"/>
          <w:sz w:val="18"/>
          <w:szCs w:val="18"/>
        </w:rPr>
        <w:t xml:space="preserve">RAG sources: </w:t>
      </w:r>
      <w:r>
        <w:rPr>
          <w:i/>
          <w:iCs/>
          <w:color w:val="8FA3B1"/>
          <w:sz w:val="18"/>
          <w:szCs w:val="18"/>
        </w:rPr>
        <w:t>PIM-SU-3541-TCO</w:t>
      </w:r>
    </w:p>
    <w:p w14:paraId="6AF20918" w14:textId="3832E7F1" w:rsidR="00F469B1" w:rsidRDefault="00F469B1" w:rsidP="00F469B1">
      <w:pPr>
        <w:shd w:val="clear" w:color="auto" w:fill="F4F6F8"/>
        <w:spacing w:before="160" w:after="60"/>
        <w:rPr>
          <w:ins w:id="450" w:author="Medetov, Nauryzbek [Tengizchevroil]" w:date="2026-06-22T00:30:00Z" w16du:dateUtc="2026-06-21T19:30:00Z"/>
        </w:rPr>
      </w:pPr>
      <w:ins w:id="451" w:author="Medetov, Nauryzbek [Tengizchevroil]" w:date="2026-06-22T00:30:00Z" w16du:dateUtc="2026-06-21T19:30:00Z">
        <w:r>
          <w:rPr>
            <w:b/>
            <w:bCs/>
            <w:color w:val="0D1B2A"/>
          </w:rPr>
          <w:t>Line 34b</w:t>
        </w:r>
        <w:r>
          <w:rPr>
            <w:b/>
            <w:bCs/>
            <w:color w:val="1A9FD8"/>
            <w:sz w:val="18"/>
            <w:szCs w:val="18"/>
          </w:rPr>
          <w:t xml:space="preserve">  ·  Color: BLU/PUR/GRN/RED</w:t>
        </w:r>
        <w:r>
          <w:rPr>
            <w:i/>
            <w:iCs/>
            <w:color w:val="F4831F"/>
            <w:sz w:val="18"/>
            <w:szCs w:val="18"/>
          </w:rPr>
          <w:t xml:space="preserve">  ·  Pattern A + B (OR-split of Line 34)</w:t>
        </w:r>
      </w:ins>
    </w:p>
    <w:p w14:paraId="6253DEF8" w14:textId="3070B14E" w:rsidR="00F469B1" w:rsidRDefault="00F469B1" w:rsidP="00F469B1">
      <w:pPr>
        <w:spacing w:after="60"/>
        <w:rPr>
          <w:ins w:id="452" w:author="Medetov, Nauryzbek [Tengizchevroil]" w:date="2026-06-22T00:30:00Z" w16du:dateUtc="2026-06-21T19:30:00Z"/>
        </w:rPr>
      </w:pPr>
      <w:ins w:id="453" w:author="Medetov, Nauryzbek [Tengizchevroil]" w:date="2026-06-22T00:30:00Z" w16du:dateUtc="2026-06-21T19:30:00Z">
        <w:r>
          <w:rPr>
            <w:b/>
            <w:bCs/>
            <w:color w:val="4A5568"/>
            <w:sz w:val="18"/>
            <w:szCs w:val="18"/>
          </w:rPr>
          <w:t xml:space="preserve">Text: </w:t>
        </w:r>
        <w:r>
          <w:rPr>
            <w:i/>
            <w:iCs/>
            <w:sz w:val="18"/>
            <w:szCs w:val="18"/>
          </w:rPr>
          <w:t>"</w:t>
        </w:r>
      </w:ins>
      <w:ins w:id="454" w:author="Medetov, Nauryzbek [Tengizchevroil]" w:date="2026-06-22T00:34:00Z" w16du:dateUtc="2026-06-21T19:34:00Z">
        <w:r w:rsidRPr="00F469B1">
          <w:rPr>
            <w:i/>
            <w:iCs/>
            <w:sz w:val="18"/>
            <w:szCs w:val="18"/>
          </w:rPr>
          <w:t>Perform shop hydrostatic testing of ASME B31.4 / B31.8 pipeline components in accordance with TCO Procedure X-000-L-PRO-0001 as per isometric drawing(s) 00-YYYY-L-ZZZZ – 4-hour duration.</w:t>
        </w:r>
      </w:ins>
    </w:p>
    <w:p w14:paraId="469DB6AC" w14:textId="69C68F76" w:rsidR="00F469B1" w:rsidRDefault="00F469B1" w:rsidP="00F469B1">
      <w:pPr>
        <w:spacing w:after="40"/>
        <w:rPr>
          <w:ins w:id="455" w:author="Medetov, Nauryzbek [Tengizchevroil]" w:date="2026-06-22T00:30:00Z" w16du:dateUtc="2026-06-21T19:30:00Z"/>
        </w:rPr>
      </w:pPr>
      <w:ins w:id="456" w:author="Medetov, Nauryzbek [Tengizchevroil]" w:date="2026-06-22T00:30:00Z" w16du:dateUtc="2026-06-21T19:30:00Z">
        <w:r>
          <w:rPr>
            <w:b/>
            <w:bCs/>
            <w:color w:val="2ECC71"/>
            <w:sz w:val="18"/>
            <w:szCs w:val="18"/>
          </w:rPr>
          <w:t xml:space="preserve">Keep when: </w:t>
        </w:r>
      </w:ins>
      <w:ins w:id="457" w:author="Medetov, Nauryzbek [Tengizchevroil]" w:date="2026-06-22T00:36:00Z" w16du:dateUtc="2026-06-21T19:36:00Z">
        <w:r w:rsidRPr="00784636">
          <w:rPr>
            <w:color w:val="2ECC71"/>
            <w:sz w:val="18"/>
            <w:szCs w:val="18"/>
          </w:rPr>
          <w:t>Line 29</w:t>
        </w:r>
        <w:r>
          <w:rPr>
            <w:color w:val="2ECC71"/>
            <w:sz w:val="18"/>
            <w:szCs w:val="18"/>
          </w:rPr>
          <w:t>a/b/ac/bc</w:t>
        </w:r>
        <w:r w:rsidRPr="00784636">
          <w:rPr>
            <w:color w:val="2ECC71"/>
            <w:sz w:val="18"/>
            <w:szCs w:val="18"/>
          </w:rPr>
          <w:t xml:space="preserve"> </w:t>
        </w:r>
        <w:r>
          <w:rPr>
            <w:color w:val="2ECC71"/>
            <w:sz w:val="18"/>
            <w:szCs w:val="18"/>
          </w:rPr>
          <w:t>and Line 30b is kept.</w:t>
        </w:r>
      </w:ins>
    </w:p>
    <w:p w14:paraId="2B75B183" w14:textId="02E7B7F1" w:rsidR="00F469B1" w:rsidRDefault="00F469B1" w:rsidP="00F469B1">
      <w:pPr>
        <w:spacing w:after="40"/>
        <w:rPr>
          <w:ins w:id="458" w:author="Medetov, Nauryzbek [Tengizchevroil]" w:date="2026-06-22T00:30:00Z" w16du:dateUtc="2026-06-21T19:30:00Z"/>
        </w:rPr>
      </w:pPr>
      <w:ins w:id="459" w:author="Medetov, Nauryzbek [Tengizchevroil]" w:date="2026-06-22T00:30:00Z" w16du:dateUtc="2026-06-21T19:30:00Z">
        <w:r>
          <w:rPr>
            <w:b/>
            <w:bCs/>
            <w:color w:val="C0392B"/>
            <w:sz w:val="18"/>
            <w:szCs w:val="18"/>
          </w:rPr>
          <w:t xml:space="preserve">Remove when: </w:t>
        </w:r>
      </w:ins>
      <w:ins w:id="460" w:author="Medetov, Nauryzbek [Tengizchevroil]" w:date="2026-06-22T00:36:00Z" w16du:dateUtc="2026-06-21T19:36:00Z">
        <w:r>
          <w:rPr>
            <w:color w:val="2ECC71"/>
            <w:sz w:val="18"/>
            <w:szCs w:val="18"/>
          </w:rPr>
          <w:t>Line 30b is dropped</w:t>
        </w:r>
      </w:ins>
    </w:p>
    <w:p w14:paraId="5D27BDF0" w14:textId="77777777" w:rsidR="00F469B1" w:rsidRDefault="00F469B1" w:rsidP="00F469B1">
      <w:pPr>
        <w:spacing w:after="40"/>
        <w:rPr>
          <w:ins w:id="461" w:author="Medetov, Nauryzbek [Tengizchevroil]" w:date="2026-06-22T00:30:00Z" w16du:dateUtc="2026-06-21T19:30:00Z"/>
        </w:rPr>
      </w:pPr>
      <w:ins w:id="462" w:author="Medetov, Nauryzbek [Tengizchevroil]" w:date="2026-06-22T00:30:00Z" w16du:dateUtc="2026-06-21T19:30:00Z">
        <w:r>
          <w:rPr>
            <w:b/>
            <w:bCs/>
            <w:color w:val="4A5568"/>
            <w:sz w:val="18"/>
            <w:szCs w:val="18"/>
          </w:rPr>
          <w:t xml:space="preserve">Inputs needed: </w:t>
        </w:r>
        <w:r>
          <w:rPr>
            <w:rFonts w:ascii="Consolas" w:eastAsia="Consolas" w:hAnsi="Consolas" w:cs="Consolas"/>
            <w:sz w:val="18"/>
            <w:szCs w:val="18"/>
          </w:rPr>
          <w:t>spool_prefab, placeholders_dwg, hydrotest_method</w:t>
        </w:r>
      </w:ins>
    </w:p>
    <w:p w14:paraId="55C8FDCB" w14:textId="423A8964" w:rsidR="00F469B1" w:rsidRPr="00F469B1" w:rsidRDefault="00F469B1" w:rsidP="001C0BBA">
      <w:pPr>
        <w:spacing w:after="40"/>
      </w:pPr>
      <w:ins w:id="463" w:author="Medetov, Nauryzbek [Tengizchevroil]" w:date="2026-06-22T00:30:00Z" w16du:dateUtc="2026-06-21T19:30:00Z">
        <w:r>
          <w:rPr>
            <w:b/>
            <w:bCs/>
            <w:color w:val="4A5568"/>
            <w:sz w:val="18"/>
            <w:szCs w:val="18"/>
          </w:rPr>
          <w:t xml:space="preserve">RAG sources: </w:t>
        </w:r>
        <w:r>
          <w:rPr>
            <w:i/>
            <w:iCs/>
            <w:color w:val="8FA3B1"/>
            <w:sz w:val="18"/>
            <w:szCs w:val="18"/>
          </w:rPr>
          <w:t>PIM-SU-3541-TCO</w:t>
        </w:r>
      </w:ins>
    </w:p>
    <w:p w14:paraId="3AD45C21" w14:textId="77777777" w:rsidR="001C0BBA" w:rsidRDefault="001C0BBA" w:rsidP="001C0BBA">
      <w:pPr>
        <w:shd w:val="clear" w:color="auto" w:fill="F4F6F8"/>
        <w:spacing w:before="160" w:after="60"/>
      </w:pPr>
      <w:r>
        <w:rPr>
          <w:b/>
          <w:bCs/>
          <w:color w:val="0D1B2A"/>
        </w:rPr>
        <w:t>Line 35</w:t>
      </w:r>
      <w:r>
        <w:rPr>
          <w:b/>
          <w:bCs/>
          <w:color w:val="2ECC71"/>
          <w:sz w:val="18"/>
          <w:szCs w:val="18"/>
        </w:rPr>
        <w:t xml:space="preserve">  ·  Color: GRN</w:t>
      </w:r>
      <w:r>
        <w:rPr>
          <w:i/>
          <w:iCs/>
          <w:color w:val="F4831F"/>
          <w:sz w:val="18"/>
          <w:szCs w:val="18"/>
        </w:rPr>
        <w:t xml:space="preserve">  ·  Pattern A</w:t>
      </w:r>
    </w:p>
    <w:p w14:paraId="7FDF2491" w14:textId="36573078" w:rsidR="001C0BBA" w:rsidRDefault="001C0BBA" w:rsidP="001C0BBA">
      <w:pPr>
        <w:spacing w:after="60"/>
      </w:pPr>
      <w:r>
        <w:rPr>
          <w:b/>
          <w:bCs/>
          <w:color w:val="4A5568"/>
          <w:sz w:val="18"/>
          <w:szCs w:val="18"/>
        </w:rPr>
        <w:t xml:space="preserve">Text: </w:t>
      </w:r>
      <w:r>
        <w:rPr>
          <w:i/>
          <w:iCs/>
          <w:sz w:val="18"/>
          <w:szCs w:val="18"/>
        </w:rPr>
        <w:t>"</w:t>
      </w:r>
      <w:ins w:id="464" w:author="Medetov, Nauryzbek [Tengizchevroil]" w:date="2026-06-22T00:40:00Z" w16du:dateUtc="2026-06-21T19:40:00Z">
        <w:r w:rsidR="001D6F10" w:rsidRPr="001D6F10">
          <w:t xml:space="preserve"> </w:t>
        </w:r>
        <w:r w:rsidR="001D6F10" w:rsidRPr="001D6F10">
          <w:rPr>
            <w:i/>
            <w:iCs/>
            <w:sz w:val="18"/>
            <w:szCs w:val="18"/>
          </w:rPr>
          <w:t>NOTE: Test water used for 300-series stainless steel piping shall be water with chloride content of less than 50 ppm. Perform Water Sampling and Analysis per TES PIM-SU-3541-TCO Section 5.</w:t>
        </w:r>
      </w:ins>
      <w:del w:id="465" w:author="Medetov, Nauryzbek [Tengizchevroil]" w:date="2026-06-22T00:40:00Z" w16du:dateUtc="2026-06-21T19:40:00Z">
        <w:r w:rsidDel="001D6F10">
          <w:rPr>
            <w:i/>
            <w:iCs/>
            <w:sz w:val="18"/>
            <w:szCs w:val="18"/>
          </w:rPr>
          <w:delText>NOTE: Test water for SS-300 piping shall be &lt; 50 ppm chloride.</w:delText>
        </w:r>
      </w:del>
      <w:r>
        <w:rPr>
          <w:i/>
          <w:iCs/>
          <w:sz w:val="18"/>
          <w:szCs w:val="18"/>
        </w:rPr>
        <w:t>"</w:t>
      </w:r>
    </w:p>
    <w:p w14:paraId="2E8AD2ED" w14:textId="36ABECCA" w:rsidR="001C0BBA" w:rsidRDefault="001C0BBA" w:rsidP="001C0BBA">
      <w:pPr>
        <w:spacing w:after="40"/>
      </w:pPr>
      <w:r>
        <w:rPr>
          <w:b/>
          <w:bCs/>
          <w:color w:val="2ECC71"/>
          <w:sz w:val="18"/>
          <w:szCs w:val="18"/>
        </w:rPr>
        <w:t xml:space="preserve">Keep when: </w:t>
      </w:r>
      <w:ins w:id="466" w:author="Medetov, Nauryzbek [Tengizchevroil]" w:date="2026-06-22T00:38:00Z" w16du:dateUtc="2026-06-21T19:38:00Z">
        <w:r w:rsidR="00F469B1" w:rsidRPr="00784636">
          <w:rPr>
            <w:color w:val="2ECC71"/>
            <w:sz w:val="18"/>
            <w:szCs w:val="18"/>
          </w:rPr>
          <w:t xml:space="preserve">Line </w:t>
        </w:r>
        <w:r w:rsidR="00F469B1">
          <w:rPr>
            <w:color w:val="2ECC71"/>
            <w:sz w:val="18"/>
            <w:szCs w:val="18"/>
          </w:rPr>
          <w:t>34a</w:t>
        </w:r>
      </w:ins>
      <w:ins w:id="467" w:author="Medetov, Nauryzbek [Tengizchevroil]" w:date="2026-06-22T00:39:00Z" w16du:dateUtc="2026-06-21T19:39:00Z">
        <w:r w:rsidR="001D6F10">
          <w:rPr>
            <w:color w:val="2ECC71"/>
            <w:sz w:val="18"/>
            <w:szCs w:val="18"/>
          </w:rPr>
          <w:t xml:space="preserve"> is kept</w:t>
        </w:r>
      </w:ins>
      <w:ins w:id="468" w:author="Medetov, Nauryzbek [Tengizchevroil]" w:date="2026-06-22T00:38:00Z" w16du:dateUtc="2026-06-21T19:38:00Z">
        <w:r w:rsidR="00F469B1" w:rsidRPr="00784636">
          <w:rPr>
            <w:color w:val="2ECC71"/>
            <w:sz w:val="18"/>
            <w:szCs w:val="18"/>
          </w:rPr>
          <w:t xml:space="preserve"> </w:t>
        </w:r>
        <w:r w:rsidR="00F469B1">
          <w:rPr>
            <w:color w:val="2ECC71"/>
            <w:sz w:val="18"/>
            <w:szCs w:val="18"/>
          </w:rPr>
          <w:t xml:space="preserve">and </w:t>
        </w:r>
      </w:ins>
      <w:r>
        <w:rPr>
          <w:sz w:val="18"/>
          <w:szCs w:val="18"/>
        </w:rPr>
        <w:t>material_family</w:t>
      </w:r>
      <w:ins w:id="469" w:author="Medetov, Nauryzbek [Tengizchevroil]" w:date="2026-06-22T00:37:00Z" w16du:dateUtc="2026-06-21T19:37:00Z">
        <w:r w:rsidR="00F469B1">
          <w:rPr>
            <w:sz w:val="18"/>
            <w:szCs w:val="18"/>
          </w:rPr>
          <w:t xml:space="preserve"> </w:t>
        </w:r>
      </w:ins>
      <w:r>
        <w:rPr>
          <w:sz w:val="18"/>
          <w:szCs w:val="18"/>
        </w:rPr>
        <w:t>=</w:t>
      </w:r>
      <w:ins w:id="470" w:author="Medetov, Nauryzbek [Tengizchevroil]" w:date="2026-06-22T00:37:00Z" w16du:dateUtc="2026-06-21T19:37:00Z">
        <w:r w:rsidR="00F469B1">
          <w:rPr>
            <w:sz w:val="18"/>
            <w:szCs w:val="18"/>
          </w:rPr>
          <w:t xml:space="preserve"> </w:t>
        </w:r>
      </w:ins>
      <w:r>
        <w:rPr>
          <w:sz w:val="18"/>
          <w:szCs w:val="18"/>
        </w:rPr>
        <w:t>SS</w:t>
      </w:r>
      <w:ins w:id="471" w:author="Medetov, Nauryzbek [Tengizchevroil]" w:date="2026-06-22T00:43:00Z" w16du:dateUtc="2026-06-21T19:43:00Z">
        <w:r w:rsidR="001D6F10">
          <w:rPr>
            <w:sz w:val="18"/>
            <w:szCs w:val="18"/>
          </w:rPr>
          <w:t xml:space="preserve">. </w:t>
        </w:r>
        <w:r w:rsidR="001D6F10" w:rsidRPr="00784636">
          <w:rPr>
            <w:sz w:val="18"/>
            <w:szCs w:val="18"/>
          </w:rPr>
          <w:t>(Note:</w:t>
        </w:r>
        <w:r w:rsidR="001D6F10">
          <w:rPr>
            <w:sz w:val="18"/>
            <w:szCs w:val="18"/>
          </w:rPr>
          <w:t xml:space="preserve"> Values also can be taken</w:t>
        </w:r>
        <w:r w:rsidR="001D6F10" w:rsidRPr="00784636">
          <w:rPr>
            <w:sz w:val="18"/>
            <w:szCs w:val="18"/>
          </w:rPr>
          <w:t xml:space="preserve"> </w:t>
        </w:r>
        <w:r w:rsidR="001D6F10">
          <w:rPr>
            <w:sz w:val="18"/>
            <w:szCs w:val="18"/>
          </w:rPr>
          <w:t xml:space="preserve">in </w:t>
        </w:r>
        <w:r w:rsidR="001D6F10" w:rsidRPr="00784636">
          <w:rPr>
            <w:sz w:val="18"/>
            <w:szCs w:val="18"/>
          </w:rPr>
          <w:t xml:space="preserve">phase 2 when drawing is parsed and tabular data </w:t>
        </w:r>
        <w:r w:rsidR="001D6F10">
          <w:rPr>
            <w:sz w:val="18"/>
            <w:szCs w:val="18"/>
          </w:rPr>
          <w:t xml:space="preserve">is </w:t>
        </w:r>
        <w:r w:rsidR="001D6F10" w:rsidRPr="00784636">
          <w:rPr>
            <w:sz w:val="18"/>
            <w:szCs w:val="18"/>
          </w:rPr>
          <w:t>retrieved</w:t>
        </w:r>
        <w:r w:rsidR="001D6F10">
          <w:rPr>
            <w:rFonts w:ascii="Cambria Math" w:hAnsi="Cambria Math" w:cs="Cambria Math"/>
            <w:sz w:val="18"/>
            <w:szCs w:val="18"/>
          </w:rPr>
          <w:t>.)</w:t>
        </w:r>
      </w:ins>
      <w:del w:id="472" w:author="Medetov, Nauryzbek [Tengizchevroil]" w:date="2026-06-22T00:38:00Z" w16du:dateUtc="2026-06-21T19:38:00Z">
        <w:r w:rsidDel="00F469B1">
          <w:rPr>
            <w:sz w:val="18"/>
            <w:szCs w:val="18"/>
          </w:rPr>
          <w:delText>-300</w:delText>
        </w:r>
      </w:del>
    </w:p>
    <w:p w14:paraId="1ECA9881" w14:textId="145792A6" w:rsidR="001C0BBA" w:rsidRDefault="001C0BBA" w:rsidP="001C0BBA">
      <w:pPr>
        <w:spacing w:after="40"/>
      </w:pPr>
      <w:r>
        <w:rPr>
          <w:b/>
          <w:bCs/>
          <w:color w:val="C0392B"/>
          <w:sz w:val="18"/>
          <w:szCs w:val="18"/>
        </w:rPr>
        <w:t xml:space="preserve">Remove when: </w:t>
      </w:r>
      <w:ins w:id="473" w:author="Medetov, Nauryzbek [Tengizchevroil]" w:date="2026-06-22T00:39:00Z" w16du:dateUtc="2026-06-21T19:39:00Z">
        <w:r w:rsidR="001D6F10">
          <w:rPr>
            <w:sz w:val="18"/>
            <w:szCs w:val="18"/>
          </w:rPr>
          <w:t>material_family = LTCS / LTCS Galv / HDPE</w:t>
        </w:r>
      </w:ins>
      <w:del w:id="474" w:author="Medetov, Nauryzbek [Tengizchevroil]" w:date="2026-06-22T00:38:00Z" w16du:dateUtc="2026-06-21T19:38:00Z">
        <w:r w:rsidDel="001D6F10">
          <w:rPr>
            <w:sz w:val="18"/>
            <w:szCs w:val="18"/>
          </w:rPr>
          <w:delText>Non-SS materials</w:delText>
        </w:r>
      </w:del>
    </w:p>
    <w:p w14:paraId="5D494E80" w14:textId="77777777" w:rsidR="001C0BBA" w:rsidRDefault="001C0BBA" w:rsidP="001C0BBA">
      <w:pPr>
        <w:spacing w:after="40"/>
      </w:pPr>
      <w:r>
        <w:rPr>
          <w:b/>
          <w:bCs/>
          <w:color w:val="4A5568"/>
          <w:sz w:val="18"/>
          <w:szCs w:val="18"/>
        </w:rPr>
        <w:lastRenderedPageBreak/>
        <w:t xml:space="preserve">Inputs needed: </w:t>
      </w:r>
      <w:r>
        <w:rPr>
          <w:rFonts w:ascii="Consolas" w:eastAsia="Consolas" w:hAnsi="Consolas" w:cs="Consolas"/>
          <w:sz w:val="18"/>
          <w:szCs w:val="18"/>
        </w:rPr>
        <w:t>material_family</w:t>
      </w:r>
    </w:p>
    <w:p w14:paraId="605562D5" w14:textId="77777777" w:rsidR="001C0BBA" w:rsidRDefault="001C0BBA" w:rsidP="001C0BBA">
      <w:pPr>
        <w:spacing w:after="40"/>
      </w:pPr>
      <w:r>
        <w:rPr>
          <w:b/>
          <w:bCs/>
          <w:color w:val="4A5568"/>
          <w:sz w:val="18"/>
          <w:szCs w:val="18"/>
        </w:rPr>
        <w:t xml:space="preserve">RAG sources: </w:t>
      </w:r>
      <w:r>
        <w:rPr>
          <w:i/>
          <w:iCs/>
          <w:color w:val="8FA3B1"/>
          <w:sz w:val="18"/>
          <w:szCs w:val="18"/>
        </w:rPr>
        <w:t>PIM-SU-3541-TCO</w:t>
      </w:r>
    </w:p>
    <w:p w14:paraId="46BD7985" w14:textId="77777777" w:rsidR="001C0BBA" w:rsidRDefault="001C0BBA" w:rsidP="001C0BBA">
      <w:pPr>
        <w:shd w:val="clear" w:color="auto" w:fill="F4F6F8"/>
        <w:spacing w:before="160" w:after="60"/>
      </w:pPr>
      <w:r>
        <w:rPr>
          <w:b/>
          <w:bCs/>
          <w:color w:val="0D1B2A"/>
        </w:rPr>
        <w:t>Line 36</w:t>
      </w:r>
      <w:r>
        <w:rPr>
          <w:b/>
          <w:bCs/>
          <w:color w:val="2ECC71"/>
          <w:sz w:val="18"/>
          <w:szCs w:val="18"/>
        </w:rPr>
        <w:t xml:space="preserve">  ·  Color: GRN/BLU2/RED</w:t>
      </w:r>
      <w:r>
        <w:rPr>
          <w:i/>
          <w:iCs/>
          <w:color w:val="F4831F"/>
          <w:sz w:val="18"/>
          <w:szCs w:val="18"/>
        </w:rPr>
        <w:t xml:space="preserve">  ·  Pattern A + B</w:t>
      </w:r>
    </w:p>
    <w:p w14:paraId="6DEBAB9F" w14:textId="485B8F65" w:rsidR="001C0BBA" w:rsidRDefault="001C0BBA" w:rsidP="001C0BBA">
      <w:pPr>
        <w:spacing w:after="60"/>
      </w:pPr>
      <w:r>
        <w:rPr>
          <w:b/>
          <w:bCs/>
          <w:color w:val="4A5568"/>
          <w:sz w:val="18"/>
          <w:szCs w:val="18"/>
        </w:rPr>
        <w:t xml:space="preserve">Text: </w:t>
      </w:r>
      <w:r>
        <w:rPr>
          <w:i/>
          <w:iCs/>
          <w:sz w:val="18"/>
          <w:szCs w:val="18"/>
        </w:rPr>
        <w:t>"</w:t>
      </w:r>
      <w:ins w:id="475" w:author="Medetov, Nauryzbek [Tengizchevroil]" w:date="2026-06-22T00:40:00Z" w16du:dateUtc="2026-06-21T19:40:00Z">
        <w:r w:rsidR="001D6F10" w:rsidRPr="001D6F10">
          <w:rPr>
            <w:i/>
            <w:iCs/>
            <w:sz w:val="18"/>
            <w:szCs w:val="18"/>
          </w:rPr>
          <w:t>Abrasive blast and coat new piping spools and supports, as specified on isometric drawing 00-YYYY-L-ZZZZ in accordance with TES COM-SU-5191-TCO.</w:t>
        </w:r>
      </w:ins>
      <w:del w:id="476" w:author="Medetov, Nauryzbek [Tengizchevroil]" w:date="2026-06-22T00:40:00Z" w16du:dateUtc="2026-06-21T19:40:00Z">
        <w:r w:rsidDel="001D6F10">
          <w:rPr>
            <w:i/>
            <w:iCs/>
            <w:sz w:val="18"/>
            <w:szCs w:val="18"/>
          </w:rPr>
          <w:delText>Abrasive blast and coat new piping spools and supports per TES COM-SU-5191-TCO.</w:delText>
        </w:r>
      </w:del>
      <w:r>
        <w:rPr>
          <w:i/>
          <w:iCs/>
          <w:sz w:val="18"/>
          <w:szCs w:val="18"/>
        </w:rPr>
        <w:t>"</w:t>
      </w:r>
    </w:p>
    <w:p w14:paraId="0523D778" w14:textId="1F65E3FD" w:rsidR="001C0BBA" w:rsidRDefault="001C0BBA" w:rsidP="001C0BBA">
      <w:pPr>
        <w:spacing w:after="40"/>
      </w:pPr>
      <w:r>
        <w:rPr>
          <w:b/>
          <w:bCs/>
          <w:color w:val="2ECC71"/>
          <w:sz w:val="18"/>
          <w:szCs w:val="18"/>
        </w:rPr>
        <w:t xml:space="preserve">Keep when: </w:t>
      </w:r>
      <w:ins w:id="477" w:author="Medetov, Nauryzbek [Tengizchevroil]" w:date="2026-06-22T00:43:00Z" w16du:dateUtc="2026-06-21T19:43:00Z">
        <w:r w:rsidR="001D6F10">
          <w:rPr>
            <w:sz w:val="18"/>
            <w:szCs w:val="18"/>
          </w:rPr>
          <w:t>material_family = LTCS</w:t>
        </w:r>
      </w:ins>
      <w:ins w:id="478" w:author="Medetov, Nauryzbek [Tengizchevroil]" w:date="2026-06-22T00:44:00Z" w16du:dateUtc="2026-06-21T19:44:00Z">
        <w:r w:rsidR="001D6F10">
          <w:rPr>
            <w:sz w:val="18"/>
            <w:szCs w:val="18"/>
          </w:rPr>
          <w:t xml:space="preserve"> (</w:t>
        </w:r>
      </w:ins>
      <w:ins w:id="479" w:author="Medetov, Nauryzbek [Tengizchevroil]" w:date="2026-06-22T00:45:00Z" w16du:dateUtc="2026-06-21T19:45:00Z">
        <w:r w:rsidR="001D6F10">
          <w:rPr>
            <w:sz w:val="18"/>
            <w:szCs w:val="18"/>
          </w:rPr>
          <w:t>only</w:t>
        </w:r>
      </w:ins>
      <w:ins w:id="480" w:author="Medetov, Nauryzbek [Tengizchevroil]" w:date="2026-06-22T00:44:00Z" w16du:dateUtc="2026-06-21T19:44:00Z">
        <w:r w:rsidR="001D6F10">
          <w:rPr>
            <w:sz w:val="18"/>
            <w:szCs w:val="18"/>
          </w:rPr>
          <w:t>)</w:t>
        </w:r>
      </w:ins>
      <w:del w:id="481" w:author="Medetov, Nauryzbek [Tengizchevroil]" w:date="2026-06-22T00:44:00Z" w16du:dateUtc="2026-06-21T19:44:00Z">
        <w:r w:rsidDel="001D6F10">
          <w:rPr>
            <w:sz w:val="18"/>
            <w:szCs w:val="18"/>
          </w:rPr>
          <w:delText>coating_required=true (essentially always for CS)</w:delText>
        </w:r>
      </w:del>
    </w:p>
    <w:p w14:paraId="4B0DCEDD" w14:textId="744A8B8A" w:rsidR="001C0BBA" w:rsidRDefault="001C0BBA" w:rsidP="001C0BBA">
      <w:pPr>
        <w:spacing w:after="40"/>
      </w:pPr>
      <w:r>
        <w:rPr>
          <w:b/>
          <w:bCs/>
          <w:color w:val="C0392B"/>
          <w:sz w:val="18"/>
          <w:szCs w:val="18"/>
        </w:rPr>
        <w:t xml:space="preserve">Remove when: </w:t>
      </w:r>
      <w:ins w:id="482" w:author="Medetov, Nauryzbek [Tengizchevroil]" w:date="2026-06-22T00:41:00Z" w16du:dateUtc="2026-06-21T19:41:00Z">
        <w:r w:rsidR="001D6F10" w:rsidRPr="001D6F10">
          <w:rPr>
            <w:sz w:val="18"/>
            <w:szCs w:val="18"/>
            <w:rPrChange w:id="483" w:author="Medetov, Nauryzbek [Tengizchevroil]" w:date="2026-06-22T00:42:00Z" w16du:dateUtc="2026-06-21T19:42:00Z">
              <w:rPr>
                <w:b/>
                <w:bCs/>
                <w:color w:val="C0392B"/>
                <w:sz w:val="18"/>
                <w:szCs w:val="18"/>
              </w:rPr>
            </w:rPrChange>
          </w:rPr>
          <w:t xml:space="preserve">Line 35 is kept or </w:t>
        </w:r>
      </w:ins>
      <w:ins w:id="484" w:author="Medetov, Nauryzbek [Tengizchevroil]" w:date="2026-06-22T00:42:00Z" w16du:dateUtc="2026-06-21T19:42:00Z">
        <w:r w:rsidR="001D6F10">
          <w:rPr>
            <w:sz w:val="18"/>
            <w:szCs w:val="18"/>
          </w:rPr>
          <w:t>material_family = LTCS Galv / SS / HPDE</w:t>
        </w:r>
      </w:ins>
      <w:del w:id="485" w:author="Medetov, Nauryzbek [Tengizchevroil]" w:date="2026-06-22T00:42:00Z" w16du:dateUtc="2026-06-21T19:42:00Z">
        <w:r w:rsidDel="001D6F10">
          <w:rPr>
            <w:sz w:val="18"/>
            <w:szCs w:val="18"/>
          </w:rPr>
          <w:delText>Uncoated SS interior service</w:delText>
        </w:r>
      </w:del>
    </w:p>
    <w:p w14:paraId="6BC5DDEF" w14:textId="77777777" w:rsidR="001C0BBA" w:rsidRDefault="001C0BBA" w:rsidP="001C0BBA">
      <w:pPr>
        <w:spacing w:after="40"/>
      </w:pPr>
      <w:r>
        <w:rPr>
          <w:b/>
          <w:bCs/>
          <w:color w:val="4A5568"/>
          <w:sz w:val="18"/>
          <w:szCs w:val="18"/>
        </w:rPr>
        <w:t xml:space="preserve">Inputs needed: </w:t>
      </w:r>
      <w:r>
        <w:rPr>
          <w:rFonts w:ascii="Consolas" w:eastAsia="Consolas" w:hAnsi="Consolas" w:cs="Consolas"/>
          <w:sz w:val="18"/>
          <w:szCs w:val="18"/>
        </w:rPr>
        <w:t>coating_system, material_family, placeholders_dwg</w:t>
      </w:r>
    </w:p>
    <w:p w14:paraId="20DFF803" w14:textId="284218FD" w:rsidR="001C0BBA" w:rsidRDefault="001C0BBA" w:rsidP="001C0BBA">
      <w:pPr>
        <w:spacing w:after="40"/>
      </w:pPr>
      <w:r>
        <w:rPr>
          <w:b/>
          <w:bCs/>
          <w:color w:val="4A5568"/>
          <w:sz w:val="18"/>
          <w:szCs w:val="18"/>
        </w:rPr>
        <w:t xml:space="preserve">RAG sources: </w:t>
      </w:r>
      <w:r>
        <w:rPr>
          <w:i/>
          <w:iCs/>
          <w:color w:val="8FA3B1"/>
          <w:sz w:val="18"/>
          <w:szCs w:val="18"/>
        </w:rPr>
        <w:t>COM-SU-5191-TCO</w:t>
      </w:r>
      <w:del w:id="486" w:author="Medetov, Nauryzbek [Tengizchevroil]" w:date="2026-06-22T00:42:00Z" w16du:dateUtc="2026-06-21T19:42:00Z">
        <w:r w:rsidDel="001D6F10">
          <w:rPr>
            <w:i/>
            <w:iCs/>
            <w:color w:val="8FA3B1"/>
            <w:sz w:val="18"/>
            <w:szCs w:val="18"/>
          </w:rPr>
          <w:delText>, Isometric coating callout</w:delText>
        </w:r>
      </w:del>
    </w:p>
    <w:p w14:paraId="4B3A4B01" w14:textId="22B8CE9F" w:rsidR="001C0BBA" w:rsidRDefault="001C0BBA" w:rsidP="001C0BBA">
      <w:pPr>
        <w:shd w:val="clear" w:color="auto" w:fill="FFF4CC"/>
        <w:spacing w:before="160" w:after="60"/>
      </w:pPr>
      <w:r>
        <w:rPr>
          <w:b/>
          <w:bCs/>
          <w:color w:val="0D1B2A"/>
        </w:rPr>
        <w:t>Line 37</w:t>
      </w:r>
      <w:r>
        <w:rPr>
          <w:b/>
          <w:bCs/>
          <w:color w:val="2ECC71"/>
          <w:sz w:val="18"/>
          <w:szCs w:val="18"/>
        </w:rPr>
        <w:t xml:space="preserve">  ·  Color: GRN</w:t>
      </w:r>
      <w:r>
        <w:rPr>
          <w:i/>
          <w:iCs/>
          <w:color w:val="F4831F"/>
          <w:sz w:val="18"/>
          <w:szCs w:val="18"/>
        </w:rPr>
        <w:t xml:space="preserve">  ·  Pattern A</w:t>
      </w:r>
      <w:r>
        <w:rPr>
          <w:b/>
          <w:bCs/>
          <w:color w:val="F4831F"/>
          <w:sz w:val="16"/>
          <w:szCs w:val="16"/>
        </w:rPr>
        <w:t xml:space="preserve">  </w:t>
      </w:r>
      <w:del w:id="487" w:author="Medetov, Nauryzbek [Tengizchevroil]" w:date="2026-06-22T09:43:00Z" w16du:dateUtc="2026-06-22T04:43:00Z">
        <w:r w:rsidDel="008425D8">
          <w:rPr>
            <w:b/>
            <w:bCs/>
            <w:color w:val="F4831F"/>
            <w:sz w:val="16"/>
            <w:szCs w:val="16"/>
          </w:rPr>
          <w:delText>·  v1.1 UPDATED</w:delText>
        </w:r>
      </w:del>
    </w:p>
    <w:p w14:paraId="165C3CE2" w14:textId="77777777" w:rsidR="001C0BBA" w:rsidRDefault="001C0BBA" w:rsidP="001C0BBA">
      <w:pPr>
        <w:spacing w:after="60"/>
      </w:pPr>
      <w:r>
        <w:rPr>
          <w:b/>
          <w:bCs/>
          <w:color w:val="4A5568"/>
          <w:sz w:val="18"/>
          <w:szCs w:val="18"/>
        </w:rPr>
        <w:t xml:space="preserve">Text: </w:t>
      </w:r>
      <w:r>
        <w:rPr>
          <w:i/>
          <w:iCs/>
          <w:sz w:val="18"/>
          <w:szCs w:val="18"/>
        </w:rPr>
        <w:t>"NOTE: Mask-off field-weld joints and flange faces prior to coating."</w:t>
      </w:r>
    </w:p>
    <w:p w14:paraId="6B986392" w14:textId="6CEB77ED" w:rsidR="001C0BBA" w:rsidRDefault="001C0BBA" w:rsidP="001C0BBA">
      <w:pPr>
        <w:spacing w:after="40"/>
      </w:pPr>
      <w:r>
        <w:rPr>
          <w:b/>
          <w:bCs/>
          <w:color w:val="2ECC71"/>
          <w:sz w:val="18"/>
          <w:szCs w:val="18"/>
        </w:rPr>
        <w:t xml:space="preserve">Keep when: </w:t>
      </w:r>
      <w:r>
        <w:rPr>
          <w:sz w:val="18"/>
          <w:szCs w:val="18"/>
        </w:rPr>
        <w:t>Whenever line 36 is kept</w:t>
      </w:r>
      <w:ins w:id="488" w:author="Medetov, Nauryzbek [Tengizchevroil]" w:date="2026-06-22T00:45:00Z" w16du:dateUtc="2026-06-21T19:45:00Z">
        <w:r w:rsidR="001D6F10">
          <w:rPr>
            <w:sz w:val="18"/>
            <w:szCs w:val="18"/>
          </w:rPr>
          <w:t>.</w:t>
        </w:r>
      </w:ins>
      <w:del w:id="489" w:author="Medetov, Nauryzbek [Tengizchevroil]" w:date="2026-06-22T00:45:00Z" w16du:dateUtc="2026-06-21T19:45:00Z">
        <w:r w:rsidDel="001D6F10">
          <w:rPr>
            <w:sz w:val="18"/>
            <w:szCs w:val="18"/>
          </w:rPr>
          <w:delText xml:space="preserve"> (defensive default)</w:delText>
        </w:r>
      </w:del>
    </w:p>
    <w:p w14:paraId="5030BE17" w14:textId="77777777" w:rsidR="001C0BBA" w:rsidRDefault="001C0BBA" w:rsidP="001C0BBA">
      <w:pPr>
        <w:spacing w:after="40"/>
      </w:pPr>
      <w:r>
        <w:rPr>
          <w:b/>
          <w:bCs/>
          <w:color w:val="C0392B"/>
          <w:sz w:val="18"/>
          <w:szCs w:val="18"/>
        </w:rPr>
        <w:t xml:space="preserve">Remove when: </w:t>
      </w:r>
      <w:r>
        <w:rPr>
          <w:sz w:val="18"/>
          <w:szCs w:val="18"/>
        </w:rPr>
        <w:t>Whenever line 36 is removed</w:t>
      </w:r>
    </w:p>
    <w:p w14:paraId="78F9617A" w14:textId="1298F2B8" w:rsidR="001C0BBA" w:rsidDel="001D6F10" w:rsidRDefault="001C0BBA" w:rsidP="001C0BBA">
      <w:pPr>
        <w:spacing w:after="100"/>
        <w:rPr>
          <w:del w:id="490" w:author="Medetov, Nauryzbek [Tengizchevroil]" w:date="2026-06-22T00:45:00Z" w16du:dateUtc="2026-06-21T19:45:00Z"/>
        </w:rPr>
      </w:pPr>
      <w:del w:id="491" w:author="Medetov, Nauryzbek [Tengizchevroil]" w:date="2026-06-22T00:45:00Z" w16du:dateUtc="2026-06-21T19:45:00Z">
        <w:r w:rsidDel="001D6F10">
          <w:rPr>
            <w:b/>
            <w:bCs/>
            <w:color w:val="F4831F"/>
            <w:sz w:val="18"/>
            <w:szCs w:val="18"/>
          </w:rPr>
          <w:delText xml:space="preserve">Note: </w:delText>
        </w:r>
        <w:r w:rsidDel="001D6F10">
          <w:rPr>
            <w:i/>
            <w:iCs/>
            <w:sz w:val="18"/>
            <w:szCs w:val="18"/>
          </w:rPr>
          <w:delText>v1.1: real EWOs sometimes omit. AI should keep — it's a quality risk if missed (coating contaminates flange faces).</w:delText>
        </w:r>
      </w:del>
    </w:p>
    <w:p w14:paraId="121D7F75" w14:textId="77777777" w:rsidR="001C0BBA" w:rsidRDefault="001C0BBA" w:rsidP="001C0BBA">
      <w:pPr>
        <w:pStyle w:val="Heading2"/>
        <w:spacing w:before="200" w:after="100"/>
      </w:pPr>
      <w:r>
        <w:rPr>
          <w:rFonts w:ascii="Arial" w:eastAsia="Arial" w:hAnsi="Arial" w:cs="Arial"/>
        </w:rPr>
        <w:t>5.9. SITE WORK</w:t>
      </w:r>
    </w:p>
    <w:p w14:paraId="10AF61FB" w14:textId="77777777" w:rsidR="001C0BBA" w:rsidRDefault="001C0BBA" w:rsidP="001C0BBA">
      <w:pPr>
        <w:shd w:val="clear" w:color="auto" w:fill="F4F6F8"/>
        <w:spacing w:before="160" w:after="60"/>
      </w:pPr>
      <w:r>
        <w:rPr>
          <w:b/>
          <w:bCs/>
          <w:color w:val="0D1B2A"/>
        </w:rPr>
        <w:t>Line 38</w:t>
      </w:r>
      <w:r>
        <w:rPr>
          <w:b/>
          <w:bCs/>
          <w:color w:val="000000"/>
          <w:sz w:val="18"/>
          <w:szCs w:val="18"/>
        </w:rPr>
        <w:t xml:space="preserve">  ·  Color: BLK</w:t>
      </w:r>
      <w:r>
        <w:rPr>
          <w:i/>
          <w:iCs/>
          <w:color w:val="F4831F"/>
          <w:sz w:val="18"/>
          <w:szCs w:val="18"/>
        </w:rPr>
        <w:t xml:space="preserve">  ·  Pattern Structural</w:t>
      </w:r>
    </w:p>
    <w:p w14:paraId="334E8FAF" w14:textId="77777777" w:rsidR="001C0BBA" w:rsidRDefault="001C0BBA" w:rsidP="001C0BBA">
      <w:pPr>
        <w:spacing w:after="60"/>
      </w:pPr>
      <w:r>
        <w:rPr>
          <w:b/>
          <w:bCs/>
          <w:color w:val="4A5568"/>
          <w:sz w:val="18"/>
          <w:szCs w:val="18"/>
        </w:rPr>
        <w:t xml:space="preserve">Text: </w:t>
      </w:r>
      <w:r>
        <w:rPr>
          <w:i/>
          <w:iCs/>
          <w:sz w:val="18"/>
          <w:szCs w:val="18"/>
        </w:rPr>
        <w:t>"SITE WORK: (section header)"</w:t>
      </w:r>
    </w:p>
    <w:p w14:paraId="67EAFA93" w14:textId="77777777" w:rsidR="001C0BBA" w:rsidRDefault="001C0BBA" w:rsidP="001C0BBA">
      <w:pPr>
        <w:spacing w:after="40"/>
      </w:pPr>
      <w:r>
        <w:rPr>
          <w:b/>
          <w:bCs/>
          <w:color w:val="2ECC71"/>
          <w:sz w:val="18"/>
          <w:szCs w:val="18"/>
        </w:rPr>
        <w:t xml:space="preserve">Keep when: </w:t>
      </w:r>
      <w:r>
        <w:rPr>
          <w:sz w:val="18"/>
          <w:szCs w:val="18"/>
        </w:rPr>
        <w:t>Always for in-kind</w:t>
      </w:r>
    </w:p>
    <w:p w14:paraId="3C9BB69D" w14:textId="77777777" w:rsidR="001C0BBA" w:rsidRDefault="001C0BBA" w:rsidP="001C0BBA">
      <w:pPr>
        <w:spacing w:after="40"/>
        <w:rPr>
          <w:ins w:id="492" w:author="Medetov, Nauryzbek [Tengizchevroil]" w:date="2026-07-06T18:07:00Z" w16du:dateUtc="2026-07-06T13:07:00Z"/>
          <w:sz w:val="18"/>
          <w:szCs w:val="18"/>
        </w:rPr>
      </w:pPr>
      <w:r>
        <w:rPr>
          <w:b/>
          <w:bCs/>
          <w:color w:val="C0392B"/>
          <w:sz w:val="18"/>
          <w:szCs w:val="18"/>
        </w:rPr>
        <w:t xml:space="preserve">Remove when: </w:t>
      </w:r>
      <w:r>
        <w:rPr>
          <w:sz w:val="18"/>
          <w:szCs w:val="18"/>
        </w:rPr>
        <w:t>Never</w:t>
      </w:r>
    </w:p>
    <w:p w14:paraId="3D46CD19" w14:textId="77777777" w:rsidR="00FB4C28" w:rsidRDefault="00FB4C28" w:rsidP="001C0BBA">
      <w:pPr>
        <w:spacing w:after="40"/>
        <w:rPr>
          <w:ins w:id="493" w:author="Medetov, Nauryzbek [Tengizchevroil]" w:date="2026-07-06T18:07:00Z" w16du:dateUtc="2026-07-06T13:07:00Z"/>
          <w:sz w:val="18"/>
          <w:szCs w:val="18"/>
        </w:rPr>
      </w:pPr>
    </w:p>
    <w:p w14:paraId="73C7C540" w14:textId="77777777" w:rsidR="00FB4C28" w:rsidRDefault="00FB4C28" w:rsidP="001C0BBA">
      <w:pPr>
        <w:spacing w:after="40"/>
        <w:rPr>
          <w:ins w:id="494" w:author="Medetov, Nauryzbek [Tengizchevroil]" w:date="2026-07-06T18:07:00Z" w16du:dateUtc="2026-07-06T13:07:00Z"/>
          <w:sz w:val="18"/>
          <w:szCs w:val="18"/>
        </w:rPr>
      </w:pPr>
    </w:p>
    <w:p w14:paraId="39FA1736" w14:textId="77777777" w:rsidR="00FB4C28" w:rsidRDefault="00FB4C28" w:rsidP="001C0BBA">
      <w:pPr>
        <w:spacing w:after="40"/>
      </w:pPr>
    </w:p>
    <w:p w14:paraId="3CB97D60" w14:textId="77777777" w:rsidR="001C0BBA" w:rsidRDefault="001C0BBA" w:rsidP="001C0BBA">
      <w:pPr>
        <w:shd w:val="clear" w:color="auto" w:fill="F4F6F8"/>
        <w:spacing w:before="160" w:after="60"/>
      </w:pPr>
      <w:r>
        <w:rPr>
          <w:b/>
          <w:bCs/>
          <w:color w:val="0D1B2A"/>
        </w:rPr>
        <w:t>Line 39</w:t>
      </w:r>
      <w:r>
        <w:rPr>
          <w:b/>
          <w:bCs/>
          <w:color w:val="1A9FD8"/>
          <w:sz w:val="18"/>
          <w:szCs w:val="18"/>
        </w:rPr>
        <w:t xml:space="preserve">  ·  Color: BLU</w:t>
      </w:r>
      <w:r>
        <w:rPr>
          <w:i/>
          <w:iCs/>
          <w:color w:val="F4831F"/>
          <w:sz w:val="18"/>
          <w:szCs w:val="18"/>
        </w:rPr>
        <w:t xml:space="preserve">  ·  Pattern Always-include</w:t>
      </w:r>
    </w:p>
    <w:p w14:paraId="330BABA2" w14:textId="6DD8C425" w:rsidR="001C0BBA" w:rsidRDefault="001C0BBA" w:rsidP="001C0BBA">
      <w:pPr>
        <w:spacing w:after="60"/>
      </w:pPr>
      <w:r>
        <w:rPr>
          <w:b/>
          <w:bCs/>
          <w:color w:val="4A5568"/>
          <w:sz w:val="18"/>
          <w:szCs w:val="18"/>
        </w:rPr>
        <w:t xml:space="preserve">Text: </w:t>
      </w:r>
      <w:r>
        <w:rPr>
          <w:i/>
          <w:iCs/>
          <w:sz w:val="18"/>
          <w:szCs w:val="18"/>
        </w:rPr>
        <w:t>"</w:t>
      </w:r>
      <w:ins w:id="495" w:author="Medetov, Nauryzbek [Tengizchevroil]" w:date="2026-07-06T18:07:00Z" w16du:dateUtc="2026-07-06T13:07:00Z">
        <w:r w:rsidR="00FB4C28" w:rsidRPr="00FB4C28">
          <w:rPr>
            <w:i/>
            <w:iCs/>
            <w:sz w:val="18"/>
            <w:szCs w:val="18"/>
          </w:rPr>
          <w:t>Perform relevant job safety assessments (PPHA &amp; JSA) and obtain required Permits-to-Work (PTWs).</w:t>
        </w:r>
      </w:ins>
      <w:ins w:id="496" w:author="Medetov, Nauryzbek [Tengizchevroil]" w:date="2026-07-06T18:55:00Z" w16du:dateUtc="2026-07-06T13:55:00Z">
        <w:r w:rsidR="00554A64">
          <w:rPr>
            <w:i/>
            <w:iCs/>
            <w:sz w:val="18"/>
            <w:szCs w:val="18"/>
          </w:rPr>
          <w:t>”</w:t>
        </w:r>
      </w:ins>
      <w:del w:id="497" w:author="Medetov, Nauryzbek [Tengizchevroil]" w:date="2026-07-06T18:07:00Z" w16du:dateUtc="2026-07-06T13:07:00Z">
        <w:r w:rsidDel="00FB4C28">
          <w:rPr>
            <w:i/>
            <w:iCs/>
            <w:sz w:val="18"/>
            <w:szCs w:val="18"/>
          </w:rPr>
          <w:delText>Perform relevant job safety assessments (PPHA &amp; JSA) and obtain required PTWs."</w:delText>
        </w:r>
      </w:del>
    </w:p>
    <w:p w14:paraId="61C444EF" w14:textId="77777777" w:rsidR="001C0BBA" w:rsidRDefault="001C0BBA" w:rsidP="001C0BBA">
      <w:pPr>
        <w:spacing w:after="40"/>
      </w:pPr>
      <w:r>
        <w:rPr>
          <w:b/>
          <w:bCs/>
          <w:color w:val="2ECC71"/>
          <w:sz w:val="18"/>
          <w:szCs w:val="18"/>
        </w:rPr>
        <w:t xml:space="preserve">Keep when: </w:t>
      </w:r>
      <w:r>
        <w:rPr>
          <w:sz w:val="18"/>
          <w:szCs w:val="18"/>
        </w:rPr>
        <w:t>Always</w:t>
      </w:r>
    </w:p>
    <w:p w14:paraId="419571EC" w14:textId="77777777" w:rsidR="001C0BBA" w:rsidRDefault="001C0BBA" w:rsidP="001C0BBA">
      <w:pPr>
        <w:spacing w:after="40"/>
      </w:pPr>
      <w:r>
        <w:rPr>
          <w:b/>
          <w:bCs/>
          <w:color w:val="C0392B"/>
          <w:sz w:val="18"/>
          <w:szCs w:val="18"/>
        </w:rPr>
        <w:t xml:space="preserve">Remove when: </w:t>
      </w:r>
      <w:r>
        <w:rPr>
          <w:sz w:val="18"/>
          <w:szCs w:val="18"/>
        </w:rPr>
        <w:t>Never</w:t>
      </w:r>
    </w:p>
    <w:p w14:paraId="1D403032" w14:textId="77777777" w:rsidR="001C0BBA" w:rsidRDefault="001C0BBA" w:rsidP="001C0BBA">
      <w:pPr>
        <w:spacing w:after="40"/>
      </w:pPr>
      <w:r>
        <w:rPr>
          <w:b/>
          <w:bCs/>
          <w:color w:val="4A5568"/>
          <w:sz w:val="18"/>
          <w:szCs w:val="18"/>
        </w:rPr>
        <w:t xml:space="preserve">RAG sources: </w:t>
      </w:r>
      <w:r>
        <w:rPr>
          <w:i/>
          <w:iCs/>
          <w:color w:val="8FA3B1"/>
          <w:sz w:val="18"/>
          <w:szCs w:val="18"/>
        </w:rPr>
        <w:t>SI-105</w:t>
      </w:r>
    </w:p>
    <w:p w14:paraId="4285B040" w14:textId="363D4A5F" w:rsidR="001C0BBA" w:rsidRDefault="001C0BBA" w:rsidP="001C0BBA">
      <w:pPr>
        <w:shd w:val="clear" w:color="auto" w:fill="F4F6F8"/>
        <w:spacing w:before="160" w:after="60"/>
      </w:pPr>
      <w:r>
        <w:rPr>
          <w:b/>
          <w:bCs/>
          <w:color w:val="0D1B2A"/>
        </w:rPr>
        <w:t>Line 40</w:t>
      </w:r>
      <w:ins w:id="498" w:author="Medetov, Nauryzbek [Tengizchevroil]" w:date="2026-07-06T18:10:00Z" w16du:dateUtc="2026-07-06T13:10:00Z">
        <w:r w:rsidR="008253F5">
          <w:rPr>
            <w:b/>
            <w:bCs/>
            <w:color w:val="0D1B2A"/>
          </w:rPr>
          <w:t>a</w:t>
        </w:r>
      </w:ins>
      <w:r>
        <w:rPr>
          <w:b/>
          <w:bCs/>
          <w:color w:val="2ECC71"/>
          <w:sz w:val="18"/>
          <w:szCs w:val="18"/>
        </w:rPr>
        <w:t xml:space="preserve">  ·  Color: GRN/BLU</w:t>
      </w:r>
      <w:r>
        <w:rPr>
          <w:i/>
          <w:iCs/>
          <w:color w:val="F4831F"/>
          <w:sz w:val="18"/>
          <w:szCs w:val="18"/>
        </w:rPr>
        <w:t xml:space="preserve">  ·  Pattern A</w:t>
      </w:r>
    </w:p>
    <w:p w14:paraId="1DC76909" w14:textId="77777777" w:rsidR="001C0BBA" w:rsidRDefault="001C0BBA" w:rsidP="001C0BBA">
      <w:pPr>
        <w:spacing w:after="60"/>
      </w:pPr>
      <w:r>
        <w:rPr>
          <w:b/>
          <w:bCs/>
          <w:color w:val="4A5568"/>
          <w:sz w:val="18"/>
          <w:szCs w:val="18"/>
        </w:rPr>
        <w:t xml:space="preserve">Text: </w:t>
      </w:r>
      <w:r>
        <w:rPr>
          <w:i/>
          <w:iCs/>
          <w:sz w:val="18"/>
          <w:szCs w:val="18"/>
        </w:rPr>
        <w:t>"Demarcate work area as necessary and erect scaffolding for access."</w:t>
      </w:r>
    </w:p>
    <w:p w14:paraId="06153353" w14:textId="50CD0CDE" w:rsidR="001C0BBA" w:rsidRDefault="001C0BBA" w:rsidP="001C0BBA">
      <w:pPr>
        <w:spacing w:after="40"/>
      </w:pPr>
      <w:r>
        <w:rPr>
          <w:b/>
          <w:bCs/>
          <w:color w:val="2ECC71"/>
          <w:sz w:val="18"/>
          <w:szCs w:val="18"/>
        </w:rPr>
        <w:t xml:space="preserve">Keep when: </w:t>
      </w:r>
      <w:ins w:id="499" w:author="Medetov, Nauryzbek [Tengizchevroil]" w:date="2026-07-06T18:09:00Z" w16du:dateUtc="2026-07-06T13:09:00Z">
        <w:r w:rsidR="00EB0D81">
          <w:rPr>
            <w:sz w:val="18"/>
            <w:szCs w:val="18"/>
          </w:rPr>
          <w:t>Always</w:t>
        </w:r>
      </w:ins>
      <w:del w:id="500" w:author="Medetov, Nauryzbek [Tengizchevroil]" w:date="2026-07-06T18:09:00Z" w16du:dateUtc="2026-07-06T13:09:00Z">
        <w:r w:rsidDel="00EB0D81">
          <w:rPr>
            <w:sz w:val="18"/>
            <w:szCs w:val="18"/>
          </w:rPr>
          <w:delText>Almost always</w:delText>
        </w:r>
      </w:del>
    </w:p>
    <w:p w14:paraId="765E9B57" w14:textId="03387811" w:rsidR="001C0BBA" w:rsidRDefault="001C0BBA" w:rsidP="001C0BBA">
      <w:pPr>
        <w:spacing w:after="40"/>
      </w:pPr>
      <w:r>
        <w:rPr>
          <w:b/>
          <w:bCs/>
          <w:color w:val="C0392B"/>
          <w:sz w:val="18"/>
          <w:szCs w:val="18"/>
        </w:rPr>
        <w:t xml:space="preserve">Remove when: </w:t>
      </w:r>
      <w:ins w:id="501" w:author="Medetov, Nauryzbek [Tengizchevroil]" w:date="2026-07-06T18:09:00Z" w16du:dateUtc="2026-07-06T13:09:00Z">
        <w:r w:rsidR="00EB0D81">
          <w:rPr>
            <w:sz w:val="18"/>
            <w:szCs w:val="18"/>
          </w:rPr>
          <w:t>Never</w:t>
        </w:r>
      </w:ins>
      <w:del w:id="502" w:author="Medetov, Nauryzbek [Tengizchevroil]" w:date="2026-07-06T18:09:00Z" w16du:dateUtc="2026-07-06T13:09:00Z">
        <w:r w:rsidDel="00EB0D81">
          <w:rPr>
            <w:sz w:val="18"/>
            <w:szCs w:val="18"/>
          </w:rPr>
          <w:delText>Ground-level only</w:delText>
        </w:r>
      </w:del>
    </w:p>
    <w:p w14:paraId="5BB55C5B" w14:textId="720F5917" w:rsidR="00B57084" w:rsidRDefault="001C0BBA" w:rsidP="001C0BBA">
      <w:pPr>
        <w:spacing w:after="40"/>
        <w:rPr>
          <w:ins w:id="503" w:author="Medetov, Nauryzbek [Tengizchevroil]" w:date="2026-07-06T18:09:00Z" w16du:dateUtc="2026-07-06T13:09:00Z"/>
          <w:rFonts w:ascii="Consolas" w:eastAsia="Consolas" w:hAnsi="Consolas" w:cs="Consolas"/>
          <w:sz w:val="18"/>
          <w:szCs w:val="18"/>
        </w:rPr>
      </w:pPr>
      <w:del w:id="504" w:author="Medetov, Nauryzbek [Tengizchevroil]" w:date="2026-07-06T18:09:00Z" w16du:dateUtc="2026-07-06T13:09:00Z">
        <w:r w:rsidDel="00EB0D81">
          <w:rPr>
            <w:b/>
            <w:bCs/>
            <w:color w:val="4A5568"/>
            <w:sz w:val="18"/>
            <w:szCs w:val="18"/>
          </w:rPr>
          <w:delText xml:space="preserve">Inputs needed: </w:delText>
        </w:r>
        <w:r w:rsidDel="00EB0D81">
          <w:rPr>
            <w:rFonts w:ascii="Consolas" w:eastAsia="Consolas" w:hAnsi="Consolas" w:cs="Consolas"/>
            <w:sz w:val="18"/>
            <w:szCs w:val="18"/>
          </w:rPr>
          <w:delText>work_elevation</w:delText>
        </w:r>
      </w:del>
    </w:p>
    <w:p w14:paraId="5276F6FA" w14:textId="4F6EFEE3" w:rsidR="00A664E6" w:rsidRDefault="00A664E6" w:rsidP="00A664E6">
      <w:pPr>
        <w:shd w:val="clear" w:color="auto" w:fill="F4F6F8"/>
        <w:spacing w:before="160" w:after="60"/>
        <w:rPr>
          <w:ins w:id="505" w:author="Medetov, Nauryzbek [Tengizchevroil]" w:date="2026-07-06T18:10:00Z" w16du:dateUtc="2026-07-06T13:10:00Z"/>
        </w:rPr>
      </w:pPr>
      <w:ins w:id="506" w:author="Medetov, Nauryzbek [Tengizchevroil]" w:date="2026-07-06T18:10:00Z" w16du:dateUtc="2026-07-06T13:10:00Z">
        <w:r>
          <w:rPr>
            <w:b/>
            <w:bCs/>
            <w:color w:val="0D1B2A"/>
          </w:rPr>
          <w:t xml:space="preserve">Line </w:t>
        </w:r>
        <w:r w:rsidR="008253F5">
          <w:rPr>
            <w:b/>
            <w:bCs/>
            <w:color w:val="0D1B2A"/>
          </w:rPr>
          <w:t>40b</w:t>
        </w:r>
        <w:r>
          <w:rPr>
            <w:b/>
            <w:bCs/>
            <w:color w:val="1A9FD8"/>
            <w:sz w:val="18"/>
            <w:szCs w:val="18"/>
          </w:rPr>
          <w:t xml:space="preserve">  ·  Color: BLU/PUR/GRN/RED</w:t>
        </w:r>
        <w:r>
          <w:rPr>
            <w:i/>
            <w:iCs/>
            <w:color w:val="F4831F"/>
            <w:sz w:val="18"/>
            <w:szCs w:val="18"/>
          </w:rPr>
          <w:t xml:space="preserve">  ·  Pattern A + B (OR-split of Line 34)</w:t>
        </w:r>
      </w:ins>
    </w:p>
    <w:p w14:paraId="38EDBE2C" w14:textId="07F1C1CC" w:rsidR="00A664E6" w:rsidRDefault="00A664E6" w:rsidP="00A664E6">
      <w:pPr>
        <w:spacing w:after="60"/>
        <w:rPr>
          <w:ins w:id="507" w:author="Medetov, Nauryzbek [Tengizchevroil]" w:date="2026-07-06T18:10:00Z" w16du:dateUtc="2026-07-06T13:10:00Z"/>
        </w:rPr>
      </w:pPr>
      <w:ins w:id="508" w:author="Medetov, Nauryzbek [Tengizchevroil]" w:date="2026-07-06T18:10:00Z" w16du:dateUtc="2026-07-06T13:10:00Z">
        <w:r>
          <w:rPr>
            <w:b/>
            <w:bCs/>
            <w:color w:val="4A5568"/>
            <w:sz w:val="18"/>
            <w:szCs w:val="18"/>
          </w:rPr>
          <w:t xml:space="preserve">Text: </w:t>
        </w:r>
        <w:r>
          <w:rPr>
            <w:i/>
            <w:iCs/>
            <w:sz w:val="18"/>
            <w:szCs w:val="18"/>
          </w:rPr>
          <w:t>"</w:t>
        </w:r>
      </w:ins>
      <w:ins w:id="509" w:author="Medetov, Nauryzbek [Tengizchevroil]" w:date="2026-07-06T18:11:00Z" w16du:dateUtc="2026-07-06T13:11:00Z">
        <w:r w:rsidR="00E72E21" w:rsidRPr="00E72E21">
          <w:rPr>
            <w:i/>
            <w:iCs/>
            <w:sz w:val="18"/>
            <w:szCs w:val="18"/>
          </w:rPr>
          <w:t>NOTE: TCO Operations shall isolate, depressurize, drain and ready for Hot Work, Equipment and Piping associated with this Project, if and as applicable, and shall hand it over to BUSINESS PARTNER (BP); fully accessible, safe and Locked-Out-Tagged-Out (LOTO) as scheduled and agreed between TCO Operations and BP.</w:t>
        </w:r>
        <w:r w:rsidR="00E72E21">
          <w:rPr>
            <w:i/>
            <w:iCs/>
            <w:sz w:val="18"/>
            <w:szCs w:val="18"/>
          </w:rPr>
          <w:t>”</w:t>
        </w:r>
      </w:ins>
    </w:p>
    <w:p w14:paraId="13A56EAF" w14:textId="1AA11128" w:rsidR="00A664E6" w:rsidRDefault="00A664E6" w:rsidP="00A664E6">
      <w:pPr>
        <w:spacing w:after="40"/>
        <w:rPr>
          <w:ins w:id="510" w:author="Medetov, Nauryzbek [Tengizchevroil]" w:date="2026-07-06T18:10:00Z" w16du:dateUtc="2026-07-06T13:10:00Z"/>
        </w:rPr>
      </w:pPr>
      <w:ins w:id="511" w:author="Medetov, Nauryzbek [Tengizchevroil]" w:date="2026-07-06T18:10:00Z" w16du:dateUtc="2026-07-06T13:10:00Z">
        <w:r>
          <w:rPr>
            <w:b/>
            <w:bCs/>
            <w:color w:val="2ECC71"/>
            <w:sz w:val="18"/>
            <w:szCs w:val="18"/>
          </w:rPr>
          <w:t xml:space="preserve">Keep when: </w:t>
        </w:r>
        <w:r w:rsidRPr="00784636">
          <w:rPr>
            <w:color w:val="2ECC71"/>
            <w:sz w:val="18"/>
            <w:szCs w:val="18"/>
          </w:rPr>
          <w:t xml:space="preserve">Line </w:t>
        </w:r>
      </w:ins>
      <w:ins w:id="512" w:author="Medetov, Nauryzbek [Tengizchevroil]" w:date="2026-07-06T18:12:00Z" w16du:dateUtc="2026-07-06T13:12:00Z">
        <w:r w:rsidR="00A05DF4">
          <w:rPr>
            <w:color w:val="2ECC71"/>
            <w:sz w:val="18"/>
            <w:szCs w:val="18"/>
          </w:rPr>
          <w:t>40</w:t>
        </w:r>
      </w:ins>
      <w:ins w:id="513" w:author="Medetov, Nauryzbek [Tengizchevroil]" w:date="2026-07-06T18:10:00Z" w16du:dateUtc="2026-07-06T13:10:00Z">
        <w:r>
          <w:rPr>
            <w:color w:val="2ECC71"/>
            <w:sz w:val="18"/>
            <w:szCs w:val="18"/>
          </w:rPr>
          <w:t>a</w:t>
        </w:r>
      </w:ins>
      <w:ins w:id="514" w:author="Medetov, Nauryzbek [Tengizchevroil]" w:date="2026-07-06T18:12:00Z" w16du:dateUtc="2026-07-06T13:12:00Z">
        <w:r w:rsidR="00A05DF4">
          <w:rPr>
            <w:color w:val="2ECC71"/>
            <w:sz w:val="18"/>
            <w:szCs w:val="18"/>
          </w:rPr>
          <w:t xml:space="preserve"> </w:t>
        </w:r>
      </w:ins>
      <w:ins w:id="515" w:author="Medetov, Nauryzbek [Tengizchevroil]" w:date="2026-07-06T18:10:00Z" w16du:dateUtc="2026-07-06T13:10:00Z">
        <w:r>
          <w:rPr>
            <w:color w:val="2ECC71"/>
            <w:sz w:val="18"/>
            <w:szCs w:val="18"/>
          </w:rPr>
          <w:t>is kept.</w:t>
        </w:r>
      </w:ins>
    </w:p>
    <w:p w14:paraId="4C93FB1A" w14:textId="79A7194F" w:rsidR="00A664E6" w:rsidRDefault="00A664E6" w:rsidP="00A664E6">
      <w:pPr>
        <w:spacing w:after="40"/>
        <w:rPr>
          <w:ins w:id="516" w:author="Medetov, Nauryzbek [Tengizchevroil]" w:date="2026-07-06T18:10:00Z" w16du:dateUtc="2026-07-06T13:10:00Z"/>
        </w:rPr>
      </w:pPr>
      <w:ins w:id="517" w:author="Medetov, Nauryzbek [Tengizchevroil]" w:date="2026-07-06T18:10:00Z" w16du:dateUtc="2026-07-06T13:10:00Z">
        <w:r>
          <w:rPr>
            <w:b/>
            <w:bCs/>
            <w:color w:val="C0392B"/>
            <w:sz w:val="18"/>
            <w:szCs w:val="18"/>
          </w:rPr>
          <w:t xml:space="preserve">Remove when: </w:t>
        </w:r>
        <w:r>
          <w:rPr>
            <w:color w:val="2ECC71"/>
            <w:sz w:val="18"/>
            <w:szCs w:val="18"/>
          </w:rPr>
          <w:t xml:space="preserve">Line </w:t>
        </w:r>
      </w:ins>
      <w:ins w:id="518" w:author="Medetov, Nauryzbek [Tengizchevroil]" w:date="2026-07-06T18:12:00Z" w16du:dateUtc="2026-07-06T13:12:00Z">
        <w:r w:rsidR="00A05DF4">
          <w:rPr>
            <w:color w:val="2ECC71"/>
            <w:sz w:val="18"/>
            <w:szCs w:val="18"/>
          </w:rPr>
          <w:t>40</w:t>
        </w:r>
        <w:r w:rsidR="001E562E">
          <w:rPr>
            <w:color w:val="2ECC71"/>
            <w:sz w:val="18"/>
            <w:szCs w:val="18"/>
          </w:rPr>
          <w:t>a</w:t>
        </w:r>
      </w:ins>
      <w:ins w:id="519" w:author="Medetov, Nauryzbek [Tengizchevroil]" w:date="2026-07-06T18:10:00Z" w16du:dateUtc="2026-07-06T13:10:00Z">
        <w:r>
          <w:rPr>
            <w:color w:val="2ECC71"/>
            <w:sz w:val="18"/>
            <w:szCs w:val="18"/>
          </w:rPr>
          <w:t xml:space="preserve"> is dropped</w:t>
        </w:r>
      </w:ins>
    </w:p>
    <w:p w14:paraId="37968DDC" w14:textId="77777777" w:rsidR="001E562E" w:rsidRDefault="001E562E" w:rsidP="001C0BBA">
      <w:pPr>
        <w:spacing w:after="40"/>
      </w:pPr>
    </w:p>
    <w:p w14:paraId="3D2400BD" w14:textId="50316E00" w:rsidR="001C0BBA" w:rsidDel="00666BA4" w:rsidRDefault="001C0BBA" w:rsidP="001C0BBA">
      <w:pPr>
        <w:shd w:val="clear" w:color="auto" w:fill="F4F6F8"/>
        <w:spacing w:before="160" w:after="60"/>
        <w:rPr>
          <w:del w:id="520" w:author="Medetov, Nauryzbek [Tengizchevroil]" w:date="2026-07-06T18:14:00Z" w16du:dateUtc="2026-07-06T13:14:00Z"/>
        </w:rPr>
      </w:pPr>
      <w:del w:id="521" w:author="Medetov, Nauryzbek [Tengizchevroil]" w:date="2026-07-06T18:14:00Z" w16du:dateUtc="2026-07-06T13:14:00Z">
        <w:r w:rsidDel="00666BA4">
          <w:rPr>
            <w:b/>
            <w:bCs/>
            <w:color w:val="0D1B2A"/>
          </w:rPr>
          <w:delText>Line 41</w:delText>
        </w:r>
        <w:r w:rsidDel="00666BA4">
          <w:rPr>
            <w:b/>
            <w:bCs/>
            <w:color w:val="1A9FD8"/>
            <w:sz w:val="18"/>
            <w:szCs w:val="18"/>
          </w:rPr>
          <w:delText xml:space="preserve">  ·  Color: BLU</w:delText>
        </w:r>
        <w:r w:rsidDel="00666BA4">
          <w:rPr>
            <w:i/>
            <w:iCs/>
            <w:color w:val="F4831F"/>
            <w:sz w:val="18"/>
            <w:szCs w:val="18"/>
          </w:rPr>
          <w:delText xml:space="preserve">  ·  Pattern Always-include</w:delText>
        </w:r>
      </w:del>
    </w:p>
    <w:p w14:paraId="293D2F20" w14:textId="4C1832FC" w:rsidR="001C0BBA" w:rsidDel="00666BA4" w:rsidRDefault="001C0BBA" w:rsidP="001C0BBA">
      <w:pPr>
        <w:spacing w:after="60"/>
        <w:rPr>
          <w:del w:id="522" w:author="Medetov, Nauryzbek [Tengizchevroil]" w:date="2026-07-06T18:14:00Z" w16du:dateUtc="2026-07-06T13:14:00Z"/>
        </w:rPr>
      </w:pPr>
      <w:del w:id="523" w:author="Medetov, Nauryzbek [Tengizchevroil]" w:date="2026-07-06T18:14:00Z" w16du:dateUtc="2026-07-06T13:14:00Z">
        <w:r w:rsidDel="00666BA4">
          <w:rPr>
            <w:b/>
            <w:bCs/>
            <w:color w:val="4A5568"/>
            <w:sz w:val="18"/>
            <w:szCs w:val="18"/>
          </w:rPr>
          <w:delText xml:space="preserve">Text: </w:delText>
        </w:r>
        <w:r w:rsidDel="00666BA4">
          <w:rPr>
            <w:i/>
            <w:iCs/>
            <w:sz w:val="18"/>
            <w:szCs w:val="18"/>
          </w:rPr>
          <w:delText>"NOTE: TCO Operations shall isolate, depressurize, drain and ready for Hot Work…"</w:delText>
        </w:r>
      </w:del>
    </w:p>
    <w:p w14:paraId="2B4597A6" w14:textId="7FDFF40C" w:rsidR="001C0BBA" w:rsidDel="00666BA4" w:rsidRDefault="001C0BBA" w:rsidP="001C0BBA">
      <w:pPr>
        <w:spacing w:after="40"/>
        <w:rPr>
          <w:del w:id="524" w:author="Medetov, Nauryzbek [Tengizchevroil]" w:date="2026-07-06T18:14:00Z" w16du:dateUtc="2026-07-06T13:14:00Z"/>
        </w:rPr>
      </w:pPr>
      <w:del w:id="525" w:author="Medetov, Nauryzbek [Tengizchevroil]" w:date="2026-07-06T18:14:00Z" w16du:dateUtc="2026-07-06T13:14:00Z">
        <w:r w:rsidDel="00666BA4">
          <w:rPr>
            <w:b/>
            <w:bCs/>
            <w:color w:val="2ECC71"/>
            <w:sz w:val="18"/>
            <w:szCs w:val="18"/>
          </w:rPr>
          <w:delText xml:space="preserve">Keep when: </w:delText>
        </w:r>
        <w:r w:rsidDel="00666BA4">
          <w:rPr>
            <w:sz w:val="18"/>
            <w:szCs w:val="18"/>
          </w:rPr>
          <w:delText>Always for live-piping work</w:delText>
        </w:r>
      </w:del>
    </w:p>
    <w:p w14:paraId="27D7778D" w14:textId="7D75ABD3" w:rsidR="001C0BBA" w:rsidDel="00666BA4" w:rsidRDefault="001C0BBA" w:rsidP="001C0BBA">
      <w:pPr>
        <w:spacing w:after="40"/>
        <w:rPr>
          <w:del w:id="526" w:author="Medetov, Nauryzbek [Tengizchevroil]" w:date="2026-07-06T18:14:00Z" w16du:dateUtc="2026-07-06T13:14:00Z"/>
        </w:rPr>
      </w:pPr>
      <w:del w:id="527" w:author="Medetov, Nauryzbek [Tengizchevroil]" w:date="2026-07-06T18:14:00Z" w16du:dateUtc="2026-07-06T13:14:00Z">
        <w:r w:rsidDel="00666BA4">
          <w:rPr>
            <w:b/>
            <w:bCs/>
            <w:color w:val="C0392B"/>
            <w:sz w:val="18"/>
            <w:szCs w:val="18"/>
          </w:rPr>
          <w:delText xml:space="preserve">Remove when: </w:delText>
        </w:r>
        <w:r w:rsidDel="00666BA4">
          <w:rPr>
            <w:sz w:val="18"/>
            <w:szCs w:val="18"/>
          </w:rPr>
          <w:delText>Never</w:delText>
        </w:r>
      </w:del>
    </w:p>
    <w:p w14:paraId="10121133" w14:textId="36B48347" w:rsidR="001C0BBA" w:rsidRDefault="001C0BBA" w:rsidP="001C0BBA">
      <w:pPr>
        <w:shd w:val="clear" w:color="auto" w:fill="F4F6F8"/>
        <w:spacing w:before="160" w:after="60"/>
      </w:pPr>
      <w:r>
        <w:rPr>
          <w:b/>
          <w:bCs/>
          <w:color w:val="0D1B2A"/>
        </w:rPr>
        <w:lastRenderedPageBreak/>
        <w:t>Line 4</w:t>
      </w:r>
      <w:ins w:id="528" w:author="Medetov, Nauryzbek [Tengizchevroil]" w:date="2026-07-06T18:14:00Z" w16du:dateUtc="2026-07-06T13:14:00Z">
        <w:r w:rsidR="00666BA4">
          <w:rPr>
            <w:b/>
            <w:bCs/>
            <w:color w:val="0D1B2A"/>
          </w:rPr>
          <w:t>1</w:t>
        </w:r>
      </w:ins>
      <w:del w:id="529" w:author="Medetov, Nauryzbek [Tengizchevroil]" w:date="2026-07-06T18:14:00Z" w16du:dateUtc="2026-07-06T13:14:00Z">
        <w:r w:rsidDel="00666BA4">
          <w:rPr>
            <w:b/>
            <w:bCs/>
            <w:color w:val="0D1B2A"/>
          </w:rPr>
          <w:delText>2</w:delText>
        </w:r>
      </w:del>
      <w:r>
        <w:rPr>
          <w:b/>
          <w:bCs/>
          <w:color w:val="2ECC71"/>
          <w:sz w:val="18"/>
          <w:szCs w:val="18"/>
        </w:rPr>
        <w:t xml:space="preserve">  ·  Color: GRN/BLU2</w:t>
      </w:r>
      <w:r>
        <w:rPr>
          <w:i/>
          <w:iCs/>
          <w:color w:val="F4831F"/>
          <w:sz w:val="18"/>
          <w:szCs w:val="18"/>
        </w:rPr>
        <w:t xml:space="preserve">  ·  Pattern A + D</w:t>
      </w:r>
    </w:p>
    <w:p w14:paraId="202A951D" w14:textId="360ED064" w:rsidR="001C0BBA" w:rsidRDefault="001C0BBA" w:rsidP="001C0BBA">
      <w:pPr>
        <w:spacing w:after="60"/>
      </w:pPr>
      <w:r>
        <w:rPr>
          <w:b/>
          <w:bCs/>
          <w:color w:val="4A5568"/>
          <w:sz w:val="18"/>
          <w:szCs w:val="18"/>
        </w:rPr>
        <w:t xml:space="preserve">Text: </w:t>
      </w:r>
      <w:r>
        <w:rPr>
          <w:i/>
          <w:iCs/>
          <w:sz w:val="18"/>
          <w:szCs w:val="18"/>
        </w:rPr>
        <w:t>"</w:t>
      </w:r>
      <w:ins w:id="530" w:author="Medetov, Nauryzbek [Tengizchevroil]" w:date="2026-07-06T18:14:00Z" w16du:dateUtc="2026-07-06T13:14:00Z">
        <w:r w:rsidR="00982D71" w:rsidRPr="00304636">
          <w:rPr>
            <w:i/>
            <w:iCs/>
            <w:sz w:val="18"/>
            <w:szCs w:val="18"/>
            <w:rPrChange w:id="531" w:author="Medetov, Nauryzbek [Tengizchevroil]" w:date="2026-07-06T18:16:00Z" w16du:dateUtc="2026-07-06T13:16:00Z">
              <w:rPr>
                <w:color w:val="00B050"/>
              </w:rPr>
            </w:rPrChange>
          </w:rPr>
          <w:t>A spring stopping pin must be installed before pipe dismantling. Note that the pin must be removed on the same condition as it was installed. If pipe was full at installation of pin, new pipe must be filled prior to pin removal. Spring level / indicator must be marked on hot and cold conditions.</w:t>
        </w:r>
        <w:r w:rsidR="00982D71" w:rsidRPr="0045413B">
          <w:rPr>
            <w:color w:val="1D15BD"/>
          </w:rPr>
          <w:t xml:space="preserve"> </w:t>
        </w:r>
      </w:ins>
      <w:del w:id="532" w:author="Medetov, Nauryzbek [Tengizchevroil]" w:date="2026-07-06T18:14:00Z" w16du:dateUtc="2026-07-06T13:14:00Z">
        <w:r w:rsidDel="00982D71">
          <w:rPr>
            <w:i/>
            <w:iCs/>
            <w:sz w:val="18"/>
            <w:szCs w:val="18"/>
          </w:rPr>
          <w:delText>[Only when reusing existing spring support] A spring stopping pin must be installed before dismantling.</w:delText>
        </w:r>
      </w:del>
      <w:r>
        <w:rPr>
          <w:i/>
          <w:iCs/>
          <w:sz w:val="18"/>
          <w:szCs w:val="18"/>
        </w:rPr>
        <w:t>"</w:t>
      </w:r>
    </w:p>
    <w:p w14:paraId="1CA74D3C" w14:textId="31DAC567" w:rsidR="001C0BBA" w:rsidRDefault="001C0BBA" w:rsidP="001C0BBA">
      <w:pPr>
        <w:spacing w:after="40"/>
      </w:pPr>
      <w:r>
        <w:rPr>
          <w:b/>
          <w:bCs/>
          <w:color w:val="2ECC71"/>
          <w:sz w:val="18"/>
          <w:szCs w:val="18"/>
        </w:rPr>
        <w:t xml:space="preserve">Keep when: </w:t>
      </w:r>
      <w:r>
        <w:rPr>
          <w:sz w:val="18"/>
          <w:szCs w:val="18"/>
        </w:rPr>
        <w:t>existing_spring_support_reuse</w:t>
      </w:r>
      <w:ins w:id="533" w:author="Medetov, Nauryzbek [Tengizchevroil]" w:date="2026-07-06T18:15:00Z" w16du:dateUtc="2026-07-06T13:15:00Z">
        <w:r w:rsidR="00304636">
          <w:rPr>
            <w:sz w:val="18"/>
            <w:szCs w:val="18"/>
          </w:rPr>
          <w:t xml:space="preserve"> </w:t>
        </w:r>
      </w:ins>
      <w:r>
        <w:rPr>
          <w:sz w:val="18"/>
          <w:szCs w:val="18"/>
        </w:rPr>
        <w:t>=</w:t>
      </w:r>
      <w:ins w:id="534" w:author="Medetov, Nauryzbek [Tengizchevroil]" w:date="2026-07-06T18:15:00Z" w16du:dateUtc="2026-07-06T13:15:00Z">
        <w:r w:rsidR="00304636">
          <w:rPr>
            <w:sz w:val="18"/>
            <w:szCs w:val="18"/>
          </w:rPr>
          <w:t xml:space="preserve"> </w:t>
        </w:r>
      </w:ins>
      <w:r>
        <w:rPr>
          <w:sz w:val="18"/>
          <w:szCs w:val="18"/>
        </w:rPr>
        <w:t>true</w:t>
      </w:r>
    </w:p>
    <w:p w14:paraId="594AA626" w14:textId="77777777" w:rsidR="001C0BBA" w:rsidRDefault="001C0BBA" w:rsidP="001C0BBA">
      <w:pPr>
        <w:spacing w:after="40"/>
      </w:pPr>
      <w:r>
        <w:rPr>
          <w:b/>
          <w:bCs/>
          <w:color w:val="C0392B"/>
          <w:sz w:val="18"/>
          <w:szCs w:val="18"/>
        </w:rPr>
        <w:t xml:space="preserve">Remove when: </w:t>
      </w:r>
      <w:r>
        <w:rPr>
          <w:sz w:val="18"/>
          <w:szCs w:val="18"/>
        </w:rPr>
        <w:t>Otherwise</w:t>
      </w:r>
    </w:p>
    <w:p w14:paraId="1FD4F837" w14:textId="77777777" w:rsidR="001C0BBA" w:rsidRDefault="001C0BBA" w:rsidP="001C0BBA">
      <w:pPr>
        <w:spacing w:after="40"/>
      </w:pPr>
      <w:r>
        <w:rPr>
          <w:b/>
          <w:bCs/>
          <w:color w:val="4A5568"/>
          <w:sz w:val="18"/>
          <w:szCs w:val="18"/>
        </w:rPr>
        <w:t xml:space="preserve">Inputs needed: </w:t>
      </w:r>
      <w:r>
        <w:rPr>
          <w:rFonts w:ascii="Consolas" w:eastAsia="Consolas" w:hAnsi="Consolas" w:cs="Consolas"/>
          <w:sz w:val="18"/>
          <w:szCs w:val="18"/>
        </w:rPr>
        <w:t>existing_spring_support_reuse</w:t>
      </w:r>
    </w:p>
    <w:p w14:paraId="48432BD9" w14:textId="7CEB2978" w:rsidR="001C0BBA" w:rsidDel="00304636" w:rsidRDefault="001C0BBA" w:rsidP="001C0BBA">
      <w:pPr>
        <w:spacing w:after="40"/>
        <w:rPr>
          <w:del w:id="535" w:author="Medetov, Nauryzbek [Tengizchevroil]" w:date="2026-07-06T18:16:00Z" w16du:dateUtc="2026-07-06T13:16:00Z"/>
        </w:rPr>
      </w:pPr>
      <w:del w:id="536" w:author="Medetov, Nauryzbek [Tengizchevroil]" w:date="2026-07-06T18:16:00Z" w16du:dateUtc="2026-07-06T13:16:00Z">
        <w:r w:rsidDel="00304636">
          <w:rPr>
            <w:b/>
            <w:bCs/>
            <w:color w:val="4A5568"/>
            <w:sz w:val="18"/>
            <w:szCs w:val="18"/>
          </w:rPr>
          <w:delText xml:space="preserve">RAG sources: </w:delText>
        </w:r>
        <w:r w:rsidDel="00304636">
          <w:rPr>
            <w:i/>
            <w:iCs/>
            <w:color w:val="8FA3B1"/>
            <w:sz w:val="18"/>
            <w:szCs w:val="18"/>
          </w:rPr>
          <w:delText>PIM-DU-5153-TCO</w:delText>
        </w:r>
      </w:del>
    </w:p>
    <w:p w14:paraId="53F603D0" w14:textId="1B1D44AF" w:rsidR="001C0BBA" w:rsidRDefault="001C0BBA" w:rsidP="001C0BBA">
      <w:pPr>
        <w:shd w:val="clear" w:color="auto" w:fill="F4F6F8"/>
        <w:spacing w:before="160" w:after="60"/>
      </w:pPr>
      <w:r>
        <w:rPr>
          <w:b/>
          <w:bCs/>
          <w:color w:val="0D1B2A"/>
        </w:rPr>
        <w:t>Line 4</w:t>
      </w:r>
      <w:ins w:id="537" w:author="Medetov, Nauryzbek [Tengizchevroil]" w:date="2026-07-06T18:16:00Z" w16du:dateUtc="2026-07-06T13:16:00Z">
        <w:r w:rsidR="00304636">
          <w:rPr>
            <w:b/>
            <w:bCs/>
            <w:color w:val="0D1B2A"/>
          </w:rPr>
          <w:t>2</w:t>
        </w:r>
      </w:ins>
      <w:del w:id="538" w:author="Medetov, Nauryzbek [Tengizchevroil]" w:date="2026-07-06T18:16:00Z" w16du:dateUtc="2026-07-06T13:16:00Z">
        <w:r w:rsidDel="00304636">
          <w:rPr>
            <w:b/>
            <w:bCs/>
            <w:color w:val="0D1B2A"/>
          </w:rPr>
          <w:delText>3</w:delText>
        </w:r>
      </w:del>
      <w:r>
        <w:rPr>
          <w:b/>
          <w:bCs/>
          <w:color w:val="2ECC71"/>
          <w:sz w:val="18"/>
          <w:szCs w:val="18"/>
        </w:rPr>
        <w:t xml:space="preserve">  ·  Color: GRN</w:t>
      </w:r>
      <w:r>
        <w:rPr>
          <w:i/>
          <w:iCs/>
          <w:color w:val="F4831F"/>
          <w:sz w:val="18"/>
          <w:szCs w:val="18"/>
        </w:rPr>
        <w:t xml:space="preserve">  ·  Pattern A</w:t>
      </w:r>
    </w:p>
    <w:p w14:paraId="1FFD368E" w14:textId="77777777" w:rsidR="001C0BBA" w:rsidRDefault="001C0BBA" w:rsidP="001C0BBA">
      <w:pPr>
        <w:spacing w:after="60"/>
      </w:pPr>
      <w:r>
        <w:rPr>
          <w:b/>
          <w:bCs/>
          <w:color w:val="4A5568"/>
          <w:sz w:val="18"/>
          <w:szCs w:val="18"/>
        </w:rPr>
        <w:t xml:space="preserve">Text: </w:t>
      </w:r>
      <w:r>
        <w:rPr>
          <w:i/>
          <w:iCs/>
          <w:sz w:val="18"/>
          <w:szCs w:val="18"/>
        </w:rPr>
        <w:t>"Remove all cladding and insulation to the extent required."</w:t>
      </w:r>
    </w:p>
    <w:p w14:paraId="6DBE7FD0" w14:textId="09307EDB" w:rsidR="00915840" w:rsidRPr="005D547C" w:rsidRDefault="001C0BBA" w:rsidP="001C0BBA">
      <w:pPr>
        <w:spacing w:after="40"/>
        <w:rPr>
          <w:sz w:val="18"/>
          <w:szCs w:val="18"/>
          <w:rPrChange w:id="539" w:author="Medetov, Nauryzbek [Tengizchevroil]" w:date="2026-07-06T18:47:00Z" w16du:dateUtc="2026-07-06T13:47:00Z">
            <w:rPr/>
          </w:rPrChange>
        </w:rPr>
      </w:pPr>
      <w:r>
        <w:rPr>
          <w:b/>
          <w:bCs/>
          <w:color w:val="2ECC71"/>
          <w:sz w:val="18"/>
          <w:szCs w:val="18"/>
        </w:rPr>
        <w:t xml:space="preserve">Keep when: </w:t>
      </w:r>
      <w:r>
        <w:rPr>
          <w:sz w:val="18"/>
          <w:szCs w:val="18"/>
        </w:rPr>
        <w:t>insulation_type != N</w:t>
      </w:r>
      <w:ins w:id="540" w:author="Medetov, Nauryzbek [Tengizchevroil]" w:date="2026-07-06T18:47:00Z" w16du:dateUtc="2026-07-06T13:47:00Z">
        <w:r w:rsidR="005D547C">
          <w:rPr>
            <w:sz w:val="18"/>
            <w:szCs w:val="18"/>
          </w:rPr>
          <w:t>I</w:t>
        </w:r>
      </w:ins>
      <w:del w:id="541" w:author="Medetov, Nauryzbek [Tengizchevroil]" w:date="2026-07-06T18:47:00Z" w16du:dateUtc="2026-07-06T13:47:00Z">
        <w:r w:rsidDel="005D547C">
          <w:rPr>
            <w:sz w:val="18"/>
            <w:szCs w:val="18"/>
          </w:rPr>
          <w:delText>one</w:delText>
        </w:r>
      </w:del>
      <w:ins w:id="542" w:author="Medetov, Nauryzbek [Tengizchevroil]" w:date="2026-07-06T18:42:00Z" w16du:dateUtc="2026-07-06T13:42:00Z">
        <w:r w:rsidR="00EB6549">
          <w:rPr>
            <w:sz w:val="18"/>
            <w:szCs w:val="18"/>
          </w:rPr>
          <w:t xml:space="preserve"> or prompt </w:t>
        </w:r>
        <w:r w:rsidR="0040174D">
          <w:rPr>
            <w:sz w:val="18"/>
            <w:szCs w:val="18"/>
          </w:rPr>
          <w:t>contains Insulation</w:t>
        </w:r>
      </w:ins>
      <w:ins w:id="543" w:author="Medetov, Nauryzbek [Tengizchevroil]" w:date="2026-07-06T18:43:00Z" w16du:dateUtc="2026-07-06T13:43:00Z">
        <w:r w:rsidR="0040174D">
          <w:rPr>
            <w:sz w:val="18"/>
            <w:szCs w:val="18"/>
          </w:rPr>
          <w:t xml:space="preserve"> = Yes</w:t>
        </w:r>
      </w:ins>
    </w:p>
    <w:p w14:paraId="5B5F4096" w14:textId="41DFA7A0" w:rsidR="001C0BBA" w:rsidRDefault="001C0BBA" w:rsidP="001C0BBA">
      <w:pPr>
        <w:spacing w:after="40"/>
      </w:pPr>
      <w:r>
        <w:rPr>
          <w:b/>
          <w:bCs/>
          <w:color w:val="C0392B"/>
          <w:sz w:val="18"/>
          <w:szCs w:val="18"/>
        </w:rPr>
        <w:t xml:space="preserve">Remove when: </w:t>
      </w:r>
      <w:ins w:id="544" w:author="Medetov, Nauryzbek [Tengizchevroil]" w:date="2026-07-06T18:45:00Z" w16du:dateUtc="2026-07-06T13:45:00Z">
        <w:r w:rsidR="00332669">
          <w:rPr>
            <w:sz w:val="18"/>
            <w:szCs w:val="18"/>
          </w:rPr>
          <w:t>insulation_type = N</w:t>
        </w:r>
      </w:ins>
      <w:ins w:id="545" w:author="Medetov, Nauryzbek [Tengizchevroil]" w:date="2026-07-06T18:47:00Z" w16du:dateUtc="2026-07-06T13:47:00Z">
        <w:r w:rsidR="005D547C">
          <w:rPr>
            <w:sz w:val="18"/>
            <w:szCs w:val="18"/>
          </w:rPr>
          <w:t>I</w:t>
        </w:r>
      </w:ins>
      <w:ins w:id="546" w:author="Medetov, Nauryzbek [Tengizchevroil]" w:date="2026-07-06T18:45:00Z" w16du:dateUtc="2026-07-06T13:45:00Z">
        <w:r w:rsidR="00332669">
          <w:rPr>
            <w:sz w:val="18"/>
            <w:szCs w:val="18"/>
          </w:rPr>
          <w:t xml:space="preserve"> or prompt contains Insulation = No</w:t>
        </w:r>
      </w:ins>
      <w:ins w:id="547" w:author="Medetov, Nauryzbek [Tengizchevroil]" w:date="2026-07-06T18:47:00Z" w16du:dateUtc="2026-07-06T13:47:00Z">
        <w:r w:rsidR="005D547C">
          <w:rPr>
            <w:sz w:val="18"/>
            <w:szCs w:val="18"/>
          </w:rPr>
          <w:t>. Meaning explicitly provided.</w:t>
        </w:r>
      </w:ins>
      <w:del w:id="548" w:author="Medetov, Nauryzbek [Tengizchevroil]" w:date="2026-07-06T18:43:00Z" w16du:dateUtc="2026-07-06T13:43:00Z">
        <w:r w:rsidDel="0040174D">
          <w:rPr>
            <w:sz w:val="18"/>
            <w:szCs w:val="18"/>
          </w:rPr>
          <w:delText>Bare piping</w:delText>
        </w:r>
      </w:del>
    </w:p>
    <w:p w14:paraId="703D9860" w14:textId="179379BF" w:rsidR="001C0BBA" w:rsidRDefault="001C0BBA" w:rsidP="001C0BBA">
      <w:pPr>
        <w:spacing w:after="40"/>
      </w:pPr>
      <w:r>
        <w:rPr>
          <w:b/>
          <w:bCs/>
          <w:color w:val="4A5568"/>
          <w:sz w:val="18"/>
          <w:szCs w:val="18"/>
        </w:rPr>
        <w:t xml:space="preserve">Inputs needed: </w:t>
      </w:r>
      <w:r>
        <w:rPr>
          <w:rFonts w:ascii="Consolas" w:eastAsia="Consolas" w:hAnsi="Consolas" w:cs="Consolas"/>
          <w:sz w:val="18"/>
          <w:szCs w:val="18"/>
        </w:rPr>
        <w:t>insulation_type</w:t>
      </w:r>
      <w:ins w:id="549" w:author="Medetov, Nauryzbek [Tengizchevroil]" w:date="2026-07-06T18:46:00Z" w16du:dateUtc="2026-07-06T13:46:00Z">
        <w:r w:rsidR="009B76AD">
          <w:rPr>
            <w:rFonts w:ascii="Consolas" w:eastAsia="Consolas" w:hAnsi="Consolas" w:cs="Consolas"/>
            <w:sz w:val="18"/>
            <w:szCs w:val="18"/>
          </w:rPr>
          <w:t>, prompt (Insulation)</w:t>
        </w:r>
      </w:ins>
    </w:p>
    <w:p w14:paraId="060B8B92" w14:textId="5C4E79DA" w:rsidR="001C0BBA" w:rsidRDefault="001C0BBA" w:rsidP="001C0BBA">
      <w:pPr>
        <w:spacing w:after="40"/>
        <w:rPr>
          <w:ins w:id="550" w:author="Medetov, Nauryzbek [Tengizchevroil]" w:date="2026-07-06T19:33:00Z" w16du:dateUtc="2026-07-06T14:33:00Z"/>
          <w:i/>
          <w:iCs/>
          <w:color w:val="8FA3B1"/>
          <w:sz w:val="18"/>
          <w:szCs w:val="18"/>
        </w:rPr>
      </w:pPr>
      <w:r>
        <w:rPr>
          <w:b/>
          <w:bCs/>
          <w:color w:val="4A5568"/>
          <w:sz w:val="18"/>
          <w:szCs w:val="18"/>
        </w:rPr>
        <w:t xml:space="preserve">RAG sources: </w:t>
      </w:r>
      <w:r>
        <w:rPr>
          <w:i/>
          <w:iCs/>
          <w:color w:val="8FA3B1"/>
          <w:sz w:val="18"/>
          <w:szCs w:val="18"/>
        </w:rPr>
        <w:t xml:space="preserve">IRM-SU-1381 </w:t>
      </w:r>
      <w:del w:id="551" w:author="Medetov, Nauryzbek [Tengizchevroil]" w:date="2026-07-06T18:46:00Z" w16du:dateUtc="2026-07-06T13:46:00Z">
        <w:r w:rsidDel="009B76AD">
          <w:rPr>
            <w:i/>
            <w:iCs/>
            <w:color w:val="8FA3B1"/>
            <w:sz w:val="18"/>
            <w:szCs w:val="18"/>
          </w:rPr>
          <w:delText>/ IRM-SU-2634</w:delText>
        </w:r>
      </w:del>
    </w:p>
    <w:p w14:paraId="0D439F86" w14:textId="7C74A4FD" w:rsidR="00D06C3B" w:rsidRDefault="00D06C3B">
      <w:pPr>
        <w:pPrChange w:id="552" w:author="Medetov, Nauryzbek [Tengizchevroil]" w:date="2026-07-06T19:33:00Z" w16du:dateUtc="2026-07-06T14:33:00Z">
          <w:pPr>
            <w:spacing w:after="40"/>
          </w:pPr>
        </w:pPrChange>
      </w:pPr>
      <w:ins w:id="553" w:author="Medetov, Nauryzbek [Tengizchevroil]" w:date="2026-07-06T19:33:00Z" w16du:dateUtc="2026-07-06T14:33:00Z">
        <w:r>
          <w:rPr>
            <w:b/>
            <w:bCs/>
            <w:color w:val="F4831F"/>
            <w:sz w:val="18"/>
            <w:szCs w:val="18"/>
          </w:rPr>
          <w:t xml:space="preserve">Note: </w:t>
        </w:r>
        <w:r>
          <w:rPr>
            <w:i/>
            <w:iCs/>
            <w:color w:val="F4831F"/>
            <w:sz w:val="18"/>
            <w:szCs w:val="18"/>
          </w:rPr>
          <w:t>A</w:t>
        </w:r>
      </w:ins>
      <w:ins w:id="554" w:author="Medetov, Nauryzbek [Tengizchevroil]" w:date="2026-07-06T19:34:00Z" w16du:dateUtc="2026-07-06T14:34:00Z">
        <w:r>
          <w:rPr>
            <w:i/>
            <w:iCs/>
            <w:color w:val="F4831F"/>
            <w:sz w:val="18"/>
            <w:szCs w:val="18"/>
          </w:rPr>
          <w:t xml:space="preserve">sk </w:t>
        </w:r>
      </w:ins>
      <w:ins w:id="555" w:author="Medetov, Nauryzbek [Tengizchevroil]" w:date="2026-07-06T19:33:00Z" w16du:dateUtc="2026-07-06T14:33:00Z">
        <w:r>
          <w:rPr>
            <w:i/>
            <w:iCs/>
            <w:color w:val="F4831F"/>
            <w:sz w:val="18"/>
            <w:szCs w:val="18"/>
          </w:rPr>
          <w:t>for insulation</w:t>
        </w:r>
      </w:ins>
      <w:ins w:id="556" w:author="Medetov, Nauryzbek [Tengizchevroil]" w:date="2026-07-06T19:34:00Z" w16du:dateUtc="2026-07-06T14:34:00Z">
        <w:r>
          <w:rPr>
            <w:i/>
            <w:iCs/>
            <w:color w:val="F4831F"/>
            <w:sz w:val="18"/>
            <w:szCs w:val="18"/>
          </w:rPr>
          <w:t xml:space="preserve"> details</w:t>
        </w:r>
      </w:ins>
      <w:ins w:id="557" w:author="Medetov, Nauryzbek [Tengizchevroil]" w:date="2026-07-06T19:33:00Z" w16du:dateUtc="2026-07-06T14:33:00Z">
        <w:r>
          <w:rPr>
            <w:i/>
            <w:iCs/>
            <w:color w:val="F4831F"/>
            <w:sz w:val="18"/>
            <w:szCs w:val="18"/>
          </w:rPr>
          <w:t xml:space="preserve"> if no details are explicitly provided.</w:t>
        </w:r>
      </w:ins>
    </w:p>
    <w:p w14:paraId="03F61AB6" w14:textId="3330F617" w:rsidR="001C0BBA" w:rsidRDefault="001C0BBA" w:rsidP="001C0BBA">
      <w:pPr>
        <w:shd w:val="clear" w:color="auto" w:fill="F4F6F8"/>
        <w:spacing w:before="160" w:after="60"/>
      </w:pPr>
      <w:r>
        <w:rPr>
          <w:b/>
          <w:bCs/>
          <w:color w:val="0D1B2A"/>
        </w:rPr>
        <w:t>Line 4</w:t>
      </w:r>
      <w:ins w:id="558" w:author="Medetov, Nauryzbek [Tengizchevroil]" w:date="2026-07-06T18:54:00Z" w16du:dateUtc="2026-07-06T13:54:00Z">
        <w:r w:rsidR="00CF4C78" w:rsidRPr="005C41F2">
          <w:rPr>
            <w:b/>
            <w:bCs/>
            <w:color w:val="2ECC71"/>
            <w:rPrChange w:id="559" w:author="Medetov, Nauryzbek [Tengizchevroil]" w:date="2026-07-12T16:28:00Z" w16du:dateUtc="2026-07-12T11:28:00Z">
              <w:rPr>
                <w:b/>
                <w:bCs/>
                <w:color w:val="2ECC71"/>
                <w:sz w:val="18"/>
                <w:szCs w:val="18"/>
              </w:rPr>
            </w:rPrChange>
          </w:rPr>
          <w:t>3</w:t>
        </w:r>
      </w:ins>
      <w:del w:id="560" w:author="Medetov, Nauryzbek [Tengizchevroil]" w:date="2026-07-06T18:54:00Z" w16du:dateUtc="2026-07-06T13:54:00Z">
        <w:r w:rsidDel="00CF4C78">
          <w:rPr>
            <w:b/>
            <w:bCs/>
            <w:color w:val="0D1B2A"/>
          </w:rPr>
          <w:delText>4</w:delText>
        </w:r>
        <w:r w:rsidDel="00CF4C78">
          <w:rPr>
            <w:b/>
            <w:bCs/>
            <w:color w:val="2ECC71"/>
            <w:sz w:val="18"/>
            <w:szCs w:val="18"/>
          </w:rPr>
          <w:delText xml:space="preserve"> </w:delText>
        </w:r>
      </w:del>
      <w:r>
        <w:rPr>
          <w:b/>
          <w:bCs/>
          <w:color w:val="2ECC71"/>
          <w:sz w:val="18"/>
          <w:szCs w:val="18"/>
        </w:rPr>
        <w:t xml:space="preserve"> ·  Color: GRN/BLU2</w:t>
      </w:r>
      <w:r>
        <w:rPr>
          <w:i/>
          <w:iCs/>
          <w:color w:val="F4831F"/>
          <w:sz w:val="18"/>
          <w:szCs w:val="18"/>
        </w:rPr>
        <w:t xml:space="preserve">  ·  Pattern A + D</w:t>
      </w:r>
    </w:p>
    <w:p w14:paraId="136B7436" w14:textId="7012E9AB" w:rsidR="001C0BBA" w:rsidRDefault="001C0BBA" w:rsidP="001C0BBA">
      <w:pPr>
        <w:spacing w:after="60"/>
      </w:pPr>
      <w:r>
        <w:rPr>
          <w:b/>
          <w:bCs/>
          <w:color w:val="4A5568"/>
          <w:sz w:val="18"/>
          <w:szCs w:val="18"/>
        </w:rPr>
        <w:t xml:space="preserve">Text: </w:t>
      </w:r>
      <w:r>
        <w:rPr>
          <w:i/>
          <w:iCs/>
          <w:sz w:val="18"/>
          <w:szCs w:val="18"/>
        </w:rPr>
        <w:t>"</w:t>
      </w:r>
      <w:del w:id="561" w:author="Medetov, Nauryzbek [Tengizchevroil]" w:date="2026-07-06T18:55:00Z" w16du:dateUtc="2026-07-06T13:55:00Z">
        <w:r w:rsidDel="00554A64">
          <w:rPr>
            <w:i/>
            <w:iCs/>
            <w:sz w:val="18"/>
            <w:szCs w:val="18"/>
          </w:rPr>
          <w:delText>[</w:delText>
        </w:r>
      </w:del>
      <w:ins w:id="562" w:author="Medetov, Nauryzbek [Tengizchevroil]" w:date="2026-07-06T18:55:00Z" w16du:dateUtc="2026-07-06T13:55:00Z">
        <w:r w:rsidR="00554A64" w:rsidRPr="00554A64">
          <w:rPr>
            <w:i/>
            <w:iCs/>
            <w:sz w:val="18"/>
            <w:szCs w:val="18"/>
          </w:rPr>
          <w:t>Check list MCL005A-1 (Spring Support Verification for Maintenance) shall be completed and signed by responsible parties.</w:t>
        </w:r>
        <w:r w:rsidR="00554A64">
          <w:rPr>
            <w:i/>
            <w:iCs/>
            <w:sz w:val="18"/>
            <w:szCs w:val="18"/>
          </w:rPr>
          <w:t>”</w:t>
        </w:r>
      </w:ins>
      <w:del w:id="563" w:author="Medetov, Nauryzbek [Tengizchevroil]" w:date="2026-07-06T18:55:00Z" w16du:dateUtc="2026-07-06T13:55:00Z">
        <w:r w:rsidDel="00554A64">
          <w:rPr>
            <w:i/>
            <w:iCs/>
            <w:sz w:val="18"/>
            <w:szCs w:val="18"/>
          </w:rPr>
          <w:delText>Only when reusing existing spring support] Checklist MCL005A-1 (Spring Support Verification) to be completed."</w:delText>
        </w:r>
      </w:del>
    </w:p>
    <w:p w14:paraId="1C560905" w14:textId="5509B6BC" w:rsidR="001C0BBA" w:rsidRDefault="001C0BBA" w:rsidP="001C0BBA">
      <w:pPr>
        <w:spacing w:after="40"/>
      </w:pPr>
      <w:r>
        <w:rPr>
          <w:b/>
          <w:bCs/>
          <w:color w:val="2ECC71"/>
          <w:sz w:val="18"/>
          <w:szCs w:val="18"/>
        </w:rPr>
        <w:t xml:space="preserve">Keep when: </w:t>
      </w:r>
      <w:ins w:id="564" w:author="Medetov, Nauryzbek [Tengizchevroil]" w:date="2026-07-06T18:56:00Z" w16du:dateUtc="2026-07-06T13:56:00Z">
        <w:r w:rsidR="00B419FB" w:rsidRPr="00784636">
          <w:rPr>
            <w:color w:val="2ECC71"/>
            <w:sz w:val="18"/>
            <w:szCs w:val="18"/>
          </w:rPr>
          <w:t xml:space="preserve">Line </w:t>
        </w:r>
        <w:r w:rsidR="00B419FB">
          <w:rPr>
            <w:color w:val="2ECC71"/>
            <w:sz w:val="18"/>
            <w:szCs w:val="18"/>
          </w:rPr>
          <w:t>40a is kept.</w:t>
        </w:r>
      </w:ins>
      <w:del w:id="565" w:author="Medetov, Nauryzbek [Tengizchevroil]" w:date="2026-07-06T18:56:00Z" w16du:dateUtc="2026-07-06T13:56:00Z">
        <w:r w:rsidDel="00B419FB">
          <w:rPr>
            <w:sz w:val="18"/>
            <w:szCs w:val="18"/>
          </w:rPr>
          <w:delText>existing_spring_support_reuse=true</w:delText>
        </w:r>
      </w:del>
    </w:p>
    <w:p w14:paraId="2BA4D0A5" w14:textId="77777777" w:rsidR="001C0BBA" w:rsidRDefault="001C0BBA" w:rsidP="001C0BBA">
      <w:pPr>
        <w:spacing w:after="40"/>
      </w:pPr>
      <w:r>
        <w:rPr>
          <w:b/>
          <w:bCs/>
          <w:color w:val="C0392B"/>
          <w:sz w:val="18"/>
          <w:szCs w:val="18"/>
        </w:rPr>
        <w:t xml:space="preserve">Remove when: </w:t>
      </w:r>
      <w:r>
        <w:rPr>
          <w:sz w:val="18"/>
          <w:szCs w:val="18"/>
        </w:rPr>
        <w:t>Otherwise</w:t>
      </w:r>
    </w:p>
    <w:p w14:paraId="6CE51CE2" w14:textId="77777777" w:rsidR="001C0BBA" w:rsidRDefault="001C0BBA" w:rsidP="001C0BBA">
      <w:pPr>
        <w:spacing w:after="40"/>
      </w:pPr>
      <w:r>
        <w:rPr>
          <w:b/>
          <w:bCs/>
          <w:color w:val="4A5568"/>
          <w:sz w:val="18"/>
          <w:szCs w:val="18"/>
        </w:rPr>
        <w:t xml:space="preserve">Inputs needed: </w:t>
      </w:r>
      <w:r>
        <w:rPr>
          <w:rFonts w:ascii="Consolas" w:eastAsia="Consolas" w:hAnsi="Consolas" w:cs="Consolas"/>
          <w:sz w:val="18"/>
          <w:szCs w:val="18"/>
        </w:rPr>
        <w:t>existing_spring_support_reuse</w:t>
      </w:r>
    </w:p>
    <w:p w14:paraId="2C920D3A" w14:textId="11F885AB" w:rsidR="001C0BBA" w:rsidDel="00B419FB" w:rsidRDefault="001C0BBA" w:rsidP="001C0BBA">
      <w:pPr>
        <w:spacing w:after="40"/>
        <w:rPr>
          <w:del w:id="566" w:author="Medetov, Nauryzbek [Tengizchevroil]" w:date="2026-07-06T18:56:00Z" w16du:dateUtc="2026-07-06T13:56:00Z"/>
        </w:rPr>
      </w:pPr>
      <w:del w:id="567" w:author="Medetov, Nauryzbek [Tengizchevroil]" w:date="2026-07-06T18:56:00Z" w16du:dateUtc="2026-07-06T13:56:00Z">
        <w:r w:rsidDel="00B419FB">
          <w:rPr>
            <w:b/>
            <w:bCs/>
            <w:color w:val="4A5568"/>
            <w:sz w:val="18"/>
            <w:szCs w:val="18"/>
          </w:rPr>
          <w:delText xml:space="preserve">RAG sources: </w:delText>
        </w:r>
        <w:r w:rsidDel="00B419FB">
          <w:rPr>
            <w:i/>
            <w:iCs/>
            <w:color w:val="8FA3B1"/>
            <w:sz w:val="18"/>
            <w:szCs w:val="18"/>
          </w:rPr>
          <w:delText>MCL005A-1</w:delText>
        </w:r>
      </w:del>
    </w:p>
    <w:p w14:paraId="7A123F1C" w14:textId="41FE750C" w:rsidR="001C0BBA" w:rsidRDefault="001C0BBA" w:rsidP="001C0BBA">
      <w:pPr>
        <w:shd w:val="clear" w:color="auto" w:fill="F4F6F8"/>
        <w:spacing w:before="160" w:after="60"/>
      </w:pPr>
      <w:r>
        <w:rPr>
          <w:b/>
          <w:bCs/>
          <w:color w:val="0D1B2A"/>
        </w:rPr>
        <w:t>Line 4</w:t>
      </w:r>
      <w:ins w:id="568" w:author="Medetov, Nauryzbek [Tengizchevroil]" w:date="2026-07-06T18:56:00Z" w16du:dateUtc="2026-07-06T13:56:00Z">
        <w:r w:rsidR="00B419FB" w:rsidRPr="005C41F2">
          <w:rPr>
            <w:b/>
            <w:bCs/>
            <w:color w:val="2ECC71"/>
            <w:rPrChange w:id="569" w:author="Medetov, Nauryzbek [Tengizchevroil]" w:date="2026-07-12T16:28:00Z" w16du:dateUtc="2026-07-12T11:28:00Z">
              <w:rPr>
                <w:b/>
                <w:bCs/>
                <w:color w:val="2ECC71"/>
                <w:sz w:val="18"/>
                <w:szCs w:val="18"/>
              </w:rPr>
            </w:rPrChange>
          </w:rPr>
          <w:t>4</w:t>
        </w:r>
        <w:r w:rsidR="000838A8" w:rsidRPr="005C41F2">
          <w:rPr>
            <w:b/>
            <w:bCs/>
            <w:color w:val="2ECC71"/>
            <w:rPrChange w:id="570" w:author="Medetov, Nauryzbek [Tengizchevroil]" w:date="2026-07-12T16:28:00Z" w16du:dateUtc="2026-07-12T11:28:00Z">
              <w:rPr>
                <w:b/>
                <w:bCs/>
                <w:color w:val="2ECC71"/>
                <w:sz w:val="18"/>
                <w:szCs w:val="18"/>
              </w:rPr>
            </w:rPrChange>
          </w:rPr>
          <w:t>a</w:t>
        </w:r>
        <w:r w:rsidR="00B419FB">
          <w:rPr>
            <w:b/>
            <w:bCs/>
            <w:color w:val="2ECC71"/>
            <w:sz w:val="18"/>
            <w:szCs w:val="18"/>
          </w:rPr>
          <w:t xml:space="preserve"> </w:t>
        </w:r>
      </w:ins>
      <w:del w:id="571" w:author="Medetov, Nauryzbek [Tengizchevroil]" w:date="2026-07-06T18:56:00Z" w16du:dateUtc="2026-07-06T13:56:00Z">
        <w:r w:rsidDel="00B419FB">
          <w:rPr>
            <w:b/>
            <w:bCs/>
            <w:color w:val="0D1B2A"/>
          </w:rPr>
          <w:delText>5</w:delText>
        </w:r>
        <w:r w:rsidDel="00B419FB">
          <w:rPr>
            <w:b/>
            <w:bCs/>
            <w:color w:val="2ECC71"/>
            <w:sz w:val="18"/>
            <w:szCs w:val="18"/>
          </w:rPr>
          <w:delText xml:space="preserve"> </w:delText>
        </w:r>
      </w:del>
      <w:r>
        <w:rPr>
          <w:b/>
          <w:bCs/>
          <w:color w:val="2ECC71"/>
          <w:sz w:val="18"/>
          <w:szCs w:val="18"/>
        </w:rPr>
        <w:t xml:space="preserve"> ·  Color: GRN/BLU2</w:t>
      </w:r>
      <w:r>
        <w:rPr>
          <w:i/>
          <w:iCs/>
          <w:color w:val="F4831F"/>
          <w:sz w:val="18"/>
          <w:szCs w:val="18"/>
        </w:rPr>
        <w:t xml:space="preserve">  ·  Pattern A + D</w:t>
      </w:r>
    </w:p>
    <w:p w14:paraId="290C1B98" w14:textId="0E17C0B7" w:rsidR="001C0BBA" w:rsidRDefault="001C0BBA" w:rsidP="001C0BBA">
      <w:pPr>
        <w:spacing w:after="60"/>
      </w:pPr>
      <w:r>
        <w:rPr>
          <w:b/>
          <w:bCs/>
          <w:color w:val="4A5568"/>
          <w:sz w:val="18"/>
          <w:szCs w:val="18"/>
        </w:rPr>
        <w:t xml:space="preserve">Text: </w:t>
      </w:r>
      <w:r>
        <w:rPr>
          <w:i/>
          <w:iCs/>
          <w:sz w:val="18"/>
          <w:szCs w:val="18"/>
        </w:rPr>
        <w:t>"</w:t>
      </w:r>
      <w:ins w:id="572" w:author="Medetov, Nauryzbek [Tengizchevroil]" w:date="2026-07-06T18:57:00Z" w16du:dateUtc="2026-07-06T13:57:00Z">
        <w:r w:rsidR="00893FBA" w:rsidRPr="00893FBA">
          <w:rPr>
            <w:i/>
            <w:iCs/>
            <w:sz w:val="18"/>
            <w:szCs w:val="18"/>
            <w:rPrChange w:id="573" w:author="Medetov, Nauryzbek [Tengizchevroil]" w:date="2026-07-06T18:57:00Z" w16du:dateUtc="2026-07-06T13:57:00Z">
              <w:rPr>
                <w:color w:val="00B050"/>
              </w:rPr>
            </w:rPrChange>
          </w:rPr>
          <w:t>Invite Machinery Maintenance team to install dial gauges prior to existing piping dismantle to record “Zero” position of the compressor/pump.</w:t>
        </w:r>
      </w:ins>
      <w:del w:id="574" w:author="Medetov, Nauryzbek [Tengizchevroil]" w:date="2026-07-06T18:57:00Z" w16du:dateUtc="2026-07-06T13:57:00Z">
        <w:r w:rsidDel="00893FBA">
          <w:rPr>
            <w:i/>
            <w:iCs/>
            <w:sz w:val="18"/>
            <w:szCs w:val="18"/>
          </w:rPr>
          <w:delText>[Only for machinery] Invite Machinery Maintenance team to install dial gauges prior to existing piping cut.</w:delText>
        </w:r>
      </w:del>
      <w:r>
        <w:rPr>
          <w:i/>
          <w:iCs/>
          <w:sz w:val="18"/>
          <w:szCs w:val="18"/>
        </w:rPr>
        <w:t>"</w:t>
      </w:r>
    </w:p>
    <w:p w14:paraId="01957144" w14:textId="77777777" w:rsidR="007F2249" w:rsidRDefault="007F2249" w:rsidP="007F2249">
      <w:pPr>
        <w:rPr>
          <w:ins w:id="575" w:author="Medetov, Nauryzbek [Tengizchevroil]" w:date="2026-07-06T18:58:00Z" w16du:dateUtc="2026-07-06T13:58:00Z"/>
        </w:rPr>
      </w:pPr>
      <w:ins w:id="576" w:author="Medetov, Nauryzbek [Tengizchevroil]" w:date="2026-07-06T18:58:00Z" w16du:dateUtc="2026-07-06T13:58:00Z">
        <w:r>
          <w:rPr>
            <w:b/>
            <w:bCs/>
            <w:color w:val="2ECC71"/>
            <w:sz w:val="18"/>
            <w:szCs w:val="18"/>
          </w:rPr>
          <w:t xml:space="preserve">Keep when: </w:t>
        </w:r>
        <w:r w:rsidRPr="00DE2BB8">
          <w:rPr>
            <w:color w:val="2ECC71"/>
            <w:sz w:val="18"/>
            <w:szCs w:val="18"/>
          </w:rPr>
          <w:t>scope_type</w:t>
        </w:r>
        <w:r>
          <w:rPr>
            <w:b/>
            <w:bCs/>
            <w:color w:val="2ECC71"/>
            <w:sz w:val="18"/>
            <w:szCs w:val="18"/>
          </w:rPr>
          <w:t xml:space="preserve"> = </w:t>
        </w:r>
        <w:r>
          <w:rPr>
            <w:sz w:val="18"/>
            <w:szCs w:val="18"/>
          </w:rPr>
          <w:t>machinery connection present, connected to machinery nozzle. Never print.</w:t>
        </w:r>
      </w:ins>
    </w:p>
    <w:p w14:paraId="5D26E7A9" w14:textId="77777777" w:rsidR="007F2249" w:rsidRDefault="007F2249" w:rsidP="007F2249">
      <w:pPr>
        <w:rPr>
          <w:ins w:id="577" w:author="Medetov, Nauryzbek [Tengizchevroil]" w:date="2026-07-06T18:58:00Z" w16du:dateUtc="2026-07-06T13:58:00Z"/>
        </w:rPr>
      </w:pPr>
      <w:ins w:id="578" w:author="Medetov, Nauryzbek [Tengizchevroil]" w:date="2026-07-06T18:58:00Z" w16du:dateUtc="2026-07-06T13:58:00Z">
        <w:r>
          <w:rPr>
            <w:b/>
            <w:bCs/>
            <w:color w:val="C0392B"/>
            <w:sz w:val="18"/>
            <w:szCs w:val="18"/>
          </w:rPr>
          <w:t xml:space="preserve">Remove when: </w:t>
        </w:r>
        <w:r>
          <w:rPr>
            <w:sz w:val="18"/>
            <w:szCs w:val="18"/>
          </w:rPr>
          <w:t>otherwise (almost always for LCW)</w:t>
        </w:r>
      </w:ins>
    </w:p>
    <w:p w14:paraId="508B6AF6" w14:textId="46348DC2" w:rsidR="001C0BBA" w:rsidDel="007F2249" w:rsidRDefault="001C0BBA" w:rsidP="001C0BBA">
      <w:pPr>
        <w:spacing w:after="40"/>
        <w:rPr>
          <w:del w:id="579" w:author="Medetov, Nauryzbek [Tengizchevroil]" w:date="2026-07-06T18:58:00Z" w16du:dateUtc="2026-07-06T13:58:00Z"/>
        </w:rPr>
      </w:pPr>
      <w:del w:id="580" w:author="Medetov, Nauryzbek [Tengizchevroil]" w:date="2026-07-06T18:58:00Z" w16du:dateUtc="2026-07-06T13:58:00Z">
        <w:r w:rsidDel="007F2249">
          <w:rPr>
            <w:b/>
            <w:bCs/>
            <w:color w:val="2ECC71"/>
            <w:sz w:val="18"/>
            <w:szCs w:val="18"/>
          </w:rPr>
          <w:delText xml:space="preserve">Keep when: </w:delText>
        </w:r>
        <w:r w:rsidDel="007F2249">
          <w:rPr>
            <w:sz w:val="18"/>
            <w:szCs w:val="18"/>
          </w:rPr>
          <w:delText>machinery_connection_in_scope=true</w:delText>
        </w:r>
      </w:del>
    </w:p>
    <w:p w14:paraId="0F9349EB" w14:textId="2C6A358F" w:rsidR="001C0BBA" w:rsidDel="007F2249" w:rsidRDefault="001C0BBA" w:rsidP="001C0BBA">
      <w:pPr>
        <w:spacing w:after="40"/>
        <w:rPr>
          <w:del w:id="581" w:author="Medetov, Nauryzbek [Tengizchevroil]" w:date="2026-07-06T18:58:00Z" w16du:dateUtc="2026-07-06T13:58:00Z"/>
        </w:rPr>
      </w:pPr>
      <w:del w:id="582" w:author="Medetov, Nauryzbek [Tengizchevroil]" w:date="2026-07-06T18:58:00Z" w16du:dateUtc="2026-07-06T13:58:00Z">
        <w:r w:rsidDel="007F2249">
          <w:rPr>
            <w:b/>
            <w:bCs/>
            <w:color w:val="C0392B"/>
            <w:sz w:val="18"/>
            <w:szCs w:val="18"/>
          </w:rPr>
          <w:delText xml:space="preserve">Remove when: </w:delText>
        </w:r>
        <w:r w:rsidDel="007F2249">
          <w:rPr>
            <w:sz w:val="18"/>
            <w:szCs w:val="18"/>
          </w:rPr>
          <w:delText>Otherwise</w:delText>
        </w:r>
      </w:del>
    </w:p>
    <w:p w14:paraId="20877B17" w14:textId="0A2CF368" w:rsidR="001C0BBA" w:rsidRDefault="001C0BBA" w:rsidP="001C0BBA">
      <w:pPr>
        <w:spacing w:after="40"/>
      </w:pPr>
      <w:r>
        <w:rPr>
          <w:b/>
          <w:bCs/>
          <w:color w:val="4A5568"/>
          <w:sz w:val="18"/>
          <w:szCs w:val="18"/>
        </w:rPr>
        <w:t xml:space="preserve">Inputs needed: </w:t>
      </w:r>
      <w:ins w:id="583" w:author="Medetov, Nauryzbek [Tengizchevroil]" w:date="2026-07-06T19:01:00Z" w16du:dateUtc="2026-07-06T14:01:00Z">
        <w:r w:rsidR="00406655">
          <w:rPr>
            <w:sz w:val="18"/>
            <w:szCs w:val="18"/>
          </w:rPr>
          <w:t>scope_type</w:t>
        </w:r>
        <w:r w:rsidR="00406655" w:rsidDel="00406655">
          <w:rPr>
            <w:rFonts w:ascii="Consolas" w:eastAsia="Consolas" w:hAnsi="Consolas" w:cs="Consolas"/>
            <w:sz w:val="18"/>
            <w:szCs w:val="18"/>
          </w:rPr>
          <w:t xml:space="preserve"> </w:t>
        </w:r>
      </w:ins>
      <w:del w:id="584" w:author="Medetov, Nauryzbek [Tengizchevroil]" w:date="2026-07-06T19:01:00Z" w16du:dateUtc="2026-07-06T14:01:00Z">
        <w:r w:rsidDel="00406655">
          <w:rPr>
            <w:rFonts w:ascii="Consolas" w:eastAsia="Consolas" w:hAnsi="Consolas" w:cs="Consolas"/>
            <w:sz w:val="18"/>
            <w:szCs w:val="18"/>
          </w:rPr>
          <w:delText>machinery_connection_in_scope</w:delText>
        </w:r>
      </w:del>
    </w:p>
    <w:p w14:paraId="16B46EA0" w14:textId="504311C9" w:rsidR="000838A8" w:rsidRDefault="001C0BBA" w:rsidP="001C0BBA">
      <w:pPr>
        <w:spacing w:after="40"/>
        <w:rPr>
          <w:ins w:id="585" w:author="Medetov, Nauryzbek [Tengizchevroil]" w:date="2026-07-06T18:56:00Z" w16du:dateUtc="2026-07-06T13:56:00Z"/>
          <w:b/>
          <w:bCs/>
          <w:color w:val="4A5568"/>
          <w:sz w:val="18"/>
          <w:szCs w:val="18"/>
        </w:rPr>
      </w:pPr>
      <w:del w:id="586" w:author="Medetov, Nauryzbek [Tengizchevroil]" w:date="2026-07-06T18:56:00Z" w16du:dateUtc="2026-07-06T13:56:00Z">
        <w:r w:rsidDel="000838A8">
          <w:rPr>
            <w:b/>
            <w:bCs/>
            <w:color w:val="4A5568"/>
            <w:sz w:val="18"/>
            <w:szCs w:val="18"/>
          </w:rPr>
          <w:delText xml:space="preserve">RAG sources: </w:delText>
        </w:r>
        <w:r w:rsidDel="000838A8">
          <w:rPr>
            <w:i/>
            <w:iCs/>
            <w:color w:val="8FA3B1"/>
            <w:sz w:val="18"/>
            <w:szCs w:val="18"/>
          </w:rPr>
          <w:delText>MAC-SU-5100-TCO</w:delText>
        </w:r>
      </w:del>
    </w:p>
    <w:p w14:paraId="6E77B5B5" w14:textId="77777777" w:rsidR="000838A8" w:rsidRDefault="000838A8" w:rsidP="001C0BBA">
      <w:pPr>
        <w:spacing w:after="40"/>
        <w:rPr>
          <w:ins w:id="587" w:author="Medetov, Nauryzbek [Tengizchevroil]" w:date="2026-07-06T18:56:00Z" w16du:dateUtc="2026-07-06T13:56:00Z"/>
          <w:i/>
          <w:iCs/>
          <w:color w:val="8FA3B1"/>
          <w:sz w:val="18"/>
          <w:szCs w:val="18"/>
        </w:rPr>
      </w:pPr>
    </w:p>
    <w:p w14:paraId="47799ACD" w14:textId="77777777" w:rsidR="000838A8" w:rsidRDefault="000838A8" w:rsidP="001C0BBA">
      <w:pPr>
        <w:spacing w:after="40"/>
        <w:rPr>
          <w:ins w:id="588" w:author="Medetov, Nauryzbek [Tengizchevroil]" w:date="2026-07-06T18:56:00Z" w16du:dateUtc="2026-07-06T13:56:00Z"/>
          <w:i/>
          <w:iCs/>
          <w:color w:val="8FA3B1"/>
          <w:sz w:val="18"/>
          <w:szCs w:val="18"/>
        </w:rPr>
      </w:pPr>
    </w:p>
    <w:p w14:paraId="1B06FE23" w14:textId="77777777" w:rsidR="000838A8" w:rsidRDefault="000838A8" w:rsidP="001C0BBA">
      <w:pPr>
        <w:spacing w:after="40"/>
      </w:pPr>
    </w:p>
    <w:p w14:paraId="2AE79EDB" w14:textId="65BAFDB8" w:rsidR="001C0BBA" w:rsidRDefault="001C0BBA" w:rsidP="001C0BBA">
      <w:pPr>
        <w:shd w:val="clear" w:color="auto" w:fill="F4F6F8"/>
        <w:spacing w:before="160" w:after="60"/>
      </w:pPr>
      <w:r>
        <w:rPr>
          <w:b/>
          <w:bCs/>
          <w:color w:val="0D1B2A"/>
        </w:rPr>
        <w:t>Line 4</w:t>
      </w:r>
      <w:ins w:id="589" w:author="Medetov, Nauryzbek [Tengizchevroil]" w:date="2026-07-06T19:00:00Z" w16du:dateUtc="2026-07-06T14:00:00Z">
        <w:r w:rsidR="004E0764">
          <w:rPr>
            <w:b/>
            <w:bCs/>
            <w:color w:val="0D1B2A"/>
          </w:rPr>
          <w:t>4</w:t>
        </w:r>
      </w:ins>
      <w:ins w:id="590" w:author="Medetov, Nauryzbek [Tengizchevroil]" w:date="2026-07-06T18:59:00Z" w16du:dateUtc="2026-07-06T13:59:00Z">
        <w:r w:rsidR="004E0764">
          <w:rPr>
            <w:b/>
            <w:bCs/>
            <w:color w:val="0D1B2A"/>
          </w:rPr>
          <w:t>b</w:t>
        </w:r>
      </w:ins>
      <w:del w:id="591" w:author="Medetov, Nauryzbek [Tengizchevroil]" w:date="2026-07-06T18:59:00Z" w16du:dateUtc="2026-07-06T13:59:00Z">
        <w:r w:rsidDel="004E0764">
          <w:rPr>
            <w:b/>
            <w:bCs/>
            <w:color w:val="0D1B2A"/>
          </w:rPr>
          <w:delText>6</w:delText>
        </w:r>
      </w:del>
      <w:r>
        <w:rPr>
          <w:b/>
          <w:bCs/>
          <w:color w:val="2ECC71"/>
          <w:sz w:val="18"/>
          <w:szCs w:val="18"/>
        </w:rPr>
        <w:t xml:space="preserve">  ·  Color: GRN</w:t>
      </w:r>
      <w:r>
        <w:rPr>
          <w:i/>
          <w:iCs/>
          <w:color w:val="F4831F"/>
          <w:sz w:val="18"/>
          <w:szCs w:val="18"/>
        </w:rPr>
        <w:t xml:space="preserve">  ·  Pattern A</w:t>
      </w:r>
    </w:p>
    <w:p w14:paraId="12C5F142" w14:textId="77777777" w:rsidR="001C0BBA" w:rsidRDefault="001C0BBA" w:rsidP="001C0BBA">
      <w:pPr>
        <w:spacing w:after="60"/>
      </w:pPr>
      <w:r>
        <w:rPr>
          <w:b/>
          <w:bCs/>
          <w:color w:val="4A5568"/>
          <w:sz w:val="18"/>
          <w:szCs w:val="18"/>
        </w:rPr>
        <w:t xml:space="preserve">Text: </w:t>
      </w:r>
      <w:r>
        <w:rPr>
          <w:i/>
          <w:iCs/>
          <w:sz w:val="18"/>
          <w:szCs w:val="18"/>
        </w:rPr>
        <w:t>"NOTE: Gauges stay on until all work complete. Last step is record of gauges and removal."</w:t>
      </w:r>
    </w:p>
    <w:p w14:paraId="4EC51F35" w14:textId="1DF2E117" w:rsidR="001C0BBA" w:rsidRDefault="001C0BBA" w:rsidP="001C0BBA">
      <w:pPr>
        <w:spacing w:after="40"/>
      </w:pPr>
      <w:r>
        <w:rPr>
          <w:b/>
          <w:bCs/>
          <w:color w:val="2ECC71"/>
          <w:sz w:val="18"/>
          <w:szCs w:val="18"/>
        </w:rPr>
        <w:t xml:space="preserve">Keep when: </w:t>
      </w:r>
      <w:ins w:id="592" w:author="Medetov, Nauryzbek [Tengizchevroil]" w:date="2026-07-06T18:59:00Z" w16du:dateUtc="2026-07-06T13:59:00Z">
        <w:r w:rsidR="004E0764" w:rsidRPr="00784636">
          <w:rPr>
            <w:color w:val="2ECC71"/>
            <w:sz w:val="18"/>
            <w:szCs w:val="18"/>
          </w:rPr>
          <w:t xml:space="preserve">Line </w:t>
        </w:r>
        <w:r w:rsidR="004E0764">
          <w:rPr>
            <w:color w:val="2ECC71"/>
            <w:sz w:val="18"/>
            <w:szCs w:val="18"/>
          </w:rPr>
          <w:t>4</w:t>
        </w:r>
      </w:ins>
      <w:ins w:id="593" w:author="Medetov, Nauryzbek [Tengizchevroil]" w:date="2026-07-06T19:00:00Z" w16du:dateUtc="2026-07-06T14:00:00Z">
        <w:r w:rsidR="004E0764">
          <w:rPr>
            <w:color w:val="2ECC71"/>
            <w:sz w:val="18"/>
            <w:szCs w:val="18"/>
          </w:rPr>
          <w:t>4</w:t>
        </w:r>
      </w:ins>
      <w:ins w:id="594" w:author="Medetov, Nauryzbek [Tengizchevroil]" w:date="2026-07-06T18:59:00Z" w16du:dateUtc="2026-07-06T13:59:00Z">
        <w:r w:rsidR="004E0764">
          <w:rPr>
            <w:color w:val="2ECC71"/>
            <w:sz w:val="18"/>
            <w:szCs w:val="18"/>
          </w:rPr>
          <w:t>a is kept.</w:t>
        </w:r>
      </w:ins>
      <w:del w:id="595" w:author="Medetov, Nauryzbek [Tengizchevroil]" w:date="2026-07-06T18:59:00Z" w16du:dateUtc="2026-07-06T13:59:00Z">
        <w:r w:rsidDel="004E0764">
          <w:rPr>
            <w:sz w:val="18"/>
            <w:szCs w:val="18"/>
          </w:rPr>
          <w:delText>Whenever line 45 is kept</w:delText>
        </w:r>
      </w:del>
    </w:p>
    <w:p w14:paraId="7B4B10DD" w14:textId="274CF437" w:rsidR="001C0BBA" w:rsidRDefault="001C0BBA" w:rsidP="001C0BBA">
      <w:pPr>
        <w:spacing w:after="40"/>
      </w:pPr>
      <w:r>
        <w:rPr>
          <w:b/>
          <w:bCs/>
          <w:color w:val="C0392B"/>
          <w:sz w:val="18"/>
          <w:szCs w:val="18"/>
        </w:rPr>
        <w:t xml:space="preserve">Remove when: </w:t>
      </w:r>
      <w:ins w:id="596" w:author="Medetov, Nauryzbek [Tengizchevroil]" w:date="2026-07-06T19:00:00Z" w16du:dateUtc="2026-07-06T14:00:00Z">
        <w:r w:rsidR="004E0764">
          <w:rPr>
            <w:sz w:val="18"/>
            <w:szCs w:val="18"/>
          </w:rPr>
          <w:t>Otherwise</w:t>
        </w:r>
      </w:ins>
      <w:del w:id="597" w:author="Medetov, Nauryzbek [Tengizchevroil]" w:date="2026-07-06T19:00:00Z" w16du:dateUtc="2026-07-06T14:00:00Z">
        <w:r w:rsidDel="004E0764">
          <w:rPr>
            <w:sz w:val="18"/>
            <w:szCs w:val="18"/>
          </w:rPr>
          <w:delText>Whenever line 45 is removed</w:delText>
        </w:r>
      </w:del>
    </w:p>
    <w:p w14:paraId="09D2DB9C" w14:textId="4F5A1D4C" w:rsidR="001C0BBA" w:rsidRDefault="001C0BBA" w:rsidP="001C0BBA">
      <w:pPr>
        <w:spacing w:after="40"/>
      </w:pPr>
      <w:r>
        <w:rPr>
          <w:b/>
          <w:bCs/>
          <w:color w:val="4A5568"/>
          <w:sz w:val="18"/>
          <w:szCs w:val="18"/>
        </w:rPr>
        <w:t xml:space="preserve">Inputs needed: </w:t>
      </w:r>
      <w:ins w:id="598" w:author="Medetov, Nauryzbek [Tengizchevroil]" w:date="2026-07-06T19:00:00Z" w16du:dateUtc="2026-07-06T14:00:00Z">
        <w:r w:rsidR="00406655">
          <w:rPr>
            <w:sz w:val="18"/>
            <w:szCs w:val="18"/>
          </w:rPr>
          <w:t>scope_type</w:t>
        </w:r>
        <w:r w:rsidR="00406655" w:rsidDel="00406655">
          <w:rPr>
            <w:rFonts w:ascii="Consolas" w:eastAsia="Consolas" w:hAnsi="Consolas" w:cs="Consolas"/>
            <w:sz w:val="18"/>
            <w:szCs w:val="18"/>
          </w:rPr>
          <w:t xml:space="preserve"> </w:t>
        </w:r>
      </w:ins>
      <w:del w:id="599" w:author="Medetov, Nauryzbek [Tengizchevroil]" w:date="2026-07-06T19:00:00Z" w16du:dateUtc="2026-07-06T14:00:00Z">
        <w:r w:rsidDel="00406655">
          <w:rPr>
            <w:rFonts w:ascii="Consolas" w:eastAsia="Consolas" w:hAnsi="Consolas" w:cs="Consolas"/>
            <w:sz w:val="18"/>
            <w:szCs w:val="18"/>
          </w:rPr>
          <w:delText>machinery_connection_in_scope</w:delText>
        </w:r>
      </w:del>
    </w:p>
    <w:p w14:paraId="793FA3BE" w14:textId="084FD099" w:rsidR="001C0BBA" w:rsidRDefault="001C0BBA" w:rsidP="001C0BBA">
      <w:pPr>
        <w:shd w:val="clear" w:color="auto" w:fill="FFF4CC"/>
        <w:spacing w:before="160" w:after="60"/>
      </w:pPr>
      <w:r>
        <w:rPr>
          <w:b/>
          <w:bCs/>
          <w:color w:val="0D1B2A"/>
        </w:rPr>
        <w:t>Line 4</w:t>
      </w:r>
      <w:ins w:id="600" w:author="Medetov, Nauryzbek [Tengizchevroil]" w:date="2026-07-06T19:01:00Z" w16du:dateUtc="2026-07-06T14:01:00Z">
        <w:r w:rsidR="00626BAE">
          <w:rPr>
            <w:b/>
            <w:bCs/>
            <w:color w:val="0D1B2A"/>
          </w:rPr>
          <w:t>5</w:t>
        </w:r>
        <w:r w:rsidR="00012009">
          <w:rPr>
            <w:b/>
            <w:bCs/>
            <w:color w:val="0D1B2A"/>
          </w:rPr>
          <w:t>a</w:t>
        </w:r>
      </w:ins>
      <w:del w:id="601" w:author="Medetov, Nauryzbek [Tengizchevroil]" w:date="2026-07-06T19:01:00Z" w16du:dateUtc="2026-07-06T14:01:00Z">
        <w:r w:rsidDel="00626BAE">
          <w:rPr>
            <w:b/>
            <w:bCs/>
            <w:color w:val="0D1B2A"/>
          </w:rPr>
          <w:delText>7</w:delText>
        </w:r>
      </w:del>
      <w:r>
        <w:rPr>
          <w:b/>
          <w:bCs/>
          <w:color w:val="2ECC71"/>
          <w:sz w:val="18"/>
          <w:szCs w:val="18"/>
        </w:rPr>
        <w:t xml:space="preserve">  ·  Color: GRN/PUR/RED</w:t>
      </w:r>
      <w:r>
        <w:rPr>
          <w:i/>
          <w:iCs/>
          <w:color w:val="F4831F"/>
          <w:sz w:val="18"/>
          <w:szCs w:val="18"/>
        </w:rPr>
        <w:t xml:space="preserve">  ·  Pattern A + C</w:t>
      </w:r>
      <w:r>
        <w:rPr>
          <w:b/>
          <w:bCs/>
          <w:color w:val="F4831F"/>
          <w:sz w:val="16"/>
          <w:szCs w:val="16"/>
        </w:rPr>
        <w:t xml:space="preserve"> </w:t>
      </w:r>
      <w:del w:id="602" w:author="Medetov, Nauryzbek [Tengizchevroil]" w:date="2026-07-06T19:01:00Z" w16du:dateUtc="2026-07-06T14:01:00Z">
        <w:r w:rsidDel="00626BAE">
          <w:rPr>
            <w:b/>
            <w:bCs/>
            <w:color w:val="F4831F"/>
            <w:sz w:val="16"/>
            <w:szCs w:val="16"/>
          </w:rPr>
          <w:delText xml:space="preserve"> ·  v1.1 UPDATED</w:delText>
        </w:r>
      </w:del>
    </w:p>
    <w:p w14:paraId="1979B972" w14:textId="0144500F" w:rsidR="001C0BBA" w:rsidRDefault="001C0BBA" w:rsidP="001C0BBA">
      <w:pPr>
        <w:spacing w:after="60"/>
      </w:pPr>
      <w:r>
        <w:rPr>
          <w:b/>
          <w:bCs/>
          <w:color w:val="4A5568"/>
          <w:sz w:val="18"/>
          <w:szCs w:val="18"/>
        </w:rPr>
        <w:t xml:space="preserve">Text: </w:t>
      </w:r>
      <w:r>
        <w:rPr>
          <w:i/>
          <w:iCs/>
          <w:sz w:val="18"/>
          <w:szCs w:val="18"/>
        </w:rPr>
        <w:t>"</w:t>
      </w:r>
      <w:ins w:id="603" w:author="Medetov, Nauryzbek [Tengizchevroil]" w:date="2026-07-06T19:25:00Z" w16du:dateUtc="2026-07-06T14:25:00Z">
        <w:r w:rsidR="00B73AAD" w:rsidRPr="00B73AAD">
          <w:rPr>
            <w:i/>
            <w:iCs/>
            <w:sz w:val="18"/>
            <w:szCs w:val="18"/>
          </w:rPr>
          <w:t xml:space="preserve">Arrange with Tengiz Turnaround Team (TTT) I&amp;E Coordinator [OR]  Zone Maintenance to isolate, LOTO and remove electric trace heating and instruments from associated piping per I&amp;E Job Pack YY-NNNN.1 </w:t>
        </w:r>
      </w:ins>
      <w:del w:id="604" w:author="Medetov, Nauryzbek [Tengizchevroil]" w:date="2026-07-06T19:02:00Z" w16du:dateUtc="2026-07-06T14:02:00Z">
        <w:r w:rsidDel="0003011F">
          <w:rPr>
            <w:i/>
            <w:iCs/>
            <w:sz w:val="18"/>
            <w:szCs w:val="18"/>
          </w:rPr>
          <w:delText>Arrange with TTT [OR] TASP [OR] Zone Maintenance [OR] Plant I&amp;E to isolate, LOTO and remove electric trace heating and instruments.</w:delText>
        </w:r>
      </w:del>
      <w:r>
        <w:rPr>
          <w:i/>
          <w:iCs/>
          <w:sz w:val="18"/>
          <w:szCs w:val="18"/>
        </w:rPr>
        <w:t>"</w:t>
      </w:r>
    </w:p>
    <w:p w14:paraId="6DCC02FC" w14:textId="4A6FCC2A" w:rsidR="001C0BBA" w:rsidRDefault="001C0BBA" w:rsidP="001C0BBA">
      <w:pPr>
        <w:spacing w:after="40"/>
      </w:pPr>
      <w:r>
        <w:rPr>
          <w:b/>
          <w:bCs/>
          <w:color w:val="2ECC71"/>
          <w:sz w:val="18"/>
          <w:szCs w:val="18"/>
        </w:rPr>
        <w:t xml:space="preserve">Keep when: </w:t>
      </w:r>
      <w:ins w:id="605" w:author="Medetov, Nauryzbek [Tengizchevroil]" w:date="2026-07-06T19:03:00Z" w16du:dateUtc="2026-07-06T14:03:00Z">
        <w:r w:rsidR="00434355">
          <w:rPr>
            <w:sz w:val="18"/>
            <w:szCs w:val="18"/>
          </w:rPr>
          <w:t xml:space="preserve">prompt contains Heat tracing = </w:t>
        </w:r>
      </w:ins>
      <w:ins w:id="606" w:author="Medetov, Nauryzbek [Tengizchevroil]" w:date="2026-07-06T19:04:00Z" w16du:dateUtc="2026-07-06T14:04:00Z">
        <w:r w:rsidR="00756C3F">
          <w:rPr>
            <w:sz w:val="18"/>
            <w:szCs w:val="18"/>
          </w:rPr>
          <w:t>electric</w:t>
        </w:r>
      </w:ins>
      <w:del w:id="607" w:author="Medetov, Nauryzbek [Tengizchevroil]" w:date="2026-07-06T19:04:00Z" w16du:dateUtc="2026-07-06T14:04:00Z">
        <w:r w:rsidDel="00756C3F">
          <w:rPr>
            <w:sz w:val="18"/>
            <w:szCs w:val="18"/>
          </w:rPr>
          <w:delText xml:space="preserve">heat_tracing=electric </w:delText>
        </w:r>
      </w:del>
      <w:del w:id="608" w:author="Medetov, Nauryzbek [Tengizchevroil]" w:date="2026-07-06T19:29:00Z" w16du:dateUtc="2026-07-06T14:29:00Z">
        <w:r w:rsidDel="00112539">
          <w:rPr>
            <w:sz w:val="18"/>
            <w:szCs w:val="18"/>
          </w:rPr>
          <w:delText>OR instruments at TP</w:delText>
        </w:r>
      </w:del>
    </w:p>
    <w:p w14:paraId="469B5CB5" w14:textId="7AF977B3" w:rsidR="001C0BBA" w:rsidRDefault="001C0BBA" w:rsidP="001C0BBA">
      <w:pPr>
        <w:spacing w:after="40"/>
      </w:pPr>
      <w:r>
        <w:rPr>
          <w:b/>
          <w:bCs/>
          <w:color w:val="C0392B"/>
          <w:sz w:val="18"/>
          <w:szCs w:val="18"/>
        </w:rPr>
        <w:t xml:space="preserve">Remove when: </w:t>
      </w:r>
      <w:ins w:id="609" w:author="Medetov, Nauryzbek [Tengizchevroil]" w:date="2026-07-06T19:26:00Z" w16du:dateUtc="2026-07-06T14:26:00Z">
        <w:r w:rsidR="00E66737">
          <w:rPr>
            <w:sz w:val="18"/>
            <w:szCs w:val="18"/>
          </w:rPr>
          <w:t>Heat tracing = None</w:t>
        </w:r>
      </w:ins>
      <w:del w:id="610" w:author="Medetov, Nauryzbek [Tengizchevroil]" w:date="2026-07-06T19:26:00Z" w16du:dateUtc="2026-07-06T14:26:00Z">
        <w:r w:rsidDel="00E66737">
          <w:rPr>
            <w:sz w:val="18"/>
            <w:szCs w:val="18"/>
          </w:rPr>
          <w:delText>No heat tracing/instruments</w:delText>
        </w:r>
      </w:del>
    </w:p>
    <w:p w14:paraId="5140599B" w14:textId="6D966FB8" w:rsidR="001C0BBA" w:rsidRDefault="001C0BBA" w:rsidP="001C0BBA">
      <w:pPr>
        <w:spacing w:after="40"/>
        <w:rPr>
          <w:ins w:id="611" w:author="Medetov, Nauryzbek [Tengizchevroil]" w:date="2026-07-06T19:47:00Z" w16du:dateUtc="2026-07-06T14:47:00Z"/>
          <w:rFonts w:ascii="Consolas" w:eastAsia="Consolas" w:hAnsi="Consolas" w:cs="Consolas"/>
          <w:sz w:val="18"/>
          <w:szCs w:val="18"/>
        </w:rPr>
      </w:pPr>
      <w:r>
        <w:rPr>
          <w:b/>
          <w:bCs/>
          <w:color w:val="4A5568"/>
          <w:sz w:val="18"/>
          <w:szCs w:val="18"/>
        </w:rPr>
        <w:lastRenderedPageBreak/>
        <w:t xml:space="preserve">Inputs needed: </w:t>
      </w:r>
      <w:r>
        <w:rPr>
          <w:rFonts w:ascii="Consolas" w:eastAsia="Consolas" w:hAnsi="Consolas" w:cs="Consolas"/>
          <w:sz w:val="18"/>
          <w:szCs w:val="18"/>
        </w:rPr>
        <w:t>heat_tracin</w:t>
      </w:r>
      <w:ins w:id="612" w:author="Medetov, Nauryzbek [Tengizchevroil]" w:date="2026-07-06T19:27:00Z" w16du:dateUtc="2026-07-06T14:27:00Z">
        <w:r w:rsidR="00045254">
          <w:rPr>
            <w:rFonts w:ascii="Consolas" w:eastAsia="Consolas" w:hAnsi="Consolas" w:cs="Consolas"/>
            <w:sz w:val="18"/>
            <w:szCs w:val="18"/>
          </w:rPr>
          <w:t>g</w:t>
        </w:r>
      </w:ins>
      <w:del w:id="613" w:author="Medetov, Nauryzbek [Tengizchevroil]" w:date="2026-07-06T19:27:00Z" w16du:dateUtc="2026-07-06T14:27:00Z">
        <w:r w:rsidDel="00045254">
          <w:rPr>
            <w:rFonts w:ascii="Consolas" w:eastAsia="Consolas" w:hAnsi="Consolas" w:cs="Consolas"/>
            <w:sz w:val="18"/>
            <w:szCs w:val="18"/>
          </w:rPr>
          <w:delText>g, project_phase</w:delText>
        </w:r>
      </w:del>
    </w:p>
    <w:p w14:paraId="581D621A" w14:textId="03F7B6D1" w:rsidR="005B7C1B" w:rsidRDefault="005B7C1B" w:rsidP="005B7C1B">
      <w:pPr>
        <w:rPr>
          <w:ins w:id="614" w:author="Medetov, Nauryzbek [Tengizchevroil]" w:date="2026-07-06T19:47:00Z" w16du:dateUtc="2026-07-06T14:47:00Z"/>
        </w:rPr>
      </w:pPr>
      <w:ins w:id="615" w:author="Medetov, Nauryzbek [Tengizchevroil]" w:date="2026-07-06T19:47:00Z" w16du:dateUtc="2026-07-06T14:47:00Z">
        <w:r>
          <w:rPr>
            <w:b/>
            <w:bCs/>
            <w:color w:val="F4831F"/>
            <w:sz w:val="18"/>
            <w:szCs w:val="18"/>
          </w:rPr>
          <w:t xml:space="preserve">Note: </w:t>
        </w:r>
        <w:r w:rsidRPr="00B73AAD">
          <w:rPr>
            <w:i/>
            <w:iCs/>
            <w:sz w:val="18"/>
            <w:szCs w:val="18"/>
          </w:rPr>
          <w:t>I&amp;E Job Pack YY-NNNN.</w:t>
        </w:r>
        <w:r w:rsidR="00FB5CC2">
          <w:rPr>
            <w:i/>
            <w:iCs/>
            <w:sz w:val="18"/>
            <w:szCs w:val="18"/>
          </w:rPr>
          <w:t>1 exact number should be asked. If not provided,</w:t>
        </w:r>
      </w:ins>
      <w:ins w:id="616" w:author="Medetov, Nauryzbek [Tengizchevroil]" w:date="2026-07-06T19:48:00Z" w16du:dateUtc="2026-07-06T14:48:00Z">
        <w:r w:rsidR="00FB5CC2">
          <w:rPr>
            <w:i/>
            <w:iCs/>
            <w:sz w:val="18"/>
            <w:szCs w:val="18"/>
          </w:rPr>
          <w:t xml:space="preserve"> given one should be displayed in RED font.</w:t>
        </w:r>
      </w:ins>
    </w:p>
    <w:p w14:paraId="4FBCEC1E" w14:textId="77777777" w:rsidR="005B7C1B" w:rsidRDefault="005B7C1B" w:rsidP="001C0BBA">
      <w:pPr>
        <w:spacing w:after="40"/>
        <w:rPr>
          <w:ins w:id="617" w:author="Izimgali, Nurmukhambet [Bolashak Atyrau Limited]" w:date="2026-07-13T14:19:00Z" w16du:dateUtc="2026-07-13T09:19:00Z"/>
        </w:rPr>
      </w:pPr>
    </w:p>
    <w:p w14:paraId="69A30F8D" w14:textId="2E03A0EF" w:rsidR="00804277" w:rsidRDefault="00804277" w:rsidP="001C0BBA">
      <w:pPr>
        <w:spacing w:after="40"/>
      </w:pPr>
      <w:ins w:id="618" w:author="Izimgali, Nurmukhambet [Bolashak Atyrau Limited]" w:date="2026-07-13T14:19:00Z" w16du:dateUtc="2026-07-13T09:19:00Z">
        <w:r>
          <w:t>Line 45b</w:t>
        </w:r>
      </w:ins>
    </w:p>
    <w:p w14:paraId="35365C64" w14:textId="39A5E7C1" w:rsidR="00012009" w:rsidRDefault="001C0BBA" w:rsidP="00012009">
      <w:pPr>
        <w:shd w:val="clear" w:color="auto" w:fill="FFF4CC"/>
        <w:spacing w:before="160" w:after="60"/>
        <w:rPr>
          <w:ins w:id="619" w:author="Medetov, Nauryzbek [Tengizchevroil]" w:date="2026-07-06T19:01:00Z" w16du:dateUtc="2026-07-06T14:01:00Z"/>
        </w:rPr>
      </w:pPr>
      <w:del w:id="620" w:author="Medetov, Nauryzbek [Tengizchevroil]" w:date="2026-07-06T19:24:00Z" w16du:dateUtc="2026-07-06T14:24:00Z">
        <w:r w:rsidDel="00D74246">
          <w:rPr>
            <w:b/>
            <w:bCs/>
            <w:color w:val="F4831F"/>
            <w:sz w:val="18"/>
            <w:szCs w:val="18"/>
          </w:rPr>
          <w:delText xml:space="preserve">Note: </w:delText>
        </w:r>
        <w:r w:rsidDel="00D74246">
          <w:rPr>
            <w:i/>
            <w:iCs/>
            <w:sz w:val="18"/>
            <w:szCs w:val="18"/>
          </w:rPr>
          <w:delText>v1.1: OR-list expanded. Route per project_phase: TTT (general TA), TASP (TA sub-program), Zone Maintenance (MM/SEDT), Plant I&amp;E (unit-resident). Pick exactly one based on project_phase mapping.</w:delText>
        </w:r>
      </w:del>
      <w:ins w:id="621" w:author="Medetov, Nauryzbek [Tengizchevroil]" w:date="2026-07-06T19:01:00Z" w16du:dateUtc="2026-07-06T14:01:00Z">
        <w:r w:rsidR="00012009">
          <w:rPr>
            <w:b/>
            <w:bCs/>
            <w:color w:val="0D1B2A"/>
          </w:rPr>
          <w:t>Line 45b</w:t>
        </w:r>
        <w:r w:rsidR="00012009">
          <w:rPr>
            <w:b/>
            <w:bCs/>
            <w:color w:val="2ECC71"/>
            <w:sz w:val="18"/>
            <w:szCs w:val="18"/>
          </w:rPr>
          <w:t xml:space="preserve">  ·  Color: GRN/PUR/RED</w:t>
        </w:r>
        <w:r w:rsidR="00012009">
          <w:rPr>
            <w:i/>
            <w:iCs/>
            <w:color w:val="F4831F"/>
            <w:sz w:val="18"/>
            <w:szCs w:val="18"/>
          </w:rPr>
          <w:t xml:space="preserve">  ·  Pattern A + C</w:t>
        </w:r>
        <w:r w:rsidR="00012009">
          <w:rPr>
            <w:b/>
            <w:bCs/>
            <w:color w:val="F4831F"/>
            <w:sz w:val="16"/>
            <w:szCs w:val="16"/>
          </w:rPr>
          <w:t xml:space="preserve"> </w:t>
        </w:r>
      </w:ins>
    </w:p>
    <w:p w14:paraId="01833595" w14:textId="663170B9" w:rsidR="00012009" w:rsidRDefault="00012009" w:rsidP="00012009">
      <w:pPr>
        <w:spacing w:after="60"/>
        <w:rPr>
          <w:ins w:id="622" w:author="Medetov, Nauryzbek [Tengizchevroil]" w:date="2026-07-06T19:01:00Z" w16du:dateUtc="2026-07-06T14:01:00Z"/>
        </w:rPr>
      </w:pPr>
      <w:ins w:id="623" w:author="Medetov, Nauryzbek [Tengizchevroil]" w:date="2026-07-06T19:01:00Z" w16du:dateUtc="2026-07-06T14:01:00Z">
        <w:r>
          <w:rPr>
            <w:b/>
            <w:bCs/>
            <w:color w:val="4A5568"/>
            <w:sz w:val="18"/>
            <w:szCs w:val="18"/>
          </w:rPr>
          <w:t xml:space="preserve">Text: </w:t>
        </w:r>
        <w:r>
          <w:rPr>
            <w:i/>
            <w:iCs/>
            <w:sz w:val="18"/>
            <w:szCs w:val="18"/>
          </w:rPr>
          <w:t>"</w:t>
        </w:r>
      </w:ins>
      <w:ins w:id="624" w:author="Medetov, Nauryzbek [Tengizchevroil]" w:date="2026-07-06T19:27:00Z" w16du:dateUtc="2026-07-06T14:27:00Z">
        <w:r w:rsidR="004E7BCD" w:rsidRPr="004E7BCD">
          <w:rPr>
            <w:i/>
            <w:iCs/>
            <w:sz w:val="18"/>
            <w:szCs w:val="18"/>
          </w:rPr>
          <w:t>Carefully remove for reinstatement (or Demolish) hot water / steam tracing where necessary</w:t>
        </w:r>
      </w:ins>
      <w:ins w:id="625" w:author="Medetov, Nauryzbek [Tengizchevroil]" w:date="2026-07-06T19:01:00Z" w16du:dateUtc="2026-07-06T14:01:00Z">
        <w:r>
          <w:rPr>
            <w:i/>
            <w:iCs/>
            <w:sz w:val="18"/>
            <w:szCs w:val="18"/>
          </w:rPr>
          <w:t>."</w:t>
        </w:r>
      </w:ins>
    </w:p>
    <w:p w14:paraId="21AB5306" w14:textId="2DB73466" w:rsidR="00012009" w:rsidRDefault="00012009" w:rsidP="00012009">
      <w:pPr>
        <w:spacing w:after="40"/>
        <w:rPr>
          <w:ins w:id="626" w:author="Medetov, Nauryzbek [Tengizchevroil]" w:date="2026-07-06T19:01:00Z" w16du:dateUtc="2026-07-06T14:01:00Z"/>
        </w:rPr>
      </w:pPr>
      <w:ins w:id="627" w:author="Medetov, Nauryzbek [Tengizchevroil]" w:date="2026-07-06T19:01:00Z" w16du:dateUtc="2026-07-06T14:01:00Z">
        <w:r>
          <w:rPr>
            <w:b/>
            <w:bCs/>
            <w:color w:val="2ECC71"/>
            <w:sz w:val="18"/>
            <w:szCs w:val="18"/>
          </w:rPr>
          <w:t xml:space="preserve">Keep when: </w:t>
        </w:r>
      </w:ins>
      <w:ins w:id="628" w:author="Medetov, Nauryzbek [Tengizchevroil]" w:date="2026-07-06T19:27:00Z" w16du:dateUtc="2026-07-06T14:27:00Z">
        <w:r w:rsidR="004E7BCD">
          <w:rPr>
            <w:sz w:val="18"/>
            <w:szCs w:val="18"/>
          </w:rPr>
          <w:t>prompt contains Heat tracing = w</w:t>
        </w:r>
      </w:ins>
      <w:ins w:id="629" w:author="Medetov, Nauryzbek [Tengizchevroil]" w:date="2026-07-06T19:28:00Z" w16du:dateUtc="2026-07-06T14:28:00Z">
        <w:r w:rsidR="00010A5C">
          <w:rPr>
            <w:sz w:val="18"/>
            <w:szCs w:val="18"/>
          </w:rPr>
          <w:t xml:space="preserve">ater, steam </w:t>
        </w:r>
      </w:ins>
      <w:ins w:id="630" w:author="Medetov, Nauryzbek [Tengizchevroil]" w:date="2026-07-06T19:29:00Z" w16du:dateUtc="2026-07-06T14:29:00Z">
        <w:r w:rsidR="00112539">
          <w:rPr>
            <w:sz w:val="18"/>
            <w:szCs w:val="18"/>
          </w:rPr>
          <w:t>or Contro-Trace</w:t>
        </w:r>
      </w:ins>
    </w:p>
    <w:p w14:paraId="449CC201" w14:textId="5961A05A" w:rsidR="00012009" w:rsidRDefault="00012009" w:rsidP="00012009">
      <w:pPr>
        <w:spacing w:after="40"/>
        <w:rPr>
          <w:ins w:id="631" w:author="Medetov, Nauryzbek [Tengizchevroil]" w:date="2026-07-06T19:01:00Z" w16du:dateUtc="2026-07-06T14:01:00Z"/>
        </w:rPr>
      </w:pPr>
      <w:ins w:id="632" w:author="Medetov, Nauryzbek [Tengizchevroil]" w:date="2026-07-06T19:01:00Z" w16du:dateUtc="2026-07-06T14:01:00Z">
        <w:r>
          <w:rPr>
            <w:b/>
            <w:bCs/>
            <w:color w:val="C0392B"/>
            <w:sz w:val="18"/>
            <w:szCs w:val="18"/>
          </w:rPr>
          <w:t xml:space="preserve">Remove when: </w:t>
        </w:r>
      </w:ins>
      <w:ins w:id="633" w:author="Medetov, Nauryzbek [Tengizchevroil]" w:date="2026-07-06T19:30:00Z" w16du:dateUtc="2026-07-06T14:30:00Z">
        <w:r w:rsidR="00C008DB">
          <w:rPr>
            <w:sz w:val="18"/>
            <w:szCs w:val="18"/>
          </w:rPr>
          <w:t>Heat tracing = None</w:t>
        </w:r>
      </w:ins>
    </w:p>
    <w:p w14:paraId="7AC2CA3F" w14:textId="45CEE450" w:rsidR="00012009" w:rsidRDefault="00012009" w:rsidP="00112539">
      <w:pPr>
        <w:spacing w:after="40"/>
        <w:rPr>
          <w:ins w:id="634" w:author="Medetov, Nauryzbek [Tengizchevroil]" w:date="2026-07-06T19:31:00Z" w16du:dateUtc="2026-07-06T14:31:00Z"/>
          <w:rFonts w:ascii="Consolas" w:eastAsia="Consolas" w:hAnsi="Consolas" w:cs="Consolas"/>
          <w:sz w:val="18"/>
          <w:szCs w:val="18"/>
        </w:rPr>
      </w:pPr>
      <w:ins w:id="635" w:author="Medetov, Nauryzbek [Tengizchevroil]" w:date="2026-07-06T19:01:00Z" w16du:dateUtc="2026-07-06T14:01:00Z">
        <w:r>
          <w:rPr>
            <w:b/>
            <w:bCs/>
            <w:color w:val="4A5568"/>
            <w:sz w:val="18"/>
            <w:szCs w:val="18"/>
          </w:rPr>
          <w:t xml:space="preserve">Inputs needed: </w:t>
        </w:r>
        <w:r>
          <w:rPr>
            <w:rFonts w:ascii="Consolas" w:eastAsia="Consolas" w:hAnsi="Consolas" w:cs="Consolas"/>
            <w:sz w:val="18"/>
            <w:szCs w:val="18"/>
          </w:rPr>
          <w:t>heat_tracing</w:t>
        </w:r>
      </w:ins>
    </w:p>
    <w:p w14:paraId="1FBEF876" w14:textId="180F65B8" w:rsidR="00817BD9" w:rsidRDefault="00817BD9">
      <w:pPr>
        <w:pPrChange w:id="636" w:author="Medetov, Nauryzbek [Tengizchevroil]" w:date="2026-07-06T19:35:00Z" w16du:dateUtc="2026-07-06T14:35:00Z">
          <w:pPr>
            <w:spacing w:after="100"/>
          </w:pPr>
        </w:pPrChange>
      </w:pPr>
      <w:ins w:id="637" w:author="Medetov, Nauryzbek [Tengizchevroil]" w:date="2026-07-06T19:31:00Z" w16du:dateUtc="2026-07-06T14:31:00Z">
        <w:r>
          <w:rPr>
            <w:b/>
            <w:bCs/>
            <w:color w:val="F4831F"/>
            <w:sz w:val="18"/>
            <w:szCs w:val="18"/>
          </w:rPr>
          <w:t xml:space="preserve">Note: </w:t>
        </w:r>
        <w:r>
          <w:rPr>
            <w:i/>
            <w:iCs/>
            <w:color w:val="F4831F"/>
            <w:sz w:val="18"/>
            <w:szCs w:val="18"/>
          </w:rPr>
          <w:t>OR-sibling of 45a; Ask back if multiple triggers are true.</w:t>
        </w:r>
      </w:ins>
      <w:ins w:id="638" w:author="Medetov, Nauryzbek [Tengizchevroil]" w:date="2026-07-06T19:32:00Z" w16du:dateUtc="2026-07-06T14:32:00Z">
        <w:r w:rsidR="00FA4693">
          <w:rPr>
            <w:i/>
            <w:iCs/>
            <w:color w:val="F4831F"/>
            <w:sz w:val="18"/>
            <w:szCs w:val="18"/>
          </w:rPr>
          <w:t xml:space="preserve"> Ask for </w:t>
        </w:r>
      </w:ins>
      <w:ins w:id="639" w:author="Medetov, Nauryzbek [Tengizchevroil]" w:date="2026-07-06T19:34:00Z" w16du:dateUtc="2026-07-06T14:34:00Z">
        <w:r w:rsidR="00D06C3B">
          <w:rPr>
            <w:i/>
            <w:iCs/>
            <w:color w:val="F4831F"/>
            <w:sz w:val="18"/>
            <w:szCs w:val="18"/>
          </w:rPr>
          <w:t>heat tracing type</w:t>
        </w:r>
      </w:ins>
      <w:ins w:id="640" w:author="Medetov, Nauryzbek [Tengizchevroil]" w:date="2026-07-06T19:32:00Z" w16du:dateUtc="2026-07-06T14:32:00Z">
        <w:r w:rsidR="00FA4693">
          <w:rPr>
            <w:i/>
            <w:iCs/>
            <w:color w:val="F4831F"/>
            <w:sz w:val="18"/>
            <w:szCs w:val="18"/>
          </w:rPr>
          <w:t xml:space="preserve"> if no </w:t>
        </w:r>
        <w:r w:rsidR="00D06C3B">
          <w:rPr>
            <w:i/>
            <w:iCs/>
            <w:color w:val="F4831F"/>
            <w:sz w:val="18"/>
            <w:szCs w:val="18"/>
          </w:rPr>
          <w:t>details are explicitly provided</w:t>
        </w:r>
      </w:ins>
      <w:ins w:id="641" w:author="Medetov, Nauryzbek [Tengizchevroil]" w:date="2026-07-12T16:40:00Z" w16du:dateUtc="2026-07-12T11:40:00Z">
        <w:r w:rsidR="00E167D3">
          <w:rPr>
            <w:i/>
            <w:iCs/>
            <w:color w:val="F4831F"/>
            <w:sz w:val="18"/>
            <w:szCs w:val="18"/>
          </w:rPr>
          <w:t xml:space="preserve"> </w:t>
        </w:r>
      </w:ins>
      <w:ins w:id="642" w:author="Medetov, Nauryzbek [Tengizchevroil]" w:date="2026-07-12T16:41:00Z" w16du:dateUtc="2026-07-12T11:41:00Z">
        <w:r w:rsidR="00E167D3">
          <w:rPr>
            <w:i/>
            <w:iCs/>
            <w:color w:val="F4831F"/>
            <w:sz w:val="18"/>
            <w:szCs w:val="18"/>
          </w:rPr>
          <w:t xml:space="preserve">keep both types in RED </w:t>
        </w:r>
        <w:r w:rsidR="00CA6C4B">
          <w:rPr>
            <w:i/>
            <w:iCs/>
            <w:color w:val="F4831F"/>
            <w:sz w:val="18"/>
            <w:szCs w:val="18"/>
          </w:rPr>
          <w:t>font.</w:t>
        </w:r>
      </w:ins>
    </w:p>
    <w:p w14:paraId="04CB5AB7" w14:textId="415F9EED" w:rsidR="001C0BBA" w:rsidRDefault="001C0BBA" w:rsidP="001C0BBA">
      <w:pPr>
        <w:shd w:val="clear" w:color="auto" w:fill="F4F6F8"/>
        <w:spacing w:before="160" w:after="60"/>
      </w:pPr>
      <w:r>
        <w:rPr>
          <w:b/>
          <w:bCs/>
          <w:color w:val="0D1B2A"/>
        </w:rPr>
        <w:t>Line 4</w:t>
      </w:r>
      <w:ins w:id="643" w:author="Medetov, Nauryzbek [Tengizchevroil]" w:date="2026-07-06T19:35:00Z" w16du:dateUtc="2026-07-06T14:35:00Z">
        <w:r w:rsidR="006C7C43">
          <w:rPr>
            <w:b/>
            <w:bCs/>
            <w:color w:val="0D1B2A"/>
          </w:rPr>
          <w:t>5c</w:t>
        </w:r>
      </w:ins>
      <w:del w:id="644" w:author="Medetov, Nauryzbek [Tengizchevroil]" w:date="2026-07-06T19:34:00Z" w16du:dateUtc="2026-07-06T14:34:00Z">
        <w:r w:rsidDel="0071630B">
          <w:rPr>
            <w:b/>
            <w:bCs/>
            <w:color w:val="0D1B2A"/>
          </w:rPr>
          <w:delText>8</w:delText>
        </w:r>
      </w:del>
      <w:r>
        <w:rPr>
          <w:b/>
          <w:bCs/>
          <w:color w:val="2ECC71"/>
          <w:sz w:val="18"/>
          <w:szCs w:val="18"/>
        </w:rPr>
        <w:t xml:space="preserve">  ·  Color: GRN</w:t>
      </w:r>
      <w:r>
        <w:rPr>
          <w:i/>
          <w:iCs/>
          <w:color w:val="F4831F"/>
          <w:sz w:val="18"/>
          <w:szCs w:val="18"/>
        </w:rPr>
        <w:t xml:space="preserve">  ·  Pattern A</w:t>
      </w:r>
    </w:p>
    <w:p w14:paraId="0863D721" w14:textId="22D73C9C" w:rsidR="001C0BBA" w:rsidRDefault="001C0BBA" w:rsidP="001C0BBA">
      <w:pPr>
        <w:spacing w:after="60"/>
      </w:pPr>
      <w:r>
        <w:rPr>
          <w:b/>
          <w:bCs/>
          <w:color w:val="4A5568"/>
          <w:sz w:val="18"/>
          <w:szCs w:val="18"/>
        </w:rPr>
        <w:t xml:space="preserve">Text: </w:t>
      </w:r>
      <w:r>
        <w:rPr>
          <w:i/>
          <w:iCs/>
          <w:sz w:val="18"/>
          <w:szCs w:val="18"/>
        </w:rPr>
        <w:t>"</w:t>
      </w:r>
      <w:ins w:id="645" w:author="Medetov, Nauryzbek [Tengizchevroil]" w:date="2026-07-06T19:35:00Z" w16du:dateUtc="2026-07-06T14:35:00Z">
        <w:r w:rsidR="00EC2E8D" w:rsidRPr="00EC2E8D">
          <w:t xml:space="preserve"> </w:t>
        </w:r>
        <w:r w:rsidR="00EC2E8D" w:rsidRPr="00EC2E8D">
          <w:rPr>
            <w:i/>
            <w:iCs/>
            <w:sz w:val="18"/>
            <w:szCs w:val="18"/>
          </w:rPr>
          <w:t>NOTE: BP to match mark, call a unit operator, show the mark and record location prior to cutting and removal to aid in reinstatement of heat tracing.</w:t>
        </w:r>
        <w:r w:rsidR="00EC2E8D">
          <w:rPr>
            <w:i/>
            <w:iCs/>
            <w:sz w:val="18"/>
            <w:szCs w:val="18"/>
          </w:rPr>
          <w:t>”</w:t>
        </w:r>
      </w:ins>
      <w:del w:id="646" w:author="Medetov, Nauryzbek [Tengizchevroil]" w:date="2026-07-06T19:35:00Z" w16du:dateUtc="2026-07-06T14:35:00Z">
        <w:r w:rsidDel="00EC2E8D">
          <w:rPr>
            <w:i/>
            <w:iCs/>
            <w:sz w:val="18"/>
            <w:szCs w:val="18"/>
          </w:rPr>
          <w:delText>NOTE: BP to match mark, call unit operator, show mark and record location prior to cutting/removal."</w:delText>
        </w:r>
      </w:del>
    </w:p>
    <w:p w14:paraId="7940CCC0" w14:textId="30990A6E" w:rsidR="001C0BBA" w:rsidRDefault="001C0BBA" w:rsidP="001C0BBA">
      <w:pPr>
        <w:spacing w:after="40"/>
      </w:pPr>
      <w:r>
        <w:rPr>
          <w:b/>
          <w:bCs/>
          <w:color w:val="2ECC71"/>
          <w:sz w:val="18"/>
          <w:szCs w:val="18"/>
        </w:rPr>
        <w:t xml:space="preserve">Keep when: </w:t>
      </w:r>
      <w:ins w:id="647" w:author="Medetov, Nauryzbek [Tengizchevroil]" w:date="2026-07-06T19:35:00Z" w16du:dateUtc="2026-07-06T14:35:00Z">
        <w:r w:rsidR="00EC2E8D" w:rsidRPr="00784636">
          <w:rPr>
            <w:color w:val="2ECC71"/>
            <w:sz w:val="18"/>
            <w:szCs w:val="18"/>
          </w:rPr>
          <w:t xml:space="preserve">Line </w:t>
        </w:r>
        <w:r w:rsidR="00EC2E8D">
          <w:rPr>
            <w:color w:val="2ECC71"/>
            <w:sz w:val="18"/>
            <w:szCs w:val="18"/>
          </w:rPr>
          <w:t>45a is kept.</w:t>
        </w:r>
      </w:ins>
      <w:del w:id="648" w:author="Medetov, Nauryzbek [Tengizchevroil]" w:date="2026-07-06T19:35:00Z" w16du:dateUtc="2026-07-06T14:35:00Z">
        <w:r w:rsidDel="00EC2E8D">
          <w:rPr>
            <w:sz w:val="18"/>
            <w:szCs w:val="18"/>
          </w:rPr>
          <w:delText>When existing instruments / trace heat to be reinstated</w:delText>
        </w:r>
      </w:del>
    </w:p>
    <w:p w14:paraId="45FBD1B1" w14:textId="6315CA15" w:rsidR="001C0BBA" w:rsidRDefault="001C0BBA" w:rsidP="001C0BBA">
      <w:pPr>
        <w:spacing w:after="40"/>
      </w:pPr>
      <w:r>
        <w:rPr>
          <w:b/>
          <w:bCs/>
          <w:color w:val="C0392B"/>
          <w:sz w:val="18"/>
          <w:szCs w:val="18"/>
        </w:rPr>
        <w:t xml:space="preserve">Remove when: </w:t>
      </w:r>
      <w:ins w:id="649" w:author="Medetov, Nauryzbek [Tengizchevroil]" w:date="2026-07-06T19:35:00Z" w16du:dateUtc="2026-07-06T14:35:00Z">
        <w:r w:rsidR="00EC2E8D">
          <w:rPr>
            <w:sz w:val="18"/>
            <w:szCs w:val="18"/>
          </w:rPr>
          <w:t>Otherwise</w:t>
        </w:r>
      </w:ins>
      <w:del w:id="650" w:author="Medetov, Nauryzbek [Tengizchevroil]" w:date="2026-07-06T19:35:00Z" w16du:dateUtc="2026-07-06T14:35:00Z">
        <w:r w:rsidDel="00EC2E8D">
          <w:rPr>
            <w:sz w:val="18"/>
            <w:szCs w:val="18"/>
          </w:rPr>
          <w:delText>No reinstatement needed</w:delText>
        </w:r>
      </w:del>
    </w:p>
    <w:p w14:paraId="68A85B86" w14:textId="77777777" w:rsidR="001C0BBA" w:rsidRDefault="001C0BBA" w:rsidP="001C0BBA">
      <w:pPr>
        <w:spacing w:after="40"/>
      </w:pPr>
      <w:r>
        <w:rPr>
          <w:b/>
          <w:bCs/>
          <w:color w:val="4A5568"/>
          <w:sz w:val="18"/>
          <w:szCs w:val="18"/>
        </w:rPr>
        <w:t xml:space="preserve">Inputs needed: </w:t>
      </w:r>
      <w:r>
        <w:rPr>
          <w:rFonts w:ascii="Consolas" w:eastAsia="Consolas" w:hAnsi="Consolas" w:cs="Consolas"/>
          <w:sz w:val="18"/>
          <w:szCs w:val="18"/>
        </w:rPr>
        <w:t>heat_tracing</w:t>
      </w:r>
    </w:p>
    <w:p w14:paraId="1DCC16EC" w14:textId="524F1D86" w:rsidR="001C0BBA" w:rsidRDefault="001C0BBA" w:rsidP="001C0BBA">
      <w:pPr>
        <w:shd w:val="clear" w:color="auto" w:fill="F4F6F8"/>
        <w:spacing w:before="160" w:after="60"/>
      </w:pPr>
      <w:r>
        <w:rPr>
          <w:b/>
          <w:bCs/>
          <w:color w:val="0D1B2A"/>
        </w:rPr>
        <w:t>Line 4</w:t>
      </w:r>
      <w:ins w:id="651" w:author="Medetov, Nauryzbek [Tengizchevroil]" w:date="2026-07-07T15:17:00Z" w16du:dateUtc="2026-07-07T10:17:00Z">
        <w:r w:rsidR="004B55EB">
          <w:rPr>
            <w:b/>
            <w:bCs/>
            <w:color w:val="0D1B2A"/>
          </w:rPr>
          <w:t>6</w:t>
        </w:r>
      </w:ins>
      <w:del w:id="652" w:author="Medetov, Nauryzbek [Tengizchevroil]" w:date="2026-07-07T15:17:00Z" w16du:dateUtc="2026-07-07T10:17:00Z">
        <w:r w:rsidDel="004B55EB">
          <w:rPr>
            <w:b/>
            <w:bCs/>
            <w:color w:val="0D1B2A"/>
          </w:rPr>
          <w:delText>9</w:delText>
        </w:r>
      </w:del>
      <w:r>
        <w:rPr>
          <w:b/>
          <w:bCs/>
          <w:color w:val="2ECC71"/>
          <w:sz w:val="18"/>
          <w:szCs w:val="18"/>
        </w:rPr>
        <w:t xml:space="preserve">  ·  Color: GRN</w:t>
      </w:r>
      <w:r>
        <w:rPr>
          <w:i/>
          <w:iCs/>
          <w:color w:val="F4831F"/>
          <w:sz w:val="18"/>
          <w:szCs w:val="18"/>
        </w:rPr>
        <w:t xml:space="preserve">  ·  Pattern B</w:t>
      </w:r>
    </w:p>
    <w:p w14:paraId="39981D26" w14:textId="7CB83CE4" w:rsidR="001C0BBA" w:rsidRDefault="001C0BBA" w:rsidP="001C0BBA">
      <w:pPr>
        <w:spacing w:after="60"/>
      </w:pPr>
      <w:r>
        <w:rPr>
          <w:b/>
          <w:bCs/>
          <w:color w:val="4A5568"/>
          <w:sz w:val="18"/>
          <w:szCs w:val="18"/>
        </w:rPr>
        <w:t xml:space="preserve">Text: </w:t>
      </w:r>
      <w:r>
        <w:rPr>
          <w:i/>
          <w:iCs/>
          <w:sz w:val="18"/>
          <w:szCs w:val="18"/>
        </w:rPr>
        <w:t>"</w:t>
      </w:r>
      <w:ins w:id="653" w:author="Medetov, Nauryzbek [Tengizchevroil]" w:date="2026-07-06T19:36:00Z" w16du:dateUtc="2026-07-06T14:36:00Z">
        <w:r w:rsidR="00356EC2" w:rsidRPr="00356EC2">
          <w:rPr>
            <w:i/>
            <w:iCs/>
            <w:sz w:val="18"/>
            <w:szCs w:val="18"/>
          </w:rPr>
          <w:t>Apply and sign special tape, which determines the place of cutting the pipe, according to SP-26 at TP-XXX. Follow all the steps of SP-26.</w:t>
        </w:r>
      </w:ins>
      <w:del w:id="654" w:author="Medetov, Nauryzbek [Tengizchevroil]" w:date="2026-07-06T19:36:00Z" w16du:dateUtc="2026-07-06T14:36:00Z">
        <w:r w:rsidDel="00356EC2">
          <w:rPr>
            <w:i/>
            <w:iCs/>
            <w:sz w:val="18"/>
            <w:szCs w:val="18"/>
          </w:rPr>
          <w:delText>Apply and sign special tape per SP-26 at TP-XXX.</w:delText>
        </w:r>
      </w:del>
      <w:r>
        <w:rPr>
          <w:i/>
          <w:iCs/>
          <w:sz w:val="18"/>
          <w:szCs w:val="18"/>
        </w:rPr>
        <w:t>"</w:t>
      </w:r>
    </w:p>
    <w:p w14:paraId="1BA3043D" w14:textId="074D83DC" w:rsidR="001C0BBA" w:rsidDel="00EF6C06" w:rsidRDefault="001C0BBA" w:rsidP="001C0BBA">
      <w:pPr>
        <w:spacing w:after="40"/>
        <w:rPr>
          <w:del w:id="655" w:author="Medetov, Nauryzbek [Tengizchevroil]" w:date="2026-07-06T19:36:00Z" w16du:dateUtc="2026-07-06T14:36:00Z"/>
          <w:b/>
          <w:bCs/>
          <w:color w:val="2ECC71"/>
          <w:sz w:val="18"/>
          <w:szCs w:val="18"/>
        </w:rPr>
      </w:pPr>
      <w:r>
        <w:rPr>
          <w:b/>
          <w:bCs/>
          <w:color w:val="2ECC71"/>
          <w:sz w:val="18"/>
          <w:szCs w:val="18"/>
        </w:rPr>
        <w:t xml:space="preserve">Keep when: </w:t>
      </w:r>
      <w:ins w:id="656" w:author="Medetov, Nauryzbek [Tengizchevroil]" w:date="2026-07-06T19:43:00Z" w16du:dateUtc="2026-07-06T14:43:00Z">
        <w:r w:rsidR="001109FA">
          <w:rPr>
            <w:color w:val="2ECC71"/>
            <w:sz w:val="18"/>
            <w:szCs w:val="18"/>
          </w:rPr>
          <w:t>Line 15 is kept.</w:t>
        </w:r>
      </w:ins>
      <w:ins w:id="657" w:author="Medetov, Nauryzbek [Tengizchevroil]" w:date="2026-07-06T19:36:00Z" w16du:dateUtc="2026-07-06T14:36:00Z">
        <w:r w:rsidR="00EF6C06">
          <w:rPr>
            <w:b/>
            <w:bCs/>
            <w:color w:val="2ECC71"/>
            <w:sz w:val="18"/>
            <w:szCs w:val="18"/>
          </w:rPr>
          <w:t xml:space="preserve"> </w:t>
        </w:r>
      </w:ins>
      <w:del w:id="658" w:author="Medetov, Nauryzbek [Tengizchevroil]" w:date="2026-07-06T19:36:00Z" w16du:dateUtc="2026-07-06T14:36:00Z">
        <w:r w:rsidDel="00EF6C06">
          <w:rPr>
            <w:sz w:val="18"/>
            <w:szCs w:val="18"/>
          </w:rPr>
          <w:delText>Cold cut in scope (almost always for in-kind)</w:delText>
        </w:r>
      </w:del>
    </w:p>
    <w:p w14:paraId="10E88934" w14:textId="77777777" w:rsidR="00EF6C06" w:rsidRDefault="00EF6C06" w:rsidP="001C0BBA">
      <w:pPr>
        <w:spacing w:after="40"/>
        <w:rPr>
          <w:ins w:id="659" w:author="Medetov, Nauryzbek [Tengizchevroil]" w:date="2026-07-06T19:36:00Z" w16du:dateUtc="2026-07-06T14:36:00Z"/>
        </w:rPr>
      </w:pPr>
    </w:p>
    <w:p w14:paraId="57E64BEF" w14:textId="09B47CC4" w:rsidR="001C0BBA" w:rsidRDefault="001C0BBA" w:rsidP="001C0BBA">
      <w:pPr>
        <w:spacing w:after="40"/>
      </w:pPr>
      <w:r>
        <w:rPr>
          <w:b/>
          <w:bCs/>
          <w:color w:val="C0392B"/>
          <w:sz w:val="18"/>
          <w:szCs w:val="18"/>
        </w:rPr>
        <w:t xml:space="preserve">Remove when: </w:t>
      </w:r>
      <w:del w:id="660" w:author="Medetov, Nauryzbek [Tengizchevroil]" w:date="2026-07-06T19:45:00Z" w16du:dateUtc="2026-07-06T14:45:00Z">
        <w:r w:rsidDel="00553898">
          <w:rPr>
            <w:sz w:val="18"/>
            <w:szCs w:val="18"/>
          </w:rPr>
          <w:delText>Pure bolted-flange replacement</w:delText>
        </w:r>
      </w:del>
      <w:ins w:id="661" w:author="Medetov, Nauryzbek [Tengizchevroil]" w:date="2026-07-06T19:45:00Z" w16du:dateUtc="2026-07-06T14:45:00Z">
        <w:r w:rsidR="00553898">
          <w:rPr>
            <w:sz w:val="18"/>
            <w:szCs w:val="18"/>
          </w:rPr>
          <w:t>Other</w:t>
        </w:r>
      </w:ins>
      <w:ins w:id="662" w:author="Medetov, Nauryzbek [Tengizchevroil]" w:date="2026-07-06T19:46:00Z" w16du:dateUtc="2026-07-06T14:46:00Z">
        <w:r w:rsidR="00553898">
          <w:rPr>
            <w:sz w:val="18"/>
            <w:szCs w:val="18"/>
          </w:rPr>
          <w:t>wise</w:t>
        </w:r>
      </w:ins>
    </w:p>
    <w:p w14:paraId="38FBFD5F" w14:textId="77777777" w:rsidR="001C0BBA" w:rsidDel="00015389" w:rsidRDefault="001C0BBA" w:rsidP="001C0BBA">
      <w:pPr>
        <w:spacing w:after="40"/>
        <w:rPr>
          <w:del w:id="663" w:author="Medetov, Nauryzbek [Tengizchevroil]" w:date="2026-07-06T19:46:00Z" w16du:dateUtc="2026-07-06T14:46:00Z"/>
          <w:rFonts w:ascii="Consolas" w:eastAsia="Consolas" w:hAnsi="Consolas" w:cs="Consolas"/>
          <w:sz w:val="18"/>
          <w:szCs w:val="18"/>
        </w:rPr>
      </w:pPr>
      <w:r>
        <w:rPr>
          <w:b/>
          <w:bCs/>
          <w:color w:val="4A5568"/>
          <w:sz w:val="18"/>
          <w:szCs w:val="18"/>
        </w:rPr>
        <w:t xml:space="preserve">Inputs needed: </w:t>
      </w:r>
      <w:r>
        <w:rPr>
          <w:rFonts w:ascii="Consolas" w:eastAsia="Consolas" w:hAnsi="Consolas" w:cs="Consolas"/>
          <w:sz w:val="18"/>
          <w:szCs w:val="18"/>
        </w:rPr>
        <w:t>placeholders_TP</w:t>
      </w:r>
    </w:p>
    <w:p w14:paraId="7873F639" w14:textId="77777777" w:rsidR="00692239" w:rsidRDefault="00692239" w:rsidP="001C0BBA">
      <w:pPr>
        <w:spacing w:after="40"/>
        <w:rPr>
          <w:ins w:id="664" w:author="Medetov, Nauryzbek [Tengizchevroil]" w:date="2026-07-06T19:49:00Z" w16du:dateUtc="2026-07-06T14:49:00Z"/>
          <w:rFonts w:ascii="Consolas" w:eastAsia="Consolas" w:hAnsi="Consolas" w:cs="Consolas"/>
          <w:sz w:val="18"/>
          <w:szCs w:val="18"/>
        </w:rPr>
      </w:pPr>
    </w:p>
    <w:p w14:paraId="32EE73DF" w14:textId="2FE9BFB8" w:rsidR="00015389" w:rsidRDefault="00015389" w:rsidP="00015389">
      <w:pPr>
        <w:rPr>
          <w:ins w:id="665" w:author="Medetov, Nauryzbek [Tengizchevroil]" w:date="2026-07-06T19:50:00Z" w16du:dateUtc="2026-07-06T14:50:00Z"/>
        </w:rPr>
      </w:pPr>
      <w:ins w:id="666" w:author="Medetov, Nauryzbek [Tengizchevroil]" w:date="2026-07-06T19:50:00Z" w16du:dateUtc="2026-07-06T14:50:00Z">
        <w:r>
          <w:rPr>
            <w:b/>
            <w:bCs/>
            <w:color w:val="F4831F"/>
            <w:sz w:val="18"/>
            <w:szCs w:val="18"/>
          </w:rPr>
          <w:t xml:space="preserve">Note: </w:t>
        </w:r>
        <w:r w:rsidRPr="00356EC2">
          <w:rPr>
            <w:i/>
            <w:iCs/>
            <w:sz w:val="18"/>
            <w:szCs w:val="18"/>
          </w:rPr>
          <w:t>TP-XXX</w:t>
        </w:r>
        <w:r>
          <w:rPr>
            <w:i/>
            <w:iCs/>
            <w:sz w:val="18"/>
            <w:szCs w:val="18"/>
          </w:rPr>
          <w:t xml:space="preserve"> should propagate from line 15 ask bac</w:t>
        </w:r>
        <w:r w:rsidR="00EC3E28">
          <w:rPr>
            <w:i/>
            <w:iCs/>
            <w:sz w:val="18"/>
            <w:szCs w:val="18"/>
          </w:rPr>
          <w:t>k result.</w:t>
        </w:r>
      </w:ins>
    </w:p>
    <w:p w14:paraId="3633EE6B" w14:textId="74889520" w:rsidR="001C0BBA" w:rsidRDefault="001C0BBA" w:rsidP="001C0BBA">
      <w:pPr>
        <w:spacing w:after="40"/>
      </w:pPr>
      <w:del w:id="667" w:author="Medetov, Nauryzbek [Tengizchevroil]" w:date="2026-07-06T19:46:00Z" w16du:dateUtc="2026-07-06T14:46:00Z">
        <w:r w:rsidDel="00553898">
          <w:rPr>
            <w:b/>
            <w:bCs/>
            <w:color w:val="4A5568"/>
            <w:sz w:val="18"/>
            <w:szCs w:val="18"/>
          </w:rPr>
          <w:delText xml:space="preserve">RAG sources: </w:delText>
        </w:r>
        <w:r w:rsidDel="00553898">
          <w:rPr>
            <w:i/>
            <w:iCs/>
            <w:color w:val="8FA3B1"/>
            <w:sz w:val="18"/>
            <w:szCs w:val="18"/>
          </w:rPr>
          <w:delText>SP-26</w:delText>
        </w:r>
      </w:del>
    </w:p>
    <w:p w14:paraId="014E4E99" w14:textId="125F3560" w:rsidR="001C0BBA" w:rsidRDefault="001C0BBA" w:rsidP="001C0BBA">
      <w:pPr>
        <w:shd w:val="clear" w:color="auto" w:fill="F4F6F8"/>
        <w:spacing w:before="160" w:after="60"/>
      </w:pPr>
      <w:r>
        <w:rPr>
          <w:b/>
          <w:bCs/>
          <w:color w:val="0D1B2A"/>
        </w:rPr>
        <w:t xml:space="preserve">Line </w:t>
      </w:r>
      <w:ins w:id="668" w:author="Medetov, Nauryzbek [Tengizchevroil]" w:date="2026-07-07T15:17:00Z" w16du:dateUtc="2026-07-07T10:17:00Z">
        <w:r w:rsidR="004B55EB">
          <w:rPr>
            <w:b/>
            <w:bCs/>
            <w:color w:val="0D1B2A"/>
          </w:rPr>
          <w:t>47</w:t>
        </w:r>
      </w:ins>
      <w:ins w:id="669" w:author="Medetov, Nauryzbek [Tengizchevroil]" w:date="2026-07-07T15:21:00Z" w16du:dateUtc="2026-07-07T10:21:00Z">
        <w:r w:rsidR="008142DD">
          <w:rPr>
            <w:b/>
            <w:bCs/>
            <w:color w:val="0D1B2A"/>
          </w:rPr>
          <w:t>a</w:t>
        </w:r>
      </w:ins>
      <w:del w:id="670" w:author="Medetov, Nauryzbek [Tengizchevroil]" w:date="2026-07-07T15:17:00Z" w16du:dateUtc="2026-07-07T10:17:00Z">
        <w:r w:rsidDel="004B55EB">
          <w:rPr>
            <w:b/>
            <w:bCs/>
            <w:color w:val="0D1B2A"/>
          </w:rPr>
          <w:delText>50</w:delText>
        </w:r>
      </w:del>
      <w:r>
        <w:rPr>
          <w:b/>
          <w:bCs/>
          <w:color w:val="1A9FD8"/>
          <w:sz w:val="18"/>
          <w:szCs w:val="18"/>
        </w:rPr>
        <w:t xml:space="preserve">  ·  Color: BLU/PUR/GRN/BLU2</w:t>
      </w:r>
      <w:r>
        <w:rPr>
          <w:i/>
          <w:iCs/>
          <w:color w:val="F4831F"/>
          <w:sz w:val="18"/>
          <w:szCs w:val="18"/>
        </w:rPr>
        <w:t xml:space="preserve">  ·  Pattern B</w:t>
      </w:r>
    </w:p>
    <w:p w14:paraId="342A0140" w14:textId="6F40393E" w:rsidR="001C0BBA" w:rsidRDefault="001C0BBA" w:rsidP="001C0BBA">
      <w:pPr>
        <w:spacing w:after="60"/>
      </w:pPr>
      <w:r>
        <w:rPr>
          <w:b/>
          <w:bCs/>
          <w:color w:val="4A5568"/>
          <w:sz w:val="18"/>
          <w:szCs w:val="18"/>
        </w:rPr>
        <w:t xml:space="preserve">Text: </w:t>
      </w:r>
      <w:r>
        <w:rPr>
          <w:i/>
          <w:iCs/>
          <w:sz w:val="18"/>
          <w:szCs w:val="18"/>
        </w:rPr>
        <w:t>"</w:t>
      </w:r>
      <w:ins w:id="671" w:author="Medetov, Nauryzbek [Tengizchevroil]" w:date="2026-07-07T15:21:00Z" w16du:dateUtc="2026-07-07T10:21:00Z">
        <w:r w:rsidR="008142DD" w:rsidRPr="008142DD">
          <w:rPr>
            <w:i/>
            <w:iCs/>
            <w:sz w:val="18"/>
            <w:szCs w:val="18"/>
            <w:rPrChange w:id="672" w:author="Medetov, Nauryzbek [Tengizchevroil]" w:date="2026-07-07T15:21:00Z" w16du:dateUtc="2026-07-07T10:21:00Z">
              <w:rPr>
                <w:color w:val="00B050"/>
              </w:rPr>
            </w:rPrChange>
          </w:rPr>
          <w:t xml:space="preserve">Cold Cut, unbolt and </w:t>
        </w:r>
        <w:r w:rsidR="008142DD" w:rsidRPr="008142DD">
          <w:rPr>
            <w:i/>
            <w:iCs/>
            <w:sz w:val="18"/>
            <w:szCs w:val="18"/>
            <w:rPrChange w:id="673" w:author="Medetov, Nauryzbek [Tengizchevroil]" w:date="2026-07-07T15:21:00Z" w16du:dateUtc="2026-07-07T10:21:00Z">
              <w:rPr>
                <w:color w:val="0070C0"/>
              </w:rPr>
            </w:rPrChange>
          </w:rPr>
          <w:t xml:space="preserve">remove existing piping </w:t>
        </w:r>
        <w:r w:rsidR="008142DD" w:rsidRPr="008142DD">
          <w:rPr>
            <w:i/>
            <w:iCs/>
            <w:sz w:val="18"/>
            <w:szCs w:val="18"/>
            <w:rPrChange w:id="674" w:author="Medetov, Nauryzbek [Tengizchevroil]" w:date="2026-07-07T15:21:00Z" w16du:dateUtc="2026-07-07T10:21:00Z">
              <w:rPr>
                <w:color w:val="00B050"/>
              </w:rPr>
            </w:rPrChange>
          </w:rPr>
          <w:t>and pipe supports</w:t>
        </w:r>
        <w:r w:rsidR="008142DD" w:rsidRPr="008142DD">
          <w:rPr>
            <w:i/>
            <w:iCs/>
            <w:sz w:val="18"/>
            <w:szCs w:val="18"/>
            <w:rPrChange w:id="675" w:author="Medetov, Nauryzbek [Tengizchevroil]" w:date="2026-07-07T15:21:00Z" w16du:dateUtc="2026-07-07T10:21:00Z">
              <w:rPr>
                <w:color w:val="1D15BD"/>
              </w:rPr>
            </w:rPrChange>
          </w:rPr>
          <w:t xml:space="preserve"> </w:t>
        </w:r>
        <w:r w:rsidR="008142DD" w:rsidRPr="008142DD">
          <w:rPr>
            <w:i/>
            <w:iCs/>
            <w:sz w:val="18"/>
            <w:szCs w:val="18"/>
            <w:rPrChange w:id="676" w:author="Medetov, Nauryzbek [Tengizchevroil]" w:date="2026-07-07T15:21:00Z" w16du:dateUtc="2026-07-07T10:21:00Z">
              <w:rPr>
                <w:color w:val="0070C0"/>
              </w:rPr>
            </w:rPrChange>
          </w:rPr>
          <w:t>shown on “Destruct Detail” of isometric drawing(s) 00-YYYY-L-ZZZZ</w:t>
        </w:r>
        <w:r w:rsidR="008142DD" w:rsidRPr="00C609A4">
          <w:rPr>
            <w:color w:val="0070C0"/>
          </w:rPr>
          <w:t>.</w:t>
        </w:r>
        <w:r w:rsidR="008142DD">
          <w:rPr>
            <w:color w:val="0070C0"/>
          </w:rPr>
          <w:t>”</w:t>
        </w:r>
      </w:ins>
      <w:del w:id="677" w:author="Medetov, Nauryzbek [Tengizchevroil]" w:date="2026-07-07T15:21:00Z" w16du:dateUtc="2026-07-07T10:21:00Z">
        <w:r w:rsidDel="008142DD">
          <w:rPr>
            <w:i/>
            <w:iCs/>
            <w:sz w:val="18"/>
            <w:szCs w:val="18"/>
          </w:rPr>
          <w:delText>Cold Cut, unbolt and remove existing piping and pipe supports per 'Destruct Detail' of isometric drawing 00-YYYY-L-ZZZZ."</w:delText>
        </w:r>
      </w:del>
    </w:p>
    <w:p w14:paraId="4A7EBA89" w14:textId="178BE2DE" w:rsidR="001C0BBA" w:rsidRDefault="001C0BBA" w:rsidP="001C0BBA">
      <w:pPr>
        <w:spacing w:after="40"/>
      </w:pPr>
      <w:r>
        <w:rPr>
          <w:b/>
          <w:bCs/>
          <w:color w:val="2ECC71"/>
          <w:sz w:val="18"/>
          <w:szCs w:val="18"/>
        </w:rPr>
        <w:t xml:space="preserve">Keep when: </w:t>
      </w:r>
      <w:ins w:id="678" w:author="Medetov, Nauryzbek [Tengizchevroil]" w:date="2026-07-07T15:26:00Z" w16du:dateUtc="2026-07-07T10:26:00Z">
        <w:r w:rsidR="00DB08F2">
          <w:rPr>
            <w:color w:val="2ECC71"/>
            <w:sz w:val="18"/>
            <w:szCs w:val="18"/>
          </w:rPr>
          <w:t>Line 46 is kept</w:t>
        </w:r>
        <w:r w:rsidR="00DB08F2" w:rsidDel="00C03311">
          <w:rPr>
            <w:sz w:val="18"/>
            <w:szCs w:val="18"/>
          </w:rPr>
          <w:t xml:space="preserve"> </w:t>
        </w:r>
      </w:ins>
      <w:del w:id="679" w:author="Medetov, Nauryzbek [Tengizchevroil]" w:date="2026-07-07T15:25:00Z" w16du:dateUtc="2026-07-07T10:25:00Z">
        <w:r w:rsidDel="00C03311">
          <w:rPr>
            <w:sz w:val="18"/>
            <w:szCs w:val="18"/>
          </w:rPr>
          <w:delText>Always for in-kind replacement</w:delText>
        </w:r>
      </w:del>
    </w:p>
    <w:p w14:paraId="7AC6E748" w14:textId="0B89FBD8" w:rsidR="001C0BBA" w:rsidRDefault="001C0BBA" w:rsidP="001C0BBA">
      <w:pPr>
        <w:spacing w:after="40"/>
      </w:pPr>
      <w:r>
        <w:rPr>
          <w:b/>
          <w:bCs/>
          <w:color w:val="C0392B"/>
          <w:sz w:val="18"/>
          <w:szCs w:val="18"/>
        </w:rPr>
        <w:t xml:space="preserve">Remove when: </w:t>
      </w:r>
      <w:del w:id="680" w:author="Medetov, Nauryzbek [Tengizchevroil]" w:date="2026-07-07T15:31:00Z" w16du:dateUtc="2026-07-07T10:31:00Z">
        <w:r w:rsidDel="00902E13">
          <w:rPr>
            <w:sz w:val="18"/>
            <w:szCs w:val="18"/>
          </w:rPr>
          <w:delText>Bolted-flange-only</w:delText>
        </w:r>
      </w:del>
      <w:ins w:id="681" w:author="Medetov, Nauryzbek [Tengizchevroil]" w:date="2026-07-07T15:31:00Z" w16du:dateUtc="2026-07-07T10:31:00Z">
        <w:r w:rsidR="00902E13">
          <w:rPr>
            <w:sz w:val="18"/>
            <w:szCs w:val="18"/>
          </w:rPr>
          <w:t>Otherwise</w:t>
        </w:r>
      </w:ins>
    </w:p>
    <w:p w14:paraId="3BA39EA8" w14:textId="77777777" w:rsidR="001C0BBA" w:rsidRDefault="001C0BBA" w:rsidP="001C0BBA">
      <w:pPr>
        <w:spacing w:after="40"/>
      </w:pPr>
      <w:r>
        <w:rPr>
          <w:b/>
          <w:bCs/>
          <w:color w:val="4A5568"/>
          <w:sz w:val="18"/>
          <w:szCs w:val="18"/>
        </w:rPr>
        <w:t xml:space="preserve">Inputs needed: </w:t>
      </w:r>
      <w:r>
        <w:rPr>
          <w:rFonts w:ascii="Consolas" w:eastAsia="Consolas" w:hAnsi="Consolas" w:cs="Consolas"/>
          <w:sz w:val="18"/>
          <w:szCs w:val="18"/>
        </w:rPr>
        <w:t>placeholders_dwg</w:t>
      </w:r>
    </w:p>
    <w:p w14:paraId="0F0A6348" w14:textId="4AB5978C" w:rsidR="001C0BBA" w:rsidRDefault="001C0BBA" w:rsidP="001C0BBA">
      <w:pPr>
        <w:spacing w:after="40"/>
        <w:rPr>
          <w:ins w:id="682" w:author="Medetov, Nauryzbek [Tengizchevroil]" w:date="2026-07-07T15:25:00Z" w16du:dateUtc="2026-07-07T10:25:00Z"/>
          <w:i/>
          <w:iCs/>
          <w:color w:val="8FA3B1"/>
          <w:sz w:val="18"/>
          <w:szCs w:val="18"/>
        </w:rPr>
      </w:pPr>
      <w:r>
        <w:rPr>
          <w:b/>
          <w:bCs/>
          <w:color w:val="4A5568"/>
          <w:sz w:val="18"/>
          <w:szCs w:val="18"/>
        </w:rPr>
        <w:t xml:space="preserve">RAG sources: </w:t>
      </w:r>
      <w:r>
        <w:rPr>
          <w:i/>
          <w:iCs/>
          <w:color w:val="8FA3B1"/>
          <w:sz w:val="18"/>
          <w:szCs w:val="18"/>
        </w:rPr>
        <w:t>Isometric</w:t>
      </w:r>
      <w:ins w:id="683" w:author="Medetov, Nauryzbek [Tengizchevroil]" w:date="2026-07-07T15:25:00Z" w16du:dateUtc="2026-07-07T10:25:00Z">
        <w:r w:rsidR="00C03311">
          <w:rPr>
            <w:i/>
            <w:iCs/>
            <w:color w:val="8FA3B1"/>
            <w:sz w:val="18"/>
            <w:szCs w:val="18"/>
          </w:rPr>
          <w:t xml:space="preserve"> drawing (Desctruct)</w:t>
        </w:r>
      </w:ins>
      <w:del w:id="684" w:author="Medetov, Nauryzbek [Tengizchevroil]" w:date="2026-07-07T15:25:00Z" w16du:dateUtc="2026-07-07T10:25:00Z">
        <w:r w:rsidDel="00C03311">
          <w:rPr>
            <w:i/>
            <w:iCs/>
            <w:color w:val="8FA3B1"/>
            <w:sz w:val="18"/>
            <w:szCs w:val="18"/>
          </w:rPr>
          <w:delText xml:space="preserve"> destruct</w:delText>
        </w:r>
      </w:del>
    </w:p>
    <w:p w14:paraId="683639F1" w14:textId="6733E4D0" w:rsidR="00C03311" w:rsidRDefault="00C03311" w:rsidP="00C03311">
      <w:pPr>
        <w:rPr>
          <w:ins w:id="685" w:author="Medetov, Nauryzbek [Tengizchevroil]" w:date="2026-07-07T15:25:00Z" w16du:dateUtc="2026-07-07T10:25:00Z"/>
        </w:rPr>
      </w:pPr>
      <w:ins w:id="686" w:author="Medetov, Nauryzbek [Tengizchevroil]" w:date="2026-07-07T15:25:00Z" w16du:dateUtc="2026-07-07T10:25:00Z">
        <w:r>
          <w:rPr>
            <w:b/>
            <w:bCs/>
            <w:color w:val="F4831F"/>
            <w:sz w:val="18"/>
            <w:szCs w:val="18"/>
          </w:rPr>
          <w:t xml:space="preserve">Note: </w:t>
        </w:r>
      </w:ins>
      <w:ins w:id="687" w:author="Medetov, Nauryzbek [Tengizchevroil]" w:date="2026-07-07T15:26:00Z" w16du:dateUtc="2026-07-07T10:26:00Z">
        <w:r w:rsidR="00014F37" w:rsidRPr="00D9721A">
          <w:rPr>
            <w:i/>
            <w:iCs/>
            <w:sz w:val="18"/>
            <w:szCs w:val="18"/>
          </w:rPr>
          <w:t>00-YYYY-L-ZZZZ</w:t>
        </w:r>
        <w:r w:rsidR="00014F37">
          <w:rPr>
            <w:i/>
            <w:iCs/>
            <w:sz w:val="18"/>
            <w:szCs w:val="18"/>
          </w:rPr>
          <w:t xml:space="preserve"> </w:t>
        </w:r>
      </w:ins>
      <w:ins w:id="688" w:author="Medetov, Nauryzbek [Tengizchevroil]" w:date="2026-07-07T15:25:00Z" w16du:dateUtc="2026-07-07T10:25:00Z">
        <w:r>
          <w:rPr>
            <w:i/>
            <w:iCs/>
            <w:sz w:val="18"/>
            <w:szCs w:val="18"/>
          </w:rPr>
          <w:t>exact number should be asked. If not provided,</w:t>
        </w:r>
      </w:ins>
      <w:ins w:id="689" w:author="Medetov, Nauryzbek [Tengizchevroil]" w:date="2026-07-07T15:26:00Z" w16du:dateUtc="2026-07-07T10:26:00Z">
        <w:r w:rsidR="00014F37">
          <w:rPr>
            <w:i/>
            <w:iCs/>
            <w:sz w:val="18"/>
            <w:szCs w:val="18"/>
          </w:rPr>
          <w:t xml:space="preserve"> template placeholder </w:t>
        </w:r>
      </w:ins>
      <w:ins w:id="690" w:author="Medetov, Nauryzbek [Tengizchevroil]" w:date="2026-07-07T15:25:00Z" w16du:dateUtc="2026-07-07T10:25:00Z">
        <w:r>
          <w:rPr>
            <w:i/>
            <w:iCs/>
            <w:sz w:val="18"/>
            <w:szCs w:val="18"/>
          </w:rPr>
          <w:t>should be displayed in RED font.</w:t>
        </w:r>
      </w:ins>
    </w:p>
    <w:p w14:paraId="159DF373" w14:textId="77777777" w:rsidR="00C03311" w:rsidRDefault="00C03311" w:rsidP="001C0BBA">
      <w:pPr>
        <w:spacing w:after="40"/>
        <w:rPr>
          <w:ins w:id="691" w:author="Medetov, Nauryzbek [Tengizchevroil]" w:date="2026-07-07T15:28:00Z" w16du:dateUtc="2026-07-07T10:28:00Z"/>
        </w:rPr>
      </w:pPr>
    </w:p>
    <w:p w14:paraId="7034B7A4" w14:textId="77777777" w:rsidR="00221CDA" w:rsidRDefault="00221CDA" w:rsidP="001C0BBA">
      <w:pPr>
        <w:spacing w:after="40"/>
        <w:rPr>
          <w:ins w:id="692" w:author="Medetov, Nauryzbek [Tengizchevroil]" w:date="2026-07-07T15:28:00Z" w16du:dateUtc="2026-07-07T10:28:00Z"/>
        </w:rPr>
      </w:pPr>
    </w:p>
    <w:p w14:paraId="65A29DB6" w14:textId="77777777" w:rsidR="00221CDA" w:rsidRDefault="00221CDA" w:rsidP="001C0BBA">
      <w:pPr>
        <w:spacing w:after="40"/>
        <w:rPr>
          <w:ins w:id="693" w:author="Medetov, Nauryzbek [Tengizchevroil]" w:date="2026-07-07T15:28:00Z" w16du:dateUtc="2026-07-07T10:28:00Z"/>
        </w:rPr>
      </w:pPr>
    </w:p>
    <w:p w14:paraId="1B28D8C3" w14:textId="1C116FE8" w:rsidR="00221CDA" w:rsidRDefault="00221CDA" w:rsidP="00221CDA">
      <w:pPr>
        <w:shd w:val="clear" w:color="auto" w:fill="F4F6F8"/>
        <w:spacing w:before="160" w:after="60"/>
        <w:rPr>
          <w:ins w:id="694" w:author="Medetov, Nauryzbek [Tengizchevroil]" w:date="2026-07-07T15:28:00Z" w16du:dateUtc="2026-07-07T10:28:00Z"/>
        </w:rPr>
      </w:pPr>
      <w:ins w:id="695" w:author="Medetov, Nauryzbek [Tengizchevroil]" w:date="2026-07-07T15:28:00Z" w16du:dateUtc="2026-07-07T10:28:00Z">
        <w:r>
          <w:rPr>
            <w:b/>
            <w:bCs/>
            <w:color w:val="0D1B2A"/>
          </w:rPr>
          <w:t>Line 47</w:t>
        </w:r>
        <w:r w:rsidR="0032451B">
          <w:rPr>
            <w:b/>
            <w:bCs/>
            <w:color w:val="0D1B2A"/>
          </w:rPr>
          <w:t>b</w:t>
        </w:r>
        <w:r>
          <w:rPr>
            <w:b/>
            <w:bCs/>
            <w:color w:val="1A9FD8"/>
            <w:sz w:val="18"/>
            <w:szCs w:val="18"/>
          </w:rPr>
          <w:t xml:space="preserve">  ·  Color: BLU/PUR/GRN/BLU2</w:t>
        </w:r>
        <w:r>
          <w:rPr>
            <w:i/>
            <w:iCs/>
            <w:color w:val="F4831F"/>
            <w:sz w:val="18"/>
            <w:szCs w:val="18"/>
          </w:rPr>
          <w:t xml:space="preserve">  ·  Pattern B</w:t>
        </w:r>
      </w:ins>
    </w:p>
    <w:p w14:paraId="09106E36" w14:textId="14FDF6D1" w:rsidR="00221CDA" w:rsidRDefault="00221CDA" w:rsidP="00221CDA">
      <w:pPr>
        <w:spacing w:after="60"/>
        <w:rPr>
          <w:ins w:id="696" w:author="Medetov, Nauryzbek [Tengizchevroil]" w:date="2026-07-07T15:28:00Z" w16du:dateUtc="2026-07-07T10:28:00Z"/>
        </w:rPr>
      </w:pPr>
      <w:ins w:id="697" w:author="Medetov, Nauryzbek [Tengizchevroil]" w:date="2026-07-07T15:28:00Z" w16du:dateUtc="2026-07-07T10:28:00Z">
        <w:r>
          <w:rPr>
            <w:b/>
            <w:bCs/>
            <w:color w:val="4A5568"/>
            <w:sz w:val="18"/>
            <w:szCs w:val="18"/>
          </w:rPr>
          <w:t xml:space="preserve">Text: </w:t>
        </w:r>
        <w:r>
          <w:rPr>
            <w:i/>
            <w:iCs/>
            <w:sz w:val="18"/>
            <w:szCs w:val="18"/>
          </w:rPr>
          <w:t>"</w:t>
        </w:r>
      </w:ins>
      <w:ins w:id="698" w:author="Medetov, Nauryzbek [Tengizchevroil]" w:date="2026-07-07T15:29:00Z" w16du:dateUtc="2026-07-07T10:29:00Z">
        <w:r w:rsidR="005E7FA9" w:rsidRPr="005E7FA9">
          <w:rPr>
            <w:i/>
            <w:iCs/>
            <w:sz w:val="18"/>
            <w:szCs w:val="18"/>
          </w:rPr>
          <w:t>Make good any remaining foundations and/or metal structures and perform coating repairs per TES COM-SU-5191-TCO.</w:t>
        </w:r>
        <w:r w:rsidR="005E7FA9">
          <w:rPr>
            <w:i/>
            <w:iCs/>
            <w:sz w:val="18"/>
            <w:szCs w:val="18"/>
          </w:rPr>
          <w:t>”</w:t>
        </w:r>
      </w:ins>
    </w:p>
    <w:p w14:paraId="5660B807" w14:textId="6C33DEFF" w:rsidR="00221CDA" w:rsidRDefault="00221CDA" w:rsidP="00221CDA">
      <w:pPr>
        <w:spacing w:after="40"/>
        <w:rPr>
          <w:ins w:id="699" w:author="Medetov, Nauryzbek [Tengizchevroil]" w:date="2026-07-07T15:28:00Z" w16du:dateUtc="2026-07-07T10:28:00Z"/>
        </w:rPr>
      </w:pPr>
      <w:ins w:id="700" w:author="Medetov, Nauryzbek [Tengizchevroil]" w:date="2026-07-07T15:28:00Z" w16du:dateUtc="2026-07-07T10:28:00Z">
        <w:r>
          <w:rPr>
            <w:b/>
            <w:bCs/>
            <w:color w:val="2ECC71"/>
            <w:sz w:val="18"/>
            <w:szCs w:val="18"/>
          </w:rPr>
          <w:t xml:space="preserve">Keep when: </w:t>
        </w:r>
        <w:r>
          <w:rPr>
            <w:color w:val="2ECC71"/>
            <w:sz w:val="18"/>
            <w:szCs w:val="18"/>
          </w:rPr>
          <w:t>Line 4</w:t>
        </w:r>
      </w:ins>
      <w:ins w:id="701" w:author="Medetov, Nauryzbek [Tengizchevroil]" w:date="2026-07-07T15:30:00Z" w16du:dateUtc="2026-07-07T10:30:00Z">
        <w:r w:rsidR="00425328">
          <w:rPr>
            <w:color w:val="2ECC71"/>
            <w:sz w:val="18"/>
            <w:szCs w:val="18"/>
          </w:rPr>
          <w:t>7a</w:t>
        </w:r>
      </w:ins>
      <w:ins w:id="702" w:author="Medetov, Nauryzbek [Tengizchevroil]" w:date="2026-07-07T15:28:00Z" w16du:dateUtc="2026-07-07T10:28:00Z">
        <w:r>
          <w:rPr>
            <w:color w:val="2ECC71"/>
            <w:sz w:val="18"/>
            <w:szCs w:val="18"/>
          </w:rPr>
          <w:t xml:space="preserve"> is kept</w:t>
        </w:r>
        <w:r w:rsidDel="00C03311">
          <w:rPr>
            <w:sz w:val="18"/>
            <w:szCs w:val="18"/>
          </w:rPr>
          <w:t xml:space="preserve"> </w:t>
        </w:r>
      </w:ins>
    </w:p>
    <w:p w14:paraId="5780B70A" w14:textId="3B08BD04" w:rsidR="00221CDA" w:rsidRDefault="00221CDA" w:rsidP="00221CDA">
      <w:pPr>
        <w:spacing w:after="40"/>
        <w:rPr>
          <w:ins w:id="703" w:author="Medetov, Nauryzbek [Tengizchevroil]" w:date="2026-07-07T15:28:00Z" w16du:dateUtc="2026-07-07T10:28:00Z"/>
        </w:rPr>
      </w:pPr>
      <w:ins w:id="704" w:author="Medetov, Nauryzbek [Tengizchevroil]" w:date="2026-07-07T15:28:00Z" w16du:dateUtc="2026-07-07T10:28:00Z">
        <w:r>
          <w:rPr>
            <w:b/>
            <w:bCs/>
            <w:color w:val="C0392B"/>
            <w:sz w:val="18"/>
            <w:szCs w:val="18"/>
          </w:rPr>
          <w:t xml:space="preserve">Remove when: </w:t>
        </w:r>
      </w:ins>
      <w:ins w:id="705" w:author="Medetov, Nauryzbek [Tengizchevroil]" w:date="2026-07-07T15:31:00Z" w16du:dateUtc="2026-07-07T10:31:00Z">
        <w:r w:rsidR="00902E13">
          <w:rPr>
            <w:sz w:val="18"/>
            <w:szCs w:val="18"/>
          </w:rPr>
          <w:t>Otherwise</w:t>
        </w:r>
      </w:ins>
    </w:p>
    <w:p w14:paraId="7FFAD3F2" w14:textId="77777777" w:rsidR="00221CDA" w:rsidRDefault="00221CDA" w:rsidP="00221CDA">
      <w:pPr>
        <w:spacing w:after="40"/>
        <w:rPr>
          <w:ins w:id="706" w:author="Medetov, Nauryzbek [Tengizchevroil]" w:date="2026-07-07T15:28:00Z" w16du:dateUtc="2026-07-07T10:28:00Z"/>
        </w:rPr>
      </w:pPr>
      <w:ins w:id="707" w:author="Medetov, Nauryzbek [Tengizchevroil]" w:date="2026-07-07T15:28:00Z" w16du:dateUtc="2026-07-07T10:28:00Z">
        <w:r>
          <w:rPr>
            <w:b/>
            <w:bCs/>
            <w:color w:val="4A5568"/>
            <w:sz w:val="18"/>
            <w:szCs w:val="18"/>
          </w:rPr>
          <w:lastRenderedPageBreak/>
          <w:t xml:space="preserve">Inputs needed: </w:t>
        </w:r>
        <w:r>
          <w:rPr>
            <w:rFonts w:ascii="Consolas" w:eastAsia="Consolas" w:hAnsi="Consolas" w:cs="Consolas"/>
            <w:sz w:val="18"/>
            <w:szCs w:val="18"/>
          </w:rPr>
          <w:t>placeholders_dwg</w:t>
        </w:r>
      </w:ins>
    </w:p>
    <w:p w14:paraId="54A1D889" w14:textId="77777777" w:rsidR="00221CDA" w:rsidRDefault="00221CDA" w:rsidP="00221CDA">
      <w:pPr>
        <w:spacing w:after="40"/>
        <w:rPr>
          <w:ins w:id="708" w:author="Medetov, Nauryzbek [Tengizchevroil]" w:date="2026-07-07T15:28:00Z" w16du:dateUtc="2026-07-07T10:28:00Z"/>
          <w:i/>
          <w:iCs/>
          <w:color w:val="8FA3B1"/>
          <w:sz w:val="18"/>
          <w:szCs w:val="18"/>
        </w:rPr>
      </w:pPr>
      <w:ins w:id="709" w:author="Medetov, Nauryzbek [Tengizchevroil]" w:date="2026-07-07T15:28:00Z" w16du:dateUtc="2026-07-07T10:28:00Z">
        <w:r>
          <w:rPr>
            <w:b/>
            <w:bCs/>
            <w:color w:val="4A5568"/>
            <w:sz w:val="18"/>
            <w:szCs w:val="18"/>
          </w:rPr>
          <w:t xml:space="preserve">RAG sources: </w:t>
        </w:r>
        <w:r>
          <w:rPr>
            <w:i/>
            <w:iCs/>
            <w:color w:val="8FA3B1"/>
            <w:sz w:val="18"/>
            <w:szCs w:val="18"/>
          </w:rPr>
          <w:t>Isometric drawing (Desctruct)</w:t>
        </w:r>
      </w:ins>
    </w:p>
    <w:p w14:paraId="54381CF4" w14:textId="77777777" w:rsidR="00221CDA" w:rsidRDefault="00221CDA" w:rsidP="001C0BBA">
      <w:pPr>
        <w:spacing w:after="40"/>
        <w:rPr>
          <w:ins w:id="710" w:author="Medetov, Nauryzbek [Tengizchevroil]" w:date="2026-07-07T15:31:00Z" w16du:dateUtc="2026-07-07T10:31:00Z"/>
        </w:rPr>
      </w:pPr>
    </w:p>
    <w:p w14:paraId="5DC843F1" w14:textId="5ED8D9CD" w:rsidR="00902E13" w:rsidRDefault="00902E13" w:rsidP="00902E13">
      <w:pPr>
        <w:shd w:val="clear" w:color="auto" w:fill="F4F6F8"/>
        <w:spacing w:before="160" w:after="60"/>
        <w:rPr>
          <w:ins w:id="711" w:author="Medetov, Nauryzbek [Tengizchevroil]" w:date="2026-07-07T15:31:00Z" w16du:dateUtc="2026-07-07T10:31:00Z"/>
        </w:rPr>
      </w:pPr>
      <w:ins w:id="712" w:author="Medetov, Nauryzbek [Tengizchevroil]" w:date="2026-07-07T15:31:00Z" w16du:dateUtc="2026-07-07T10:31:00Z">
        <w:r>
          <w:rPr>
            <w:b/>
            <w:bCs/>
            <w:color w:val="0D1B2A"/>
          </w:rPr>
          <w:t>Line 47c</w:t>
        </w:r>
        <w:r>
          <w:rPr>
            <w:b/>
            <w:bCs/>
            <w:color w:val="1A9FD8"/>
            <w:sz w:val="18"/>
            <w:szCs w:val="18"/>
          </w:rPr>
          <w:t xml:space="preserve">  ·  Color: BLU/PUR/GRN/BLU2</w:t>
        </w:r>
        <w:r>
          <w:rPr>
            <w:i/>
            <w:iCs/>
            <w:color w:val="F4831F"/>
            <w:sz w:val="18"/>
            <w:szCs w:val="18"/>
          </w:rPr>
          <w:t xml:space="preserve">  ·  Pattern B</w:t>
        </w:r>
      </w:ins>
    </w:p>
    <w:p w14:paraId="66E36CCF" w14:textId="79CC0010" w:rsidR="00902E13" w:rsidRPr="00351F8E" w:rsidRDefault="00902E13" w:rsidP="00902E13">
      <w:pPr>
        <w:spacing w:after="60"/>
        <w:rPr>
          <w:ins w:id="713" w:author="Medetov, Nauryzbek [Tengizchevroil]" w:date="2026-07-07T15:31:00Z" w16du:dateUtc="2026-07-07T10:31:00Z"/>
          <w:i/>
          <w:iCs/>
          <w:sz w:val="18"/>
          <w:szCs w:val="18"/>
          <w:rPrChange w:id="714" w:author="Medetov, Nauryzbek [Tengizchevroil]" w:date="2026-07-07T15:32:00Z" w16du:dateUtc="2026-07-07T10:32:00Z">
            <w:rPr>
              <w:ins w:id="715" w:author="Medetov, Nauryzbek [Tengizchevroil]" w:date="2026-07-07T15:31:00Z" w16du:dateUtc="2026-07-07T10:31:00Z"/>
            </w:rPr>
          </w:rPrChange>
        </w:rPr>
      </w:pPr>
      <w:ins w:id="716" w:author="Medetov, Nauryzbek [Tengizchevroil]" w:date="2026-07-07T15:31:00Z" w16du:dateUtc="2026-07-07T10:31:00Z">
        <w:r>
          <w:rPr>
            <w:b/>
            <w:bCs/>
            <w:color w:val="4A5568"/>
            <w:sz w:val="18"/>
            <w:szCs w:val="18"/>
          </w:rPr>
          <w:t xml:space="preserve">Text: </w:t>
        </w:r>
        <w:r>
          <w:rPr>
            <w:i/>
            <w:iCs/>
            <w:sz w:val="18"/>
            <w:szCs w:val="18"/>
          </w:rPr>
          <w:t>"</w:t>
        </w:r>
      </w:ins>
      <w:ins w:id="717" w:author="Medetov, Nauryzbek [Tengizchevroil]" w:date="2026-07-07T15:32:00Z" w16du:dateUtc="2026-07-07T10:32:00Z">
        <w:r w:rsidR="00351F8E" w:rsidRPr="00351F8E">
          <w:rPr>
            <w:i/>
            <w:iCs/>
            <w:sz w:val="18"/>
            <w:szCs w:val="18"/>
            <w:rPrChange w:id="718" w:author="Medetov, Nauryzbek [Tengizchevroil]" w:date="2026-07-07T15:32:00Z" w16du:dateUtc="2026-07-07T10:32:00Z">
              <w:rPr>
                <w:color w:val="00B050"/>
              </w:rPr>
            </w:rPrChange>
          </w:rPr>
          <w:t>Remove the redundant plinths and/or metal structures, supports.</w:t>
        </w:r>
      </w:ins>
    </w:p>
    <w:p w14:paraId="3DD22F7E" w14:textId="1C9EDED5" w:rsidR="00902E13" w:rsidRDefault="00902E13" w:rsidP="00902E13">
      <w:pPr>
        <w:spacing w:after="40"/>
        <w:rPr>
          <w:ins w:id="719" w:author="Medetov, Nauryzbek [Tengizchevroil]" w:date="2026-07-07T15:31:00Z" w16du:dateUtc="2026-07-07T10:31:00Z"/>
        </w:rPr>
      </w:pPr>
      <w:ins w:id="720" w:author="Medetov, Nauryzbek [Tengizchevroil]" w:date="2026-07-07T15:31:00Z" w16du:dateUtc="2026-07-07T10:31:00Z">
        <w:r>
          <w:rPr>
            <w:b/>
            <w:bCs/>
            <w:color w:val="2ECC71"/>
            <w:sz w:val="18"/>
            <w:szCs w:val="18"/>
          </w:rPr>
          <w:t xml:space="preserve">Keep when: </w:t>
        </w:r>
      </w:ins>
      <w:ins w:id="721" w:author="Medetov, Nauryzbek [Tengizchevroil]" w:date="2026-07-07T15:34:00Z" w16du:dateUtc="2026-07-07T10:34:00Z">
        <w:r w:rsidR="00BF6D78">
          <w:rPr>
            <w:rFonts w:ascii="Consolas" w:eastAsia="Consolas" w:hAnsi="Consolas" w:cs="Consolas"/>
            <w:sz w:val="18"/>
            <w:szCs w:val="18"/>
          </w:rPr>
          <w:t xml:space="preserve">scope_type = </w:t>
        </w:r>
        <w:r w:rsidR="00BF6D78" w:rsidRPr="00E76603">
          <w:rPr>
            <w:i/>
            <w:iCs/>
            <w:sz w:val="18"/>
            <w:szCs w:val="18"/>
          </w:rPr>
          <w:t>new piping route (almost never for low complexity scope)</w:t>
        </w:r>
      </w:ins>
    </w:p>
    <w:p w14:paraId="4374DD00" w14:textId="36022CEB" w:rsidR="00902E13" w:rsidRDefault="00902E13" w:rsidP="00902E13">
      <w:pPr>
        <w:spacing w:after="40"/>
        <w:rPr>
          <w:ins w:id="722" w:author="Medetov, Nauryzbek [Tengizchevroil]" w:date="2026-07-07T15:31:00Z" w16du:dateUtc="2026-07-07T10:31:00Z"/>
        </w:rPr>
      </w:pPr>
      <w:ins w:id="723" w:author="Medetov, Nauryzbek [Tengizchevroil]" w:date="2026-07-07T15:31:00Z" w16du:dateUtc="2026-07-07T10:31:00Z">
        <w:r>
          <w:rPr>
            <w:b/>
            <w:bCs/>
            <w:color w:val="C0392B"/>
            <w:sz w:val="18"/>
            <w:szCs w:val="18"/>
          </w:rPr>
          <w:t xml:space="preserve">Remove when: </w:t>
        </w:r>
      </w:ins>
      <w:ins w:id="724" w:author="Medetov, Nauryzbek [Tengizchevroil]" w:date="2026-07-07T15:35:00Z" w16du:dateUtc="2026-07-07T10:35:00Z">
        <w:r w:rsidR="00BF6D78">
          <w:rPr>
            <w:sz w:val="18"/>
            <w:szCs w:val="18"/>
          </w:rPr>
          <w:t>Always strip</w:t>
        </w:r>
      </w:ins>
    </w:p>
    <w:p w14:paraId="754F15E0" w14:textId="1CA29A85" w:rsidR="00902E13" w:rsidRDefault="00902E13" w:rsidP="00902E13">
      <w:pPr>
        <w:spacing w:after="40"/>
        <w:rPr>
          <w:ins w:id="725" w:author="Medetov, Nauryzbek [Tengizchevroil]" w:date="2026-07-07T15:31:00Z" w16du:dateUtc="2026-07-07T10:31:00Z"/>
        </w:rPr>
      </w:pPr>
      <w:ins w:id="726" w:author="Medetov, Nauryzbek [Tengizchevroil]" w:date="2026-07-07T15:31:00Z" w16du:dateUtc="2026-07-07T10:31:00Z">
        <w:r>
          <w:rPr>
            <w:b/>
            <w:bCs/>
            <w:color w:val="4A5568"/>
            <w:sz w:val="18"/>
            <w:szCs w:val="18"/>
          </w:rPr>
          <w:t xml:space="preserve">Inputs needed: </w:t>
        </w:r>
      </w:ins>
      <w:ins w:id="727" w:author="Medetov, Nauryzbek [Tengizchevroil]" w:date="2026-07-07T15:35:00Z" w16du:dateUtc="2026-07-07T10:35:00Z">
        <w:r w:rsidR="00BF6D78">
          <w:rPr>
            <w:rFonts w:ascii="Consolas" w:eastAsia="Consolas" w:hAnsi="Consolas" w:cs="Consolas"/>
            <w:sz w:val="18"/>
            <w:szCs w:val="18"/>
          </w:rPr>
          <w:t>scope_type</w:t>
        </w:r>
      </w:ins>
    </w:p>
    <w:p w14:paraId="474BB5D0" w14:textId="5F7A98B7" w:rsidR="00902E13" w:rsidRDefault="00902E13" w:rsidP="00902E13">
      <w:pPr>
        <w:rPr>
          <w:ins w:id="728" w:author="Medetov, Nauryzbek [Tengizchevroil]" w:date="2026-07-07T15:32:00Z" w16du:dateUtc="2026-07-07T10:32:00Z"/>
        </w:rPr>
      </w:pPr>
      <w:ins w:id="729" w:author="Medetov, Nauryzbek [Tengizchevroil]" w:date="2026-07-07T15:32:00Z" w16du:dateUtc="2026-07-07T10:32:00Z">
        <w:r>
          <w:rPr>
            <w:b/>
            <w:bCs/>
            <w:color w:val="F4831F"/>
            <w:sz w:val="18"/>
            <w:szCs w:val="18"/>
          </w:rPr>
          <w:t xml:space="preserve">Note: </w:t>
        </w:r>
        <w:r>
          <w:rPr>
            <w:i/>
            <w:iCs/>
            <w:color w:val="F4831F"/>
            <w:sz w:val="18"/>
            <w:szCs w:val="18"/>
          </w:rPr>
          <w:t>OR-sibling of 4</w:t>
        </w:r>
        <w:r w:rsidR="00AC593B">
          <w:rPr>
            <w:i/>
            <w:iCs/>
            <w:color w:val="F4831F"/>
            <w:sz w:val="18"/>
            <w:szCs w:val="18"/>
          </w:rPr>
          <w:t>7</w:t>
        </w:r>
      </w:ins>
      <w:ins w:id="730" w:author="Medetov, Nauryzbek [Tengizchevroil]" w:date="2026-07-07T15:35:00Z" w16du:dateUtc="2026-07-07T10:35:00Z">
        <w:r w:rsidR="00EB6022">
          <w:rPr>
            <w:i/>
            <w:iCs/>
            <w:color w:val="F4831F"/>
            <w:sz w:val="18"/>
            <w:szCs w:val="18"/>
          </w:rPr>
          <w:t>b</w:t>
        </w:r>
        <w:r w:rsidR="00BF6D78">
          <w:rPr>
            <w:i/>
            <w:iCs/>
            <w:color w:val="F4831F"/>
            <w:sz w:val="18"/>
            <w:szCs w:val="18"/>
          </w:rPr>
          <w:t>.</w:t>
        </w:r>
      </w:ins>
    </w:p>
    <w:p w14:paraId="775ACE60" w14:textId="77777777" w:rsidR="00902E13" w:rsidRDefault="00902E13" w:rsidP="001C0BBA">
      <w:pPr>
        <w:spacing w:after="40"/>
      </w:pPr>
    </w:p>
    <w:p w14:paraId="1C8F893D" w14:textId="2CC10F98" w:rsidR="001C0BBA" w:rsidRDefault="001C0BBA" w:rsidP="001C0BBA">
      <w:pPr>
        <w:shd w:val="clear" w:color="auto" w:fill="F4F6F8"/>
        <w:spacing w:before="160" w:after="60"/>
      </w:pPr>
      <w:r>
        <w:rPr>
          <w:b/>
          <w:bCs/>
          <w:color w:val="0D1B2A"/>
        </w:rPr>
        <w:t xml:space="preserve">Line </w:t>
      </w:r>
      <w:ins w:id="731" w:author="Medetov, Nauryzbek [Tengizchevroil]" w:date="2026-07-07T15:35:00Z" w16du:dateUtc="2026-07-07T10:35:00Z">
        <w:r w:rsidR="00EB6022">
          <w:rPr>
            <w:b/>
            <w:bCs/>
            <w:color w:val="0D1B2A"/>
          </w:rPr>
          <w:t>48</w:t>
        </w:r>
      </w:ins>
      <w:del w:id="732" w:author="Medetov, Nauryzbek [Tengizchevroil]" w:date="2026-07-07T15:35:00Z" w16du:dateUtc="2026-07-07T10:35:00Z">
        <w:r w:rsidDel="00EB6022">
          <w:rPr>
            <w:b/>
            <w:bCs/>
            <w:color w:val="0D1B2A"/>
          </w:rPr>
          <w:delText>51</w:delText>
        </w:r>
      </w:del>
      <w:r>
        <w:rPr>
          <w:b/>
          <w:bCs/>
          <w:color w:val="2ECC71"/>
          <w:sz w:val="18"/>
          <w:szCs w:val="18"/>
        </w:rPr>
        <w:t xml:space="preserve">  ·  Color: GRN/BLU2/RED</w:t>
      </w:r>
      <w:r>
        <w:rPr>
          <w:i/>
          <w:iCs/>
          <w:color w:val="F4831F"/>
          <w:sz w:val="18"/>
          <w:szCs w:val="18"/>
        </w:rPr>
        <w:t xml:space="preserve">  ·  Pattern A + B</w:t>
      </w:r>
    </w:p>
    <w:p w14:paraId="4990B8F5" w14:textId="0F964AFF" w:rsidR="001C0BBA" w:rsidRDefault="001C0BBA" w:rsidP="001C0BBA">
      <w:pPr>
        <w:spacing w:after="60"/>
      </w:pPr>
      <w:r>
        <w:rPr>
          <w:b/>
          <w:bCs/>
          <w:color w:val="4A5568"/>
          <w:sz w:val="18"/>
          <w:szCs w:val="18"/>
        </w:rPr>
        <w:t xml:space="preserve">Text: </w:t>
      </w:r>
      <w:r>
        <w:rPr>
          <w:i/>
          <w:iCs/>
          <w:sz w:val="18"/>
          <w:szCs w:val="18"/>
        </w:rPr>
        <w:t>"</w:t>
      </w:r>
      <w:ins w:id="733" w:author="Medetov, Nauryzbek [Tengizchevroil]" w:date="2026-07-07T15:35:00Z" w16du:dateUtc="2026-07-07T10:35:00Z">
        <w:r w:rsidR="009A094A" w:rsidRPr="009A094A">
          <w:rPr>
            <w:i/>
            <w:iCs/>
            <w:sz w:val="18"/>
            <w:szCs w:val="18"/>
          </w:rPr>
          <w:t>Perform hydrogen bake-out in the weld zone of each tie-in points as shown on isometric drawing(s) 00-YYYY-L-ZZZZ following requirements in TES PIM-SU-2505.</w:t>
        </w:r>
      </w:ins>
      <w:del w:id="734" w:author="Medetov, Nauryzbek [Tengizchevroil]" w:date="2026-07-07T15:35:00Z" w16du:dateUtc="2026-07-07T10:35:00Z">
        <w:r w:rsidDel="009A094A">
          <w:rPr>
            <w:i/>
            <w:iCs/>
            <w:sz w:val="18"/>
            <w:szCs w:val="18"/>
          </w:rPr>
          <w:delText>Perform hydrogen bake-out in the weld zone of each tie-in points per isometric drawing 00-YYYY-L-ZZZZ."</w:delText>
        </w:r>
      </w:del>
    </w:p>
    <w:p w14:paraId="50147A00" w14:textId="34080121" w:rsidR="001C0BBA" w:rsidRDefault="001C0BBA" w:rsidP="001C0BBA">
      <w:pPr>
        <w:spacing w:after="40"/>
      </w:pPr>
      <w:r>
        <w:rPr>
          <w:b/>
          <w:bCs/>
          <w:color w:val="2ECC71"/>
          <w:sz w:val="18"/>
          <w:szCs w:val="18"/>
        </w:rPr>
        <w:t xml:space="preserve">Keep when: </w:t>
      </w:r>
      <w:del w:id="735" w:author="Medetov, Nauryzbek [Tengizchevroil]" w:date="2026-07-07T15:45:00Z" w16du:dateUtc="2026-07-07T10:45:00Z">
        <w:r w:rsidDel="006045EB">
          <w:rPr>
            <w:sz w:val="18"/>
            <w:szCs w:val="18"/>
          </w:rPr>
          <w:delText>h2s_status=wet_h2s OR sour service</w:delText>
        </w:r>
      </w:del>
      <w:ins w:id="736" w:author="Medetov, Nauryzbek [Tengizchevroil]" w:date="2026-07-07T15:45:00Z" w16du:dateUtc="2026-07-07T10:45:00Z">
        <w:r w:rsidR="006045EB" w:rsidRPr="006045EB">
          <w:rPr>
            <w:b/>
            <w:bCs/>
            <w:color w:val="000000"/>
            <w:sz w:val="18"/>
            <w:szCs w:val="18"/>
          </w:rPr>
          <w:t xml:space="preserve"> </w:t>
        </w:r>
        <w:r w:rsidR="006045EB" w:rsidRPr="00646C7D">
          <w:rPr>
            <w:rFonts w:ascii="Consolas" w:eastAsia="Consolas" w:hAnsi="Consolas" w:cs="Consolas"/>
            <w:sz w:val="18"/>
            <w:szCs w:val="18"/>
            <w:rPrChange w:id="737" w:author="Medetov, Nauryzbek [Tengizchevroil]" w:date="2026-07-07T15:48:00Z" w16du:dateUtc="2026-07-07T10:48:00Z">
              <w:rPr>
                <w:b/>
                <w:bCs/>
                <w:color w:val="000000"/>
                <w:sz w:val="18"/>
                <w:szCs w:val="18"/>
              </w:rPr>
            </w:rPrChange>
          </w:rPr>
          <w:t>line_class</w:t>
        </w:r>
      </w:ins>
      <w:ins w:id="738" w:author="Medetov, Nauryzbek [Tengizchevroil]" w:date="2026-07-07T15:46:00Z" w16du:dateUtc="2026-07-07T10:46:00Z">
        <w:r w:rsidR="009A5BCC">
          <w:rPr>
            <w:b/>
            <w:bCs/>
            <w:color w:val="000000"/>
            <w:sz w:val="18"/>
            <w:szCs w:val="18"/>
          </w:rPr>
          <w:t xml:space="preserve"> </w:t>
        </w:r>
        <w:r w:rsidR="006045EB" w:rsidRPr="009A5BCC">
          <w:rPr>
            <w:rFonts w:ascii="Cambria Math" w:hAnsi="Cambria Math" w:cs="Cambria Math"/>
            <w:i/>
            <w:iCs/>
            <w:sz w:val="18"/>
            <w:szCs w:val="18"/>
            <w:rPrChange w:id="739" w:author="Medetov, Nauryzbek [Tengizchevroil]" w:date="2026-07-07T15:46:00Z" w16du:dateUtc="2026-07-07T10:46:00Z">
              <w:rPr>
                <w:rFonts w:ascii="Cambria Math" w:hAnsi="Cambria Math" w:cs="Cambria Math"/>
                <w:sz w:val="18"/>
                <w:szCs w:val="18"/>
              </w:rPr>
            </w:rPrChange>
          </w:rPr>
          <w:t>∈</w:t>
        </w:r>
        <w:r w:rsidR="009A5BCC" w:rsidRPr="009A5BCC">
          <w:rPr>
            <w:i/>
            <w:iCs/>
            <w:sz w:val="18"/>
            <w:szCs w:val="18"/>
            <w:rPrChange w:id="740" w:author="Medetov, Nauryzbek [Tengizchevroil]" w:date="2026-07-07T15:46:00Z" w16du:dateUtc="2026-07-07T10:46:00Z">
              <w:rPr>
                <w:rFonts w:ascii="Cambria Math" w:hAnsi="Cambria Math" w:cs="Cambria Math"/>
                <w:sz w:val="18"/>
                <w:szCs w:val="18"/>
              </w:rPr>
            </w:rPrChange>
          </w:rPr>
          <w:t xml:space="preserve"> letter (K,C80 and A80)</w:t>
        </w:r>
        <w:r w:rsidR="009A5BCC">
          <w:rPr>
            <w:i/>
            <w:iCs/>
            <w:sz w:val="18"/>
            <w:szCs w:val="18"/>
          </w:rPr>
          <w:t xml:space="preserve"> or </w:t>
        </w:r>
      </w:ins>
      <w:ins w:id="741" w:author="Medetov, Nauryzbek [Tengizchevroil]" w:date="2026-07-07T15:47:00Z" w16du:dateUtc="2026-07-07T10:47:00Z">
        <w:r w:rsidR="009A5BCC" w:rsidRPr="00646C7D">
          <w:rPr>
            <w:rFonts w:ascii="Consolas" w:eastAsia="Consolas" w:hAnsi="Consolas" w:cs="Consolas"/>
            <w:sz w:val="18"/>
            <w:szCs w:val="18"/>
            <w:rPrChange w:id="742" w:author="Medetov, Nauryzbek [Tengizchevroil]" w:date="2026-07-07T15:49:00Z" w16du:dateUtc="2026-07-07T10:49:00Z">
              <w:rPr>
                <w:b/>
                <w:bCs/>
                <w:color w:val="000000"/>
                <w:sz w:val="18"/>
                <w:szCs w:val="18"/>
              </w:rPr>
            </w:rPrChange>
          </w:rPr>
          <w:t>service (fluid code)</w:t>
        </w:r>
        <w:r w:rsidR="009A5BCC" w:rsidRPr="009A5BCC">
          <w:rPr>
            <w:i/>
            <w:iCs/>
            <w:sz w:val="18"/>
            <w:szCs w:val="18"/>
            <w:rPrChange w:id="743" w:author="Medetov, Nauryzbek [Tengizchevroil]" w:date="2026-07-07T15:47:00Z" w16du:dateUtc="2026-07-07T10:47:00Z">
              <w:rPr>
                <w:rFonts w:ascii="Cambria Math" w:hAnsi="Cambria Math" w:cs="Cambria Math"/>
                <w:i/>
                <w:iCs/>
                <w:sz w:val="18"/>
                <w:szCs w:val="18"/>
              </w:rPr>
            </w:rPrChange>
          </w:rPr>
          <w:t xml:space="preserve"> </w:t>
        </w:r>
        <w:r w:rsidR="009A5BCC" w:rsidRPr="00646C7D">
          <w:rPr>
            <w:rFonts w:ascii="Cambria Math" w:hAnsi="Cambria Math" w:cs="Cambria Math"/>
            <w:i/>
            <w:iCs/>
            <w:sz w:val="18"/>
            <w:szCs w:val="18"/>
          </w:rPr>
          <w:t>∈</w:t>
        </w:r>
        <w:r w:rsidR="009A5BCC" w:rsidRPr="00646C7D">
          <w:rPr>
            <w:i/>
            <w:iCs/>
            <w:sz w:val="18"/>
            <w:szCs w:val="18"/>
            <w:rPrChange w:id="744" w:author="Medetov, Nauryzbek [Tengizchevroil]" w:date="2026-07-07T15:48:00Z" w16du:dateUtc="2026-07-07T10:48:00Z">
              <w:rPr>
                <w:rFonts w:ascii="Cambria Math" w:hAnsi="Cambria Math" w:cs="Cambria Math"/>
                <w:i/>
                <w:iCs/>
                <w:sz w:val="18"/>
                <w:szCs w:val="18"/>
              </w:rPr>
            </w:rPrChange>
          </w:rPr>
          <w:t xml:space="preserve"> {</w:t>
        </w:r>
        <w:r w:rsidR="00C11E5D" w:rsidRPr="00646C7D">
          <w:rPr>
            <w:i/>
            <w:iCs/>
            <w:sz w:val="18"/>
            <w:szCs w:val="18"/>
            <w:rPrChange w:id="745" w:author="Medetov, Nauryzbek [Tengizchevroil]" w:date="2026-07-07T15:48:00Z" w16du:dateUtc="2026-07-07T10:48:00Z">
              <w:rPr>
                <w:rFonts w:ascii="Cambria Math" w:hAnsi="Cambria Math" w:cs="Cambria Math"/>
                <w:i/>
                <w:iCs/>
                <w:sz w:val="18"/>
                <w:szCs w:val="18"/>
              </w:rPr>
            </w:rPrChange>
          </w:rPr>
          <w:t>GS, WSR, CDE, CDF, FX, FX</w:t>
        </w:r>
      </w:ins>
      <w:ins w:id="746" w:author="Medetov, Nauryzbek [Tengizchevroil]" w:date="2026-07-07T15:48:00Z" w16du:dateUtc="2026-07-07T10:48:00Z">
        <w:r w:rsidR="00C11E5D" w:rsidRPr="00646C7D">
          <w:rPr>
            <w:i/>
            <w:iCs/>
            <w:sz w:val="18"/>
            <w:szCs w:val="18"/>
            <w:rPrChange w:id="747" w:author="Medetov, Nauryzbek [Tengizchevroil]" w:date="2026-07-07T15:48:00Z" w16du:dateUtc="2026-07-07T10:48:00Z">
              <w:rPr>
                <w:rFonts w:ascii="Cambria Math" w:hAnsi="Cambria Math" w:cs="Cambria Math"/>
                <w:i/>
                <w:iCs/>
                <w:sz w:val="18"/>
                <w:szCs w:val="18"/>
              </w:rPr>
            </w:rPrChange>
          </w:rPr>
          <w:t>E, FXF, GRG, GSA</w:t>
        </w:r>
        <w:r w:rsidR="00646C7D" w:rsidRPr="00646C7D">
          <w:rPr>
            <w:i/>
            <w:iCs/>
            <w:sz w:val="18"/>
            <w:szCs w:val="18"/>
            <w:rPrChange w:id="748" w:author="Medetov, Nauryzbek [Tengizchevroil]" w:date="2026-07-07T15:48:00Z" w16du:dateUtc="2026-07-07T10:48:00Z">
              <w:rPr>
                <w:rFonts w:ascii="Cambria Math" w:hAnsi="Cambria Math" w:cs="Cambria Math"/>
                <w:i/>
                <w:iCs/>
                <w:sz w:val="18"/>
                <w:szCs w:val="18"/>
              </w:rPr>
            </w:rPrChange>
          </w:rPr>
          <w:t xml:space="preserve"> or explicit</w:t>
        </w:r>
      </w:ins>
      <w:ins w:id="749" w:author="Medetov, Nauryzbek [Tengizchevroil]" w:date="2026-07-07T15:53:00Z" w16du:dateUtc="2026-07-07T10:53:00Z">
        <w:r w:rsidR="00BD5458">
          <w:rPr>
            <w:i/>
            <w:iCs/>
            <w:sz w:val="18"/>
            <w:szCs w:val="18"/>
          </w:rPr>
          <w:t xml:space="preserve"> wet-sour s</w:t>
        </w:r>
        <w:r w:rsidR="00E55A97">
          <w:rPr>
            <w:i/>
            <w:iCs/>
            <w:sz w:val="18"/>
            <w:szCs w:val="18"/>
          </w:rPr>
          <w:t>tatement in EWR.</w:t>
        </w:r>
      </w:ins>
    </w:p>
    <w:p w14:paraId="3C993A87" w14:textId="19C6E1E4" w:rsidR="001C0BBA" w:rsidRDefault="001C0BBA" w:rsidP="001C0BBA">
      <w:pPr>
        <w:spacing w:after="40"/>
      </w:pPr>
      <w:r>
        <w:rPr>
          <w:b/>
          <w:bCs/>
          <w:color w:val="C0392B"/>
          <w:sz w:val="18"/>
          <w:szCs w:val="18"/>
        </w:rPr>
        <w:t xml:space="preserve">Remove when: </w:t>
      </w:r>
      <w:ins w:id="750" w:author="Medetov, Nauryzbek [Tengizchevroil]" w:date="2026-07-07T15:49:00Z" w16du:dateUtc="2026-07-07T10:49:00Z">
        <w:r w:rsidR="00B86408">
          <w:rPr>
            <w:sz w:val="18"/>
            <w:szCs w:val="18"/>
          </w:rPr>
          <w:t>Otherwise (non-sour service)</w:t>
        </w:r>
      </w:ins>
      <w:del w:id="751" w:author="Medetov, Nauryzbek [Tengizchevroil]" w:date="2026-07-07T15:49:00Z" w16du:dateUtc="2026-07-07T10:49:00Z">
        <w:r w:rsidDel="00646C7D">
          <w:rPr>
            <w:sz w:val="18"/>
            <w:szCs w:val="18"/>
          </w:rPr>
          <w:delText>Sweet/non-sour service</w:delText>
        </w:r>
      </w:del>
    </w:p>
    <w:p w14:paraId="5D670F6E" w14:textId="3C1CA763" w:rsidR="001C0BBA" w:rsidRDefault="001C0BBA" w:rsidP="001C0BBA">
      <w:pPr>
        <w:spacing w:after="40"/>
      </w:pPr>
      <w:r>
        <w:rPr>
          <w:b/>
          <w:bCs/>
          <w:color w:val="4A5568"/>
          <w:sz w:val="18"/>
          <w:szCs w:val="18"/>
        </w:rPr>
        <w:t xml:space="preserve">Inputs needed: </w:t>
      </w:r>
      <w:ins w:id="752" w:author="Medetov, Nauryzbek [Tengizchevroil]" w:date="2026-07-07T15:49:00Z" w16du:dateUtc="2026-07-07T10:49:00Z">
        <w:r w:rsidR="00B86408" w:rsidRPr="00D9721A">
          <w:rPr>
            <w:rFonts w:ascii="Consolas" w:eastAsia="Consolas" w:hAnsi="Consolas" w:cs="Consolas"/>
            <w:sz w:val="18"/>
            <w:szCs w:val="18"/>
          </w:rPr>
          <w:t>line_class</w:t>
        </w:r>
      </w:ins>
      <w:del w:id="753" w:author="Medetov, Nauryzbek [Tengizchevroil]" w:date="2026-07-07T15:49:00Z" w16du:dateUtc="2026-07-07T10:49:00Z">
        <w:r w:rsidDel="00B86408">
          <w:rPr>
            <w:rFonts w:ascii="Consolas" w:eastAsia="Consolas" w:hAnsi="Consolas" w:cs="Consolas"/>
            <w:sz w:val="18"/>
            <w:szCs w:val="18"/>
          </w:rPr>
          <w:delText>h2s_status</w:delText>
        </w:r>
      </w:del>
      <w:r>
        <w:rPr>
          <w:rFonts w:ascii="Consolas" w:eastAsia="Consolas" w:hAnsi="Consolas" w:cs="Consolas"/>
          <w:sz w:val="18"/>
          <w:szCs w:val="18"/>
        </w:rPr>
        <w:t xml:space="preserve">, </w:t>
      </w:r>
      <w:ins w:id="754" w:author="Medetov, Nauryzbek [Tengizchevroil]" w:date="2026-07-07T15:49:00Z" w16du:dateUtc="2026-07-07T10:49:00Z">
        <w:r w:rsidR="00B86408" w:rsidRPr="00D9721A">
          <w:rPr>
            <w:rFonts w:ascii="Consolas" w:eastAsia="Consolas" w:hAnsi="Consolas" w:cs="Consolas"/>
            <w:sz w:val="18"/>
            <w:szCs w:val="18"/>
          </w:rPr>
          <w:t>service (fluid code)</w:t>
        </w:r>
      </w:ins>
      <w:del w:id="755" w:author="Medetov, Nauryzbek [Tengizchevroil]" w:date="2026-07-07T15:49:00Z" w16du:dateUtc="2026-07-07T10:49:00Z">
        <w:r w:rsidDel="00B86408">
          <w:rPr>
            <w:rFonts w:ascii="Consolas" w:eastAsia="Consolas" w:hAnsi="Consolas" w:cs="Consolas"/>
            <w:sz w:val="18"/>
            <w:szCs w:val="18"/>
          </w:rPr>
          <w:delText>service, placeholders_dwg</w:delText>
        </w:r>
      </w:del>
    </w:p>
    <w:p w14:paraId="55C7C640" w14:textId="010823F5" w:rsidR="001C0BBA" w:rsidRDefault="001C0BBA" w:rsidP="001C0BBA">
      <w:pPr>
        <w:spacing w:after="40"/>
        <w:rPr>
          <w:ins w:id="756" w:author="Medetov, Nauryzbek [Tengizchevroil]" w:date="2026-07-07T15:50:00Z" w16du:dateUtc="2026-07-07T10:50:00Z"/>
          <w:i/>
          <w:iCs/>
          <w:color w:val="8FA3B1"/>
          <w:sz w:val="18"/>
          <w:szCs w:val="18"/>
        </w:rPr>
      </w:pPr>
      <w:r>
        <w:rPr>
          <w:b/>
          <w:bCs/>
          <w:color w:val="4A5568"/>
          <w:sz w:val="18"/>
          <w:szCs w:val="18"/>
        </w:rPr>
        <w:t xml:space="preserve">RAG sources: </w:t>
      </w:r>
      <w:del w:id="757" w:author="Medetov, Nauryzbek [Tengizchevroil]" w:date="2026-07-07T15:50:00Z" w16du:dateUtc="2026-07-07T10:50:00Z">
        <w:r w:rsidDel="00B86408">
          <w:rPr>
            <w:i/>
            <w:iCs/>
            <w:color w:val="8FA3B1"/>
            <w:sz w:val="18"/>
            <w:szCs w:val="18"/>
          </w:rPr>
          <w:delText>W</w:delText>
        </w:r>
      </w:del>
      <w:ins w:id="758" w:author="Medetov, Nauryzbek [Tengizchevroil]" w:date="2026-07-07T15:50:00Z" w16du:dateUtc="2026-07-07T10:50:00Z">
        <w:r w:rsidR="00B86408" w:rsidRPr="00B86408">
          <w:rPr>
            <w:i/>
            <w:iCs/>
            <w:color w:val="8FA3B1"/>
            <w:sz w:val="18"/>
            <w:szCs w:val="18"/>
          </w:rPr>
          <w:t>TES PIM-SU-2505</w:t>
        </w:r>
      </w:ins>
      <w:del w:id="759" w:author="Medetov, Nauryzbek [Tengizchevroil]" w:date="2026-07-07T15:50:00Z" w16du:dateUtc="2026-07-07T10:50:00Z">
        <w:r w:rsidDel="00B86408">
          <w:rPr>
            <w:i/>
            <w:iCs/>
            <w:color w:val="8FA3B1"/>
            <w:sz w:val="18"/>
            <w:szCs w:val="18"/>
          </w:rPr>
          <w:delText>-ST-2025, W-ST-2004, NACE MR0175</w:delText>
        </w:r>
      </w:del>
    </w:p>
    <w:p w14:paraId="213100BA" w14:textId="2DE11730" w:rsidR="006456A6" w:rsidRDefault="000162B9" w:rsidP="000162B9">
      <w:pPr>
        <w:rPr>
          <w:ins w:id="760" w:author="Medetov, Nauryzbek [Tengizchevroil]" w:date="2026-07-07T15:56:00Z" w16du:dateUtc="2026-07-07T10:56:00Z"/>
          <w:b/>
          <w:bCs/>
          <w:color w:val="F4831F"/>
          <w:sz w:val="18"/>
          <w:szCs w:val="18"/>
        </w:rPr>
      </w:pPr>
      <w:ins w:id="761" w:author="Medetov, Nauryzbek [Tengizchevroil]" w:date="2026-07-07T15:50:00Z" w16du:dateUtc="2026-07-07T10:50:00Z">
        <w:r>
          <w:rPr>
            <w:b/>
            <w:bCs/>
            <w:color w:val="F4831F"/>
            <w:sz w:val="18"/>
            <w:szCs w:val="18"/>
          </w:rPr>
          <w:t>Note</w:t>
        </w:r>
      </w:ins>
      <w:ins w:id="762" w:author="Medetov, Nauryzbek [Tengizchevroil]" w:date="2026-07-07T16:13:00Z" w16du:dateUtc="2026-07-07T11:13:00Z">
        <w:r w:rsidR="00555356">
          <w:rPr>
            <w:b/>
            <w:bCs/>
            <w:color w:val="F4831F"/>
            <w:sz w:val="18"/>
            <w:szCs w:val="18"/>
          </w:rPr>
          <w:t xml:space="preserve"> 1</w:t>
        </w:r>
      </w:ins>
      <w:ins w:id="763" w:author="Medetov, Nauryzbek [Tengizchevroil]" w:date="2026-07-07T15:50:00Z" w16du:dateUtc="2026-07-07T10:50:00Z">
        <w:r>
          <w:rPr>
            <w:b/>
            <w:bCs/>
            <w:color w:val="F4831F"/>
            <w:sz w:val="18"/>
            <w:szCs w:val="18"/>
          </w:rPr>
          <w:t>:</w:t>
        </w:r>
      </w:ins>
      <w:ins w:id="764" w:author="Medetov, Nauryzbek [Tengizchevroil]" w:date="2026-07-10T09:30:00Z" w16du:dateUtc="2026-07-10T04:30:00Z">
        <w:r w:rsidR="00EC353E">
          <w:rPr>
            <w:b/>
            <w:bCs/>
            <w:color w:val="F4831F"/>
            <w:sz w:val="18"/>
            <w:szCs w:val="18"/>
          </w:rPr>
          <w:t xml:space="preserve"> I</w:t>
        </w:r>
      </w:ins>
      <w:ins w:id="765" w:author="Medetov, Nauryzbek [Tengizchevroil]" w:date="2026-07-07T15:55:00Z" w16du:dateUtc="2026-07-07T10:55:00Z">
        <w:r w:rsidR="008A5BCA">
          <w:rPr>
            <w:b/>
            <w:bCs/>
            <w:color w:val="F4831F"/>
            <w:sz w:val="18"/>
            <w:szCs w:val="18"/>
          </w:rPr>
          <w:t xml:space="preserve">f KEEP WHEN is satisfied, </w:t>
        </w:r>
        <w:r w:rsidR="00172793">
          <w:rPr>
            <w:b/>
            <w:bCs/>
            <w:color w:val="F4831F"/>
            <w:sz w:val="18"/>
            <w:szCs w:val="18"/>
          </w:rPr>
          <w:t xml:space="preserve">the need for </w:t>
        </w:r>
      </w:ins>
      <w:ins w:id="766" w:author="Medetov, Nauryzbek [Tengizchevroil]" w:date="2026-07-07T15:56:00Z" w16du:dateUtc="2026-07-07T10:56:00Z">
        <w:r w:rsidR="00172793">
          <w:rPr>
            <w:b/>
            <w:bCs/>
            <w:color w:val="F4831F"/>
            <w:sz w:val="18"/>
            <w:szCs w:val="18"/>
          </w:rPr>
          <w:t>bake-out should be asked back</w:t>
        </w:r>
        <w:r w:rsidR="006456A6">
          <w:rPr>
            <w:b/>
            <w:bCs/>
            <w:color w:val="F4831F"/>
            <w:sz w:val="18"/>
            <w:szCs w:val="18"/>
          </w:rPr>
          <w:t xml:space="preserve"> as:</w:t>
        </w:r>
      </w:ins>
    </w:p>
    <w:p w14:paraId="31FF59EF" w14:textId="530C26AA" w:rsidR="00DB2CFD" w:rsidRPr="00DB2CFD" w:rsidRDefault="006456A6">
      <w:pPr>
        <w:pStyle w:val="ListParagraph"/>
        <w:numPr>
          <w:ilvl w:val="0"/>
          <w:numId w:val="5"/>
        </w:numPr>
        <w:rPr>
          <w:ins w:id="767" w:author="Medetov, Nauryzbek [Tengizchevroil]" w:date="2026-07-07T16:11:00Z" w16du:dateUtc="2026-07-07T11:11:00Z"/>
          <w:i/>
          <w:iCs/>
          <w:color w:val="FF0000"/>
          <w:sz w:val="18"/>
          <w:szCs w:val="18"/>
          <w:rPrChange w:id="768" w:author="Medetov, Nauryzbek [Tengizchevroil]" w:date="2026-07-07T16:11:00Z" w16du:dateUtc="2026-07-07T11:11:00Z">
            <w:rPr>
              <w:ins w:id="769" w:author="Medetov, Nauryzbek [Tengizchevroil]" w:date="2026-07-07T16:11:00Z" w16du:dateUtc="2026-07-07T11:11:00Z"/>
              <w:b/>
              <w:bCs/>
              <w:color w:val="F4831F"/>
              <w:sz w:val="18"/>
              <w:szCs w:val="18"/>
            </w:rPr>
          </w:rPrChange>
        </w:rPr>
        <w:pPrChange w:id="770" w:author="Medetov, Nauryzbek [Tengizchevroil]" w:date="2026-07-07T16:11:00Z" w16du:dateUtc="2026-07-07T11:11:00Z">
          <w:pPr/>
        </w:pPrChange>
      </w:pPr>
      <w:ins w:id="771" w:author="Medetov, Nauryzbek [Tengizchevroil]" w:date="2026-07-07T15:56:00Z" w16du:dateUtc="2026-07-07T10:56:00Z">
        <w:r w:rsidRPr="00DB2CFD">
          <w:rPr>
            <w:i/>
            <w:iCs/>
            <w:color w:val="FF0000"/>
            <w:sz w:val="18"/>
            <w:szCs w:val="18"/>
            <w:rPrChange w:id="772" w:author="Medetov, Nauryzbek [Tengizchevroil]" w:date="2026-07-07T16:11:00Z" w16du:dateUtc="2026-07-07T11:11:00Z">
              <w:rPr>
                <w:b/>
                <w:bCs/>
                <w:color w:val="F4831F"/>
                <w:sz w:val="18"/>
                <w:szCs w:val="18"/>
              </w:rPr>
            </w:rPrChange>
          </w:rPr>
          <w:t xml:space="preserve">Have you contacted with MI engineer and confirmed the need for </w:t>
        </w:r>
        <w:r w:rsidR="00844ECB" w:rsidRPr="00DB2CFD">
          <w:rPr>
            <w:i/>
            <w:iCs/>
            <w:color w:val="FF0000"/>
            <w:sz w:val="18"/>
            <w:szCs w:val="18"/>
            <w:rPrChange w:id="773" w:author="Medetov, Nauryzbek [Tengizchevroil]" w:date="2026-07-07T16:11:00Z" w16du:dateUtc="2026-07-07T11:11:00Z">
              <w:rPr>
                <w:b/>
                <w:bCs/>
                <w:color w:val="F4831F"/>
                <w:sz w:val="18"/>
                <w:szCs w:val="18"/>
              </w:rPr>
            </w:rPrChange>
          </w:rPr>
          <w:t>Hy</w:t>
        </w:r>
      </w:ins>
      <w:ins w:id="774" w:author="Medetov, Nauryzbek [Tengizchevroil]" w:date="2026-07-07T15:57:00Z" w16du:dateUtc="2026-07-07T10:57:00Z">
        <w:r w:rsidR="00844ECB" w:rsidRPr="00DB2CFD">
          <w:rPr>
            <w:i/>
            <w:iCs/>
            <w:color w:val="FF0000"/>
            <w:sz w:val="18"/>
            <w:szCs w:val="18"/>
            <w:rPrChange w:id="775" w:author="Medetov, Nauryzbek [Tengizchevroil]" w:date="2026-07-07T16:11:00Z" w16du:dateUtc="2026-07-07T11:11:00Z">
              <w:rPr>
                <w:b/>
                <w:bCs/>
                <w:color w:val="F4831F"/>
                <w:sz w:val="18"/>
                <w:szCs w:val="18"/>
              </w:rPr>
            </w:rPrChange>
          </w:rPr>
          <w:t>drogen Bakeout</w:t>
        </w:r>
      </w:ins>
      <w:ins w:id="776" w:author="Medetov, Nauryzbek [Tengizchevroil]" w:date="2026-07-07T16:11:00Z" w16du:dateUtc="2026-07-07T11:11:00Z">
        <w:r w:rsidR="00DB2CFD" w:rsidRPr="00DB2CFD">
          <w:rPr>
            <w:i/>
            <w:iCs/>
            <w:color w:val="FF0000"/>
            <w:sz w:val="18"/>
            <w:szCs w:val="18"/>
            <w:rPrChange w:id="777" w:author="Medetov, Nauryzbek [Tengizchevroil]" w:date="2026-07-07T16:11:00Z" w16du:dateUtc="2026-07-07T11:11:00Z">
              <w:rPr>
                <w:b/>
                <w:bCs/>
                <w:color w:val="F4831F"/>
                <w:sz w:val="18"/>
                <w:szCs w:val="18"/>
              </w:rPr>
            </w:rPrChange>
          </w:rPr>
          <w:t>?</w:t>
        </w:r>
      </w:ins>
    </w:p>
    <w:p w14:paraId="254C2C05" w14:textId="332D49DF" w:rsidR="006456A6" w:rsidRDefault="00DB2CFD" w:rsidP="000162B9">
      <w:pPr>
        <w:rPr>
          <w:ins w:id="778" w:author="Medetov, Nauryzbek [Tengizchevroil]" w:date="2026-07-07T16:13:00Z" w16du:dateUtc="2026-07-07T11:13:00Z"/>
          <w:b/>
          <w:bCs/>
          <w:color w:val="F4831F"/>
          <w:sz w:val="18"/>
          <w:szCs w:val="18"/>
        </w:rPr>
      </w:pPr>
      <w:ins w:id="779" w:author="Medetov, Nauryzbek [Tengizchevroil]" w:date="2026-07-07T16:11:00Z" w16du:dateUtc="2026-07-07T11:11:00Z">
        <w:r>
          <w:rPr>
            <w:b/>
            <w:bCs/>
            <w:color w:val="F4831F"/>
            <w:sz w:val="18"/>
            <w:szCs w:val="18"/>
          </w:rPr>
          <w:t xml:space="preserve">          </w:t>
        </w:r>
      </w:ins>
      <w:ins w:id="780" w:author="Medetov, Nauryzbek [Tengizchevroil]" w:date="2026-07-07T15:57:00Z" w16du:dateUtc="2026-07-07T10:57:00Z">
        <w:r w:rsidR="00844ECB">
          <w:rPr>
            <w:b/>
            <w:bCs/>
            <w:color w:val="F4831F"/>
            <w:sz w:val="18"/>
            <w:szCs w:val="18"/>
          </w:rPr>
          <w:t xml:space="preserve"> If answered yes, </w:t>
        </w:r>
      </w:ins>
      <w:ins w:id="781" w:author="Medetov, Nauryzbek [Tengizchevroil]" w:date="2026-07-07T15:58:00Z" w16du:dateUtc="2026-07-07T10:58:00Z">
        <w:r w:rsidR="003E0E02">
          <w:rPr>
            <w:b/>
            <w:bCs/>
            <w:color w:val="F4831F"/>
            <w:sz w:val="18"/>
            <w:szCs w:val="18"/>
          </w:rPr>
          <w:t xml:space="preserve"> </w:t>
        </w:r>
      </w:ins>
      <w:ins w:id="782" w:author="Medetov, Nauryzbek [Tengizchevroil]" w:date="2026-07-07T15:57:00Z" w16du:dateUtc="2026-07-07T10:57:00Z">
        <w:r w:rsidR="00844ECB">
          <w:rPr>
            <w:b/>
            <w:bCs/>
            <w:color w:val="F4831F"/>
            <w:sz w:val="18"/>
            <w:szCs w:val="18"/>
          </w:rPr>
          <w:t>insert the text as regular. If answered no</w:t>
        </w:r>
        <w:r w:rsidR="003E0E02">
          <w:rPr>
            <w:b/>
            <w:bCs/>
            <w:color w:val="F4831F"/>
            <w:sz w:val="18"/>
            <w:szCs w:val="18"/>
          </w:rPr>
          <w:t xml:space="preserve"> (not yet)</w:t>
        </w:r>
      </w:ins>
      <w:ins w:id="783" w:author="Medetov, Nauryzbek [Tengizchevroil]" w:date="2026-07-07T15:58:00Z" w16du:dateUtc="2026-07-07T10:58:00Z">
        <w:r w:rsidR="003E0E02">
          <w:rPr>
            <w:b/>
            <w:bCs/>
            <w:color w:val="F4831F"/>
            <w:sz w:val="18"/>
            <w:szCs w:val="18"/>
          </w:rPr>
          <w:t xml:space="preserve">, insert text in RED font. </w:t>
        </w:r>
      </w:ins>
    </w:p>
    <w:p w14:paraId="50824BEA" w14:textId="735F54E9" w:rsidR="00555356" w:rsidRDefault="00555356" w:rsidP="00555356">
      <w:pPr>
        <w:rPr>
          <w:ins w:id="784" w:author="Medetov, Nauryzbek [Tengizchevroil]" w:date="2026-07-07T16:13:00Z" w16du:dateUtc="2026-07-07T11:13:00Z"/>
        </w:rPr>
      </w:pPr>
      <w:ins w:id="785" w:author="Medetov, Nauryzbek [Tengizchevroil]" w:date="2026-07-07T16:13:00Z" w16du:dateUtc="2026-07-07T11:13:00Z">
        <w:r>
          <w:rPr>
            <w:b/>
            <w:bCs/>
            <w:color w:val="F4831F"/>
            <w:sz w:val="18"/>
            <w:szCs w:val="18"/>
          </w:rPr>
          <w:t xml:space="preserve">Note 2: </w:t>
        </w:r>
        <w:r w:rsidRPr="00D9721A">
          <w:rPr>
            <w:i/>
            <w:iCs/>
            <w:sz w:val="18"/>
            <w:szCs w:val="18"/>
          </w:rPr>
          <w:t>00-YYYY-L-ZZZ</w:t>
        </w:r>
        <w:r w:rsidR="00D87597">
          <w:rPr>
            <w:i/>
            <w:iCs/>
            <w:sz w:val="18"/>
            <w:szCs w:val="18"/>
          </w:rPr>
          <w:t xml:space="preserve"> n</w:t>
        </w:r>
      </w:ins>
      <w:ins w:id="786" w:author="Medetov, Nauryzbek [Tengizchevroil]" w:date="2026-07-07T16:14:00Z" w16du:dateUtc="2026-07-07T11:14:00Z">
        <w:r w:rsidR="00D87597">
          <w:rPr>
            <w:i/>
            <w:iCs/>
            <w:sz w:val="18"/>
            <w:szCs w:val="18"/>
          </w:rPr>
          <w:t>umber should propagate from Line 47a.</w:t>
        </w:r>
      </w:ins>
    </w:p>
    <w:p w14:paraId="4659D5F9" w14:textId="77777777" w:rsidR="00555356" w:rsidRPr="006456A6" w:rsidRDefault="00555356" w:rsidP="000162B9">
      <w:pPr>
        <w:rPr>
          <w:ins w:id="787" w:author="Medetov, Nauryzbek [Tengizchevroil]" w:date="2026-07-07T15:50:00Z" w16du:dateUtc="2026-07-07T10:50:00Z"/>
          <w:b/>
          <w:bCs/>
          <w:color w:val="F4831F"/>
          <w:sz w:val="18"/>
          <w:szCs w:val="18"/>
          <w:rPrChange w:id="788" w:author="Medetov, Nauryzbek [Tengizchevroil]" w:date="2026-07-07T15:56:00Z" w16du:dateUtc="2026-07-07T10:56:00Z">
            <w:rPr>
              <w:ins w:id="789" w:author="Medetov, Nauryzbek [Tengizchevroil]" w:date="2026-07-07T15:50:00Z" w16du:dateUtc="2026-07-07T10:50:00Z"/>
            </w:rPr>
          </w:rPrChange>
        </w:rPr>
      </w:pPr>
    </w:p>
    <w:p w14:paraId="2F9B5AC3" w14:textId="77777777" w:rsidR="000162B9" w:rsidRDefault="000162B9" w:rsidP="001C0BBA">
      <w:pPr>
        <w:spacing w:after="40"/>
      </w:pPr>
    </w:p>
    <w:p w14:paraId="6C0D768A" w14:textId="27A05DD8" w:rsidR="001C0BBA" w:rsidRDefault="001C0BBA" w:rsidP="001C0BBA">
      <w:pPr>
        <w:shd w:val="clear" w:color="auto" w:fill="F4F6F8"/>
        <w:spacing w:before="160" w:after="60"/>
      </w:pPr>
      <w:r>
        <w:rPr>
          <w:b/>
          <w:bCs/>
          <w:color w:val="0D1B2A"/>
        </w:rPr>
        <w:t xml:space="preserve">Line </w:t>
      </w:r>
      <w:ins w:id="790" w:author="Medetov, Nauryzbek [Tengizchevroil]" w:date="2026-07-07T16:12:00Z" w16du:dateUtc="2026-07-07T11:12:00Z">
        <w:r w:rsidR="00FA6E12">
          <w:rPr>
            <w:b/>
            <w:bCs/>
            <w:color w:val="0D1B2A"/>
          </w:rPr>
          <w:t>49</w:t>
        </w:r>
      </w:ins>
      <w:del w:id="791" w:author="Medetov, Nauryzbek [Tengizchevroil]" w:date="2026-07-07T15:58:00Z" w16du:dateUtc="2026-07-07T10:58:00Z">
        <w:r w:rsidDel="00755B83">
          <w:rPr>
            <w:b/>
            <w:bCs/>
            <w:color w:val="0D1B2A"/>
          </w:rPr>
          <w:delText>52</w:delText>
        </w:r>
      </w:del>
      <w:r>
        <w:rPr>
          <w:b/>
          <w:bCs/>
          <w:color w:val="2ECC71"/>
          <w:sz w:val="18"/>
          <w:szCs w:val="18"/>
        </w:rPr>
        <w:t xml:space="preserve">  ·  Color: GRN/RED</w:t>
      </w:r>
      <w:r>
        <w:rPr>
          <w:i/>
          <w:iCs/>
          <w:color w:val="F4831F"/>
          <w:sz w:val="18"/>
          <w:szCs w:val="18"/>
        </w:rPr>
        <w:t xml:space="preserve">  ·  Pattern B</w:t>
      </w:r>
    </w:p>
    <w:p w14:paraId="5B897E8C" w14:textId="1B9D074C" w:rsidR="001C0BBA" w:rsidRDefault="001C0BBA" w:rsidP="001C0BBA">
      <w:pPr>
        <w:spacing w:after="60"/>
      </w:pPr>
      <w:r>
        <w:rPr>
          <w:b/>
          <w:bCs/>
          <w:color w:val="4A5568"/>
          <w:sz w:val="18"/>
          <w:szCs w:val="18"/>
        </w:rPr>
        <w:t xml:space="preserve">Text: </w:t>
      </w:r>
      <w:r>
        <w:rPr>
          <w:i/>
          <w:iCs/>
          <w:sz w:val="18"/>
          <w:szCs w:val="18"/>
        </w:rPr>
        <w:t>"</w:t>
      </w:r>
      <w:ins w:id="792" w:author="Medetov, Nauryzbek [Tengizchevroil]" w:date="2026-07-07T16:12:00Z">
        <w:r w:rsidR="00A324AA" w:rsidRPr="00A324AA">
          <w:rPr>
            <w:i/>
            <w:iCs/>
            <w:sz w:val="18"/>
            <w:szCs w:val="18"/>
          </w:rPr>
          <w:t>Bevel cut ends of existing piping at the tie-in point(s) TPxx-yyy/000 for field welding as shown on isometric drawing(s) 00-YYYY-L-ZZZZ</w:t>
        </w:r>
      </w:ins>
      <w:del w:id="793" w:author="Medetov, Nauryzbek [Tengizchevroil]" w:date="2026-07-07T16:12:00Z" w16du:dateUtc="2026-07-07T11:12:00Z">
        <w:r w:rsidDel="00A324AA">
          <w:rPr>
            <w:i/>
            <w:iCs/>
            <w:sz w:val="18"/>
            <w:szCs w:val="18"/>
          </w:rPr>
          <w:delText>Bevel cut ends of existing piping at the tie-in point(s) TPxx-yyy/000 for field welding per drawing 00-YYYY-L-ZZZZ</w:delText>
        </w:r>
      </w:del>
      <w:r>
        <w:rPr>
          <w:i/>
          <w:iCs/>
          <w:sz w:val="18"/>
          <w:szCs w:val="18"/>
        </w:rPr>
        <w:t>."</w:t>
      </w:r>
    </w:p>
    <w:p w14:paraId="44C8A8C9" w14:textId="7A9B57E2" w:rsidR="001C0BBA" w:rsidRDefault="001C0BBA" w:rsidP="001C0BBA">
      <w:pPr>
        <w:spacing w:after="40"/>
      </w:pPr>
      <w:r>
        <w:rPr>
          <w:b/>
          <w:bCs/>
          <w:color w:val="2ECC71"/>
          <w:sz w:val="18"/>
          <w:szCs w:val="18"/>
        </w:rPr>
        <w:t xml:space="preserve">Keep when: </w:t>
      </w:r>
      <w:ins w:id="794" w:author="Medetov, Nauryzbek [Tengizchevroil]" w:date="2026-07-07T16:33:00Z" w16du:dateUtc="2026-07-07T11:33:00Z">
        <w:r w:rsidR="00D743CF">
          <w:rPr>
            <w:color w:val="2ECC71"/>
            <w:sz w:val="18"/>
            <w:szCs w:val="18"/>
          </w:rPr>
          <w:t>Line 47a is kept</w:t>
        </w:r>
        <w:r w:rsidR="00D743CF" w:rsidDel="00C03311">
          <w:rPr>
            <w:sz w:val="18"/>
            <w:szCs w:val="18"/>
          </w:rPr>
          <w:t xml:space="preserve"> </w:t>
        </w:r>
      </w:ins>
      <w:del w:id="795" w:author="Medetov, Nauryzbek [Tengizchevroil]" w:date="2026-07-07T16:33:00Z" w16du:dateUtc="2026-07-07T11:33:00Z">
        <w:r w:rsidDel="00D743CF">
          <w:rPr>
            <w:sz w:val="18"/>
            <w:szCs w:val="18"/>
          </w:rPr>
          <w:delText>Always for tie-in field welding</w:delText>
        </w:r>
      </w:del>
    </w:p>
    <w:p w14:paraId="60FFFE62" w14:textId="77777777" w:rsidR="001C0BBA" w:rsidRDefault="001C0BBA" w:rsidP="001C0BBA">
      <w:pPr>
        <w:spacing w:after="40"/>
      </w:pPr>
      <w:r>
        <w:rPr>
          <w:b/>
          <w:bCs/>
          <w:color w:val="C0392B"/>
          <w:sz w:val="18"/>
          <w:szCs w:val="18"/>
        </w:rPr>
        <w:t xml:space="preserve">Remove when: </w:t>
      </w:r>
      <w:r>
        <w:rPr>
          <w:sz w:val="18"/>
          <w:szCs w:val="18"/>
        </w:rPr>
        <w:t>Bolted-flange only</w:t>
      </w:r>
    </w:p>
    <w:p w14:paraId="57CEEDDC" w14:textId="77777777" w:rsidR="001C0BBA" w:rsidRDefault="001C0BBA" w:rsidP="001C0BBA">
      <w:pPr>
        <w:spacing w:after="40"/>
      </w:pPr>
      <w:r>
        <w:rPr>
          <w:b/>
          <w:bCs/>
          <w:color w:val="4A5568"/>
          <w:sz w:val="18"/>
          <w:szCs w:val="18"/>
        </w:rPr>
        <w:t xml:space="preserve">Inputs needed: </w:t>
      </w:r>
      <w:r>
        <w:rPr>
          <w:rFonts w:ascii="Consolas" w:eastAsia="Consolas" w:hAnsi="Consolas" w:cs="Consolas"/>
          <w:sz w:val="18"/>
          <w:szCs w:val="18"/>
        </w:rPr>
        <w:t>placeholders_TP, placeholders_dwg</w:t>
      </w:r>
    </w:p>
    <w:p w14:paraId="03566AFC" w14:textId="16695BE8" w:rsidR="00FF5587" w:rsidRDefault="001C0BBA" w:rsidP="00FF5587">
      <w:pPr>
        <w:rPr>
          <w:ins w:id="796" w:author="Medetov, Nauryzbek [Tengizchevroil]" w:date="2026-07-07T16:14:00Z" w16du:dateUtc="2026-07-07T11:14:00Z"/>
        </w:rPr>
      </w:pPr>
      <w:del w:id="797" w:author="Medetov, Nauryzbek [Tengizchevroil]" w:date="2026-07-07T16:33:00Z" w16du:dateUtc="2026-07-07T11:33:00Z">
        <w:r w:rsidDel="007E79CB">
          <w:rPr>
            <w:b/>
            <w:bCs/>
            <w:color w:val="4A5568"/>
            <w:sz w:val="18"/>
            <w:szCs w:val="18"/>
          </w:rPr>
          <w:delText xml:space="preserve">RAG sources: </w:delText>
        </w:r>
        <w:r w:rsidDel="007E79CB">
          <w:rPr>
            <w:i/>
            <w:iCs/>
            <w:color w:val="8FA3B1"/>
            <w:sz w:val="18"/>
            <w:szCs w:val="18"/>
          </w:rPr>
          <w:delText>PIM-SU-2505-TCO</w:delText>
        </w:r>
      </w:del>
      <w:ins w:id="798" w:author="Medetov, Nauryzbek [Tengizchevroil]" w:date="2026-07-07T16:14:00Z" w16du:dateUtc="2026-07-07T11:14:00Z">
        <w:r w:rsidR="00FF5587">
          <w:rPr>
            <w:b/>
            <w:bCs/>
            <w:color w:val="F4831F"/>
            <w:sz w:val="18"/>
            <w:szCs w:val="18"/>
          </w:rPr>
          <w:t xml:space="preserve">Note: </w:t>
        </w:r>
        <w:r w:rsidR="00FF5587" w:rsidRPr="00356EC2">
          <w:rPr>
            <w:i/>
            <w:iCs/>
            <w:sz w:val="18"/>
            <w:szCs w:val="18"/>
          </w:rPr>
          <w:t>TP-XXX</w:t>
        </w:r>
        <w:r w:rsidR="00FF5587">
          <w:rPr>
            <w:i/>
            <w:iCs/>
            <w:sz w:val="18"/>
            <w:szCs w:val="18"/>
          </w:rPr>
          <w:t xml:space="preserve"> should propagate from line 15 ask back result. </w:t>
        </w:r>
        <w:r w:rsidR="00FF5587" w:rsidRPr="00D9721A">
          <w:rPr>
            <w:i/>
            <w:iCs/>
            <w:sz w:val="18"/>
            <w:szCs w:val="18"/>
          </w:rPr>
          <w:t>00-YYYY-L-ZZZ</w:t>
        </w:r>
        <w:r w:rsidR="00FF5587">
          <w:rPr>
            <w:i/>
            <w:iCs/>
            <w:sz w:val="18"/>
            <w:szCs w:val="18"/>
          </w:rPr>
          <w:t xml:space="preserve"> number should propagate from Line 47a.</w:t>
        </w:r>
      </w:ins>
    </w:p>
    <w:p w14:paraId="1C218070" w14:textId="77777777" w:rsidR="00FF5587" w:rsidRDefault="00FF5587" w:rsidP="001C0BBA">
      <w:pPr>
        <w:spacing w:after="40"/>
      </w:pPr>
    </w:p>
    <w:p w14:paraId="5456C934" w14:textId="5CA01C3F" w:rsidR="001C0BBA" w:rsidRDefault="001C0BBA" w:rsidP="001C0BBA">
      <w:pPr>
        <w:shd w:val="clear" w:color="auto" w:fill="FFF4CC"/>
        <w:spacing w:before="160" w:after="60"/>
      </w:pPr>
      <w:r>
        <w:rPr>
          <w:b/>
          <w:bCs/>
          <w:color w:val="0D1B2A"/>
        </w:rPr>
        <w:t>Line 5</w:t>
      </w:r>
      <w:ins w:id="799" w:author="Medetov, Nauryzbek [Tengizchevroil]" w:date="2026-07-07T16:33:00Z" w16du:dateUtc="2026-07-07T11:33:00Z">
        <w:r w:rsidR="007E79CB">
          <w:rPr>
            <w:b/>
            <w:bCs/>
            <w:color w:val="0D1B2A"/>
          </w:rPr>
          <w:t>0</w:t>
        </w:r>
      </w:ins>
      <w:ins w:id="800" w:author="Medetov, Nauryzbek [Tengizchevroil]" w:date="2026-07-07T16:37:00Z" w16du:dateUtc="2026-07-07T11:37:00Z">
        <w:r w:rsidR="004C1F70">
          <w:rPr>
            <w:b/>
            <w:bCs/>
            <w:color w:val="0D1B2A"/>
          </w:rPr>
          <w:t>a</w:t>
        </w:r>
      </w:ins>
      <w:del w:id="801" w:author="Medetov, Nauryzbek [Tengizchevroil]" w:date="2026-07-07T16:33:00Z" w16du:dateUtc="2026-07-07T11:33:00Z">
        <w:r w:rsidDel="007E79CB">
          <w:rPr>
            <w:b/>
            <w:bCs/>
            <w:color w:val="0D1B2A"/>
          </w:rPr>
          <w:delText>3</w:delText>
        </w:r>
      </w:del>
      <w:r>
        <w:rPr>
          <w:b/>
          <w:bCs/>
          <w:color w:val="2ECC71"/>
          <w:sz w:val="18"/>
          <w:szCs w:val="18"/>
        </w:rPr>
        <w:t xml:space="preserve">  ·  Color: GRN</w:t>
      </w:r>
      <w:r>
        <w:rPr>
          <w:i/>
          <w:iCs/>
          <w:color w:val="F4831F"/>
          <w:sz w:val="18"/>
          <w:szCs w:val="18"/>
        </w:rPr>
        <w:t xml:space="preserve">  ·  Pattern A</w:t>
      </w:r>
      <w:r>
        <w:rPr>
          <w:b/>
          <w:bCs/>
          <w:color w:val="F4831F"/>
          <w:sz w:val="16"/>
          <w:szCs w:val="16"/>
        </w:rPr>
        <w:t xml:space="preserve">  </w:t>
      </w:r>
      <w:del w:id="802" w:author="Medetov, Nauryzbek [Tengizchevroil]" w:date="2026-07-07T16:35:00Z" w16du:dateUtc="2026-07-07T11:35:00Z">
        <w:r w:rsidDel="00C34E18">
          <w:rPr>
            <w:b/>
            <w:bCs/>
            <w:color w:val="F4831F"/>
            <w:sz w:val="16"/>
            <w:szCs w:val="16"/>
          </w:rPr>
          <w:delText>·  v1.1 UPDATED</w:delText>
        </w:r>
      </w:del>
    </w:p>
    <w:p w14:paraId="2071C322" w14:textId="117C62FF" w:rsidR="001C0BBA" w:rsidRDefault="001C0BBA" w:rsidP="001C0BBA">
      <w:pPr>
        <w:spacing w:after="60"/>
      </w:pPr>
      <w:r>
        <w:rPr>
          <w:b/>
          <w:bCs/>
          <w:color w:val="4A5568"/>
          <w:sz w:val="18"/>
          <w:szCs w:val="18"/>
        </w:rPr>
        <w:t xml:space="preserve">Text: </w:t>
      </w:r>
      <w:r>
        <w:rPr>
          <w:i/>
          <w:iCs/>
          <w:sz w:val="18"/>
          <w:szCs w:val="18"/>
        </w:rPr>
        <w:t>"</w:t>
      </w:r>
      <w:ins w:id="803" w:author="Medetov, Nauryzbek [Tengizchevroil]" w:date="2026-07-07T16:34:00Z" w16du:dateUtc="2026-07-07T11:34:00Z">
        <w:r w:rsidR="00F127FD" w:rsidRPr="00F127FD">
          <w:rPr>
            <w:color w:val="00B050"/>
          </w:rPr>
          <w:t xml:space="preserve"> </w:t>
        </w:r>
        <w:r w:rsidR="00F127FD" w:rsidRPr="00F127FD">
          <w:rPr>
            <w:i/>
            <w:iCs/>
            <w:sz w:val="18"/>
            <w:szCs w:val="18"/>
            <w:rPrChange w:id="804" w:author="Medetov, Nauryzbek [Tengizchevroil]" w:date="2026-07-07T16:34:00Z" w16du:dateUtc="2026-07-07T11:34:00Z">
              <w:rPr>
                <w:color w:val="00B050"/>
              </w:rPr>
            </w:rPrChange>
          </w:rPr>
          <w:t>Inspect the prepared weld bevel ends 100% VT and 100 % MT/PT for defects</w:t>
        </w:r>
        <w:r w:rsidR="00F127FD">
          <w:rPr>
            <w:i/>
            <w:iCs/>
            <w:sz w:val="18"/>
            <w:szCs w:val="18"/>
          </w:rPr>
          <w:t>”</w:t>
        </w:r>
      </w:ins>
      <w:del w:id="805" w:author="Medetov, Nauryzbek [Tengizchevroil]" w:date="2026-07-07T16:34:00Z" w16du:dateUtc="2026-07-07T11:34:00Z">
        <w:r w:rsidDel="00F127FD">
          <w:rPr>
            <w:i/>
            <w:iCs/>
            <w:sz w:val="18"/>
            <w:szCs w:val="18"/>
          </w:rPr>
          <w:delText>Inspect the prepared weld bevel ends per bevel_inspection_methods (e.g., 100% VT + 100% MT/PT, or 100% PT/MT only)."</w:delText>
        </w:r>
      </w:del>
    </w:p>
    <w:p w14:paraId="4757B0C4" w14:textId="6F64B786" w:rsidR="001C0BBA" w:rsidRDefault="001C0BBA" w:rsidP="001C0BBA">
      <w:pPr>
        <w:spacing w:after="40"/>
      </w:pPr>
      <w:r>
        <w:rPr>
          <w:b/>
          <w:bCs/>
          <w:color w:val="2ECC71"/>
          <w:sz w:val="18"/>
          <w:szCs w:val="18"/>
        </w:rPr>
        <w:t xml:space="preserve">Keep when: </w:t>
      </w:r>
      <w:ins w:id="806" w:author="Medetov, Nauryzbek [Tengizchevroil]" w:date="2026-07-07T16:34:00Z" w16du:dateUtc="2026-07-07T11:34:00Z">
        <w:r w:rsidR="00F127FD">
          <w:rPr>
            <w:color w:val="2ECC71"/>
            <w:sz w:val="18"/>
            <w:szCs w:val="18"/>
          </w:rPr>
          <w:t>Line 49 is kept</w:t>
        </w:r>
      </w:ins>
      <w:del w:id="807" w:author="Medetov, Nauryzbek [Tengizchevroil]" w:date="2026-07-07T16:34:00Z" w16du:dateUtc="2026-07-07T11:34:00Z">
        <w:r w:rsidDel="00F127FD">
          <w:rPr>
            <w:sz w:val="18"/>
            <w:szCs w:val="18"/>
          </w:rPr>
          <w:delText>Always for tie-in field welds</w:delText>
        </w:r>
      </w:del>
    </w:p>
    <w:p w14:paraId="0A2518A3" w14:textId="72EEFC56" w:rsidR="001C0BBA" w:rsidRDefault="001C0BBA" w:rsidP="001C0BBA">
      <w:pPr>
        <w:spacing w:after="40"/>
      </w:pPr>
      <w:r>
        <w:rPr>
          <w:b/>
          <w:bCs/>
          <w:color w:val="C0392B"/>
          <w:sz w:val="18"/>
          <w:szCs w:val="18"/>
        </w:rPr>
        <w:t xml:space="preserve">Remove when: </w:t>
      </w:r>
      <w:del w:id="808" w:author="Medetov, Nauryzbek [Tengizchevroil]" w:date="2026-07-07T16:36:00Z" w16du:dateUtc="2026-07-07T11:36:00Z">
        <w:r w:rsidDel="004A28D1">
          <w:rPr>
            <w:sz w:val="18"/>
            <w:szCs w:val="18"/>
          </w:rPr>
          <w:delText>Bolted-only</w:delText>
        </w:r>
      </w:del>
      <w:ins w:id="809" w:author="Medetov, Nauryzbek [Tengizchevroil]" w:date="2026-07-07T16:36:00Z" w16du:dateUtc="2026-07-07T11:36:00Z">
        <w:r w:rsidR="004A28D1">
          <w:rPr>
            <w:sz w:val="18"/>
            <w:szCs w:val="18"/>
          </w:rPr>
          <w:t>Otherwise</w:t>
        </w:r>
      </w:ins>
    </w:p>
    <w:p w14:paraId="4C2ED8FD" w14:textId="63C7B614" w:rsidR="001C0BBA" w:rsidRDefault="001C0BBA" w:rsidP="001C0BBA">
      <w:pPr>
        <w:spacing w:after="40"/>
        <w:rPr>
          <w:ins w:id="810" w:author="Medetov, Nauryzbek [Tengizchevroil]" w:date="2026-07-07T16:36:00Z" w16du:dateUtc="2026-07-07T11:36:00Z"/>
          <w:rFonts w:ascii="Consolas" w:eastAsia="Consolas" w:hAnsi="Consolas" w:cs="Consolas"/>
          <w:sz w:val="18"/>
          <w:szCs w:val="18"/>
        </w:rPr>
      </w:pPr>
      <w:r>
        <w:rPr>
          <w:b/>
          <w:bCs/>
          <w:color w:val="4A5568"/>
          <w:sz w:val="18"/>
          <w:szCs w:val="18"/>
        </w:rPr>
        <w:t xml:space="preserve">Inputs needed: </w:t>
      </w:r>
      <w:r>
        <w:rPr>
          <w:rFonts w:ascii="Consolas" w:eastAsia="Consolas" w:hAnsi="Consolas" w:cs="Consolas"/>
          <w:sz w:val="18"/>
          <w:szCs w:val="18"/>
        </w:rPr>
        <w:t>bevel_inspection_methods</w:t>
      </w:r>
      <w:del w:id="811" w:author="Medetov, Nauryzbek [Tengizchevroil]" w:date="2026-07-07T16:36:00Z" w16du:dateUtc="2026-07-07T11:36:00Z">
        <w:r w:rsidDel="004A28D1">
          <w:rPr>
            <w:rFonts w:ascii="Consolas" w:eastAsia="Consolas" w:hAnsi="Consolas" w:cs="Consolas"/>
            <w:sz w:val="18"/>
            <w:szCs w:val="18"/>
          </w:rPr>
          <w:delText>, material</w:delText>
        </w:r>
      </w:del>
    </w:p>
    <w:p w14:paraId="454F8077" w14:textId="77777777" w:rsidR="0078605C" w:rsidRDefault="0078605C" w:rsidP="001C0BBA">
      <w:pPr>
        <w:spacing w:after="40"/>
        <w:rPr>
          <w:ins w:id="812" w:author="Medetov, Nauryzbek [Tengizchevroil]" w:date="2026-07-07T16:37:00Z" w16du:dateUtc="2026-07-07T11:37:00Z"/>
        </w:rPr>
      </w:pPr>
    </w:p>
    <w:p w14:paraId="43F4D97A" w14:textId="77777777" w:rsidR="004C1F70" w:rsidDel="003040F8" w:rsidRDefault="004C1F70" w:rsidP="001C0BBA">
      <w:pPr>
        <w:spacing w:after="40"/>
        <w:rPr>
          <w:ins w:id="813" w:author="Medetov, Nauryzbek [Tengizchevroil]" w:date="2026-07-07T16:37:00Z" w16du:dateUtc="2026-07-07T11:37:00Z"/>
          <w:del w:id="814" w:author="Izimgali, Nurmukhambet [Bolashak Atyrau Limited]" w:date="2026-07-13T15:02:00Z" w16du:dateUtc="2026-07-13T10:02:00Z"/>
        </w:rPr>
      </w:pPr>
    </w:p>
    <w:p w14:paraId="1A325975" w14:textId="77777777" w:rsidR="004C1F70" w:rsidDel="003040F8" w:rsidRDefault="004C1F70" w:rsidP="001C0BBA">
      <w:pPr>
        <w:spacing w:after="40"/>
        <w:rPr>
          <w:ins w:id="815" w:author="Medetov, Nauryzbek [Tengizchevroil]" w:date="2026-07-07T16:37:00Z" w16du:dateUtc="2026-07-07T11:37:00Z"/>
          <w:del w:id="816" w:author="Izimgali, Nurmukhambet [Bolashak Atyrau Limited]" w:date="2026-07-13T15:02:00Z" w16du:dateUtc="2026-07-13T10:02:00Z"/>
        </w:rPr>
      </w:pPr>
    </w:p>
    <w:p w14:paraId="0777F228" w14:textId="77777777" w:rsidR="004C1F70" w:rsidRDefault="004C1F70" w:rsidP="001C0BBA">
      <w:pPr>
        <w:spacing w:after="40"/>
        <w:rPr>
          <w:ins w:id="817" w:author="Medetov, Nauryzbek [Tengizchevroil]" w:date="2026-07-07T16:37:00Z" w16du:dateUtc="2026-07-07T11:37:00Z"/>
        </w:rPr>
      </w:pPr>
    </w:p>
    <w:p w14:paraId="7E93D94E" w14:textId="77777777" w:rsidR="004C1F70" w:rsidRDefault="004C1F70" w:rsidP="001C0BBA">
      <w:pPr>
        <w:spacing w:after="40"/>
      </w:pPr>
    </w:p>
    <w:p w14:paraId="3C474F75" w14:textId="562A7DC2" w:rsidR="001C0BBA" w:rsidDel="000A1BA0" w:rsidRDefault="001C0BBA" w:rsidP="001C0BBA">
      <w:pPr>
        <w:spacing w:after="40"/>
        <w:rPr>
          <w:del w:id="818" w:author="Medetov, Nauryzbek [Tengizchevroil]" w:date="2026-07-07T16:36:00Z" w16du:dateUtc="2026-07-07T11:36:00Z"/>
        </w:rPr>
      </w:pPr>
      <w:del w:id="819" w:author="Medetov, Nauryzbek [Tengizchevroil]" w:date="2026-07-07T16:36:00Z" w16du:dateUtc="2026-07-07T11:36:00Z">
        <w:r w:rsidDel="000A1BA0">
          <w:rPr>
            <w:b/>
            <w:bCs/>
            <w:color w:val="4A5568"/>
            <w:sz w:val="18"/>
            <w:szCs w:val="18"/>
          </w:rPr>
          <w:delText xml:space="preserve">RAG sources: </w:delText>
        </w:r>
        <w:r w:rsidDel="000A1BA0">
          <w:rPr>
            <w:i/>
            <w:iCs/>
            <w:color w:val="8FA3B1"/>
            <w:sz w:val="18"/>
            <w:szCs w:val="18"/>
          </w:rPr>
          <w:delText>ASME V, PIM-SU-2505, W-ST-2025</w:delText>
        </w:r>
      </w:del>
    </w:p>
    <w:p w14:paraId="16C00469" w14:textId="4E2EDB6E" w:rsidR="001C0BBA" w:rsidDel="00A42746" w:rsidRDefault="001C0BBA" w:rsidP="001C0BBA">
      <w:pPr>
        <w:spacing w:after="100"/>
        <w:rPr>
          <w:del w:id="820" w:author="Medetov, Nauryzbek [Tengizchevroil]" w:date="2026-07-07T16:35:00Z" w16du:dateUtc="2026-07-07T11:35:00Z"/>
        </w:rPr>
      </w:pPr>
      <w:del w:id="821" w:author="Medetov, Nauryzbek [Tengizchevroil]" w:date="2026-07-07T16:35:00Z" w16du:dateUtc="2026-07-07T11:35:00Z">
        <w:r w:rsidDel="00A42746">
          <w:rPr>
            <w:b/>
            <w:bCs/>
            <w:color w:val="F4831F"/>
            <w:sz w:val="18"/>
            <w:szCs w:val="18"/>
          </w:rPr>
          <w:delText xml:space="preserve">Note: </w:delText>
        </w:r>
        <w:r w:rsidDel="00A42746">
          <w:rPr>
            <w:i/>
            <w:iCs/>
            <w:sz w:val="18"/>
            <w:szCs w:val="18"/>
          </w:rPr>
          <w:delText>v1.1: methods vary by material. AI must look up applicable NDE methods per material/service rather than defaulting to fixed VT+MT/PT. EWO 2013037 used PT/MT only; EWO-25-0085 used VT+MT/PT.</w:delText>
        </w:r>
      </w:del>
    </w:p>
    <w:p w14:paraId="5F75FFDE" w14:textId="2A6BC6D0" w:rsidR="001C0BBA" w:rsidRDefault="001C0BBA" w:rsidP="001C0BBA">
      <w:pPr>
        <w:shd w:val="clear" w:color="auto" w:fill="F4F6F8"/>
        <w:spacing w:before="160" w:after="60"/>
      </w:pPr>
      <w:r>
        <w:rPr>
          <w:b/>
          <w:bCs/>
          <w:color w:val="0D1B2A"/>
        </w:rPr>
        <w:lastRenderedPageBreak/>
        <w:t>Line 5</w:t>
      </w:r>
      <w:ins w:id="822" w:author="Medetov, Nauryzbek [Tengizchevroil]" w:date="2026-07-07T16:37:00Z" w16du:dateUtc="2026-07-07T11:37:00Z">
        <w:r w:rsidR="004C1F70">
          <w:rPr>
            <w:b/>
            <w:bCs/>
            <w:color w:val="0D1B2A"/>
          </w:rPr>
          <w:t>0b</w:t>
        </w:r>
      </w:ins>
      <w:del w:id="823" w:author="Medetov, Nauryzbek [Tengizchevroil]" w:date="2026-07-07T16:37:00Z" w16du:dateUtc="2026-07-07T11:37:00Z">
        <w:r w:rsidDel="004C1F70">
          <w:rPr>
            <w:b/>
            <w:bCs/>
            <w:color w:val="0D1B2A"/>
          </w:rPr>
          <w:delText>4</w:delText>
        </w:r>
      </w:del>
      <w:r>
        <w:rPr>
          <w:b/>
          <w:bCs/>
          <w:color w:val="2ECC71"/>
          <w:sz w:val="18"/>
          <w:szCs w:val="18"/>
        </w:rPr>
        <w:t xml:space="preserve">  ·  Color: GRN</w:t>
      </w:r>
      <w:r>
        <w:rPr>
          <w:i/>
          <w:iCs/>
          <w:color w:val="F4831F"/>
          <w:sz w:val="18"/>
          <w:szCs w:val="18"/>
        </w:rPr>
        <w:t xml:space="preserve">  ·  Pattern A</w:t>
      </w:r>
    </w:p>
    <w:p w14:paraId="4CE5CBAD" w14:textId="2F5F6981" w:rsidR="001C0BBA" w:rsidRDefault="001C0BBA" w:rsidP="001C0BBA">
      <w:pPr>
        <w:spacing w:after="60"/>
      </w:pPr>
      <w:r>
        <w:rPr>
          <w:b/>
          <w:bCs/>
          <w:color w:val="4A5568"/>
          <w:sz w:val="18"/>
          <w:szCs w:val="18"/>
        </w:rPr>
        <w:t xml:space="preserve">Text: </w:t>
      </w:r>
      <w:r>
        <w:rPr>
          <w:i/>
          <w:iCs/>
          <w:sz w:val="18"/>
          <w:szCs w:val="18"/>
        </w:rPr>
        <w:t>"</w:t>
      </w:r>
      <w:ins w:id="824" w:author="Medetov, Nauryzbek [Tengizchevroil]" w:date="2026-07-07T16:37:00Z" w16du:dateUtc="2026-07-07T11:37:00Z">
        <w:r w:rsidR="004C1F70" w:rsidRPr="004C1F70">
          <w:t xml:space="preserve"> </w:t>
        </w:r>
        <w:r w:rsidR="004C1F70" w:rsidRPr="004C1F70">
          <w:rPr>
            <w:i/>
            <w:iCs/>
            <w:sz w:val="18"/>
            <w:szCs w:val="18"/>
          </w:rPr>
          <w:t>NOTE: Perform inspection of weld bevels and nipo-flange landings PRIOR to welding.</w:t>
        </w:r>
      </w:ins>
      <w:del w:id="825" w:author="Medetov, Nauryzbek [Tengizchevroil]" w:date="2026-07-07T16:37:00Z" w16du:dateUtc="2026-07-07T11:37:00Z">
        <w:r w:rsidDel="004C1F70">
          <w:rPr>
            <w:i/>
            <w:iCs/>
            <w:sz w:val="18"/>
            <w:szCs w:val="18"/>
          </w:rPr>
          <w:delText>NOTE: Perform inspection of weld bevels and nipo-flange landings PRIOR to welding</w:delText>
        </w:r>
      </w:del>
      <w:r>
        <w:rPr>
          <w:i/>
          <w:iCs/>
          <w:sz w:val="18"/>
          <w:szCs w:val="18"/>
        </w:rPr>
        <w:t>."</w:t>
      </w:r>
    </w:p>
    <w:p w14:paraId="26C3987F" w14:textId="3B0BA7FC" w:rsidR="001C0BBA" w:rsidRDefault="001C0BBA" w:rsidP="001C0BBA">
      <w:pPr>
        <w:spacing w:after="40"/>
      </w:pPr>
      <w:r>
        <w:rPr>
          <w:b/>
          <w:bCs/>
          <w:color w:val="2ECC71"/>
          <w:sz w:val="18"/>
          <w:szCs w:val="18"/>
        </w:rPr>
        <w:t xml:space="preserve">Keep when: </w:t>
      </w:r>
      <w:ins w:id="826" w:author="Medetov, Nauryzbek [Tengizchevroil]" w:date="2026-07-07T16:38:00Z" w16du:dateUtc="2026-07-07T11:38:00Z">
        <w:r w:rsidR="004C1F70">
          <w:rPr>
            <w:color w:val="2ECC71"/>
            <w:sz w:val="18"/>
            <w:szCs w:val="18"/>
          </w:rPr>
          <w:t>Line 50a is kept</w:t>
        </w:r>
      </w:ins>
      <w:del w:id="827" w:author="Medetov, Nauryzbek [Tengizchevroil]" w:date="2026-07-07T16:38:00Z" w16du:dateUtc="2026-07-07T11:38:00Z">
        <w:r w:rsidDel="004C1F70">
          <w:rPr>
            <w:sz w:val="18"/>
            <w:szCs w:val="18"/>
          </w:rPr>
          <w:delText>Whenever line 53 is kept</w:delText>
        </w:r>
      </w:del>
    </w:p>
    <w:p w14:paraId="38BE0226" w14:textId="20045D97" w:rsidR="001C0BBA" w:rsidRDefault="001C0BBA" w:rsidP="001C0BBA">
      <w:pPr>
        <w:spacing w:after="40"/>
      </w:pPr>
      <w:r>
        <w:rPr>
          <w:b/>
          <w:bCs/>
          <w:color w:val="C0392B"/>
          <w:sz w:val="18"/>
          <w:szCs w:val="18"/>
        </w:rPr>
        <w:t xml:space="preserve">Remove when: </w:t>
      </w:r>
      <w:ins w:id="828" w:author="Medetov, Nauryzbek [Tengizchevroil]" w:date="2026-07-07T16:38:00Z" w16du:dateUtc="2026-07-07T11:38:00Z">
        <w:r w:rsidR="004C1F70">
          <w:rPr>
            <w:sz w:val="18"/>
            <w:szCs w:val="18"/>
          </w:rPr>
          <w:t>Otherwise</w:t>
        </w:r>
      </w:ins>
      <w:del w:id="829" w:author="Medetov, Nauryzbek [Tengizchevroil]" w:date="2026-07-07T16:38:00Z" w16du:dateUtc="2026-07-07T11:38:00Z">
        <w:r w:rsidDel="004C1F70">
          <w:rPr>
            <w:sz w:val="18"/>
            <w:szCs w:val="18"/>
          </w:rPr>
          <w:delText>Whenever line 53 is removed</w:delText>
        </w:r>
      </w:del>
    </w:p>
    <w:p w14:paraId="6C65469E" w14:textId="47914457" w:rsidR="001C0BBA" w:rsidRDefault="001C0BBA" w:rsidP="001C0BBA">
      <w:pPr>
        <w:shd w:val="clear" w:color="auto" w:fill="F4F6F8"/>
        <w:spacing w:before="160" w:after="60"/>
      </w:pPr>
      <w:r>
        <w:rPr>
          <w:b/>
          <w:bCs/>
          <w:color w:val="0D1B2A"/>
        </w:rPr>
        <w:t>Line 5</w:t>
      </w:r>
      <w:ins w:id="830" w:author="Medetov, Nauryzbek [Tengizchevroil]" w:date="2026-07-07T16:38:00Z" w16du:dateUtc="2026-07-07T11:38:00Z">
        <w:r w:rsidR="004C1F70">
          <w:rPr>
            <w:b/>
            <w:bCs/>
            <w:color w:val="0D1B2A"/>
          </w:rPr>
          <w:t>1</w:t>
        </w:r>
      </w:ins>
      <w:del w:id="831" w:author="Medetov, Nauryzbek [Tengizchevroil]" w:date="2026-07-07T16:38:00Z" w16du:dateUtc="2026-07-07T11:38:00Z">
        <w:r w:rsidDel="004C1F70">
          <w:rPr>
            <w:b/>
            <w:bCs/>
            <w:color w:val="0D1B2A"/>
          </w:rPr>
          <w:delText>5</w:delText>
        </w:r>
      </w:del>
      <w:r>
        <w:rPr>
          <w:b/>
          <w:bCs/>
          <w:color w:val="2ECC71"/>
          <w:sz w:val="18"/>
          <w:szCs w:val="18"/>
        </w:rPr>
        <w:t xml:space="preserve">  ·  Color: GRN</w:t>
      </w:r>
      <w:r>
        <w:rPr>
          <w:i/>
          <w:iCs/>
          <w:color w:val="F4831F"/>
          <w:sz w:val="18"/>
          <w:szCs w:val="18"/>
        </w:rPr>
        <w:t xml:space="preserve">  ·  Pattern A</w:t>
      </w:r>
    </w:p>
    <w:p w14:paraId="0452FAF0" w14:textId="1DAFC482" w:rsidR="001C0BBA" w:rsidRDefault="001C0BBA" w:rsidP="001C0BBA">
      <w:pPr>
        <w:spacing w:after="60"/>
      </w:pPr>
      <w:r>
        <w:rPr>
          <w:b/>
          <w:bCs/>
          <w:color w:val="4A5568"/>
          <w:sz w:val="18"/>
          <w:szCs w:val="18"/>
        </w:rPr>
        <w:t xml:space="preserve">Text: </w:t>
      </w:r>
      <w:r>
        <w:rPr>
          <w:i/>
          <w:iCs/>
          <w:sz w:val="18"/>
          <w:szCs w:val="18"/>
        </w:rPr>
        <w:t>"</w:t>
      </w:r>
      <w:ins w:id="832" w:author="Medetov, Nauryzbek [Tengizchevroil]" w:date="2026-07-07T16:38:00Z" w16du:dateUtc="2026-07-07T11:38:00Z">
        <w:r w:rsidR="00BB6123" w:rsidRPr="00BB6123">
          <w:t xml:space="preserve"> </w:t>
        </w:r>
        <w:r w:rsidR="00BB6123" w:rsidRPr="00BB6123">
          <w:rPr>
            <w:i/>
            <w:iCs/>
            <w:sz w:val="18"/>
            <w:szCs w:val="18"/>
          </w:rPr>
          <w:t>Perform PMI at field joints as per TCO RE QM SWP 20 Procedure on alloy materials listed in SWP-20 Appendix 20-1.</w:t>
        </w:r>
      </w:ins>
      <w:ins w:id="833" w:author="Medetov, Nauryzbek [Tengizchevroil]" w:date="2026-07-07T16:39:00Z" w16du:dateUtc="2026-07-07T11:39:00Z">
        <w:r w:rsidR="00BB6123">
          <w:rPr>
            <w:i/>
            <w:iCs/>
            <w:sz w:val="18"/>
            <w:szCs w:val="18"/>
          </w:rPr>
          <w:t>”</w:t>
        </w:r>
      </w:ins>
      <w:del w:id="834" w:author="Medetov, Nauryzbek [Tengizchevroil]" w:date="2026-07-07T16:38:00Z" w16du:dateUtc="2026-07-07T11:38:00Z">
        <w:r w:rsidDel="00BB6123">
          <w:rPr>
            <w:i/>
            <w:iCs/>
            <w:sz w:val="18"/>
            <w:szCs w:val="18"/>
          </w:rPr>
          <w:delText>Perform PMI at field joints per TCO RE QM SWP-20 on alloy materials listed in SWP-20 Appendix 20-1."</w:delText>
        </w:r>
      </w:del>
    </w:p>
    <w:p w14:paraId="7E716D13" w14:textId="7EBAE838" w:rsidR="001C0BBA" w:rsidRDefault="001C0BBA" w:rsidP="001C0BBA">
      <w:pPr>
        <w:spacing w:after="40"/>
      </w:pPr>
      <w:r>
        <w:rPr>
          <w:b/>
          <w:bCs/>
          <w:color w:val="2ECC71"/>
          <w:sz w:val="18"/>
          <w:szCs w:val="18"/>
        </w:rPr>
        <w:t xml:space="preserve">Keep when: </w:t>
      </w:r>
      <w:r w:rsidRPr="0052374D">
        <w:rPr>
          <w:rFonts w:ascii="Consolas" w:eastAsia="Consolas" w:hAnsi="Consolas" w:cs="Consolas"/>
          <w:sz w:val="18"/>
          <w:szCs w:val="18"/>
          <w:rPrChange w:id="835" w:author="Medetov, Nauryzbek [Tengizchevroil]" w:date="2026-07-07T16:46:00Z" w16du:dateUtc="2026-07-07T11:46:00Z">
            <w:rPr>
              <w:sz w:val="18"/>
              <w:szCs w:val="18"/>
            </w:rPr>
          </w:rPrChange>
        </w:rPr>
        <w:t>alloy_pmi_required</w:t>
      </w:r>
      <w:ins w:id="836" w:author="Medetov, Nauryzbek [Tengizchevroil]" w:date="2026-07-07T16:39:00Z" w16du:dateUtc="2026-07-07T11:39:00Z">
        <w:r w:rsidR="008C7479" w:rsidRPr="0052374D">
          <w:rPr>
            <w:rFonts w:ascii="Consolas" w:eastAsia="Consolas" w:hAnsi="Consolas" w:cs="Consolas"/>
            <w:sz w:val="18"/>
            <w:szCs w:val="18"/>
            <w:rPrChange w:id="837" w:author="Medetov, Nauryzbek [Tengizchevroil]" w:date="2026-07-07T16:46:00Z" w16du:dateUtc="2026-07-07T11:46:00Z">
              <w:rPr>
                <w:sz w:val="18"/>
                <w:szCs w:val="18"/>
              </w:rPr>
            </w:rPrChange>
          </w:rPr>
          <w:t xml:space="preserve"> </w:t>
        </w:r>
      </w:ins>
      <w:r w:rsidRPr="0052374D">
        <w:rPr>
          <w:rFonts w:ascii="Consolas" w:eastAsia="Consolas" w:hAnsi="Consolas" w:cs="Consolas"/>
          <w:sz w:val="18"/>
          <w:szCs w:val="18"/>
          <w:rPrChange w:id="838" w:author="Medetov, Nauryzbek [Tengizchevroil]" w:date="2026-07-07T16:46:00Z" w16du:dateUtc="2026-07-07T11:46:00Z">
            <w:rPr>
              <w:sz w:val="18"/>
              <w:szCs w:val="18"/>
            </w:rPr>
          </w:rPrChange>
        </w:rPr>
        <w:t>=</w:t>
      </w:r>
      <w:ins w:id="839" w:author="Medetov, Nauryzbek [Tengizchevroil]" w:date="2026-07-07T16:39:00Z" w16du:dateUtc="2026-07-07T11:39:00Z">
        <w:r w:rsidR="008C7479" w:rsidRPr="0052374D">
          <w:rPr>
            <w:rFonts w:ascii="Consolas" w:eastAsia="Consolas" w:hAnsi="Consolas" w:cs="Consolas"/>
            <w:sz w:val="18"/>
            <w:szCs w:val="18"/>
            <w:rPrChange w:id="840" w:author="Medetov, Nauryzbek [Tengizchevroil]" w:date="2026-07-07T16:46:00Z" w16du:dateUtc="2026-07-07T11:46:00Z">
              <w:rPr>
                <w:sz w:val="18"/>
                <w:szCs w:val="18"/>
              </w:rPr>
            </w:rPrChange>
          </w:rPr>
          <w:t xml:space="preserve"> </w:t>
        </w:r>
        <w:r w:rsidR="008C7479">
          <w:rPr>
            <w:sz w:val="18"/>
            <w:szCs w:val="18"/>
          </w:rPr>
          <w:t xml:space="preserve">yes </w:t>
        </w:r>
      </w:ins>
      <w:ins w:id="841" w:author="Medetov, Nauryzbek [Tengizchevroil]" w:date="2026-07-07T16:45:00Z" w16du:dateUtc="2026-07-07T11:45:00Z">
        <w:r w:rsidR="0052374D">
          <w:rPr>
            <w:sz w:val="18"/>
            <w:szCs w:val="18"/>
          </w:rPr>
          <w:t xml:space="preserve">or </w:t>
        </w:r>
      </w:ins>
      <w:ins w:id="842" w:author="Medetov, Nauryzbek [Tengizchevroil]" w:date="2026-07-07T16:46:00Z" w16du:dateUtc="2026-07-07T11:46:00Z">
        <w:r w:rsidR="0052374D" w:rsidRPr="0052374D">
          <w:rPr>
            <w:rFonts w:ascii="Consolas" w:eastAsia="Consolas" w:hAnsi="Consolas" w:cs="Consolas"/>
            <w:sz w:val="18"/>
            <w:szCs w:val="18"/>
            <w:rPrChange w:id="843" w:author="Medetov, Nauryzbek [Tengizchevroil]" w:date="2026-07-07T16:46:00Z" w16du:dateUtc="2026-07-07T11:46:00Z">
              <w:rPr>
                <w:b/>
                <w:bCs/>
                <w:color w:val="000000"/>
                <w:sz w:val="18"/>
                <w:szCs w:val="18"/>
              </w:rPr>
            </w:rPrChange>
          </w:rPr>
          <w:t>material_family</w:t>
        </w:r>
        <w:r w:rsidR="0052374D" w:rsidDel="008C7479">
          <w:rPr>
            <w:sz w:val="18"/>
            <w:szCs w:val="18"/>
          </w:rPr>
          <w:t xml:space="preserve"> </w:t>
        </w:r>
        <w:r w:rsidR="0052374D">
          <w:rPr>
            <w:sz w:val="18"/>
            <w:szCs w:val="18"/>
          </w:rPr>
          <w:t>= SS</w:t>
        </w:r>
      </w:ins>
      <w:del w:id="844" w:author="Medetov, Nauryzbek [Tengizchevroil]" w:date="2026-07-07T16:39:00Z" w16du:dateUtc="2026-07-07T11:39:00Z">
        <w:r w:rsidDel="008C7479">
          <w:rPr>
            <w:sz w:val="18"/>
            <w:szCs w:val="18"/>
          </w:rPr>
          <w:delText>true</w:delText>
        </w:r>
      </w:del>
    </w:p>
    <w:p w14:paraId="60727254" w14:textId="7BBCAADD" w:rsidR="001C0BBA" w:rsidRDefault="001C0BBA" w:rsidP="001C0BBA">
      <w:pPr>
        <w:spacing w:after="40"/>
      </w:pPr>
      <w:r>
        <w:rPr>
          <w:b/>
          <w:bCs/>
          <w:color w:val="C0392B"/>
          <w:sz w:val="18"/>
          <w:szCs w:val="18"/>
        </w:rPr>
        <w:t xml:space="preserve">Remove when: </w:t>
      </w:r>
      <w:ins w:id="845" w:author="Medetov, Nauryzbek [Tengizchevroil]" w:date="2026-07-07T16:46:00Z" w16du:dateUtc="2026-07-07T11:46:00Z">
        <w:r w:rsidR="0052374D" w:rsidRPr="00D9721A">
          <w:rPr>
            <w:rFonts w:ascii="Consolas" w:eastAsia="Consolas" w:hAnsi="Consolas" w:cs="Consolas"/>
            <w:sz w:val="18"/>
            <w:szCs w:val="18"/>
          </w:rPr>
          <w:t xml:space="preserve">alloy_pmi_required = </w:t>
        </w:r>
        <w:r w:rsidR="0052374D">
          <w:rPr>
            <w:sz w:val="18"/>
            <w:szCs w:val="18"/>
          </w:rPr>
          <w:t xml:space="preserve">yes or </w:t>
        </w:r>
        <w:r w:rsidR="0052374D" w:rsidRPr="00D9721A">
          <w:rPr>
            <w:rFonts w:ascii="Consolas" w:eastAsia="Consolas" w:hAnsi="Consolas" w:cs="Consolas"/>
            <w:sz w:val="18"/>
            <w:szCs w:val="18"/>
          </w:rPr>
          <w:t>material_family</w:t>
        </w:r>
        <w:r w:rsidR="0052374D" w:rsidDel="008C7479">
          <w:rPr>
            <w:sz w:val="18"/>
            <w:szCs w:val="18"/>
          </w:rPr>
          <w:t xml:space="preserve"> </w:t>
        </w:r>
        <w:r w:rsidR="0052374D">
          <w:rPr>
            <w:sz w:val="18"/>
            <w:szCs w:val="18"/>
          </w:rPr>
          <w:t>= LTCS</w:t>
        </w:r>
        <w:r w:rsidR="002E73CE">
          <w:rPr>
            <w:sz w:val="18"/>
            <w:szCs w:val="18"/>
          </w:rPr>
          <w:t xml:space="preserve"> and HDPE</w:t>
        </w:r>
      </w:ins>
      <w:del w:id="846" w:author="Medetov, Nauryzbek [Tengizchevroil]" w:date="2026-07-07T16:46:00Z" w16du:dateUtc="2026-07-07T11:46:00Z">
        <w:r w:rsidDel="0052374D">
          <w:rPr>
            <w:sz w:val="18"/>
            <w:szCs w:val="18"/>
          </w:rPr>
          <w:delText>Plain CS</w:delText>
        </w:r>
      </w:del>
    </w:p>
    <w:p w14:paraId="2198E73F" w14:textId="77777777" w:rsidR="001C0BBA" w:rsidRDefault="001C0BBA" w:rsidP="001C0BBA">
      <w:pPr>
        <w:spacing w:after="40"/>
      </w:pPr>
      <w:r>
        <w:rPr>
          <w:b/>
          <w:bCs/>
          <w:color w:val="4A5568"/>
          <w:sz w:val="18"/>
          <w:szCs w:val="18"/>
        </w:rPr>
        <w:t xml:space="preserve">Inputs needed: </w:t>
      </w:r>
      <w:del w:id="847" w:author="Medetov, Nauryzbek [Tengizchevroil]" w:date="2026-07-07T16:47:00Z" w16du:dateUtc="2026-07-07T11:47:00Z">
        <w:r w:rsidDel="002E73CE">
          <w:rPr>
            <w:rFonts w:ascii="Consolas" w:eastAsia="Consolas" w:hAnsi="Consolas" w:cs="Consolas"/>
            <w:sz w:val="18"/>
            <w:szCs w:val="18"/>
          </w:rPr>
          <w:delText xml:space="preserve">material, </w:delText>
        </w:r>
      </w:del>
      <w:r>
        <w:rPr>
          <w:rFonts w:ascii="Consolas" w:eastAsia="Consolas" w:hAnsi="Consolas" w:cs="Consolas"/>
          <w:sz w:val="18"/>
          <w:szCs w:val="18"/>
        </w:rPr>
        <w:t>material_family, alloy_pmi_required</w:t>
      </w:r>
    </w:p>
    <w:p w14:paraId="01EC107E" w14:textId="09C38AF1" w:rsidR="001C0BBA" w:rsidDel="002E73CE" w:rsidRDefault="001C0BBA" w:rsidP="001C0BBA">
      <w:pPr>
        <w:spacing w:after="40"/>
        <w:rPr>
          <w:del w:id="848" w:author="Medetov, Nauryzbek [Tengizchevroil]" w:date="2026-07-07T16:47:00Z" w16du:dateUtc="2026-07-07T11:47:00Z"/>
        </w:rPr>
      </w:pPr>
      <w:del w:id="849" w:author="Medetov, Nauryzbek [Tengizchevroil]" w:date="2026-07-07T16:47:00Z" w16du:dateUtc="2026-07-07T11:47:00Z">
        <w:r w:rsidDel="002E73CE">
          <w:rPr>
            <w:b/>
            <w:bCs/>
            <w:color w:val="4A5568"/>
            <w:sz w:val="18"/>
            <w:szCs w:val="18"/>
          </w:rPr>
          <w:delText xml:space="preserve">RAG sources: </w:delText>
        </w:r>
        <w:r w:rsidDel="002E73CE">
          <w:rPr>
            <w:i/>
            <w:iCs/>
            <w:color w:val="8FA3B1"/>
            <w:sz w:val="18"/>
            <w:szCs w:val="18"/>
          </w:rPr>
          <w:delText>SWP-20 Appendix 20-1</w:delText>
        </w:r>
      </w:del>
    </w:p>
    <w:p w14:paraId="58415284" w14:textId="3A81C42F" w:rsidR="001C0BBA" w:rsidRDefault="001C0BBA" w:rsidP="001C0BBA">
      <w:pPr>
        <w:shd w:val="clear" w:color="auto" w:fill="FFF4CC"/>
        <w:spacing w:before="160" w:after="60"/>
      </w:pPr>
      <w:r>
        <w:rPr>
          <w:b/>
          <w:bCs/>
          <w:color w:val="0D1B2A"/>
        </w:rPr>
        <w:t>Line 5</w:t>
      </w:r>
      <w:ins w:id="850" w:author="Medetov, Nauryzbek [Tengizchevroil]" w:date="2026-07-07T16:47:00Z" w16du:dateUtc="2026-07-07T11:47:00Z">
        <w:r w:rsidR="002E73CE">
          <w:rPr>
            <w:b/>
            <w:bCs/>
            <w:color w:val="0D1B2A"/>
          </w:rPr>
          <w:t>2</w:t>
        </w:r>
      </w:ins>
      <w:ins w:id="851" w:author="Medetov, Nauryzbek [Tengizchevroil]" w:date="2026-07-07T16:52:00Z" w16du:dateUtc="2026-07-07T11:52:00Z">
        <w:r w:rsidR="00A12834">
          <w:rPr>
            <w:b/>
            <w:bCs/>
            <w:color w:val="0D1B2A"/>
          </w:rPr>
          <w:t>a</w:t>
        </w:r>
      </w:ins>
      <w:del w:id="852" w:author="Medetov, Nauryzbek [Tengizchevroil]" w:date="2026-07-07T16:47:00Z" w16du:dateUtc="2026-07-07T11:47:00Z">
        <w:r w:rsidDel="002E73CE">
          <w:rPr>
            <w:b/>
            <w:bCs/>
            <w:color w:val="0D1B2A"/>
          </w:rPr>
          <w:delText>6</w:delText>
        </w:r>
      </w:del>
      <w:r>
        <w:rPr>
          <w:b/>
          <w:bCs/>
          <w:color w:val="1A9FD8"/>
          <w:sz w:val="18"/>
          <w:szCs w:val="18"/>
        </w:rPr>
        <w:t xml:space="preserve">  ·  Color: BLU/GRN/RED</w:t>
      </w:r>
      <w:r>
        <w:rPr>
          <w:i/>
          <w:iCs/>
          <w:color w:val="F4831F"/>
          <w:sz w:val="18"/>
          <w:szCs w:val="18"/>
        </w:rPr>
        <w:t xml:space="preserve">  ·  Pattern B + C</w:t>
      </w:r>
      <w:r>
        <w:rPr>
          <w:b/>
          <w:bCs/>
          <w:color w:val="F4831F"/>
          <w:sz w:val="16"/>
          <w:szCs w:val="16"/>
        </w:rPr>
        <w:t xml:space="preserve">  </w:t>
      </w:r>
      <w:del w:id="853" w:author="Medetov, Nauryzbek [Tengizchevroil]" w:date="2026-07-07T16:47:00Z" w16du:dateUtc="2026-07-07T11:47:00Z">
        <w:r w:rsidDel="002E73CE">
          <w:rPr>
            <w:b/>
            <w:bCs/>
            <w:color w:val="F4831F"/>
            <w:sz w:val="16"/>
            <w:szCs w:val="16"/>
          </w:rPr>
          <w:delText>·  v1.1 UPDATED</w:delText>
        </w:r>
      </w:del>
    </w:p>
    <w:p w14:paraId="5D077A41" w14:textId="32DE82E3" w:rsidR="001C0BBA" w:rsidRDefault="001C0BBA" w:rsidP="001C0BBA">
      <w:pPr>
        <w:spacing w:after="60"/>
      </w:pPr>
      <w:r>
        <w:rPr>
          <w:b/>
          <w:bCs/>
          <w:color w:val="4A5568"/>
          <w:sz w:val="18"/>
          <w:szCs w:val="18"/>
        </w:rPr>
        <w:t xml:space="preserve">Text: </w:t>
      </w:r>
      <w:r>
        <w:rPr>
          <w:i/>
          <w:iCs/>
          <w:sz w:val="18"/>
          <w:szCs w:val="18"/>
        </w:rPr>
        <w:t>"</w:t>
      </w:r>
      <w:ins w:id="854" w:author="Medetov, Nauryzbek [Tengizchevroil]" w:date="2026-07-07T16:47:00Z" w16du:dateUtc="2026-07-07T11:47:00Z">
        <w:r w:rsidR="00A81BA7" w:rsidRPr="00A81BA7">
          <w:rPr>
            <w:i/>
            <w:iCs/>
            <w:sz w:val="18"/>
            <w:szCs w:val="18"/>
            <w:rPrChange w:id="855" w:author="Medetov, Nauryzbek [Tengizchevroil]" w:date="2026-07-07T16:47:00Z" w16du:dateUtc="2026-07-07T11:47:00Z">
              <w:rPr>
                <w:color w:val="0070C0"/>
              </w:rPr>
            </w:rPrChange>
          </w:rPr>
          <w:t xml:space="preserve">Install piping as specified on isometric drawing </w:t>
        </w:r>
        <w:r w:rsidR="00A81BA7" w:rsidRPr="00A81BA7">
          <w:rPr>
            <w:i/>
            <w:iCs/>
            <w:sz w:val="18"/>
            <w:szCs w:val="18"/>
            <w:rPrChange w:id="856" w:author="Medetov, Nauryzbek [Tengizchevroil]" w:date="2026-07-07T16:47:00Z" w16du:dateUtc="2026-07-07T11:47:00Z">
              <w:rPr>
                <w:color w:val="FF0000"/>
              </w:rPr>
            </w:rPrChange>
          </w:rPr>
          <w:t>00-YYYY-L-ZZZZ</w:t>
        </w:r>
        <w:r w:rsidR="00A81BA7" w:rsidRPr="00A81BA7">
          <w:rPr>
            <w:i/>
            <w:iCs/>
            <w:sz w:val="18"/>
            <w:szCs w:val="18"/>
            <w:rPrChange w:id="857" w:author="Medetov, Nauryzbek [Tengizchevroil]" w:date="2026-07-07T16:47:00Z" w16du:dateUtc="2026-07-07T11:47:00Z">
              <w:rPr>
                <w:color w:val="1D15BD"/>
              </w:rPr>
            </w:rPrChange>
          </w:rPr>
          <w:t xml:space="preserve">. </w:t>
        </w:r>
        <w:r w:rsidR="00A81BA7" w:rsidRPr="00A81BA7">
          <w:rPr>
            <w:i/>
            <w:iCs/>
            <w:sz w:val="18"/>
            <w:szCs w:val="18"/>
            <w:rPrChange w:id="858" w:author="Medetov, Nauryzbek [Tengizchevroil]" w:date="2026-07-07T16:47:00Z" w16du:dateUtc="2026-07-07T11:47:00Z">
              <w:rPr>
                <w:color w:val="0070C0"/>
              </w:rPr>
            </w:rPrChange>
          </w:rPr>
          <w:t>For field welds use TCO-approved WPSs indicated on isometric drawing(s).</w:t>
        </w:r>
      </w:ins>
      <w:del w:id="859" w:author="Medetov, Nauryzbek [Tengizchevroil]" w:date="2026-07-07T16:47:00Z" w16du:dateUtc="2026-07-07T11:47:00Z">
        <w:r w:rsidDel="00A81BA7">
          <w:rPr>
            <w:i/>
            <w:iCs/>
            <w:sz w:val="18"/>
            <w:szCs w:val="18"/>
          </w:rPr>
          <w:delText>Install piping (and pipe supports, if merged) per isometric drawing 00-YYYY-L-ZZZZ. For field welds use TCO-approved WPSs.</w:delText>
        </w:r>
      </w:del>
      <w:r>
        <w:rPr>
          <w:i/>
          <w:iCs/>
          <w:sz w:val="18"/>
          <w:szCs w:val="18"/>
        </w:rPr>
        <w:t>"</w:t>
      </w:r>
    </w:p>
    <w:p w14:paraId="02E9FA77" w14:textId="7A9D43B7" w:rsidR="001C0BBA" w:rsidRDefault="001C0BBA" w:rsidP="001C0BBA">
      <w:pPr>
        <w:spacing w:after="40"/>
      </w:pPr>
      <w:r>
        <w:rPr>
          <w:b/>
          <w:bCs/>
          <w:color w:val="2ECC71"/>
          <w:sz w:val="18"/>
          <w:szCs w:val="18"/>
        </w:rPr>
        <w:t xml:space="preserve">Keep when: </w:t>
      </w:r>
      <w:ins w:id="860" w:author="Medetov, Nauryzbek [Tengizchevroil]" w:date="2026-07-07T16:50:00Z" w16du:dateUtc="2026-07-07T11:50:00Z">
        <w:r w:rsidR="001E6113">
          <w:rPr>
            <w:color w:val="2ECC71"/>
            <w:sz w:val="18"/>
            <w:szCs w:val="18"/>
          </w:rPr>
          <w:t>Line 47a is kept</w:t>
        </w:r>
      </w:ins>
      <w:del w:id="861" w:author="Medetov, Nauryzbek [Tengizchevroil]" w:date="2026-07-07T16:50:00Z" w16du:dateUtc="2026-07-07T11:50:00Z">
        <w:r w:rsidDel="001E6113">
          <w:rPr>
            <w:sz w:val="18"/>
            <w:szCs w:val="18"/>
          </w:rPr>
          <w:delText>Always for in-kind</w:delText>
        </w:r>
      </w:del>
    </w:p>
    <w:p w14:paraId="653A5B74" w14:textId="77777777" w:rsidR="001C0BBA" w:rsidRDefault="001C0BBA" w:rsidP="001C0BBA">
      <w:pPr>
        <w:spacing w:after="40"/>
      </w:pPr>
      <w:r>
        <w:rPr>
          <w:b/>
          <w:bCs/>
          <w:color w:val="C0392B"/>
          <w:sz w:val="18"/>
          <w:szCs w:val="18"/>
        </w:rPr>
        <w:t xml:space="preserve">Remove when: </w:t>
      </w:r>
      <w:r>
        <w:rPr>
          <w:sz w:val="18"/>
          <w:szCs w:val="18"/>
        </w:rPr>
        <w:t>Never</w:t>
      </w:r>
    </w:p>
    <w:p w14:paraId="0AD36223" w14:textId="31CE4D53" w:rsidR="001C0BBA" w:rsidRDefault="001C0BBA" w:rsidP="001C0BBA">
      <w:pPr>
        <w:spacing w:after="40"/>
      </w:pPr>
      <w:r>
        <w:rPr>
          <w:b/>
          <w:bCs/>
          <w:color w:val="4A5568"/>
          <w:sz w:val="18"/>
          <w:szCs w:val="18"/>
        </w:rPr>
        <w:t xml:space="preserve">Inputs needed: </w:t>
      </w:r>
      <w:r>
        <w:rPr>
          <w:rFonts w:ascii="Consolas" w:eastAsia="Consolas" w:hAnsi="Consolas" w:cs="Consolas"/>
          <w:sz w:val="18"/>
          <w:szCs w:val="18"/>
        </w:rPr>
        <w:t>placeholders_dwg</w:t>
      </w:r>
      <w:del w:id="862" w:author="Medetov, Nauryzbek [Tengizchevroil]" w:date="2026-07-07T16:49:00Z" w16du:dateUtc="2026-07-07T11:49:00Z">
        <w:r w:rsidDel="00E16F37">
          <w:rPr>
            <w:rFonts w:ascii="Consolas" w:eastAsia="Consolas" w:hAnsi="Consolas" w:cs="Consolas"/>
            <w:sz w:val="18"/>
            <w:szCs w:val="18"/>
          </w:rPr>
          <w:delText xml:space="preserve">, </w:delText>
        </w:r>
      </w:del>
      <w:del w:id="863" w:author="Medetov, Nauryzbek [Tengizchevroil]" w:date="2026-07-07T16:48:00Z" w16du:dateUtc="2026-07-07T11:48:00Z">
        <w:r w:rsidDel="00A81BA7">
          <w:rPr>
            <w:rFonts w:ascii="Consolas" w:eastAsia="Consolas" w:hAnsi="Consolas" w:cs="Consolas"/>
            <w:sz w:val="18"/>
            <w:szCs w:val="18"/>
          </w:rPr>
          <w:delText>wps_list, new_support_complexity</w:delText>
        </w:r>
      </w:del>
    </w:p>
    <w:p w14:paraId="6A689FE5" w14:textId="3FBCACDA" w:rsidR="001C0BBA" w:rsidRDefault="001C0BBA" w:rsidP="001C0BBA">
      <w:pPr>
        <w:spacing w:after="40"/>
      </w:pPr>
      <w:r>
        <w:rPr>
          <w:b/>
          <w:bCs/>
          <w:color w:val="4A5568"/>
          <w:sz w:val="18"/>
          <w:szCs w:val="18"/>
        </w:rPr>
        <w:t xml:space="preserve">RAG sources: </w:t>
      </w:r>
      <w:ins w:id="864" w:author="Medetov, Nauryzbek [Tengizchevroil]" w:date="2026-07-09T14:00:00Z" w16du:dateUtc="2026-07-09T09:00:00Z">
        <w:r w:rsidR="002C6643">
          <w:rPr>
            <w:i/>
            <w:iCs/>
            <w:color w:val="8FA3B1"/>
            <w:sz w:val="18"/>
            <w:szCs w:val="18"/>
          </w:rPr>
          <w:t>Isometric drawing</w:t>
        </w:r>
      </w:ins>
      <w:del w:id="865" w:author="Medetov, Nauryzbek [Tengizchevroil]" w:date="2026-07-09T14:00:00Z" w16du:dateUtc="2026-07-09T09:00:00Z">
        <w:r w:rsidDel="002C6643">
          <w:rPr>
            <w:i/>
            <w:iCs/>
            <w:color w:val="8FA3B1"/>
            <w:sz w:val="18"/>
            <w:szCs w:val="18"/>
          </w:rPr>
          <w:delText>Isometric</w:delText>
        </w:r>
      </w:del>
      <w:del w:id="866" w:author="Medetov, Nauryzbek [Tengizchevroil]" w:date="2026-07-07T16:59:00Z" w16du:dateUtc="2026-07-07T11:59:00Z">
        <w:r w:rsidDel="00D03434">
          <w:rPr>
            <w:i/>
            <w:iCs/>
            <w:color w:val="8FA3B1"/>
            <w:sz w:val="18"/>
            <w:szCs w:val="18"/>
          </w:rPr>
          <w:delText>, WPS register</w:delText>
        </w:r>
      </w:del>
    </w:p>
    <w:p w14:paraId="1B6861DF" w14:textId="5E235C94" w:rsidR="00A81BA7" w:rsidRDefault="00A81BA7" w:rsidP="00A81BA7">
      <w:pPr>
        <w:rPr>
          <w:ins w:id="867" w:author="Medetov, Nauryzbek [Tengizchevroil]" w:date="2026-07-07T16:49:00Z" w16du:dateUtc="2026-07-07T11:49:00Z"/>
          <w:i/>
          <w:iCs/>
          <w:sz w:val="18"/>
          <w:szCs w:val="18"/>
        </w:rPr>
      </w:pPr>
      <w:ins w:id="868" w:author="Medetov, Nauryzbek [Tengizchevroil]" w:date="2026-07-07T16:48:00Z" w16du:dateUtc="2026-07-07T11:48:00Z">
        <w:r>
          <w:rPr>
            <w:b/>
            <w:bCs/>
            <w:color w:val="F4831F"/>
            <w:sz w:val="18"/>
            <w:szCs w:val="18"/>
          </w:rPr>
          <w:t xml:space="preserve">Note: </w:t>
        </w:r>
        <w:r w:rsidRPr="00D9721A">
          <w:rPr>
            <w:i/>
            <w:iCs/>
            <w:sz w:val="18"/>
            <w:szCs w:val="18"/>
          </w:rPr>
          <w:t>00-YYYY-L-ZZZ</w:t>
        </w:r>
        <w:r>
          <w:rPr>
            <w:i/>
            <w:iCs/>
            <w:sz w:val="18"/>
            <w:szCs w:val="18"/>
          </w:rPr>
          <w:t xml:space="preserve"> number should propagate from Line 47a.</w:t>
        </w:r>
      </w:ins>
      <w:ins w:id="869" w:author="Medetov, Nauryzbek [Tengizchevroil]" w:date="2026-07-07T16:49:00Z" w16du:dateUtc="2026-07-07T11:49:00Z">
        <w:r w:rsidR="00E16F37">
          <w:rPr>
            <w:i/>
            <w:iCs/>
            <w:sz w:val="18"/>
            <w:szCs w:val="18"/>
          </w:rPr>
          <w:t xml:space="preserve"> </w:t>
        </w:r>
      </w:ins>
    </w:p>
    <w:p w14:paraId="09FE4C14" w14:textId="60A5922A" w:rsidR="00E16F37" w:rsidRDefault="00615241" w:rsidP="00A81BA7">
      <w:pPr>
        <w:rPr>
          <w:ins w:id="870" w:author="Medetov, Nauryzbek [Tengizchevroil]" w:date="2026-07-07T16:52:00Z" w16du:dateUtc="2026-07-07T11:52:00Z"/>
          <w:rFonts w:ascii="Cambria Math" w:hAnsi="Cambria Math" w:cs="Cambria Math"/>
          <w:sz w:val="18"/>
          <w:szCs w:val="18"/>
        </w:rPr>
      </w:pPr>
      <w:ins w:id="871" w:author="Medetov, Nauryzbek [Tengizchevroil]" w:date="2026-07-07T16:51:00Z" w16du:dateUtc="2026-07-07T11:51:00Z">
        <w:r>
          <w:rPr>
            <w:b/>
            <w:bCs/>
            <w:color w:val="F4831F"/>
            <w:sz w:val="18"/>
            <w:szCs w:val="18"/>
          </w:rPr>
          <w:t xml:space="preserve">Note: </w:t>
        </w:r>
      </w:ins>
      <w:ins w:id="872" w:author="Medetov, Nauryzbek [Tengizchevroil]" w:date="2026-07-07T16:49:00Z" w16du:dateUtc="2026-07-07T11:49:00Z">
        <w:r w:rsidR="00E16F37">
          <w:rPr>
            <w:sz w:val="18"/>
            <w:szCs w:val="18"/>
          </w:rPr>
          <w:t xml:space="preserve">ISO or Sketch </w:t>
        </w:r>
        <w:r w:rsidR="00E16F37" w:rsidRPr="00262C23">
          <w:rPr>
            <w:rFonts w:ascii="Cambria Math" w:hAnsi="Cambria Math" w:cs="Cambria Math"/>
            <w:sz w:val="18"/>
            <w:szCs w:val="18"/>
          </w:rPr>
          <w:t>∈</w:t>
        </w:r>
        <w:r w:rsidR="00E16F37" w:rsidRPr="00D9721A">
          <w:rPr>
            <w:sz w:val="18"/>
            <w:szCs w:val="18"/>
          </w:rPr>
          <w:t xml:space="preserve"> PIPE SUPPORT ≠ 0. (Note: Meaning pipe supports present in construct drawing. Potentially, it is a result of phase 2 when drawing is parsed and tabular data retrieved</w:t>
        </w:r>
        <w:r w:rsidR="00E16F37">
          <w:rPr>
            <w:rFonts w:ascii="Cambria Math" w:hAnsi="Cambria Math" w:cs="Cambria Math"/>
            <w:sz w:val="18"/>
            <w:szCs w:val="18"/>
          </w:rPr>
          <w:t>.)</w:t>
        </w:r>
      </w:ins>
    </w:p>
    <w:p w14:paraId="261BDCF4" w14:textId="76C4CE20" w:rsidR="000C2325" w:rsidRDefault="000C2325" w:rsidP="000C2325">
      <w:pPr>
        <w:shd w:val="clear" w:color="auto" w:fill="FFF4CC"/>
        <w:spacing w:before="160" w:after="60"/>
        <w:rPr>
          <w:ins w:id="873" w:author="Medetov, Nauryzbek [Tengizchevroil]" w:date="2026-07-07T16:52:00Z" w16du:dateUtc="2026-07-07T11:52:00Z"/>
        </w:rPr>
      </w:pPr>
      <w:ins w:id="874" w:author="Medetov, Nauryzbek [Tengizchevroil]" w:date="2026-07-07T16:52:00Z" w16du:dateUtc="2026-07-07T11:52:00Z">
        <w:r>
          <w:rPr>
            <w:b/>
            <w:bCs/>
            <w:color w:val="0D1B2A"/>
          </w:rPr>
          <w:t>Line 52</w:t>
        </w:r>
        <w:r w:rsidR="00A12834">
          <w:rPr>
            <w:b/>
            <w:bCs/>
            <w:color w:val="0D1B2A"/>
          </w:rPr>
          <w:t>b</w:t>
        </w:r>
        <w:r>
          <w:rPr>
            <w:b/>
            <w:bCs/>
            <w:color w:val="1A9FD8"/>
            <w:sz w:val="18"/>
            <w:szCs w:val="18"/>
          </w:rPr>
          <w:t xml:space="preserve">  ·  Color: BLU/GRN/RED</w:t>
        </w:r>
        <w:r>
          <w:rPr>
            <w:i/>
            <w:iCs/>
            <w:color w:val="F4831F"/>
            <w:sz w:val="18"/>
            <w:szCs w:val="18"/>
          </w:rPr>
          <w:t xml:space="preserve">  ·  Pattern B + C</w:t>
        </w:r>
        <w:r>
          <w:rPr>
            <w:b/>
            <w:bCs/>
            <w:color w:val="F4831F"/>
            <w:sz w:val="16"/>
            <w:szCs w:val="16"/>
          </w:rPr>
          <w:t xml:space="preserve">  </w:t>
        </w:r>
      </w:ins>
    </w:p>
    <w:p w14:paraId="15F839DC" w14:textId="15DD349F" w:rsidR="000C2325" w:rsidRDefault="000C2325" w:rsidP="000C2325">
      <w:pPr>
        <w:spacing w:after="60"/>
        <w:rPr>
          <w:ins w:id="875" w:author="Medetov, Nauryzbek [Tengizchevroil]" w:date="2026-07-07T16:52:00Z" w16du:dateUtc="2026-07-07T11:52:00Z"/>
        </w:rPr>
      </w:pPr>
      <w:ins w:id="876" w:author="Medetov, Nauryzbek [Tengizchevroil]" w:date="2026-07-07T16:52:00Z" w16du:dateUtc="2026-07-07T11:52:00Z">
        <w:r>
          <w:rPr>
            <w:b/>
            <w:bCs/>
            <w:color w:val="4A5568"/>
            <w:sz w:val="18"/>
            <w:szCs w:val="18"/>
          </w:rPr>
          <w:t xml:space="preserve">Text: </w:t>
        </w:r>
        <w:r>
          <w:rPr>
            <w:i/>
            <w:iCs/>
            <w:sz w:val="18"/>
            <w:szCs w:val="18"/>
          </w:rPr>
          <w:t>"</w:t>
        </w:r>
        <w:r w:rsidR="00A12834" w:rsidRPr="00A12834">
          <w:rPr>
            <w:i/>
            <w:iCs/>
            <w:sz w:val="18"/>
            <w:szCs w:val="18"/>
          </w:rPr>
          <w:t>BP shall comply with TCO Guideline 16-0015-MI for socket-welded joints.</w:t>
        </w:r>
        <w:r w:rsidR="00A12834">
          <w:rPr>
            <w:i/>
            <w:iCs/>
            <w:sz w:val="18"/>
            <w:szCs w:val="18"/>
          </w:rPr>
          <w:t>”</w:t>
        </w:r>
      </w:ins>
    </w:p>
    <w:p w14:paraId="6ED06FC1" w14:textId="781D510E" w:rsidR="000C2325" w:rsidRDefault="000C2325" w:rsidP="000C2325">
      <w:pPr>
        <w:spacing w:after="40"/>
        <w:rPr>
          <w:ins w:id="877" w:author="Medetov, Nauryzbek [Tengizchevroil]" w:date="2026-07-07T16:52:00Z" w16du:dateUtc="2026-07-07T11:52:00Z"/>
        </w:rPr>
      </w:pPr>
      <w:ins w:id="878" w:author="Medetov, Nauryzbek [Tengizchevroil]" w:date="2026-07-07T16:52:00Z" w16du:dateUtc="2026-07-07T11:52:00Z">
        <w:r>
          <w:rPr>
            <w:b/>
            <w:bCs/>
            <w:color w:val="2ECC71"/>
            <w:sz w:val="18"/>
            <w:szCs w:val="18"/>
          </w:rPr>
          <w:t xml:space="preserve">Keep when: </w:t>
        </w:r>
      </w:ins>
      <w:ins w:id="879" w:author="Medetov, Nauryzbek [Tengizchevroil]" w:date="2026-07-07T16:54:00Z" w16du:dateUtc="2026-07-07T11:54:00Z">
        <w:r w:rsidR="00CA5E72">
          <w:rPr>
            <w:sz w:val="18"/>
            <w:szCs w:val="18"/>
          </w:rPr>
          <w:t xml:space="preserve">ISO or Sketch </w:t>
        </w:r>
        <w:r w:rsidR="00CA5E72" w:rsidRPr="00D20276">
          <w:rPr>
            <w:rFonts w:ascii="Cambria Math" w:hAnsi="Cambria Math" w:cs="Cambria Math"/>
            <w:sz w:val="18"/>
            <w:szCs w:val="18"/>
          </w:rPr>
          <w:t>∈</w:t>
        </w:r>
        <w:r w:rsidR="00CA5E72">
          <w:rPr>
            <w:rFonts w:ascii="Cambria Math" w:hAnsi="Cambria Math" w:cs="Cambria Math"/>
            <w:sz w:val="18"/>
            <w:szCs w:val="18"/>
          </w:rPr>
          <w:t xml:space="preserve"> FIELD</w:t>
        </w:r>
        <w:r w:rsidR="00CA5E72" w:rsidRPr="003941B7">
          <w:rPr>
            <w:rFonts w:ascii="Cambria Math" w:hAnsi="Cambria Math" w:cs="Cambria Math"/>
            <w:sz w:val="18"/>
            <w:szCs w:val="18"/>
          </w:rPr>
          <w:t xml:space="preserve"> MATERIAL</w:t>
        </w:r>
        <w:r w:rsidR="00CA5E72">
          <w:rPr>
            <w:rFonts w:ascii="Cambria Math" w:hAnsi="Cambria Math" w:cs="Cambria Math"/>
            <w:sz w:val="18"/>
            <w:szCs w:val="18"/>
          </w:rPr>
          <w:t xml:space="preserve"> </w:t>
        </w:r>
        <w:r w:rsidR="00CA5E72" w:rsidRPr="00D20276">
          <w:rPr>
            <w:rFonts w:ascii="Cambria Math" w:hAnsi="Cambria Math" w:cs="Cambria Math"/>
            <w:sz w:val="18"/>
            <w:szCs w:val="18"/>
          </w:rPr>
          <w:t>∈</w:t>
        </w:r>
        <w:r w:rsidR="00CA5E72">
          <w:rPr>
            <w:rFonts w:ascii="Cambria Math" w:hAnsi="Cambria Math" w:cs="Cambria Math"/>
            <w:sz w:val="18"/>
            <w:szCs w:val="18"/>
          </w:rPr>
          <w:t xml:space="preserve"> </w:t>
        </w:r>
        <w:r w:rsidR="00CA5E72" w:rsidRPr="00784636">
          <w:rPr>
            <w:rFonts w:ascii="Cambria Math" w:hAnsi="Cambria Math" w:cs="Cambria Math"/>
            <w:sz w:val="18"/>
            <w:szCs w:val="18"/>
          </w:rPr>
          <w:t xml:space="preserve"> </w:t>
        </w:r>
        <w:r w:rsidR="00CA5E72">
          <w:rPr>
            <w:rFonts w:ascii="Cambria Math" w:hAnsi="Cambria Math" w:cs="Cambria Math"/>
            <w:sz w:val="18"/>
            <w:szCs w:val="18"/>
          </w:rPr>
          <w:t>Sockolet. (Note: Meaning MTO construct drawing indicates Sockolet. Potentially, it is a result of phase 2 when drawing is parsed and tabular data retrieved</w:t>
        </w:r>
      </w:ins>
    </w:p>
    <w:p w14:paraId="4D5C4037" w14:textId="197A76CB" w:rsidR="000C2325" w:rsidRDefault="000C2325" w:rsidP="000C2325">
      <w:pPr>
        <w:spacing w:after="40"/>
        <w:rPr>
          <w:ins w:id="880" w:author="Medetov, Nauryzbek [Tengizchevroil]" w:date="2026-07-07T16:52:00Z" w16du:dateUtc="2026-07-07T11:52:00Z"/>
        </w:rPr>
      </w:pPr>
      <w:ins w:id="881" w:author="Medetov, Nauryzbek [Tengizchevroil]" w:date="2026-07-07T16:52:00Z" w16du:dateUtc="2026-07-07T11:52:00Z">
        <w:r>
          <w:rPr>
            <w:b/>
            <w:bCs/>
            <w:color w:val="C0392B"/>
            <w:sz w:val="18"/>
            <w:szCs w:val="18"/>
          </w:rPr>
          <w:t xml:space="preserve">Remove when: </w:t>
        </w:r>
      </w:ins>
      <w:ins w:id="882" w:author="Medetov, Nauryzbek [Tengizchevroil]" w:date="2026-07-07T16:55:00Z" w16du:dateUtc="2026-07-07T11:55:00Z">
        <w:r w:rsidR="009B47BC">
          <w:rPr>
            <w:sz w:val="18"/>
            <w:szCs w:val="18"/>
          </w:rPr>
          <w:t>Otherwise</w:t>
        </w:r>
      </w:ins>
    </w:p>
    <w:p w14:paraId="6718569E" w14:textId="77777777" w:rsidR="000C2325" w:rsidRDefault="000C2325" w:rsidP="000C2325">
      <w:pPr>
        <w:spacing w:after="40"/>
        <w:rPr>
          <w:ins w:id="883" w:author="Medetov, Nauryzbek [Tengizchevroil]" w:date="2026-07-07T16:52:00Z" w16du:dateUtc="2026-07-07T11:52:00Z"/>
        </w:rPr>
      </w:pPr>
      <w:ins w:id="884" w:author="Medetov, Nauryzbek [Tengizchevroil]" w:date="2026-07-07T16:52:00Z" w16du:dateUtc="2026-07-07T11:52:00Z">
        <w:r>
          <w:rPr>
            <w:b/>
            <w:bCs/>
            <w:color w:val="4A5568"/>
            <w:sz w:val="18"/>
            <w:szCs w:val="18"/>
          </w:rPr>
          <w:t xml:space="preserve">Inputs needed: </w:t>
        </w:r>
        <w:r>
          <w:rPr>
            <w:rFonts w:ascii="Consolas" w:eastAsia="Consolas" w:hAnsi="Consolas" w:cs="Consolas"/>
            <w:sz w:val="18"/>
            <w:szCs w:val="18"/>
          </w:rPr>
          <w:t>placeholders_dwg</w:t>
        </w:r>
      </w:ins>
    </w:p>
    <w:p w14:paraId="2BBFE708" w14:textId="4C096A44" w:rsidR="000C2325" w:rsidRDefault="000C2325" w:rsidP="000C2325">
      <w:pPr>
        <w:spacing w:after="40"/>
        <w:rPr>
          <w:ins w:id="885" w:author="Medetov, Nauryzbek [Tengizchevroil]" w:date="2026-07-07T16:52:00Z" w16du:dateUtc="2026-07-07T11:52:00Z"/>
        </w:rPr>
      </w:pPr>
      <w:ins w:id="886" w:author="Medetov, Nauryzbek [Tengizchevroil]" w:date="2026-07-07T16:52:00Z" w16du:dateUtc="2026-07-07T11:52:00Z">
        <w:r>
          <w:rPr>
            <w:b/>
            <w:bCs/>
            <w:color w:val="4A5568"/>
            <w:sz w:val="18"/>
            <w:szCs w:val="18"/>
          </w:rPr>
          <w:t xml:space="preserve">RAG sources: </w:t>
        </w:r>
        <w:r>
          <w:rPr>
            <w:i/>
            <w:iCs/>
            <w:color w:val="8FA3B1"/>
            <w:sz w:val="18"/>
            <w:szCs w:val="18"/>
          </w:rPr>
          <w:t>Isometric</w:t>
        </w:r>
      </w:ins>
      <w:ins w:id="887" w:author="Medetov, Nauryzbek [Tengizchevroil]" w:date="2026-07-07T16:59:00Z" w16du:dateUtc="2026-07-07T11:59:00Z">
        <w:r w:rsidR="00D03434">
          <w:rPr>
            <w:i/>
            <w:iCs/>
            <w:color w:val="8FA3B1"/>
            <w:sz w:val="18"/>
            <w:szCs w:val="18"/>
          </w:rPr>
          <w:t xml:space="preserve"> drawing</w:t>
        </w:r>
      </w:ins>
    </w:p>
    <w:p w14:paraId="7C0EEC81" w14:textId="77777777" w:rsidR="000C2325" w:rsidRDefault="000C2325" w:rsidP="000C2325">
      <w:pPr>
        <w:rPr>
          <w:ins w:id="888" w:author="Medetov, Nauryzbek [Tengizchevroil]" w:date="2026-07-07T16:52:00Z" w16du:dateUtc="2026-07-07T11:52:00Z"/>
          <w:i/>
          <w:iCs/>
          <w:sz w:val="18"/>
          <w:szCs w:val="18"/>
        </w:rPr>
      </w:pPr>
      <w:ins w:id="889" w:author="Medetov, Nauryzbek [Tengizchevroil]" w:date="2026-07-07T16:52:00Z" w16du:dateUtc="2026-07-07T11:52:00Z">
        <w:r>
          <w:rPr>
            <w:b/>
            <w:bCs/>
            <w:color w:val="F4831F"/>
            <w:sz w:val="18"/>
            <w:szCs w:val="18"/>
          </w:rPr>
          <w:t xml:space="preserve">Note: </w:t>
        </w:r>
        <w:r w:rsidRPr="00D9721A">
          <w:rPr>
            <w:i/>
            <w:iCs/>
            <w:sz w:val="18"/>
            <w:szCs w:val="18"/>
          </w:rPr>
          <w:t>00-YYYY-L-ZZZ</w:t>
        </w:r>
        <w:r>
          <w:rPr>
            <w:i/>
            <w:iCs/>
            <w:sz w:val="18"/>
            <w:szCs w:val="18"/>
          </w:rPr>
          <w:t xml:space="preserve"> number should propagate from Line 47a. </w:t>
        </w:r>
      </w:ins>
    </w:p>
    <w:p w14:paraId="3DA8FD2B" w14:textId="77777777" w:rsidR="000C2325" w:rsidRDefault="000C2325" w:rsidP="00A81BA7">
      <w:pPr>
        <w:rPr>
          <w:ins w:id="890" w:author="Medetov, Nauryzbek [Tengizchevroil]" w:date="2026-07-07T16:56:00Z" w16du:dateUtc="2026-07-07T11:56:00Z"/>
        </w:rPr>
      </w:pPr>
    </w:p>
    <w:p w14:paraId="2A0C71A3" w14:textId="77777777" w:rsidR="00AC587F" w:rsidRDefault="00AC587F" w:rsidP="00AC587F">
      <w:pPr>
        <w:shd w:val="clear" w:color="auto" w:fill="FFF4CC"/>
        <w:spacing w:before="160" w:after="60"/>
        <w:rPr>
          <w:ins w:id="891" w:author="Medetov, Nauryzbek [Tengizchevroil]" w:date="2026-07-07T16:56:00Z" w16du:dateUtc="2026-07-07T11:56:00Z"/>
        </w:rPr>
      </w:pPr>
      <w:ins w:id="892" w:author="Medetov, Nauryzbek [Tengizchevroil]" w:date="2026-07-07T16:56:00Z" w16du:dateUtc="2026-07-07T11:56:00Z">
        <w:r>
          <w:rPr>
            <w:b/>
            <w:bCs/>
            <w:color w:val="0D1B2A"/>
          </w:rPr>
          <w:t>Line 52b</w:t>
        </w:r>
        <w:r>
          <w:rPr>
            <w:b/>
            <w:bCs/>
            <w:color w:val="1A9FD8"/>
            <w:sz w:val="18"/>
            <w:szCs w:val="18"/>
          </w:rPr>
          <w:t xml:space="preserve">  ·  Color: BLU/GRN/RED</w:t>
        </w:r>
        <w:r>
          <w:rPr>
            <w:i/>
            <w:iCs/>
            <w:color w:val="F4831F"/>
            <w:sz w:val="18"/>
            <w:szCs w:val="18"/>
          </w:rPr>
          <w:t xml:space="preserve">  ·  Pattern B + C</w:t>
        </w:r>
        <w:r>
          <w:rPr>
            <w:b/>
            <w:bCs/>
            <w:color w:val="F4831F"/>
            <w:sz w:val="16"/>
            <w:szCs w:val="16"/>
          </w:rPr>
          <w:t xml:space="preserve">  </w:t>
        </w:r>
      </w:ins>
    </w:p>
    <w:p w14:paraId="3A705062" w14:textId="77240497" w:rsidR="00AC587F" w:rsidRDefault="00AC587F" w:rsidP="00AC587F">
      <w:pPr>
        <w:spacing w:after="60"/>
        <w:rPr>
          <w:ins w:id="893" w:author="Medetov, Nauryzbek [Tengizchevroil]" w:date="2026-07-07T16:56:00Z" w16du:dateUtc="2026-07-07T11:56:00Z"/>
        </w:rPr>
      </w:pPr>
      <w:ins w:id="894" w:author="Medetov, Nauryzbek [Tengizchevroil]" w:date="2026-07-07T16:56:00Z" w16du:dateUtc="2026-07-07T11:56:00Z">
        <w:r>
          <w:rPr>
            <w:b/>
            <w:bCs/>
            <w:color w:val="4A5568"/>
            <w:sz w:val="18"/>
            <w:szCs w:val="18"/>
          </w:rPr>
          <w:t xml:space="preserve">Text: </w:t>
        </w:r>
        <w:r>
          <w:rPr>
            <w:i/>
            <w:iCs/>
            <w:sz w:val="18"/>
            <w:szCs w:val="18"/>
          </w:rPr>
          <w:t>"</w:t>
        </w:r>
      </w:ins>
      <w:ins w:id="895" w:author="Medetov, Nauryzbek [Tengizchevroil]" w:date="2026-07-07T17:01:00Z" w16du:dateUtc="2026-07-07T12:01:00Z">
        <w:r w:rsidR="009915D8" w:rsidRPr="009915D8">
          <w:rPr>
            <w:i/>
            <w:iCs/>
            <w:sz w:val="18"/>
            <w:szCs w:val="18"/>
            <w:rPrChange w:id="896" w:author="Medetov, Nauryzbek [Tengizchevroil]" w:date="2026-07-07T17:01:00Z" w16du:dateUtc="2026-07-07T12:01:00Z">
              <w:rPr>
                <w:color w:val="00B050"/>
              </w:rPr>
            </w:rPrChange>
          </w:rPr>
          <w:t>BP shall comply with additional weld controls denoted in Closure Weld Package(s) CW-</w:t>
        </w:r>
        <w:r w:rsidR="009915D8" w:rsidRPr="009915D8">
          <w:rPr>
            <w:i/>
            <w:iCs/>
            <w:sz w:val="18"/>
            <w:szCs w:val="18"/>
            <w:rPrChange w:id="897" w:author="Medetov, Nauryzbek [Tengizchevroil]" w:date="2026-07-07T17:01:00Z" w16du:dateUtc="2026-07-07T12:01:00Z">
              <w:rPr>
                <w:color w:val="FF0000"/>
              </w:rPr>
            </w:rPrChange>
          </w:rPr>
          <w:t>00-0YYY/00X</w:t>
        </w:r>
        <w:r w:rsidR="009915D8" w:rsidRPr="009915D8">
          <w:rPr>
            <w:i/>
            <w:iCs/>
            <w:sz w:val="18"/>
            <w:szCs w:val="18"/>
            <w:rPrChange w:id="898" w:author="Medetov, Nauryzbek [Tengizchevroil]" w:date="2026-07-07T17:01:00Z" w16du:dateUtc="2026-07-07T12:01:00Z">
              <w:rPr>
                <w:color w:val="00B050"/>
              </w:rPr>
            </w:rPrChange>
          </w:rPr>
          <w:t>.</w:t>
        </w:r>
      </w:ins>
      <w:ins w:id="899" w:author="Medetov, Nauryzbek [Tengizchevroil]" w:date="2026-07-07T16:56:00Z" w16du:dateUtc="2026-07-07T11:56:00Z">
        <w:r>
          <w:rPr>
            <w:i/>
            <w:iCs/>
            <w:sz w:val="18"/>
            <w:szCs w:val="18"/>
          </w:rPr>
          <w:t>”</w:t>
        </w:r>
      </w:ins>
    </w:p>
    <w:p w14:paraId="01C89519" w14:textId="24C8F561" w:rsidR="00AC587F" w:rsidRDefault="00AC587F" w:rsidP="00AC587F">
      <w:pPr>
        <w:spacing w:after="40"/>
        <w:rPr>
          <w:ins w:id="900" w:author="Medetov, Nauryzbek [Tengizchevroil]" w:date="2026-07-07T16:56:00Z" w16du:dateUtc="2026-07-07T11:56:00Z"/>
        </w:rPr>
      </w:pPr>
      <w:ins w:id="901" w:author="Medetov, Nauryzbek [Tengizchevroil]" w:date="2026-07-07T16:56:00Z" w16du:dateUtc="2026-07-07T11:56:00Z">
        <w:r>
          <w:rPr>
            <w:b/>
            <w:bCs/>
            <w:color w:val="2ECC71"/>
            <w:sz w:val="18"/>
            <w:szCs w:val="18"/>
          </w:rPr>
          <w:t xml:space="preserve">Keep when: </w:t>
        </w:r>
      </w:ins>
      <w:ins w:id="902" w:author="Medetov, Nauryzbek [Tengizchevroil]" w:date="2026-07-09T14:01:00Z" w16du:dateUtc="2026-07-09T09:01:00Z">
        <w:r w:rsidR="007934D6">
          <w:rPr>
            <w:rFonts w:ascii="Consolas" w:eastAsia="Consolas" w:hAnsi="Consolas" w:cs="Consolas"/>
            <w:sz w:val="18"/>
            <w:szCs w:val="18"/>
          </w:rPr>
          <w:t xml:space="preserve">scope_type </w:t>
        </w:r>
        <w:r w:rsidR="007934D6" w:rsidRPr="007934D6">
          <w:rPr>
            <w:rFonts w:ascii="Cambria Math" w:hAnsi="Cambria Math" w:cs="Cambria Math"/>
            <w:sz w:val="18"/>
            <w:szCs w:val="18"/>
          </w:rPr>
          <w:t>∈</w:t>
        </w:r>
        <w:r w:rsidR="007934D6" w:rsidRPr="007934D6">
          <w:rPr>
            <w:sz w:val="18"/>
            <w:szCs w:val="18"/>
            <w:rPrChange w:id="903" w:author="Medetov, Nauryzbek [Tengizchevroil]" w:date="2026-07-09T14:01:00Z" w16du:dateUtc="2026-07-09T09:01:00Z">
              <w:rPr>
                <w:rFonts w:ascii="Cambria Math" w:hAnsi="Cambria Math" w:cs="Cambria Math"/>
                <w:sz w:val="18"/>
                <w:szCs w:val="18"/>
              </w:rPr>
            </w:rPrChange>
          </w:rPr>
          <w:t xml:space="preserve"> Closure weld</w:t>
        </w:r>
      </w:ins>
      <w:ins w:id="904" w:author="Medetov, Nauryzbek [Tengizchevroil]" w:date="2026-07-09T14:02:00Z" w16du:dateUtc="2026-07-09T09:02:00Z">
        <w:r w:rsidR="00DE058D">
          <w:rPr>
            <w:sz w:val="18"/>
            <w:szCs w:val="18"/>
          </w:rPr>
          <w:t xml:space="preserve"> (Usually not </w:t>
        </w:r>
        <w:r w:rsidR="003B16BD">
          <w:rPr>
            <w:sz w:val="18"/>
            <w:szCs w:val="18"/>
          </w:rPr>
          <w:t>LCW</w:t>
        </w:r>
        <w:r w:rsidR="00DE058D">
          <w:rPr>
            <w:sz w:val="18"/>
            <w:szCs w:val="18"/>
          </w:rPr>
          <w:t>)</w:t>
        </w:r>
      </w:ins>
    </w:p>
    <w:p w14:paraId="070C9D3A" w14:textId="77777777" w:rsidR="00AC587F" w:rsidRDefault="00AC587F" w:rsidP="00AC587F">
      <w:pPr>
        <w:spacing w:after="40"/>
        <w:rPr>
          <w:ins w:id="905" w:author="Medetov, Nauryzbek [Tengizchevroil]" w:date="2026-07-07T16:56:00Z" w16du:dateUtc="2026-07-07T11:56:00Z"/>
        </w:rPr>
      </w:pPr>
      <w:ins w:id="906" w:author="Medetov, Nauryzbek [Tengizchevroil]" w:date="2026-07-07T16:56:00Z" w16du:dateUtc="2026-07-07T11:56:00Z">
        <w:r>
          <w:rPr>
            <w:b/>
            <w:bCs/>
            <w:color w:val="C0392B"/>
            <w:sz w:val="18"/>
            <w:szCs w:val="18"/>
          </w:rPr>
          <w:t xml:space="preserve">Remove when: </w:t>
        </w:r>
        <w:r>
          <w:rPr>
            <w:sz w:val="18"/>
            <w:szCs w:val="18"/>
          </w:rPr>
          <w:t>Otherwise</w:t>
        </w:r>
      </w:ins>
    </w:p>
    <w:p w14:paraId="79729D4E" w14:textId="77777777" w:rsidR="003B16BD" w:rsidRDefault="00AC587F" w:rsidP="00AC587F">
      <w:pPr>
        <w:spacing w:after="40"/>
        <w:rPr>
          <w:ins w:id="907" w:author="Medetov, Nauryzbek [Tengizchevroil]" w:date="2026-07-09T14:02:00Z" w16du:dateUtc="2026-07-09T09:02:00Z"/>
          <w:rFonts w:ascii="Consolas" w:eastAsia="Consolas" w:hAnsi="Consolas" w:cs="Consolas"/>
          <w:sz w:val="18"/>
          <w:szCs w:val="18"/>
        </w:rPr>
      </w:pPr>
      <w:ins w:id="908" w:author="Medetov, Nauryzbek [Tengizchevroil]" w:date="2026-07-07T16:56:00Z" w16du:dateUtc="2026-07-07T11:56:00Z">
        <w:r>
          <w:rPr>
            <w:b/>
            <w:bCs/>
            <w:color w:val="4A5568"/>
            <w:sz w:val="18"/>
            <w:szCs w:val="18"/>
          </w:rPr>
          <w:t xml:space="preserve">Inputs needed: </w:t>
        </w:r>
      </w:ins>
      <w:ins w:id="909" w:author="Medetov, Nauryzbek [Tengizchevroil]" w:date="2026-07-09T14:02:00Z" w16du:dateUtc="2026-07-09T09:02:00Z">
        <w:r w:rsidR="003B16BD">
          <w:rPr>
            <w:rFonts w:ascii="Consolas" w:eastAsia="Consolas" w:hAnsi="Consolas" w:cs="Consolas"/>
            <w:sz w:val="18"/>
            <w:szCs w:val="18"/>
          </w:rPr>
          <w:t xml:space="preserve">scope_type </w:t>
        </w:r>
      </w:ins>
    </w:p>
    <w:p w14:paraId="1BD16E0B" w14:textId="659AA9D7" w:rsidR="00AC587F" w:rsidRDefault="00AC587F" w:rsidP="00AC587F">
      <w:pPr>
        <w:spacing w:after="40"/>
        <w:rPr>
          <w:ins w:id="910" w:author="Medetov, Nauryzbek [Tengizchevroil]" w:date="2026-07-07T16:56:00Z" w16du:dateUtc="2026-07-07T11:56:00Z"/>
        </w:rPr>
      </w:pPr>
      <w:ins w:id="911" w:author="Medetov, Nauryzbek [Tengizchevroil]" w:date="2026-07-07T16:56:00Z" w16du:dateUtc="2026-07-07T11:56:00Z">
        <w:r>
          <w:rPr>
            <w:b/>
            <w:bCs/>
            <w:color w:val="4A5568"/>
            <w:sz w:val="18"/>
            <w:szCs w:val="18"/>
          </w:rPr>
          <w:t xml:space="preserve">RAG sources: </w:t>
        </w:r>
        <w:r>
          <w:rPr>
            <w:i/>
            <w:iCs/>
            <w:color w:val="8FA3B1"/>
            <w:sz w:val="18"/>
            <w:szCs w:val="18"/>
          </w:rPr>
          <w:t>Isometric</w:t>
        </w:r>
      </w:ins>
      <w:ins w:id="912" w:author="Medetov, Nauryzbek [Tengizchevroil]" w:date="2026-07-07T16:59:00Z" w16du:dateUtc="2026-07-07T11:59:00Z">
        <w:r w:rsidR="00D03434">
          <w:rPr>
            <w:i/>
            <w:iCs/>
            <w:color w:val="8FA3B1"/>
            <w:sz w:val="18"/>
            <w:szCs w:val="18"/>
          </w:rPr>
          <w:t xml:space="preserve"> drawing</w:t>
        </w:r>
      </w:ins>
    </w:p>
    <w:p w14:paraId="4C775BDD" w14:textId="7C5C5D8A" w:rsidR="00AC587F" w:rsidRDefault="00AC587F" w:rsidP="00AC587F">
      <w:pPr>
        <w:rPr>
          <w:ins w:id="913" w:author="Medetov, Nauryzbek [Tengizchevroil]" w:date="2026-07-07T16:56:00Z" w16du:dateUtc="2026-07-07T11:56:00Z"/>
          <w:i/>
          <w:iCs/>
          <w:sz w:val="18"/>
          <w:szCs w:val="18"/>
        </w:rPr>
      </w:pPr>
      <w:ins w:id="914" w:author="Medetov, Nauryzbek [Tengizchevroil]" w:date="2026-07-07T16:56:00Z" w16du:dateUtc="2026-07-07T11:56:00Z">
        <w:r>
          <w:rPr>
            <w:b/>
            <w:bCs/>
            <w:color w:val="F4831F"/>
            <w:sz w:val="18"/>
            <w:szCs w:val="18"/>
          </w:rPr>
          <w:t xml:space="preserve">Note: </w:t>
        </w:r>
      </w:ins>
      <w:ins w:id="915" w:author="Medetov, Nauryzbek [Tengizchevroil]" w:date="2026-07-09T14:03:00Z" w16du:dateUtc="2026-07-09T09:03:00Z">
        <w:r w:rsidR="003B16BD" w:rsidRPr="00E25C75">
          <w:rPr>
            <w:i/>
            <w:iCs/>
            <w:sz w:val="18"/>
            <w:szCs w:val="18"/>
          </w:rPr>
          <w:t>CW-00-0YYY/00X</w:t>
        </w:r>
        <w:r w:rsidR="003B16BD">
          <w:rPr>
            <w:i/>
            <w:iCs/>
            <w:sz w:val="18"/>
            <w:szCs w:val="18"/>
          </w:rPr>
          <w:t xml:space="preserve"> </w:t>
        </w:r>
      </w:ins>
      <w:ins w:id="916" w:author="Medetov, Nauryzbek [Tengizchevroil]" w:date="2026-07-07T16:56:00Z" w16du:dateUtc="2026-07-07T11:56:00Z">
        <w:r>
          <w:rPr>
            <w:i/>
            <w:iCs/>
            <w:sz w:val="18"/>
            <w:szCs w:val="18"/>
          </w:rPr>
          <w:t>number should</w:t>
        </w:r>
      </w:ins>
      <w:ins w:id="917" w:author="Medetov, Nauryzbek [Tengizchevroil]" w:date="2026-07-09T14:03:00Z" w16du:dateUtc="2026-07-09T09:03:00Z">
        <w:r w:rsidR="003B16BD">
          <w:rPr>
            <w:i/>
            <w:iCs/>
            <w:sz w:val="18"/>
            <w:szCs w:val="18"/>
          </w:rPr>
          <w:t xml:space="preserve"> be provided </w:t>
        </w:r>
      </w:ins>
      <w:ins w:id="918" w:author="Medetov, Nauryzbek [Tengizchevroil]" w:date="2026-07-10T10:01:00Z" w16du:dateUtc="2026-07-10T05:01:00Z">
        <w:r w:rsidR="00F31F49">
          <w:rPr>
            <w:i/>
            <w:iCs/>
            <w:sz w:val="18"/>
            <w:szCs w:val="18"/>
          </w:rPr>
          <w:t>explicitly.</w:t>
        </w:r>
      </w:ins>
      <w:ins w:id="919" w:author="Medetov, Nauryzbek [Tengizchevroil]" w:date="2026-07-07T16:56:00Z" w16du:dateUtc="2026-07-07T11:56:00Z">
        <w:r>
          <w:rPr>
            <w:i/>
            <w:iCs/>
            <w:sz w:val="18"/>
            <w:szCs w:val="18"/>
          </w:rPr>
          <w:t xml:space="preserve"> </w:t>
        </w:r>
      </w:ins>
    </w:p>
    <w:p w14:paraId="483C8D7B" w14:textId="77777777" w:rsidR="00AC587F" w:rsidRDefault="00AC587F" w:rsidP="00A81BA7">
      <w:pPr>
        <w:rPr>
          <w:ins w:id="920" w:author="Medetov, Nauryzbek [Tengizchevroil]" w:date="2026-07-07T16:48:00Z" w16du:dateUtc="2026-07-07T11:48:00Z"/>
        </w:rPr>
      </w:pPr>
    </w:p>
    <w:p w14:paraId="4ACB0376" w14:textId="42B45687" w:rsidR="001C0BBA" w:rsidDel="00A81BA7" w:rsidRDefault="001C0BBA" w:rsidP="001C0BBA">
      <w:pPr>
        <w:spacing w:after="100"/>
        <w:rPr>
          <w:del w:id="921" w:author="Medetov, Nauryzbek [Tengizchevroil]" w:date="2026-07-07T16:48:00Z" w16du:dateUtc="2026-07-07T11:48:00Z"/>
        </w:rPr>
      </w:pPr>
      <w:del w:id="922" w:author="Medetov, Nauryzbek [Tengizchevroil]" w:date="2026-07-07T16:48:00Z" w16du:dateUtc="2026-07-07T11:48:00Z">
        <w:r w:rsidDel="00A81BA7">
          <w:rPr>
            <w:b/>
            <w:bCs/>
            <w:color w:val="F4831F"/>
            <w:sz w:val="18"/>
            <w:szCs w:val="18"/>
          </w:rPr>
          <w:delText xml:space="preserve">Note: </w:delText>
        </w:r>
        <w:r w:rsidDel="00A81BA7">
          <w:rPr>
            <w:i/>
            <w:iCs/>
            <w:sz w:val="18"/>
            <w:szCs w:val="18"/>
          </w:rPr>
          <w:delText>v1.1: For Low-Mech in-kind with simple supports, this line may absorb line 60 ('install piping and pipe supports as specified...'). For complex supports requiring Standard Support drawings, keep line 60 separate.</w:delText>
        </w:r>
      </w:del>
    </w:p>
    <w:p w14:paraId="69509597" w14:textId="4D5A5C81" w:rsidR="001C0BBA" w:rsidRDefault="001C0BBA" w:rsidP="001C0BBA">
      <w:pPr>
        <w:shd w:val="clear" w:color="auto" w:fill="F4F6F8"/>
        <w:spacing w:before="160" w:after="60"/>
      </w:pPr>
      <w:r>
        <w:rPr>
          <w:b/>
          <w:bCs/>
          <w:color w:val="0D1B2A"/>
        </w:rPr>
        <w:t>Line 5</w:t>
      </w:r>
      <w:ins w:id="923" w:author="Medetov, Nauryzbek [Tengizchevroil]" w:date="2026-07-09T14:03:00Z" w16du:dateUtc="2026-07-09T09:03:00Z">
        <w:r w:rsidR="00325F89">
          <w:rPr>
            <w:b/>
            <w:bCs/>
            <w:color w:val="0D1B2A"/>
          </w:rPr>
          <w:t>3</w:t>
        </w:r>
      </w:ins>
      <w:del w:id="924" w:author="Medetov, Nauryzbek [Tengizchevroil]" w:date="2026-07-09T14:03:00Z" w16du:dateUtc="2026-07-09T09:03:00Z">
        <w:r w:rsidDel="00325F89">
          <w:rPr>
            <w:b/>
            <w:bCs/>
            <w:color w:val="0D1B2A"/>
          </w:rPr>
          <w:delText>7</w:delText>
        </w:r>
      </w:del>
      <w:r>
        <w:rPr>
          <w:b/>
          <w:bCs/>
          <w:color w:val="2ECC71"/>
          <w:sz w:val="18"/>
          <w:szCs w:val="18"/>
        </w:rPr>
        <w:t xml:space="preserve">  ·  Color: GRN</w:t>
      </w:r>
      <w:r>
        <w:rPr>
          <w:i/>
          <w:iCs/>
          <w:color w:val="F4831F"/>
          <w:sz w:val="18"/>
          <w:szCs w:val="18"/>
        </w:rPr>
        <w:t xml:space="preserve">  ·  Pattern A</w:t>
      </w:r>
    </w:p>
    <w:p w14:paraId="5387A5E2" w14:textId="2824ACC9" w:rsidR="001C0BBA" w:rsidRDefault="001C0BBA" w:rsidP="001C0BBA">
      <w:pPr>
        <w:spacing w:after="60"/>
      </w:pPr>
      <w:r>
        <w:rPr>
          <w:b/>
          <w:bCs/>
          <w:color w:val="4A5568"/>
          <w:sz w:val="18"/>
          <w:szCs w:val="18"/>
        </w:rPr>
        <w:t xml:space="preserve">Text: </w:t>
      </w:r>
      <w:r>
        <w:rPr>
          <w:i/>
          <w:iCs/>
          <w:sz w:val="18"/>
          <w:szCs w:val="18"/>
        </w:rPr>
        <w:t>"</w:t>
      </w:r>
      <w:ins w:id="925" w:author="Medetov, Nauryzbek [Tengizchevroil]" w:date="2026-07-09T14:03:00Z" w16du:dateUtc="2026-07-09T09:03:00Z">
        <w:r w:rsidR="00325F89" w:rsidRPr="00325F89">
          <w:t xml:space="preserve"> </w:t>
        </w:r>
        <w:r w:rsidR="00325F89" w:rsidRPr="00325F89">
          <w:rPr>
            <w:i/>
            <w:iCs/>
            <w:sz w:val="18"/>
            <w:szCs w:val="18"/>
          </w:rPr>
          <w:t>NOTE: Do NOT drill the header or cut out nipo-flange coupons prior to hydro-testing branch connections.</w:t>
        </w:r>
        <w:r w:rsidR="00325F89">
          <w:rPr>
            <w:i/>
            <w:iCs/>
            <w:sz w:val="18"/>
            <w:szCs w:val="18"/>
          </w:rPr>
          <w:t>”</w:t>
        </w:r>
      </w:ins>
      <w:del w:id="926" w:author="Medetov, Nauryzbek [Tengizchevroil]" w:date="2026-07-09T14:03:00Z" w16du:dateUtc="2026-07-09T09:03:00Z">
        <w:r w:rsidDel="00325F89">
          <w:rPr>
            <w:i/>
            <w:iCs/>
            <w:sz w:val="18"/>
            <w:szCs w:val="18"/>
          </w:rPr>
          <w:delText>NOTE: Do NOT drill the header or cut out nipo-flange coupons prior to hydro-testing branch connections."</w:delText>
        </w:r>
      </w:del>
    </w:p>
    <w:p w14:paraId="15F3BBC0" w14:textId="786D83C9" w:rsidR="001C0BBA" w:rsidRDefault="001C0BBA" w:rsidP="001C0BBA">
      <w:pPr>
        <w:spacing w:after="40"/>
      </w:pPr>
      <w:r>
        <w:rPr>
          <w:b/>
          <w:bCs/>
          <w:color w:val="2ECC71"/>
          <w:sz w:val="18"/>
          <w:szCs w:val="18"/>
        </w:rPr>
        <w:t xml:space="preserve">Keep when: </w:t>
      </w:r>
      <w:ins w:id="927" w:author="Medetov, Nauryzbek [Tengizchevroil]" w:date="2026-07-09T14:04:00Z" w16du:dateUtc="2026-07-09T09:04:00Z">
        <w:r w:rsidR="00325F89">
          <w:rPr>
            <w:sz w:val="18"/>
            <w:szCs w:val="18"/>
          </w:rPr>
          <w:t xml:space="preserve">ISO or Sketch </w:t>
        </w:r>
        <w:r w:rsidR="00325F89" w:rsidRPr="00D20276">
          <w:rPr>
            <w:rFonts w:ascii="Cambria Math" w:hAnsi="Cambria Math" w:cs="Cambria Math"/>
            <w:sz w:val="18"/>
            <w:szCs w:val="18"/>
          </w:rPr>
          <w:t>∈</w:t>
        </w:r>
        <w:r w:rsidR="00325F89">
          <w:rPr>
            <w:rFonts w:ascii="Cambria Math" w:hAnsi="Cambria Math" w:cs="Cambria Math"/>
            <w:sz w:val="18"/>
            <w:szCs w:val="18"/>
          </w:rPr>
          <w:t xml:space="preserve"> FIELD</w:t>
        </w:r>
        <w:r w:rsidR="00325F89" w:rsidRPr="003941B7">
          <w:rPr>
            <w:rFonts w:ascii="Cambria Math" w:hAnsi="Cambria Math" w:cs="Cambria Math"/>
            <w:sz w:val="18"/>
            <w:szCs w:val="18"/>
          </w:rPr>
          <w:t xml:space="preserve"> MATERIAL</w:t>
        </w:r>
        <w:r w:rsidR="00325F89">
          <w:rPr>
            <w:rFonts w:ascii="Cambria Math" w:hAnsi="Cambria Math" w:cs="Cambria Math"/>
            <w:sz w:val="18"/>
            <w:szCs w:val="18"/>
          </w:rPr>
          <w:t xml:space="preserve"> </w:t>
        </w:r>
        <w:r w:rsidR="00325F89" w:rsidRPr="00D20276">
          <w:rPr>
            <w:rFonts w:ascii="Cambria Math" w:hAnsi="Cambria Math" w:cs="Cambria Math"/>
            <w:sz w:val="18"/>
            <w:szCs w:val="18"/>
          </w:rPr>
          <w:t>∈</w:t>
        </w:r>
        <w:r w:rsidR="00325F89">
          <w:rPr>
            <w:rFonts w:ascii="Cambria Math" w:hAnsi="Cambria Math" w:cs="Cambria Math"/>
            <w:sz w:val="18"/>
            <w:szCs w:val="18"/>
          </w:rPr>
          <w:t xml:space="preserve">  Nipoflange. (Note: Meaning MTO construct drawing indicates Sockolet. Potentially, it is a result of phase 2 when drawing is parsed and tabular data retrieved</w:t>
        </w:r>
        <w:r w:rsidR="002F2346">
          <w:rPr>
            <w:rFonts w:ascii="Cambria Math" w:hAnsi="Cambria Math" w:cs="Cambria Math"/>
            <w:sz w:val="18"/>
            <w:szCs w:val="18"/>
          </w:rPr>
          <w:t>.</w:t>
        </w:r>
      </w:ins>
      <w:del w:id="928" w:author="Medetov, Nauryzbek [Tengizchevroil]" w:date="2026-07-09T14:03:00Z" w16du:dateUtc="2026-07-09T09:03:00Z">
        <w:r w:rsidDel="00325F89">
          <w:rPr>
            <w:sz w:val="18"/>
            <w:szCs w:val="18"/>
          </w:rPr>
          <w:delText>Branch / nipo-flange in scope</w:delText>
        </w:r>
      </w:del>
    </w:p>
    <w:p w14:paraId="427676C3" w14:textId="049EB2C0" w:rsidR="001C0BBA" w:rsidRDefault="001C0BBA" w:rsidP="001C0BBA">
      <w:pPr>
        <w:spacing w:after="40"/>
      </w:pPr>
      <w:r>
        <w:rPr>
          <w:b/>
          <w:bCs/>
          <w:color w:val="C0392B"/>
          <w:sz w:val="18"/>
          <w:szCs w:val="18"/>
        </w:rPr>
        <w:lastRenderedPageBreak/>
        <w:t xml:space="preserve">Remove when: </w:t>
      </w:r>
      <w:del w:id="929" w:author="Medetov, Nauryzbek [Tengizchevroil]" w:date="2026-07-09T14:04:00Z" w16du:dateUtc="2026-07-09T09:04:00Z">
        <w:r w:rsidDel="002F2346">
          <w:rPr>
            <w:sz w:val="18"/>
            <w:szCs w:val="18"/>
          </w:rPr>
          <w:delText>No branch connections</w:delText>
        </w:r>
      </w:del>
      <w:ins w:id="930" w:author="Medetov, Nauryzbek [Tengizchevroil]" w:date="2026-07-09T14:04:00Z" w16du:dateUtc="2026-07-09T09:04:00Z">
        <w:r w:rsidR="002F2346">
          <w:rPr>
            <w:sz w:val="18"/>
            <w:szCs w:val="18"/>
          </w:rPr>
          <w:t>Otherwise</w:t>
        </w:r>
      </w:ins>
    </w:p>
    <w:p w14:paraId="750A9CA9" w14:textId="0E082905" w:rsidR="002F2346" w:rsidRDefault="001C0BBA" w:rsidP="001C0BBA">
      <w:pPr>
        <w:spacing w:after="40"/>
        <w:rPr>
          <w:ins w:id="931" w:author="Medetov, Nauryzbek [Tengizchevroil]" w:date="2026-07-09T14:05:00Z" w16du:dateUtc="2026-07-09T09:05:00Z"/>
          <w:i/>
          <w:iCs/>
          <w:color w:val="8FA3B1"/>
          <w:sz w:val="18"/>
          <w:szCs w:val="18"/>
        </w:rPr>
      </w:pPr>
      <w:del w:id="932" w:author="Medetov, Nauryzbek [Tengizchevroil]" w:date="2026-07-09T14:05:00Z" w16du:dateUtc="2026-07-09T09:05:00Z">
        <w:r w:rsidDel="00F469DB">
          <w:rPr>
            <w:b/>
            <w:bCs/>
            <w:color w:val="4A5568"/>
            <w:sz w:val="18"/>
            <w:szCs w:val="18"/>
          </w:rPr>
          <w:delText xml:space="preserve">Inputs needed: </w:delText>
        </w:r>
        <w:r w:rsidDel="00F469DB">
          <w:rPr>
            <w:rFonts w:ascii="Consolas" w:eastAsia="Consolas" w:hAnsi="Consolas" w:cs="Consolas"/>
            <w:sz w:val="18"/>
            <w:szCs w:val="18"/>
          </w:rPr>
          <w:delText>scope_type</w:delText>
        </w:r>
      </w:del>
      <w:ins w:id="933" w:author="Medetov, Nauryzbek [Tengizchevroil]" w:date="2026-07-09T14:05:00Z" w16du:dateUtc="2026-07-09T09:05:00Z">
        <w:r w:rsidR="002F2346">
          <w:rPr>
            <w:b/>
            <w:bCs/>
            <w:color w:val="4A5568"/>
            <w:sz w:val="18"/>
            <w:szCs w:val="18"/>
          </w:rPr>
          <w:t xml:space="preserve">RAG sources: </w:t>
        </w:r>
        <w:r w:rsidR="002F2346">
          <w:rPr>
            <w:i/>
            <w:iCs/>
            <w:color w:val="8FA3B1"/>
            <w:sz w:val="18"/>
            <w:szCs w:val="18"/>
          </w:rPr>
          <w:t>Isometric drawing</w:t>
        </w:r>
      </w:ins>
    </w:p>
    <w:p w14:paraId="199143AB" w14:textId="77777777" w:rsidR="00F469DB" w:rsidRDefault="00F469DB" w:rsidP="001C0BBA">
      <w:pPr>
        <w:spacing w:after="40"/>
        <w:rPr>
          <w:ins w:id="934" w:author="Medetov, Nauryzbek [Tengizchevroil]" w:date="2026-07-09T14:05:00Z" w16du:dateUtc="2026-07-09T09:05:00Z"/>
          <w:i/>
          <w:iCs/>
          <w:color w:val="8FA3B1"/>
          <w:sz w:val="18"/>
          <w:szCs w:val="18"/>
        </w:rPr>
      </w:pPr>
    </w:p>
    <w:p w14:paraId="795C04EE" w14:textId="77777777" w:rsidR="00F469DB" w:rsidRDefault="00F469DB" w:rsidP="001C0BBA">
      <w:pPr>
        <w:spacing w:after="40"/>
        <w:rPr>
          <w:ins w:id="935" w:author="Medetov, Nauryzbek [Tengizchevroil]" w:date="2026-07-09T14:05:00Z" w16du:dateUtc="2026-07-09T09:05:00Z"/>
          <w:i/>
          <w:iCs/>
          <w:color w:val="8FA3B1"/>
          <w:sz w:val="18"/>
          <w:szCs w:val="18"/>
        </w:rPr>
      </w:pPr>
    </w:p>
    <w:p w14:paraId="625DC0E4" w14:textId="77777777" w:rsidR="00F469DB" w:rsidRDefault="00F469DB" w:rsidP="001C0BBA">
      <w:pPr>
        <w:spacing w:after="40"/>
        <w:rPr>
          <w:ins w:id="936" w:author="Medetov, Nauryzbek [Tengizchevroil]" w:date="2026-07-09T14:05:00Z" w16du:dateUtc="2026-07-09T09:05:00Z"/>
          <w:i/>
          <w:iCs/>
          <w:color w:val="8FA3B1"/>
          <w:sz w:val="18"/>
          <w:szCs w:val="18"/>
        </w:rPr>
      </w:pPr>
    </w:p>
    <w:p w14:paraId="41F2E20B" w14:textId="77777777" w:rsidR="00F469DB" w:rsidRDefault="00F469DB" w:rsidP="001C0BBA">
      <w:pPr>
        <w:spacing w:after="40"/>
      </w:pPr>
    </w:p>
    <w:p w14:paraId="66617333" w14:textId="1D2F625F" w:rsidR="001C0BBA" w:rsidRDefault="001C0BBA" w:rsidP="001C0BBA">
      <w:pPr>
        <w:shd w:val="clear" w:color="auto" w:fill="F4F6F8"/>
        <w:spacing w:before="160" w:after="60"/>
      </w:pPr>
      <w:r>
        <w:rPr>
          <w:b/>
          <w:bCs/>
          <w:color w:val="0D1B2A"/>
        </w:rPr>
        <w:t>Line 5</w:t>
      </w:r>
      <w:ins w:id="937" w:author="Medetov, Nauryzbek [Tengizchevroil]" w:date="2026-07-09T14:05:00Z" w16du:dateUtc="2026-07-09T09:05:00Z">
        <w:r w:rsidR="00F469DB">
          <w:rPr>
            <w:b/>
            <w:bCs/>
            <w:color w:val="0D1B2A"/>
          </w:rPr>
          <w:t>4</w:t>
        </w:r>
      </w:ins>
      <w:del w:id="938" w:author="Medetov, Nauryzbek [Tengizchevroil]" w:date="2026-07-09T14:05:00Z" w16du:dateUtc="2026-07-09T09:05:00Z">
        <w:r w:rsidDel="00F469DB">
          <w:rPr>
            <w:b/>
            <w:bCs/>
            <w:color w:val="0D1B2A"/>
          </w:rPr>
          <w:delText>9</w:delText>
        </w:r>
      </w:del>
      <w:r>
        <w:rPr>
          <w:b/>
          <w:bCs/>
          <w:color w:val="2ECC71"/>
          <w:sz w:val="18"/>
          <w:szCs w:val="18"/>
        </w:rPr>
        <w:t xml:space="preserve">  ·  Color: GRN/PUR</w:t>
      </w:r>
      <w:r>
        <w:rPr>
          <w:i/>
          <w:iCs/>
          <w:color w:val="F4831F"/>
          <w:sz w:val="18"/>
          <w:szCs w:val="18"/>
        </w:rPr>
        <w:t xml:space="preserve">  ·  Pattern A + D</w:t>
      </w:r>
    </w:p>
    <w:p w14:paraId="438D5C12" w14:textId="0DF631EE" w:rsidR="001C0BBA" w:rsidRDefault="001C0BBA" w:rsidP="001C0BBA">
      <w:pPr>
        <w:spacing w:after="60"/>
      </w:pPr>
      <w:r>
        <w:rPr>
          <w:b/>
          <w:bCs/>
          <w:color w:val="4A5568"/>
          <w:sz w:val="18"/>
          <w:szCs w:val="18"/>
        </w:rPr>
        <w:t xml:space="preserve">Text: </w:t>
      </w:r>
      <w:r>
        <w:rPr>
          <w:i/>
          <w:iCs/>
          <w:sz w:val="18"/>
          <w:szCs w:val="18"/>
        </w:rPr>
        <w:t>"</w:t>
      </w:r>
      <w:ins w:id="939" w:author="Medetov, Nauryzbek [Tengizchevroil]" w:date="2026-07-09T14:05:00Z" w16du:dateUtc="2026-07-09T09:05:00Z">
        <w:r w:rsidR="001F6AE1" w:rsidRPr="001F6AE1">
          <w:rPr>
            <w:i/>
            <w:iCs/>
            <w:sz w:val="18"/>
            <w:szCs w:val="18"/>
          </w:rPr>
          <w:t>NOTE: Verify the piping alignment with respect to machinery suction/discharge nozzle before the field welding. Flange alignment shall be parallel to pump nozzle with ability to insert/remove bolting without any binding.  Flange-face gaps shall only accommodate Gasket including Spec Blind as applicable. API 686 shall be followed for alignment requirements.</w:t>
        </w:r>
        <w:r w:rsidR="001F6AE1">
          <w:rPr>
            <w:i/>
            <w:iCs/>
            <w:sz w:val="18"/>
            <w:szCs w:val="18"/>
          </w:rPr>
          <w:t>”</w:t>
        </w:r>
      </w:ins>
      <w:del w:id="940" w:author="Medetov, Nauryzbek [Tengizchevroil]" w:date="2026-07-09T14:05:00Z" w16du:dateUtc="2026-07-09T09:05:00Z">
        <w:r w:rsidDel="001F6AE1">
          <w:rPr>
            <w:i/>
            <w:iCs/>
            <w:sz w:val="18"/>
            <w:szCs w:val="18"/>
          </w:rPr>
          <w:delText>NOTE: [For machinery installation projects only] Verify piping alignment with respect to machinery nozzle."</w:delText>
        </w:r>
      </w:del>
    </w:p>
    <w:p w14:paraId="56F461D0" w14:textId="77777777" w:rsidR="00CA4973" w:rsidRDefault="00CA4973" w:rsidP="00CA4973">
      <w:pPr>
        <w:rPr>
          <w:ins w:id="941" w:author="Medetov, Nauryzbek [Tengizchevroil]" w:date="2026-07-09T14:06:00Z" w16du:dateUtc="2026-07-09T09:06:00Z"/>
        </w:rPr>
      </w:pPr>
      <w:ins w:id="942" w:author="Medetov, Nauryzbek [Tengizchevroil]" w:date="2026-07-09T14:06:00Z" w16du:dateUtc="2026-07-09T09:06:00Z">
        <w:r>
          <w:rPr>
            <w:b/>
            <w:bCs/>
            <w:color w:val="2ECC71"/>
            <w:sz w:val="18"/>
            <w:szCs w:val="18"/>
          </w:rPr>
          <w:t xml:space="preserve">Keep when: </w:t>
        </w:r>
        <w:r w:rsidRPr="00E25C75">
          <w:rPr>
            <w:color w:val="2ECC71"/>
            <w:sz w:val="18"/>
            <w:szCs w:val="18"/>
          </w:rPr>
          <w:t>scope_type</w:t>
        </w:r>
        <w:r>
          <w:rPr>
            <w:b/>
            <w:bCs/>
            <w:color w:val="2ECC71"/>
            <w:sz w:val="18"/>
            <w:szCs w:val="18"/>
          </w:rPr>
          <w:t xml:space="preserve"> = </w:t>
        </w:r>
        <w:r>
          <w:rPr>
            <w:sz w:val="18"/>
            <w:szCs w:val="18"/>
          </w:rPr>
          <w:t>machinery connection present, connected to machinery nozzle. Never print.</w:t>
        </w:r>
      </w:ins>
    </w:p>
    <w:p w14:paraId="78594BD7" w14:textId="606CBA4A" w:rsidR="00CA4973" w:rsidRDefault="00CA4973" w:rsidP="00CA4973">
      <w:pPr>
        <w:rPr>
          <w:ins w:id="943" w:author="Medetov, Nauryzbek [Tengizchevroil]" w:date="2026-07-09T14:06:00Z" w16du:dateUtc="2026-07-09T09:06:00Z"/>
        </w:rPr>
      </w:pPr>
      <w:ins w:id="944" w:author="Medetov, Nauryzbek [Tengizchevroil]" w:date="2026-07-09T14:06:00Z" w16du:dateUtc="2026-07-09T09:06:00Z">
        <w:r>
          <w:rPr>
            <w:b/>
            <w:bCs/>
            <w:color w:val="C0392B"/>
            <w:sz w:val="18"/>
            <w:szCs w:val="18"/>
          </w:rPr>
          <w:t xml:space="preserve">Remove when: </w:t>
        </w:r>
        <w:r>
          <w:rPr>
            <w:sz w:val="18"/>
            <w:szCs w:val="18"/>
          </w:rPr>
          <w:t>Otherwise (almost always for LCW)</w:t>
        </w:r>
      </w:ins>
    </w:p>
    <w:p w14:paraId="2111F1A3" w14:textId="4124595E" w:rsidR="001C0BBA" w:rsidDel="00CA4973" w:rsidRDefault="001C0BBA" w:rsidP="001C0BBA">
      <w:pPr>
        <w:spacing w:after="40"/>
        <w:rPr>
          <w:del w:id="945" w:author="Medetov, Nauryzbek [Tengizchevroil]" w:date="2026-07-09T14:06:00Z" w16du:dateUtc="2026-07-09T09:06:00Z"/>
        </w:rPr>
      </w:pPr>
      <w:del w:id="946" w:author="Medetov, Nauryzbek [Tengizchevroil]" w:date="2026-07-09T14:06:00Z" w16du:dateUtc="2026-07-09T09:06:00Z">
        <w:r w:rsidDel="00CA4973">
          <w:rPr>
            <w:b/>
            <w:bCs/>
            <w:color w:val="2ECC71"/>
            <w:sz w:val="18"/>
            <w:szCs w:val="18"/>
          </w:rPr>
          <w:delText xml:space="preserve">Keep when: </w:delText>
        </w:r>
        <w:r w:rsidDel="00CA4973">
          <w:rPr>
            <w:sz w:val="18"/>
            <w:szCs w:val="18"/>
          </w:rPr>
          <w:delText>machinery_connection_in_scope=true</w:delText>
        </w:r>
      </w:del>
    </w:p>
    <w:p w14:paraId="486FBE8D" w14:textId="395041AD" w:rsidR="001C0BBA" w:rsidDel="00CA4973" w:rsidRDefault="001C0BBA" w:rsidP="001C0BBA">
      <w:pPr>
        <w:spacing w:after="40"/>
        <w:rPr>
          <w:del w:id="947" w:author="Medetov, Nauryzbek [Tengizchevroil]" w:date="2026-07-09T14:06:00Z" w16du:dateUtc="2026-07-09T09:06:00Z"/>
        </w:rPr>
      </w:pPr>
      <w:del w:id="948" w:author="Medetov, Nauryzbek [Tengizchevroil]" w:date="2026-07-09T14:06:00Z" w16du:dateUtc="2026-07-09T09:06:00Z">
        <w:r w:rsidDel="00CA4973">
          <w:rPr>
            <w:b/>
            <w:bCs/>
            <w:color w:val="C0392B"/>
            <w:sz w:val="18"/>
            <w:szCs w:val="18"/>
          </w:rPr>
          <w:delText xml:space="preserve">Remove when: </w:delText>
        </w:r>
        <w:r w:rsidDel="00CA4973">
          <w:rPr>
            <w:sz w:val="18"/>
            <w:szCs w:val="18"/>
          </w:rPr>
          <w:delText>Otherwise</w:delText>
        </w:r>
      </w:del>
    </w:p>
    <w:p w14:paraId="01EDF3E1" w14:textId="14C69FAA" w:rsidR="001C0BBA" w:rsidRDefault="001C0BBA" w:rsidP="001C0BBA">
      <w:pPr>
        <w:spacing w:after="40"/>
      </w:pPr>
      <w:r>
        <w:rPr>
          <w:b/>
          <w:bCs/>
          <w:color w:val="4A5568"/>
          <w:sz w:val="18"/>
          <w:szCs w:val="18"/>
        </w:rPr>
        <w:t xml:space="preserve">Inputs needed: </w:t>
      </w:r>
      <w:ins w:id="949" w:author="Medetov, Nauryzbek [Tengizchevroil]" w:date="2026-07-09T14:06:00Z" w16du:dateUtc="2026-07-09T09:06:00Z">
        <w:r w:rsidR="00CA4973" w:rsidRPr="00E25C75">
          <w:rPr>
            <w:color w:val="2ECC71"/>
            <w:sz w:val="18"/>
            <w:szCs w:val="18"/>
          </w:rPr>
          <w:t>scope_type</w:t>
        </w:r>
      </w:ins>
      <w:del w:id="950" w:author="Medetov, Nauryzbek [Tengizchevroil]" w:date="2026-07-09T14:06:00Z" w16du:dateUtc="2026-07-09T09:06:00Z">
        <w:r w:rsidDel="00CA4973">
          <w:rPr>
            <w:rFonts w:ascii="Consolas" w:eastAsia="Consolas" w:hAnsi="Consolas" w:cs="Consolas"/>
            <w:sz w:val="18"/>
            <w:szCs w:val="18"/>
          </w:rPr>
          <w:delText>machinery_connection_in_scope</w:delText>
        </w:r>
      </w:del>
    </w:p>
    <w:p w14:paraId="20B1AB3F" w14:textId="59998F4A" w:rsidR="001C0BBA" w:rsidDel="00CA4973" w:rsidRDefault="001C0BBA" w:rsidP="001C0BBA">
      <w:pPr>
        <w:spacing w:after="40"/>
        <w:rPr>
          <w:del w:id="951" w:author="Medetov, Nauryzbek [Tengizchevroil]" w:date="2026-07-09T14:07:00Z" w16du:dateUtc="2026-07-09T09:07:00Z"/>
        </w:rPr>
      </w:pPr>
      <w:del w:id="952" w:author="Medetov, Nauryzbek [Tengizchevroil]" w:date="2026-07-09T14:07:00Z" w16du:dateUtc="2026-07-09T09:07:00Z">
        <w:r w:rsidDel="00CA4973">
          <w:rPr>
            <w:b/>
            <w:bCs/>
            <w:color w:val="4A5568"/>
            <w:sz w:val="18"/>
            <w:szCs w:val="18"/>
          </w:rPr>
          <w:delText xml:space="preserve">RAG sources: </w:delText>
        </w:r>
        <w:r w:rsidDel="00CA4973">
          <w:rPr>
            <w:i/>
            <w:iCs/>
            <w:color w:val="8FA3B1"/>
            <w:sz w:val="18"/>
            <w:szCs w:val="18"/>
          </w:rPr>
          <w:delText>MAC-SU-5100-TCO</w:delText>
        </w:r>
      </w:del>
    </w:p>
    <w:p w14:paraId="5B0365AE" w14:textId="52A67D90" w:rsidR="001C0BBA" w:rsidRDefault="001C0BBA" w:rsidP="001C0BBA">
      <w:pPr>
        <w:shd w:val="clear" w:color="auto" w:fill="FFF4CC"/>
        <w:spacing w:before="160" w:after="60"/>
      </w:pPr>
      <w:r>
        <w:rPr>
          <w:b/>
          <w:bCs/>
          <w:color w:val="0D1B2A"/>
        </w:rPr>
        <w:t xml:space="preserve">Line </w:t>
      </w:r>
      <w:ins w:id="953" w:author="Medetov, Nauryzbek [Tengizchevroil]" w:date="2026-07-09T15:45:00Z" w16du:dateUtc="2026-07-09T10:45:00Z">
        <w:r w:rsidR="00A44C71">
          <w:rPr>
            <w:b/>
            <w:bCs/>
            <w:color w:val="0D1B2A"/>
          </w:rPr>
          <w:t>55</w:t>
        </w:r>
      </w:ins>
      <w:del w:id="954" w:author="Medetov, Nauryzbek [Tengizchevroil]" w:date="2026-07-09T15:45:00Z" w16du:dateUtc="2026-07-09T10:45:00Z">
        <w:r w:rsidDel="00A44C71">
          <w:rPr>
            <w:b/>
            <w:bCs/>
            <w:color w:val="0D1B2A"/>
          </w:rPr>
          <w:delText>60</w:delText>
        </w:r>
      </w:del>
      <w:r>
        <w:rPr>
          <w:b/>
          <w:bCs/>
          <w:color w:val="2ECC71"/>
          <w:sz w:val="18"/>
          <w:szCs w:val="18"/>
        </w:rPr>
        <w:t xml:space="preserve">  ·  Color: BLK/GRN/RED</w:t>
      </w:r>
      <w:r>
        <w:rPr>
          <w:i/>
          <w:iCs/>
          <w:color w:val="F4831F"/>
          <w:sz w:val="18"/>
          <w:szCs w:val="18"/>
        </w:rPr>
        <w:t xml:space="preserve">  ·  Pattern A + B</w:t>
      </w:r>
      <w:r>
        <w:rPr>
          <w:b/>
          <w:bCs/>
          <w:color w:val="F4831F"/>
          <w:sz w:val="16"/>
          <w:szCs w:val="16"/>
        </w:rPr>
        <w:t xml:space="preserve">  </w:t>
      </w:r>
      <w:del w:id="955" w:author="Medetov, Nauryzbek [Tengizchevroil]" w:date="2026-07-09T14:15:00Z" w16du:dateUtc="2026-07-09T09:15:00Z">
        <w:r w:rsidDel="00E246A2">
          <w:rPr>
            <w:b/>
            <w:bCs/>
            <w:color w:val="F4831F"/>
            <w:sz w:val="16"/>
            <w:szCs w:val="16"/>
          </w:rPr>
          <w:delText>·  v1.1 UPDATED</w:delText>
        </w:r>
      </w:del>
    </w:p>
    <w:p w14:paraId="2C60B43B" w14:textId="0C1F2C97" w:rsidR="001C0BBA" w:rsidRDefault="001C0BBA" w:rsidP="001C0BBA">
      <w:pPr>
        <w:spacing w:after="60"/>
      </w:pPr>
      <w:r>
        <w:rPr>
          <w:b/>
          <w:bCs/>
          <w:color w:val="4A5568"/>
          <w:sz w:val="18"/>
          <w:szCs w:val="18"/>
        </w:rPr>
        <w:t xml:space="preserve">Text: </w:t>
      </w:r>
      <w:r>
        <w:rPr>
          <w:i/>
          <w:iCs/>
          <w:sz w:val="18"/>
          <w:szCs w:val="18"/>
        </w:rPr>
        <w:t>"</w:t>
      </w:r>
      <w:del w:id="956" w:author="Medetov, Nauryzbek [Tengizchevroil]" w:date="2026-07-09T14:07:00Z" w16du:dateUtc="2026-07-09T09:07:00Z">
        <w:r w:rsidDel="00C43067">
          <w:rPr>
            <w:i/>
            <w:iCs/>
            <w:sz w:val="18"/>
            <w:szCs w:val="18"/>
          </w:rPr>
          <w:delText>I</w:delText>
        </w:r>
      </w:del>
      <w:ins w:id="957" w:author="Medetov, Nauryzbek [Tengizchevroil]" w:date="2026-07-09T14:07:00Z" w16du:dateUtc="2026-07-09T09:07:00Z">
        <w:r w:rsidR="00C43067" w:rsidRPr="00C43067">
          <w:rPr>
            <w:i/>
            <w:iCs/>
            <w:sz w:val="18"/>
            <w:szCs w:val="18"/>
          </w:rPr>
          <w:t>Install civil structural support as per isometric drawing 00-YYYY-L-ZZZZ and attached Standard Support drawing.</w:t>
        </w:r>
      </w:ins>
      <w:del w:id="958" w:author="Medetov, Nauryzbek [Tengizchevroil]" w:date="2026-07-09T14:07:00Z" w16du:dateUtc="2026-07-09T09:07:00Z">
        <w:r w:rsidDel="00C43067">
          <w:rPr>
            <w:i/>
            <w:iCs/>
            <w:sz w:val="18"/>
            <w:szCs w:val="18"/>
          </w:rPr>
          <w:delText>nstall civil structural support per isometric drawing 00-YYYY-L-ZZZZ and attached Standard Support drawing</w:delText>
        </w:r>
      </w:del>
      <w:r>
        <w:rPr>
          <w:i/>
          <w:iCs/>
          <w:sz w:val="18"/>
          <w:szCs w:val="18"/>
        </w:rPr>
        <w:t>."</w:t>
      </w:r>
    </w:p>
    <w:p w14:paraId="4C212459" w14:textId="3D9E3229" w:rsidR="006868D4" w:rsidRPr="006868D4" w:rsidRDefault="001C0BBA">
      <w:pPr>
        <w:rPr>
          <w:sz w:val="18"/>
          <w:szCs w:val="18"/>
          <w:rPrChange w:id="959" w:author="Medetov, Nauryzbek [Tengizchevroil]" w:date="2026-07-09T14:09:00Z" w16du:dateUtc="2026-07-09T09:09:00Z">
            <w:rPr/>
          </w:rPrChange>
        </w:rPr>
        <w:pPrChange w:id="960" w:author="Medetov, Nauryzbek [Tengizchevroil]" w:date="2026-07-09T14:09:00Z" w16du:dateUtc="2026-07-09T09:09:00Z">
          <w:pPr>
            <w:spacing w:after="40"/>
          </w:pPr>
        </w:pPrChange>
      </w:pPr>
      <w:r>
        <w:rPr>
          <w:b/>
          <w:bCs/>
          <w:color w:val="2ECC71"/>
          <w:sz w:val="18"/>
          <w:szCs w:val="18"/>
        </w:rPr>
        <w:t xml:space="preserve">Keep when: </w:t>
      </w:r>
      <w:ins w:id="961" w:author="Medetov, Nauryzbek [Tengizchevroil]" w:date="2026-07-09T14:08:00Z" w16du:dateUtc="2026-07-09T09:08:00Z">
        <w:r w:rsidR="004036CF">
          <w:rPr>
            <w:sz w:val="18"/>
            <w:szCs w:val="18"/>
          </w:rPr>
          <w:t xml:space="preserve">ISO or Sketch </w:t>
        </w:r>
        <w:r w:rsidR="004036CF" w:rsidRPr="00262C23">
          <w:rPr>
            <w:rFonts w:ascii="Cambria Math" w:hAnsi="Cambria Math" w:cs="Cambria Math"/>
            <w:sz w:val="18"/>
            <w:szCs w:val="18"/>
          </w:rPr>
          <w:t>∈</w:t>
        </w:r>
        <w:r w:rsidR="004036CF" w:rsidRPr="00D9721A">
          <w:rPr>
            <w:sz w:val="18"/>
            <w:szCs w:val="18"/>
          </w:rPr>
          <w:t xml:space="preserve"> PIPE SUPPORT ≠ 0. (Note: Meaning pipe supports present in construct drawing. Potentially, it is a result of phase 2 when drawing is parsed and tabular data retrieved</w:t>
        </w:r>
        <w:r w:rsidR="004036CF" w:rsidRPr="00220E30">
          <w:rPr>
            <w:sz w:val="18"/>
            <w:szCs w:val="18"/>
            <w:rPrChange w:id="962" w:author="Medetov, Nauryzbek [Tengizchevroil]" w:date="2026-07-09T14:09:00Z" w16du:dateUtc="2026-07-09T09:09:00Z">
              <w:rPr>
                <w:rFonts w:ascii="Cambria Math" w:hAnsi="Cambria Math" w:cs="Cambria Math"/>
                <w:sz w:val="18"/>
                <w:szCs w:val="18"/>
              </w:rPr>
            </w:rPrChange>
          </w:rPr>
          <w:t>.</w:t>
        </w:r>
        <w:r w:rsidR="00275FFD" w:rsidRPr="00220E30">
          <w:rPr>
            <w:sz w:val="18"/>
            <w:szCs w:val="18"/>
            <w:rPrChange w:id="963" w:author="Medetov, Nauryzbek [Tengizchevroil]" w:date="2026-07-09T14:09:00Z" w16du:dateUtc="2026-07-09T09:09:00Z">
              <w:rPr>
                <w:rFonts w:ascii="Cambria Math" w:hAnsi="Cambria Math" w:cs="Cambria Math"/>
                <w:sz w:val="18"/>
                <w:szCs w:val="18"/>
              </w:rPr>
            </w:rPrChange>
          </w:rPr>
          <w:t xml:space="preserve"> Additionally, function of pulling </w:t>
        </w:r>
      </w:ins>
      <w:ins w:id="964" w:author="Medetov, Nauryzbek [Tengizchevroil]" w:date="2026-07-09T14:09:00Z" w16du:dateUtc="2026-07-09T09:09:00Z">
        <w:r w:rsidR="00275FFD" w:rsidRPr="00220E30">
          <w:rPr>
            <w:sz w:val="18"/>
            <w:szCs w:val="18"/>
            <w:rPrChange w:id="965" w:author="Medetov, Nauryzbek [Tengizchevroil]" w:date="2026-07-09T14:09:00Z" w16du:dateUtc="2026-07-09T09:09:00Z">
              <w:rPr>
                <w:rFonts w:ascii="Cambria Math" w:hAnsi="Cambria Math" w:cs="Cambria Math"/>
                <w:sz w:val="18"/>
                <w:szCs w:val="18"/>
              </w:rPr>
            </w:rPrChange>
          </w:rPr>
          <w:t xml:space="preserve">standard </w:t>
        </w:r>
        <w:r w:rsidR="00220E30" w:rsidRPr="00220E30">
          <w:rPr>
            <w:sz w:val="18"/>
            <w:szCs w:val="18"/>
            <w:rPrChange w:id="966" w:author="Medetov, Nauryzbek [Tengizchevroil]" w:date="2026-07-09T14:09:00Z" w16du:dateUtc="2026-07-09T09:09:00Z">
              <w:rPr>
                <w:rFonts w:ascii="Cambria Math" w:hAnsi="Cambria Math" w:cs="Cambria Math"/>
                <w:sz w:val="18"/>
                <w:szCs w:val="18"/>
              </w:rPr>
            </w:rPrChange>
          </w:rPr>
          <w:t xml:space="preserve">support drawings </w:t>
        </w:r>
        <w:r w:rsidR="00220E30">
          <w:rPr>
            <w:sz w:val="18"/>
            <w:szCs w:val="18"/>
          </w:rPr>
          <w:t>is</w:t>
        </w:r>
        <w:r w:rsidR="00220E30" w:rsidRPr="00220E30">
          <w:rPr>
            <w:sz w:val="18"/>
            <w:szCs w:val="18"/>
            <w:rPrChange w:id="967" w:author="Medetov, Nauryzbek [Tengizchevroil]" w:date="2026-07-09T14:09:00Z" w16du:dateUtc="2026-07-09T09:09:00Z">
              <w:rPr>
                <w:rFonts w:ascii="Cambria Math" w:hAnsi="Cambria Math" w:cs="Cambria Math"/>
                <w:sz w:val="18"/>
                <w:szCs w:val="18"/>
              </w:rPr>
            </w:rPrChange>
          </w:rPr>
          <w:t xml:space="preserve"> tied to this step.</w:t>
        </w:r>
      </w:ins>
      <w:ins w:id="968" w:author="Medetov, Nauryzbek [Tengizchevroil]" w:date="2026-07-09T14:08:00Z" w16du:dateUtc="2026-07-09T09:08:00Z">
        <w:r w:rsidR="004036CF" w:rsidRPr="00220E30">
          <w:rPr>
            <w:sz w:val="18"/>
            <w:szCs w:val="18"/>
            <w:rPrChange w:id="969" w:author="Medetov, Nauryzbek [Tengizchevroil]" w:date="2026-07-09T14:09:00Z" w16du:dateUtc="2026-07-09T09:09:00Z">
              <w:rPr>
                <w:rFonts w:ascii="Cambria Math" w:hAnsi="Cambria Math" w:cs="Cambria Math"/>
                <w:sz w:val="18"/>
                <w:szCs w:val="18"/>
              </w:rPr>
            </w:rPrChange>
          </w:rPr>
          <w:t>)</w:t>
        </w:r>
        <w:r w:rsidR="004036CF">
          <w:rPr>
            <w:rFonts w:ascii="Cambria Math" w:hAnsi="Cambria Math" w:cs="Cambria Math"/>
            <w:sz w:val="18"/>
            <w:szCs w:val="18"/>
          </w:rPr>
          <w:t xml:space="preserve"> </w:t>
        </w:r>
      </w:ins>
      <w:del w:id="970" w:author="Medetov, Nauryzbek [Tengizchevroil]" w:date="2026-07-09T14:08:00Z" w16du:dateUtc="2026-07-09T09:08:00Z">
        <w:r w:rsidDel="004036CF">
          <w:rPr>
            <w:sz w:val="18"/>
            <w:szCs w:val="18"/>
          </w:rPr>
          <w:delText>new_support_complexity=Complex (separate step needed)</w:delText>
        </w:r>
      </w:del>
    </w:p>
    <w:p w14:paraId="3BF30CF9" w14:textId="77777777" w:rsidR="00B712DE" w:rsidRDefault="00B712DE" w:rsidP="00B712DE">
      <w:pPr>
        <w:spacing w:after="40"/>
        <w:rPr>
          <w:ins w:id="971" w:author="Medetov, Nauryzbek [Tengizchevroil]" w:date="2026-07-09T14:10:00Z" w16du:dateUtc="2026-07-09T09:10:00Z"/>
        </w:rPr>
      </w:pPr>
      <w:ins w:id="972" w:author="Medetov, Nauryzbek [Tengizchevroil]" w:date="2026-07-09T14:10:00Z" w16du:dateUtc="2026-07-09T09:10:00Z">
        <w:r>
          <w:rPr>
            <w:b/>
            <w:bCs/>
            <w:color w:val="C0392B"/>
            <w:sz w:val="18"/>
            <w:szCs w:val="18"/>
          </w:rPr>
          <w:t>Remove when:</w:t>
        </w:r>
        <w:r w:rsidRPr="00E25C75">
          <w:rPr>
            <w:sz w:val="18"/>
            <w:szCs w:val="18"/>
          </w:rPr>
          <w:t xml:space="preserve"> Otherwise</w:t>
        </w:r>
      </w:ins>
    </w:p>
    <w:p w14:paraId="764587F1" w14:textId="77777777" w:rsidR="00B712DE" w:rsidRDefault="00B712DE" w:rsidP="00B712DE">
      <w:pPr>
        <w:spacing w:after="40"/>
        <w:rPr>
          <w:ins w:id="973" w:author="Medetov, Nauryzbek [Tengizchevroil]" w:date="2026-07-09T14:10:00Z" w16du:dateUtc="2026-07-09T09:10:00Z"/>
        </w:rPr>
      </w:pPr>
      <w:ins w:id="974" w:author="Medetov, Nauryzbek [Tengizchevroil]" w:date="2026-07-09T14:10:00Z" w16du:dateUtc="2026-07-09T09:10:00Z">
        <w:r>
          <w:rPr>
            <w:b/>
            <w:bCs/>
            <w:color w:val="4A5568"/>
            <w:sz w:val="18"/>
            <w:szCs w:val="18"/>
          </w:rPr>
          <w:t xml:space="preserve">Inputs needed: </w:t>
        </w:r>
        <w:r>
          <w:rPr>
            <w:rFonts w:ascii="Consolas" w:eastAsia="Consolas" w:hAnsi="Consolas" w:cs="Consolas"/>
            <w:sz w:val="18"/>
            <w:szCs w:val="18"/>
          </w:rPr>
          <w:t xml:space="preserve">spool_prefab, placeholders_dwg + </w:t>
        </w:r>
        <w:r w:rsidRPr="00D20276">
          <w:rPr>
            <w:rFonts w:ascii="Cambria Math" w:hAnsi="Cambria Math" w:cs="Cambria Math"/>
            <w:sz w:val="18"/>
            <w:szCs w:val="18"/>
          </w:rPr>
          <w:t>PIPE SUPPORT</w:t>
        </w:r>
        <w:r>
          <w:rPr>
            <w:rFonts w:ascii="Cambria Math" w:hAnsi="Cambria Math" w:cs="Cambria Math"/>
            <w:sz w:val="18"/>
            <w:szCs w:val="18"/>
          </w:rPr>
          <w:t xml:space="preserve"> </w:t>
        </w:r>
        <w:r w:rsidRPr="00784636">
          <w:rPr>
            <w:rFonts w:ascii="Cambria Math" w:hAnsi="Cambria Math" w:cs="Cambria Math"/>
            <w:sz w:val="18"/>
            <w:szCs w:val="18"/>
          </w:rPr>
          <w:t>≠ 0</w:t>
        </w:r>
      </w:ins>
    </w:p>
    <w:p w14:paraId="307DADB8" w14:textId="27EDDB43" w:rsidR="001C0BBA" w:rsidDel="00B712DE" w:rsidRDefault="001C0BBA" w:rsidP="001C0BBA">
      <w:pPr>
        <w:spacing w:after="40"/>
        <w:rPr>
          <w:del w:id="975" w:author="Medetov, Nauryzbek [Tengizchevroil]" w:date="2026-07-09T14:10:00Z" w16du:dateUtc="2026-07-09T09:10:00Z"/>
        </w:rPr>
      </w:pPr>
      <w:del w:id="976" w:author="Medetov, Nauryzbek [Tengizchevroil]" w:date="2026-07-09T14:10:00Z" w16du:dateUtc="2026-07-09T09:10:00Z">
        <w:r w:rsidDel="00B712DE">
          <w:rPr>
            <w:b/>
            <w:bCs/>
            <w:color w:val="C0392B"/>
            <w:sz w:val="18"/>
            <w:szCs w:val="18"/>
          </w:rPr>
          <w:delText xml:space="preserve">Remove when: </w:delText>
        </w:r>
        <w:r w:rsidDel="00B712DE">
          <w:rPr>
            <w:sz w:val="18"/>
            <w:szCs w:val="18"/>
          </w:rPr>
          <w:delText>new_support_complexity=Simple (merge into line 56)</w:delText>
        </w:r>
      </w:del>
    </w:p>
    <w:p w14:paraId="607E35DF" w14:textId="2BCB93D5" w:rsidR="001C0BBA" w:rsidDel="00B712DE" w:rsidRDefault="001C0BBA" w:rsidP="001C0BBA">
      <w:pPr>
        <w:spacing w:after="40"/>
        <w:rPr>
          <w:del w:id="977" w:author="Medetov, Nauryzbek [Tengizchevroil]" w:date="2026-07-09T14:10:00Z" w16du:dateUtc="2026-07-09T09:10:00Z"/>
        </w:rPr>
      </w:pPr>
      <w:del w:id="978" w:author="Medetov, Nauryzbek [Tengizchevroil]" w:date="2026-07-09T14:10:00Z" w16du:dateUtc="2026-07-09T09:10:00Z">
        <w:r w:rsidDel="00B712DE">
          <w:rPr>
            <w:b/>
            <w:bCs/>
            <w:color w:val="4A5568"/>
            <w:sz w:val="18"/>
            <w:szCs w:val="18"/>
          </w:rPr>
          <w:delText xml:space="preserve">Inputs needed: </w:delText>
        </w:r>
        <w:r w:rsidDel="00B712DE">
          <w:rPr>
            <w:rFonts w:ascii="Consolas" w:eastAsia="Consolas" w:hAnsi="Consolas" w:cs="Consolas"/>
            <w:sz w:val="18"/>
            <w:szCs w:val="18"/>
          </w:rPr>
          <w:delText>placeholders_dwg, new_support_complexity</w:delText>
        </w:r>
      </w:del>
    </w:p>
    <w:p w14:paraId="64E59788" w14:textId="77777777" w:rsidR="001C0BBA" w:rsidRDefault="001C0BBA" w:rsidP="001C0BBA">
      <w:pPr>
        <w:spacing w:after="40"/>
      </w:pPr>
      <w:r>
        <w:rPr>
          <w:b/>
          <w:bCs/>
          <w:color w:val="4A5568"/>
          <w:sz w:val="18"/>
          <w:szCs w:val="18"/>
        </w:rPr>
        <w:t xml:space="preserve">RAG sources: </w:t>
      </w:r>
      <w:r>
        <w:rPr>
          <w:i/>
          <w:iCs/>
          <w:color w:val="8FA3B1"/>
          <w:sz w:val="18"/>
          <w:szCs w:val="18"/>
        </w:rPr>
        <w:t>PIM-DU-5153-TCO, Standard Support drawings</w:t>
      </w:r>
    </w:p>
    <w:p w14:paraId="2246D8C7" w14:textId="77777777" w:rsidR="00C43067" w:rsidRDefault="00C43067" w:rsidP="00C43067">
      <w:pPr>
        <w:rPr>
          <w:ins w:id="979" w:author="Medetov, Nauryzbek [Tengizchevroil]" w:date="2026-07-09T14:07:00Z" w16du:dateUtc="2026-07-09T09:07:00Z"/>
          <w:i/>
          <w:iCs/>
          <w:sz w:val="18"/>
          <w:szCs w:val="18"/>
        </w:rPr>
      </w:pPr>
      <w:ins w:id="980" w:author="Medetov, Nauryzbek [Tengizchevroil]" w:date="2026-07-09T14:07:00Z" w16du:dateUtc="2026-07-09T09:07:00Z">
        <w:r>
          <w:rPr>
            <w:b/>
            <w:bCs/>
            <w:color w:val="F4831F"/>
            <w:sz w:val="18"/>
            <w:szCs w:val="18"/>
          </w:rPr>
          <w:t xml:space="preserve">Note: </w:t>
        </w:r>
        <w:r w:rsidRPr="00D9721A">
          <w:rPr>
            <w:i/>
            <w:iCs/>
            <w:sz w:val="18"/>
            <w:szCs w:val="18"/>
          </w:rPr>
          <w:t>00-YYYY-L-ZZZ</w:t>
        </w:r>
        <w:r>
          <w:rPr>
            <w:i/>
            <w:iCs/>
            <w:sz w:val="18"/>
            <w:szCs w:val="18"/>
          </w:rPr>
          <w:t xml:space="preserve"> number should propagate from Line 47a. </w:t>
        </w:r>
      </w:ins>
    </w:p>
    <w:p w14:paraId="56F32F58" w14:textId="4E6C0D4B" w:rsidR="001C0BBA" w:rsidDel="00C43067" w:rsidRDefault="001C0BBA" w:rsidP="001C0BBA">
      <w:pPr>
        <w:spacing w:after="100"/>
        <w:rPr>
          <w:del w:id="981" w:author="Medetov, Nauryzbek [Tengizchevroil]" w:date="2026-07-09T14:07:00Z" w16du:dateUtc="2026-07-09T09:07:00Z"/>
        </w:rPr>
      </w:pPr>
      <w:del w:id="982" w:author="Medetov, Nauryzbek [Tengizchevroil]" w:date="2026-07-09T14:07:00Z" w16du:dateUtc="2026-07-09T09:07:00Z">
        <w:r w:rsidDel="00C43067">
          <w:rPr>
            <w:b/>
            <w:bCs/>
            <w:color w:val="F4831F"/>
            <w:sz w:val="18"/>
            <w:szCs w:val="18"/>
          </w:rPr>
          <w:delText xml:space="preserve">Note: </w:delText>
        </w:r>
        <w:r w:rsidDel="00C43067">
          <w:rPr>
            <w:i/>
            <w:iCs/>
            <w:sz w:val="18"/>
            <w:szCs w:val="18"/>
          </w:rPr>
          <w:delText>v1.1: validated. Both forms valid. Line 60 stays separate only when Standard Support drawing is non-trivial or supports are unique. For routine in-kind, merge with line 56.</w:delText>
        </w:r>
      </w:del>
    </w:p>
    <w:p w14:paraId="4A6C353C" w14:textId="548E017F" w:rsidR="001C0BBA" w:rsidRDefault="001C0BBA" w:rsidP="001C0BBA">
      <w:pPr>
        <w:shd w:val="clear" w:color="auto" w:fill="F4F6F8"/>
        <w:spacing w:before="160" w:after="60"/>
      </w:pPr>
      <w:r>
        <w:rPr>
          <w:b/>
          <w:bCs/>
          <w:color w:val="0D1B2A"/>
        </w:rPr>
        <w:t xml:space="preserve">Line </w:t>
      </w:r>
      <w:ins w:id="983" w:author="Medetov, Nauryzbek [Tengizchevroil]" w:date="2026-07-09T15:45:00Z" w16du:dateUtc="2026-07-09T10:45:00Z">
        <w:r w:rsidR="00A44C71">
          <w:rPr>
            <w:b/>
            <w:bCs/>
            <w:color w:val="0D1B2A"/>
          </w:rPr>
          <w:t>56</w:t>
        </w:r>
      </w:ins>
      <w:del w:id="984" w:author="Medetov, Nauryzbek [Tengizchevroil]" w:date="2026-07-09T15:45:00Z" w16du:dateUtc="2026-07-09T10:45:00Z">
        <w:r w:rsidDel="00A44C71">
          <w:rPr>
            <w:b/>
            <w:bCs/>
            <w:color w:val="0D1B2A"/>
          </w:rPr>
          <w:delText>61</w:delText>
        </w:r>
      </w:del>
      <w:r>
        <w:rPr>
          <w:b/>
          <w:bCs/>
          <w:color w:val="2ECC71"/>
          <w:sz w:val="18"/>
          <w:szCs w:val="18"/>
        </w:rPr>
        <w:t xml:space="preserve">  ·  Color: GRN/RED</w:t>
      </w:r>
      <w:r>
        <w:rPr>
          <w:i/>
          <w:iCs/>
          <w:color w:val="F4831F"/>
          <w:sz w:val="18"/>
          <w:szCs w:val="18"/>
        </w:rPr>
        <w:t xml:space="preserve">  ·  Pattern A + C</w:t>
      </w:r>
    </w:p>
    <w:p w14:paraId="344318B6" w14:textId="6D3563EE" w:rsidR="001C0BBA" w:rsidRDefault="001C0BBA" w:rsidP="001C0BBA">
      <w:pPr>
        <w:spacing w:after="60"/>
      </w:pPr>
      <w:r>
        <w:rPr>
          <w:b/>
          <w:bCs/>
          <w:color w:val="4A5568"/>
          <w:sz w:val="18"/>
          <w:szCs w:val="18"/>
        </w:rPr>
        <w:t xml:space="preserve">Text: </w:t>
      </w:r>
      <w:r>
        <w:rPr>
          <w:i/>
          <w:iCs/>
          <w:sz w:val="18"/>
          <w:szCs w:val="18"/>
        </w:rPr>
        <w:t>"</w:t>
      </w:r>
      <w:ins w:id="985" w:author="Medetov, Nauryzbek [Tengizchevroil]" w:date="2026-07-09T14:18:00Z" w16du:dateUtc="2026-07-09T09:18:00Z">
        <w:r w:rsidR="00212002" w:rsidRPr="00212002">
          <w:rPr>
            <w:i/>
            <w:iCs/>
            <w:sz w:val="18"/>
            <w:szCs w:val="18"/>
            <w:rPrChange w:id="986" w:author="Medetov, Nauryzbek [Tengizchevroil]" w:date="2026-07-09T14:18:00Z" w16du:dateUtc="2026-07-09T09:18:00Z">
              <w:rPr>
                <w:color w:val="00B050"/>
              </w:rPr>
            </w:rPrChange>
          </w:rPr>
          <w:t>Perform PWHT of field joints as specified by WPS and in compliance with TES PIM-SU-2505</w:t>
        </w:r>
      </w:ins>
      <w:del w:id="987" w:author="Medetov, Nauryzbek [Tengizchevroil]" w:date="2026-07-09T14:18:00Z" w16du:dateUtc="2026-07-09T09:18:00Z">
        <w:r w:rsidDel="00212002">
          <w:rPr>
            <w:i/>
            <w:iCs/>
            <w:sz w:val="18"/>
            <w:szCs w:val="18"/>
          </w:rPr>
          <w:delText>Perform PWHT of field joints per WPS and TES PIM-SU-2505 / W-ST-2011 / 2016 / 2026 / 2028, PCR-PU-6239-TCO</w:delText>
        </w:r>
      </w:del>
      <w:r>
        <w:rPr>
          <w:i/>
          <w:iCs/>
          <w:sz w:val="18"/>
          <w:szCs w:val="18"/>
        </w:rPr>
        <w:t>."</w:t>
      </w:r>
    </w:p>
    <w:p w14:paraId="68A0AD54" w14:textId="269795F9" w:rsidR="00A177DC" w:rsidRPr="00BB1077" w:rsidRDefault="00A177DC">
      <w:pPr>
        <w:rPr>
          <w:ins w:id="988" w:author="Medetov, Nauryzbek [Tengizchevroil]" w:date="2026-07-09T14:19:00Z" w16du:dateUtc="2026-07-09T09:19:00Z"/>
          <w:sz w:val="18"/>
          <w:szCs w:val="18"/>
          <w:rPrChange w:id="989" w:author="Medetov, Nauryzbek [Tengizchevroil]" w:date="2026-07-09T14:25:00Z" w16du:dateUtc="2026-07-09T09:25:00Z">
            <w:rPr>
              <w:ins w:id="990" w:author="Medetov, Nauryzbek [Tengizchevroil]" w:date="2026-07-09T14:19:00Z" w16du:dateUtc="2026-07-09T09:19:00Z"/>
            </w:rPr>
          </w:rPrChange>
        </w:rPr>
        <w:pPrChange w:id="991" w:author="Medetov, Nauryzbek [Tengizchevroil]" w:date="2026-07-09T14:25:00Z" w16du:dateUtc="2026-07-09T09:25:00Z">
          <w:pPr>
            <w:spacing w:after="40"/>
          </w:pPr>
        </w:pPrChange>
      </w:pPr>
      <w:ins w:id="992" w:author="Medetov, Nauryzbek [Tengizchevroil]" w:date="2026-07-09T14:19:00Z" w16du:dateUtc="2026-07-09T09:19:00Z">
        <w:r>
          <w:rPr>
            <w:b/>
            <w:bCs/>
            <w:color w:val="2ECC71"/>
            <w:sz w:val="18"/>
            <w:szCs w:val="18"/>
          </w:rPr>
          <w:t xml:space="preserve">Keep when: </w:t>
        </w:r>
        <w:r>
          <w:rPr>
            <w:sz w:val="18"/>
            <w:szCs w:val="18"/>
          </w:rPr>
          <w:t>pwht_required</w:t>
        </w:r>
      </w:ins>
      <w:ins w:id="993" w:author="Medetov, Nauryzbek [Tengizchevroil]" w:date="2026-07-09T14:20:00Z" w16du:dateUtc="2026-07-09T09:20:00Z">
        <w:r w:rsidR="005C6050">
          <w:rPr>
            <w:sz w:val="18"/>
            <w:szCs w:val="18"/>
          </w:rPr>
          <w:t xml:space="preserve"> </w:t>
        </w:r>
      </w:ins>
      <w:ins w:id="994" w:author="Medetov, Nauryzbek [Tengizchevroil]" w:date="2026-07-09T14:19:00Z" w16du:dateUtc="2026-07-09T09:19:00Z">
        <w:r>
          <w:rPr>
            <w:sz w:val="18"/>
            <w:szCs w:val="18"/>
          </w:rPr>
          <w:t>=</w:t>
        </w:r>
      </w:ins>
      <w:ins w:id="995" w:author="Medetov, Nauryzbek [Tengizchevroil]" w:date="2026-07-09T14:20:00Z" w16du:dateUtc="2026-07-09T09:20:00Z">
        <w:r w:rsidR="005C6050">
          <w:rPr>
            <w:sz w:val="18"/>
            <w:szCs w:val="18"/>
          </w:rPr>
          <w:t xml:space="preserve"> </w:t>
        </w:r>
      </w:ins>
      <w:ins w:id="996" w:author="Medetov, Nauryzbek [Tengizchevroil]" w:date="2026-07-09T14:19:00Z" w16du:dateUtc="2026-07-09T09:19:00Z">
        <w:r>
          <w:rPr>
            <w:sz w:val="18"/>
            <w:szCs w:val="18"/>
          </w:rPr>
          <w:t>true</w:t>
        </w:r>
        <w:r w:rsidR="00BF7BEB">
          <w:rPr>
            <w:sz w:val="18"/>
            <w:szCs w:val="18"/>
          </w:rPr>
          <w:t xml:space="preserve"> or ISO or Sketch </w:t>
        </w:r>
        <w:r w:rsidR="00BF7BEB" w:rsidRPr="00262C23">
          <w:rPr>
            <w:rFonts w:ascii="Cambria Math" w:hAnsi="Cambria Math" w:cs="Cambria Math"/>
            <w:sz w:val="18"/>
            <w:szCs w:val="18"/>
          </w:rPr>
          <w:t>∈</w:t>
        </w:r>
        <w:r w:rsidR="00BF7BEB" w:rsidRPr="00D9721A">
          <w:rPr>
            <w:sz w:val="18"/>
            <w:szCs w:val="18"/>
          </w:rPr>
          <w:t xml:space="preserve"> </w:t>
        </w:r>
        <w:r w:rsidR="00BF7BEB">
          <w:rPr>
            <w:sz w:val="18"/>
            <w:szCs w:val="18"/>
          </w:rPr>
          <w:t>PWHT</w:t>
        </w:r>
        <w:r w:rsidR="00BF7BEB" w:rsidRPr="00D9721A">
          <w:rPr>
            <w:sz w:val="18"/>
            <w:szCs w:val="18"/>
          </w:rPr>
          <w:t xml:space="preserve"> ≠ 0. (Note:, it is a result of phase 2 when drawing is parsed and tabular data retrieved</w:t>
        </w:r>
        <w:r w:rsidR="00BF7BEB" w:rsidRPr="00E25C75">
          <w:rPr>
            <w:sz w:val="18"/>
            <w:szCs w:val="18"/>
          </w:rPr>
          <w:t>.</w:t>
        </w:r>
      </w:ins>
      <w:ins w:id="997" w:author="Medetov, Nauryzbek [Tengizchevroil]" w:date="2026-07-09T14:20:00Z" w16du:dateUtc="2026-07-09T09:20:00Z">
        <w:r w:rsidR="00BF7BEB">
          <w:rPr>
            <w:sz w:val="18"/>
            <w:szCs w:val="18"/>
          </w:rPr>
          <w:t>)</w:t>
        </w:r>
      </w:ins>
    </w:p>
    <w:p w14:paraId="772661B4" w14:textId="77777777" w:rsidR="00A177DC" w:rsidRDefault="00A177DC" w:rsidP="00A177DC">
      <w:pPr>
        <w:spacing w:after="40"/>
        <w:rPr>
          <w:ins w:id="998" w:author="Medetov, Nauryzbek [Tengizchevroil]" w:date="2026-07-09T14:19:00Z" w16du:dateUtc="2026-07-09T09:19:00Z"/>
        </w:rPr>
      </w:pPr>
      <w:ins w:id="999" w:author="Medetov, Nauryzbek [Tengizchevroil]" w:date="2026-07-09T14:19:00Z" w16du:dateUtc="2026-07-09T09:19:00Z">
        <w:r>
          <w:rPr>
            <w:b/>
            <w:bCs/>
            <w:color w:val="C0392B"/>
            <w:sz w:val="18"/>
            <w:szCs w:val="18"/>
          </w:rPr>
          <w:t xml:space="preserve">Remove when: </w:t>
        </w:r>
        <w:r>
          <w:rPr>
            <w:sz w:val="18"/>
            <w:szCs w:val="18"/>
          </w:rPr>
          <w:t>Otherwise</w:t>
        </w:r>
      </w:ins>
    </w:p>
    <w:p w14:paraId="167F2FB4" w14:textId="13F79EC8" w:rsidR="00A177DC" w:rsidRDefault="00A177DC" w:rsidP="00A177DC">
      <w:pPr>
        <w:spacing w:after="40"/>
        <w:rPr>
          <w:ins w:id="1000" w:author="Medetov, Nauryzbek [Tengizchevroil]" w:date="2026-07-09T14:19:00Z" w16du:dateUtc="2026-07-09T09:19:00Z"/>
        </w:rPr>
      </w:pPr>
      <w:ins w:id="1001" w:author="Medetov, Nauryzbek [Tengizchevroil]" w:date="2026-07-09T14:19:00Z" w16du:dateUtc="2026-07-09T09:19:00Z">
        <w:r>
          <w:rPr>
            <w:b/>
            <w:bCs/>
            <w:color w:val="4A5568"/>
            <w:sz w:val="18"/>
            <w:szCs w:val="18"/>
          </w:rPr>
          <w:t xml:space="preserve">Inputs needed: </w:t>
        </w:r>
        <w:r>
          <w:rPr>
            <w:rFonts w:ascii="Consolas" w:eastAsia="Consolas" w:hAnsi="Consolas" w:cs="Consolas"/>
            <w:sz w:val="18"/>
            <w:szCs w:val="18"/>
          </w:rPr>
          <w:t>pwht_required</w:t>
        </w:r>
      </w:ins>
      <w:ins w:id="1002" w:author="Medetov, Nauryzbek [Tengizchevroil]" w:date="2026-07-09T14:25:00Z" w16du:dateUtc="2026-07-09T09:25:00Z">
        <w:r w:rsidR="005D1784">
          <w:rPr>
            <w:rFonts w:ascii="Consolas" w:eastAsia="Consolas" w:hAnsi="Consolas" w:cs="Consolas"/>
            <w:sz w:val="18"/>
            <w:szCs w:val="18"/>
          </w:rPr>
          <w:t xml:space="preserve"> + </w:t>
        </w:r>
        <w:r w:rsidR="005D1784">
          <w:rPr>
            <w:sz w:val="18"/>
            <w:szCs w:val="18"/>
          </w:rPr>
          <w:t>PWHT</w:t>
        </w:r>
        <w:r w:rsidR="005D1784" w:rsidRPr="00784636">
          <w:rPr>
            <w:rFonts w:ascii="Cambria Math" w:hAnsi="Cambria Math" w:cs="Cambria Math"/>
            <w:sz w:val="18"/>
            <w:szCs w:val="18"/>
          </w:rPr>
          <w:t xml:space="preserve"> ≠ 0</w:t>
        </w:r>
      </w:ins>
    </w:p>
    <w:p w14:paraId="2855C2DE" w14:textId="77777777" w:rsidR="00A177DC" w:rsidRDefault="00A177DC" w:rsidP="00A177DC">
      <w:pPr>
        <w:spacing w:after="40"/>
        <w:rPr>
          <w:ins w:id="1003" w:author="Medetov, Nauryzbek [Tengizchevroil]" w:date="2026-07-09T15:34:00Z" w16du:dateUtc="2026-07-09T10:34:00Z"/>
          <w:i/>
          <w:iCs/>
          <w:color w:val="8FA3B1"/>
          <w:sz w:val="18"/>
          <w:szCs w:val="18"/>
        </w:rPr>
      </w:pPr>
      <w:ins w:id="1004" w:author="Medetov, Nauryzbek [Tengizchevroil]" w:date="2026-07-09T14:19:00Z" w16du:dateUtc="2026-07-09T09:19:00Z">
        <w:r>
          <w:rPr>
            <w:b/>
            <w:bCs/>
            <w:color w:val="4A5568"/>
            <w:sz w:val="18"/>
            <w:szCs w:val="18"/>
          </w:rPr>
          <w:t xml:space="preserve">RAG sources: </w:t>
        </w:r>
        <w:r>
          <w:rPr>
            <w:i/>
            <w:iCs/>
            <w:color w:val="8FA3B1"/>
            <w:sz w:val="18"/>
            <w:szCs w:val="18"/>
          </w:rPr>
          <w:t xml:space="preserve">PIM-SU-2505, </w:t>
        </w:r>
        <w:r w:rsidRPr="00E25C75">
          <w:rPr>
            <w:i/>
            <w:iCs/>
            <w:color w:val="8FA3B1"/>
            <w:sz w:val="18"/>
            <w:szCs w:val="18"/>
          </w:rPr>
          <w:t>TCO Welding Procedures Selection Spreadsheet for Pipe Classes specified in L-ST-2056 Rev 4</w:t>
        </w:r>
      </w:ins>
    </w:p>
    <w:p w14:paraId="0EDCE67D" w14:textId="0B6FADFA" w:rsidR="00B67D28" w:rsidRPr="00F85CBB" w:rsidRDefault="00B67D28">
      <w:pPr>
        <w:rPr>
          <w:ins w:id="1005" w:author="Medetov, Nauryzbek [Tengizchevroil]" w:date="2026-07-09T14:19:00Z" w16du:dateUtc="2026-07-09T09:19:00Z"/>
          <w:i/>
          <w:iCs/>
          <w:sz w:val="18"/>
          <w:szCs w:val="18"/>
          <w:rPrChange w:id="1006" w:author="Medetov, Nauryzbek [Tengizchevroil]" w:date="2026-07-09T15:36:00Z" w16du:dateUtc="2026-07-09T10:36:00Z">
            <w:rPr>
              <w:ins w:id="1007" w:author="Medetov, Nauryzbek [Tengizchevroil]" w:date="2026-07-09T14:19:00Z" w16du:dateUtc="2026-07-09T09:19:00Z"/>
            </w:rPr>
          </w:rPrChange>
        </w:rPr>
        <w:pPrChange w:id="1008" w:author="Medetov, Nauryzbek [Tengizchevroil]" w:date="2026-07-09T15:36:00Z" w16du:dateUtc="2026-07-09T10:36:00Z">
          <w:pPr>
            <w:spacing w:after="40"/>
          </w:pPr>
        </w:pPrChange>
      </w:pPr>
      <w:ins w:id="1009" w:author="Medetov, Nauryzbek [Tengizchevroil]" w:date="2026-07-09T15:34:00Z" w16du:dateUtc="2026-07-09T10:34:00Z">
        <w:r>
          <w:rPr>
            <w:b/>
            <w:bCs/>
            <w:color w:val="F4831F"/>
            <w:sz w:val="18"/>
            <w:szCs w:val="18"/>
          </w:rPr>
          <w:t xml:space="preserve">Note: </w:t>
        </w:r>
        <w:r w:rsidR="003817CB">
          <w:rPr>
            <w:i/>
            <w:iCs/>
            <w:sz w:val="18"/>
            <w:szCs w:val="18"/>
          </w:rPr>
          <w:t>Other specs (</w:t>
        </w:r>
        <w:r w:rsidR="00A4377C">
          <w:rPr>
            <w:i/>
            <w:iCs/>
            <w:sz w:val="18"/>
            <w:szCs w:val="18"/>
          </w:rPr>
          <w:t>2011-2016</w:t>
        </w:r>
        <w:r w:rsidR="003817CB">
          <w:rPr>
            <w:i/>
            <w:iCs/>
            <w:sz w:val="18"/>
            <w:szCs w:val="18"/>
          </w:rPr>
          <w:t>)</w:t>
        </w:r>
      </w:ins>
      <w:ins w:id="1010" w:author="Medetov, Nauryzbek [Tengizchevroil]" w:date="2026-07-09T15:35:00Z" w16du:dateUtc="2026-07-09T10:35:00Z">
        <w:r w:rsidR="00A4377C">
          <w:rPr>
            <w:i/>
            <w:iCs/>
            <w:sz w:val="18"/>
            <w:szCs w:val="18"/>
          </w:rPr>
          <w:t xml:space="preserve"> shall be ingored for LCW. Subject for implementation during scaling.</w:t>
        </w:r>
      </w:ins>
    </w:p>
    <w:p w14:paraId="0D17D6C3" w14:textId="1D35FC5A" w:rsidR="001C0BBA" w:rsidDel="00A177DC" w:rsidRDefault="001C0BBA" w:rsidP="001C0BBA">
      <w:pPr>
        <w:spacing w:after="40"/>
        <w:rPr>
          <w:del w:id="1011" w:author="Medetov, Nauryzbek [Tengizchevroil]" w:date="2026-07-09T14:19:00Z" w16du:dateUtc="2026-07-09T09:19:00Z"/>
        </w:rPr>
      </w:pPr>
      <w:del w:id="1012" w:author="Medetov, Nauryzbek [Tengizchevroil]" w:date="2026-07-09T14:19:00Z" w16du:dateUtc="2026-07-09T09:19:00Z">
        <w:r w:rsidDel="00A177DC">
          <w:rPr>
            <w:b/>
            <w:bCs/>
            <w:color w:val="2ECC71"/>
            <w:sz w:val="18"/>
            <w:szCs w:val="18"/>
          </w:rPr>
          <w:delText xml:space="preserve">Keep when: </w:delText>
        </w:r>
        <w:r w:rsidDel="00A177DC">
          <w:rPr>
            <w:sz w:val="18"/>
            <w:szCs w:val="18"/>
          </w:rPr>
          <w:delText>pwht_required=true</w:delText>
        </w:r>
      </w:del>
    </w:p>
    <w:p w14:paraId="6696A5BE" w14:textId="4D957A87" w:rsidR="001C0BBA" w:rsidDel="00A177DC" w:rsidRDefault="001C0BBA" w:rsidP="001C0BBA">
      <w:pPr>
        <w:spacing w:after="40"/>
        <w:rPr>
          <w:del w:id="1013" w:author="Medetov, Nauryzbek [Tengizchevroil]" w:date="2026-07-09T14:19:00Z" w16du:dateUtc="2026-07-09T09:19:00Z"/>
        </w:rPr>
      </w:pPr>
      <w:del w:id="1014" w:author="Medetov, Nauryzbek [Tengizchevroil]" w:date="2026-07-09T14:19:00Z" w16du:dateUtc="2026-07-09T09:19:00Z">
        <w:r w:rsidDel="00A177DC">
          <w:rPr>
            <w:b/>
            <w:bCs/>
            <w:color w:val="C0392B"/>
            <w:sz w:val="18"/>
            <w:szCs w:val="18"/>
          </w:rPr>
          <w:delText xml:space="preserve">Remove when: </w:delText>
        </w:r>
        <w:r w:rsidDel="00A177DC">
          <w:rPr>
            <w:sz w:val="18"/>
            <w:szCs w:val="18"/>
          </w:rPr>
          <w:delText>Otherwise</w:delText>
        </w:r>
      </w:del>
    </w:p>
    <w:p w14:paraId="3C615EFD" w14:textId="024E38D4" w:rsidR="001C0BBA" w:rsidDel="00A177DC" w:rsidRDefault="001C0BBA" w:rsidP="001C0BBA">
      <w:pPr>
        <w:spacing w:after="40"/>
        <w:rPr>
          <w:del w:id="1015" w:author="Medetov, Nauryzbek [Tengizchevroil]" w:date="2026-07-09T14:19:00Z" w16du:dateUtc="2026-07-09T09:19:00Z"/>
        </w:rPr>
      </w:pPr>
      <w:del w:id="1016" w:author="Medetov, Nauryzbek [Tengizchevroil]" w:date="2026-07-09T14:19:00Z" w16du:dateUtc="2026-07-09T09:19:00Z">
        <w:r w:rsidDel="00A177DC">
          <w:rPr>
            <w:b/>
            <w:bCs/>
            <w:color w:val="4A5568"/>
            <w:sz w:val="18"/>
            <w:szCs w:val="18"/>
          </w:rPr>
          <w:delText xml:space="preserve">Inputs needed: </w:delText>
        </w:r>
        <w:r w:rsidDel="00A177DC">
          <w:rPr>
            <w:rFonts w:ascii="Consolas" w:eastAsia="Consolas" w:hAnsi="Consolas" w:cs="Consolas"/>
            <w:sz w:val="18"/>
            <w:szCs w:val="18"/>
          </w:rPr>
          <w:delText>pwht_required, material, thickness, wps_id</w:delText>
        </w:r>
      </w:del>
    </w:p>
    <w:p w14:paraId="7E85D823" w14:textId="65745BB0" w:rsidR="001C0BBA" w:rsidDel="00A177DC" w:rsidRDefault="001C0BBA" w:rsidP="001C0BBA">
      <w:pPr>
        <w:spacing w:after="40"/>
        <w:rPr>
          <w:del w:id="1017" w:author="Medetov, Nauryzbek [Tengizchevroil]" w:date="2026-07-09T14:19:00Z" w16du:dateUtc="2026-07-09T09:19:00Z"/>
        </w:rPr>
      </w:pPr>
      <w:del w:id="1018" w:author="Medetov, Nauryzbek [Tengizchevroil]" w:date="2026-07-09T14:19:00Z" w16du:dateUtc="2026-07-09T09:19:00Z">
        <w:r w:rsidDel="00A177DC">
          <w:rPr>
            <w:b/>
            <w:bCs/>
            <w:color w:val="4A5568"/>
            <w:sz w:val="18"/>
            <w:szCs w:val="18"/>
          </w:rPr>
          <w:delText xml:space="preserve">RAG sources: </w:delText>
        </w:r>
        <w:r w:rsidDel="00A177DC">
          <w:rPr>
            <w:i/>
            <w:iCs/>
            <w:color w:val="8FA3B1"/>
            <w:sz w:val="18"/>
            <w:szCs w:val="18"/>
          </w:rPr>
          <w:delText>W-ST-2025, PCR-PU-6239-TCO</w:delText>
        </w:r>
      </w:del>
    </w:p>
    <w:p w14:paraId="6FC1BAD0" w14:textId="6103C4C5" w:rsidR="001C0BBA" w:rsidDel="00A177DC" w:rsidRDefault="001C0BBA" w:rsidP="001C0BBA">
      <w:pPr>
        <w:spacing w:after="100"/>
        <w:rPr>
          <w:del w:id="1019" w:author="Medetov, Nauryzbek [Tengizchevroil]" w:date="2026-07-09T14:19:00Z" w16du:dateUtc="2026-07-09T09:19:00Z"/>
        </w:rPr>
      </w:pPr>
      <w:del w:id="1020" w:author="Medetov, Nauryzbek [Tengizchevroil]" w:date="2026-07-09T14:19:00Z" w16du:dateUtc="2026-07-09T09:19:00Z">
        <w:r w:rsidDel="00A177DC">
          <w:rPr>
            <w:b/>
            <w:bCs/>
            <w:color w:val="F4831F"/>
            <w:sz w:val="18"/>
            <w:szCs w:val="18"/>
          </w:rPr>
          <w:delText xml:space="preserve">Note: </w:delText>
        </w:r>
        <w:r w:rsidDel="00A177DC">
          <w:rPr>
            <w:i/>
            <w:iCs/>
            <w:sz w:val="18"/>
            <w:szCs w:val="18"/>
          </w:rPr>
          <w:delText>Prune W-ST-XXXX list to applicable spec.</w:delText>
        </w:r>
      </w:del>
    </w:p>
    <w:p w14:paraId="7628A064" w14:textId="00A6445E" w:rsidR="001C0BBA" w:rsidRDefault="001C0BBA" w:rsidP="001C0BBA">
      <w:pPr>
        <w:shd w:val="clear" w:color="auto" w:fill="F4F6F8"/>
        <w:spacing w:before="160" w:after="60"/>
      </w:pPr>
      <w:r>
        <w:rPr>
          <w:b/>
          <w:bCs/>
          <w:color w:val="0D1B2A"/>
        </w:rPr>
        <w:t xml:space="preserve">Line </w:t>
      </w:r>
      <w:ins w:id="1021" w:author="Medetov, Nauryzbek [Tengizchevroil]" w:date="2026-07-09T15:45:00Z" w16du:dateUtc="2026-07-09T10:45:00Z">
        <w:r w:rsidR="00A44C71">
          <w:rPr>
            <w:b/>
            <w:bCs/>
            <w:color w:val="0D1B2A"/>
          </w:rPr>
          <w:t>57</w:t>
        </w:r>
      </w:ins>
      <w:del w:id="1022" w:author="Medetov, Nauryzbek [Tengizchevroil]" w:date="2026-07-09T15:45:00Z" w16du:dateUtc="2026-07-09T10:45:00Z">
        <w:r w:rsidDel="00A44C71">
          <w:rPr>
            <w:b/>
            <w:bCs/>
            <w:color w:val="0D1B2A"/>
          </w:rPr>
          <w:delText>62</w:delText>
        </w:r>
      </w:del>
      <w:ins w:id="1023" w:author="Medetov, Nauryzbek [Tengizchevroil]" w:date="2026-07-09T15:45:00Z" w16du:dateUtc="2026-07-09T10:45:00Z">
        <w:r w:rsidR="00A44C71">
          <w:rPr>
            <w:b/>
            <w:bCs/>
            <w:color w:val="0D1B2A"/>
          </w:rPr>
          <w:t>a</w:t>
        </w:r>
      </w:ins>
      <w:r>
        <w:rPr>
          <w:b/>
          <w:bCs/>
          <w:color w:val="1A9FD8"/>
          <w:sz w:val="18"/>
          <w:szCs w:val="18"/>
        </w:rPr>
        <w:t xml:space="preserve">  ·  Color: BLU/GRN/RED</w:t>
      </w:r>
      <w:r>
        <w:rPr>
          <w:i/>
          <w:iCs/>
          <w:color w:val="F4831F"/>
          <w:sz w:val="18"/>
          <w:szCs w:val="18"/>
        </w:rPr>
        <w:t xml:space="preserve">  ·  Pattern B</w:t>
      </w:r>
      <w:ins w:id="1024" w:author="Medetov, Nauryzbek [Tengizchevroil]" w:date="2026-07-10T09:37:00Z" w16du:dateUtc="2026-07-10T04:37:00Z">
        <w:r w:rsidR="002C3AC8">
          <w:rPr>
            <w:i/>
            <w:iCs/>
            <w:color w:val="F4831F"/>
            <w:sz w:val="18"/>
            <w:szCs w:val="18"/>
          </w:rPr>
          <w:t xml:space="preserve"> (OR-split of Line 57)</w:t>
        </w:r>
      </w:ins>
    </w:p>
    <w:p w14:paraId="0F9E0CA6" w14:textId="4090E927" w:rsidR="001C0BBA" w:rsidRDefault="001C0BBA" w:rsidP="001C0BBA">
      <w:pPr>
        <w:spacing w:after="60"/>
      </w:pPr>
      <w:r>
        <w:rPr>
          <w:b/>
          <w:bCs/>
          <w:color w:val="4A5568"/>
          <w:sz w:val="18"/>
          <w:szCs w:val="18"/>
        </w:rPr>
        <w:t xml:space="preserve">Text: </w:t>
      </w:r>
      <w:r>
        <w:rPr>
          <w:i/>
          <w:iCs/>
          <w:sz w:val="18"/>
          <w:szCs w:val="18"/>
        </w:rPr>
        <w:t>"</w:t>
      </w:r>
      <w:ins w:id="1025" w:author="Medetov, Nauryzbek [Tengizchevroil]" w:date="2026-07-09T15:36:00Z" w16du:dateUtc="2026-07-09T10:36:00Z">
        <w:r w:rsidR="00A02D50" w:rsidRPr="00A02D50">
          <w:rPr>
            <w:i/>
            <w:iCs/>
            <w:sz w:val="18"/>
            <w:szCs w:val="18"/>
          </w:rPr>
          <w:t>Perform NDE of field welds, as specified on isometric drawing(s) 00-YYYY-L-ZZZZ.</w:t>
        </w:r>
        <w:r w:rsidR="00A02D50">
          <w:rPr>
            <w:i/>
            <w:iCs/>
            <w:sz w:val="18"/>
            <w:szCs w:val="18"/>
          </w:rPr>
          <w:t>”</w:t>
        </w:r>
        <w:r w:rsidR="00A02D50" w:rsidRPr="00A02D50">
          <w:rPr>
            <w:i/>
            <w:iCs/>
            <w:sz w:val="18"/>
            <w:szCs w:val="18"/>
          </w:rPr>
          <w:t xml:space="preserve"> </w:t>
        </w:r>
      </w:ins>
      <w:del w:id="1026" w:author="Medetov, Nauryzbek [Tengizchevroil]" w:date="2026-07-09T15:36:00Z" w16du:dateUtc="2026-07-09T10:36:00Z">
        <w:r w:rsidDel="00A02D50">
          <w:rPr>
            <w:i/>
            <w:iCs/>
            <w:sz w:val="18"/>
            <w:szCs w:val="18"/>
          </w:rPr>
          <w:delText>Perform NDE and hardness testing of field welds, per isometric drawing 00-YYYY-L-ZZZZ."</w:delText>
        </w:r>
      </w:del>
    </w:p>
    <w:p w14:paraId="1A976E58" w14:textId="19E7ECED" w:rsidR="00967039" w:rsidRPr="00163261" w:rsidRDefault="00967039" w:rsidP="00967039">
      <w:pPr>
        <w:spacing w:after="40"/>
        <w:rPr>
          <w:ins w:id="1027" w:author="Medetov, Nauryzbek [Tengizchevroil]" w:date="2026-07-09T15:47:00Z" w16du:dateUtc="2026-07-09T10:47:00Z"/>
          <w:color w:val="2ECC71"/>
          <w:sz w:val="18"/>
          <w:szCs w:val="18"/>
          <w:rPrChange w:id="1028" w:author="Medetov, Nauryzbek [Tengizchevroil]" w:date="2026-07-10T09:46:00Z" w16du:dateUtc="2026-07-10T04:46:00Z">
            <w:rPr>
              <w:ins w:id="1029" w:author="Medetov, Nauryzbek [Tengizchevroil]" w:date="2026-07-09T15:47:00Z" w16du:dateUtc="2026-07-09T10:47:00Z"/>
            </w:rPr>
          </w:rPrChange>
        </w:rPr>
      </w:pPr>
      <w:ins w:id="1030" w:author="Medetov, Nauryzbek [Tengizchevroil]" w:date="2026-07-09T15:47:00Z" w16du:dateUtc="2026-07-09T10:47:00Z">
        <w:r>
          <w:rPr>
            <w:b/>
            <w:bCs/>
            <w:color w:val="2ECC71"/>
            <w:sz w:val="18"/>
            <w:szCs w:val="18"/>
          </w:rPr>
          <w:lastRenderedPageBreak/>
          <w:t xml:space="preserve">Keep when: </w:t>
        </w:r>
        <w:r w:rsidRPr="00E25C75">
          <w:rPr>
            <w:color w:val="2ECC71"/>
            <w:sz w:val="18"/>
            <w:szCs w:val="18"/>
          </w:rPr>
          <w:t xml:space="preserve">Line </w:t>
        </w:r>
      </w:ins>
      <w:ins w:id="1031" w:author="Medetov, Nauryzbek [Tengizchevroil]" w:date="2026-07-09T15:51:00Z" w16du:dateUtc="2026-07-09T10:51:00Z">
        <w:r w:rsidR="00312956">
          <w:rPr>
            <w:color w:val="2ECC71"/>
            <w:sz w:val="18"/>
            <w:szCs w:val="18"/>
          </w:rPr>
          <w:t>52a</w:t>
        </w:r>
      </w:ins>
      <w:ins w:id="1032" w:author="Medetov, Nauryzbek [Tengizchevroil]" w:date="2026-07-09T15:47:00Z" w16du:dateUtc="2026-07-09T10:47:00Z">
        <w:r w:rsidRPr="00E25C75">
          <w:rPr>
            <w:color w:val="2ECC71"/>
            <w:sz w:val="18"/>
            <w:szCs w:val="18"/>
          </w:rPr>
          <w:t xml:space="preserve"> is kept</w:t>
        </w:r>
        <w:r>
          <w:rPr>
            <w:color w:val="2ECC71"/>
            <w:sz w:val="18"/>
            <w:szCs w:val="18"/>
          </w:rPr>
          <w:t xml:space="preserve"> but</w:t>
        </w:r>
        <w:r w:rsidRPr="00E25C75">
          <w:rPr>
            <w:color w:val="2ECC71"/>
            <w:sz w:val="18"/>
            <w:szCs w:val="18"/>
          </w:rPr>
          <w:t xml:space="preserve"> Line</w:t>
        </w:r>
        <w:r w:rsidR="00452026">
          <w:rPr>
            <w:color w:val="2ECC71"/>
            <w:sz w:val="18"/>
            <w:szCs w:val="18"/>
          </w:rPr>
          <w:t xml:space="preserve"> 56</w:t>
        </w:r>
        <w:r w:rsidRPr="00E25C75">
          <w:rPr>
            <w:color w:val="2ECC71"/>
            <w:sz w:val="18"/>
            <w:szCs w:val="18"/>
          </w:rPr>
          <w:t xml:space="preserve"> </w:t>
        </w:r>
        <w:r>
          <w:rPr>
            <w:color w:val="2ECC71"/>
            <w:sz w:val="18"/>
            <w:szCs w:val="18"/>
          </w:rPr>
          <w:t xml:space="preserve">is </w:t>
        </w:r>
        <w:r w:rsidRPr="00E25C75">
          <w:rPr>
            <w:b/>
            <w:bCs/>
            <w:color w:val="2ECC71"/>
            <w:sz w:val="18"/>
            <w:szCs w:val="18"/>
          </w:rPr>
          <w:t xml:space="preserve">dropped </w:t>
        </w:r>
        <w:r w:rsidRPr="00E25C75">
          <w:rPr>
            <w:color w:val="2ECC71"/>
            <w:sz w:val="18"/>
            <w:szCs w:val="18"/>
          </w:rPr>
          <w:t>(alternatively</w:t>
        </w:r>
        <w:r>
          <w:rPr>
            <w:color w:val="2ECC71"/>
            <w:sz w:val="18"/>
            <w:szCs w:val="18"/>
          </w:rPr>
          <w:t xml:space="preserve">: </w:t>
        </w:r>
        <w:r w:rsidRPr="00E25C75">
          <w:rPr>
            <w:rFonts w:ascii="Consolas" w:eastAsia="Consolas" w:hAnsi="Consolas" w:cs="Consolas"/>
            <w:sz w:val="18"/>
            <w:szCs w:val="18"/>
          </w:rPr>
          <w:t>pwht_required = No</w:t>
        </w:r>
        <w:r>
          <w:rPr>
            <w:rFonts w:ascii="Consolas" w:eastAsia="Consolas" w:hAnsi="Consolas" w:cs="Consolas"/>
            <w:sz w:val="18"/>
            <w:szCs w:val="18"/>
          </w:rPr>
          <w:t>.</w:t>
        </w:r>
        <w:r w:rsidRPr="00E25C75">
          <w:rPr>
            <w:color w:val="2ECC71"/>
            <w:sz w:val="18"/>
            <w:szCs w:val="18"/>
          </w:rPr>
          <w:t>)</w:t>
        </w:r>
        <w:r>
          <w:rPr>
            <w:color w:val="2ECC71"/>
            <w:sz w:val="18"/>
            <w:szCs w:val="18"/>
          </w:rPr>
          <w:t xml:space="preserve"> </w:t>
        </w:r>
        <w:r w:rsidRPr="00784636">
          <w:rPr>
            <w:sz w:val="18"/>
            <w:szCs w:val="18"/>
          </w:rPr>
          <w:t>(Note:</w:t>
        </w:r>
        <w:r>
          <w:rPr>
            <w:sz w:val="18"/>
            <w:szCs w:val="18"/>
          </w:rPr>
          <w:t xml:space="preserve"> Values also can be taken</w:t>
        </w:r>
        <w:r w:rsidRPr="00784636">
          <w:rPr>
            <w:sz w:val="18"/>
            <w:szCs w:val="18"/>
          </w:rPr>
          <w:t xml:space="preserve"> </w:t>
        </w:r>
        <w:r>
          <w:rPr>
            <w:sz w:val="18"/>
            <w:szCs w:val="18"/>
          </w:rPr>
          <w:t xml:space="preserve">in </w:t>
        </w:r>
        <w:r w:rsidRPr="00784636">
          <w:rPr>
            <w:sz w:val="18"/>
            <w:szCs w:val="18"/>
          </w:rPr>
          <w:t xml:space="preserve">phase 2 when drawing is parsed and tabular data </w:t>
        </w:r>
        <w:r>
          <w:rPr>
            <w:sz w:val="18"/>
            <w:szCs w:val="18"/>
          </w:rPr>
          <w:t xml:space="preserve">is </w:t>
        </w:r>
        <w:r w:rsidRPr="00784636">
          <w:rPr>
            <w:sz w:val="18"/>
            <w:szCs w:val="18"/>
          </w:rPr>
          <w:t>retrieved</w:t>
        </w:r>
        <w:r>
          <w:rPr>
            <w:rFonts w:ascii="Cambria Math" w:hAnsi="Cambria Math" w:cs="Cambria Math"/>
            <w:sz w:val="18"/>
            <w:szCs w:val="18"/>
          </w:rPr>
          <w:t>.)</w:t>
        </w:r>
      </w:ins>
    </w:p>
    <w:p w14:paraId="3E70DFAA" w14:textId="7EDBCB33" w:rsidR="00967039" w:rsidRDefault="00967039" w:rsidP="00967039">
      <w:pPr>
        <w:spacing w:after="40"/>
        <w:rPr>
          <w:ins w:id="1033" w:author="Medetov, Nauryzbek [Tengizchevroil]" w:date="2026-07-09T15:47:00Z" w16du:dateUtc="2026-07-09T10:47:00Z"/>
        </w:rPr>
      </w:pPr>
      <w:ins w:id="1034" w:author="Medetov, Nauryzbek [Tengizchevroil]" w:date="2026-07-09T15:47:00Z" w16du:dateUtc="2026-07-09T10:47:00Z">
        <w:r>
          <w:rPr>
            <w:b/>
            <w:bCs/>
            <w:color w:val="C0392B"/>
            <w:sz w:val="18"/>
            <w:szCs w:val="18"/>
          </w:rPr>
          <w:t xml:space="preserve">Remove when: </w:t>
        </w:r>
        <w:r w:rsidRPr="00784636">
          <w:rPr>
            <w:color w:val="2ECC71"/>
            <w:sz w:val="18"/>
            <w:szCs w:val="18"/>
          </w:rPr>
          <w:t>Line</w:t>
        </w:r>
      </w:ins>
      <w:ins w:id="1035" w:author="Medetov, Nauryzbek [Tengizchevroil]" w:date="2026-07-10T09:53:00Z" w16du:dateUtc="2026-07-10T04:53:00Z">
        <w:r w:rsidR="0051045E">
          <w:rPr>
            <w:color w:val="2ECC71"/>
            <w:sz w:val="18"/>
            <w:szCs w:val="18"/>
          </w:rPr>
          <w:t xml:space="preserve"> 52a</w:t>
        </w:r>
      </w:ins>
      <w:ins w:id="1036" w:author="Medetov, Nauryzbek [Tengizchevroil]" w:date="2026-07-09T15:47:00Z" w16du:dateUtc="2026-07-09T10:47:00Z">
        <w:r>
          <w:rPr>
            <w:color w:val="2ECC71"/>
            <w:sz w:val="18"/>
            <w:szCs w:val="18"/>
          </w:rPr>
          <w:t xml:space="preserve"> is dropped.</w:t>
        </w:r>
      </w:ins>
    </w:p>
    <w:p w14:paraId="3D57FA92" w14:textId="58FD70F2" w:rsidR="001C0BBA" w:rsidDel="006D6C29" w:rsidRDefault="00967039" w:rsidP="002C3AC8">
      <w:pPr>
        <w:rPr>
          <w:del w:id="1037" w:author="Medetov, Nauryzbek [Tengizchevroil]" w:date="2026-07-09T15:47:00Z" w16du:dateUtc="2026-07-09T10:47:00Z"/>
          <w:rFonts w:ascii="Consolas" w:eastAsia="Consolas" w:hAnsi="Consolas" w:cs="Consolas"/>
          <w:sz w:val="18"/>
          <w:szCs w:val="18"/>
        </w:rPr>
      </w:pPr>
      <w:ins w:id="1038" w:author="Medetov, Nauryzbek [Tengizchevroil]" w:date="2026-07-09T15:47:00Z" w16du:dateUtc="2026-07-09T10:47:00Z">
        <w:r>
          <w:rPr>
            <w:b/>
            <w:bCs/>
            <w:color w:val="4A5568"/>
            <w:sz w:val="18"/>
            <w:szCs w:val="18"/>
          </w:rPr>
          <w:t xml:space="preserve">Inputs needed: </w:t>
        </w:r>
        <w:r>
          <w:rPr>
            <w:rFonts w:ascii="Consolas" w:eastAsia="Consolas" w:hAnsi="Consolas" w:cs="Consolas"/>
            <w:sz w:val="18"/>
            <w:szCs w:val="18"/>
          </w:rPr>
          <w:t>placeholders_dwg</w:t>
        </w:r>
      </w:ins>
      <w:del w:id="1039" w:author="Medetov, Nauryzbek [Tengizchevroil]" w:date="2026-07-09T15:47:00Z" w16du:dateUtc="2026-07-09T10:47:00Z">
        <w:r w:rsidR="001C0BBA" w:rsidDel="00967039">
          <w:rPr>
            <w:b/>
            <w:bCs/>
            <w:color w:val="2ECC71"/>
            <w:sz w:val="18"/>
            <w:szCs w:val="18"/>
          </w:rPr>
          <w:delText xml:space="preserve">Keep when: </w:delText>
        </w:r>
        <w:r w:rsidR="001C0BBA" w:rsidDel="00967039">
          <w:rPr>
            <w:sz w:val="18"/>
            <w:szCs w:val="18"/>
          </w:rPr>
          <w:delText>Always for field welds</w:delText>
        </w:r>
      </w:del>
    </w:p>
    <w:p w14:paraId="25C3534E" w14:textId="77777777" w:rsidR="002C3AC8" w:rsidRDefault="002C3AC8" w:rsidP="00967039">
      <w:pPr>
        <w:spacing w:after="40"/>
        <w:rPr>
          <w:ins w:id="1040" w:author="Medetov, Nauryzbek [Tengizchevroil]" w:date="2026-07-10T09:36:00Z" w16du:dateUtc="2026-07-10T04:36:00Z"/>
        </w:rPr>
      </w:pPr>
    </w:p>
    <w:p w14:paraId="5C3EFD96" w14:textId="0284DFD6" w:rsidR="00BF3ADB" w:rsidRDefault="00BF3ADB" w:rsidP="00BF3ADB">
      <w:pPr>
        <w:shd w:val="clear" w:color="auto" w:fill="F4F6F8"/>
        <w:spacing w:before="160" w:after="60"/>
        <w:rPr>
          <w:ins w:id="1041" w:author="Medetov, Nauryzbek [Tengizchevroil]" w:date="2026-07-10T09:37:00Z" w16du:dateUtc="2026-07-10T04:37:00Z"/>
        </w:rPr>
      </w:pPr>
      <w:ins w:id="1042" w:author="Medetov, Nauryzbek [Tengizchevroil]" w:date="2026-07-10T09:37:00Z" w16du:dateUtc="2026-07-10T04:37:00Z">
        <w:r>
          <w:rPr>
            <w:b/>
            <w:bCs/>
            <w:color w:val="0D1B2A"/>
          </w:rPr>
          <w:t>Line 57b</w:t>
        </w:r>
        <w:r>
          <w:rPr>
            <w:b/>
            <w:bCs/>
            <w:color w:val="1A9FD8"/>
            <w:sz w:val="18"/>
            <w:szCs w:val="18"/>
          </w:rPr>
          <w:t xml:space="preserve">  ·  Color: BLU/GRN/RED</w:t>
        </w:r>
        <w:r>
          <w:rPr>
            <w:i/>
            <w:iCs/>
            <w:color w:val="F4831F"/>
            <w:sz w:val="18"/>
            <w:szCs w:val="18"/>
          </w:rPr>
          <w:t xml:space="preserve">  ·  Pattern B (OR-split of Line 57)</w:t>
        </w:r>
      </w:ins>
    </w:p>
    <w:p w14:paraId="7793584D" w14:textId="331928A9" w:rsidR="00BF3ADB" w:rsidRDefault="00BF3ADB" w:rsidP="00BF3ADB">
      <w:pPr>
        <w:spacing w:after="60"/>
        <w:rPr>
          <w:ins w:id="1043" w:author="Medetov, Nauryzbek [Tengizchevroil]" w:date="2026-07-10T09:37:00Z" w16du:dateUtc="2026-07-10T04:37:00Z"/>
        </w:rPr>
      </w:pPr>
      <w:ins w:id="1044" w:author="Medetov, Nauryzbek [Tengizchevroil]" w:date="2026-07-10T09:37:00Z" w16du:dateUtc="2026-07-10T04:37:00Z">
        <w:r>
          <w:rPr>
            <w:b/>
            <w:bCs/>
            <w:color w:val="4A5568"/>
            <w:sz w:val="18"/>
            <w:szCs w:val="18"/>
          </w:rPr>
          <w:t xml:space="preserve">Text: </w:t>
        </w:r>
        <w:r>
          <w:rPr>
            <w:i/>
            <w:iCs/>
            <w:sz w:val="18"/>
            <w:szCs w:val="18"/>
          </w:rPr>
          <w:t>"</w:t>
        </w:r>
      </w:ins>
      <w:ins w:id="1045" w:author="Medetov, Nauryzbek [Tengizchevroil]" w:date="2026-07-10T09:38:00Z" w16du:dateUtc="2026-07-10T04:38:00Z">
        <w:r w:rsidR="00D947CA" w:rsidRPr="00D947CA">
          <w:rPr>
            <w:i/>
            <w:iCs/>
            <w:sz w:val="18"/>
            <w:szCs w:val="18"/>
            <w:rPrChange w:id="1046" w:author="Medetov, Nauryzbek [Tengizchevroil]" w:date="2026-07-10T09:38:00Z" w16du:dateUtc="2026-07-10T04:38:00Z">
              <w:rPr>
                <w:color w:val="0070C0"/>
              </w:rPr>
            </w:rPrChange>
          </w:rPr>
          <w:t>Perform NDE</w:t>
        </w:r>
        <w:r w:rsidR="00D947CA" w:rsidRPr="00D947CA">
          <w:rPr>
            <w:i/>
            <w:iCs/>
            <w:sz w:val="18"/>
            <w:szCs w:val="18"/>
            <w:rPrChange w:id="1047" w:author="Medetov, Nauryzbek [Tengizchevroil]" w:date="2026-07-10T09:38:00Z" w16du:dateUtc="2026-07-10T04:38:00Z">
              <w:rPr>
                <w:color w:val="1D15BD"/>
              </w:rPr>
            </w:rPrChange>
          </w:rPr>
          <w:t xml:space="preserve"> </w:t>
        </w:r>
        <w:r w:rsidR="00D947CA" w:rsidRPr="00D947CA">
          <w:rPr>
            <w:i/>
            <w:iCs/>
            <w:sz w:val="18"/>
            <w:szCs w:val="18"/>
            <w:rPrChange w:id="1048" w:author="Medetov, Nauryzbek [Tengizchevroil]" w:date="2026-07-10T09:38:00Z" w16du:dateUtc="2026-07-10T04:38:00Z">
              <w:rPr>
                <w:color w:val="00B050"/>
              </w:rPr>
            </w:rPrChange>
          </w:rPr>
          <w:t xml:space="preserve">and hardness testing </w:t>
        </w:r>
        <w:r w:rsidR="00D947CA" w:rsidRPr="00D947CA">
          <w:rPr>
            <w:i/>
            <w:iCs/>
            <w:sz w:val="18"/>
            <w:szCs w:val="18"/>
            <w:rPrChange w:id="1049" w:author="Medetov, Nauryzbek [Tengizchevroil]" w:date="2026-07-10T09:38:00Z" w16du:dateUtc="2026-07-10T04:38:00Z">
              <w:rPr>
                <w:color w:val="0070C0"/>
              </w:rPr>
            </w:rPrChange>
          </w:rPr>
          <w:t>of field welds, as specified on isometric drawing(s)</w:t>
        </w:r>
        <w:r w:rsidR="00D947CA" w:rsidRPr="00D947CA">
          <w:rPr>
            <w:i/>
            <w:iCs/>
            <w:sz w:val="18"/>
            <w:szCs w:val="18"/>
            <w:rPrChange w:id="1050" w:author="Medetov, Nauryzbek [Tengizchevroil]" w:date="2026-07-10T09:38:00Z" w16du:dateUtc="2026-07-10T04:38:00Z">
              <w:rPr>
                <w:color w:val="1D15BD"/>
              </w:rPr>
            </w:rPrChange>
          </w:rPr>
          <w:t xml:space="preserve"> </w:t>
        </w:r>
        <w:r w:rsidR="00D947CA" w:rsidRPr="00D947CA">
          <w:rPr>
            <w:i/>
            <w:iCs/>
            <w:sz w:val="18"/>
            <w:szCs w:val="18"/>
            <w:rPrChange w:id="1051" w:author="Medetov, Nauryzbek [Tengizchevroil]" w:date="2026-07-10T09:38:00Z" w16du:dateUtc="2026-07-10T04:38:00Z">
              <w:rPr>
                <w:color w:val="FF0000"/>
              </w:rPr>
            </w:rPrChange>
          </w:rPr>
          <w:t>00-YYYY-L-ZZZZ</w:t>
        </w:r>
        <w:r w:rsidR="00D947CA" w:rsidRPr="00D947CA">
          <w:rPr>
            <w:i/>
            <w:iCs/>
            <w:sz w:val="18"/>
            <w:szCs w:val="18"/>
            <w:rPrChange w:id="1052" w:author="Medetov, Nauryzbek [Tengizchevroil]" w:date="2026-07-10T09:38:00Z" w16du:dateUtc="2026-07-10T04:38:00Z">
              <w:rPr>
                <w:color w:val="1D15BD"/>
              </w:rPr>
            </w:rPrChange>
          </w:rPr>
          <w:t>.</w:t>
        </w:r>
      </w:ins>
      <w:ins w:id="1053" w:author="Medetov, Nauryzbek [Tengizchevroil]" w:date="2026-07-10T09:37:00Z" w16du:dateUtc="2026-07-10T04:37:00Z">
        <w:r>
          <w:rPr>
            <w:i/>
            <w:iCs/>
            <w:sz w:val="18"/>
            <w:szCs w:val="18"/>
          </w:rPr>
          <w:t>”</w:t>
        </w:r>
        <w:r w:rsidRPr="00A02D50">
          <w:rPr>
            <w:i/>
            <w:iCs/>
            <w:sz w:val="18"/>
            <w:szCs w:val="18"/>
          </w:rPr>
          <w:t xml:space="preserve"> </w:t>
        </w:r>
      </w:ins>
    </w:p>
    <w:p w14:paraId="6B275E66" w14:textId="73596EC4" w:rsidR="00BF3ADB" w:rsidRPr="00163261" w:rsidRDefault="00BF3ADB" w:rsidP="00BF3ADB">
      <w:pPr>
        <w:spacing w:after="40"/>
        <w:rPr>
          <w:ins w:id="1054" w:author="Medetov, Nauryzbek [Tengizchevroil]" w:date="2026-07-10T09:37:00Z" w16du:dateUtc="2026-07-10T04:37:00Z"/>
          <w:color w:val="2ECC71"/>
          <w:sz w:val="18"/>
          <w:szCs w:val="18"/>
          <w:rPrChange w:id="1055" w:author="Medetov, Nauryzbek [Tengizchevroil]" w:date="2026-07-10T09:46:00Z" w16du:dateUtc="2026-07-10T04:46:00Z">
            <w:rPr>
              <w:ins w:id="1056" w:author="Medetov, Nauryzbek [Tengizchevroil]" w:date="2026-07-10T09:37:00Z" w16du:dateUtc="2026-07-10T04:37:00Z"/>
            </w:rPr>
          </w:rPrChange>
        </w:rPr>
      </w:pPr>
      <w:ins w:id="1057" w:author="Medetov, Nauryzbek [Tengizchevroil]" w:date="2026-07-10T09:37:00Z" w16du:dateUtc="2026-07-10T04:37:00Z">
        <w:r>
          <w:rPr>
            <w:b/>
            <w:bCs/>
            <w:color w:val="2ECC71"/>
            <w:sz w:val="18"/>
            <w:szCs w:val="18"/>
          </w:rPr>
          <w:t xml:space="preserve">Keep when: </w:t>
        </w:r>
        <w:r w:rsidRPr="00E25C75">
          <w:rPr>
            <w:color w:val="2ECC71"/>
            <w:sz w:val="18"/>
            <w:szCs w:val="18"/>
          </w:rPr>
          <w:t xml:space="preserve">Line </w:t>
        </w:r>
        <w:r>
          <w:rPr>
            <w:color w:val="2ECC71"/>
            <w:sz w:val="18"/>
            <w:szCs w:val="18"/>
          </w:rPr>
          <w:t>52a</w:t>
        </w:r>
        <w:r w:rsidRPr="00E25C75">
          <w:rPr>
            <w:color w:val="2ECC71"/>
            <w:sz w:val="18"/>
            <w:szCs w:val="18"/>
          </w:rPr>
          <w:t xml:space="preserve"> </w:t>
        </w:r>
      </w:ins>
      <w:ins w:id="1058" w:author="Medetov, Nauryzbek [Tengizchevroil]" w:date="2026-07-10T09:39:00Z" w16du:dateUtc="2026-07-10T04:39:00Z">
        <w:r w:rsidR="006A2537">
          <w:rPr>
            <w:color w:val="2ECC71"/>
            <w:sz w:val="18"/>
            <w:szCs w:val="18"/>
          </w:rPr>
          <w:t>and Line 56 are</w:t>
        </w:r>
      </w:ins>
      <w:ins w:id="1059" w:author="Medetov, Nauryzbek [Tengizchevroil]" w:date="2026-07-10T09:37:00Z" w16du:dateUtc="2026-07-10T04:37:00Z">
        <w:r w:rsidRPr="00E25C75">
          <w:rPr>
            <w:color w:val="2ECC71"/>
            <w:sz w:val="18"/>
            <w:szCs w:val="18"/>
          </w:rPr>
          <w:t xml:space="preserve"> </w:t>
        </w:r>
        <w:r w:rsidRPr="007F56AF">
          <w:rPr>
            <w:b/>
            <w:bCs/>
            <w:color w:val="2ECC71"/>
            <w:sz w:val="18"/>
            <w:szCs w:val="18"/>
            <w:rPrChange w:id="1060" w:author="Medetov, Nauryzbek [Tengizchevroil]" w:date="2026-07-10T09:39:00Z" w16du:dateUtc="2026-07-10T04:39:00Z">
              <w:rPr>
                <w:color w:val="2ECC71"/>
                <w:sz w:val="18"/>
                <w:szCs w:val="18"/>
              </w:rPr>
            </w:rPrChange>
          </w:rPr>
          <w:t>kep</w:t>
        </w:r>
      </w:ins>
      <w:ins w:id="1061" w:author="Medetov, Nauryzbek [Tengizchevroil]" w:date="2026-07-10T09:39:00Z" w16du:dateUtc="2026-07-10T04:39:00Z">
        <w:r w:rsidR="006A2537" w:rsidRPr="007F56AF">
          <w:rPr>
            <w:b/>
            <w:bCs/>
            <w:color w:val="2ECC71"/>
            <w:sz w:val="18"/>
            <w:szCs w:val="18"/>
            <w:rPrChange w:id="1062" w:author="Medetov, Nauryzbek [Tengizchevroil]" w:date="2026-07-10T09:39:00Z" w16du:dateUtc="2026-07-10T04:39:00Z">
              <w:rPr>
                <w:color w:val="2ECC71"/>
                <w:sz w:val="18"/>
                <w:szCs w:val="18"/>
              </w:rPr>
            </w:rPrChange>
          </w:rPr>
          <w:t xml:space="preserve">t </w:t>
        </w:r>
      </w:ins>
      <w:ins w:id="1063" w:author="Medetov, Nauryzbek [Tengizchevroil]" w:date="2026-07-10T09:37:00Z" w16du:dateUtc="2026-07-10T04:37:00Z">
        <w:r w:rsidRPr="00E25C75">
          <w:rPr>
            <w:color w:val="2ECC71"/>
            <w:sz w:val="18"/>
            <w:szCs w:val="18"/>
          </w:rPr>
          <w:t>(alternatively</w:t>
        </w:r>
        <w:r>
          <w:rPr>
            <w:color w:val="2ECC71"/>
            <w:sz w:val="18"/>
            <w:szCs w:val="18"/>
          </w:rPr>
          <w:t xml:space="preserve">: </w:t>
        </w:r>
        <w:r w:rsidRPr="00E25C75">
          <w:rPr>
            <w:rFonts w:ascii="Consolas" w:eastAsia="Consolas" w:hAnsi="Consolas" w:cs="Consolas"/>
            <w:sz w:val="18"/>
            <w:szCs w:val="18"/>
          </w:rPr>
          <w:t xml:space="preserve">pwht_required = </w:t>
        </w:r>
      </w:ins>
      <w:ins w:id="1064" w:author="Medetov, Nauryzbek [Tengizchevroil]" w:date="2026-07-10T09:39:00Z" w16du:dateUtc="2026-07-10T04:39:00Z">
        <w:r w:rsidR="007F56AF">
          <w:rPr>
            <w:rFonts w:ascii="Consolas" w:eastAsia="Consolas" w:hAnsi="Consolas" w:cs="Consolas"/>
            <w:sz w:val="18"/>
            <w:szCs w:val="18"/>
          </w:rPr>
          <w:t>Yes</w:t>
        </w:r>
      </w:ins>
      <w:ins w:id="1065" w:author="Medetov, Nauryzbek [Tengizchevroil]" w:date="2026-07-10T09:37:00Z" w16du:dateUtc="2026-07-10T04:37:00Z">
        <w:r>
          <w:rPr>
            <w:rFonts w:ascii="Consolas" w:eastAsia="Consolas" w:hAnsi="Consolas" w:cs="Consolas"/>
            <w:sz w:val="18"/>
            <w:szCs w:val="18"/>
          </w:rPr>
          <w:t>.</w:t>
        </w:r>
        <w:r w:rsidRPr="00E25C75">
          <w:rPr>
            <w:color w:val="2ECC71"/>
            <w:sz w:val="18"/>
            <w:szCs w:val="18"/>
          </w:rPr>
          <w:t>)</w:t>
        </w:r>
        <w:r>
          <w:rPr>
            <w:color w:val="2ECC71"/>
            <w:sz w:val="18"/>
            <w:szCs w:val="18"/>
          </w:rPr>
          <w:t xml:space="preserve"> </w:t>
        </w:r>
        <w:r w:rsidRPr="00784636">
          <w:rPr>
            <w:sz w:val="18"/>
            <w:szCs w:val="18"/>
          </w:rPr>
          <w:t>(Note:</w:t>
        </w:r>
        <w:r>
          <w:rPr>
            <w:sz w:val="18"/>
            <w:szCs w:val="18"/>
          </w:rPr>
          <w:t xml:space="preserve"> Values also can be taken</w:t>
        </w:r>
        <w:r w:rsidRPr="00784636">
          <w:rPr>
            <w:sz w:val="18"/>
            <w:szCs w:val="18"/>
          </w:rPr>
          <w:t xml:space="preserve"> </w:t>
        </w:r>
        <w:r>
          <w:rPr>
            <w:sz w:val="18"/>
            <w:szCs w:val="18"/>
          </w:rPr>
          <w:t xml:space="preserve">in </w:t>
        </w:r>
        <w:r w:rsidRPr="00784636">
          <w:rPr>
            <w:sz w:val="18"/>
            <w:szCs w:val="18"/>
          </w:rPr>
          <w:t xml:space="preserve">phase 2 when drawing is parsed and tabular data </w:t>
        </w:r>
        <w:r>
          <w:rPr>
            <w:sz w:val="18"/>
            <w:szCs w:val="18"/>
          </w:rPr>
          <w:t xml:space="preserve">is </w:t>
        </w:r>
        <w:r w:rsidRPr="00784636">
          <w:rPr>
            <w:sz w:val="18"/>
            <w:szCs w:val="18"/>
          </w:rPr>
          <w:t>retrieved</w:t>
        </w:r>
        <w:r>
          <w:rPr>
            <w:rFonts w:ascii="Cambria Math" w:hAnsi="Cambria Math" w:cs="Cambria Math"/>
            <w:sz w:val="18"/>
            <w:szCs w:val="18"/>
          </w:rPr>
          <w:t>.)</w:t>
        </w:r>
      </w:ins>
    </w:p>
    <w:p w14:paraId="605D5EFF" w14:textId="0DDDDB13" w:rsidR="00BF3ADB" w:rsidRDefault="00BF3ADB" w:rsidP="00BF3ADB">
      <w:pPr>
        <w:spacing w:after="40"/>
        <w:rPr>
          <w:ins w:id="1066" w:author="Medetov, Nauryzbek [Tengizchevroil]" w:date="2026-07-10T09:37:00Z" w16du:dateUtc="2026-07-10T04:37:00Z"/>
        </w:rPr>
      </w:pPr>
      <w:ins w:id="1067" w:author="Medetov, Nauryzbek [Tengizchevroil]" w:date="2026-07-10T09:37:00Z" w16du:dateUtc="2026-07-10T04:37:00Z">
        <w:r>
          <w:rPr>
            <w:b/>
            <w:bCs/>
            <w:color w:val="C0392B"/>
            <w:sz w:val="18"/>
            <w:szCs w:val="18"/>
          </w:rPr>
          <w:t xml:space="preserve">Remove when: </w:t>
        </w:r>
        <w:r w:rsidRPr="00784636">
          <w:rPr>
            <w:color w:val="2ECC71"/>
            <w:sz w:val="18"/>
            <w:szCs w:val="18"/>
          </w:rPr>
          <w:t>Line</w:t>
        </w:r>
      </w:ins>
      <w:ins w:id="1068" w:author="Medetov, Nauryzbek [Tengizchevroil]" w:date="2026-07-10T09:54:00Z" w16du:dateUtc="2026-07-10T04:54:00Z">
        <w:r w:rsidR="009B3B84">
          <w:rPr>
            <w:color w:val="2ECC71"/>
            <w:sz w:val="18"/>
            <w:szCs w:val="18"/>
          </w:rPr>
          <w:t xml:space="preserve"> 56</w:t>
        </w:r>
      </w:ins>
      <w:ins w:id="1069" w:author="Medetov, Nauryzbek [Tengizchevroil]" w:date="2026-07-10T09:37:00Z" w16du:dateUtc="2026-07-10T04:37:00Z">
        <w:r>
          <w:rPr>
            <w:color w:val="2ECC71"/>
            <w:sz w:val="18"/>
            <w:szCs w:val="18"/>
          </w:rPr>
          <w:t xml:space="preserve"> is dropped.</w:t>
        </w:r>
      </w:ins>
    </w:p>
    <w:p w14:paraId="73348AB4" w14:textId="0CAC94EA" w:rsidR="001C0BBA" w:rsidDel="00752F45" w:rsidRDefault="00BF3ADB" w:rsidP="001C0BBA">
      <w:pPr>
        <w:spacing w:after="40"/>
        <w:rPr>
          <w:del w:id="1070" w:author="Medetov, Nauryzbek [Tengizchevroil]" w:date="2026-07-09T15:47:00Z" w16du:dateUtc="2026-07-09T10:47:00Z"/>
          <w:rFonts w:ascii="Consolas" w:eastAsia="Consolas" w:hAnsi="Consolas" w:cs="Consolas"/>
          <w:sz w:val="18"/>
          <w:szCs w:val="18"/>
        </w:rPr>
      </w:pPr>
      <w:ins w:id="1071" w:author="Medetov, Nauryzbek [Tengizchevroil]" w:date="2026-07-10T09:37:00Z" w16du:dateUtc="2026-07-10T04:37:00Z">
        <w:r>
          <w:rPr>
            <w:b/>
            <w:bCs/>
            <w:color w:val="4A5568"/>
            <w:sz w:val="18"/>
            <w:szCs w:val="18"/>
          </w:rPr>
          <w:t xml:space="preserve">Inputs needed: </w:t>
        </w:r>
        <w:r>
          <w:rPr>
            <w:rFonts w:ascii="Consolas" w:eastAsia="Consolas" w:hAnsi="Consolas" w:cs="Consolas"/>
            <w:sz w:val="18"/>
            <w:szCs w:val="18"/>
          </w:rPr>
          <w:t>placeholders_dwg</w:t>
        </w:r>
      </w:ins>
      <w:del w:id="1072" w:author="Medetov, Nauryzbek [Tengizchevroil]" w:date="2026-07-09T15:47:00Z" w16du:dateUtc="2026-07-09T10:47:00Z">
        <w:r w:rsidR="001C0BBA" w:rsidDel="00967039">
          <w:rPr>
            <w:b/>
            <w:bCs/>
            <w:color w:val="C0392B"/>
            <w:sz w:val="18"/>
            <w:szCs w:val="18"/>
          </w:rPr>
          <w:delText xml:space="preserve">Remove when: </w:delText>
        </w:r>
        <w:r w:rsidR="001C0BBA" w:rsidDel="00967039">
          <w:rPr>
            <w:sz w:val="18"/>
            <w:szCs w:val="18"/>
          </w:rPr>
          <w:delText>Bolted-only</w:delText>
        </w:r>
      </w:del>
    </w:p>
    <w:p w14:paraId="51A16AD1" w14:textId="77777777" w:rsidR="00752F45" w:rsidRDefault="00752F45" w:rsidP="00752F45">
      <w:pPr>
        <w:rPr>
          <w:ins w:id="1073" w:author="Medetov, Nauryzbek [Tengizchevroil]" w:date="2026-07-10T09:59:00Z" w16du:dateUtc="2026-07-10T04:59:00Z"/>
          <w:rFonts w:ascii="Consolas" w:eastAsia="Consolas" w:hAnsi="Consolas" w:cs="Consolas"/>
          <w:sz w:val="18"/>
          <w:szCs w:val="18"/>
        </w:rPr>
      </w:pPr>
    </w:p>
    <w:p w14:paraId="30E36D2D" w14:textId="28328093" w:rsidR="00752F45" w:rsidRDefault="00752F45" w:rsidP="00752F45">
      <w:pPr>
        <w:shd w:val="clear" w:color="auto" w:fill="F4F6F8"/>
        <w:spacing w:before="160" w:after="60"/>
        <w:rPr>
          <w:ins w:id="1074" w:author="Medetov, Nauryzbek [Tengizchevroil]" w:date="2026-07-10T09:59:00Z" w16du:dateUtc="2026-07-10T04:59:00Z"/>
        </w:rPr>
      </w:pPr>
      <w:ins w:id="1075" w:author="Medetov, Nauryzbek [Tengizchevroil]" w:date="2026-07-10T09:59:00Z" w16du:dateUtc="2026-07-10T04:59:00Z">
        <w:r>
          <w:rPr>
            <w:b/>
            <w:bCs/>
            <w:color w:val="0D1B2A"/>
          </w:rPr>
          <w:t>Line 57</w:t>
        </w:r>
        <w:r w:rsidR="00546AD7">
          <w:rPr>
            <w:b/>
            <w:bCs/>
            <w:color w:val="0D1B2A"/>
          </w:rPr>
          <w:t>c</w:t>
        </w:r>
        <w:r>
          <w:rPr>
            <w:b/>
            <w:bCs/>
            <w:color w:val="1A9FD8"/>
            <w:sz w:val="18"/>
            <w:szCs w:val="18"/>
          </w:rPr>
          <w:t xml:space="preserve">  ·  Color: BLU/GRN/RED</w:t>
        </w:r>
        <w:r>
          <w:rPr>
            <w:i/>
            <w:iCs/>
            <w:color w:val="F4831F"/>
            <w:sz w:val="18"/>
            <w:szCs w:val="18"/>
          </w:rPr>
          <w:t xml:space="preserve">  ·  Pattern B </w:t>
        </w:r>
      </w:ins>
    </w:p>
    <w:p w14:paraId="1FE01730" w14:textId="1078BF4D" w:rsidR="00752F45" w:rsidRDefault="00752F45" w:rsidP="00752F45">
      <w:pPr>
        <w:spacing w:after="60"/>
        <w:rPr>
          <w:ins w:id="1076" w:author="Medetov, Nauryzbek [Tengizchevroil]" w:date="2026-07-10T09:59:00Z" w16du:dateUtc="2026-07-10T04:59:00Z"/>
        </w:rPr>
      </w:pPr>
      <w:ins w:id="1077" w:author="Medetov, Nauryzbek [Tengizchevroil]" w:date="2026-07-10T09:59:00Z" w16du:dateUtc="2026-07-10T04:59:00Z">
        <w:r>
          <w:rPr>
            <w:b/>
            <w:bCs/>
            <w:color w:val="4A5568"/>
            <w:sz w:val="18"/>
            <w:szCs w:val="18"/>
          </w:rPr>
          <w:t xml:space="preserve">Text: </w:t>
        </w:r>
        <w:r>
          <w:rPr>
            <w:i/>
            <w:iCs/>
            <w:sz w:val="18"/>
            <w:szCs w:val="18"/>
          </w:rPr>
          <w:t>"</w:t>
        </w:r>
      </w:ins>
      <w:ins w:id="1078" w:author="Medetov, Nauryzbek [Tengizchevroil]" w:date="2026-07-10T10:00:00Z" w16du:dateUtc="2026-07-10T05:00:00Z">
        <w:r w:rsidR="00C773D4" w:rsidRPr="00C773D4">
          <w:rPr>
            <w:i/>
            <w:iCs/>
            <w:sz w:val="18"/>
            <w:szCs w:val="18"/>
          </w:rPr>
          <w:t>BP</w:t>
        </w:r>
        <w:r w:rsidR="00C773D4">
          <w:rPr>
            <w:i/>
            <w:iCs/>
            <w:sz w:val="18"/>
            <w:szCs w:val="18"/>
          </w:rPr>
          <w:t xml:space="preserve"> </w:t>
        </w:r>
        <w:r w:rsidR="00C773D4" w:rsidRPr="00C773D4">
          <w:rPr>
            <w:i/>
            <w:iCs/>
            <w:sz w:val="18"/>
            <w:szCs w:val="18"/>
          </w:rPr>
          <w:t>shall comply with specified NDE requirements denoted in closure weld package(s) CW-00-0YYY/00X</w:t>
        </w:r>
        <w:r w:rsidR="00C773D4">
          <w:rPr>
            <w:i/>
            <w:iCs/>
            <w:sz w:val="18"/>
            <w:szCs w:val="18"/>
          </w:rPr>
          <w:t>”</w:t>
        </w:r>
      </w:ins>
    </w:p>
    <w:p w14:paraId="72E65CFC" w14:textId="7A990664" w:rsidR="00752F45" w:rsidRPr="00127A6B" w:rsidRDefault="00752F45" w:rsidP="00752F45">
      <w:pPr>
        <w:spacing w:after="40"/>
        <w:rPr>
          <w:ins w:id="1079" w:author="Medetov, Nauryzbek [Tengizchevroil]" w:date="2026-07-10T09:59:00Z" w16du:dateUtc="2026-07-10T04:59:00Z"/>
          <w:color w:val="2ECC71"/>
          <w:sz w:val="18"/>
          <w:szCs w:val="18"/>
        </w:rPr>
      </w:pPr>
      <w:ins w:id="1080" w:author="Medetov, Nauryzbek [Tengizchevroil]" w:date="2026-07-10T09:59:00Z" w16du:dateUtc="2026-07-10T04:59:00Z">
        <w:r>
          <w:rPr>
            <w:b/>
            <w:bCs/>
            <w:color w:val="2ECC71"/>
            <w:sz w:val="18"/>
            <w:szCs w:val="18"/>
          </w:rPr>
          <w:t xml:space="preserve">Keep when: </w:t>
        </w:r>
        <w:r w:rsidR="00546AD7">
          <w:rPr>
            <w:rFonts w:ascii="Consolas" w:eastAsia="Consolas" w:hAnsi="Consolas" w:cs="Consolas"/>
            <w:sz w:val="18"/>
            <w:szCs w:val="18"/>
          </w:rPr>
          <w:t xml:space="preserve">scope_type </w:t>
        </w:r>
        <w:r w:rsidR="00546AD7" w:rsidRPr="007934D6">
          <w:rPr>
            <w:rFonts w:ascii="Cambria Math" w:hAnsi="Cambria Math" w:cs="Cambria Math"/>
            <w:sz w:val="18"/>
            <w:szCs w:val="18"/>
          </w:rPr>
          <w:t>∈</w:t>
        </w:r>
        <w:r w:rsidR="00546AD7" w:rsidRPr="00127A6B">
          <w:rPr>
            <w:sz w:val="18"/>
            <w:szCs w:val="18"/>
          </w:rPr>
          <w:t xml:space="preserve"> Closure weld</w:t>
        </w:r>
        <w:r w:rsidR="00546AD7">
          <w:rPr>
            <w:sz w:val="18"/>
            <w:szCs w:val="18"/>
          </w:rPr>
          <w:t xml:space="preserve"> (Usually not LCW)</w:t>
        </w:r>
      </w:ins>
    </w:p>
    <w:p w14:paraId="0A8A1381" w14:textId="663A77F7" w:rsidR="00752F45" w:rsidRDefault="00752F45" w:rsidP="00752F45">
      <w:pPr>
        <w:spacing w:after="40"/>
        <w:rPr>
          <w:ins w:id="1081" w:author="Medetov, Nauryzbek [Tengizchevroil]" w:date="2026-07-10T09:59:00Z" w16du:dateUtc="2026-07-10T04:59:00Z"/>
        </w:rPr>
      </w:pPr>
      <w:ins w:id="1082" w:author="Medetov, Nauryzbek [Tengizchevroil]" w:date="2026-07-10T09:59:00Z" w16du:dateUtc="2026-07-10T04:59:00Z">
        <w:r>
          <w:rPr>
            <w:b/>
            <w:bCs/>
            <w:color w:val="C0392B"/>
            <w:sz w:val="18"/>
            <w:szCs w:val="18"/>
          </w:rPr>
          <w:t xml:space="preserve">Remove when: </w:t>
        </w:r>
      </w:ins>
      <w:ins w:id="1083" w:author="Medetov, Nauryzbek [Tengizchevroil]" w:date="2026-07-10T10:00:00Z" w16du:dateUtc="2026-07-10T05:00:00Z">
        <w:r w:rsidR="00755838">
          <w:rPr>
            <w:color w:val="2ECC71"/>
            <w:sz w:val="18"/>
            <w:szCs w:val="18"/>
          </w:rPr>
          <w:t>otherwise</w:t>
        </w:r>
      </w:ins>
    </w:p>
    <w:p w14:paraId="53244121" w14:textId="18DA5A47" w:rsidR="00752F45" w:rsidRPr="00752F45" w:rsidRDefault="00752F45">
      <w:pPr>
        <w:rPr>
          <w:ins w:id="1084" w:author="Medetov, Nauryzbek [Tengizchevroil]" w:date="2026-07-10T09:59:00Z" w16du:dateUtc="2026-07-10T04:59:00Z"/>
          <w:rFonts w:ascii="Consolas" w:eastAsia="Consolas" w:hAnsi="Consolas" w:cs="Consolas"/>
          <w:sz w:val="18"/>
          <w:szCs w:val="18"/>
          <w:rPrChange w:id="1085" w:author="Medetov, Nauryzbek [Tengizchevroil]" w:date="2026-07-10T09:59:00Z" w16du:dateUtc="2026-07-10T04:59:00Z">
            <w:rPr>
              <w:ins w:id="1086" w:author="Medetov, Nauryzbek [Tengizchevroil]" w:date="2026-07-10T09:59:00Z" w16du:dateUtc="2026-07-10T04:59:00Z"/>
            </w:rPr>
          </w:rPrChange>
        </w:rPr>
        <w:pPrChange w:id="1087" w:author="Medetov, Nauryzbek [Tengizchevroil]" w:date="2026-07-10T09:59:00Z" w16du:dateUtc="2026-07-10T04:59:00Z">
          <w:pPr>
            <w:spacing w:after="40"/>
          </w:pPr>
        </w:pPrChange>
      </w:pPr>
      <w:ins w:id="1088" w:author="Medetov, Nauryzbek [Tengizchevroil]" w:date="2026-07-10T09:59:00Z" w16du:dateUtc="2026-07-10T04:59:00Z">
        <w:r>
          <w:rPr>
            <w:b/>
            <w:bCs/>
            <w:color w:val="4A5568"/>
            <w:sz w:val="18"/>
            <w:szCs w:val="18"/>
          </w:rPr>
          <w:t xml:space="preserve">Inputs needed: </w:t>
        </w:r>
      </w:ins>
      <w:ins w:id="1089" w:author="Medetov, Nauryzbek [Tengizchevroil]" w:date="2026-07-10T10:00:00Z" w16du:dateUtc="2026-07-10T05:00:00Z">
        <w:r w:rsidR="00755838">
          <w:rPr>
            <w:rFonts w:ascii="Consolas" w:eastAsia="Consolas" w:hAnsi="Consolas" w:cs="Consolas"/>
            <w:sz w:val="18"/>
            <w:szCs w:val="18"/>
          </w:rPr>
          <w:t>scope_type</w:t>
        </w:r>
      </w:ins>
    </w:p>
    <w:p w14:paraId="6C31E9EE" w14:textId="77777777" w:rsidR="00F31F49" w:rsidRDefault="00F31F49" w:rsidP="00F31F49">
      <w:pPr>
        <w:spacing w:after="40"/>
        <w:rPr>
          <w:ins w:id="1090" w:author="Medetov, Nauryzbek [Tengizchevroil]" w:date="2026-07-10T10:01:00Z" w16du:dateUtc="2026-07-10T05:01:00Z"/>
        </w:rPr>
      </w:pPr>
      <w:ins w:id="1091" w:author="Medetov, Nauryzbek [Tengizchevroil]" w:date="2026-07-10T10:01:00Z" w16du:dateUtc="2026-07-10T05:01:00Z">
        <w:r>
          <w:rPr>
            <w:b/>
            <w:bCs/>
            <w:color w:val="4A5568"/>
            <w:sz w:val="18"/>
            <w:szCs w:val="18"/>
          </w:rPr>
          <w:t xml:space="preserve">RAG sources: </w:t>
        </w:r>
        <w:r>
          <w:rPr>
            <w:i/>
            <w:iCs/>
            <w:color w:val="8FA3B1"/>
            <w:sz w:val="18"/>
            <w:szCs w:val="18"/>
          </w:rPr>
          <w:t>Isometric drawing</w:t>
        </w:r>
      </w:ins>
    </w:p>
    <w:p w14:paraId="51E8337D" w14:textId="77777777" w:rsidR="00F31F49" w:rsidRDefault="00F31F49" w:rsidP="00F31F49">
      <w:pPr>
        <w:rPr>
          <w:ins w:id="1092" w:author="Medetov, Nauryzbek [Tengizchevroil]" w:date="2026-07-10T10:01:00Z" w16du:dateUtc="2026-07-10T05:01:00Z"/>
          <w:i/>
          <w:iCs/>
          <w:sz w:val="18"/>
          <w:szCs w:val="18"/>
        </w:rPr>
      </w:pPr>
      <w:ins w:id="1093" w:author="Medetov, Nauryzbek [Tengizchevroil]" w:date="2026-07-10T10:01:00Z" w16du:dateUtc="2026-07-10T05:01:00Z">
        <w:r>
          <w:rPr>
            <w:b/>
            <w:bCs/>
            <w:color w:val="F4831F"/>
            <w:sz w:val="18"/>
            <w:szCs w:val="18"/>
          </w:rPr>
          <w:t xml:space="preserve">Note: </w:t>
        </w:r>
        <w:r w:rsidRPr="00E25C75">
          <w:rPr>
            <w:i/>
            <w:iCs/>
            <w:sz w:val="18"/>
            <w:szCs w:val="18"/>
          </w:rPr>
          <w:t>CW-00-0YYY/00X</w:t>
        </w:r>
        <w:r>
          <w:rPr>
            <w:i/>
            <w:iCs/>
            <w:sz w:val="18"/>
            <w:szCs w:val="18"/>
          </w:rPr>
          <w:t xml:space="preserve"> number should be provided explicitly. </w:t>
        </w:r>
      </w:ins>
    </w:p>
    <w:p w14:paraId="41BA0929" w14:textId="0210C855" w:rsidR="001C0BBA" w:rsidDel="00F31F49" w:rsidRDefault="001C0BBA" w:rsidP="001C0BBA">
      <w:pPr>
        <w:spacing w:after="40"/>
        <w:rPr>
          <w:del w:id="1094" w:author="Medetov, Nauryzbek [Tengizchevroil]" w:date="2026-07-09T15:47:00Z" w16du:dateUtc="2026-07-09T10:47:00Z"/>
          <w:b/>
          <w:bCs/>
          <w:color w:val="4A5568"/>
          <w:sz w:val="18"/>
          <w:szCs w:val="18"/>
        </w:rPr>
      </w:pPr>
      <w:del w:id="1095" w:author="Medetov, Nauryzbek [Tengizchevroil]" w:date="2026-07-09T15:47:00Z" w16du:dateUtc="2026-07-09T10:47:00Z">
        <w:r w:rsidDel="00967039">
          <w:rPr>
            <w:b/>
            <w:bCs/>
            <w:color w:val="4A5568"/>
            <w:sz w:val="18"/>
            <w:szCs w:val="18"/>
          </w:rPr>
          <w:delText xml:space="preserve">Inputs needed: </w:delText>
        </w:r>
        <w:r w:rsidDel="00967039">
          <w:rPr>
            <w:rFonts w:ascii="Consolas" w:eastAsia="Consolas" w:hAnsi="Consolas" w:cs="Consolas"/>
            <w:sz w:val="18"/>
            <w:szCs w:val="18"/>
          </w:rPr>
          <w:delText>placeholders_dwg, nde_class</w:delText>
        </w:r>
      </w:del>
    </w:p>
    <w:p w14:paraId="16E5A574" w14:textId="77777777" w:rsidR="00F31F49" w:rsidRDefault="00F31F49" w:rsidP="001C0BBA">
      <w:pPr>
        <w:spacing w:after="40"/>
        <w:rPr>
          <w:ins w:id="1096" w:author="Medetov, Nauryzbek [Tengizchevroil]" w:date="2026-07-10T10:01:00Z" w16du:dateUtc="2026-07-10T05:01:00Z"/>
          <w:b/>
          <w:bCs/>
          <w:color w:val="4A5568"/>
          <w:sz w:val="18"/>
          <w:szCs w:val="18"/>
        </w:rPr>
      </w:pPr>
    </w:p>
    <w:p w14:paraId="224DD500" w14:textId="77777777" w:rsidR="00F31F49" w:rsidRDefault="00F31F49" w:rsidP="001C0BBA">
      <w:pPr>
        <w:spacing w:after="40"/>
        <w:rPr>
          <w:ins w:id="1097" w:author="Medetov, Nauryzbek [Tengizchevroil]" w:date="2026-07-10T10:02:00Z" w16du:dateUtc="2026-07-10T05:02:00Z"/>
        </w:rPr>
      </w:pPr>
    </w:p>
    <w:p w14:paraId="4C116F8F" w14:textId="77777777" w:rsidR="00276690" w:rsidRDefault="00276690" w:rsidP="001C0BBA">
      <w:pPr>
        <w:spacing w:after="40"/>
        <w:rPr>
          <w:ins w:id="1098" w:author="Medetov, Nauryzbek [Tengizchevroil]" w:date="2026-07-10T10:01:00Z" w16du:dateUtc="2026-07-10T05:01:00Z"/>
        </w:rPr>
      </w:pPr>
    </w:p>
    <w:p w14:paraId="37B59ADB" w14:textId="20130B7D" w:rsidR="00276690" w:rsidRDefault="00276690" w:rsidP="00276690">
      <w:pPr>
        <w:shd w:val="clear" w:color="auto" w:fill="F4F6F8"/>
        <w:spacing w:before="160" w:after="60"/>
        <w:rPr>
          <w:ins w:id="1099" w:author="Medetov, Nauryzbek [Tengizchevroil]" w:date="2026-07-10T10:02:00Z" w16du:dateUtc="2026-07-10T05:02:00Z"/>
        </w:rPr>
      </w:pPr>
      <w:ins w:id="1100" w:author="Medetov, Nauryzbek [Tengizchevroil]" w:date="2026-07-10T10:02:00Z" w16du:dateUtc="2026-07-10T05:02:00Z">
        <w:r>
          <w:rPr>
            <w:b/>
            <w:bCs/>
            <w:color w:val="0D1B2A"/>
          </w:rPr>
          <w:t>Line 57c</w:t>
        </w:r>
        <w:r>
          <w:rPr>
            <w:b/>
            <w:bCs/>
            <w:color w:val="1A9FD8"/>
            <w:sz w:val="18"/>
            <w:szCs w:val="18"/>
          </w:rPr>
          <w:t xml:space="preserve">  ·  Color: BLU/GRN/RED</w:t>
        </w:r>
        <w:r>
          <w:rPr>
            <w:i/>
            <w:iCs/>
            <w:color w:val="F4831F"/>
            <w:sz w:val="18"/>
            <w:szCs w:val="18"/>
          </w:rPr>
          <w:t xml:space="preserve">  ·  Pattern B </w:t>
        </w:r>
      </w:ins>
    </w:p>
    <w:p w14:paraId="4D028712" w14:textId="670A03C4" w:rsidR="00276690" w:rsidRDefault="00276690" w:rsidP="00276690">
      <w:pPr>
        <w:spacing w:after="60"/>
        <w:rPr>
          <w:ins w:id="1101" w:author="Medetov, Nauryzbek [Tengizchevroil]" w:date="2026-07-10T10:02:00Z" w16du:dateUtc="2026-07-10T05:02:00Z"/>
        </w:rPr>
      </w:pPr>
      <w:ins w:id="1102" w:author="Medetov, Nauryzbek [Tengizchevroil]" w:date="2026-07-10T10:02:00Z" w16du:dateUtc="2026-07-10T05:02:00Z">
        <w:r>
          <w:rPr>
            <w:b/>
            <w:bCs/>
            <w:color w:val="4A5568"/>
            <w:sz w:val="18"/>
            <w:szCs w:val="18"/>
          </w:rPr>
          <w:t xml:space="preserve">Text: </w:t>
        </w:r>
        <w:r>
          <w:rPr>
            <w:i/>
            <w:iCs/>
            <w:sz w:val="18"/>
            <w:szCs w:val="18"/>
          </w:rPr>
          <w:t>"</w:t>
        </w:r>
      </w:ins>
      <w:ins w:id="1103" w:author="Medetov, Nauryzbek [Tengizchevroil]" w:date="2026-07-10T10:03:00Z" w16du:dateUtc="2026-07-10T05:03:00Z">
        <w:r w:rsidR="00002A96" w:rsidRPr="00002A96">
          <w:rPr>
            <w:i/>
            <w:iCs/>
            <w:sz w:val="18"/>
            <w:szCs w:val="18"/>
          </w:rPr>
          <w:t>NOTE: Perform NDE and Hardness Testing only after PWHT!</w:t>
        </w:r>
      </w:ins>
      <w:ins w:id="1104" w:author="Medetov, Nauryzbek [Tengizchevroil]" w:date="2026-07-10T10:02:00Z" w16du:dateUtc="2026-07-10T05:02:00Z">
        <w:r>
          <w:rPr>
            <w:i/>
            <w:iCs/>
            <w:sz w:val="18"/>
            <w:szCs w:val="18"/>
          </w:rPr>
          <w:t>”</w:t>
        </w:r>
      </w:ins>
    </w:p>
    <w:p w14:paraId="75048A43" w14:textId="050616A6" w:rsidR="00276690" w:rsidRPr="00127A6B" w:rsidRDefault="00276690" w:rsidP="00276690">
      <w:pPr>
        <w:spacing w:after="40"/>
        <w:rPr>
          <w:ins w:id="1105" w:author="Medetov, Nauryzbek [Tengizchevroil]" w:date="2026-07-10T10:02:00Z" w16du:dateUtc="2026-07-10T05:02:00Z"/>
          <w:color w:val="2ECC71"/>
          <w:sz w:val="18"/>
          <w:szCs w:val="18"/>
        </w:rPr>
      </w:pPr>
      <w:ins w:id="1106" w:author="Medetov, Nauryzbek [Tengizchevroil]" w:date="2026-07-10T10:02:00Z" w16du:dateUtc="2026-07-10T05:02:00Z">
        <w:r>
          <w:rPr>
            <w:b/>
            <w:bCs/>
            <w:color w:val="2ECC71"/>
            <w:sz w:val="18"/>
            <w:szCs w:val="18"/>
          </w:rPr>
          <w:t xml:space="preserve">Keep when: </w:t>
        </w:r>
      </w:ins>
      <w:ins w:id="1107" w:author="Medetov, Nauryzbek [Tengizchevroil]" w:date="2026-07-10T10:04:00Z" w16du:dateUtc="2026-07-10T05:04:00Z">
        <w:r w:rsidR="002E66EF" w:rsidRPr="001919FC">
          <w:rPr>
            <w:color w:val="2ECC71"/>
            <w:sz w:val="18"/>
            <w:szCs w:val="18"/>
            <w:rPrChange w:id="1108" w:author="Medetov, Nauryzbek [Tengizchevroil]" w:date="2026-07-10T10:43:00Z" w16du:dateUtc="2026-07-10T05:43:00Z">
              <w:rPr>
                <w:rFonts w:ascii="Consolas" w:eastAsia="Consolas" w:hAnsi="Consolas" w:cs="Consolas"/>
                <w:sz w:val="18"/>
                <w:szCs w:val="18"/>
              </w:rPr>
            </w:rPrChange>
          </w:rPr>
          <w:t>Line 5</w:t>
        </w:r>
        <w:r w:rsidR="00311F24" w:rsidRPr="001919FC">
          <w:rPr>
            <w:color w:val="2ECC71"/>
            <w:sz w:val="18"/>
            <w:szCs w:val="18"/>
            <w:rPrChange w:id="1109" w:author="Medetov, Nauryzbek [Tengizchevroil]" w:date="2026-07-10T10:43:00Z" w16du:dateUtc="2026-07-10T05:43:00Z">
              <w:rPr>
                <w:rFonts w:ascii="Consolas" w:eastAsia="Consolas" w:hAnsi="Consolas" w:cs="Consolas"/>
                <w:sz w:val="18"/>
                <w:szCs w:val="18"/>
              </w:rPr>
            </w:rPrChange>
          </w:rPr>
          <w:t>7</w:t>
        </w:r>
        <w:r w:rsidR="002E66EF" w:rsidRPr="001919FC">
          <w:rPr>
            <w:color w:val="2ECC71"/>
            <w:sz w:val="18"/>
            <w:szCs w:val="18"/>
            <w:rPrChange w:id="1110" w:author="Medetov, Nauryzbek [Tengizchevroil]" w:date="2026-07-10T10:43:00Z" w16du:dateUtc="2026-07-10T05:43:00Z">
              <w:rPr>
                <w:rFonts w:ascii="Consolas" w:eastAsia="Consolas" w:hAnsi="Consolas" w:cs="Consolas"/>
                <w:sz w:val="18"/>
                <w:szCs w:val="18"/>
              </w:rPr>
            </w:rPrChange>
          </w:rPr>
          <w:t>b is kept</w:t>
        </w:r>
      </w:ins>
    </w:p>
    <w:p w14:paraId="4A392C8B" w14:textId="77777777" w:rsidR="00276690" w:rsidRDefault="00276690" w:rsidP="00276690">
      <w:pPr>
        <w:spacing w:after="40"/>
        <w:rPr>
          <w:ins w:id="1111" w:author="Medetov, Nauryzbek [Tengizchevroil]" w:date="2026-07-10T10:02:00Z" w16du:dateUtc="2026-07-10T05:02:00Z"/>
        </w:rPr>
      </w:pPr>
      <w:ins w:id="1112" w:author="Medetov, Nauryzbek [Tengizchevroil]" w:date="2026-07-10T10:02:00Z" w16du:dateUtc="2026-07-10T05:02:00Z">
        <w:r>
          <w:rPr>
            <w:b/>
            <w:bCs/>
            <w:color w:val="C0392B"/>
            <w:sz w:val="18"/>
            <w:szCs w:val="18"/>
          </w:rPr>
          <w:t xml:space="preserve">Remove when: </w:t>
        </w:r>
        <w:r>
          <w:rPr>
            <w:color w:val="2ECC71"/>
            <w:sz w:val="18"/>
            <w:szCs w:val="18"/>
          </w:rPr>
          <w:t>otherwise</w:t>
        </w:r>
      </w:ins>
    </w:p>
    <w:p w14:paraId="0E6EA23F" w14:textId="77777777" w:rsidR="00276690" w:rsidRPr="00127A6B" w:rsidRDefault="00276690" w:rsidP="00276690">
      <w:pPr>
        <w:rPr>
          <w:ins w:id="1113" w:author="Medetov, Nauryzbek [Tengizchevroil]" w:date="2026-07-10T10:02:00Z" w16du:dateUtc="2026-07-10T05:02:00Z"/>
          <w:rFonts w:ascii="Consolas" w:eastAsia="Consolas" w:hAnsi="Consolas" w:cs="Consolas"/>
          <w:sz w:val="18"/>
          <w:szCs w:val="18"/>
        </w:rPr>
      </w:pPr>
      <w:ins w:id="1114" w:author="Medetov, Nauryzbek [Tengizchevroil]" w:date="2026-07-10T10:02:00Z" w16du:dateUtc="2026-07-10T05:02:00Z">
        <w:r>
          <w:rPr>
            <w:b/>
            <w:bCs/>
            <w:color w:val="4A5568"/>
            <w:sz w:val="18"/>
            <w:szCs w:val="18"/>
          </w:rPr>
          <w:t xml:space="preserve">Inputs needed: </w:t>
        </w:r>
        <w:r>
          <w:rPr>
            <w:rFonts w:ascii="Consolas" w:eastAsia="Consolas" w:hAnsi="Consolas" w:cs="Consolas"/>
            <w:sz w:val="18"/>
            <w:szCs w:val="18"/>
          </w:rPr>
          <w:t>scope_type</w:t>
        </w:r>
      </w:ins>
    </w:p>
    <w:p w14:paraId="18FE47C8" w14:textId="1B7BEFFC" w:rsidR="001C0BBA" w:rsidRPr="000976EA" w:rsidRDefault="00276690" w:rsidP="001C0BBA">
      <w:pPr>
        <w:spacing w:after="40"/>
        <w:rPr>
          <w:ins w:id="1115" w:author="Medetov, Nauryzbek [Tengizchevroil]" w:date="2026-07-10T10:20:00Z" w16du:dateUtc="2026-07-10T05:20:00Z"/>
          <w:rPrChange w:id="1116" w:author="Medetov, Nauryzbek [Tengizchevroil]" w:date="2026-07-10T10:24:00Z" w16du:dateUtc="2026-07-10T05:24:00Z">
            <w:rPr>
              <w:ins w:id="1117" w:author="Medetov, Nauryzbek [Tengizchevroil]" w:date="2026-07-10T10:20:00Z" w16du:dateUtc="2026-07-10T05:20:00Z"/>
              <w:b/>
              <w:bCs/>
              <w:color w:val="4A5568"/>
              <w:sz w:val="18"/>
              <w:szCs w:val="18"/>
            </w:rPr>
          </w:rPrChange>
        </w:rPr>
      </w:pPr>
      <w:ins w:id="1118" w:author="Medetov, Nauryzbek [Tengizchevroil]" w:date="2026-07-10T10:02:00Z" w16du:dateUtc="2026-07-10T05:02:00Z">
        <w:r>
          <w:rPr>
            <w:b/>
            <w:bCs/>
            <w:color w:val="4A5568"/>
            <w:sz w:val="18"/>
            <w:szCs w:val="18"/>
          </w:rPr>
          <w:t xml:space="preserve">RAG sources: </w:t>
        </w:r>
        <w:r>
          <w:rPr>
            <w:i/>
            <w:iCs/>
            <w:color w:val="8FA3B1"/>
            <w:sz w:val="18"/>
            <w:szCs w:val="18"/>
          </w:rPr>
          <w:t>Isometric drawing</w:t>
        </w:r>
      </w:ins>
      <w:del w:id="1119" w:author="Medetov, Nauryzbek [Tengizchevroil]" w:date="2026-07-09T15:47:00Z" w16du:dateUtc="2026-07-09T10:47:00Z">
        <w:r w:rsidR="001C0BBA" w:rsidDel="00967039">
          <w:rPr>
            <w:b/>
            <w:bCs/>
            <w:color w:val="4A5568"/>
            <w:sz w:val="18"/>
            <w:szCs w:val="18"/>
          </w:rPr>
          <w:delText xml:space="preserve">RAG sources: </w:delText>
        </w:r>
        <w:r w:rsidR="001C0BBA" w:rsidDel="00967039">
          <w:rPr>
            <w:i/>
            <w:iCs/>
            <w:color w:val="8FA3B1"/>
            <w:sz w:val="18"/>
            <w:szCs w:val="18"/>
          </w:rPr>
          <w:delText xml:space="preserve">ASME </w:delText>
        </w:r>
      </w:del>
      <w:del w:id="1120" w:author="Medetov, Nauryzbek [Tengizchevroil]" w:date="2026-07-10T09:31:00Z" w16du:dateUtc="2026-07-10T04:31:00Z">
        <w:r w:rsidR="001C0BBA" w:rsidDel="005253BE">
          <w:rPr>
            <w:i/>
            <w:iCs/>
            <w:color w:val="8FA3B1"/>
            <w:sz w:val="18"/>
            <w:szCs w:val="18"/>
          </w:rPr>
          <w:delText>V</w:delText>
        </w:r>
      </w:del>
    </w:p>
    <w:p w14:paraId="566999B2" w14:textId="67689130" w:rsidR="00116BA5" w:rsidRDefault="00116BA5" w:rsidP="00116BA5">
      <w:pPr>
        <w:shd w:val="clear" w:color="auto" w:fill="F4F6F8"/>
        <w:spacing w:before="160" w:after="60"/>
        <w:rPr>
          <w:ins w:id="1121" w:author="Medetov, Nauryzbek [Tengizchevroil]" w:date="2026-07-10T10:20:00Z" w16du:dateUtc="2026-07-10T05:20:00Z"/>
        </w:rPr>
      </w:pPr>
      <w:ins w:id="1122" w:author="Medetov, Nauryzbek [Tengizchevroil]" w:date="2026-07-10T10:20:00Z" w16du:dateUtc="2026-07-10T05:20:00Z">
        <w:r>
          <w:rPr>
            <w:b/>
            <w:bCs/>
            <w:color w:val="0D1B2A"/>
          </w:rPr>
          <w:t>Line 57</w:t>
        </w:r>
      </w:ins>
      <w:ins w:id="1123" w:author="Medetov, Nauryzbek [Tengizchevroil]" w:date="2026-07-10T10:21:00Z" w16du:dateUtc="2026-07-10T05:21:00Z">
        <w:r>
          <w:rPr>
            <w:b/>
            <w:bCs/>
            <w:color w:val="0D1B2A"/>
          </w:rPr>
          <w:t>d</w:t>
        </w:r>
      </w:ins>
      <w:ins w:id="1124" w:author="Medetov, Nauryzbek [Tengizchevroil]" w:date="2026-07-10T10:20:00Z" w16du:dateUtc="2026-07-10T05:20:00Z">
        <w:r>
          <w:rPr>
            <w:b/>
            <w:bCs/>
            <w:color w:val="1A9FD8"/>
            <w:sz w:val="18"/>
            <w:szCs w:val="18"/>
          </w:rPr>
          <w:t xml:space="preserve">  ·  Color: BLU/GRN/RED</w:t>
        </w:r>
        <w:r>
          <w:rPr>
            <w:i/>
            <w:iCs/>
            <w:color w:val="F4831F"/>
            <w:sz w:val="18"/>
            <w:szCs w:val="18"/>
          </w:rPr>
          <w:t xml:space="preserve">  ·  Pattern B </w:t>
        </w:r>
      </w:ins>
    </w:p>
    <w:p w14:paraId="2C3A1CC7" w14:textId="73CDA3D1" w:rsidR="00116BA5" w:rsidRDefault="00116BA5" w:rsidP="00116BA5">
      <w:pPr>
        <w:spacing w:after="60"/>
        <w:rPr>
          <w:ins w:id="1125" w:author="Medetov, Nauryzbek [Tengizchevroil]" w:date="2026-07-10T10:20:00Z" w16du:dateUtc="2026-07-10T05:20:00Z"/>
        </w:rPr>
      </w:pPr>
      <w:ins w:id="1126" w:author="Medetov, Nauryzbek [Tengizchevroil]" w:date="2026-07-10T10:20:00Z" w16du:dateUtc="2026-07-10T05:20:00Z">
        <w:r>
          <w:rPr>
            <w:b/>
            <w:bCs/>
            <w:color w:val="4A5568"/>
            <w:sz w:val="18"/>
            <w:szCs w:val="18"/>
          </w:rPr>
          <w:t xml:space="preserve">Text: </w:t>
        </w:r>
        <w:r>
          <w:rPr>
            <w:i/>
            <w:iCs/>
            <w:sz w:val="18"/>
            <w:szCs w:val="18"/>
          </w:rPr>
          <w:t>"</w:t>
        </w:r>
      </w:ins>
      <w:ins w:id="1127" w:author="Medetov, Nauryzbek [Tengizchevroil]" w:date="2026-07-10T10:21:00Z" w16du:dateUtc="2026-07-10T05:21:00Z">
        <w:r w:rsidR="00AD363B" w:rsidRPr="00AD363B">
          <w:rPr>
            <w:i/>
            <w:iCs/>
            <w:sz w:val="18"/>
            <w:szCs w:val="18"/>
          </w:rPr>
          <w:t>NOTE: BP must check with MaxTrax admin on NDE requirements prior to commence welding works.</w:t>
        </w:r>
        <w:r w:rsidR="00AD363B">
          <w:rPr>
            <w:i/>
            <w:iCs/>
            <w:sz w:val="18"/>
            <w:szCs w:val="18"/>
          </w:rPr>
          <w:t>”</w:t>
        </w:r>
      </w:ins>
    </w:p>
    <w:p w14:paraId="4C6ED356" w14:textId="4D13A793" w:rsidR="00116BA5" w:rsidRPr="00127A6B" w:rsidRDefault="00116BA5" w:rsidP="00116BA5">
      <w:pPr>
        <w:spacing w:after="40"/>
        <w:rPr>
          <w:ins w:id="1128" w:author="Medetov, Nauryzbek [Tengizchevroil]" w:date="2026-07-10T10:20:00Z" w16du:dateUtc="2026-07-10T05:20:00Z"/>
          <w:color w:val="2ECC71"/>
          <w:sz w:val="18"/>
          <w:szCs w:val="18"/>
        </w:rPr>
      </w:pPr>
      <w:ins w:id="1129" w:author="Medetov, Nauryzbek [Tengizchevroil]" w:date="2026-07-10T10:20:00Z" w16du:dateUtc="2026-07-10T05:20:00Z">
        <w:r>
          <w:rPr>
            <w:b/>
            <w:bCs/>
            <w:color w:val="2ECC71"/>
            <w:sz w:val="18"/>
            <w:szCs w:val="18"/>
          </w:rPr>
          <w:t xml:space="preserve">Keep when: </w:t>
        </w:r>
        <w:r w:rsidRPr="000976EA">
          <w:rPr>
            <w:color w:val="2ECC71"/>
            <w:sz w:val="18"/>
            <w:szCs w:val="18"/>
            <w:rPrChange w:id="1130" w:author="Medetov, Nauryzbek [Tengizchevroil]" w:date="2026-07-10T10:24:00Z" w16du:dateUtc="2026-07-10T05:24:00Z">
              <w:rPr>
                <w:rFonts w:ascii="Consolas" w:eastAsia="Consolas" w:hAnsi="Consolas" w:cs="Consolas"/>
                <w:sz w:val="18"/>
                <w:szCs w:val="18"/>
              </w:rPr>
            </w:rPrChange>
          </w:rPr>
          <w:t>Line 57</w:t>
        </w:r>
      </w:ins>
      <w:ins w:id="1131" w:author="Medetov, Nauryzbek [Tengizchevroil]" w:date="2026-07-10T10:22:00Z" w16du:dateUtc="2026-07-10T05:22:00Z">
        <w:r w:rsidR="00474C69" w:rsidRPr="000976EA">
          <w:rPr>
            <w:color w:val="2ECC71"/>
            <w:sz w:val="18"/>
            <w:szCs w:val="18"/>
            <w:rPrChange w:id="1132" w:author="Medetov, Nauryzbek [Tengizchevroil]" w:date="2026-07-10T10:24:00Z" w16du:dateUtc="2026-07-10T05:24:00Z">
              <w:rPr>
                <w:rFonts w:ascii="Consolas" w:eastAsia="Consolas" w:hAnsi="Consolas" w:cs="Consolas"/>
                <w:sz w:val="18"/>
                <w:szCs w:val="18"/>
              </w:rPr>
            </w:rPrChange>
          </w:rPr>
          <w:t xml:space="preserve">a </w:t>
        </w:r>
        <w:r w:rsidR="00474C69" w:rsidRPr="000976EA">
          <w:rPr>
            <w:b/>
            <w:bCs/>
            <w:color w:val="2ECC71"/>
            <w:sz w:val="18"/>
            <w:szCs w:val="18"/>
            <w:rPrChange w:id="1133" w:author="Medetov, Nauryzbek [Tengizchevroil]" w:date="2026-07-10T10:25:00Z" w16du:dateUtc="2026-07-10T05:25:00Z">
              <w:rPr>
                <w:rFonts w:ascii="Consolas" w:eastAsia="Consolas" w:hAnsi="Consolas" w:cs="Consolas"/>
                <w:sz w:val="18"/>
                <w:szCs w:val="18"/>
              </w:rPr>
            </w:rPrChange>
          </w:rPr>
          <w:t>or</w:t>
        </w:r>
        <w:r w:rsidR="00474C69" w:rsidRPr="000976EA">
          <w:rPr>
            <w:color w:val="2ECC71"/>
            <w:sz w:val="18"/>
            <w:szCs w:val="18"/>
            <w:rPrChange w:id="1134" w:author="Medetov, Nauryzbek [Tengizchevroil]" w:date="2026-07-10T10:24:00Z" w16du:dateUtc="2026-07-10T05:24:00Z">
              <w:rPr>
                <w:rFonts w:ascii="Consolas" w:eastAsia="Consolas" w:hAnsi="Consolas" w:cs="Consolas"/>
                <w:sz w:val="18"/>
                <w:szCs w:val="18"/>
              </w:rPr>
            </w:rPrChange>
          </w:rPr>
          <w:t xml:space="preserve"> 57b</w:t>
        </w:r>
      </w:ins>
      <w:ins w:id="1135" w:author="Medetov, Nauryzbek [Tengizchevroil]" w:date="2026-07-10T10:20:00Z" w16du:dateUtc="2026-07-10T05:20:00Z">
        <w:r w:rsidRPr="000976EA">
          <w:rPr>
            <w:color w:val="2ECC71"/>
            <w:sz w:val="18"/>
            <w:szCs w:val="18"/>
            <w:rPrChange w:id="1136" w:author="Medetov, Nauryzbek [Tengizchevroil]" w:date="2026-07-10T10:24:00Z" w16du:dateUtc="2026-07-10T05:24:00Z">
              <w:rPr>
                <w:rFonts w:ascii="Consolas" w:eastAsia="Consolas" w:hAnsi="Consolas" w:cs="Consolas"/>
                <w:sz w:val="18"/>
                <w:szCs w:val="18"/>
              </w:rPr>
            </w:rPrChange>
          </w:rPr>
          <w:t xml:space="preserve"> </w:t>
        </w:r>
      </w:ins>
      <w:ins w:id="1137" w:author="Medetov, Nauryzbek [Tengizchevroil]" w:date="2026-07-10T10:25:00Z" w16du:dateUtc="2026-07-10T05:25:00Z">
        <w:r w:rsidR="000976EA">
          <w:rPr>
            <w:color w:val="2ECC71"/>
            <w:sz w:val="18"/>
            <w:szCs w:val="18"/>
          </w:rPr>
          <w:t>is</w:t>
        </w:r>
      </w:ins>
      <w:ins w:id="1138" w:author="Medetov, Nauryzbek [Tengizchevroil]" w:date="2026-07-10T10:20:00Z" w16du:dateUtc="2026-07-10T05:20:00Z">
        <w:r w:rsidRPr="000976EA">
          <w:rPr>
            <w:color w:val="2ECC71"/>
            <w:sz w:val="18"/>
            <w:szCs w:val="18"/>
            <w:rPrChange w:id="1139" w:author="Medetov, Nauryzbek [Tengizchevroil]" w:date="2026-07-10T10:24:00Z" w16du:dateUtc="2026-07-10T05:24:00Z">
              <w:rPr>
                <w:rFonts w:ascii="Consolas" w:eastAsia="Consolas" w:hAnsi="Consolas" w:cs="Consolas"/>
                <w:sz w:val="18"/>
                <w:szCs w:val="18"/>
              </w:rPr>
            </w:rPrChange>
          </w:rPr>
          <w:t xml:space="preserve"> kept</w:t>
        </w:r>
      </w:ins>
      <w:ins w:id="1140" w:author="Medetov, Nauryzbek [Tengizchevroil]" w:date="2026-07-12T18:03:00Z" w16du:dateUtc="2026-07-12T13:03:00Z">
        <w:r w:rsidR="006E7FCF">
          <w:rPr>
            <w:color w:val="2ECC71"/>
            <w:sz w:val="18"/>
            <w:szCs w:val="18"/>
          </w:rPr>
          <w:t xml:space="preserve">. </w:t>
        </w:r>
      </w:ins>
    </w:p>
    <w:p w14:paraId="52AE6A4D" w14:textId="77777777" w:rsidR="00116BA5" w:rsidRDefault="00116BA5" w:rsidP="00116BA5">
      <w:pPr>
        <w:spacing w:after="40"/>
        <w:rPr>
          <w:ins w:id="1141" w:author="Medetov, Nauryzbek [Tengizchevroil]" w:date="2026-07-10T10:20:00Z" w16du:dateUtc="2026-07-10T05:20:00Z"/>
        </w:rPr>
      </w:pPr>
      <w:ins w:id="1142" w:author="Medetov, Nauryzbek [Tengizchevroil]" w:date="2026-07-10T10:20:00Z" w16du:dateUtc="2026-07-10T05:20:00Z">
        <w:r>
          <w:rPr>
            <w:b/>
            <w:bCs/>
            <w:color w:val="C0392B"/>
            <w:sz w:val="18"/>
            <w:szCs w:val="18"/>
          </w:rPr>
          <w:t xml:space="preserve">Remove when: </w:t>
        </w:r>
        <w:r>
          <w:rPr>
            <w:color w:val="2ECC71"/>
            <w:sz w:val="18"/>
            <w:szCs w:val="18"/>
          </w:rPr>
          <w:t>otherwise</w:t>
        </w:r>
      </w:ins>
    </w:p>
    <w:p w14:paraId="0830E092" w14:textId="77777777" w:rsidR="00116BA5" w:rsidRPr="00127A6B" w:rsidRDefault="00116BA5" w:rsidP="00116BA5">
      <w:pPr>
        <w:rPr>
          <w:ins w:id="1143" w:author="Medetov, Nauryzbek [Tengizchevroil]" w:date="2026-07-10T10:20:00Z" w16du:dateUtc="2026-07-10T05:20:00Z"/>
          <w:rFonts w:ascii="Consolas" w:eastAsia="Consolas" w:hAnsi="Consolas" w:cs="Consolas"/>
          <w:sz w:val="18"/>
          <w:szCs w:val="18"/>
        </w:rPr>
      </w:pPr>
      <w:ins w:id="1144" w:author="Medetov, Nauryzbek [Tengizchevroil]" w:date="2026-07-10T10:20:00Z" w16du:dateUtc="2026-07-10T05:20:00Z">
        <w:r>
          <w:rPr>
            <w:b/>
            <w:bCs/>
            <w:color w:val="4A5568"/>
            <w:sz w:val="18"/>
            <w:szCs w:val="18"/>
          </w:rPr>
          <w:t xml:space="preserve">Inputs needed: </w:t>
        </w:r>
        <w:r>
          <w:rPr>
            <w:rFonts w:ascii="Consolas" w:eastAsia="Consolas" w:hAnsi="Consolas" w:cs="Consolas"/>
            <w:sz w:val="18"/>
            <w:szCs w:val="18"/>
          </w:rPr>
          <w:t>scope_type</w:t>
        </w:r>
      </w:ins>
    </w:p>
    <w:p w14:paraId="4AA54068" w14:textId="4EF34555" w:rsidR="00116BA5" w:rsidRDefault="00116BA5" w:rsidP="001C0BBA">
      <w:pPr>
        <w:spacing w:after="40"/>
      </w:pPr>
      <w:ins w:id="1145" w:author="Medetov, Nauryzbek [Tengizchevroil]" w:date="2026-07-10T10:20:00Z" w16du:dateUtc="2026-07-10T05:20:00Z">
        <w:r>
          <w:rPr>
            <w:b/>
            <w:bCs/>
            <w:color w:val="4A5568"/>
            <w:sz w:val="18"/>
            <w:szCs w:val="18"/>
          </w:rPr>
          <w:t xml:space="preserve">RAG sources: </w:t>
        </w:r>
        <w:r>
          <w:rPr>
            <w:i/>
            <w:iCs/>
            <w:color w:val="8FA3B1"/>
            <w:sz w:val="18"/>
            <w:szCs w:val="18"/>
          </w:rPr>
          <w:t>Isometric drawing</w:t>
        </w:r>
      </w:ins>
    </w:p>
    <w:p w14:paraId="6E148DFC" w14:textId="4E63910F" w:rsidR="001C0BBA" w:rsidDel="00BD4E42" w:rsidRDefault="001C0BBA" w:rsidP="001C0BBA">
      <w:pPr>
        <w:shd w:val="clear" w:color="auto" w:fill="F4F6F8"/>
        <w:spacing w:before="160" w:after="60"/>
        <w:rPr>
          <w:del w:id="1146" w:author="Medetov, Nauryzbek [Tengizchevroil]" w:date="2026-07-10T10:25:00Z" w16du:dateUtc="2026-07-10T05:25:00Z"/>
        </w:rPr>
      </w:pPr>
      <w:del w:id="1147" w:author="Medetov, Nauryzbek [Tengizchevroil]" w:date="2026-07-10T10:25:00Z" w16du:dateUtc="2026-07-10T05:25:00Z">
        <w:r w:rsidDel="00BD4E42">
          <w:rPr>
            <w:b/>
            <w:bCs/>
            <w:color w:val="0D1B2A"/>
          </w:rPr>
          <w:delText>Line 63</w:delText>
        </w:r>
        <w:r w:rsidDel="00BD4E42">
          <w:rPr>
            <w:b/>
            <w:bCs/>
            <w:color w:val="2ECC71"/>
            <w:sz w:val="18"/>
            <w:szCs w:val="18"/>
          </w:rPr>
          <w:delText xml:space="preserve">  ·  Color: GRN</w:delText>
        </w:r>
        <w:r w:rsidDel="00BD4E42">
          <w:rPr>
            <w:i/>
            <w:iCs/>
            <w:color w:val="F4831F"/>
            <w:sz w:val="18"/>
            <w:szCs w:val="18"/>
          </w:rPr>
          <w:delText xml:space="preserve">  ·  Pattern A</w:delText>
        </w:r>
      </w:del>
    </w:p>
    <w:p w14:paraId="2597DD95" w14:textId="625A6CE3" w:rsidR="001C0BBA" w:rsidDel="00BD4E42" w:rsidRDefault="001C0BBA" w:rsidP="001C0BBA">
      <w:pPr>
        <w:spacing w:after="60"/>
        <w:rPr>
          <w:del w:id="1148" w:author="Medetov, Nauryzbek [Tengizchevroil]" w:date="2026-07-10T10:25:00Z" w16du:dateUtc="2026-07-10T05:25:00Z"/>
        </w:rPr>
      </w:pPr>
      <w:del w:id="1149" w:author="Medetov, Nauryzbek [Tengizchevroil]" w:date="2026-07-10T10:25:00Z" w16du:dateUtc="2026-07-10T05:25:00Z">
        <w:r w:rsidDel="00BD4E42">
          <w:rPr>
            <w:b/>
            <w:bCs/>
            <w:color w:val="4A5568"/>
            <w:sz w:val="18"/>
            <w:szCs w:val="18"/>
          </w:rPr>
          <w:delText xml:space="preserve">Text: </w:delText>
        </w:r>
        <w:r w:rsidDel="00BD4E42">
          <w:rPr>
            <w:i/>
            <w:iCs/>
            <w:sz w:val="18"/>
            <w:szCs w:val="18"/>
          </w:rPr>
          <w:delText>"NOTE: Perform NDE and Hardness Testing only after PWHT!"</w:delText>
        </w:r>
      </w:del>
    </w:p>
    <w:p w14:paraId="4E1C594C" w14:textId="6CB51480" w:rsidR="001C0BBA" w:rsidDel="00BD4E42" w:rsidRDefault="001C0BBA" w:rsidP="001C0BBA">
      <w:pPr>
        <w:spacing w:after="40"/>
        <w:rPr>
          <w:del w:id="1150" w:author="Medetov, Nauryzbek [Tengizchevroil]" w:date="2026-07-10T10:25:00Z" w16du:dateUtc="2026-07-10T05:25:00Z"/>
        </w:rPr>
      </w:pPr>
      <w:del w:id="1151" w:author="Medetov, Nauryzbek [Tengizchevroil]" w:date="2026-07-10T10:25:00Z" w16du:dateUtc="2026-07-10T05:25:00Z">
        <w:r w:rsidDel="00BD4E42">
          <w:rPr>
            <w:b/>
            <w:bCs/>
            <w:color w:val="2ECC71"/>
            <w:sz w:val="18"/>
            <w:szCs w:val="18"/>
          </w:rPr>
          <w:delText xml:space="preserve">Keep when: </w:delText>
        </w:r>
        <w:r w:rsidDel="00BD4E42">
          <w:rPr>
            <w:sz w:val="18"/>
            <w:szCs w:val="18"/>
          </w:rPr>
          <w:delText>pwht_required=true</w:delText>
        </w:r>
      </w:del>
    </w:p>
    <w:p w14:paraId="309A8CFB" w14:textId="5578D746" w:rsidR="001C0BBA" w:rsidDel="00BD4E42" w:rsidRDefault="001C0BBA" w:rsidP="001C0BBA">
      <w:pPr>
        <w:spacing w:after="40"/>
        <w:rPr>
          <w:del w:id="1152" w:author="Medetov, Nauryzbek [Tengizchevroil]" w:date="2026-07-10T10:25:00Z" w16du:dateUtc="2026-07-10T05:25:00Z"/>
        </w:rPr>
      </w:pPr>
      <w:del w:id="1153" w:author="Medetov, Nauryzbek [Tengizchevroil]" w:date="2026-07-10T10:25:00Z" w16du:dateUtc="2026-07-10T05:25:00Z">
        <w:r w:rsidDel="00BD4E42">
          <w:rPr>
            <w:b/>
            <w:bCs/>
            <w:color w:val="C0392B"/>
            <w:sz w:val="18"/>
            <w:szCs w:val="18"/>
          </w:rPr>
          <w:delText xml:space="preserve">Remove when: </w:delText>
        </w:r>
        <w:r w:rsidDel="00BD4E42">
          <w:rPr>
            <w:sz w:val="18"/>
            <w:szCs w:val="18"/>
          </w:rPr>
          <w:delText>Otherwise</w:delText>
        </w:r>
      </w:del>
    </w:p>
    <w:p w14:paraId="341F40E4" w14:textId="611F57C9" w:rsidR="001C0BBA" w:rsidDel="00BD4E42" w:rsidRDefault="001C0BBA" w:rsidP="001C0BBA">
      <w:pPr>
        <w:spacing w:after="40"/>
        <w:rPr>
          <w:del w:id="1154" w:author="Medetov, Nauryzbek [Tengizchevroil]" w:date="2026-07-10T10:25:00Z" w16du:dateUtc="2026-07-10T05:25:00Z"/>
        </w:rPr>
      </w:pPr>
      <w:del w:id="1155" w:author="Medetov, Nauryzbek [Tengizchevroil]" w:date="2026-07-10T10:25:00Z" w16du:dateUtc="2026-07-10T05:25:00Z">
        <w:r w:rsidDel="00BD4E42">
          <w:rPr>
            <w:b/>
            <w:bCs/>
            <w:color w:val="4A5568"/>
            <w:sz w:val="18"/>
            <w:szCs w:val="18"/>
          </w:rPr>
          <w:delText xml:space="preserve">Inputs needed: </w:delText>
        </w:r>
        <w:r w:rsidDel="00BD4E42">
          <w:rPr>
            <w:rFonts w:ascii="Consolas" w:eastAsia="Consolas" w:hAnsi="Consolas" w:cs="Consolas"/>
            <w:sz w:val="18"/>
            <w:szCs w:val="18"/>
          </w:rPr>
          <w:delText>pwht_required</w:delText>
        </w:r>
      </w:del>
    </w:p>
    <w:p w14:paraId="2E093E26" w14:textId="5B133011" w:rsidR="001C0BBA" w:rsidDel="00BD4E42" w:rsidRDefault="001C0BBA" w:rsidP="001C0BBA">
      <w:pPr>
        <w:shd w:val="clear" w:color="auto" w:fill="FFF4CC"/>
        <w:spacing w:before="160" w:after="60"/>
        <w:rPr>
          <w:del w:id="1156" w:author="Medetov, Nauryzbek [Tengizchevroil]" w:date="2026-07-10T10:25:00Z" w16du:dateUtc="2026-07-10T05:25:00Z"/>
        </w:rPr>
      </w:pPr>
      <w:del w:id="1157" w:author="Medetov, Nauryzbek [Tengizchevroil]" w:date="2026-07-10T10:25:00Z" w16du:dateUtc="2026-07-10T05:25:00Z">
        <w:r w:rsidDel="00BD4E42">
          <w:rPr>
            <w:b/>
            <w:bCs/>
            <w:color w:val="0D1B2A"/>
          </w:rPr>
          <w:delText>Line 64</w:delText>
        </w:r>
        <w:r w:rsidDel="00BD4E42">
          <w:rPr>
            <w:b/>
            <w:bCs/>
            <w:color w:val="2ECC71"/>
            <w:sz w:val="18"/>
            <w:szCs w:val="18"/>
          </w:rPr>
          <w:delText xml:space="preserve">  ·  Color: GRN</w:delText>
        </w:r>
        <w:r w:rsidDel="00BD4E42">
          <w:rPr>
            <w:i/>
            <w:iCs/>
            <w:color w:val="F4831F"/>
            <w:sz w:val="18"/>
            <w:szCs w:val="18"/>
          </w:rPr>
          <w:delText xml:space="preserve">  ·  Pattern A (optional)</w:delText>
        </w:r>
        <w:r w:rsidDel="00BD4E42">
          <w:rPr>
            <w:b/>
            <w:bCs/>
            <w:color w:val="F4831F"/>
            <w:sz w:val="16"/>
            <w:szCs w:val="16"/>
          </w:rPr>
          <w:delText xml:space="preserve">  ·  v1.1 UPDATED</w:delText>
        </w:r>
      </w:del>
    </w:p>
    <w:p w14:paraId="33A2110C" w14:textId="00D33762" w:rsidR="001C0BBA" w:rsidDel="00BD4E42" w:rsidRDefault="001C0BBA" w:rsidP="001C0BBA">
      <w:pPr>
        <w:spacing w:after="60"/>
        <w:rPr>
          <w:del w:id="1158" w:author="Medetov, Nauryzbek [Tengizchevroil]" w:date="2026-07-10T10:25:00Z" w16du:dateUtc="2026-07-10T05:25:00Z"/>
        </w:rPr>
      </w:pPr>
      <w:del w:id="1159" w:author="Medetov, Nauryzbek [Tengizchevroil]" w:date="2026-07-10T10:25:00Z" w16du:dateUtc="2026-07-10T05:25:00Z">
        <w:r w:rsidDel="00BD4E42">
          <w:rPr>
            <w:b/>
            <w:bCs/>
            <w:color w:val="4A5568"/>
            <w:sz w:val="18"/>
            <w:szCs w:val="18"/>
          </w:rPr>
          <w:delText xml:space="preserve">Text: </w:delText>
        </w:r>
        <w:r w:rsidDel="00BD4E42">
          <w:rPr>
            <w:i/>
            <w:iCs/>
            <w:sz w:val="18"/>
            <w:szCs w:val="18"/>
          </w:rPr>
          <w:delText>"NOTE: BP must check with MaxTrax admin on NDE requirements prior to commence welding."</w:delText>
        </w:r>
      </w:del>
    </w:p>
    <w:p w14:paraId="6B74B9A5" w14:textId="57AEB7C8" w:rsidR="001C0BBA" w:rsidDel="00BD4E42" w:rsidRDefault="001C0BBA" w:rsidP="001C0BBA">
      <w:pPr>
        <w:spacing w:after="40"/>
        <w:rPr>
          <w:del w:id="1160" w:author="Medetov, Nauryzbek [Tengizchevroil]" w:date="2026-07-10T10:25:00Z" w16du:dateUtc="2026-07-10T05:25:00Z"/>
        </w:rPr>
      </w:pPr>
      <w:del w:id="1161" w:author="Medetov, Nauryzbek [Tengizchevroil]" w:date="2026-07-10T10:25:00Z" w16du:dateUtc="2026-07-10T05:25:00Z">
        <w:r w:rsidDel="00BD4E42">
          <w:rPr>
            <w:b/>
            <w:bCs/>
            <w:color w:val="2ECC71"/>
            <w:sz w:val="18"/>
            <w:szCs w:val="18"/>
          </w:rPr>
          <w:delText xml:space="preserve">Keep when: </w:delText>
        </w:r>
        <w:r w:rsidDel="00BD4E42">
          <w:rPr>
            <w:sz w:val="18"/>
            <w:szCs w:val="18"/>
          </w:rPr>
          <w:delText>Per project convention</w:delText>
        </w:r>
      </w:del>
    </w:p>
    <w:p w14:paraId="7802E94C" w14:textId="4E5695FE" w:rsidR="001C0BBA" w:rsidDel="00BD4E42" w:rsidRDefault="001C0BBA" w:rsidP="001C0BBA">
      <w:pPr>
        <w:spacing w:after="40"/>
        <w:rPr>
          <w:del w:id="1162" w:author="Medetov, Nauryzbek [Tengizchevroil]" w:date="2026-07-10T10:25:00Z" w16du:dateUtc="2026-07-10T05:25:00Z"/>
        </w:rPr>
      </w:pPr>
      <w:del w:id="1163" w:author="Medetov, Nauryzbek [Tengizchevroil]" w:date="2026-07-10T10:25:00Z" w16du:dateUtc="2026-07-10T05:25:00Z">
        <w:r w:rsidDel="00BD4E42">
          <w:rPr>
            <w:b/>
            <w:bCs/>
            <w:color w:val="C0392B"/>
            <w:sz w:val="18"/>
            <w:szCs w:val="18"/>
          </w:rPr>
          <w:delText xml:space="preserve">Remove when: </w:delText>
        </w:r>
        <w:r w:rsidDel="00BD4E42">
          <w:rPr>
            <w:sz w:val="18"/>
            <w:szCs w:val="18"/>
          </w:rPr>
          <w:delText>Per project convention</w:delText>
        </w:r>
      </w:del>
    </w:p>
    <w:p w14:paraId="22BCFA47" w14:textId="0D4D7DB4" w:rsidR="001C0BBA" w:rsidDel="00BD4E42" w:rsidRDefault="001C0BBA" w:rsidP="001C0BBA">
      <w:pPr>
        <w:spacing w:after="100"/>
        <w:rPr>
          <w:del w:id="1164" w:author="Medetov, Nauryzbek [Tengizchevroil]" w:date="2026-07-10T10:25:00Z" w16du:dateUtc="2026-07-10T05:25:00Z"/>
        </w:rPr>
      </w:pPr>
      <w:del w:id="1165" w:author="Medetov, Nauryzbek [Tengizchevroil]" w:date="2026-07-10T10:25:00Z" w16du:dateUtc="2026-07-10T05:25:00Z">
        <w:r w:rsidDel="00BD4E42">
          <w:rPr>
            <w:b/>
            <w:bCs/>
            <w:color w:val="F4831F"/>
            <w:sz w:val="18"/>
            <w:szCs w:val="18"/>
          </w:rPr>
          <w:delText xml:space="preserve">Note: </w:delText>
        </w:r>
        <w:r w:rsidDel="00BD4E42">
          <w:rPr>
            <w:i/>
            <w:iCs/>
            <w:sz w:val="18"/>
            <w:szCs w:val="18"/>
          </w:rPr>
          <w:delText>v1.1: as with line 33, often omitted in real EWOs.</w:delText>
        </w:r>
      </w:del>
    </w:p>
    <w:p w14:paraId="46DA3E66" w14:textId="037988FE" w:rsidR="001C0BBA" w:rsidRDefault="001C0BBA" w:rsidP="001C0BBA">
      <w:pPr>
        <w:shd w:val="clear" w:color="auto" w:fill="FFF4CC"/>
        <w:spacing w:before="160" w:after="60"/>
      </w:pPr>
      <w:r>
        <w:rPr>
          <w:b/>
          <w:bCs/>
          <w:color w:val="0D1B2A"/>
        </w:rPr>
        <w:t xml:space="preserve">Line </w:t>
      </w:r>
      <w:ins w:id="1166" w:author="Medetov, Nauryzbek [Tengizchevroil]" w:date="2026-07-10T10:25:00Z" w16du:dateUtc="2026-07-10T05:25:00Z">
        <w:r w:rsidR="00BD4E42">
          <w:rPr>
            <w:b/>
            <w:bCs/>
            <w:color w:val="0D1B2A"/>
          </w:rPr>
          <w:t>58</w:t>
        </w:r>
      </w:ins>
      <w:ins w:id="1167" w:author="Medetov, Nauryzbek [Tengizchevroil]" w:date="2026-07-10T10:36:00Z" w16du:dateUtc="2026-07-10T05:36:00Z">
        <w:r w:rsidR="00AC28B8">
          <w:rPr>
            <w:b/>
            <w:bCs/>
            <w:color w:val="0D1B2A"/>
          </w:rPr>
          <w:t>a</w:t>
        </w:r>
      </w:ins>
      <w:del w:id="1168" w:author="Medetov, Nauryzbek [Tengizchevroil]" w:date="2026-07-10T10:25:00Z" w16du:dateUtc="2026-07-10T05:25:00Z">
        <w:r w:rsidDel="00BD4E42">
          <w:rPr>
            <w:b/>
            <w:bCs/>
            <w:color w:val="0D1B2A"/>
          </w:rPr>
          <w:delText>65</w:delText>
        </w:r>
      </w:del>
      <w:r>
        <w:rPr>
          <w:b/>
          <w:bCs/>
          <w:color w:val="1A9FD8"/>
          <w:sz w:val="18"/>
          <w:szCs w:val="18"/>
        </w:rPr>
        <w:t xml:space="preserve">  ·  Color: BLU/PUR/GRN/RED</w:t>
      </w:r>
      <w:r>
        <w:rPr>
          <w:i/>
          <w:iCs/>
          <w:color w:val="F4831F"/>
          <w:sz w:val="18"/>
          <w:szCs w:val="18"/>
        </w:rPr>
        <w:t xml:space="preserve">  ·  Pattern A + B</w:t>
      </w:r>
      <w:r>
        <w:rPr>
          <w:b/>
          <w:bCs/>
          <w:color w:val="F4831F"/>
          <w:sz w:val="16"/>
          <w:szCs w:val="16"/>
        </w:rPr>
        <w:t xml:space="preserve"> </w:t>
      </w:r>
      <w:ins w:id="1169" w:author="Medetov, Nauryzbek [Tengizchevroil]" w:date="2026-07-10T10:36:00Z" w16du:dateUtc="2026-07-10T05:36:00Z">
        <w:r w:rsidR="00AC28B8">
          <w:rPr>
            <w:b/>
            <w:bCs/>
            <w:color w:val="F4831F"/>
            <w:sz w:val="16"/>
            <w:szCs w:val="16"/>
          </w:rPr>
          <w:t xml:space="preserve"> </w:t>
        </w:r>
        <w:r w:rsidR="00AC28B8">
          <w:rPr>
            <w:i/>
            <w:iCs/>
            <w:color w:val="F4831F"/>
            <w:sz w:val="18"/>
            <w:szCs w:val="18"/>
          </w:rPr>
          <w:t>(OR-split of Line 5</w:t>
        </w:r>
      </w:ins>
      <w:ins w:id="1170" w:author="Medetov, Nauryzbek [Tengizchevroil]" w:date="2026-07-10T10:37:00Z" w16du:dateUtc="2026-07-10T05:37:00Z">
        <w:r w:rsidR="00AC28B8">
          <w:rPr>
            <w:i/>
            <w:iCs/>
            <w:color w:val="F4831F"/>
            <w:sz w:val="18"/>
            <w:szCs w:val="18"/>
          </w:rPr>
          <w:t>8</w:t>
        </w:r>
      </w:ins>
      <w:ins w:id="1171" w:author="Medetov, Nauryzbek [Tengizchevroil]" w:date="2026-07-10T10:36:00Z" w16du:dateUtc="2026-07-10T05:36:00Z">
        <w:r w:rsidR="00AC28B8">
          <w:rPr>
            <w:i/>
            <w:iCs/>
            <w:color w:val="F4831F"/>
            <w:sz w:val="18"/>
            <w:szCs w:val="18"/>
          </w:rPr>
          <w:t>)</w:t>
        </w:r>
      </w:ins>
      <w:del w:id="1172" w:author="Medetov, Nauryzbek [Tengizchevroil]" w:date="2026-07-10T10:31:00Z" w16du:dateUtc="2026-07-10T05:31:00Z">
        <w:r w:rsidDel="00B159E2">
          <w:rPr>
            <w:b/>
            <w:bCs/>
            <w:color w:val="F4831F"/>
            <w:sz w:val="16"/>
            <w:szCs w:val="16"/>
          </w:rPr>
          <w:delText xml:space="preserve"> ·  v1.1 UPDATED</w:delText>
        </w:r>
      </w:del>
    </w:p>
    <w:p w14:paraId="3D98A945" w14:textId="6589E270" w:rsidR="001C0BBA" w:rsidRDefault="001C0BBA" w:rsidP="001C0BBA">
      <w:pPr>
        <w:spacing w:after="60"/>
      </w:pPr>
      <w:r>
        <w:rPr>
          <w:b/>
          <w:bCs/>
          <w:color w:val="4A5568"/>
          <w:sz w:val="18"/>
          <w:szCs w:val="18"/>
        </w:rPr>
        <w:lastRenderedPageBreak/>
        <w:t xml:space="preserve">Text: </w:t>
      </w:r>
      <w:r>
        <w:rPr>
          <w:i/>
          <w:iCs/>
          <w:sz w:val="18"/>
          <w:szCs w:val="18"/>
        </w:rPr>
        <w:t>"</w:t>
      </w:r>
      <w:ins w:id="1173" w:author="Medetov, Nauryzbek [Tengizchevroil]" w:date="2026-07-10T10:26:00Z" w16du:dateUtc="2026-07-10T05:26:00Z">
        <w:r w:rsidR="00651284" w:rsidRPr="00651284">
          <w:rPr>
            <w:i/>
            <w:iCs/>
            <w:sz w:val="18"/>
            <w:szCs w:val="18"/>
          </w:rPr>
          <w:t>Perform field hydrostatic testing of new piping as specified on isometric drawing(s) 00-YYYY-L-ZZZZ in accordance with TES PIM-SU-3541-TCO</w:t>
        </w:r>
        <w:r w:rsidR="00651284">
          <w:rPr>
            <w:i/>
            <w:iCs/>
            <w:sz w:val="18"/>
            <w:szCs w:val="18"/>
          </w:rPr>
          <w:t>”</w:t>
        </w:r>
      </w:ins>
      <w:del w:id="1174" w:author="Medetov, Nauryzbek [Tengizchevroil]" w:date="2026-07-10T10:26:00Z" w16du:dateUtc="2026-07-10T05:26:00Z">
        <w:r w:rsidDel="00651284">
          <w:rPr>
            <w:i/>
            <w:iCs/>
            <w:sz w:val="18"/>
            <w:szCs w:val="18"/>
          </w:rPr>
          <w:delText>Perform field hydrostatic testing of new piping per isometric drawing 00-YYYY-L-ZZZZ in accordance with TES PIM-SU-3541-TCO."</w:delText>
        </w:r>
      </w:del>
    </w:p>
    <w:p w14:paraId="24A28A38" w14:textId="57A8DDF0" w:rsidR="001C0BBA" w:rsidRDefault="001C0BBA" w:rsidP="001C0BBA">
      <w:pPr>
        <w:spacing w:after="40"/>
      </w:pPr>
      <w:r>
        <w:rPr>
          <w:b/>
          <w:bCs/>
          <w:color w:val="2ECC71"/>
          <w:sz w:val="18"/>
          <w:szCs w:val="18"/>
        </w:rPr>
        <w:t xml:space="preserve">Keep when: </w:t>
      </w:r>
      <w:ins w:id="1175" w:author="Medetov, Nauryzbek [Tengizchevroil]" w:date="2026-07-10T10:29:00Z" w16du:dateUtc="2026-07-10T05:29:00Z">
        <w:r w:rsidR="006272C3" w:rsidRPr="001919FC">
          <w:rPr>
            <w:color w:val="2ECC71"/>
            <w:sz w:val="18"/>
            <w:szCs w:val="18"/>
            <w:rPrChange w:id="1176" w:author="Medetov, Nauryzbek [Tengizchevroil]" w:date="2026-07-10T10:43:00Z" w16du:dateUtc="2026-07-10T05:43:00Z">
              <w:rPr>
                <w:rFonts w:ascii="Consolas" w:eastAsia="Consolas" w:hAnsi="Consolas" w:cs="Consolas"/>
                <w:sz w:val="18"/>
                <w:szCs w:val="18"/>
              </w:rPr>
            </w:rPrChange>
          </w:rPr>
          <w:t>Line 52a is kept</w:t>
        </w:r>
      </w:ins>
      <w:ins w:id="1177" w:author="Medetov, Nauryzbek [Tengizchevroil]" w:date="2026-07-12T18:03:00Z" w16du:dateUtc="2026-07-12T13:03:00Z">
        <w:r w:rsidR="006E7FCF">
          <w:rPr>
            <w:color w:val="2ECC71"/>
            <w:sz w:val="18"/>
            <w:szCs w:val="18"/>
          </w:rPr>
          <w:t xml:space="preserve">. </w:t>
        </w:r>
        <w:r w:rsidR="006E7FCF" w:rsidRPr="00784636">
          <w:rPr>
            <w:sz w:val="18"/>
            <w:szCs w:val="18"/>
          </w:rPr>
          <w:t>(Note:</w:t>
        </w:r>
        <w:r w:rsidR="006E7FCF">
          <w:rPr>
            <w:sz w:val="18"/>
            <w:szCs w:val="18"/>
          </w:rPr>
          <w:t xml:space="preserve"> Values also can be taken</w:t>
        </w:r>
        <w:r w:rsidR="006E7FCF" w:rsidRPr="00784636">
          <w:rPr>
            <w:sz w:val="18"/>
            <w:szCs w:val="18"/>
          </w:rPr>
          <w:t xml:space="preserve"> </w:t>
        </w:r>
        <w:r w:rsidR="006E7FCF">
          <w:rPr>
            <w:sz w:val="18"/>
            <w:szCs w:val="18"/>
          </w:rPr>
          <w:t xml:space="preserve">in </w:t>
        </w:r>
        <w:r w:rsidR="006E7FCF" w:rsidRPr="00784636">
          <w:rPr>
            <w:sz w:val="18"/>
            <w:szCs w:val="18"/>
          </w:rPr>
          <w:t xml:space="preserve">phase 2 when drawing is parsed and tabular data </w:t>
        </w:r>
        <w:r w:rsidR="006E7FCF">
          <w:rPr>
            <w:sz w:val="18"/>
            <w:szCs w:val="18"/>
          </w:rPr>
          <w:t xml:space="preserve">is </w:t>
        </w:r>
        <w:r w:rsidR="006E7FCF" w:rsidRPr="00784636">
          <w:rPr>
            <w:sz w:val="18"/>
            <w:szCs w:val="18"/>
          </w:rPr>
          <w:t>retrieved</w:t>
        </w:r>
        <w:r w:rsidR="006E7FCF">
          <w:rPr>
            <w:rFonts w:ascii="Cambria Math" w:hAnsi="Cambria Math" w:cs="Cambria Math"/>
            <w:sz w:val="18"/>
            <w:szCs w:val="18"/>
          </w:rPr>
          <w:t>.)</w:t>
        </w:r>
      </w:ins>
      <w:del w:id="1178" w:author="Medetov, Nauryzbek [Tengizchevroil]" w:date="2026-07-10T10:29:00Z" w16du:dateUtc="2026-07-10T05:29:00Z">
        <w:r w:rsidDel="006272C3">
          <w:rPr>
            <w:sz w:val="18"/>
            <w:szCs w:val="18"/>
          </w:rPr>
          <w:delText>hydrotest_method=full_hydrostatic (process/hydrocarbon/sour services)</w:delText>
        </w:r>
      </w:del>
    </w:p>
    <w:p w14:paraId="0A9D4B22" w14:textId="1508D00B" w:rsidR="001C0BBA" w:rsidRDefault="001C0BBA" w:rsidP="001C0BBA">
      <w:pPr>
        <w:spacing w:after="40"/>
      </w:pPr>
      <w:r>
        <w:rPr>
          <w:b/>
          <w:bCs/>
          <w:color w:val="C0392B"/>
          <w:sz w:val="18"/>
          <w:szCs w:val="18"/>
        </w:rPr>
        <w:t xml:space="preserve">Remove when: </w:t>
      </w:r>
      <w:del w:id="1179" w:author="Medetov, Nauryzbek [Tengizchevroil]" w:date="2026-07-10T10:31:00Z" w16du:dateUtc="2026-07-10T05:31:00Z">
        <w:r w:rsidDel="00660CAC">
          <w:rPr>
            <w:sz w:val="18"/>
            <w:szCs w:val="18"/>
          </w:rPr>
          <w:delText>hydrotest_method=service_test_only (instrument air, utility, low-pressure)</w:delText>
        </w:r>
      </w:del>
      <w:ins w:id="1180" w:author="Medetov, Nauryzbek [Tengizchevroil]" w:date="2026-07-10T10:31:00Z" w16du:dateUtc="2026-07-10T05:31:00Z">
        <w:r w:rsidR="00660CAC">
          <w:rPr>
            <w:sz w:val="18"/>
            <w:szCs w:val="18"/>
          </w:rPr>
          <w:t>Otherwise</w:t>
        </w:r>
      </w:ins>
    </w:p>
    <w:p w14:paraId="4F580116" w14:textId="14EEE392" w:rsidR="001C0BBA" w:rsidRDefault="001C0BBA" w:rsidP="001C0BBA">
      <w:pPr>
        <w:spacing w:after="40"/>
      </w:pPr>
      <w:r>
        <w:rPr>
          <w:b/>
          <w:bCs/>
          <w:color w:val="4A5568"/>
          <w:sz w:val="18"/>
          <w:szCs w:val="18"/>
        </w:rPr>
        <w:t xml:space="preserve">Inputs needed: </w:t>
      </w:r>
      <w:r>
        <w:rPr>
          <w:rFonts w:ascii="Consolas" w:eastAsia="Consolas" w:hAnsi="Consolas" w:cs="Consolas"/>
          <w:sz w:val="18"/>
          <w:szCs w:val="18"/>
        </w:rPr>
        <w:t>hydrotest_method, placeholders_dwg</w:t>
      </w:r>
      <w:del w:id="1181" w:author="Medetov, Nauryzbek [Tengizchevroil]" w:date="2026-07-10T10:31:00Z" w16du:dateUtc="2026-07-10T05:31:00Z">
        <w:r w:rsidDel="00660CAC">
          <w:rPr>
            <w:rFonts w:ascii="Consolas" w:eastAsia="Consolas" w:hAnsi="Consolas" w:cs="Consolas"/>
            <w:sz w:val="18"/>
            <w:szCs w:val="18"/>
          </w:rPr>
          <w:delText>, service</w:delText>
        </w:r>
      </w:del>
      <w:ins w:id="1182" w:author="Medetov, Nauryzbek [Tengizchevroil]" w:date="2026-07-10T10:31:00Z" w16du:dateUtc="2026-07-10T05:31:00Z">
        <w:r w:rsidR="00660CAC">
          <w:rPr>
            <w:rFonts w:ascii="Consolas" w:eastAsia="Consolas" w:hAnsi="Consolas" w:cs="Consolas"/>
            <w:sz w:val="18"/>
            <w:szCs w:val="18"/>
          </w:rPr>
          <w:t>]</w:t>
        </w:r>
      </w:ins>
    </w:p>
    <w:p w14:paraId="7E2E897F" w14:textId="77777777" w:rsidR="001C0BBA" w:rsidRDefault="001C0BBA" w:rsidP="001C0BBA">
      <w:pPr>
        <w:spacing w:after="40"/>
        <w:rPr>
          <w:ins w:id="1183" w:author="Medetov, Nauryzbek [Tengizchevroil]" w:date="2026-07-10T10:39:00Z" w16du:dateUtc="2026-07-10T05:39:00Z"/>
          <w:i/>
          <w:iCs/>
          <w:color w:val="8FA3B1"/>
          <w:sz w:val="18"/>
          <w:szCs w:val="18"/>
        </w:rPr>
      </w:pPr>
      <w:r>
        <w:rPr>
          <w:b/>
          <w:bCs/>
          <w:color w:val="4A5568"/>
          <w:sz w:val="18"/>
          <w:szCs w:val="18"/>
        </w:rPr>
        <w:t xml:space="preserve">RAG sources: </w:t>
      </w:r>
      <w:r>
        <w:rPr>
          <w:i/>
          <w:iCs/>
          <w:color w:val="8FA3B1"/>
          <w:sz w:val="18"/>
          <w:szCs w:val="18"/>
        </w:rPr>
        <w:t>PIM-SU-3541-TCO</w:t>
      </w:r>
    </w:p>
    <w:p w14:paraId="308347ED" w14:textId="416340C5" w:rsidR="00087487" w:rsidRPr="00FA5AE0" w:rsidRDefault="00087487">
      <w:pPr>
        <w:rPr>
          <w:i/>
          <w:iCs/>
          <w:sz w:val="18"/>
          <w:szCs w:val="18"/>
          <w:rPrChange w:id="1184" w:author="Medetov, Nauryzbek [Tengizchevroil]" w:date="2026-07-10T11:23:00Z" w16du:dateUtc="2026-07-10T06:23:00Z">
            <w:rPr/>
          </w:rPrChange>
        </w:rPr>
        <w:pPrChange w:id="1185" w:author="Medetov, Nauryzbek [Tengizchevroil]" w:date="2026-07-10T11:23:00Z" w16du:dateUtc="2026-07-10T06:23:00Z">
          <w:pPr>
            <w:spacing w:after="40"/>
          </w:pPr>
        </w:pPrChange>
      </w:pPr>
      <w:ins w:id="1186" w:author="Medetov, Nauryzbek [Tengizchevroil]" w:date="2026-07-10T10:39:00Z" w16du:dateUtc="2026-07-10T05:39:00Z">
        <w:r>
          <w:rPr>
            <w:b/>
            <w:bCs/>
            <w:color w:val="F4831F"/>
            <w:sz w:val="18"/>
            <w:szCs w:val="18"/>
          </w:rPr>
          <w:t xml:space="preserve">Note: </w:t>
        </w:r>
        <w:r w:rsidRPr="00D9721A">
          <w:rPr>
            <w:i/>
            <w:iCs/>
            <w:sz w:val="18"/>
            <w:szCs w:val="18"/>
          </w:rPr>
          <w:t>00-YYYY-L-ZZZ</w:t>
        </w:r>
        <w:r>
          <w:rPr>
            <w:i/>
            <w:iCs/>
            <w:sz w:val="18"/>
            <w:szCs w:val="18"/>
          </w:rPr>
          <w:t xml:space="preserve"> number should propagate from Line 47a. </w:t>
        </w:r>
      </w:ins>
    </w:p>
    <w:p w14:paraId="7453A9D5" w14:textId="6550BA16" w:rsidR="005F3031" w:rsidRDefault="005F3031" w:rsidP="005F3031">
      <w:pPr>
        <w:shd w:val="clear" w:color="auto" w:fill="F4F6F8"/>
        <w:spacing w:before="160" w:after="60"/>
        <w:rPr>
          <w:ins w:id="1187" w:author="Medetov, Nauryzbek [Tengizchevroil]" w:date="2026-07-10T10:28:00Z" w16du:dateUtc="2026-07-10T05:28:00Z"/>
        </w:rPr>
      </w:pPr>
      <w:ins w:id="1188" w:author="Medetov, Nauryzbek [Tengizchevroil]" w:date="2026-07-10T10:28:00Z" w16du:dateUtc="2026-07-10T05:28:00Z">
        <w:r>
          <w:rPr>
            <w:b/>
            <w:bCs/>
            <w:color w:val="0D1B2A"/>
          </w:rPr>
          <w:t xml:space="preserve">Line </w:t>
        </w:r>
      </w:ins>
      <w:ins w:id="1189" w:author="Medetov, Nauryzbek [Tengizchevroil]" w:date="2026-07-10T10:38:00Z" w16du:dateUtc="2026-07-10T05:38:00Z">
        <w:r w:rsidR="00AC6BFF">
          <w:rPr>
            <w:b/>
            <w:bCs/>
            <w:color w:val="0D1B2A"/>
          </w:rPr>
          <w:t>58</w:t>
        </w:r>
      </w:ins>
      <w:ins w:id="1190" w:author="Medetov, Nauryzbek [Tengizchevroil]" w:date="2026-07-10T10:28:00Z" w16du:dateUtc="2026-07-10T05:28:00Z">
        <w:r>
          <w:rPr>
            <w:b/>
            <w:bCs/>
            <w:color w:val="0D1B2A"/>
          </w:rPr>
          <w:t>b</w:t>
        </w:r>
        <w:r>
          <w:rPr>
            <w:b/>
            <w:bCs/>
            <w:color w:val="1A9FD8"/>
            <w:sz w:val="18"/>
            <w:szCs w:val="18"/>
          </w:rPr>
          <w:t xml:space="preserve">  ·  Color: BLU/PUR/GRN/RED</w:t>
        </w:r>
        <w:r>
          <w:rPr>
            <w:i/>
            <w:iCs/>
            <w:color w:val="F4831F"/>
            <w:sz w:val="18"/>
            <w:szCs w:val="18"/>
          </w:rPr>
          <w:t xml:space="preserve">  ·  Pattern A + B (OR-split of Line </w:t>
        </w:r>
      </w:ins>
      <w:ins w:id="1191" w:author="Medetov, Nauryzbek [Tengizchevroil]" w:date="2026-07-10T10:37:00Z" w16du:dateUtc="2026-07-10T05:37:00Z">
        <w:r w:rsidR="00AC28B8">
          <w:rPr>
            <w:i/>
            <w:iCs/>
            <w:color w:val="F4831F"/>
            <w:sz w:val="18"/>
            <w:szCs w:val="18"/>
          </w:rPr>
          <w:t>58</w:t>
        </w:r>
      </w:ins>
      <w:ins w:id="1192" w:author="Medetov, Nauryzbek [Tengizchevroil]" w:date="2026-07-10T10:28:00Z" w16du:dateUtc="2026-07-10T05:28:00Z">
        <w:r>
          <w:rPr>
            <w:i/>
            <w:iCs/>
            <w:color w:val="F4831F"/>
            <w:sz w:val="18"/>
            <w:szCs w:val="18"/>
          </w:rPr>
          <w:t>)</w:t>
        </w:r>
      </w:ins>
    </w:p>
    <w:p w14:paraId="48A742F2" w14:textId="77777777" w:rsidR="005F3031" w:rsidRDefault="005F3031" w:rsidP="005F3031">
      <w:pPr>
        <w:spacing w:after="60"/>
        <w:rPr>
          <w:ins w:id="1193" w:author="Medetov, Nauryzbek [Tengizchevroil]" w:date="2026-07-10T10:28:00Z" w16du:dateUtc="2026-07-10T05:28:00Z"/>
        </w:rPr>
      </w:pPr>
      <w:ins w:id="1194" w:author="Medetov, Nauryzbek [Tengizchevroil]" w:date="2026-07-10T10:28:00Z" w16du:dateUtc="2026-07-10T05:28:00Z">
        <w:r>
          <w:rPr>
            <w:b/>
            <w:bCs/>
            <w:color w:val="4A5568"/>
            <w:sz w:val="18"/>
            <w:szCs w:val="18"/>
          </w:rPr>
          <w:t xml:space="preserve">Text: </w:t>
        </w:r>
        <w:r>
          <w:rPr>
            <w:i/>
            <w:iCs/>
            <w:sz w:val="18"/>
            <w:szCs w:val="18"/>
          </w:rPr>
          <w:t>"</w:t>
        </w:r>
        <w:r w:rsidRPr="00F469B1">
          <w:rPr>
            <w:i/>
            <w:iCs/>
            <w:sz w:val="18"/>
            <w:szCs w:val="18"/>
          </w:rPr>
          <w:t>Perform shop hydrostatic testing of ASME B31.4 / B31.8 pipeline components in accordance with TCO Procedure X-000-L-PRO-0001 as per isometric drawing(s) 00-YYYY-L-ZZZZ – 4-hour duration.</w:t>
        </w:r>
      </w:ins>
    </w:p>
    <w:p w14:paraId="53C00D69" w14:textId="51F8D591" w:rsidR="005F3031" w:rsidRDefault="005F3031" w:rsidP="005F3031">
      <w:pPr>
        <w:spacing w:after="40"/>
        <w:rPr>
          <w:ins w:id="1195" w:author="Medetov, Nauryzbek [Tengizchevroil]" w:date="2026-07-10T10:28:00Z" w16du:dateUtc="2026-07-10T05:28:00Z"/>
        </w:rPr>
      </w:pPr>
      <w:ins w:id="1196" w:author="Medetov, Nauryzbek [Tengizchevroil]" w:date="2026-07-10T10:28:00Z" w16du:dateUtc="2026-07-10T05:28:00Z">
        <w:r>
          <w:rPr>
            <w:b/>
            <w:bCs/>
            <w:color w:val="2ECC71"/>
            <w:sz w:val="18"/>
            <w:szCs w:val="18"/>
          </w:rPr>
          <w:t xml:space="preserve">Keep when: </w:t>
        </w:r>
        <w:r w:rsidRPr="00784636">
          <w:rPr>
            <w:color w:val="2ECC71"/>
            <w:sz w:val="18"/>
            <w:szCs w:val="18"/>
          </w:rPr>
          <w:t xml:space="preserve">Line </w:t>
        </w:r>
      </w:ins>
      <w:ins w:id="1197" w:author="Medetov, Nauryzbek [Tengizchevroil]" w:date="2026-07-10T10:49:00Z" w16du:dateUtc="2026-07-10T05:49:00Z">
        <w:r w:rsidR="00F31895">
          <w:rPr>
            <w:color w:val="2ECC71"/>
            <w:sz w:val="18"/>
            <w:szCs w:val="18"/>
          </w:rPr>
          <w:t xml:space="preserve">52a </w:t>
        </w:r>
      </w:ins>
      <w:ins w:id="1198" w:author="Medetov, Nauryzbek [Tengizchevroil]" w:date="2026-07-10T10:28:00Z" w16du:dateUtc="2026-07-10T05:28:00Z">
        <w:r>
          <w:rPr>
            <w:color w:val="2ECC71"/>
            <w:sz w:val="18"/>
            <w:szCs w:val="18"/>
          </w:rPr>
          <w:t xml:space="preserve">and </w:t>
        </w:r>
      </w:ins>
      <w:ins w:id="1199" w:author="Medetov, Nauryzbek [Tengizchevroil]" w:date="2026-07-10T10:49:00Z" w16du:dateUtc="2026-07-10T05:49:00Z">
        <w:r w:rsidR="00F31895">
          <w:rPr>
            <w:color w:val="2ECC71"/>
            <w:sz w:val="18"/>
            <w:szCs w:val="18"/>
          </w:rPr>
          <w:t xml:space="preserve">iif </w:t>
        </w:r>
      </w:ins>
      <w:ins w:id="1200" w:author="Medetov, Nauryzbek [Tengizchevroil]" w:date="2026-07-10T10:45:00Z" w16du:dateUtc="2026-07-10T05:45:00Z">
        <w:r w:rsidR="006B779A" w:rsidRPr="00127A6B">
          <w:rPr>
            <w:rFonts w:ascii="Consolas" w:eastAsia="Consolas" w:hAnsi="Consolas" w:cs="Consolas"/>
            <w:sz w:val="18"/>
            <w:szCs w:val="18"/>
          </w:rPr>
          <w:t>scope_type</w:t>
        </w:r>
        <w:r w:rsidR="006B779A">
          <w:rPr>
            <w:sz w:val="18"/>
            <w:szCs w:val="18"/>
          </w:rPr>
          <w:t xml:space="preserve"> </w:t>
        </w:r>
      </w:ins>
      <w:ins w:id="1201" w:author="Medetov, Nauryzbek [Tengizchevroil]" w:date="2026-07-10T10:43:00Z" w16du:dateUtc="2026-07-10T05:43:00Z">
        <w:r w:rsidR="001919FC">
          <w:rPr>
            <w:sz w:val="18"/>
            <w:szCs w:val="18"/>
          </w:rPr>
          <w:t>= pipeline</w:t>
        </w:r>
      </w:ins>
      <w:ins w:id="1202" w:author="Medetov, Nauryzbek [Tengizchevroil]" w:date="2026-07-10T10:28:00Z" w16du:dateUtc="2026-07-10T05:28:00Z">
        <w:r>
          <w:rPr>
            <w:color w:val="2ECC71"/>
            <w:sz w:val="18"/>
            <w:szCs w:val="18"/>
          </w:rPr>
          <w:t>.</w:t>
        </w:r>
      </w:ins>
    </w:p>
    <w:p w14:paraId="09CF6AA3" w14:textId="19AD556E" w:rsidR="005F3031" w:rsidRDefault="005F3031" w:rsidP="005F3031">
      <w:pPr>
        <w:spacing w:after="40"/>
        <w:rPr>
          <w:ins w:id="1203" w:author="Medetov, Nauryzbek [Tengizchevroil]" w:date="2026-07-10T10:28:00Z" w16du:dateUtc="2026-07-10T05:28:00Z"/>
        </w:rPr>
      </w:pPr>
      <w:ins w:id="1204" w:author="Medetov, Nauryzbek [Tengizchevroil]" w:date="2026-07-10T10:28:00Z" w16du:dateUtc="2026-07-10T05:28:00Z">
        <w:r>
          <w:rPr>
            <w:b/>
            <w:bCs/>
            <w:color w:val="C0392B"/>
            <w:sz w:val="18"/>
            <w:szCs w:val="18"/>
          </w:rPr>
          <w:t xml:space="preserve">Remove when: </w:t>
        </w:r>
      </w:ins>
      <w:ins w:id="1205" w:author="Medetov, Nauryzbek [Tengizchevroil]" w:date="2026-07-10T10:49:00Z" w16du:dateUtc="2026-07-10T05:49:00Z">
        <w:r w:rsidR="00596244">
          <w:rPr>
            <w:color w:val="2ECC71"/>
            <w:sz w:val="18"/>
            <w:szCs w:val="18"/>
          </w:rPr>
          <w:t>Otherwise</w:t>
        </w:r>
      </w:ins>
    </w:p>
    <w:p w14:paraId="753A9B7F" w14:textId="17759738" w:rsidR="005F3031" w:rsidRDefault="005F3031" w:rsidP="005F3031">
      <w:pPr>
        <w:spacing w:after="40"/>
        <w:rPr>
          <w:ins w:id="1206" w:author="Medetov, Nauryzbek [Tengizchevroil]" w:date="2026-07-10T10:28:00Z" w16du:dateUtc="2026-07-10T05:28:00Z"/>
        </w:rPr>
      </w:pPr>
      <w:ins w:id="1207" w:author="Medetov, Nauryzbek [Tengizchevroil]" w:date="2026-07-10T10:28:00Z" w16du:dateUtc="2026-07-10T05:28:00Z">
        <w:r>
          <w:rPr>
            <w:b/>
            <w:bCs/>
            <w:color w:val="4A5568"/>
            <w:sz w:val="18"/>
            <w:szCs w:val="18"/>
          </w:rPr>
          <w:t xml:space="preserve">Inputs needed: </w:t>
        </w:r>
        <w:r>
          <w:rPr>
            <w:rFonts w:ascii="Consolas" w:eastAsia="Consolas" w:hAnsi="Consolas" w:cs="Consolas"/>
            <w:sz w:val="18"/>
            <w:szCs w:val="18"/>
          </w:rPr>
          <w:t>placeholders_dwg, hydrotest_method</w:t>
        </w:r>
      </w:ins>
      <w:ins w:id="1208" w:author="Medetov, Nauryzbek [Tengizchevroil]" w:date="2026-07-10T10:44:00Z" w16du:dateUtc="2026-07-10T05:44:00Z">
        <w:r w:rsidR="006B779A">
          <w:rPr>
            <w:rFonts w:ascii="Consolas" w:eastAsia="Consolas" w:hAnsi="Consolas" w:cs="Consolas"/>
            <w:sz w:val="18"/>
            <w:szCs w:val="18"/>
          </w:rPr>
          <w:t xml:space="preserve">, </w:t>
        </w:r>
        <w:r w:rsidR="006B779A" w:rsidRPr="006B779A">
          <w:rPr>
            <w:rFonts w:ascii="Consolas" w:eastAsia="Consolas" w:hAnsi="Consolas" w:cs="Consolas"/>
            <w:sz w:val="18"/>
            <w:szCs w:val="18"/>
            <w:rPrChange w:id="1209" w:author="Medetov, Nauryzbek [Tengizchevroil]" w:date="2026-07-10T10:44:00Z" w16du:dateUtc="2026-07-10T05:44:00Z">
              <w:rPr>
                <w:sz w:val="18"/>
                <w:szCs w:val="18"/>
              </w:rPr>
            </w:rPrChange>
          </w:rPr>
          <w:t>scope_type</w:t>
        </w:r>
      </w:ins>
    </w:p>
    <w:p w14:paraId="646C3E63" w14:textId="77777777" w:rsidR="005F3031" w:rsidRDefault="005F3031" w:rsidP="005F3031">
      <w:pPr>
        <w:spacing w:after="40"/>
        <w:rPr>
          <w:ins w:id="1210" w:author="Medetov, Nauryzbek [Tengizchevroil]" w:date="2026-07-10T10:39:00Z" w16du:dateUtc="2026-07-10T05:39:00Z"/>
          <w:i/>
          <w:iCs/>
          <w:color w:val="8FA3B1"/>
          <w:sz w:val="18"/>
          <w:szCs w:val="18"/>
        </w:rPr>
      </w:pPr>
      <w:ins w:id="1211" w:author="Medetov, Nauryzbek [Tengizchevroil]" w:date="2026-07-10T10:28:00Z" w16du:dateUtc="2026-07-10T05:28:00Z">
        <w:r>
          <w:rPr>
            <w:b/>
            <w:bCs/>
            <w:color w:val="4A5568"/>
            <w:sz w:val="18"/>
            <w:szCs w:val="18"/>
          </w:rPr>
          <w:t xml:space="preserve">RAG sources: </w:t>
        </w:r>
        <w:r>
          <w:rPr>
            <w:i/>
            <w:iCs/>
            <w:color w:val="8FA3B1"/>
            <w:sz w:val="18"/>
            <w:szCs w:val="18"/>
          </w:rPr>
          <w:t>PIM-SU-3541-TCO</w:t>
        </w:r>
      </w:ins>
    </w:p>
    <w:p w14:paraId="4BE3F8CB" w14:textId="77777777" w:rsidR="00087487" w:rsidRDefault="00087487" w:rsidP="00087487">
      <w:pPr>
        <w:rPr>
          <w:ins w:id="1212" w:author="Medetov, Nauryzbek [Tengizchevroil]" w:date="2026-07-10T10:49:00Z" w16du:dateUtc="2026-07-10T05:49:00Z"/>
          <w:i/>
          <w:iCs/>
          <w:sz w:val="18"/>
          <w:szCs w:val="18"/>
        </w:rPr>
      </w:pPr>
      <w:ins w:id="1213" w:author="Medetov, Nauryzbek [Tengizchevroil]" w:date="2026-07-10T10:39:00Z" w16du:dateUtc="2026-07-10T05:39:00Z">
        <w:r>
          <w:rPr>
            <w:b/>
            <w:bCs/>
            <w:color w:val="F4831F"/>
            <w:sz w:val="18"/>
            <w:szCs w:val="18"/>
          </w:rPr>
          <w:t xml:space="preserve">Note: </w:t>
        </w:r>
        <w:r w:rsidRPr="00D9721A">
          <w:rPr>
            <w:i/>
            <w:iCs/>
            <w:sz w:val="18"/>
            <w:szCs w:val="18"/>
          </w:rPr>
          <w:t>00-YYYY-L-ZZZ</w:t>
        </w:r>
        <w:r>
          <w:rPr>
            <w:i/>
            <w:iCs/>
            <w:sz w:val="18"/>
            <w:szCs w:val="18"/>
          </w:rPr>
          <w:t xml:space="preserve"> number should propagate from Line 47a. </w:t>
        </w:r>
      </w:ins>
    </w:p>
    <w:p w14:paraId="084337DA" w14:textId="77777777" w:rsidR="007302A9" w:rsidRDefault="007302A9" w:rsidP="00087487">
      <w:pPr>
        <w:rPr>
          <w:ins w:id="1214" w:author="Medetov, Nauryzbek [Tengizchevroil]" w:date="2026-07-10T10:49:00Z" w16du:dateUtc="2026-07-10T05:49:00Z"/>
          <w:i/>
          <w:iCs/>
          <w:sz w:val="18"/>
          <w:szCs w:val="18"/>
        </w:rPr>
      </w:pPr>
    </w:p>
    <w:p w14:paraId="7E747AE0" w14:textId="60322A0E" w:rsidR="007302A9" w:rsidRDefault="007302A9" w:rsidP="007302A9">
      <w:pPr>
        <w:shd w:val="clear" w:color="auto" w:fill="F4F6F8"/>
        <w:spacing w:before="160" w:after="60"/>
        <w:rPr>
          <w:ins w:id="1215" w:author="Medetov, Nauryzbek [Tengizchevroil]" w:date="2026-07-10T10:50:00Z" w16du:dateUtc="2026-07-10T05:50:00Z"/>
        </w:rPr>
      </w:pPr>
      <w:ins w:id="1216" w:author="Medetov, Nauryzbek [Tengizchevroil]" w:date="2026-07-10T10:50:00Z" w16du:dateUtc="2026-07-10T05:50:00Z">
        <w:r>
          <w:rPr>
            <w:b/>
            <w:bCs/>
            <w:color w:val="0D1B2A"/>
          </w:rPr>
          <w:t>Line 58c</w:t>
        </w:r>
        <w:r>
          <w:rPr>
            <w:b/>
            <w:bCs/>
            <w:color w:val="1A9FD8"/>
            <w:sz w:val="18"/>
            <w:szCs w:val="18"/>
          </w:rPr>
          <w:t xml:space="preserve">  ·  Color: BLU/PUR/GRN/RED</w:t>
        </w:r>
        <w:r>
          <w:rPr>
            <w:i/>
            <w:iCs/>
            <w:color w:val="F4831F"/>
            <w:sz w:val="18"/>
            <w:szCs w:val="18"/>
          </w:rPr>
          <w:t xml:space="preserve">  ·  Pattern A + B (OR-split of Line 58)</w:t>
        </w:r>
      </w:ins>
    </w:p>
    <w:p w14:paraId="559AD33E" w14:textId="7813D418" w:rsidR="007302A9" w:rsidRDefault="007302A9" w:rsidP="007302A9">
      <w:pPr>
        <w:spacing w:after="60"/>
        <w:rPr>
          <w:ins w:id="1217" w:author="Medetov, Nauryzbek [Tengizchevroil]" w:date="2026-07-10T10:50:00Z" w16du:dateUtc="2026-07-10T05:50:00Z"/>
        </w:rPr>
      </w:pPr>
      <w:ins w:id="1218" w:author="Medetov, Nauryzbek [Tengizchevroil]" w:date="2026-07-10T10:50:00Z" w16du:dateUtc="2026-07-10T05:50:00Z">
        <w:r>
          <w:rPr>
            <w:b/>
            <w:bCs/>
            <w:color w:val="4A5568"/>
            <w:sz w:val="18"/>
            <w:szCs w:val="18"/>
          </w:rPr>
          <w:t xml:space="preserve">Text: </w:t>
        </w:r>
        <w:r>
          <w:rPr>
            <w:i/>
            <w:iCs/>
            <w:sz w:val="18"/>
            <w:szCs w:val="18"/>
          </w:rPr>
          <w:t>"</w:t>
        </w:r>
        <w:r w:rsidR="009E0A5A" w:rsidRPr="009E0A5A">
          <w:rPr>
            <w:i/>
            <w:iCs/>
            <w:sz w:val="18"/>
            <w:szCs w:val="18"/>
          </w:rPr>
          <w:t>NOTE: Test water used for 300-series stainless steel piping shall be water with chloride content less than 50 ppm.  Perform Water Sampling and Analysis per TES PIM-SU-3541-TCO Section 5.</w:t>
        </w:r>
        <w:r w:rsidR="009E0A5A">
          <w:rPr>
            <w:i/>
            <w:iCs/>
            <w:sz w:val="18"/>
            <w:szCs w:val="18"/>
          </w:rPr>
          <w:t>”</w:t>
        </w:r>
      </w:ins>
    </w:p>
    <w:p w14:paraId="0FA20ECF" w14:textId="0DB31283" w:rsidR="00AA06DC" w:rsidRDefault="00AA06DC" w:rsidP="00AA06DC">
      <w:pPr>
        <w:spacing w:after="40"/>
        <w:rPr>
          <w:ins w:id="1219" w:author="Medetov, Nauryzbek [Tengizchevroil]" w:date="2026-07-10T10:51:00Z" w16du:dateUtc="2026-07-10T05:51:00Z"/>
        </w:rPr>
      </w:pPr>
      <w:ins w:id="1220" w:author="Medetov, Nauryzbek [Tengizchevroil]" w:date="2026-07-10T10:51:00Z" w16du:dateUtc="2026-07-10T05:51:00Z">
        <w:r>
          <w:rPr>
            <w:b/>
            <w:bCs/>
            <w:color w:val="2ECC71"/>
            <w:sz w:val="18"/>
            <w:szCs w:val="18"/>
          </w:rPr>
          <w:t xml:space="preserve">Keep when: </w:t>
        </w:r>
        <w:r w:rsidRPr="00784636">
          <w:rPr>
            <w:color w:val="2ECC71"/>
            <w:sz w:val="18"/>
            <w:szCs w:val="18"/>
          </w:rPr>
          <w:t xml:space="preserve">Line </w:t>
        </w:r>
      </w:ins>
      <w:ins w:id="1221" w:author="Medetov, Nauryzbek [Tengizchevroil]" w:date="2026-07-10T11:20:00Z" w16du:dateUtc="2026-07-10T06:20:00Z">
        <w:r w:rsidR="00FB020F">
          <w:rPr>
            <w:color w:val="2ECC71"/>
            <w:sz w:val="18"/>
            <w:szCs w:val="18"/>
          </w:rPr>
          <w:t>5</w:t>
        </w:r>
      </w:ins>
      <w:ins w:id="1222" w:author="Medetov, Nauryzbek [Tengizchevroil]" w:date="2026-07-10T11:21:00Z" w16du:dateUtc="2026-07-10T06:21:00Z">
        <w:r w:rsidR="00FB020F">
          <w:rPr>
            <w:color w:val="2ECC71"/>
            <w:sz w:val="18"/>
            <w:szCs w:val="18"/>
          </w:rPr>
          <w:t>8</w:t>
        </w:r>
      </w:ins>
      <w:ins w:id="1223" w:author="Medetov, Nauryzbek [Tengizchevroil]" w:date="2026-07-10T10:51:00Z" w16du:dateUtc="2026-07-10T05:51:00Z">
        <w:r>
          <w:rPr>
            <w:color w:val="2ECC71"/>
            <w:sz w:val="18"/>
            <w:szCs w:val="18"/>
          </w:rPr>
          <w:t>a is kept</w:t>
        </w:r>
        <w:r w:rsidRPr="00784636">
          <w:rPr>
            <w:color w:val="2ECC71"/>
            <w:sz w:val="18"/>
            <w:szCs w:val="18"/>
          </w:rPr>
          <w:t xml:space="preserve"> </w:t>
        </w:r>
        <w:r w:rsidRPr="00093EB6">
          <w:rPr>
            <w:b/>
            <w:bCs/>
            <w:color w:val="2ECC71"/>
            <w:sz w:val="18"/>
            <w:szCs w:val="18"/>
            <w:rPrChange w:id="1224" w:author="Medetov, Nauryzbek [Tengizchevroil]" w:date="2026-07-10T11:24:00Z" w16du:dateUtc="2026-07-10T06:24:00Z">
              <w:rPr>
                <w:color w:val="2ECC71"/>
                <w:sz w:val="18"/>
                <w:szCs w:val="18"/>
              </w:rPr>
            </w:rPrChange>
          </w:rPr>
          <w:t>and</w:t>
        </w:r>
        <w:r>
          <w:rPr>
            <w:color w:val="2ECC71"/>
            <w:sz w:val="18"/>
            <w:szCs w:val="18"/>
          </w:rPr>
          <w:t xml:space="preserve"> </w:t>
        </w:r>
        <w:r>
          <w:rPr>
            <w:sz w:val="18"/>
            <w:szCs w:val="18"/>
          </w:rPr>
          <w:t xml:space="preserve">material_family = SS. </w:t>
        </w:r>
        <w:r w:rsidRPr="00784636">
          <w:rPr>
            <w:sz w:val="18"/>
            <w:szCs w:val="18"/>
          </w:rPr>
          <w:t>(Note:</w:t>
        </w:r>
        <w:r>
          <w:rPr>
            <w:sz w:val="18"/>
            <w:szCs w:val="18"/>
          </w:rPr>
          <w:t xml:space="preserve"> Values also can be taken</w:t>
        </w:r>
        <w:r w:rsidRPr="00784636">
          <w:rPr>
            <w:sz w:val="18"/>
            <w:szCs w:val="18"/>
          </w:rPr>
          <w:t xml:space="preserve"> </w:t>
        </w:r>
        <w:r>
          <w:rPr>
            <w:sz w:val="18"/>
            <w:szCs w:val="18"/>
          </w:rPr>
          <w:t xml:space="preserve">in </w:t>
        </w:r>
        <w:r w:rsidRPr="00784636">
          <w:rPr>
            <w:sz w:val="18"/>
            <w:szCs w:val="18"/>
          </w:rPr>
          <w:t xml:space="preserve">phase 2 when drawing is parsed and tabular data </w:t>
        </w:r>
        <w:r>
          <w:rPr>
            <w:sz w:val="18"/>
            <w:szCs w:val="18"/>
          </w:rPr>
          <w:t xml:space="preserve">is </w:t>
        </w:r>
        <w:r w:rsidRPr="00784636">
          <w:rPr>
            <w:sz w:val="18"/>
            <w:szCs w:val="18"/>
          </w:rPr>
          <w:t>retrieved</w:t>
        </w:r>
        <w:r>
          <w:rPr>
            <w:rFonts w:ascii="Cambria Math" w:hAnsi="Cambria Math" w:cs="Cambria Math"/>
            <w:sz w:val="18"/>
            <w:szCs w:val="18"/>
          </w:rPr>
          <w:t>.)</w:t>
        </w:r>
      </w:ins>
    </w:p>
    <w:p w14:paraId="571ED245" w14:textId="77777777" w:rsidR="00AA06DC" w:rsidRDefault="00AA06DC" w:rsidP="00AA06DC">
      <w:pPr>
        <w:spacing w:after="40"/>
        <w:rPr>
          <w:ins w:id="1225" w:author="Medetov, Nauryzbek [Tengizchevroil]" w:date="2026-07-10T10:51:00Z" w16du:dateUtc="2026-07-10T05:51:00Z"/>
        </w:rPr>
      </w:pPr>
      <w:ins w:id="1226" w:author="Medetov, Nauryzbek [Tengizchevroil]" w:date="2026-07-10T10:51:00Z" w16du:dateUtc="2026-07-10T05:51:00Z">
        <w:r>
          <w:rPr>
            <w:b/>
            <w:bCs/>
            <w:color w:val="C0392B"/>
            <w:sz w:val="18"/>
            <w:szCs w:val="18"/>
          </w:rPr>
          <w:t xml:space="preserve">Remove when: </w:t>
        </w:r>
        <w:r>
          <w:rPr>
            <w:sz w:val="18"/>
            <w:szCs w:val="18"/>
          </w:rPr>
          <w:t>material_family = LTCS / LTCS Galv / HDPE</w:t>
        </w:r>
      </w:ins>
    </w:p>
    <w:p w14:paraId="54758E50" w14:textId="77777777" w:rsidR="00AA06DC" w:rsidRDefault="00AA06DC" w:rsidP="00AA06DC">
      <w:pPr>
        <w:spacing w:after="40"/>
        <w:rPr>
          <w:ins w:id="1227" w:author="Medetov, Nauryzbek [Tengizchevroil]" w:date="2026-07-10T10:51:00Z" w16du:dateUtc="2026-07-10T05:51:00Z"/>
        </w:rPr>
      </w:pPr>
      <w:ins w:id="1228" w:author="Medetov, Nauryzbek [Tengizchevroil]" w:date="2026-07-10T10:51:00Z" w16du:dateUtc="2026-07-10T05:51:00Z">
        <w:r>
          <w:rPr>
            <w:b/>
            <w:bCs/>
            <w:color w:val="4A5568"/>
            <w:sz w:val="18"/>
            <w:szCs w:val="18"/>
          </w:rPr>
          <w:t xml:space="preserve">Inputs needed: </w:t>
        </w:r>
        <w:r>
          <w:rPr>
            <w:rFonts w:ascii="Consolas" w:eastAsia="Consolas" w:hAnsi="Consolas" w:cs="Consolas"/>
            <w:sz w:val="18"/>
            <w:szCs w:val="18"/>
          </w:rPr>
          <w:t>material_family</w:t>
        </w:r>
      </w:ins>
    </w:p>
    <w:p w14:paraId="6F1791F3" w14:textId="4722B490" w:rsidR="00087487" w:rsidRPr="00F469B1" w:rsidRDefault="00AA06DC" w:rsidP="005F3031">
      <w:pPr>
        <w:spacing w:after="40"/>
        <w:rPr>
          <w:ins w:id="1229" w:author="Medetov, Nauryzbek [Tengizchevroil]" w:date="2026-07-10T10:28:00Z" w16du:dateUtc="2026-07-10T05:28:00Z"/>
        </w:rPr>
      </w:pPr>
      <w:ins w:id="1230" w:author="Medetov, Nauryzbek [Tengizchevroil]" w:date="2026-07-10T10:51:00Z" w16du:dateUtc="2026-07-10T05:51:00Z">
        <w:r>
          <w:rPr>
            <w:b/>
            <w:bCs/>
            <w:color w:val="4A5568"/>
            <w:sz w:val="18"/>
            <w:szCs w:val="18"/>
          </w:rPr>
          <w:t xml:space="preserve">RAG sources: </w:t>
        </w:r>
        <w:r>
          <w:rPr>
            <w:i/>
            <w:iCs/>
            <w:color w:val="8FA3B1"/>
            <w:sz w:val="18"/>
            <w:szCs w:val="18"/>
          </w:rPr>
          <w:t>PIM-SU-3541-TCO</w:t>
        </w:r>
      </w:ins>
    </w:p>
    <w:p w14:paraId="5A5DCB8A" w14:textId="077D7DE7" w:rsidR="001C0BBA" w:rsidDel="005F3031" w:rsidRDefault="001C0BBA" w:rsidP="001C0BBA">
      <w:pPr>
        <w:spacing w:after="100"/>
        <w:rPr>
          <w:del w:id="1231" w:author="Medetov, Nauryzbek [Tengizchevroil]" w:date="2026-07-10T10:28:00Z" w16du:dateUtc="2026-07-10T05:28:00Z"/>
        </w:rPr>
      </w:pPr>
      <w:del w:id="1232" w:author="Medetov, Nauryzbek [Tengizchevroil]" w:date="2026-07-10T10:28:00Z" w16du:dateUtc="2026-07-10T05:28:00Z">
        <w:r w:rsidDel="005F3031">
          <w:rPr>
            <w:b/>
            <w:bCs/>
            <w:color w:val="F4831F"/>
            <w:sz w:val="18"/>
            <w:szCs w:val="18"/>
          </w:rPr>
          <w:delText xml:space="preserve">Note: </w:delText>
        </w:r>
        <w:r w:rsidDel="005F3031">
          <w:rPr>
            <w:i/>
            <w:iCs/>
            <w:sz w:val="18"/>
            <w:szCs w:val="18"/>
          </w:rPr>
          <w:delText>v1.1: refined condition. EWO-25-0085 (instrument-air-style service) omitted Line 65 and used Line 82 service test only. EWO 2013037 (process condensate) kept Line 65. Decision driven by hydrotest_method input.</w:delText>
        </w:r>
      </w:del>
    </w:p>
    <w:p w14:paraId="5B565774" w14:textId="0CA4FDC4" w:rsidR="001C0BBA" w:rsidDel="00CD7D76" w:rsidRDefault="001C0BBA" w:rsidP="001C0BBA">
      <w:pPr>
        <w:shd w:val="clear" w:color="auto" w:fill="F4F6F8"/>
        <w:spacing w:before="160" w:after="60"/>
        <w:rPr>
          <w:del w:id="1233" w:author="Medetov, Nauryzbek [Tengizchevroil]" w:date="2026-07-10T11:21:00Z" w16du:dateUtc="2026-07-10T06:21:00Z"/>
        </w:rPr>
      </w:pPr>
      <w:del w:id="1234" w:author="Medetov, Nauryzbek [Tengizchevroil]" w:date="2026-07-10T11:21:00Z" w16du:dateUtc="2026-07-10T06:21:00Z">
        <w:r w:rsidDel="00CD7D76">
          <w:rPr>
            <w:b/>
            <w:bCs/>
            <w:color w:val="0D1B2A"/>
          </w:rPr>
          <w:delText>Line 66</w:delText>
        </w:r>
        <w:r w:rsidDel="00CD7D76">
          <w:rPr>
            <w:b/>
            <w:bCs/>
            <w:color w:val="2ECC71"/>
            <w:sz w:val="18"/>
            <w:szCs w:val="18"/>
          </w:rPr>
          <w:delText xml:space="preserve">  ·  Color: GRN</w:delText>
        </w:r>
        <w:r w:rsidDel="00CD7D76">
          <w:rPr>
            <w:i/>
            <w:iCs/>
            <w:color w:val="F4831F"/>
            <w:sz w:val="18"/>
            <w:szCs w:val="18"/>
          </w:rPr>
          <w:delText xml:space="preserve">  ·  Pattern A</w:delText>
        </w:r>
      </w:del>
    </w:p>
    <w:p w14:paraId="1A65F3AE" w14:textId="589CAA17" w:rsidR="001C0BBA" w:rsidDel="00CD7D76" w:rsidRDefault="001C0BBA" w:rsidP="001C0BBA">
      <w:pPr>
        <w:spacing w:after="60"/>
        <w:rPr>
          <w:del w:id="1235" w:author="Medetov, Nauryzbek [Tengizchevroil]" w:date="2026-07-10T11:21:00Z" w16du:dateUtc="2026-07-10T06:21:00Z"/>
        </w:rPr>
      </w:pPr>
      <w:del w:id="1236" w:author="Medetov, Nauryzbek [Tengizchevroil]" w:date="2026-07-10T11:21:00Z" w16du:dateUtc="2026-07-10T06:21:00Z">
        <w:r w:rsidDel="00CD7D76">
          <w:rPr>
            <w:b/>
            <w:bCs/>
            <w:color w:val="4A5568"/>
            <w:sz w:val="18"/>
            <w:szCs w:val="18"/>
          </w:rPr>
          <w:delText xml:space="preserve">Text: </w:delText>
        </w:r>
        <w:r w:rsidDel="00CD7D76">
          <w:rPr>
            <w:i/>
            <w:iCs/>
            <w:sz w:val="18"/>
            <w:szCs w:val="18"/>
          </w:rPr>
          <w:delText>"NOTE: Test water for SS-300 piping shall be &lt; 50 ppm chloride."</w:delText>
        </w:r>
      </w:del>
    </w:p>
    <w:p w14:paraId="54421B53" w14:textId="6FE2F10E" w:rsidR="001C0BBA" w:rsidDel="00CD7D76" w:rsidRDefault="001C0BBA" w:rsidP="001C0BBA">
      <w:pPr>
        <w:spacing w:after="40"/>
        <w:rPr>
          <w:del w:id="1237" w:author="Medetov, Nauryzbek [Tengizchevroil]" w:date="2026-07-10T11:21:00Z" w16du:dateUtc="2026-07-10T06:21:00Z"/>
        </w:rPr>
      </w:pPr>
      <w:del w:id="1238" w:author="Medetov, Nauryzbek [Tengizchevroil]" w:date="2026-07-10T11:21:00Z" w16du:dateUtc="2026-07-10T06:21:00Z">
        <w:r w:rsidDel="00CD7D76">
          <w:rPr>
            <w:b/>
            <w:bCs/>
            <w:color w:val="2ECC71"/>
            <w:sz w:val="18"/>
            <w:szCs w:val="18"/>
          </w:rPr>
          <w:delText xml:space="preserve">Keep when: </w:delText>
        </w:r>
        <w:r w:rsidDel="00CD7D76">
          <w:rPr>
            <w:sz w:val="18"/>
            <w:szCs w:val="18"/>
          </w:rPr>
          <w:delText>material_family=SS-300</w:delText>
        </w:r>
      </w:del>
    </w:p>
    <w:p w14:paraId="071F1313" w14:textId="1BFA627A" w:rsidR="001C0BBA" w:rsidDel="00CD7D76" w:rsidRDefault="001C0BBA" w:rsidP="001C0BBA">
      <w:pPr>
        <w:spacing w:after="40"/>
        <w:rPr>
          <w:del w:id="1239" w:author="Medetov, Nauryzbek [Tengizchevroil]" w:date="2026-07-10T11:21:00Z" w16du:dateUtc="2026-07-10T06:21:00Z"/>
        </w:rPr>
      </w:pPr>
      <w:del w:id="1240" w:author="Medetov, Nauryzbek [Tengizchevroil]" w:date="2026-07-10T11:21:00Z" w16du:dateUtc="2026-07-10T06:21:00Z">
        <w:r w:rsidDel="00CD7D76">
          <w:rPr>
            <w:b/>
            <w:bCs/>
            <w:color w:val="C0392B"/>
            <w:sz w:val="18"/>
            <w:szCs w:val="18"/>
          </w:rPr>
          <w:delText xml:space="preserve">Remove when: </w:delText>
        </w:r>
        <w:r w:rsidDel="00CD7D76">
          <w:rPr>
            <w:sz w:val="18"/>
            <w:szCs w:val="18"/>
          </w:rPr>
          <w:delText>Non-SS</w:delText>
        </w:r>
      </w:del>
    </w:p>
    <w:p w14:paraId="4E2B8429" w14:textId="46718ABC" w:rsidR="001C0BBA" w:rsidDel="00CD7D76" w:rsidRDefault="001C0BBA" w:rsidP="001C0BBA">
      <w:pPr>
        <w:spacing w:after="40"/>
        <w:rPr>
          <w:del w:id="1241" w:author="Medetov, Nauryzbek [Tengizchevroil]" w:date="2026-07-10T11:21:00Z" w16du:dateUtc="2026-07-10T06:21:00Z"/>
        </w:rPr>
      </w:pPr>
      <w:del w:id="1242" w:author="Medetov, Nauryzbek [Tengizchevroil]" w:date="2026-07-10T11:21:00Z" w16du:dateUtc="2026-07-10T06:21:00Z">
        <w:r w:rsidDel="00CD7D76">
          <w:rPr>
            <w:b/>
            <w:bCs/>
            <w:color w:val="4A5568"/>
            <w:sz w:val="18"/>
            <w:szCs w:val="18"/>
          </w:rPr>
          <w:delText xml:space="preserve">Inputs needed: </w:delText>
        </w:r>
        <w:r w:rsidDel="00CD7D76">
          <w:rPr>
            <w:rFonts w:ascii="Consolas" w:eastAsia="Consolas" w:hAnsi="Consolas" w:cs="Consolas"/>
            <w:sz w:val="18"/>
            <w:szCs w:val="18"/>
          </w:rPr>
          <w:delText>material_family</w:delText>
        </w:r>
      </w:del>
    </w:p>
    <w:p w14:paraId="767A04F0" w14:textId="3CA8385C" w:rsidR="001C0BBA" w:rsidDel="00CD7D76" w:rsidRDefault="001C0BBA" w:rsidP="001C0BBA">
      <w:pPr>
        <w:spacing w:after="40"/>
        <w:rPr>
          <w:del w:id="1243" w:author="Medetov, Nauryzbek [Tengizchevroil]" w:date="2026-07-10T11:21:00Z" w16du:dateUtc="2026-07-10T06:21:00Z"/>
        </w:rPr>
      </w:pPr>
      <w:del w:id="1244" w:author="Medetov, Nauryzbek [Tengizchevroil]" w:date="2026-07-10T11:21:00Z" w16du:dateUtc="2026-07-10T06:21:00Z">
        <w:r w:rsidDel="00CD7D76">
          <w:rPr>
            <w:b/>
            <w:bCs/>
            <w:color w:val="4A5568"/>
            <w:sz w:val="18"/>
            <w:szCs w:val="18"/>
          </w:rPr>
          <w:delText xml:space="preserve">RAG sources: </w:delText>
        </w:r>
        <w:r w:rsidDel="00CD7D76">
          <w:rPr>
            <w:i/>
            <w:iCs/>
            <w:color w:val="8FA3B1"/>
            <w:sz w:val="18"/>
            <w:szCs w:val="18"/>
          </w:rPr>
          <w:delText>PIM-SU-3541-TCO</w:delText>
        </w:r>
      </w:del>
    </w:p>
    <w:p w14:paraId="421C688B" w14:textId="28A6584F" w:rsidR="001C0BBA" w:rsidRDefault="001C0BBA" w:rsidP="001C0BBA">
      <w:pPr>
        <w:shd w:val="clear" w:color="auto" w:fill="F4F6F8"/>
        <w:spacing w:before="160" w:after="60"/>
      </w:pPr>
      <w:r>
        <w:rPr>
          <w:b/>
          <w:bCs/>
          <w:color w:val="0D1B2A"/>
        </w:rPr>
        <w:t xml:space="preserve">Line </w:t>
      </w:r>
      <w:ins w:id="1245" w:author="Medetov, Nauryzbek [Tengizchevroil]" w:date="2026-07-10T11:21:00Z" w16du:dateUtc="2026-07-10T06:21:00Z">
        <w:r w:rsidR="00CD7D76">
          <w:rPr>
            <w:b/>
            <w:bCs/>
            <w:color w:val="0D1B2A"/>
          </w:rPr>
          <w:t>59</w:t>
        </w:r>
      </w:ins>
      <w:del w:id="1246" w:author="Medetov, Nauryzbek [Tengizchevroil]" w:date="2026-07-10T11:21:00Z" w16du:dateUtc="2026-07-10T06:21:00Z">
        <w:r w:rsidDel="00CD7D76">
          <w:rPr>
            <w:b/>
            <w:bCs/>
            <w:color w:val="0D1B2A"/>
          </w:rPr>
          <w:delText>67</w:delText>
        </w:r>
      </w:del>
      <w:r>
        <w:rPr>
          <w:b/>
          <w:bCs/>
          <w:color w:val="1A9FD8"/>
          <w:sz w:val="18"/>
          <w:szCs w:val="18"/>
        </w:rPr>
        <w:t xml:space="preserve">  ·  Color: BLU</w:t>
      </w:r>
      <w:r>
        <w:rPr>
          <w:i/>
          <w:iCs/>
          <w:color w:val="F4831F"/>
          <w:sz w:val="18"/>
          <w:szCs w:val="18"/>
        </w:rPr>
        <w:t xml:space="preserve">  ·  </w:t>
      </w:r>
      <w:ins w:id="1247" w:author="Medetov, Nauryzbek [Tengizchevroil]" w:date="2026-07-10T11:24:00Z" w16du:dateUtc="2026-07-10T06:24:00Z">
        <w:r w:rsidR="00093EB6">
          <w:rPr>
            <w:i/>
            <w:iCs/>
            <w:color w:val="F4831F"/>
            <w:sz w:val="18"/>
            <w:szCs w:val="18"/>
          </w:rPr>
          <w:t xml:space="preserve">Pattern A+ B </w:t>
        </w:r>
      </w:ins>
      <w:del w:id="1248" w:author="Medetov, Nauryzbek [Tengizchevroil]" w:date="2026-07-10T11:24:00Z" w16du:dateUtc="2026-07-10T06:24:00Z">
        <w:r w:rsidDel="00093EB6">
          <w:rPr>
            <w:i/>
            <w:iCs/>
            <w:color w:val="F4831F"/>
            <w:sz w:val="18"/>
            <w:szCs w:val="18"/>
          </w:rPr>
          <w:delText>Pattern Always-include</w:delText>
        </w:r>
      </w:del>
    </w:p>
    <w:p w14:paraId="56E371FD" w14:textId="6CA4B4DF" w:rsidR="001C0BBA" w:rsidRDefault="001C0BBA" w:rsidP="001C0BBA">
      <w:pPr>
        <w:spacing w:after="60"/>
      </w:pPr>
      <w:r>
        <w:rPr>
          <w:b/>
          <w:bCs/>
          <w:color w:val="4A5568"/>
          <w:sz w:val="18"/>
          <w:szCs w:val="18"/>
        </w:rPr>
        <w:t xml:space="preserve">Text: </w:t>
      </w:r>
      <w:r>
        <w:rPr>
          <w:i/>
          <w:iCs/>
          <w:sz w:val="18"/>
          <w:szCs w:val="18"/>
        </w:rPr>
        <w:t>"</w:t>
      </w:r>
      <w:ins w:id="1249" w:author="Medetov, Nauryzbek [Tengizchevroil]" w:date="2026-07-10T11:22:00Z" w16du:dateUtc="2026-07-10T06:22:00Z">
        <w:r w:rsidR="00507402" w:rsidRPr="00507402">
          <w:rPr>
            <w:i/>
            <w:iCs/>
            <w:sz w:val="18"/>
            <w:szCs w:val="18"/>
          </w:rPr>
          <w:t>Perform surface preparation and touch up field welds and any other coating damages in accordance with TES COM-SU-4743-TCO and coating system(s) per TES COM-SU-5191-TCO specified on drawings.</w:t>
        </w:r>
      </w:ins>
      <w:del w:id="1250" w:author="Medetov, Nauryzbek [Tengizchevroil]" w:date="2026-07-10T11:22:00Z" w16du:dateUtc="2026-07-10T06:22:00Z">
        <w:r w:rsidDel="00507402">
          <w:rPr>
            <w:i/>
            <w:iCs/>
            <w:sz w:val="18"/>
            <w:szCs w:val="18"/>
          </w:rPr>
          <w:delText>Perform surface preparation and touch up field welds and other coating damages per TES COM-SU-4743-TCO and COM-SU-5191-TCO</w:delText>
        </w:r>
      </w:del>
      <w:r>
        <w:rPr>
          <w:i/>
          <w:iCs/>
          <w:sz w:val="18"/>
          <w:szCs w:val="18"/>
        </w:rPr>
        <w:t>."</w:t>
      </w:r>
    </w:p>
    <w:p w14:paraId="249CF7BE" w14:textId="77777777" w:rsidR="00507402" w:rsidRDefault="00507402" w:rsidP="00507402">
      <w:pPr>
        <w:spacing w:after="40"/>
        <w:rPr>
          <w:ins w:id="1251" w:author="Medetov, Nauryzbek [Tengizchevroil]" w:date="2026-07-10T11:22:00Z" w16du:dateUtc="2026-07-10T06:22:00Z"/>
        </w:rPr>
      </w:pPr>
      <w:ins w:id="1252" w:author="Medetov, Nauryzbek [Tengizchevroil]" w:date="2026-07-10T11:22:00Z" w16du:dateUtc="2026-07-10T06:22:00Z">
        <w:r>
          <w:rPr>
            <w:b/>
            <w:bCs/>
            <w:color w:val="2ECC71"/>
            <w:sz w:val="18"/>
            <w:szCs w:val="18"/>
          </w:rPr>
          <w:t xml:space="preserve">Keep when: </w:t>
        </w:r>
        <w:r>
          <w:rPr>
            <w:sz w:val="18"/>
            <w:szCs w:val="18"/>
          </w:rPr>
          <w:t>material_family = LTCS (only)</w:t>
        </w:r>
      </w:ins>
    </w:p>
    <w:p w14:paraId="34D90CD1" w14:textId="1E3C5DEA" w:rsidR="00507402" w:rsidRDefault="00507402" w:rsidP="00507402">
      <w:pPr>
        <w:spacing w:after="40"/>
        <w:rPr>
          <w:ins w:id="1253" w:author="Medetov, Nauryzbek [Tengizchevroil]" w:date="2026-07-10T11:22:00Z" w16du:dateUtc="2026-07-10T06:22:00Z"/>
        </w:rPr>
      </w:pPr>
      <w:ins w:id="1254" w:author="Medetov, Nauryzbek [Tengizchevroil]" w:date="2026-07-10T11:22:00Z" w16du:dateUtc="2026-07-10T06:22:00Z">
        <w:r>
          <w:rPr>
            <w:b/>
            <w:bCs/>
            <w:color w:val="C0392B"/>
            <w:sz w:val="18"/>
            <w:szCs w:val="18"/>
          </w:rPr>
          <w:t xml:space="preserve">Remove when: </w:t>
        </w:r>
        <w:r w:rsidRPr="00127A6B">
          <w:rPr>
            <w:sz w:val="18"/>
            <w:szCs w:val="18"/>
          </w:rPr>
          <w:t xml:space="preserve">Line </w:t>
        </w:r>
      </w:ins>
      <w:ins w:id="1255" w:author="Medetov, Nauryzbek [Tengizchevroil]" w:date="2026-07-10T11:25:00Z" w16du:dateUtc="2026-07-10T06:25:00Z">
        <w:r w:rsidR="00D20930">
          <w:rPr>
            <w:sz w:val="18"/>
            <w:szCs w:val="18"/>
          </w:rPr>
          <w:t>58c</w:t>
        </w:r>
      </w:ins>
      <w:ins w:id="1256" w:author="Medetov, Nauryzbek [Tengizchevroil]" w:date="2026-07-10T11:22:00Z" w16du:dateUtc="2026-07-10T06:22:00Z">
        <w:r w:rsidRPr="00127A6B">
          <w:rPr>
            <w:sz w:val="18"/>
            <w:szCs w:val="18"/>
          </w:rPr>
          <w:t xml:space="preserve"> is kept or </w:t>
        </w:r>
        <w:r>
          <w:rPr>
            <w:sz w:val="18"/>
            <w:szCs w:val="18"/>
          </w:rPr>
          <w:t>material_family = LTCS Galv / SS / HPDE</w:t>
        </w:r>
      </w:ins>
    </w:p>
    <w:p w14:paraId="6E98DA6A" w14:textId="0A25143C" w:rsidR="001C0BBA" w:rsidDel="00507402" w:rsidRDefault="00507402" w:rsidP="001C0BBA">
      <w:pPr>
        <w:spacing w:after="40"/>
        <w:rPr>
          <w:del w:id="1257" w:author="Medetov, Nauryzbek [Tengizchevroil]" w:date="2026-07-10T11:22:00Z" w16du:dateUtc="2026-07-10T06:22:00Z"/>
        </w:rPr>
      </w:pPr>
      <w:ins w:id="1258" w:author="Medetov, Nauryzbek [Tengizchevroil]" w:date="2026-07-10T11:22:00Z" w16du:dateUtc="2026-07-10T06:22:00Z">
        <w:r>
          <w:rPr>
            <w:b/>
            <w:bCs/>
            <w:color w:val="4A5568"/>
            <w:sz w:val="18"/>
            <w:szCs w:val="18"/>
          </w:rPr>
          <w:t xml:space="preserve">Inputs needed: </w:t>
        </w:r>
        <w:r>
          <w:rPr>
            <w:rFonts w:ascii="Consolas" w:eastAsia="Consolas" w:hAnsi="Consolas" w:cs="Consolas"/>
            <w:sz w:val="18"/>
            <w:szCs w:val="18"/>
          </w:rPr>
          <w:t>coating_system, material_family, placeholders_dwg</w:t>
        </w:r>
      </w:ins>
      <w:del w:id="1259" w:author="Medetov, Nauryzbek [Tengizchevroil]" w:date="2026-07-10T11:22:00Z" w16du:dateUtc="2026-07-10T06:22:00Z">
        <w:r w:rsidR="001C0BBA" w:rsidDel="00507402">
          <w:rPr>
            <w:b/>
            <w:bCs/>
            <w:color w:val="2ECC71"/>
            <w:sz w:val="18"/>
            <w:szCs w:val="18"/>
          </w:rPr>
          <w:delText xml:space="preserve">Keep when: </w:delText>
        </w:r>
        <w:r w:rsidR="001C0BBA" w:rsidDel="00507402">
          <w:rPr>
            <w:sz w:val="18"/>
            <w:szCs w:val="18"/>
          </w:rPr>
          <w:delText>Always for coated CS</w:delText>
        </w:r>
      </w:del>
    </w:p>
    <w:p w14:paraId="14954A44" w14:textId="77777777" w:rsidR="00507402" w:rsidRDefault="00507402" w:rsidP="00507402">
      <w:pPr>
        <w:spacing w:after="40"/>
        <w:rPr>
          <w:ins w:id="1260" w:author="Medetov, Nauryzbek [Tengizchevroil]" w:date="2026-07-10T11:23:00Z" w16du:dateUtc="2026-07-10T06:23:00Z"/>
        </w:rPr>
      </w:pPr>
    </w:p>
    <w:p w14:paraId="78FFF6BC" w14:textId="7BDE923C" w:rsidR="001C0BBA" w:rsidDel="00507402" w:rsidRDefault="001C0BBA" w:rsidP="001C0BBA">
      <w:pPr>
        <w:spacing w:after="40"/>
        <w:rPr>
          <w:del w:id="1261" w:author="Medetov, Nauryzbek [Tengizchevroil]" w:date="2026-07-10T11:22:00Z" w16du:dateUtc="2026-07-10T06:22:00Z"/>
        </w:rPr>
      </w:pPr>
      <w:del w:id="1262" w:author="Medetov, Nauryzbek [Tengizchevroil]" w:date="2026-07-10T11:22:00Z" w16du:dateUtc="2026-07-10T06:22:00Z">
        <w:r w:rsidDel="00507402">
          <w:rPr>
            <w:b/>
            <w:bCs/>
            <w:color w:val="C0392B"/>
            <w:sz w:val="18"/>
            <w:szCs w:val="18"/>
          </w:rPr>
          <w:delText xml:space="preserve">Remove when: </w:delText>
        </w:r>
        <w:r w:rsidDel="00507402">
          <w:rPr>
            <w:sz w:val="18"/>
            <w:szCs w:val="18"/>
          </w:rPr>
          <w:delText>Never</w:delText>
        </w:r>
      </w:del>
    </w:p>
    <w:p w14:paraId="0EA98F99" w14:textId="77777777" w:rsidR="001C0BBA" w:rsidRDefault="001C0BBA" w:rsidP="001C0BBA">
      <w:pPr>
        <w:spacing w:after="40"/>
        <w:rPr>
          <w:ins w:id="1263" w:author="Medetov, Nauryzbek [Tengizchevroil]" w:date="2026-07-12T16:18:00Z" w16du:dateUtc="2026-07-12T11:18:00Z"/>
          <w:i/>
          <w:iCs/>
          <w:color w:val="8FA3B1"/>
          <w:sz w:val="18"/>
          <w:szCs w:val="18"/>
        </w:rPr>
      </w:pPr>
      <w:r>
        <w:rPr>
          <w:b/>
          <w:bCs/>
          <w:color w:val="4A5568"/>
          <w:sz w:val="18"/>
          <w:szCs w:val="18"/>
        </w:rPr>
        <w:t xml:space="preserve">RAG sources: </w:t>
      </w:r>
      <w:r>
        <w:rPr>
          <w:i/>
          <w:iCs/>
          <w:color w:val="8FA3B1"/>
          <w:sz w:val="18"/>
          <w:szCs w:val="18"/>
        </w:rPr>
        <w:t>COM-SU-4743-TCO, COM-SU-5191-TCO</w:t>
      </w:r>
    </w:p>
    <w:p w14:paraId="50651B88" w14:textId="77777777" w:rsidR="00D56FEA" w:rsidRDefault="00D56FEA" w:rsidP="001C0BBA">
      <w:pPr>
        <w:spacing w:after="40"/>
        <w:rPr>
          <w:ins w:id="1264" w:author="Medetov, Nauryzbek [Tengizchevroil]" w:date="2026-07-12T16:18:00Z" w16du:dateUtc="2026-07-12T11:18:00Z"/>
          <w:i/>
          <w:iCs/>
          <w:color w:val="8FA3B1"/>
          <w:sz w:val="18"/>
          <w:szCs w:val="18"/>
        </w:rPr>
      </w:pPr>
    </w:p>
    <w:p w14:paraId="4EE85CCC" w14:textId="77777777" w:rsidR="00D56FEA" w:rsidRDefault="00D56FEA" w:rsidP="001C0BBA">
      <w:pPr>
        <w:spacing w:after="40"/>
        <w:rPr>
          <w:ins w:id="1265" w:author="Medetov, Nauryzbek [Tengizchevroil]" w:date="2026-07-12T16:18:00Z" w16du:dateUtc="2026-07-12T11:18:00Z"/>
          <w:i/>
          <w:iCs/>
          <w:color w:val="8FA3B1"/>
          <w:sz w:val="18"/>
          <w:szCs w:val="18"/>
        </w:rPr>
      </w:pPr>
    </w:p>
    <w:p w14:paraId="6626DDDC" w14:textId="77777777" w:rsidR="00D56FEA" w:rsidRDefault="00D56FEA" w:rsidP="001C0BBA">
      <w:pPr>
        <w:spacing w:after="40"/>
        <w:rPr>
          <w:ins w:id="1266" w:author="Medetov, Nauryzbek [Tengizchevroil]" w:date="2026-07-12T16:18:00Z" w16du:dateUtc="2026-07-12T11:18:00Z"/>
          <w:i/>
          <w:iCs/>
          <w:color w:val="8FA3B1"/>
          <w:sz w:val="18"/>
          <w:szCs w:val="18"/>
        </w:rPr>
      </w:pPr>
    </w:p>
    <w:p w14:paraId="3663745A" w14:textId="77777777" w:rsidR="00D56FEA" w:rsidRDefault="00D56FEA" w:rsidP="001C0BBA">
      <w:pPr>
        <w:spacing w:after="40"/>
      </w:pPr>
    </w:p>
    <w:p w14:paraId="19F69975" w14:textId="7DA4B54D" w:rsidR="001C0BBA" w:rsidRDefault="001C0BBA" w:rsidP="001C0BBA">
      <w:pPr>
        <w:shd w:val="clear" w:color="auto" w:fill="F4F6F8"/>
        <w:spacing w:before="160" w:after="60"/>
      </w:pPr>
      <w:r>
        <w:rPr>
          <w:b/>
          <w:bCs/>
          <w:color w:val="0D1B2A"/>
        </w:rPr>
        <w:lastRenderedPageBreak/>
        <w:t>Line 6</w:t>
      </w:r>
      <w:ins w:id="1267" w:author="Medetov, Nauryzbek [Tengizchevroil]" w:date="2026-07-12T16:26:00Z" w16du:dateUtc="2026-07-12T11:26:00Z">
        <w:r w:rsidR="00670915">
          <w:rPr>
            <w:b/>
            <w:bCs/>
            <w:color w:val="0D1B2A"/>
          </w:rPr>
          <w:t>0</w:t>
        </w:r>
      </w:ins>
      <w:del w:id="1268" w:author="Medetov, Nauryzbek [Tengizchevroil]" w:date="2026-07-12T16:26:00Z" w16du:dateUtc="2026-07-12T11:26:00Z">
        <w:r w:rsidDel="00670915">
          <w:rPr>
            <w:b/>
            <w:bCs/>
            <w:color w:val="0D1B2A"/>
          </w:rPr>
          <w:delText>8</w:delText>
        </w:r>
      </w:del>
      <w:r>
        <w:rPr>
          <w:b/>
          <w:bCs/>
          <w:color w:val="2ECC71"/>
          <w:sz w:val="18"/>
          <w:szCs w:val="18"/>
        </w:rPr>
        <w:t xml:space="preserve">  ·  Color: GRN</w:t>
      </w:r>
      <w:ins w:id="1269" w:author="Medetov, Nauryzbek [Tengizchevroil]" w:date="2026-07-12T16:18:00Z" w16du:dateUtc="2026-07-12T11:18:00Z">
        <w:r w:rsidR="00D56FEA">
          <w:rPr>
            <w:i/>
            <w:iCs/>
            <w:color w:val="F4831F"/>
            <w:sz w:val="18"/>
            <w:szCs w:val="18"/>
          </w:rPr>
          <w:t xml:space="preserve"> </w:t>
        </w:r>
      </w:ins>
      <w:del w:id="1270" w:author="Medetov, Nauryzbek [Tengizchevroil]" w:date="2026-07-12T16:18:00Z" w16du:dateUtc="2026-07-12T11:18:00Z">
        <w:r w:rsidDel="00D56FEA">
          <w:rPr>
            <w:b/>
            <w:bCs/>
            <w:color w:val="2ECC71"/>
            <w:sz w:val="18"/>
            <w:szCs w:val="18"/>
          </w:rPr>
          <w:delText>/BLU2</w:delText>
        </w:r>
        <w:r w:rsidDel="00D56FEA">
          <w:rPr>
            <w:i/>
            <w:iCs/>
            <w:color w:val="F4831F"/>
            <w:sz w:val="18"/>
            <w:szCs w:val="18"/>
          </w:rPr>
          <w:delText xml:space="preserve">  </w:delText>
        </w:r>
      </w:del>
      <w:r>
        <w:rPr>
          <w:i/>
          <w:iCs/>
          <w:color w:val="F4831F"/>
          <w:sz w:val="18"/>
          <w:szCs w:val="18"/>
        </w:rPr>
        <w:t>·  Pattern A + D</w:t>
      </w:r>
    </w:p>
    <w:p w14:paraId="2469CBD0" w14:textId="05DDB592" w:rsidR="001C0BBA" w:rsidRDefault="001C0BBA" w:rsidP="001C0BBA">
      <w:pPr>
        <w:spacing w:after="60"/>
      </w:pPr>
      <w:r>
        <w:rPr>
          <w:b/>
          <w:bCs/>
          <w:color w:val="4A5568"/>
          <w:sz w:val="18"/>
          <w:szCs w:val="18"/>
        </w:rPr>
        <w:t xml:space="preserve">Text: </w:t>
      </w:r>
      <w:r>
        <w:rPr>
          <w:i/>
          <w:iCs/>
          <w:sz w:val="18"/>
          <w:szCs w:val="18"/>
        </w:rPr>
        <w:t>"</w:t>
      </w:r>
      <w:ins w:id="1271" w:author="Medetov, Nauryzbek [Tengizchevroil]" w:date="2026-07-12T16:18:00Z" w16du:dateUtc="2026-07-12T11:18:00Z">
        <w:r w:rsidR="006D2827" w:rsidRPr="006D2827">
          <w:rPr>
            <w:color w:val="00B050"/>
          </w:rPr>
          <w:t xml:space="preserve"> </w:t>
        </w:r>
        <w:r w:rsidR="006D2827" w:rsidRPr="006D2827">
          <w:rPr>
            <w:i/>
            <w:iCs/>
            <w:sz w:val="18"/>
            <w:szCs w:val="18"/>
            <w:rPrChange w:id="1272" w:author="Medetov, Nauryzbek [Tengizchevroil]" w:date="2026-07-12T16:18:00Z" w16du:dateUtc="2026-07-12T11:18:00Z">
              <w:rPr>
                <w:color w:val="00B050"/>
              </w:rPr>
            </w:rPrChange>
          </w:rPr>
          <w:t>Apply Aerogel (Pyrogel) insulation on seam welds prior heat tracing installation in accordance with P-ST-6199.</w:t>
        </w:r>
      </w:ins>
      <w:del w:id="1273" w:author="Medetov, Nauryzbek [Tengizchevroil]" w:date="2026-07-12T16:18:00Z" w16du:dateUtc="2026-07-12T11:18:00Z">
        <w:r w:rsidDel="006D2827">
          <w:rPr>
            <w:i/>
            <w:iCs/>
            <w:sz w:val="18"/>
            <w:szCs w:val="18"/>
          </w:rPr>
          <w:delText>[Add only for SS piping with heat tracing — chloride cracking risk on seam welds]</w:delText>
        </w:r>
      </w:del>
      <w:r>
        <w:rPr>
          <w:i/>
          <w:iCs/>
          <w:sz w:val="18"/>
          <w:szCs w:val="18"/>
        </w:rPr>
        <w:t>"</w:t>
      </w:r>
    </w:p>
    <w:p w14:paraId="09BCA7C8" w14:textId="2628863B" w:rsidR="001C0BBA" w:rsidRDefault="001C0BBA" w:rsidP="001C0BBA">
      <w:pPr>
        <w:spacing w:after="40"/>
      </w:pPr>
      <w:r>
        <w:rPr>
          <w:b/>
          <w:bCs/>
          <w:color w:val="2ECC71"/>
          <w:sz w:val="18"/>
          <w:szCs w:val="18"/>
        </w:rPr>
        <w:t xml:space="preserve">Keep when: </w:t>
      </w:r>
      <w:del w:id="1274" w:author="Medetov, Nauryzbek [Tengizchevroil]" w:date="2026-07-12T16:20:00Z" w16du:dateUtc="2026-07-12T11:20:00Z">
        <w:r w:rsidDel="009F2BFC">
          <w:rPr>
            <w:sz w:val="18"/>
            <w:szCs w:val="18"/>
          </w:rPr>
          <w:delText>chloride_risk=true (SS material AND heat_tracing != None)</w:delText>
        </w:r>
      </w:del>
      <w:ins w:id="1275" w:author="Medetov, Nauryzbek [Tengizchevroil]" w:date="2026-07-12T16:20:00Z" w16du:dateUtc="2026-07-12T11:20:00Z">
        <w:r w:rsidR="009F2BFC">
          <w:rPr>
            <w:sz w:val="18"/>
            <w:szCs w:val="18"/>
          </w:rPr>
          <w:t xml:space="preserve">Line </w:t>
        </w:r>
      </w:ins>
      <w:ins w:id="1276" w:author="Medetov, Nauryzbek [Tengizchevroil]" w:date="2026-07-12T16:21:00Z" w16du:dateUtc="2026-07-12T11:21:00Z">
        <w:r w:rsidR="00530A00">
          <w:rPr>
            <w:sz w:val="18"/>
            <w:szCs w:val="18"/>
          </w:rPr>
          <w:t xml:space="preserve">45a and </w:t>
        </w:r>
      </w:ins>
      <w:ins w:id="1277" w:author="Medetov, Nauryzbek [Tengizchevroil]" w:date="2026-07-12T16:20:00Z" w16du:dateUtc="2026-07-12T11:20:00Z">
        <w:r w:rsidR="009F2BFC">
          <w:rPr>
            <w:sz w:val="18"/>
            <w:szCs w:val="18"/>
          </w:rPr>
          <w:t xml:space="preserve">51 </w:t>
        </w:r>
      </w:ins>
      <w:ins w:id="1278" w:author="Medetov, Nauryzbek [Tengizchevroil]" w:date="2026-07-12T16:22:00Z" w16du:dateUtc="2026-07-12T11:22:00Z">
        <w:r w:rsidR="00530A00">
          <w:rPr>
            <w:sz w:val="18"/>
            <w:szCs w:val="18"/>
          </w:rPr>
          <w:t>are</w:t>
        </w:r>
      </w:ins>
      <w:ins w:id="1279" w:author="Medetov, Nauryzbek [Tengizchevroil]" w:date="2026-07-12T16:20:00Z" w16du:dateUtc="2026-07-12T11:20:00Z">
        <w:r w:rsidR="009F2BFC">
          <w:rPr>
            <w:sz w:val="18"/>
            <w:szCs w:val="18"/>
          </w:rPr>
          <w:t xml:space="preserve"> kept</w:t>
        </w:r>
      </w:ins>
      <w:ins w:id="1280" w:author="Medetov, Nauryzbek [Tengizchevroil]" w:date="2026-07-12T16:22:00Z" w16du:dateUtc="2026-07-12T11:22:00Z">
        <w:r w:rsidR="00530A00">
          <w:rPr>
            <w:sz w:val="18"/>
            <w:szCs w:val="18"/>
          </w:rPr>
          <w:t>. (Note: both lines should be true)</w:t>
        </w:r>
      </w:ins>
    </w:p>
    <w:p w14:paraId="257D667F" w14:textId="77777777" w:rsidR="001C0BBA" w:rsidRDefault="001C0BBA" w:rsidP="001C0BBA">
      <w:pPr>
        <w:spacing w:after="40"/>
      </w:pPr>
      <w:r>
        <w:rPr>
          <w:b/>
          <w:bCs/>
          <w:color w:val="C0392B"/>
          <w:sz w:val="18"/>
          <w:szCs w:val="18"/>
        </w:rPr>
        <w:t xml:space="preserve">Remove when: </w:t>
      </w:r>
      <w:r>
        <w:rPr>
          <w:sz w:val="18"/>
          <w:szCs w:val="18"/>
        </w:rPr>
        <w:t>Otherwise</w:t>
      </w:r>
    </w:p>
    <w:p w14:paraId="56D1CA83" w14:textId="44681C14" w:rsidR="001C0BBA" w:rsidRDefault="001C0BBA" w:rsidP="001C0BBA">
      <w:pPr>
        <w:spacing w:after="40"/>
      </w:pPr>
      <w:r>
        <w:rPr>
          <w:b/>
          <w:bCs/>
          <w:color w:val="4A5568"/>
          <w:sz w:val="18"/>
          <w:szCs w:val="18"/>
        </w:rPr>
        <w:t xml:space="preserve">Inputs needed: </w:t>
      </w:r>
      <w:del w:id="1281" w:author="Medetov, Nauryzbek [Tengizchevroil]" w:date="2026-07-12T16:23:00Z" w16du:dateUtc="2026-07-12T11:23:00Z">
        <w:r w:rsidDel="0069329E">
          <w:rPr>
            <w:rFonts w:ascii="Consolas" w:eastAsia="Consolas" w:hAnsi="Consolas" w:cs="Consolas"/>
            <w:sz w:val="18"/>
            <w:szCs w:val="18"/>
          </w:rPr>
          <w:delText xml:space="preserve">chloride_risk, material_family, </w:delText>
        </w:r>
      </w:del>
      <w:r>
        <w:rPr>
          <w:rFonts w:ascii="Consolas" w:eastAsia="Consolas" w:hAnsi="Consolas" w:cs="Consolas"/>
          <w:sz w:val="18"/>
          <w:szCs w:val="18"/>
        </w:rPr>
        <w:t>heat_tracing</w:t>
      </w:r>
      <w:ins w:id="1282" w:author="Medetov, Nauryzbek [Tengizchevroil]" w:date="2026-07-12T16:23:00Z" w16du:dateUtc="2026-07-12T11:23:00Z">
        <w:r w:rsidR="0069329E">
          <w:rPr>
            <w:rFonts w:ascii="Consolas" w:eastAsia="Consolas" w:hAnsi="Consolas" w:cs="Consolas"/>
            <w:sz w:val="18"/>
            <w:szCs w:val="18"/>
          </w:rPr>
          <w:t>, material_family, alloy_pmi_required</w:t>
        </w:r>
      </w:ins>
    </w:p>
    <w:p w14:paraId="1FD258EB" w14:textId="2C0FE6CB" w:rsidR="00881D6A" w:rsidRPr="00881D6A" w:rsidRDefault="001C0BBA" w:rsidP="00881D6A">
      <w:pPr>
        <w:spacing w:after="60"/>
        <w:rPr>
          <w:ins w:id="1283" w:author="Medetov, Nauryzbek [Tengizchevroil]" w:date="2026-07-12T16:31:00Z" w16du:dateUtc="2026-07-12T11:31:00Z"/>
          <w:i/>
          <w:iCs/>
          <w:sz w:val="18"/>
          <w:szCs w:val="18"/>
          <w:rPrChange w:id="1284" w:author="Medetov, Nauryzbek [Tengizchevroil]" w:date="2026-07-12T16:31:00Z" w16du:dateUtc="2026-07-12T11:31:00Z">
            <w:rPr>
              <w:ins w:id="1285" w:author="Medetov, Nauryzbek [Tengizchevroil]" w:date="2026-07-12T16:31:00Z" w16du:dateUtc="2026-07-12T11:31:00Z"/>
            </w:rPr>
          </w:rPrChange>
        </w:rPr>
      </w:pPr>
      <w:r>
        <w:rPr>
          <w:b/>
          <w:bCs/>
          <w:color w:val="4A5568"/>
          <w:sz w:val="18"/>
          <w:szCs w:val="18"/>
        </w:rPr>
        <w:t xml:space="preserve">RAG sources: </w:t>
      </w:r>
      <w:ins w:id="1286" w:author="Medetov, Nauryzbek [Tengizchevroil]" w:date="2026-07-12T16:31:00Z" w16du:dateUtc="2026-07-12T11:31:00Z">
        <w:r w:rsidR="00881D6A" w:rsidRPr="00653A58">
          <w:rPr>
            <w:i/>
            <w:iCs/>
            <w:sz w:val="18"/>
            <w:szCs w:val="18"/>
          </w:rPr>
          <w:t>P-ST-6199.</w:t>
        </w:r>
        <w:r w:rsidR="00881D6A">
          <w:rPr>
            <w:i/>
            <w:iCs/>
            <w:sz w:val="18"/>
            <w:szCs w:val="18"/>
          </w:rPr>
          <w:t>"</w:t>
        </w:r>
      </w:ins>
    </w:p>
    <w:p w14:paraId="4952DC28" w14:textId="63A9F43A" w:rsidR="001C0BBA" w:rsidRDefault="001C0BBA" w:rsidP="001C0BBA">
      <w:pPr>
        <w:spacing w:after="40"/>
      </w:pPr>
      <w:del w:id="1287" w:author="Medetov, Nauryzbek [Tengizchevroil]" w:date="2026-07-12T16:31:00Z" w16du:dateUtc="2026-07-12T11:31:00Z">
        <w:r w:rsidDel="00881D6A">
          <w:rPr>
            <w:i/>
            <w:iCs/>
            <w:color w:val="8FA3B1"/>
            <w:sz w:val="18"/>
            <w:szCs w:val="18"/>
          </w:rPr>
          <w:delText>W-ST-2025, NACE MR0175</w:delText>
        </w:r>
      </w:del>
    </w:p>
    <w:p w14:paraId="0AD4B8D6" w14:textId="6131EBC4" w:rsidR="001C0BBA" w:rsidRDefault="001C0BBA" w:rsidP="001C0BBA">
      <w:pPr>
        <w:shd w:val="clear" w:color="auto" w:fill="FFF4CC"/>
        <w:spacing w:before="160" w:after="60"/>
      </w:pPr>
      <w:r>
        <w:rPr>
          <w:b/>
          <w:bCs/>
          <w:color w:val="0D1B2A"/>
        </w:rPr>
        <w:t>Line 6</w:t>
      </w:r>
      <w:ins w:id="1288" w:author="Medetov, Nauryzbek [Tengizchevroil]" w:date="2026-07-12T16:32:00Z" w16du:dateUtc="2026-07-12T11:32:00Z">
        <w:r w:rsidR="00A27B5E">
          <w:rPr>
            <w:b/>
            <w:bCs/>
            <w:color w:val="0D1B2A"/>
          </w:rPr>
          <w:t>1a</w:t>
        </w:r>
      </w:ins>
      <w:del w:id="1289" w:author="Medetov, Nauryzbek [Tengizchevroil]" w:date="2026-07-12T16:32:00Z" w16du:dateUtc="2026-07-12T11:32:00Z">
        <w:r w:rsidDel="00A27B5E">
          <w:rPr>
            <w:b/>
            <w:bCs/>
            <w:color w:val="0D1B2A"/>
          </w:rPr>
          <w:delText>9</w:delText>
        </w:r>
      </w:del>
      <w:r>
        <w:rPr>
          <w:b/>
          <w:bCs/>
          <w:color w:val="2ECC71"/>
          <w:sz w:val="18"/>
          <w:szCs w:val="18"/>
        </w:rPr>
        <w:t xml:space="preserve">  ·  Color: GRN/PUR/RED</w:t>
      </w:r>
      <w:r>
        <w:rPr>
          <w:i/>
          <w:iCs/>
          <w:color w:val="F4831F"/>
          <w:sz w:val="18"/>
          <w:szCs w:val="18"/>
        </w:rPr>
        <w:t xml:space="preserve">  ·  Pattern A + C</w:t>
      </w:r>
      <w:r>
        <w:rPr>
          <w:b/>
          <w:bCs/>
          <w:color w:val="F4831F"/>
          <w:sz w:val="16"/>
          <w:szCs w:val="16"/>
        </w:rPr>
        <w:t xml:space="preserve">  </w:t>
      </w:r>
      <w:ins w:id="1290" w:author="Medetov, Nauryzbek [Tengizchevroil]" w:date="2026-07-12T16:32:00Z" w16du:dateUtc="2026-07-12T11:32:00Z">
        <w:r w:rsidR="00A27B5E">
          <w:rPr>
            <w:b/>
            <w:bCs/>
            <w:color w:val="F4831F"/>
            <w:sz w:val="16"/>
            <w:szCs w:val="16"/>
          </w:rPr>
          <w:t xml:space="preserve"> </w:t>
        </w:r>
        <w:r w:rsidR="00A27B5E">
          <w:rPr>
            <w:i/>
            <w:iCs/>
            <w:color w:val="F4831F"/>
            <w:sz w:val="18"/>
            <w:szCs w:val="18"/>
          </w:rPr>
          <w:t>(OR-split of Line 61)</w:t>
        </w:r>
      </w:ins>
      <w:del w:id="1291" w:author="Medetov, Nauryzbek [Tengizchevroil]" w:date="2026-07-12T16:26:00Z" w16du:dateUtc="2026-07-12T11:26:00Z">
        <w:r w:rsidDel="00AD73D6">
          <w:rPr>
            <w:b/>
            <w:bCs/>
            <w:color w:val="F4831F"/>
            <w:sz w:val="16"/>
            <w:szCs w:val="16"/>
          </w:rPr>
          <w:delText>·  v1.1 UPDATED</w:delText>
        </w:r>
      </w:del>
    </w:p>
    <w:p w14:paraId="1DC3961A" w14:textId="34E912E6" w:rsidR="001C0BBA" w:rsidRDefault="001C0BBA" w:rsidP="001C0BBA">
      <w:pPr>
        <w:spacing w:after="60"/>
      </w:pPr>
      <w:r>
        <w:rPr>
          <w:b/>
          <w:bCs/>
          <w:color w:val="4A5568"/>
          <w:sz w:val="18"/>
          <w:szCs w:val="18"/>
        </w:rPr>
        <w:t xml:space="preserve">Text: </w:t>
      </w:r>
      <w:r>
        <w:rPr>
          <w:i/>
          <w:iCs/>
          <w:sz w:val="18"/>
          <w:szCs w:val="18"/>
        </w:rPr>
        <w:t>"</w:t>
      </w:r>
      <w:ins w:id="1292" w:author="Medetov, Nauryzbek [Tengizchevroil]" w:date="2026-07-12T16:31:00Z" w16du:dateUtc="2026-07-12T11:31:00Z">
        <w:r w:rsidR="00587279" w:rsidRPr="00587279">
          <w:rPr>
            <w:i/>
            <w:iCs/>
            <w:sz w:val="18"/>
            <w:szCs w:val="18"/>
            <w:rPrChange w:id="1293" w:author="Medetov, Nauryzbek [Tengizchevroil]" w:date="2026-07-12T16:31:00Z" w16du:dateUtc="2026-07-12T11:31:00Z">
              <w:rPr>
                <w:color w:val="00B050"/>
              </w:rPr>
            </w:rPrChange>
          </w:rPr>
          <w:t xml:space="preserve">Arrange with TTT I&amp;E Coordinator </w:t>
        </w:r>
        <w:r w:rsidR="00587279" w:rsidRPr="00587279">
          <w:rPr>
            <w:i/>
            <w:iCs/>
            <w:sz w:val="18"/>
            <w:szCs w:val="18"/>
            <w:rPrChange w:id="1294" w:author="Medetov, Nauryzbek [Tengizchevroil]" w:date="2026-07-12T16:31:00Z" w16du:dateUtc="2026-07-12T11:31:00Z">
              <w:rPr>
                <w:color w:val="7030A0"/>
              </w:rPr>
            </w:rPrChange>
          </w:rPr>
          <w:t>[OR]</w:t>
        </w:r>
        <w:r w:rsidR="00587279" w:rsidRPr="00587279">
          <w:rPr>
            <w:i/>
            <w:iCs/>
            <w:sz w:val="18"/>
            <w:szCs w:val="18"/>
            <w:rPrChange w:id="1295" w:author="Medetov, Nauryzbek [Tengizchevroil]" w:date="2026-07-12T16:31:00Z" w16du:dateUtc="2026-07-12T11:31:00Z">
              <w:rPr>
                <w:color w:val="00B050"/>
              </w:rPr>
            </w:rPrChange>
          </w:rPr>
          <w:t xml:space="preserve">  Zone Maintenance to reinstate / install related electric trace heating and instruments, as per I&amp;E Job Pack </w:t>
        </w:r>
        <w:r w:rsidR="00587279" w:rsidRPr="00587279">
          <w:rPr>
            <w:i/>
            <w:iCs/>
            <w:sz w:val="18"/>
            <w:szCs w:val="18"/>
            <w:rPrChange w:id="1296" w:author="Medetov, Nauryzbek [Tengizchevroil]" w:date="2026-07-12T16:31:00Z" w16du:dateUtc="2026-07-12T11:31:00Z">
              <w:rPr>
                <w:color w:val="FF0000"/>
              </w:rPr>
            </w:rPrChange>
          </w:rPr>
          <w:t>YY-NNNN.1</w:t>
        </w:r>
        <w:r w:rsidR="00587279" w:rsidRPr="00587279">
          <w:rPr>
            <w:i/>
            <w:iCs/>
            <w:sz w:val="18"/>
            <w:szCs w:val="18"/>
            <w:rPrChange w:id="1297" w:author="Medetov, Nauryzbek [Tengizchevroil]" w:date="2026-07-12T16:31:00Z" w16du:dateUtc="2026-07-12T11:31:00Z">
              <w:rPr>
                <w:color w:val="00B050"/>
              </w:rPr>
            </w:rPrChange>
          </w:rPr>
          <w:t>.</w:t>
        </w:r>
      </w:ins>
      <w:del w:id="1298" w:author="Medetov, Nauryzbek [Tengizchevroil]" w:date="2026-07-12T16:31:00Z" w16du:dateUtc="2026-07-12T11:31:00Z">
        <w:r w:rsidDel="00587279">
          <w:rPr>
            <w:i/>
            <w:iCs/>
            <w:sz w:val="18"/>
            <w:szCs w:val="18"/>
          </w:rPr>
          <w:delText>Arrange with TTT [OR] TASP [OR] Zone Maintenance [OR] Plant I&amp;E to reinstate / install related electric trace heating and instruments.</w:delText>
        </w:r>
      </w:del>
      <w:r>
        <w:rPr>
          <w:i/>
          <w:iCs/>
          <w:sz w:val="18"/>
          <w:szCs w:val="18"/>
        </w:rPr>
        <w:t>"</w:t>
      </w:r>
    </w:p>
    <w:p w14:paraId="0E2856EB" w14:textId="77777777" w:rsidR="0042400A" w:rsidRDefault="0042400A" w:rsidP="0042400A">
      <w:pPr>
        <w:spacing w:after="40"/>
        <w:rPr>
          <w:ins w:id="1299" w:author="Medetov, Nauryzbek [Tengizchevroil]" w:date="2026-07-12T16:36:00Z" w16du:dateUtc="2026-07-12T11:36:00Z"/>
        </w:rPr>
      </w:pPr>
      <w:ins w:id="1300" w:author="Medetov, Nauryzbek [Tengizchevroil]" w:date="2026-07-12T16:36:00Z" w16du:dateUtc="2026-07-12T11:36:00Z">
        <w:r>
          <w:rPr>
            <w:b/>
            <w:bCs/>
            <w:color w:val="2ECC71"/>
            <w:sz w:val="18"/>
            <w:szCs w:val="18"/>
          </w:rPr>
          <w:t xml:space="preserve">Keep when: </w:t>
        </w:r>
        <w:r>
          <w:rPr>
            <w:sz w:val="18"/>
            <w:szCs w:val="18"/>
          </w:rPr>
          <w:t>Line 45a is kept.</w:t>
        </w:r>
      </w:ins>
    </w:p>
    <w:p w14:paraId="3C9B2613" w14:textId="77777777" w:rsidR="0042400A" w:rsidRDefault="0042400A" w:rsidP="0042400A">
      <w:pPr>
        <w:spacing w:after="40"/>
        <w:rPr>
          <w:ins w:id="1301" w:author="Medetov, Nauryzbek [Tengizchevroil]" w:date="2026-07-12T16:36:00Z" w16du:dateUtc="2026-07-12T11:36:00Z"/>
        </w:rPr>
      </w:pPr>
      <w:ins w:id="1302" w:author="Medetov, Nauryzbek [Tengizchevroil]" w:date="2026-07-12T16:36:00Z" w16du:dateUtc="2026-07-12T11:36:00Z">
        <w:r>
          <w:rPr>
            <w:b/>
            <w:bCs/>
            <w:color w:val="C0392B"/>
            <w:sz w:val="18"/>
            <w:szCs w:val="18"/>
          </w:rPr>
          <w:t xml:space="preserve">Remove when: </w:t>
        </w:r>
        <w:r>
          <w:rPr>
            <w:sz w:val="18"/>
            <w:szCs w:val="18"/>
          </w:rPr>
          <w:t>Heat tracing = None</w:t>
        </w:r>
      </w:ins>
    </w:p>
    <w:p w14:paraId="2710834A" w14:textId="77777777" w:rsidR="0042400A" w:rsidRDefault="0042400A" w:rsidP="0042400A">
      <w:pPr>
        <w:spacing w:after="40"/>
        <w:rPr>
          <w:ins w:id="1303" w:author="Medetov, Nauryzbek [Tengizchevroil]" w:date="2026-07-12T16:36:00Z" w16du:dateUtc="2026-07-12T11:36:00Z"/>
          <w:rFonts w:ascii="Consolas" w:eastAsia="Consolas" w:hAnsi="Consolas" w:cs="Consolas"/>
          <w:sz w:val="18"/>
          <w:szCs w:val="18"/>
        </w:rPr>
      </w:pPr>
      <w:ins w:id="1304" w:author="Medetov, Nauryzbek [Tengizchevroil]" w:date="2026-07-12T16:36:00Z" w16du:dateUtc="2026-07-12T11:36:00Z">
        <w:r>
          <w:rPr>
            <w:b/>
            <w:bCs/>
            <w:color w:val="4A5568"/>
            <w:sz w:val="18"/>
            <w:szCs w:val="18"/>
          </w:rPr>
          <w:t xml:space="preserve">Inputs needed: </w:t>
        </w:r>
        <w:r>
          <w:rPr>
            <w:rFonts w:ascii="Consolas" w:eastAsia="Consolas" w:hAnsi="Consolas" w:cs="Consolas"/>
            <w:sz w:val="18"/>
            <w:szCs w:val="18"/>
          </w:rPr>
          <w:t>heat_tracing</w:t>
        </w:r>
      </w:ins>
    </w:p>
    <w:p w14:paraId="3F89864C" w14:textId="51904883" w:rsidR="0042400A" w:rsidRDefault="0042400A" w:rsidP="0042400A">
      <w:pPr>
        <w:rPr>
          <w:ins w:id="1305" w:author="Medetov, Nauryzbek [Tengizchevroil]" w:date="2026-07-12T16:36:00Z" w16du:dateUtc="2026-07-12T11:36:00Z"/>
        </w:rPr>
      </w:pPr>
      <w:ins w:id="1306" w:author="Medetov, Nauryzbek [Tengizchevroil]" w:date="2026-07-12T16:36:00Z" w16du:dateUtc="2026-07-12T11:36:00Z">
        <w:r>
          <w:rPr>
            <w:b/>
            <w:bCs/>
            <w:color w:val="F4831F"/>
            <w:sz w:val="18"/>
            <w:szCs w:val="18"/>
          </w:rPr>
          <w:t xml:space="preserve">Note: </w:t>
        </w:r>
        <w:r w:rsidRPr="00B73AAD">
          <w:rPr>
            <w:i/>
            <w:iCs/>
            <w:sz w:val="18"/>
            <w:szCs w:val="18"/>
          </w:rPr>
          <w:t>I&amp;E Job Pack YY-NNNN.</w:t>
        </w:r>
        <w:r>
          <w:rPr>
            <w:i/>
            <w:iCs/>
            <w:sz w:val="18"/>
            <w:szCs w:val="18"/>
          </w:rPr>
          <w:t>1 exact number should propagate from Line 45a</w:t>
        </w:r>
      </w:ins>
      <w:ins w:id="1307" w:author="Medetov, Nauryzbek [Tengizchevroil]" w:date="2026-07-12T16:42:00Z" w16du:dateUtc="2026-07-12T11:42:00Z">
        <w:r w:rsidR="0096092B">
          <w:rPr>
            <w:i/>
            <w:iCs/>
            <w:sz w:val="18"/>
            <w:szCs w:val="18"/>
          </w:rPr>
          <w:t xml:space="preserve"> and </w:t>
        </w:r>
        <w:r w:rsidR="0096092B">
          <w:rPr>
            <w:i/>
            <w:iCs/>
            <w:color w:val="F4831F"/>
            <w:sz w:val="18"/>
            <w:szCs w:val="18"/>
          </w:rPr>
          <w:t>45a rules apply here.</w:t>
        </w:r>
      </w:ins>
    </w:p>
    <w:p w14:paraId="73622B4C" w14:textId="1929EC09" w:rsidR="001C0BBA" w:rsidDel="0042400A" w:rsidRDefault="001C0BBA" w:rsidP="001C0BBA">
      <w:pPr>
        <w:spacing w:after="40"/>
        <w:rPr>
          <w:del w:id="1308" w:author="Medetov, Nauryzbek [Tengizchevroil]" w:date="2026-07-12T16:36:00Z" w16du:dateUtc="2026-07-12T11:36:00Z"/>
        </w:rPr>
      </w:pPr>
      <w:del w:id="1309" w:author="Medetov, Nauryzbek [Tengizchevroil]" w:date="2026-07-12T16:36:00Z" w16du:dateUtc="2026-07-12T11:36:00Z">
        <w:r w:rsidDel="0042400A">
          <w:rPr>
            <w:b/>
            <w:bCs/>
            <w:color w:val="2ECC71"/>
            <w:sz w:val="18"/>
            <w:szCs w:val="18"/>
          </w:rPr>
          <w:delText xml:space="preserve">Keep when: </w:delText>
        </w:r>
      </w:del>
      <w:del w:id="1310" w:author="Medetov, Nauryzbek [Tengizchevroil]" w:date="2026-07-12T16:31:00Z" w16du:dateUtc="2026-07-12T11:31:00Z">
        <w:r w:rsidDel="00587279">
          <w:rPr>
            <w:sz w:val="18"/>
            <w:szCs w:val="18"/>
          </w:rPr>
          <w:delText>heat_tracing=electric (mirror of line 47)</w:delText>
        </w:r>
      </w:del>
    </w:p>
    <w:p w14:paraId="18240A3B" w14:textId="261EEEFF" w:rsidR="001C0BBA" w:rsidDel="0042400A" w:rsidRDefault="001C0BBA" w:rsidP="001C0BBA">
      <w:pPr>
        <w:spacing w:after="40"/>
        <w:rPr>
          <w:del w:id="1311" w:author="Medetov, Nauryzbek [Tengizchevroil]" w:date="2026-07-12T16:36:00Z" w16du:dateUtc="2026-07-12T11:36:00Z"/>
        </w:rPr>
      </w:pPr>
      <w:del w:id="1312" w:author="Medetov, Nauryzbek [Tengizchevroil]" w:date="2026-07-12T16:36:00Z" w16du:dateUtc="2026-07-12T11:36:00Z">
        <w:r w:rsidDel="0042400A">
          <w:rPr>
            <w:b/>
            <w:bCs/>
            <w:color w:val="C0392B"/>
            <w:sz w:val="18"/>
            <w:szCs w:val="18"/>
          </w:rPr>
          <w:delText xml:space="preserve">Remove when: </w:delText>
        </w:r>
        <w:r w:rsidDel="0042400A">
          <w:rPr>
            <w:sz w:val="18"/>
            <w:szCs w:val="18"/>
          </w:rPr>
          <w:delText>No heat tracing</w:delText>
        </w:r>
      </w:del>
    </w:p>
    <w:p w14:paraId="39A94A95" w14:textId="5EC6DD65" w:rsidR="001C0BBA" w:rsidDel="0042400A" w:rsidRDefault="001C0BBA" w:rsidP="001C0BBA">
      <w:pPr>
        <w:spacing w:after="40"/>
        <w:rPr>
          <w:del w:id="1313" w:author="Medetov, Nauryzbek [Tengizchevroil]" w:date="2026-07-12T16:36:00Z" w16du:dateUtc="2026-07-12T11:36:00Z"/>
        </w:rPr>
      </w:pPr>
      <w:del w:id="1314" w:author="Medetov, Nauryzbek [Tengizchevroil]" w:date="2026-07-12T16:36:00Z" w16du:dateUtc="2026-07-12T11:36:00Z">
        <w:r w:rsidDel="0042400A">
          <w:rPr>
            <w:b/>
            <w:bCs/>
            <w:color w:val="4A5568"/>
            <w:sz w:val="18"/>
            <w:szCs w:val="18"/>
          </w:rPr>
          <w:delText xml:space="preserve">Inputs needed: </w:delText>
        </w:r>
        <w:r w:rsidDel="0042400A">
          <w:rPr>
            <w:rFonts w:ascii="Consolas" w:eastAsia="Consolas" w:hAnsi="Consolas" w:cs="Consolas"/>
            <w:sz w:val="18"/>
            <w:szCs w:val="18"/>
          </w:rPr>
          <w:delText>heat_tracing, project_phase</w:delText>
        </w:r>
      </w:del>
    </w:p>
    <w:p w14:paraId="2E9F051B" w14:textId="71710BD8" w:rsidR="001C0BBA" w:rsidRDefault="001C0BBA" w:rsidP="001C0BBA">
      <w:pPr>
        <w:spacing w:after="100"/>
        <w:rPr>
          <w:ins w:id="1315" w:author="Medetov, Nauryzbek [Tengizchevroil]" w:date="2026-07-12T16:32:00Z" w16du:dateUtc="2026-07-12T11:32:00Z"/>
          <w:b/>
          <w:bCs/>
          <w:color w:val="F4831F"/>
          <w:sz w:val="18"/>
          <w:szCs w:val="18"/>
        </w:rPr>
      </w:pPr>
      <w:del w:id="1316" w:author="Medetov, Nauryzbek [Tengizchevroil]" w:date="2026-07-12T16:32:00Z" w16du:dateUtc="2026-07-12T11:32:00Z">
        <w:r w:rsidDel="001D1A17">
          <w:rPr>
            <w:b/>
            <w:bCs/>
            <w:color w:val="F4831F"/>
            <w:sz w:val="18"/>
            <w:szCs w:val="18"/>
          </w:rPr>
          <w:delText xml:space="preserve">Note: </w:delText>
        </w:r>
        <w:r w:rsidDel="001D1A17">
          <w:rPr>
            <w:i/>
            <w:iCs/>
            <w:sz w:val="18"/>
            <w:szCs w:val="18"/>
          </w:rPr>
          <w:delText>v1.1: same OR expansion as line 47. Pick consistent designation with line 47.</w:delText>
        </w:r>
      </w:del>
    </w:p>
    <w:p w14:paraId="741703BA" w14:textId="72A375DB" w:rsidR="001D1A17" w:rsidRDefault="001D1A17" w:rsidP="001D1A17">
      <w:pPr>
        <w:shd w:val="clear" w:color="auto" w:fill="FFF4CC"/>
        <w:spacing w:before="160" w:after="60"/>
        <w:rPr>
          <w:ins w:id="1317" w:author="Medetov, Nauryzbek [Tengizchevroil]" w:date="2026-07-12T16:32:00Z" w16du:dateUtc="2026-07-12T11:32:00Z"/>
        </w:rPr>
      </w:pPr>
      <w:ins w:id="1318" w:author="Medetov, Nauryzbek [Tengizchevroil]" w:date="2026-07-12T16:32:00Z" w16du:dateUtc="2026-07-12T11:32:00Z">
        <w:r>
          <w:rPr>
            <w:b/>
            <w:bCs/>
            <w:color w:val="0D1B2A"/>
          </w:rPr>
          <w:t>Line 61b</w:t>
        </w:r>
        <w:r>
          <w:rPr>
            <w:b/>
            <w:bCs/>
            <w:color w:val="2ECC71"/>
            <w:sz w:val="18"/>
            <w:szCs w:val="18"/>
          </w:rPr>
          <w:t xml:space="preserve">  ·  Color: GRN/PUR/RED</w:t>
        </w:r>
        <w:r>
          <w:rPr>
            <w:i/>
            <w:iCs/>
            <w:color w:val="F4831F"/>
            <w:sz w:val="18"/>
            <w:szCs w:val="18"/>
          </w:rPr>
          <w:t xml:space="preserve">  ·  Pattern A + C</w:t>
        </w:r>
        <w:r>
          <w:rPr>
            <w:b/>
            <w:bCs/>
            <w:color w:val="F4831F"/>
            <w:sz w:val="16"/>
            <w:szCs w:val="16"/>
          </w:rPr>
          <w:t xml:space="preserve">   </w:t>
        </w:r>
        <w:r>
          <w:rPr>
            <w:i/>
            <w:iCs/>
            <w:color w:val="F4831F"/>
            <w:sz w:val="18"/>
            <w:szCs w:val="18"/>
          </w:rPr>
          <w:t>(OR-split of Line 61)</w:t>
        </w:r>
      </w:ins>
    </w:p>
    <w:p w14:paraId="31F6EB4F" w14:textId="2D7AA24E" w:rsidR="001D1A17" w:rsidRDefault="001D1A17" w:rsidP="001D1A17">
      <w:pPr>
        <w:spacing w:after="60"/>
        <w:rPr>
          <w:ins w:id="1319" w:author="Medetov, Nauryzbek [Tengizchevroil]" w:date="2026-07-12T16:32:00Z" w16du:dateUtc="2026-07-12T11:32:00Z"/>
        </w:rPr>
      </w:pPr>
      <w:ins w:id="1320" w:author="Medetov, Nauryzbek [Tengizchevroil]" w:date="2026-07-12T16:32:00Z" w16du:dateUtc="2026-07-12T11:32:00Z">
        <w:r>
          <w:rPr>
            <w:b/>
            <w:bCs/>
            <w:color w:val="4A5568"/>
            <w:sz w:val="18"/>
            <w:szCs w:val="18"/>
          </w:rPr>
          <w:t xml:space="preserve">Text: </w:t>
        </w:r>
        <w:r>
          <w:rPr>
            <w:i/>
            <w:iCs/>
            <w:sz w:val="18"/>
            <w:szCs w:val="18"/>
          </w:rPr>
          <w:t>"</w:t>
        </w:r>
      </w:ins>
      <w:ins w:id="1321" w:author="Medetov, Nauryzbek [Tengizchevroil]" w:date="2026-07-12T16:36:00Z" w16du:dateUtc="2026-07-12T11:36:00Z">
        <w:r w:rsidR="003853DC" w:rsidRPr="003853DC">
          <w:rPr>
            <w:i/>
            <w:iCs/>
            <w:sz w:val="18"/>
            <w:szCs w:val="18"/>
          </w:rPr>
          <w:t>Reinstate hot water / steam tracing and conduct NDE as well as service testing of each separate loop.</w:t>
        </w:r>
      </w:ins>
      <w:ins w:id="1322" w:author="Medetov, Nauryzbek [Tengizchevroil]" w:date="2026-07-12T16:32:00Z" w16du:dateUtc="2026-07-12T11:32:00Z">
        <w:r w:rsidRPr="00653A58">
          <w:rPr>
            <w:i/>
            <w:iCs/>
            <w:sz w:val="18"/>
            <w:szCs w:val="18"/>
          </w:rPr>
          <w:t>.</w:t>
        </w:r>
        <w:r>
          <w:rPr>
            <w:i/>
            <w:iCs/>
            <w:sz w:val="18"/>
            <w:szCs w:val="18"/>
          </w:rPr>
          <w:t>"</w:t>
        </w:r>
      </w:ins>
    </w:p>
    <w:p w14:paraId="6C0153F3" w14:textId="7BC454E1" w:rsidR="008D3834" w:rsidRDefault="008D3834" w:rsidP="008D3834">
      <w:pPr>
        <w:spacing w:after="40"/>
        <w:rPr>
          <w:ins w:id="1323" w:author="Medetov, Nauryzbek [Tengizchevroil]" w:date="2026-07-12T16:36:00Z" w16du:dateUtc="2026-07-12T11:36:00Z"/>
        </w:rPr>
      </w:pPr>
      <w:ins w:id="1324" w:author="Medetov, Nauryzbek [Tengizchevroil]" w:date="2026-07-12T16:36:00Z" w16du:dateUtc="2026-07-12T11:36:00Z">
        <w:r>
          <w:rPr>
            <w:b/>
            <w:bCs/>
            <w:color w:val="2ECC71"/>
            <w:sz w:val="18"/>
            <w:szCs w:val="18"/>
          </w:rPr>
          <w:t xml:space="preserve">Keep when: </w:t>
        </w:r>
      </w:ins>
      <w:ins w:id="1325" w:author="Medetov, Nauryzbek [Tengizchevroil]" w:date="2026-07-12T16:39:00Z" w16du:dateUtc="2026-07-12T11:39:00Z">
        <w:r w:rsidR="0059743E">
          <w:rPr>
            <w:sz w:val="18"/>
            <w:szCs w:val="18"/>
          </w:rPr>
          <w:t>Line 45b is kept</w:t>
        </w:r>
      </w:ins>
    </w:p>
    <w:p w14:paraId="09FE7C34" w14:textId="77777777" w:rsidR="008D3834" w:rsidRDefault="008D3834" w:rsidP="008D3834">
      <w:pPr>
        <w:spacing w:after="40"/>
        <w:rPr>
          <w:ins w:id="1326" w:author="Medetov, Nauryzbek [Tengizchevroil]" w:date="2026-07-12T16:36:00Z" w16du:dateUtc="2026-07-12T11:36:00Z"/>
        </w:rPr>
      </w:pPr>
      <w:ins w:id="1327" w:author="Medetov, Nauryzbek [Tengizchevroil]" w:date="2026-07-12T16:36:00Z" w16du:dateUtc="2026-07-12T11:36:00Z">
        <w:r>
          <w:rPr>
            <w:b/>
            <w:bCs/>
            <w:color w:val="C0392B"/>
            <w:sz w:val="18"/>
            <w:szCs w:val="18"/>
          </w:rPr>
          <w:t xml:space="preserve">Remove when: </w:t>
        </w:r>
        <w:r>
          <w:rPr>
            <w:sz w:val="18"/>
            <w:szCs w:val="18"/>
          </w:rPr>
          <w:t>Heat tracing = None</w:t>
        </w:r>
      </w:ins>
    </w:p>
    <w:p w14:paraId="02EF922A" w14:textId="5ED7A665" w:rsidR="008D3834" w:rsidRDefault="008D3834" w:rsidP="008D3834">
      <w:pPr>
        <w:spacing w:after="40"/>
        <w:rPr>
          <w:ins w:id="1328" w:author="Medetov, Nauryzbek [Tengizchevroil]" w:date="2026-07-12T16:36:00Z" w16du:dateUtc="2026-07-12T11:36:00Z"/>
          <w:rFonts w:ascii="Consolas" w:eastAsia="Consolas" w:hAnsi="Consolas" w:cs="Consolas"/>
          <w:sz w:val="18"/>
          <w:szCs w:val="18"/>
        </w:rPr>
      </w:pPr>
      <w:ins w:id="1329" w:author="Medetov, Nauryzbek [Tengizchevroil]" w:date="2026-07-12T16:36:00Z" w16du:dateUtc="2026-07-12T11:36:00Z">
        <w:r>
          <w:rPr>
            <w:b/>
            <w:bCs/>
            <w:color w:val="4A5568"/>
            <w:sz w:val="18"/>
            <w:szCs w:val="18"/>
          </w:rPr>
          <w:t xml:space="preserve">Inputs needed: </w:t>
        </w:r>
        <w:r>
          <w:rPr>
            <w:rFonts w:ascii="Consolas" w:eastAsia="Consolas" w:hAnsi="Consolas" w:cs="Consolas"/>
            <w:sz w:val="18"/>
            <w:szCs w:val="18"/>
          </w:rPr>
          <w:t>heat_tracing</w:t>
        </w:r>
      </w:ins>
    </w:p>
    <w:p w14:paraId="3BC6FC5F" w14:textId="2FA13328" w:rsidR="008D3834" w:rsidRDefault="008D3834" w:rsidP="008D3834">
      <w:pPr>
        <w:rPr>
          <w:ins w:id="1330" w:author="Medetov, Nauryzbek [Tengizchevroil]" w:date="2026-07-12T16:36:00Z" w16du:dateUtc="2026-07-12T11:36:00Z"/>
        </w:rPr>
      </w:pPr>
      <w:ins w:id="1331" w:author="Medetov, Nauryzbek [Tengizchevroil]" w:date="2026-07-12T16:36:00Z" w16du:dateUtc="2026-07-12T11:36:00Z">
        <w:r>
          <w:rPr>
            <w:b/>
            <w:bCs/>
            <w:color w:val="F4831F"/>
            <w:sz w:val="18"/>
            <w:szCs w:val="18"/>
          </w:rPr>
          <w:t xml:space="preserve">Note: </w:t>
        </w:r>
        <w:r>
          <w:rPr>
            <w:i/>
            <w:iCs/>
            <w:color w:val="F4831F"/>
            <w:sz w:val="18"/>
            <w:szCs w:val="18"/>
          </w:rPr>
          <w:t xml:space="preserve">OR-sibling of </w:t>
        </w:r>
      </w:ins>
      <w:ins w:id="1332" w:author="Medetov, Nauryzbek [Tengizchevroil]" w:date="2026-07-12T16:37:00Z" w16du:dateUtc="2026-07-12T11:37:00Z">
        <w:r>
          <w:rPr>
            <w:i/>
            <w:iCs/>
            <w:color w:val="F4831F"/>
            <w:sz w:val="18"/>
            <w:szCs w:val="18"/>
          </w:rPr>
          <w:t>61</w:t>
        </w:r>
      </w:ins>
      <w:ins w:id="1333" w:author="Medetov, Nauryzbek [Tengizchevroil]" w:date="2026-07-12T16:36:00Z" w16du:dateUtc="2026-07-12T11:36:00Z">
        <w:r>
          <w:rPr>
            <w:i/>
            <w:iCs/>
            <w:color w:val="F4831F"/>
            <w:sz w:val="18"/>
            <w:szCs w:val="18"/>
          </w:rPr>
          <w:t xml:space="preserve">a; </w:t>
        </w:r>
      </w:ins>
      <w:ins w:id="1334" w:author="Medetov, Nauryzbek [Tengizchevroil]" w:date="2026-07-12T16:42:00Z" w16du:dateUtc="2026-07-12T11:42:00Z">
        <w:r w:rsidR="0096092B">
          <w:rPr>
            <w:i/>
            <w:iCs/>
            <w:color w:val="F4831F"/>
            <w:sz w:val="18"/>
            <w:szCs w:val="18"/>
          </w:rPr>
          <w:t>45b rules apply here.</w:t>
        </w:r>
      </w:ins>
    </w:p>
    <w:p w14:paraId="50C5406C" w14:textId="7C2DD96E" w:rsidR="001D1A17" w:rsidRDefault="001D1A17" w:rsidP="00260676">
      <w:pPr>
        <w:spacing w:after="40"/>
      </w:pPr>
    </w:p>
    <w:p w14:paraId="2593A185" w14:textId="0D117F47" w:rsidR="001C0BBA" w:rsidRDefault="001C0BBA" w:rsidP="001C0BBA">
      <w:pPr>
        <w:shd w:val="clear" w:color="auto" w:fill="F4F6F8"/>
        <w:spacing w:before="160" w:after="60"/>
      </w:pPr>
      <w:r>
        <w:rPr>
          <w:b/>
          <w:bCs/>
          <w:color w:val="0D1B2A"/>
        </w:rPr>
        <w:t xml:space="preserve">Line </w:t>
      </w:r>
      <w:ins w:id="1335" w:author="Medetov, Nauryzbek [Tengizchevroil]" w:date="2026-07-12T16:42:00Z" w16du:dateUtc="2026-07-12T11:42:00Z">
        <w:r w:rsidR="00D36283">
          <w:rPr>
            <w:b/>
            <w:bCs/>
            <w:color w:val="0D1B2A"/>
          </w:rPr>
          <w:t>62</w:t>
        </w:r>
      </w:ins>
      <w:del w:id="1336" w:author="Medetov, Nauryzbek [Tengizchevroil]" w:date="2026-07-12T16:42:00Z" w16du:dateUtc="2026-07-12T11:42:00Z">
        <w:r w:rsidDel="00D36283">
          <w:rPr>
            <w:b/>
            <w:bCs/>
            <w:color w:val="0D1B2A"/>
          </w:rPr>
          <w:delText>70</w:delText>
        </w:r>
      </w:del>
      <w:r>
        <w:rPr>
          <w:b/>
          <w:bCs/>
          <w:color w:val="1A9FD8"/>
          <w:sz w:val="18"/>
          <w:szCs w:val="18"/>
        </w:rPr>
        <w:t xml:space="preserve">  ·  Color: BLU</w:t>
      </w:r>
      <w:r>
        <w:rPr>
          <w:i/>
          <w:iCs/>
          <w:color w:val="F4831F"/>
          <w:sz w:val="18"/>
          <w:szCs w:val="18"/>
        </w:rPr>
        <w:t xml:space="preserve">  ·  Pattern Always-include</w:t>
      </w:r>
    </w:p>
    <w:p w14:paraId="2BA83473" w14:textId="403BDD68" w:rsidR="001C0BBA" w:rsidRDefault="001C0BBA" w:rsidP="001C0BBA">
      <w:pPr>
        <w:spacing w:after="60"/>
      </w:pPr>
      <w:r>
        <w:rPr>
          <w:b/>
          <w:bCs/>
          <w:color w:val="4A5568"/>
          <w:sz w:val="18"/>
          <w:szCs w:val="18"/>
        </w:rPr>
        <w:t xml:space="preserve">Text: </w:t>
      </w:r>
      <w:r>
        <w:rPr>
          <w:i/>
          <w:iCs/>
          <w:sz w:val="18"/>
          <w:szCs w:val="18"/>
        </w:rPr>
        <w:t>"</w:t>
      </w:r>
      <w:ins w:id="1337" w:author="Medetov, Nauryzbek [Tengizchevroil]" w:date="2026-07-12T16:42:00Z" w16du:dateUtc="2026-07-12T11:42:00Z">
        <w:r w:rsidR="00D36283" w:rsidRPr="00D36283">
          <w:rPr>
            <w:i/>
            <w:iCs/>
            <w:sz w:val="18"/>
            <w:szCs w:val="18"/>
          </w:rPr>
          <w:t>All QM piping passport documentation (A-category Checklists) to be verified and signed by TCO-approved QM Inspector prior to PSSR, but not later than 24 hours after mechanical scope completion.</w:t>
        </w:r>
      </w:ins>
      <w:del w:id="1338" w:author="Medetov, Nauryzbek [Tengizchevroil]" w:date="2026-07-12T16:42:00Z" w16du:dateUtc="2026-07-12T11:42:00Z">
        <w:r w:rsidDel="00D36283">
          <w:rPr>
            <w:i/>
            <w:iCs/>
            <w:sz w:val="18"/>
            <w:szCs w:val="18"/>
          </w:rPr>
          <w:delText>All QM piping passport documentation (A-category Checklists) verified and signed by TCO-approved QM Inspector prior to PSSR."</w:delText>
        </w:r>
      </w:del>
    </w:p>
    <w:p w14:paraId="6EF0DE0A" w14:textId="77777777" w:rsidR="001C0BBA" w:rsidRDefault="001C0BBA" w:rsidP="001C0BBA">
      <w:pPr>
        <w:spacing w:after="40"/>
      </w:pPr>
      <w:r>
        <w:rPr>
          <w:b/>
          <w:bCs/>
          <w:color w:val="2ECC71"/>
          <w:sz w:val="18"/>
          <w:szCs w:val="18"/>
        </w:rPr>
        <w:t xml:space="preserve">Keep when: </w:t>
      </w:r>
      <w:r>
        <w:rPr>
          <w:sz w:val="18"/>
          <w:szCs w:val="18"/>
        </w:rPr>
        <w:t>Always</w:t>
      </w:r>
    </w:p>
    <w:p w14:paraId="298323AA" w14:textId="77777777" w:rsidR="001C0BBA" w:rsidRDefault="001C0BBA" w:rsidP="001C0BBA">
      <w:pPr>
        <w:spacing w:after="40"/>
        <w:rPr>
          <w:ins w:id="1339" w:author="Medetov, Nauryzbek [Tengizchevroil]" w:date="2026-07-12T16:43:00Z" w16du:dateUtc="2026-07-12T11:43:00Z"/>
          <w:sz w:val="18"/>
          <w:szCs w:val="18"/>
        </w:rPr>
      </w:pPr>
      <w:r>
        <w:rPr>
          <w:b/>
          <w:bCs/>
          <w:color w:val="C0392B"/>
          <w:sz w:val="18"/>
          <w:szCs w:val="18"/>
        </w:rPr>
        <w:t xml:space="preserve">Remove when: </w:t>
      </w:r>
      <w:r>
        <w:rPr>
          <w:sz w:val="18"/>
          <w:szCs w:val="18"/>
        </w:rPr>
        <w:t>Never</w:t>
      </w:r>
    </w:p>
    <w:p w14:paraId="42F688E0" w14:textId="4E2F3E7C" w:rsidR="00BC4451" w:rsidRDefault="00BC4451" w:rsidP="001C0BBA">
      <w:pPr>
        <w:spacing w:after="40"/>
      </w:pPr>
      <w:ins w:id="1340" w:author="Medetov, Nauryzbek [Tengizchevroil]" w:date="2026-07-12T16:43:00Z" w16du:dateUtc="2026-07-12T11:43:00Z">
        <w:r>
          <w:rPr>
            <w:b/>
            <w:bCs/>
            <w:color w:val="F4831F"/>
            <w:sz w:val="18"/>
            <w:szCs w:val="18"/>
          </w:rPr>
          <w:t xml:space="preserve">Note: </w:t>
        </w:r>
        <w:r>
          <w:rPr>
            <w:i/>
            <w:iCs/>
            <w:color w:val="F4831F"/>
            <w:sz w:val="18"/>
            <w:szCs w:val="18"/>
          </w:rPr>
          <w:t xml:space="preserve">Applicable if MOC is present, </w:t>
        </w:r>
      </w:ins>
      <w:ins w:id="1341" w:author="Medetov, Nauryzbek [Tengizchevroil]" w:date="2026-07-12T16:44:00Z" w16du:dateUtc="2026-07-12T11:44:00Z">
        <w:r w:rsidR="00F6303C">
          <w:rPr>
            <w:i/>
            <w:iCs/>
            <w:color w:val="F4831F"/>
            <w:sz w:val="18"/>
            <w:szCs w:val="18"/>
          </w:rPr>
          <w:t>line will be removed potentially in rev3. Keep for now.</w:t>
        </w:r>
      </w:ins>
    </w:p>
    <w:p w14:paraId="26FBF851" w14:textId="1341997A" w:rsidR="001C0BBA" w:rsidDel="005E05E7" w:rsidRDefault="001C0BBA" w:rsidP="001C0BBA">
      <w:pPr>
        <w:spacing w:after="40"/>
        <w:rPr>
          <w:del w:id="1342" w:author="Medetov, Nauryzbek [Tengizchevroil]" w:date="2026-07-12T16:43:00Z" w16du:dateUtc="2026-07-12T11:43:00Z"/>
        </w:rPr>
      </w:pPr>
      <w:del w:id="1343" w:author="Medetov, Nauryzbek [Tengizchevroil]" w:date="2026-07-12T16:43:00Z" w16du:dateUtc="2026-07-12T11:43:00Z">
        <w:r w:rsidDel="005E05E7">
          <w:rPr>
            <w:b/>
            <w:bCs/>
            <w:color w:val="4A5568"/>
            <w:sz w:val="18"/>
            <w:szCs w:val="18"/>
          </w:rPr>
          <w:delText xml:space="preserve">RAG sources: </w:delText>
        </w:r>
        <w:r w:rsidDel="005E05E7">
          <w:rPr>
            <w:i/>
            <w:iCs/>
            <w:color w:val="8FA3B1"/>
            <w:sz w:val="18"/>
            <w:szCs w:val="18"/>
          </w:rPr>
          <w:delText>PCL006A-10, RE-QM-SWP-002.7</w:delText>
        </w:r>
      </w:del>
    </w:p>
    <w:p w14:paraId="2B7200D0" w14:textId="59D19E62" w:rsidR="001C0BBA" w:rsidRDefault="001C0BBA" w:rsidP="001C0BBA">
      <w:pPr>
        <w:shd w:val="clear" w:color="auto" w:fill="FFF4CC"/>
        <w:spacing w:before="160" w:after="60"/>
      </w:pPr>
      <w:r>
        <w:rPr>
          <w:b/>
          <w:bCs/>
          <w:color w:val="0D1B2A"/>
        </w:rPr>
        <w:t xml:space="preserve">Line </w:t>
      </w:r>
      <w:ins w:id="1344" w:author="Medetov, Nauryzbek [Tengizchevroil]" w:date="2026-07-12T16:57:00Z" w16du:dateUtc="2026-07-12T11:57:00Z">
        <w:r w:rsidR="00E249E3">
          <w:rPr>
            <w:b/>
            <w:bCs/>
            <w:color w:val="0D1B2A"/>
          </w:rPr>
          <w:t>63a</w:t>
        </w:r>
      </w:ins>
      <w:del w:id="1345" w:author="Medetov, Nauryzbek [Tengizchevroil]" w:date="2026-07-12T16:57:00Z" w16du:dateUtc="2026-07-12T11:57:00Z">
        <w:r w:rsidDel="00E249E3">
          <w:rPr>
            <w:b/>
            <w:bCs/>
            <w:color w:val="0D1B2A"/>
          </w:rPr>
          <w:delText>72</w:delText>
        </w:r>
      </w:del>
      <w:r>
        <w:rPr>
          <w:b/>
          <w:bCs/>
          <w:color w:val="1A9FD8"/>
          <w:sz w:val="18"/>
          <w:szCs w:val="18"/>
        </w:rPr>
        <w:t xml:space="preserve">  ·  Color: BLU/GRN/RED</w:t>
      </w:r>
      <w:r>
        <w:rPr>
          <w:i/>
          <w:iCs/>
          <w:color w:val="F4831F"/>
          <w:sz w:val="18"/>
          <w:szCs w:val="18"/>
        </w:rPr>
        <w:t xml:space="preserve">  ·  Pattern B + C</w:t>
      </w:r>
      <w:del w:id="1346" w:author="Medetov, Nauryzbek [Tengizchevroil]" w:date="2026-07-12T16:56:00Z" w16du:dateUtc="2026-07-12T11:56:00Z">
        <w:r w:rsidDel="00AC16F1">
          <w:rPr>
            <w:b/>
            <w:bCs/>
            <w:color w:val="F4831F"/>
            <w:sz w:val="16"/>
            <w:szCs w:val="16"/>
          </w:rPr>
          <w:delText xml:space="preserve">  ·  v1.1 UPDATED</w:delText>
        </w:r>
      </w:del>
    </w:p>
    <w:p w14:paraId="4F95E6AE" w14:textId="23828F5A" w:rsidR="001C0BBA" w:rsidRDefault="001C0BBA" w:rsidP="001C0BBA">
      <w:pPr>
        <w:spacing w:after="60"/>
      </w:pPr>
      <w:r>
        <w:rPr>
          <w:b/>
          <w:bCs/>
          <w:color w:val="4A5568"/>
          <w:sz w:val="18"/>
          <w:szCs w:val="18"/>
        </w:rPr>
        <w:t xml:space="preserve">Text: </w:t>
      </w:r>
      <w:r>
        <w:rPr>
          <w:i/>
          <w:iCs/>
          <w:sz w:val="18"/>
          <w:szCs w:val="18"/>
        </w:rPr>
        <w:t>"</w:t>
      </w:r>
      <w:ins w:id="1347" w:author="Medetov, Nauryzbek [Tengizchevroil]" w:date="2026-07-12T16:46:00Z" w16du:dateUtc="2026-07-12T11:46:00Z">
        <w:r w:rsidR="007C3C95" w:rsidRPr="007C3C95">
          <w:rPr>
            <w:i/>
            <w:iCs/>
            <w:sz w:val="18"/>
            <w:szCs w:val="18"/>
            <w:rPrChange w:id="1348" w:author="Medetov, Nauryzbek [Tengizchevroil]" w:date="2026-07-12T16:46:00Z" w16du:dateUtc="2026-07-12T11:46:00Z">
              <w:rPr>
                <w:color w:val="0070C0"/>
              </w:rPr>
            </w:rPrChange>
          </w:rPr>
          <w:t>Advise</w:t>
        </w:r>
        <w:r w:rsidR="007C3C95" w:rsidRPr="007C3C95">
          <w:rPr>
            <w:i/>
            <w:iCs/>
            <w:sz w:val="18"/>
            <w:szCs w:val="18"/>
            <w:rPrChange w:id="1349" w:author="Medetov, Nauryzbek [Tengizchevroil]" w:date="2026-07-12T16:46:00Z" w16du:dateUtc="2026-07-12T11:46:00Z">
              <w:rPr>
                <w:color w:val="1D15BE"/>
              </w:rPr>
            </w:rPrChange>
          </w:rPr>
          <w:t xml:space="preserve"> </w:t>
        </w:r>
        <w:r w:rsidR="007C3C95" w:rsidRPr="007C3C95">
          <w:rPr>
            <w:i/>
            <w:iCs/>
            <w:sz w:val="18"/>
            <w:szCs w:val="18"/>
            <w:rPrChange w:id="1350" w:author="Medetov, Nauryzbek [Tengizchevroil]" w:date="2026-07-12T16:46:00Z" w16du:dateUtc="2026-07-12T11:46:00Z">
              <w:rPr>
                <w:color w:val="FF0000"/>
              </w:rPr>
            </w:rPrChange>
          </w:rPr>
          <w:t>xxxxx yyyyy/ zzzzz mmmm</w:t>
        </w:r>
        <w:r w:rsidR="007C3C95" w:rsidRPr="007C3C95">
          <w:rPr>
            <w:i/>
            <w:iCs/>
            <w:sz w:val="18"/>
            <w:szCs w:val="18"/>
            <w:rPrChange w:id="1351" w:author="Medetov, Nauryzbek [Tengizchevroil]" w:date="2026-07-12T16:46:00Z" w16du:dateUtc="2026-07-12T11:46:00Z">
              <w:rPr>
                <w:color w:val="00B050"/>
              </w:rPr>
            </w:rPrChange>
          </w:rPr>
          <w:t xml:space="preserve">, DTEC KTL Plant Support / DTEC T/A / SGP/SGI, / FUPO Engineer at ext. </w:t>
        </w:r>
        <w:r w:rsidR="007C3C95" w:rsidRPr="007C3C95">
          <w:rPr>
            <w:i/>
            <w:iCs/>
            <w:sz w:val="18"/>
            <w:szCs w:val="18"/>
            <w:rPrChange w:id="1352" w:author="Medetov, Nauryzbek [Tengizchevroil]" w:date="2026-07-12T16:46:00Z" w16du:dateUtc="2026-07-12T11:46:00Z">
              <w:rPr>
                <w:color w:val="FF0000"/>
              </w:rPr>
            </w:rPrChange>
          </w:rPr>
          <w:t>0000</w:t>
        </w:r>
        <w:r w:rsidR="007C3C95" w:rsidRPr="007C3C95">
          <w:rPr>
            <w:i/>
            <w:iCs/>
            <w:sz w:val="18"/>
            <w:szCs w:val="18"/>
            <w:rPrChange w:id="1353" w:author="Medetov, Nauryzbek [Tengizchevroil]" w:date="2026-07-12T16:46:00Z" w16du:dateUtc="2026-07-12T11:46:00Z">
              <w:rPr>
                <w:color w:val="1D15BE"/>
              </w:rPr>
            </w:rPrChange>
          </w:rPr>
          <w:t xml:space="preserve"> </w:t>
        </w:r>
        <w:r w:rsidR="007C3C95" w:rsidRPr="007C3C95">
          <w:rPr>
            <w:i/>
            <w:iCs/>
            <w:sz w:val="18"/>
            <w:szCs w:val="18"/>
            <w:rPrChange w:id="1354" w:author="Medetov, Nauryzbek [Tengizchevroil]" w:date="2026-07-12T16:46:00Z" w16du:dateUtc="2026-07-12T11:46:00Z">
              <w:rPr>
                <w:color w:val="0070C0"/>
              </w:rPr>
            </w:rPrChange>
          </w:rPr>
          <w:t>about work completion and invite all necessary people to PSSR</w:t>
        </w:r>
        <w:r w:rsidR="007C3C95">
          <w:rPr>
            <w:i/>
            <w:iCs/>
            <w:sz w:val="18"/>
            <w:szCs w:val="18"/>
          </w:rPr>
          <w:t>”</w:t>
        </w:r>
      </w:ins>
      <w:del w:id="1355" w:author="Medetov, Nauryzbek [Tengizchevroil]" w:date="2026-07-12T16:46:00Z" w16du:dateUtc="2026-07-12T11:46:00Z">
        <w:r w:rsidDel="007C3C95">
          <w:rPr>
            <w:i/>
            <w:iCs/>
            <w:sz w:val="18"/>
            <w:szCs w:val="18"/>
          </w:rPr>
          <w:delText>Advise [name] [name] / [name], DTEC KTL Plant Support / DTEC T/A / SGP/SGI / FUPO Engineer at ext./radio [#] about work completion."</w:delText>
        </w:r>
      </w:del>
    </w:p>
    <w:p w14:paraId="44BF871D" w14:textId="407FE043" w:rsidR="001C0BBA" w:rsidRDefault="001C0BBA" w:rsidP="001C0BBA">
      <w:pPr>
        <w:spacing w:after="40"/>
      </w:pPr>
      <w:r>
        <w:rPr>
          <w:b/>
          <w:bCs/>
          <w:color w:val="2ECC71"/>
          <w:sz w:val="18"/>
          <w:szCs w:val="18"/>
        </w:rPr>
        <w:t xml:space="preserve">Keep when: </w:t>
      </w:r>
      <w:r>
        <w:rPr>
          <w:sz w:val="18"/>
          <w:szCs w:val="18"/>
        </w:rPr>
        <w:t xml:space="preserve">Always </w:t>
      </w:r>
      <w:del w:id="1356" w:author="Medetov, Nauryzbek [Tengizchevroil]" w:date="2026-07-12T16:46:00Z" w16du:dateUtc="2026-07-12T11:46:00Z">
        <w:r w:rsidDel="007C3C95">
          <w:rPr>
            <w:sz w:val="18"/>
            <w:szCs w:val="18"/>
          </w:rPr>
          <w:delText>— substitute names + ext/radio + pick correct DTEC group</w:delText>
        </w:r>
      </w:del>
    </w:p>
    <w:p w14:paraId="02AF3E94" w14:textId="77777777" w:rsidR="001C0BBA" w:rsidRDefault="001C0BBA" w:rsidP="001C0BBA">
      <w:pPr>
        <w:spacing w:after="40"/>
      </w:pPr>
      <w:r>
        <w:rPr>
          <w:b/>
          <w:bCs/>
          <w:color w:val="C0392B"/>
          <w:sz w:val="18"/>
          <w:szCs w:val="18"/>
        </w:rPr>
        <w:t xml:space="preserve">Remove when: </w:t>
      </w:r>
      <w:r>
        <w:rPr>
          <w:sz w:val="18"/>
          <w:szCs w:val="18"/>
        </w:rPr>
        <w:t>Never</w:t>
      </w:r>
    </w:p>
    <w:p w14:paraId="4B680278" w14:textId="3074E9BA" w:rsidR="007F4902" w:rsidRDefault="007F4902" w:rsidP="007F4902">
      <w:pPr>
        <w:spacing w:after="40"/>
        <w:rPr>
          <w:ins w:id="1357" w:author="Medetov, Nauryzbek [Tengizchevroil]" w:date="2026-07-12T16:57:00Z" w16du:dateUtc="2026-07-12T11:57:00Z"/>
          <w:i/>
          <w:iCs/>
          <w:color w:val="F4831F"/>
          <w:sz w:val="18"/>
          <w:szCs w:val="18"/>
        </w:rPr>
      </w:pPr>
      <w:ins w:id="1358" w:author="Medetov, Nauryzbek [Tengizchevroil]" w:date="2026-07-12T16:47:00Z" w16du:dateUtc="2026-07-12T11:47:00Z">
        <w:r>
          <w:rPr>
            <w:b/>
            <w:bCs/>
            <w:color w:val="F4831F"/>
            <w:sz w:val="18"/>
            <w:szCs w:val="18"/>
          </w:rPr>
          <w:t xml:space="preserve">Note: </w:t>
        </w:r>
      </w:ins>
      <w:ins w:id="1359" w:author="Medetov, Nauryzbek [Tengizchevroil]" w:date="2026-07-12T16:55:00Z" w16du:dateUtc="2026-07-12T11:55:00Z">
        <w:r w:rsidR="00CA43A3">
          <w:rPr>
            <w:i/>
            <w:iCs/>
            <w:color w:val="F4831F"/>
            <w:sz w:val="18"/>
            <w:szCs w:val="18"/>
          </w:rPr>
          <w:t>If personaliz</w:t>
        </w:r>
      </w:ins>
      <w:ins w:id="1360" w:author="Medetov, Nauryzbek [Tengizchevroil]" w:date="2026-07-12T16:56:00Z" w16du:dateUtc="2026-07-12T11:56:00Z">
        <w:r w:rsidR="004C12A8">
          <w:rPr>
            <w:i/>
            <w:iCs/>
            <w:color w:val="F4831F"/>
            <w:sz w:val="18"/>
            <w:szCs w:val="18"/>
          </w:rPr>
          <w:t xml:space="preserve">ation of </w:t>
        </w:r>
        <w:r w:rsidR="00AC16F1">
          <w:rPr>
            <w:i/>
            <w:iCs/>
            <w:color w:val="F4831F"/>
            <w:sz w:val="18"/>
            <w:szCs w:val="18"/>
          </w:rPr>
          <w:t xml:space="preserve">AI </w:t>
        </w:r>
        <w:r w:rsidR="004C12A8">
          <w:rPr>
            <w:i/>
            <w:iCs/>
            <w:color w:val="F4831F"/>
            <w:sz w:val="18"/>
            <w:szCs w:val="18"/>
          </w:rPr>
          <w:t>tool</w:t>
        </w:r>
      </w:ins>
      <w:ins w:id="1361" w:author="Medetov, Nauryzbek [Tengizchevroil]" w:date="2026-07-12T16:55:00Z" w16du:dateUtc="2026-07-12T11:55:00Z">
        <w:r w:rsidR="00CA43A3">
          <w:rPr>
            <w:i/>
            <w:iCs/>
            <w:color w:val="F4831F"/>
            <w:sz w:val="18"/>
            <w:szCs w:val="18"/>
          </w:rPr>
          <w:t xml:space="preserve"> will be feasible this line will be perfect </w:t>
        </w:r>
        <w:r w:rsidR="004C12A8">
          <w:rPr>
            <w:i/>
            <w:iCs/>
            <w:color w:val="F4831F"/>
            <w:sz w:val="18"/>
            <w:szCs w:val="18"/>
          </w:rPr>
          <w:t xml:space="preserve">for implementation. For now </w:t>
        </w:r>
      </w:ins>
      <w:ins w:id="1362" w:author="Medetov, Nauryzbek [Tengizchevroil]" w:date="2026-07-12T16:56:00Z" w16du:dateUtc="2026-07-12T11:56:00Z">
        <w:r w:rsidR="00AC16F1">
          <w:rPr>
            <w:i/>
            <w:iCs/>
            <w:color w:val="F4831F"/>
            <w:sz w:val="18"/>
            <w:szCs w:val="18"/>
          </w:rPr>
          <w:t xml:space="preserve">keep </w:t>
        </w:r>
        <w:r w:rsidR="00E249E3">
          <w:rPr>
            <w:i/>
            <w:iCs/>
            <w:color w:val="F4831F"/>
            <w:sz w:val="18"/>
            <w:szCs w:val="18"/>
          </w:rPr>
          <w:t xml:space="preserve">it as it is. </w:t>
        </w:r>
      </w:ins>
    </w:p>
    <w:p w14:paraId="64C1BA1B" w14:textId="1C02A1F4" w:rsidR="00E249E3" w:rsidRDefault="00E249E3" w:rsidP="00E249E3">
      <w:pPr>
        <w:shd w:val="clear" w:color="auto" w:fill="FFF4CC"/>
        <w:spacing w:before="160" w:after="60"/>
        <w:rPr>
          <w:ins w:id="1363" w:author="Medetov, Nauryzbek [Tengizchevroil]" w:date="2026-07-12T16:57:00Z" w16du:dateUtc="2026-07-12T11:57:00Z"/>
        </w:rPr>
      </w:pPr>
      <w:ins w:id="1364" w:author="Medetov, Nauryzbek [Tengizchevroil]" w:date="2026-07-12T16:57:00Z" w16du:dateUtc="2026-07-12T11:57:00Z">
        <w:r>
          <w:rPr>
            <w:b/>
            <w:bCs/>
            <w:color w:val="0D1B2A"/>
          </w:rPr>
          <w:t>Line 63b</w:t>
        </w:r>
        <w:r>
          <w:rPr>
            <w:b/>
            <w:bCs/>
            <w:color w:val="1A9FD8"/>
            <w:sz w:val="18"/>
            <w:szCs w:val="18"/>
          </w:rPr>
          <w:t xml:space="preserve">  ·  Color: BLU/GRN/RED</w:t>
        </w:r>
        <w:r>
          <w:rPr>
            <w:i/>
            <w:iCs/>
            <w:color w:val="F4831F"/>
            <w:sz w:val="18"/>
            <w:szCs w:val="18"/>
          </w:rPr>
          <w:t xml:space="preserve">  ·  Pattern B + C</w:t>
        </w:r>
      </w:ins>
    </w:p>
    <w:p w14:paraId="770D7CF7" w14:textId="61FD7119" w:rsidR="00E249E3" w:rsidRDefault="00E249E3" w:rsidP="00E249E3">
      <w:pPr>
        <w:spacing w:after="60"/>
        <w:rPr>
          <w:ins w:id="1365" w:author="Medetov, Nauryzbek [Tengizchevroil]" w:date="2026-07-12T16:57:00Z" w16du:dateUtc="2026-07-12T11:57:00Z"/>
        </w:rPr>
      </w:pPr>
      <w:ins w:id="1366" w:author="Medetov, Nauryzbek [Tengizchevroil]" w:date="2026-07-12T16:57:00Z" w16du:dateUtc="2026-07-12T11:57:00Z">
        <w:r>
          <w:rPr>
            <w:b/>
            <w:bCs/>
            <w:color w:val="4A5568"/>
            <w:sz w:val="18"/>
            <w:szCs w:val="18"/>
          </w:rPr>
          <w:t xml:space="preserve">Text: </w:t>
        </w:r>
        <w:r>
          <w:rPr>
            <w:i/>
            <w:iCs/>
            <w:sz w:val="18"/>
            <w:szCs w:val="18"/>
          </w:rPr>
          <w:t>"</w:t>
        </w:r>
        <w:r w:rsidR="0086316C" w:rsidRPr="0086316C">
          <w:rPr>
            <w:color w:val="00B050"/>
          </w:rPr>
          <w:t xml:space="preserve"> </w:t>
        </w:r>
        <w:r w:rsidR="0086316C" w:rsidRPr="0086316C">
          <w:rPr>
            <w:i/>
            <w:iCs/>
            <w:sz w:val="18"/>
            <w:szCs w:val="18"/>
            <w:rPrChange w:id="1367" w:author="Medetov, Nauryzbek [Tengizchevroil]" w:date="2026-07-12T16:57:00Z" w16du:dateUtc="2026-07-12T11:57:00Z">
              <w:rPr>
                <w:color w:val="00B050"/>
              </w:rPr>
            </w:rPrChange>
          </w:rPr>
          <w:t>NOTE: Arrange with RE Integrated Machinery Inspection (IMI) group (x3969/x7375) for inspection of suction/discharge flange alignment prior to torqueing of bolts to rotating equipment nozzles.</w:t>
        </w:r>
        <w:r>
          <w:rPr>
            <w:i/>
            <w:iCs/>
            <w:sz w:val="18"/>
            <w:szCs w:val="18"/>
          </w:rPr>
          <w:t>”</w:t>
        </w:r>
      </w:ins>
    </w:p>
    <w:p w14:paraId="5B8003CB" w14:textId="3C798A97" w:rsidR="00E249E3" w:rsidRDefault="00E249E3" w:rsidP="00E249E3">
      <w:pPr>
        <w:spacing w:after="40"/>
        <w:rPr>
          <w:ins w:id="1368" w:author="Medetov, Nauryzbek [Tengizchevroil]" w:date="2026-07-12T16:57:00Z" w16du:dateUtc="2026-07-12T11:57:00Z"/>
        </w:rPr>
      </w:pPr>
      <w:ins w:id="1369" w:author="Medetov, Nauryzbek [Tengizchevroil]" w:date="2026-07-12T16:57:00Z" w16du:dateUtc="2026-07-12T11:57:00Z">
        <w:r>
          <w:rPr>
            <w:b/>
            <w:bCs/>
            <w:color w:val="2ECC71"/>
            <w:sz w:val="18"/>
            <w:szCs w:val="18"/>
          </w:rPr>
          <w:t xml:space="preserve">Keep when: </w:t>
        </w:r>
      </w:ins>
      <w:ins w:id="1370" w:author="Medetov, Nauryzbek [Tengizchevroil]" w:date="2026-07-12T16:59:00Z" w16du:dateUtc="2026-07-12T11:59:00Z">
        <w:r w:rsidR="00B90331">
          <w:rPr>
            <w:sz w:val="18"/>
            <w:szCs w:val="18"/>
          </w:rPr>
          <w:t>Line 44a is kept. (Almost never for LCW)</w:t>
        </w:r>
      </w:ins>
    </w:p>
    <w:p w14:paraId="591E6A85" w14:textId="23BBAC6A" w:rsidR="00E249E3" w:rsidRDefault="00E249E3" w:rsidP="00E249E3">
      <w:pPr>
        <w:spacing w:after="40"/>
        <w:rPr>
          <w:ins w:id="1371" w:author="Medetov, Nauryzbek [Tengizchevroil]" w:date="2026-07-12T16:57:00Z" w16du:dateUtc="2026-07-12T11:57:00Z"/>
        </w:rPr>
      </w:pPr>
      <w:ins w:id="1372" w:author="Medetov, Nauryzbek [Tengizchevroil]" w:date="2026-07-12T16:57:00Z" w16du:dateUtc="2026-07-12T11:57:00Z">
        <w:r>
          <w:rPr>
            <w:b/>
            <w:bCs/>
            <w:color w:val="C0392B"/>
            <w:sz w:val="18"/>
            <w:szCs w:val="18"/>
          </w:rPr>
          <w:t xml:space="preserve">Remove when: </w:t>
        </w:r>
      </w:ins>
      <w:ins w:id="1373" w:author="Medetov, Nauryzbek [Tengizchevroil]" w:date="2026-07-12T16:59:00Z" w16du:dateUtc="2026-07-12T11:59:00Z">
        <w:r w:rsidR="00B90331">
          <w:rPr>
            <w:sz w:val="18"/>
            <w:szCs w:val="18"/>
          </w:rPr>
          <w:t>Otherwise</w:t>
        </w:r>
      </w:ins>
    </w:p>
    <w:p w14:paraId="127A44AA" w14:textId="77777777" w:rsidR="00831F36" w:rsidRDefault="00831F36" w:rsidP="00831F36">
      <w:pPr>
        <w:shd w:val="clear" w:color="auto" w:fill="FFF4CC"/>
        <w:spacing w:before="160" w:after="60"/>
        <w:rPr>
          <w:ins w:id="1374" w:author="Medetov, Nauryzbek [Tengizchevroil]" w:date="2026-07-12T17:00:00Z" w16du:dateUtc="2026-07-12T12:00:00Z"/>
        </w:rPr>
      </w:pPr>
      <w:ins w:id="1375" w:author="Medetov, Nauryzbek [Tengizchevroil]" w:date="2026-07-12T17:00:00Z" w16du:dateUtc="2026-07-12T12:00:00Z">
        <w:r>
          <w:rPr>
            <w:b/>
            <w:bCs/>
            <w:color w:val="0D1B2A"/>
          </w:rPr>
          <w:lastRenderedPageBreak/>
          <w:t>Line 63b</w:t>
        </w:r>
        <w:r>
          <w:rPr>
            <w:b/>
            <w:bCs/>
            <w:color w:val="1A9FD8"/>
            <w:sz w:val="18"/>
            <w:szCs w:val="18"/>
          </w:rPr>
          <w:t xml:space="preserve">  ·  Color: BLU/GRN/RED</w:t>
        </w:r>
        <w:r>
          <w:rPr>
            <w:i/>
            <w:iCs/>
            <w:color w:val="F4831F"/>
            <w:sz w:val="18"/>
            <w:szCs w:val="18"/>
          </w:rPr>
          <w:t xml:space="preserve">  ·  Pattern B + C</w:t>
        </w:r>
      </w:ins>
    </w:p>
    <w:p w14:paraId="77A8FA8E" w14:textId="77777777" w:rsidR="00831F36" w:rsidRDefault="00831F36" w:rsidP="00831F36">
      <w:pPr>
        <w:spacing w:after="60"/>
        <w:rPr>
          <w:ins w:id="1376" w:author="Medetov, Nauryzbek [Tengizchevroil]" w:date="2026-07-12T17:00:00Z" w16du:dateUtc="2026-07-12T12:00:00Z"/>
        </w:rPr>
      </w:pPr>
      <w:ins w:id="1377" w:author="Medetov, Nauryzbek [Tengizchevroil]" w:date="2026-07-12T17:00:00Z" w16du:dateUtc="2026-07-12T12:00:00Z">
        <w:r>
          <w:rPr>
            <w:b/>
            <w:bCs/>
            <w:color w:val="4A5568"/>
            <w:sz w:val="18"/>
            <w:szCs w:val="18"/>
          </w:rPr>
          <w:t xml:space="preserve">Text: </w:t>
        </w:r>
        <w:r>
          <w:rPr>
            <w:i/>
            <w:iCs/>
            <w:sz w:val="18"/>
            <w:szCs w:val="18"/>
          </w:rPr>
          <w:t>"</w:t>
        </w:r>
        <w:r w:rsidRPr="0086316C">
          <w:rPr>
            <w:color w:val="00B050"/>
          </w:rPr>
          <w:t xml:space="preserve"> </w:t>
        </w:r>
        <w:r w:rsidRPr="00653A58">
          <w:rPr>
            <w:i/>
            <w:iCs/>
            <w:sz w:val="18"/>
            <w:szCs w:val="18"/>
          </w:rPr>
          <w:t>NOTE: Arrange with RE Integrated Machinery Inspection (IMI) group (x3969/x7375) for inspection of suction/discharge flange alignment prior to torqueing of bolts to rotating equipment nozzles.</w:t>
        </w:r>
        <w:r>
          <w:rPr>
            <w:i/>
            <w:iCs/>
            <w:sz w:val="18"/>
            <w:szCs w:val="18"/>
          </w:rPr>
          <w:t>”</w:t>
        </w:r>
      </w:ins>
    </w:p>
    <w:p w14:paraId="28A120C2" w14:textId="46E50994" w:rsidR="00831F36" w:rsidRDefault="00831F36" w:rsidP="00831F36">
      <w:pPr>
        <w:spacing w:after="40"/>
        <w:rPr>
          <w:ins w:id="1378" w:author="Medetov, Nauryzbek [Tengizchevroil]" w:date="2026-07-12T17:00:00Z" w16du:dateUtc="2026-07-12T12:00:00Z"/>
        </w:rPr>
      </w:pPr>
      <w:ins w:id="1379" w:author="Medetov, Nauryzbek [Tengizchevroil]" w:date="2026-07-12T17:00:00Z" w16du:dateUtc="2026-07-12T12:00:00Z">
        <w:r>
          <w:rPr>
            <w:b/>
            <w:bCs/>
            <w:color w:val="2ECC71"/>
            <w:sz w:val="18"/>
            <w:szCs w:val="18"/>
          </w:rPr>
          <w:t xml:space="preserve">Keep when: </w:t>
        </w:r>
        <w:r>
          <w:rPr>
            <w:sz w:val="18"/>
            <w:szCs w:val="18"/>
          </w:rPr>
          <w:t xml:space="preserve">Line </w:t>
        </w:r>
      </w:ins>
      <w:ins w:id="1380" w:author="Medetov, Nauryzbek [Tengizchevroil]" w:date="2026-07-12T17:04:00Z" w16du:dateUtc="2026-07-12T12:04:00Z">
        <w:r w:rsidR="00164AD2">
          <w:rPr>
            <w:sz w:val="18"/>
            <w:szCs w:val="18"/>
          </w:rPr>
          <w:t>18</w:t>
        </w:r>
      </w:ins>
      <w:ins w:id="1381" w:author="Medetov, Nauryzbek [Tengizchevroil]" w:date="2026-07-12T17:00:00Z" w16du:dateUtc="2026-07-12T12:00:00Z">
        <w:r>
          <w:rPr>
            <w:sz w:val="18"/>
            <w:szCs w:val="18"/>
          </w:rPr>
          <w:t>a is kept. (Almost never for LCW)</w:t>
        </w:r>
      </w:ins>
    </w:p>
    <w:p w14:paraId="48728007" w14:textId="77777777" w:rsidR="00831F36" w:rsidRDefault="00831F36" w:rsidP="00831F36">
      <w:pPr>
        <w:spacing w:after="40"/>
        <w:rPr>
          <w:ins w:id="1382" w:author="Medetov, Nauryzbek [Tengizchevroil]" w:date="2026-07-12T17:00:00Z" w16du:dateUtc="2026-07-12T12:00:00Z"/>
        </w:rPr>
      </w:pPr>
      <w:ins w:id="1383" w:author="Medetov, Nauryzbek [Tengizchevroil]" w:date="2026-07-12T17:00:00Z" w16du:dateUtc="2026-07-12T12:00:00Z">
        <w:r>
          <w:rPr>
            <w:b/>
            <w:bCs/>
            <w:color w:val="C0392B"/>
            <w:sz w:val="18"/>
            <w:szCs w:val="18"/>
          </w:rPr>
          <w:t xml:space="preserve">Remove when: </w:t>
        </w:r>
        <w:r>
          <w:rPr>
            <w:sz w:val="18"/>
            <w:szCs w:val="18"/>
          </w:rPr>
          <w:t>Otherwise</w:t>
        </w:r>
      </w:ins>
    </w:p>
    <w:p w14:paraId="4A9FA631" w14:textId="77777777" w:rsidR="00E249E3" w:rsidRDefault="00E249E3" w:rsidP="007F4902">
      <w:pPr>
        <w:spacing w:after="40"/>
        <w:rPr>
          <w:ins w:id="1384" w:author="Medetov, Nauryzbek [Tengizchevroil]" w:date="2026-07-12T17:01:00Z" w16du:dateUtc="2026-07-12T12:01:00Z"/>
        </w:rPr>
      </w:pPr>
    </w:p>
    <w:p w14:paraId="75C35987" w14:textId="77777777" w:rsidR="0025120C" w:rsidRDefault="0025120C" w:rsidP="007F4902">
      <w:pPr>
        <w:spacing w:after="40"/>
        <w:rPr>
          <w:ins w:id="1385" w:author="Medetov, Nauryzbek [Tengizchevroil]" w:date="2026-07-12T17:01:00Z" w16du:dateUtc="2026-07-12T12:01:00Z"/>
        </w:rPr>
      </w:pPr>
    </w:p>
    <w:p w14:paraId="7A4E5107" w14:textId="61D8152A" w:rsidR="0025120C" w:rsidRDefault="0025120C" w:rsidP="0025120C">
      <w:pPr>
        <w:shd w:val="clear" w:color="auto" w:fill="FFF4CC"/>
        <w:spacing w:before="160" w:after="60"/>
        <w:rPr>
          <w:ins w:id="1386" w:author="Medetov, Nauryzbek [Tengizchevroil]" w:date="2026-07-12T17:01:00Z" w16du:dateUtc="2026-07-12T12:01:00Z"/>
        </w:rPr>
      </w:pPr>
      <w:ins w:id="1387" w:author="Medetov, Nauryzbek [Tengizchevroil]" w:date="2026-07-12T17:01:00Z" w16du:dateUtc="2026-07-12T12:01:00Z">
        <w:r>
          <w:rPr>
            <w:b/>
            <w:bCs/>
            <w:color w:val="0D1B2A"/>
          </w:rPr>
          <w:t>Line 63c</w:t>
        </w:r>
        <w:r>
          <w:rPr>
            <w:b/>
            <w:bCs/>
            <w:color w:val="1A9FD8"/>
            <w:sz w:val="18"/>
            <w:szCs w:val="18"/>
          </w:rPr>
          <w:t xml:space="preserve">  ·  Color: BLU/GRN/RED</w:t>
        </w:r>
        <w:r>
          <w:rPr>
            <w:i/>
            <w:iCs/>
            <w:color w:val="F4831F"/>
            <w:sz w:val="18"/>
            <w:szCs w:val="18"/>
          </w:rPr>
          <w:t xml:space="preserve">  ·  Pattern B + C</w:t>
        </w:r>
      </w:ins>
    </w:p>
    <w:p w14:paraId="2987685D" w14:textId="64BEAE89" w:rsidR="0025120C" w:rsidRDefault="0025120C" w:rsidP="0025120C">
      <w:pPr>
        <w:spacing w:after="60"/>
        <w:rPr>
          <w:ins w:id="1388" w:author="Medetov, Nauryzbek [Tengizchevroil]" w:date="2026-07-12T17:01:00Z" w16du:dateUtc="2026-07-12T12:01:00Z"/>
        </w:rPr>
      </w:pPr>
      <w:ins w:id="1389" w:author="Medetov, Nauryzbek [Tengizchevroil]" w:date="2026-07-12T17:01:00Z" w16du:dateUtc="2026-07-12T12:01:00Z">
        <w:r>
          <w:rPr>
            <w:b/>
            <w:bCs/>
            <w:color w:val="4A5568"/>
            <w:sz w:val="18"/>
            <w:szCs w:val="18"/>
          </w:rPr>
          <w:t xml:space="preserve">Text: </w:t>
        </w:r>
        <w:r>
          <w:rPr>
            <w:i/>
            <w:iCs/>
            <w:sz w:val="18"/>
            <w:szCs w:val="18"/>
          </w:rPr>
          <w:t>"</w:t>
        </w:r>
        <w:r w:rsidRPr="0086316C">
          <w:rPr>
            <w:color w:val="00B050"/>
          </w:rPr>
          <w:t xml:space="preserve"> </w:t>
        </w:r>
        <w:r w:rsidR="009262E7" w:rsidRPr="00164AD2">
          <w:rPr>
            <w:i/>
            <w:iCs/>
            <w:sz w:val="18"/>
            <w:szCs w:val="18"/>
            <w:rPrChange w:id="1390" w:author="Medetov, Nauryzbek [Tengizchevroil]" w:date="2026-07-12T17:04:00Z" w16du:dateUtc="2026-07-12T12:04:00Z">
              <w:rPr>
                <w:color w:val="00B050"/>
              </w:rPr>
            </w:rPrChange>
          </w:rPr>
          <w:t>NOTE: Fixed Equipment nozzle flange alignment to be witnessed and accepted stress-free by TCO Designs &amp; Technical Engineering Center (DTEC) and RE QM</w:t>
        </w:r>
      </w:ins>
      <w:ins w:id="1391" w:author="Medetov, Nauryzbek [Tengizchevroil]" w:date="2026-07-12T17:02:00Z" w16du:dateUtc="2026-07-12T12:02:00Z">
        <w:r w:rsidR="00AE76E3" w:rsidRPr="00164AD2">
          <w:rPr>
            <w:i/>
            <w:iCs/>
            <w:sz w:val="18"/>
            <w:szCs w:val="18"/>
            <w:rPrChange w:id="1392" w:author="Medetov, Nauryzbek [Tengizchevroil]" w:date="2026-07-12T17:04:00Z" w16du:dateUtc="2026-07-12T12:04:00Z">
              <w:rPr>
                <w:color w:val="00B050"/>
              </w:rPr>
            </w:rPrChange>
          </w:rPr>
          <w:t xml:space="preserve"> </w:t>
        </w:r>
      </w:ins>
      <w:ins w:id="1393" w:author="Medetov, Nauryzbek [Tengizchevroil]" w:date="2026-07-12T17:01:00Z" w16du:dateUtc="2026-07-12T12:01:00Z">
        <w:r w:rsidR="009262E7" w:rsidRPr="00164AD2">
          <w:rPr>
            <w:i/>
            <w:iCs/>
            <w:sz w:val="18"/>
            <w:szCs w:val="18"/>
            <w:rPrChange w:id="1394" w:author="Medetov, Nauryzbek [Tengizchevroil]" w:date="2026-07-12T17:04:00Z" w16du:dateUtc="2026-07-12T12:04:00Z">
              <w:rPr>
                <w:color w:val="00B050"/>
              </w:rPr>
            </w:rPrChange>
          </w:rPr>
          <w:t>Bolting Team prior to PSSR</w:t>
        </w:r>
        <w:r w:rsidRPr="00653A58">
          <w:rPr>
            <w:i/>
            <w:iCs/>
            <w:sz w:val="18"/>
            <w:szCs w:val="18"/>
          </w:rPr>
          <w:t>.</w:t>
        </w:r>
        <w:r>
          <w:rPr>
            <w:i/>
            <w:iCs/>
            <w:sz w:val="18"/>
            <w:szCs w:val="18"/>
          </w:rPr>
          <w:t>”</w:t>
        </w:r>
      </w:ins>
    </w:p>
    <w:p w14:paraId="4ABB8423" w14:textId="766805F0" w:rsidR="0025120C" w:rsidRDefault="0025120C" w:rsidP="0025120C">
      <w:pPr>
        <w:spacing w:after="40"/>
        <w:rPr>
          <w:ins w:id="1395" w:author="Medetov, Nauryzbek [Tengizchevroil]" w:date="2026-07-12T17:01:00Z" w16du:dateUtc="2026-07-12T12:01:00Z"/>
        </w:rPr>
      </w:pPr>
      <w:ins w:id="1396" w:author="Medetov, Nauryzbek [Tengizchevroil]" w:date="2026-07-12T17:01:00Z" w16du:dateUtc="2026-07-12T12:01:00Z">
        <w:r>
          <w:rPr>
            <w:b/>
            <w:bCs/>
            <w:color w:val="2ECC71"/>
            <w:sz w:val="18"/>
            <w:szCs w:val="18"/>
          </w:rPr>
          <w:t xml:space="preserve">Keep when: </w:t>
        </w:r>
      </w:ins>
      <w:ins w:id="1397" w:author="Medetov, Nauryzbek [Tengizchevroil]" w:date="2026-07-12T17:04:00Z" w16du:dateUtc="2026-07-12T12:04:00Z">
        <w:r w:rsidR="00164AD2">
          <w:rPr>
            <w:sz w:val="18"/>
            <w:szCs w:val="18"/>
          </w:rPr>
          <w:t>Line 18b is kept. (Almost never for LCW)</w:t>
        </w:r>
      </w:ins>
    </w:p>
    <w:p w14:paraId="16C91014" w14:textId="77777777" w:rsidR="0025120C" w:rsidRDefault="0025120C" w:rsidP="0025120C">
      <w:pPr>
        <w:spacing w:after="40"/>
        <w:rPr>
          <w:ins w:id="1398" w:author="Medetov, Nauryzbek [Tengizchevroil]" w:date="2026-07-12T17:01:00Z" w16du:dateUtc="2026-07-12T12:01:00Z"/>
        </w:rPr>
      </w:pPr>
      <w:ins w:id="1399" w:author="Medetov, Nauryzbek [Tengizchevroil]" w:date="2026-07-12T17:01:00Z" w16du:dateUtc="2026-07-12T12:01:00Z">
        <w:r>
          <w:rPr>
            <w:b/>
            <w:bCs/>
            <w:color w:val="C0392B"/>
            <w:sz w:val="18"/>
            <w:szCs w:val="18"/>
          </w:rPr>
          <w:t xml:space="preserve">Remove when: </w:t>
        </w:r>
        <w:r>
          <w:rPr>
            <w:sz w:val="18"/>
            <w:szCs w:val="18"/>
          </w:rPr>
          <w:t>Otherwise</w:t>
        </w:r>
      </w:ins>
    </w:p>
    <w:p w14:paraId="443836F7" w14:textId="173B01D3" w:rsidR="00164AD2" w:rsidRDefault="00164AD2" w:rsidP="00164AD2">
      <w:pPr>
        <w:shd w:val="clear" w:color="auto" w:fill="FFF4CC"/>
        <w:spacing w:before="160" w:after="60"/>
        <w:rPr>
          <w:ins w:id="1400" w:author="Medetov, Nauryzbek [Tengizchevroil]" w:date="2026-07-12T17:04:00Z" w16du:dateUtc="2026-07-12T12:04:00Z"/>
        </w:rPr>
      </w:pPr>
      <w:ins w:id="1401" w:author="Medetov, Nauryzbek [Tengizchevroil]" w:date="2026-07-12T17:04:00Z" w16du:dateUtc="2026-07-12T12:04:00Z">
        <w:r>
          <w:rPr>
            <w:b/>
            <w:bCs/>
            <w:color w:val="0D1B2A"/>
          </w:rPr>
          <w:t>Line 63d</w:t>
        </w:r>
        <w:r>
          <w:rPr>
            <w:b/>
            <w:bCs/>
            <w:color w:val="1A9FD8"/>
            <w:sz w:val="18"/>
            <w:szCs w:val="18"/>
          </w:rPr>
          <w:t xml:space="preserve">  ·  Color: BLU/GRN/RED</w:t>
        </w:r>
        <w:r>
          <w:rPr>
            <w:i/>
            <w:iCs/>
            <w:color w:val="F4831F"/>
            <w:sz w:val="18"/>
            <w:szCs w:val="18"/>
          </w:rPr>
          <w:t xml:space="preserve">  ·  Pattern B + C</w:t>
        </w:r>
      </w:ins>
    </w:p>
    <w:p w14:paraId="3BA17966" w14:textId="4A68A6FD" w:rsidR="00164AD2" w:rsidRDefault="00164AD2" w:rsidP="00164AD2">
      <w:pPr>
        <w:spacing w:after="60"/>
        <w:rPr>
          <w:ins w:id="1402" w:author="Medetov, Nauryzbek [Tengizchevroil]" w:date="2026-07-12T17:04:00Z" w16du:dateUtc="2026-07-12T12:04:00Z"/>
        </w:rPr>
      </w:pPr>
      <w:ins w:id="1403" w:author="Medetov, Nauryzbek [Tengizchevroil]" w:date="2026-07-12T17:04:00Z" w16du:dateUtc="2026-07-12T12:04:00Z">
        <w:r>
          <w:rPr>
            <w:b/>
            <w:bCs/>
            <w:color w:val="4A5568"/>
            <w:sz w:val="18"/>
            <w:szCs w:val="18"/>
          </w:rPr>
          <w:t xml:space="preserve">Text: </w:t>
        </w:r>
        <w:r>
          <w:rPr>
            <w:i/>
            <w:iCs/>
            <w:sz w:val="18"/>
            <w:szCs w:val="18"/>
          </w:rPr>
          <w:t>"</w:t>
        </w:r>
        <w:r w:rsidRPr="0086316C">
          <w:rPr>
            <w:color w:val="00B050"/>
          </w:rPr>
          <w:t xml:space="preserve"> </w:t>
        </w:r>
        <w:r w:rsidRPr="00653A58">
          <w:rPr>
            <w:i/>
            <w:iCs/>
            <w:sz w:val="18"/>
            <w:szCs w:val="18"/>
          </w:rPr>
          <w:t xml:space="preserve">NOTE: </w:t>
        </w:r>
        <w:r w:rsidR="00B123CE" w:rsidRPr="00BB65C0">
          <w:rPr>
            <w:i/>
            <w:iCs/>
            <w:sz w:val="18"/>
            <w:szCs w:val="18"/>
            <w:rPrChange w:id="1404" w:author="Medetov, Nauryzbek [Tengizchevroil]" w:date="2026-07-12T17:05:00Z" w16du:dateUtc="2026-07-12T12:05:00Z">
              <w:rPr>
                <w:color w:val="00B050"/>
              </w:rPr>
            </w:rPrChange>
          </w:rPr>
          <w:t xml:space="preserve">Machinery connection </w:t>
        </w:r>
        <w:r w:rsidRPr="00653A58">
          <w:rPr>
            <w:i/>
            <w:iCs/>
            <w:sz w:val="18"/>
            <w:szCs w:val="18"/>
          </w:rPr>
          <w:t>flange alignment to be witnessed and accepted stress-free by TCO Designs &amp; Technical Engineering Center (DTEC) and RE QM Bolting Team prior to PSSR.</w:t>
        </w:r>
        <w:r>
          <w:rPr>
            <w:i/>
            <w:iCs/>
            <w:sz w:val="18"/>
            <w:szCs w:val="18"/>
          </w:rPr>
          <w:t>”</w:t>
        </w:r>
      </w:ins>
    </w:p>
    <w:p w14:paraId="3CBB0576" w14:textId="77777777" w:rsidR="00164AD2" w:rsidRDefault="00164AD2" w:rsidP="00164AD2">
      <w:pPr>
        <w:spacing w:after="40"/>
        <w:rPr>
          <w:ins w:id="1405" w:author="Medetov, Nauryzbek [Tengizchevroil]" w:date="2026-07-12T17:04:00Z" w16du:dateUtc="2026-07-12T12:04:00Z"/>
        </w:rPr>
      </w:pPr>
      <w:ins w:id="1406" w:author="Medetov, Nauryzbek [Tengizchevroil]" w:date="2026-07-12T17:04:00Z" w16du:dateUtc="2026-07-12T12:04:00Z">
        <w:r>
          <w:rPr>
            <w:b/>
            <w:bCs/>
            <w:color w:val="2ECC71"/>
            <w:sz w:val="18"/>
            <w:szCs w:val="18"/>
          </w:rPr>
          <w:t xml:space="preserve">Keep when: </w:t>
        </w:r>
        <w:r>
          <w:rPr>
            <w:sz w:val="18"/>
            <w:szCs w:val="18"/>
          </w:rPr>
          <w:t>Line 18b is kept. (Almost never for LCW)</w:t>
        </w:r>
      </w:ins>
    </w:p>
    <w:p w14:paraId="6DCD5DAD" w14:textId="77777777" w:rsidR="00164AD2" w:rsidRDefault="00164AD2" w:rsidP="00164AD2">
      <w:pPr>
        <w:spacing w:after="40"/>
        <w:rPr>
          <w:ins w:id="1407" w:author="Medetov, Nauryzbek [Tengizchevroil]" w:date="2026-07-12T17:04:00Z" w16du:dateUtc="2026-07-12T12:04:00Z"/>
        </w:rPr>
      </w:pPr>
      <w:ins w:id="1408" w:author="Medetov, Nauryzbek [Tengizchevroil]" w:date="2026-07-12T17:04:00Z" w16du:dateUtc="2026-07-12T12:04:00Z">
        <w:r>
          <w:rPr>
            <w:b/>
            <w:bCs/>
            <w:color w:val="C0392B"/>
            <w:sz w:val="18"/>
            <w:szCs w:val="18"/>
          </w:rPr>
          <w:t xml:space="preserve">Remove when: </w:t>
        </w:r>
        <w:r>
          <w:rPr>
            <w:sz w:val="18"/>
            <w:szCs w:val="18"/>
          </w:rPr>
          <w:t>Otherwise</w:t>
        </w:r>
      </w:ins>
    </w:p>
    <w:p w14:paraId="5D0C1501" w14:textId="77777777" w:rsidR="0025120C" w:rsidRDefault="0025120C" w:rsidP="007F4902">
      <w:pPr>
        <w:spacing w:after="40"/>
        <w:rPr>
          <w:ins w:id="1409" w:author="Medetov, Nauryzbek [Tengizchevroil]" w:date="2026-07-12T17:06:00Z" w16du:dateUtc="2026-07-12T12:06:00Z"/>
        </w:rPr>
      </w:pPr>
    </w:p>
    <w:p w14:paraId="5BDF9B76" w14:textId="77777777" w:rsidR="001F60AF" w:rsidRDefault="001F60AF" w:rsidP="001F60AF">
      <w:pPr>
        <w:shd w:val="clear" w:color="auto" w:fill="FFF4CC"/>
        <w:spacing w:before="160" w:after="60"/>
        <w:rPr>
          <w:ins w:id="1410" w:author="Medetov, Nauryzbek [Tengizchevroil]" w:date="2026-07-12T17:06:00Z" w16du:dateUtc="2026-07-12T12:06:00Z"/>
        </w:rPr>
      </w:pPr>
      <w:ins w:id="1411" w:author="Medetov, Nauryzbek [Tengizchevroil]" w:date="2026-07-12T17:06:00Z" w16du:dateUtc="2026-07-12T12:06:00Z">
        <w:r>
          <w:rPr>
            <w:b/>
            <w:bCs/>
            <w:color w:val="0D1B2A"/>
          </w:rPr>
          <w:t>Line 63d</w:t>
        </w:r>
        <w:r>
          <w:rPr>
            <w:b/>
            <w:bCs/>
            <w:color w:val="1A9FD8"/>
            <w:sz w:val="18"/>
            <w:szCs w:val="18"/>
          </w:rPr>
          <w:t xml:space="preserve">  ·  Color: BLU/GRN/RED</w:t>
        </w:r>
        <w:r>
          <w:rPr>
            <w:i/>
            <w:iCs/>
            <w:color w:val="F4831F"/>
            <w:sz w:val="18"/>
            <w:szCs w:val="18"/>
          </w:rPr>
          <w:t xml:space="preserve">  ·  Pattern B + C</w:t>
        </w:r>
      </w:ins>
    </w:p>
    <w:p w14:paraId="2C5BF5FB" w14:textId="229B10EE" w:rsidR="001F60AF" w:rsidRDefault="001F60AF" w:rsidP="001F60AF">
      <w:pPr>
        <w:spacing w:after="60"/>
        <w:rPr>
          <w:ins w:id="1412" w:author="Medetov, Nauryzbek [Tengizchevroil]" w:date="2026-07-12T17:06:00Z" w16du:dateUtc="2026-07-12T12:06:00Z"/>
        </w:rPr>
      </w:pPr>
      <w:ins w:id="1413" w:author="Medetov, Nauryzbek [Tengizchevroil]" w:date="2026-07-12T17:06:00Z" w16du:dateUtc="2026-07-12T12:06:00Z">
        <w:r>
          <w:rPr>
            <w:b/>
            <w:bCs/>
            <w:color w:val="4A5568"/>
            <w:sz w:val="18"/>
            <w:szCs w:val="18"/>
          </w:rPr>
          <w:t xml:space="preserve">Text: </w:t>
        </w:r>
        <w:r>
          <w:rPr>
            <w:i/>
            <w:iCs/>
            <w:sz w:val="18"/>
            <w:szCs w:val="18"/>
          </w:rPr>
          <w:t>"</w:t>
        </w:r>
        <w:r w:rsidRPr="0086316C">
          <w:rPr>
            <w:color w:val="00B050"/>
          </w:rPr>
          <w:t xml:space="preserve"> </w:t>
        </w:r>
        <w:r w:rsidRPr="00653A58">
          <w:rPr>
            <w:i/>
            <w:iCs/>
            <w:sz w:val="18"/>
            <w:szCs w:val="18"/>
          </w:rPr>
          <w:t xml:space="preserve">NOTE: </w:t>
        </w:r>
        <w:r w:rsidR="00F34335" w:rsidRPr="00F34335">
          <w:rPr>
            <w:i/>
            <w:iCs/>
            <w:sz w:val="18"/>
            <w:szCs w:val="18"/>
            <w:rPrChange w:id="1414" w:author="Medetov, Nauryzbek [Tengizchevroil]" w:date="2026-07-12T17:06:00Z" w16du:dateUtc="2026-07-12T12:06:00Z">
              <w:rPr>
                <w:color w:val="00B050"/>
              </w:rPr>
            </w:rPrChange>
          </w:rPr>
          <w:t xml:space="preserve">PSV connections </w:t>
        </w:r>
        <w:r w:rsidRPr="00653A58">
          <w:rPr>
            <w:i/>
            <w:iCs/>
            <w:sz w:val="18"/>
            <w:szCs w:val="18"/>
          </w:rPr>
          <w:t>flange alignment to be witnessed and accepted stress-free by TCO Designs &amp; Technical Engineering Center (DTEC) and RE QM Bolting Team prior to PSSR.</w:t>
        </w:r>
        <w:r>
          <w:rPr>
            <w:i/>
            <w:iCs/>
            <w:sz w:val="18"/>
            <w:szCs w:val="18"/>
          </w:rPr>
          <w:t>”</w:t>
        </w:r>
      </w:ins>
    </w:p>
    <w:p w14:paraId="5EF8582D" w14:textId="76AF9FA5" w:rsidR="001F60AF" w:rsidRDefault="001F60AF" w:rsidP="001F60AF">
      <w:pPr>
        <w:spacing w:after="40"/>
        <w:rPr>
          <w:ins w:id="1415" w:author="Medetov, Nauryzbek [Tengizchevroil]" w:date="2026-07-12T17:06:00Z" w16du:dateUtc="2026-07-12T12:06:00Z"/>
        </w:rPr>
      </w:pPr>
      <w:ins w:id="1416" w:author="Medetov, Nauryzbek [Tengizchevroil]" w:date="2026-07-12T17:06:00Z" w16du:dateUtc="2026-07-12T12:06:00Z">
        <w:r>
          <w:rPr>
            <w:b/>
            <w:bCs/>
            <w:color w:val="2ECC71"/>
            <w:sz w:val="18"/>
            <w:szCs w:val="18"/>
          </w:rPr>
          <w:t xml:space="preserve">Keep when: </w:t>
        </w:r>
        <w:r>
          <w:rPr>
            <w:sz w:val="18"/>
            <w:szCs w:val="18"/>
          </w:rPr>
          <w:t>Line 18c is kept. (Almost never for LCW)</w:t>
        </w:r>
      </w:ins>
    </w:p>
    <w:p w14:paraId="785BA6D0" w14:textId="77777777" w:rsidR="001F60AF" w:rsidRDefault="001F60AF" w:rsidP="001F60AF">
      <w:pPr>
        <w:spacing w:after="40"/>
        <w:rPr>
          <w:ins w:id="1417" w:author="Medetov, Nauryzbek [Tengizchevroil]" w:date="2026-07-12T17:06:00Z" w16du:dateUtc="2026-07-12T12:06:00Z"/>
        </w:rPr>
      </w:pPr>
      <w:ins w:id="1418" w:author="Medetov, Nauryzbek [Tengizchevroil]" w:date="2026-07-12T17:06:00Z" w16du:dateUtc="2026-07-12T12:06:00Z">
        <w:r>
          <w:rPr>
            <w:b/>
            <w:bCs/>
            <w:color w:val="C0392B"/>
            <w:sz w:val="18"/>
            <w:szCs w:val="18"/>
          </w:rPr>
          <w:t xml:space="preserve">Remove when: </w:t>
        </w:r>
        <w:r>
          <w:rPr>
            <w:sz w:val="18"/>
            <w:szCs w:val="18"/>
          </w:rPr>
          <w:t>Otherwise</w:t>
        </w:r>
      </w:ins>
    </w:p>
    <w:p w14:paraId="6AD06DD0" w14:textId="66504062" w:rsidR="00F92A37" w:rsidRDefault="00F92A37" w:rsidP="00F92A37">
      <w:pPr>
        <w:shd w:val="clear" w:color="auto" w:fill="FFF4CC"/>
        <w:spacing w:before="160" w:after="60"/>
        <w:rPr>
          <w:ins w:id="1419" w:author="Medetov, Nauryzbek [Tengizchevroil]" w:date="2026-07-12T17:08:00Z" w16du:dateUtc="2026-07-12T12:08:00Z"/>
        </w:rPr>
      </w:pPr>
      <w:ins w:id="1420" w:author="Medetov, Nauryzbek [Tengizchevroil]" w:date="2026-07-12T17:08:00Z" w16du:dateUtc="2026-07-12T12:08:00Z">
        <w:r>
          <w:rPr>
            <w:b/>
            <w:bCs/>
            <w:color w:val="0D1B2A"/>
          </w:rPr>
          <w:t>Line 63e</w:t>
        </w:r>
        <w:r>
          <w:rPr>
            <w:b/>
            <w:bCs/>
            <w:color w:val="1A9FD8"/>
            <w:sz w:val="18"/>
            <w:szCs w:val="18"/>
          </w:rPr>
          <w:t xml:space="preserve">  ·  Color: BLU/GRN/RED</w:t>
        </w:r>
        <w:r>
          <w:rPr>
            <w:i/>
            <w:iCs/>
            <w:color w:val="F4831F"/>
            <w:sz w:val="18"/>
            <w:szCs w:val="18"/>
          </w:rPr>
          <w:t xml:space="preserve">  ·  Pattern B + C</w:t>
        </w:r>
      </w:ins>
    </w:p>
    <w:p w14:paraId="5911A37F" w14:textId="397555EE" w:rsidR="00F92A37" w:rsidRDefault="00F92A37" w:rsidP="00F92A37">
      <w:pPr>
        <w:spacing w:after="60"/>
        <w:rPr>
          <w:ins w:id="1421" w:author="Medetov, Nauryzbek [Tengizchevroil]" w:date="2026-07-12T17:08:00Z" w16du:dateUtc="2026-07-12T12:08:00Z"/>
        </w:rPr>
      </w:pPr>
      <w:ins w:id="1422" w:author="Medetov, Nauryzbek [Tengizchevroil]" w:date="2026-07-12T17:08:00Z" w16du:dateUtc="2026-07-12T12:08:00Z">
        <w:r>
          <w:rPr>
            <w:b/>
            <w:bCs/>
            <w:color w:val="4A5568"/>
            <w:sz w:val="18"/>
            <w:szCs w:val="18"/>
          </w:rPr>
          <w:t xml:space="preserve">Text: </w:t>
        </w:r>
        <w:r>
          <w:rPr>
            <w:i/>
            <w:iCs/>
            <w:sz w:val="18"/>
            <w:szCs w:val="18"/>
          </w:rPr>
          <w:t>"</w:t>
        </w:r>
        <w:r w:rsidRPr="0086316C">
          <w:rPr>
            <w:color w:val="00B050"/>
          </w:rPr>
          <w:t xml:space="preserve"> </w:t>
        </w:r>
        <w:r w:rsidRPr="00653A58">
          <w:rPr>
            <w:i/>
            <w:iCs/>
            <w:sz w:val="18"/>
            <w:szCs w:val="18"/>
          </w:rPr>
          <w:t xml:space="preserve">NOTE: </w:t>
        </w:r>
        <w:r w:rsidR="00095C20" w:rsidRPr="00095C20">
          <w:rPr>
            <w:i/>
            <w:iCs/>
            <w:sz w:val="18"/>
            <w:szCs w:val="18"/>
            <w:rPrChange w:id="1423" w:author="Medetov, Nauryzbek [Tengizchevroil]" w:date="2026-07-12T17:08:00Z" w16du:dateUtc="2026-07-12T12:08:00Z">
              <w:rPr>
                <w:color w:val="00B050"/>
              </w:rPr>
            </w:rPrChange>
          </w:rPr>
          <w:t>Swing Elbow connection</w:t>
        </w:r>
        <w:r w:rsidR="00095C20" w:rsidRPr="00DB4392">
          <w:rPr>
            <w:color w:val="00B050"/>
          </w:rPr>
          <w:t xml:space="preserve"> </w:t>
        </w:r>
        <w:r w:rsidRPr="00653A58">
          <w:rPr>
            <w:i/>
            <w:iCs/>
            <w:sz w:val="18"/>
            <w:szCs w:val="18"/>
          </w:rPr>
          <w:t>flange alignment to be witnessed and accepted stress-free by TCO Designs &amp; Technical Engineering Center (DTEC) and RE QM Bolting Team prior to PSSR.</w:t>
        </w:r>
        <w:r>
          <w:rPr>
            <w:i/>
            <w:iCs/>
            <w:sz w:val="18"/>
            <w:szCs w:val="18"/>
          </w:rPr>
          <w:t>”</w:t>
        </w:r>
      </w:ins>
    </w:p>
    <w:p w14:paraId="14BA1E60" w14:textId="3CE646B3" w:rsidR="00F92A37" w:rsidRDefault="00F92A37" w:rsidP="00F92A37">
      <w:pPr>
        <w:spacing w:after="40"/>
        <w:rPr>
          <w:ins w:id="1424" w:author="Medetov, Nauryzbek [Tengizchevroil]" w:date="2026-07-12T17:08:00Z" w16du:dateUtc="2026-07-12T12:08:00Z"/>
        </w:rPr>
      </w:pPr>
      <w:ins w:id="1425" w:author="Medetov, Nauryzbek [Tengizchevroil]" w:date="2026-07-12T17:08:00Z" w16du:dateUtc="2026-07-12T12:08:00Z">
        <w:r>
          <w:rPr>
            <w:b/>
            <w:bCs/>
            <w:color w:val="2ECC71"/>
            <w:sz w:val="18"/>
            <w:szCs w:val="18"/>
          </w:rPr>
          <w:t xml:space="preserve">Keep when: </w:t>
        </w:r>
      </w:ins>
      <w:ins w:id="1426" w:author="Medetov, Nauryzbek [Tengizchevroil]" w:date="2026-07-12T17:09:00Z" w16du:dateUtc="2026-07-12T12:09:00Z">
        <w:r w:rsidR="00095C20">
          <w:rPr>
            <w:rFonts w:ascii="Consolas" w:eastAsia="Consolas" w:hAnsi="Consolas" w:cs="Consolas"/>
            <w:sz w:val="18"/>
            <w:szCs w:val="18"/>
          </w:rPr>
          <w:t xml:space="preserve">scope_type = </w:t>
        </w:r>
        <w:r w:rsidR="00C15DF8">
          <w:rPr>
            <w:rFonts w:ascii="Consolas" w:eastAsia="Consolas" w:hAnsi="Consolas" w:cs="Consolas"/>
            <w:sz w:val="18"/>
            <w:szCs w:val="18"/>
          </w:rPr>
          <w:t>swing elbow (Almost never for LCW)</w:t>
        </w:r>
      </w:ins>
    </w:p>
    <w:p w14:paraId="432BF72E" w14:textId="77777777" w:rsidR="00F92A37" w:rsidRDefault="00F92A37" w:rsidP="00F92A37">
      <w:pPr>
        <w:spacing w:after="40"/>
        <w:rPr>
          <w:ins w:id="1427" w:author="Medetov, Nauryzbek [Tengizchevroil]" w:date="2026-07-12T17:08:00Z" w16du:dateUtc="2026-07-12T12:08:00Z"/>
        </w:rPr>
      </w:pPr>
      <w:ins w:id="1428" w:author="Medetov, Nauryzbek [Tengizchevroil]" w:date="2026-07-12T17:08:00Z" w16du:dateUtc="2026-07-12T12:08:00Z">
        <w:r>
          <w:rPr>
            <w:b/>
            <w:bCs/>
            <w:color w:val="C0392B"/>
            <w:sz w:val="18"/>
            <w:szCs w:val="18"/>
          </w:rPr>
          <w:t xml:space="preserve">Remove when: </w:t>
        </w:r>
        <w:r>
          <w:rPr>
            <w:sz w:val="18"/>
            <w:szCs w:val="18"/>
          </w:rPr>
          <w:t>Otherwise</w:t>
        </w:r>
      </w:ins>
    </w:p>
    <w:p w14:paraId="72CEA63F" w14:textId="77777777" w:rsidR="001F60AF" w:rsidRDefault="001F60AF" w:rsidP="007F4902">
      <w:pPr>
        <w:spacing w:after="40"/>
        <w:rPr>
          <w:ins w:id="1429" w:author="Medetov, Nauryzbek [Tengizchevroil]" w:date="2026-07-12T16:47:00Z" w16du:dateUtc="2026-07-12T11:47:00Z"/>
        </w:rPr>
      </w:pPr>
    </w:p>
    <w:p w14:paraId="18005B7B" w14:textId="6B351542" w:rsidR="001C0BBA" w:rsidDel="007F4902" w:rsidRDefault="001C0BBA" w:rsidP="001C0BBA">
      <w:pPr>
        <w:spacing w:after="40"/>
        <w:rPr>
          <w:del w:id="1430" w:author="Medetov, Nauryzbek [Tengizchevroil]" w:date="2026-07-12T16:47:00Z" w16du:dateUtc="2026-07-12T11:47:00Z"/>
        </w:rPr>
      </w:pPr>
      <w:del w:id="1431" w:author="Medetov, Nauryzbek [Tengizchevroil]" w:date="2026-07-12T16:47:00Z" w16du:dateUtc="2026-07-12T11:47:00Z">
        <w:r w:rsidDel="007F4902">
          <w:rPr>
            <w:b/>
            <w:bCs/>
            <w:color w:val="4A5568"/>
            <w:sz w:val="18"/>
            <w:szCs w:val="18"/>
          </w:rPr>
          <w:delText xml:space="preserve">Inputs needed: </w:delText>
        </w:r>
        <w:r w:rsidDel="007F4902">
          <w:rPr>
            <w:rFonts w:ascii="Consolas" w:eastAsia="Consolas" w:hAnsi="Consolas" w:cs="Consolas"/>
            <w:sz w:val="18"/>
            <w:szCs w:val="18"/>
          </w:rPr>
          <w:delText>placeholders_contact, project_phase</w:delText>
        </w:r>
      </w:del>
    </w:p>
    <w:p w14:paraId="60C23B80" w14:textId="3649D108" w:rsidR="001C0BBA" w:rsidDel="007F4902" w:rsidRDefault="001C0BBA" w:rsidP="001C0BBA">
      <w:pPr>
        <w:spacing w:after="40"/>
        <w:rPr>
          <w:del w:id="1432" w:author="Medetov, Nauryzbek [Tengizchevroil]" w:date="2026-07-12T16:47:00Z" w16du:dateUtc="2026-07-12T11:47:00Z"/>
        </w:rPr>
      </w:pPr>
      <w:del w:id="1433" w:author="Medetov, Nauryzbek [Tengizchevroil]" w:date="2026-07-12T16:47:00Z" w16du:dateUtc="2026-07-12T11:47:00Z">
        <w:r w:rsidDel="007F4902">
          <w:rPr>
            <w:b/>
            <w:bCs/>
            <w:color w:val="4A5568"/>
            <w:sz w:val="18"/>
            <w:szCs w:val="18"/>
          </w:rPr>
          <w:delText xml:space="preserve">RAG sources: </w:delText>
        </w:r>
        <w:r w:rsidDel="007F4902">
          <w:rPr>
            <w:i/>
            <w:iCs/>
            <w:color w:val="8FA3B1"/>
            <w:sz w:val="18"/>
            <w:szCs w:val="18"/>
          </w:rPr>
          <w:delText>Job Log → responsible engineer, DTEC routing matrix</w:delText>
        </w:r>
      </w:del>
    </w:p>
    <w:p w14:paraId="167188BA" w14:textId="3E909319" w:rsidR="001C0BBA" w:rsidDel="007F4902" w:rsidRDefault="001C0BBA" w:rsidP="001C0BBA">
      <w:pPr>
        <w:spacing w:after="100"/>
        <w:rPr>
          <w:del w:id="1434" w:author="Medetov, Nauryzbek [Tengizchevroil]" w:date="2026-07-12T16:47:00Z" w16du:dateUtc="2026-07-12T11:47:00Z"/>
        </w:rPr>
      </w:pPr>
      <w:del w:id="1435" w:author="Medetov, Nauryzbek [Tengizchevroil]" w:date="2026-07-12T16:47:00Z" w16du:dateUtc="2026-07-12T11:47:00Z">
        <w:r w:rsidDel="007F4902">
          <w:rPr>
            <w:b/>
            <w:bCs/>
            <w:color w:val="F4831F"/>
            <w:sz w:val="18"/>
            <w:szCs w:val="18"/>
          </w:rPr>
          <w:delText xml:space="preserve">Note: </w:delText>
        </w:r>
        <w:r w:rsidDel="007F4902">
          <w:rPr>
            <w:i/>
            <w:iCs/>
            <w:sz w:val="18"/>
            <w:szCs w:val="18"/>
          </w:rPr>
          <w:delText>v1.1: validated. Real EWOs use named contacts with either ext numbers OR radio channels. Both valid.</w:delText>
        </w:r>
      </w:del>
    </w:p>
    <w:p w14:paraId="1C96F847" w14:textId="140CB400" w:rsidR="001C0BBA" w:rsidDel="00507328" w:rsidRDefault="001C0BBA" w:rsidP="001C0BBA">
      <w:pPr>
        <w:shd w:val="clear" w:color="auto" w:fill="F4F6F8"/>
        <w:spacing w:before="160" w:after="60"/>
        <w:rPr>
          <w:del w:id="1436" w:author="Medetov, Nauryzbek [Tengizchevroil]" w:date="2026-07-12T17:09:00Z" w16du:dateUtc="2026-07-12T12:09:00Z"/>
        </w:rPr>
      </w:pPr>
      <w:del w:id="1437" w:author="Medetov, Nauryzbek [Tengizchevroil]" w:date="2026-07-12T17:09:00Z" w16du:dateUtc="2026-07-12T12:09:00Z">
        <w:r w:rsidDel="00507328">
          <w:rPr>
            <w:b/>
            <w:bCs/>
            <w:color w:val="0D1B2A"/>
          </w:rPr>
          <w:delText>Line 73</w:delText>
        </w:r>
        <w:r w:rsidDel="00507328">
          <w:rPr>
            <w:b/>
            <w:bCs/>
            <w:color w:val="2ECC71"/>
            <w:sz w:val="18"/>
            <w:szCs w:val="18"/>
          </w:rPr>
          <w:delText xml:space="preserve">  ·  Color: GRN/PUR</w:delText>
        </w:r>
        <w:r w:rsidDel="00507328">
          <w:rPr>
            <w:i/>
            <w:iCs/>
            <w:color w:val="F4831F"/>
            <w:sz w:val="18"/>
            <w:szCs w:val="18"/>
          </w:rPr>
          <w:delText xml:space="preserve">  ·  Pattern A + D</w:delText>
        </w:r>
      </w:del>
    </w:p>
    <w:p w14:paraId="66BF71D0" w14:textId="12DF71A6" w:rsidR="001C0BBA" w:rsidDel="00507328" w:rsidRDefault="001C0BBA" w:rsidP="001C0BBA">
      <w:pPr>
        <w:spacing w:after="60"/>
        <w:rPr>
          <w:del w:id="1438" w:author="Medetov, Nauryzbek [Tengizchevroil]" w:date="2026-07-12T17:09:00Z" w16du:dateUtc="2026-07-12T12:09:00Z"/>
        </w:rPr>
      </w:pPr>
      <w:del w:id="1439" w:author="Medetov, Nauryzbek [Tengizchevroil]" w:date="2026-07-12T17:09:00Z" w16du:dateUtc="2026-07-12T12:09:00Z">
        <w:r w:rsidDel="00507328">
          <w:rPr>
            <w:b/>
            <w:bCs/>
            <w:color w:val="4A5568"/>
            <w:sz w:val="18"/>
            <w:szCs w:val="18"/>
          </w:rPr>
          <w:delText xml:space="preserve">Text: </w:delText>
        </w:r>
        <w:r w:rsidDel="00507328">
          <w:rPr>
            <w:i/>
            <w:iCs/>
            <w:sz w:val="18"/>
            <w:szCs w:val="18"/>
          </w:rPr>
          <w:delText>"NOTE: [For machinery installation only] Arrange with RE Integrated Machinery Inspection (IMI) group for inspection."</w:delText>
        </w:r>
      </w:del>
    </w:p>
    <w:p w14:paraId="597E3757" w14:textId="0088F0B6" w:rsidR="001C0BBA" w:rsidDel="00507328" w:rsidRDefault="001C0BBA" w:rsidP="001C0BBA">
      <w:pPr>
        <w:spacing w:after="40"/>
        <w:rPr>
          <w:del w:id="1440" w:author="Medetov, Nauryzbek [Tengizchevroil]" w:date="2026-07-12T17:09:00Z" w16du:dateUtc="2026-07-12T12:09:00Z"/>
        </w:rPr>
      </w:pPr>
      <w:del w:id="1441" w:author="Medetov, Nauryzbek [Tengizchevroil]" w:date="2026-07-12T17:09:00Z" w16du:dateUtc="2026-07-12T12:09:00Z">
        <w:r w:rsidDel="00507328">
          <w:rPr>
            <w:b/>
            <w:bCs/>
            <w:color w:val="2ECC71"/>
            <w:sz w:val="18"/>
            <w:szCs w:val="18"/>
          </w:rPr>
          <w:delText xml:space="preserve">Keep when: </w:delText>
        </w:r>
        <w:r w:rsidDel="00507328">
          <w:rPr>
            <w:sz w:val="18"/>
            <w:szCs w:val="18"/>
          </w:rPr>
          <w:delText>machinery_connection_in_scope=true</w:delText>
        </w:r>
      </w:del>
    </w:p>
    <w:p w14:paraId="5A1DEB55" w14:textId="39C50DA9" w:rsidR="001C0BBA" w:rsidDel="00507328" w:rsidRDefault="001C0BBA" w:rsidP="001C0BBA">
      <w:pPr>
        <w:spacing w:after="40"/>
        <w:rPr>
          <w:del w:id="1442" w:author="Medetov, Nauryzbek [Tengizchevroil]" w:date="2026-07-12T17:09:00Z" w16du:dateUtc="2026-07-12T12:09:00Z"/>
        </w:rPr>
      </w:pPr>
      <w:del w:id="1443" w:author="Medetov, Nauryzbek [Tengizchevroil]" w:date="2026-07-12T17:09:00Z" w16du:dateUtc="2026-07-12T12:09:00Z">
        <w:r w:rsidDel="00507328">
          <w:rPr>
            <w:b/>
            <w:bCs/>
            <w:color w:val="C0392B"/>
            <w:sz w:val="18"/>
            <w:szCs w:val="18"/>
          </w:rPr>
          <w:delText xml:space="preserve">Remove when: </w:delText>
        </w:r>
        <w:r w:rsidDel="00507328">
          <w:rPr>
            <w:sz w:val="18"/>
            <w:szCs w:val="18"/>
          </w:rPr>
          <w:delText>Otherwise</w:delText>
        </w:r>
      </w:del>
    </w:p>
    <w:p w14:paraId="48D9F6D7" w14:textId="65341E10" w:rsidR="001C0BBA" w:rsidDel="00507328" w:rsidRDefault="001C0BBA" w:rsidP="001C0BBA">
      <w:pPr>
        <w:spacing w:after="40"/>
        <w:rPr>
          <w:del w:id="1444" w:author="Medetov, Nauryzbek [Tengizchevroil]" w:date="2026-07-12T17:09:00Z" w16du:dateUtc="2026-07-12T12:09:00Z"/>
        </w:rPr>
      </w:pPr>
      <w:del w:id="1445" w:author="Medetov, Nauryzbek [Tengizchevroil]" w:date="2026-07-12T17:09:00Z" w16du:dateUtc="2026-07-12T12:09:00Z">
        <w:r w:rsidDel="00507328">
          <w:rPr>
            <w:b/>
            <w:bCs/>
            <w:color w:val="4A5568"/>
            <w:sz w:val="18"/>
            <w:szCs w:val="18"/>
          </w:rPr>
          <w:delText xml:space="preserve">Inputs needed: </w:delText>
        </w:r>
        <w:r w:rsidDel="00507328">
          <w:rPr>
            <w:rFonts w:ascii="Consolas" w:eastAsia="Consolas" w:hAnsi="Consolas" w:cs="Consolas"/>
            <w:sz w:val="18"/>
            <w:szCs w:val="18"/>
          </w:rPr>
          <w:delText>machinery_connection_in_scope</w:delText>
        </w:r>
      </w:del>
    </w:p>
    <w:p w14:paraId="6CDF8393" w14:textId="2FAFEB6D" w:rsidR="001C0BBA" w:rsidDel="00507328" w:rsidRDefault="001C0BBA" w:rsidP="001C0BBA">
      <w:pPr>
        <w:spacing w:after="40"/>
        <w:rPr>
          <w:del w:id="1446" w:author="Medetov, Nauryzbek [Tengizchevroil]" w:date="2026-07-12T17:09:00Z" w16du:dateUtc="2026-07-12T12:09:00Z"/>
        </w:rPr>
      </w:pPr>
      <w:del w:id="1447" w:author="Medetov, Nauryzbek [Tengizchevroil]" w:date="2026-07-12T17:09:00Z" w16du:dateUtc="2026-07-12T12:09:00Z">
        <w:r w:rsidDel="00507328">
          <w:rPr>
            <w:b/>
            <w:bCs/>
            <w:color w:val="4A5568"/>
            <w:sz w:val="18"/>
            <w:szCs w:val="18"/>
          </w:rPr>
          <w:delText xml:space="preserve">RAG sources: </w:delText>
        </w:r>
        <w:r w:rsidDel="00507328">
          <w:rPr>
            <w:i/>
            <w:iCs/>
            <w:color w:val="8FA3B1"/>
            <w:sz w:val="18"/>
            <w:szCs w:val="18"/>
          </w:rPr>
          <w:delText>MAC-SU-5100-TCO</w:delText>
        </w:r>
      </w:del>
    </w:p>
    <w:p w14:paraId="55C786B4" w14:textId="1105CB2A" w:rsidR="001C0BBA" w:rsidDel="00507328" w:rsidRDefault="001C0BBA" w:rsidP="001C0BBA">
      <w:pPr>
        <w:shd w:val="clear" w:color="auto" w:fill="F4F6F8"/>
        <w:spacing w:before="160" w:after="60"/>
        <w:rPr>
          <w:del w:id="1448" w:author="Medetov, Nauryzbek [Tengizchevroil]" w:date="2026-07-12T17:09:00Z" w16du:dateUtc="2026-07-12T12:09:00Z"/>
        </w:rPr>
      </w:pPr>
      <w:del w:id="1449" w:author="Medetov, Nauryzbek [Tengizchevroil]" w:date="2026-07-12T17:09:00Z" w16du:dateUtc="2026-07-12T12:09:00Z">
        <w:r w:rsidDel="00507328">
          <w:rPr>
            <w:b/>
            <w:bCs/>
            <w:color w:val="0D1B2A"/>
          </w:rPr>
          <w:delText>Line 74</w:delText>
        </w:r>
        <w:r w:rsidDel="00507328">
          <w:rPr>
            <w:b/>
            <w:bCs/>
            <w:color w:val="7030A0"/>
            <w:sz w:val="18"/>
            <w:szCs w:val="18"/>
          </w:rPr>
          <w:delText xml:space="preserve">  ·  Color: PUR</w:delText>
        </w:r>
        <w:r w:rsidDel="00507328">
          <w:rPr>
            <w:i/>
            <w:iCs/>
            <w:color w:val="F4831F"/>
            <w:sz w:val="18"/>
            <w:szCs w:val="18"/>
          </w:rPr>
          <w:delText xml:space="preserve">  ·  Pattern D</w:delText>
        </w:r>
      </w:del>
    </w:p>
    <w:p w14:paraId="62877B3C" w14:textId="729246F2" w:rsidR="001C0BBA" w:rsidDel="00507328" w:rsidRDefault="001C0BBA" w:rsidP="001C0BBA">
      <w:pPr>
        <w:spacing w:after="60"/>
        <w:rPr>
          <w:del w:id="1450" w:author="Medetov, Nauryzbek [Tengizchevroil]" w:date="2026-07-12T17:09:00Z" w16du:dateUtc="2026-07-12T12:09:00Z"/>
        </w:rPr>
      </w:pPr>
      <w:del w:id="1451" w:author="Medetov, Nauryzbek [Tengizchevroil]" w:date="2026-07-12T17:09:00Z" w16du:dateUtc="2026-07-12T12:09:00Z">
        <w:r w:rsidDel="00507328">
          <w:rPr>
            <w:b/>
            <w:bCs/>
            <w:color w:val="4A5568"/>
            <w:sz w:val="18"/>
            <w:szCs w:val="18"/>
          </w:rPr>
          <w:delText xml:space="preserve">Text: </w:delText>
        </w:r>
        <w:r w:rsidDel="00507328">
          <w:rPr>
            <w:i/>
            <w:iCs/>
            <w:sz w:val="18"/>
            <w:szCs w:val="18"/>
          </w:rPr>
          <w:delText>"[AND / OR]"</w:delText>
        </w:r>
      </w:del>
    </w:p>
    <w:p w14:paraId="028F9075" w14:textId="6691C293" w:rsidR="001C0BBA" w:rsidDel="00507328" w:rsidRDefault="001C0BBA" w:rsidP="001C0BBA">
      <w:pPr>
        <w:spacing w:after="40"/>
        <w:rPr>
          <w:del w:id="1452" w:author="Medetov, Nauryzbek [Tengizchevroil]" w:date="2026-07-12T17:09:00Z" w16du:dateUtc="2026-07-12T12:09:00Z"/>
        </w:rPr>
      </w:pPr>
      <w:del w:id="1453" w:author="Medetov, Nauryzbek [Tengizchevroil]" w:date="2026-07-12T17:09:00Z" w16du:dateUtc="2026-07-12T12:09:00Z">
        <w:r w:rsidDel="00507328">
          <w:rPr>
            <w:b/>
            <w:bCs/>
            <w:color w:val="2ECC71"/>
            <w:sz w:val="18"/>
            <w:szCs w:val="18"/>
          </w:rPr>
          <w:delText xml:space="preserve">Keep when: </w:delText>
        </w:r>
        <w:r w:rsidDel="00507328">
          <w:rPr>
            <w:sz w:val="18"/>
            <w:szCs w:val="18"/>
          </w:rPr>
          <w:delText>Never print</w:delText>
        </w:r>
      </w:del>
    </w:p>
    <w:p w14:paraId="58A57BF2" w14:textId="578D925B" w:rsidR="001C0BBA" w:rsidDel="00507328" w:rsidRDefault="001C0BBA" w:rsidP="001C0BBA">
      <w:pPr>
        <w:spacing w:after="40"/>
        <w:rPr>
          <w:del w:id="1454" w:author="Medetov, Nauryzbek [Tengizchevroil]" w:date="2026-07-12T17:09:00Z" w16du:dateUtc="2026-07-12T12:09:00Z"/>
        </w:rPr>
      </w:pPr>
      <w:del w:id="1455" w:author="Medetov, Nauryzbek [Tengizchevroil]" w:date="2026-07-12T17:09:00Z" w16du:dateUtc="2026-07-12T12:09:00Z">
        <w:r w:rsidDel="00507328">
          <w:rPr>
            <w:b/>
            <w:bCs/>
            <w:color w:val="C0392B"/>
            <w:sz w:val="18"/>
            <w:szCs w:val="18"/>
          </w:rPr>
          <w:delText xml:space="preserve">Remove when: </w:delText>
        </w:r>
        <w:r w:rsidDel="00507328">
          <w:rPr>
            <w:sz w:val="18"/>
            <w:szCs w:val="18"/>
          </w:rPr>
          <w:delText>Always strip</w:delText>
        </w:r>
      </w:del>
    </w:p>
    <w:p w14:paraId="5F90C988" w14:textId="1E0F02DF" w:rsidR="001C0BBA" w:rsidDel="00507328" w:rsidRDefault="001C0BBA" w:rsidP="001C0BBA">
      <w:pPr>
        <w:shd w:val="clear" w:color="auto" w:fill="F4F6F8"/>
        <w:spacing w:before="160" w:after="60"/>
        <w:rPr>
          <w:del w:id="1456" w:author="Medetov, Nauryzbek [Tengizchevroil]" w:date="2026-07-12T17:09:00Z" w16du:dateUtc="2026-07-12T12:09:00Z"/>
        </w:rPr>
      </w:pPr>
      <w:del w:id="1457" w:author="Medetov, Nauryzbek [Tengizchevroil]" w:date="2026-07-12T17:09:00Z" w16du:dateUtc="2026-07-12T12:09:00Z">
        <w:r w:rsidDel="00507328">
          <w:rPr>
            <w:b/>
            <w:bCs/>
            <w:color w:val="0D1B2A"/>
          </w:rPr>
          <w:delText>Line 75</w:delText>
        </w:r>
        <w:r w:rsidDel="00507328">
          <w:rPr>
            <w:b/>
            <w:bCs/>
            <w:color w:val="2ECC71"/>
            <w:sz w:val="18"/>
            <w:szCs w:val="18"/>
          </w:rPr>
          <w:delText xml:space="preserve">  ·  Color: GRN/PUR</w:delText>
        </w:r>
        <w:r w:rsidDel="00507328">
          <w:rPr>
            <w:i/>
            <w:iCs/>
            <w:color w:val="F4831F"/>
            <w:sz w:val="18"/>
            <w:szCs w:val="18"/>
          </w:rPr>
          <w:delText xml:space="preserve">  ·  Pattern A + C + D</w:delText>
        </w:r>
      </w:del>
    </w:p>
    <w:p w14:paraId="50905659" w14:textId="530A5491" w:rsidR="001C0BBA" w:rsidDel="00507328" w:rsidRDefault="001C0BBA" w:rsidP="001C0BBA">
      <w:pPr>
        <w:spacing w:after="60"/>
        <w:rPr>
          <w:del w:id="1458" w:author="Medetov, Nauryzbek [Tengizchevroil]" w:date="2026-07-12T17:09:00Z" w16du:dateUtc="2026-07-12T12:09:00Z"/>
        </w:rPr>
      </w:pPr>
      <w:del w:id="1459" w:author="Medetov, Nauryzbek [Tengizchevroil]" w:date="2026-07-12T17:09:00Z" w16du:dateUtc="2026-07-12T12:09:00Z">
        <w:r w:rsidDel="00507328">
          <w:rPr>
            <w:b/>
            <w:bCs/>
            <w:color w:val="4A5568"/>
            <w:sz w:val="18"/>
            <w:szCs w:val="18"/>
          </w:rPr>
          <w:delText xml:space="preserve">Text: </w:delText>
        </w:r>
        <w:r w:rsidDel="00507328">
          <w:rPr>
            <w:i/>
            <w:iCs/>
            <w:sz w:val="18"/>
            <w:szCs w:val="18"/>
          </w:rPr>
          <w:delText>"NOTE: Fixed Equipment nozzle [OR] Machinery [OR] PSV [OR] Swing Elbow [OR strain-sensitive] connections require additional verification."</w:delText>
        </w:r>
      </w:del>
    </w:p>
    <w:p w14:paraId="4C4D7C68" w14:textId="43DC9A1F" w:rsidR="001C0BBA" w:rsidDel="00507328" w:rsidRDefault="001C0BBA" w:rsidP="001C0BBA">
      <w:pPr>
        <w:spacing w:after="40"/>
        <w:rPr>
          <w:del w:id="1460" w:author="Medetov, Nauryzbek [Tengizchevroil]" w:date="2026-07-12T17:09:00Z" w16du:dateUtc="2026-07-12T12:09:00Z"/>
        </w:rPr>
      </w:pPr>
      <w:del w:id="1461" w:author="Medetov, Nauryzbek [Tengizchevroil]" w:date="2026-07-12T17:09:00Z" w16du:dateUtc="2026-07-12T12:09:00Z">
        <w:r w:rsidDel="00507328">
          <w:rPr>
            <w:b/>
            <w:bCs/>
            <w:color w:val="2ECC71"/>
            <w:sz w:val="18"/>
            <w:szCs w:val="18"/>
          </w:rPr>
          <w:lastRenderedPageBreak/>
          <w:delText xml:space="preserve">Keep when: </w:delText>
        </w:r>
        <w:r w:rsidDel="00507328">
          <w:rPr>
            <w:sz w:val="18"/>
            <w:szCs w:val="18"/>
          </w:rPr>
          <w:delText>vessel_nozzle OR machinery OR psv in scope</w:delText>
        </w:r>
      </w:del>
    </w:p>
    <w:p w14:paraId="53AA8715" w14:textId="263BF74C" w:rsidR="001C0BBA" w:rsidDel="00507328" w:rsidRDefault="001C0BBA" w:rsidP="001C0BBA">
      <w:pPr>
        <w:spacing w:after="40"/>
        <w:rPr>
          <w:del w:id="1462" w:author="Medetov, Nauryzbek [Tengizchevroil]" w:date="2026-07-12T17:09:00Z" w16du:dateUtc="2026-07-12T12:09:00Z"/>
        </w:rPr>
      </w:pPr>
      <w:del w:id="1463" w:author="Medetov, Nauryzbek [Tengizchevroil]" w:date="2026-07-12T17:09:00Z" w16du:dateUtc="2026-07-12T12:09:00Z">
        <w:r w:rsidDel="00507328">
          <w:rPr>
            <w:b/>
            <w:bCs/>
            <w:color w:val="C0392B"/>
            <w:sz w:val="18"/>
            <w:szCs w:val="18"/>
          </w:rPr>
          <w:delText xml:space="preserve">Remove when: </w:delText>
        </w:r>
        <w:r w:rsidDel="00507328">
          <w:rPr>
            <w:sz w:val="18"/>
            <w:szCs w:val="18"/>
          </w:rPr>
          <w:delText>None of those</w:delText>
        </w:r>
      </w:del>
    </w:p>
    <w:p w14:paraId="500D20A5" w14:textId="0F276E5E" w:rsidR="001C0BBA" w:rsidDel="00507328" w:rsidRDefault="001C0BBA" w:rsidP="001C0BBA">
      <w:pPr>
        <w:spacing w:after="40"/>
        <w:rPr>
          <w:del w:id="1464" w:author="Medetov, Nauryzbek [Tengizchevroil]" w:date="2026-07-12T17:09:00Z" w16du:dateUtc="2026-07-12T12:09:00Z"/>
        </w:rPr>
      </w:pPr>
      <w:del w:id="1465" w:author="Medetov, Nauryzbek [Tengizchevroil]" w:date="2026-07-12T17:09:00Z" w16du:dateUtc="2026-07-12T12:09:00Z">
        <w:r w:rsidDel="00507328">
          <w:rPr>
            <w:b/>
            <w:bCs/>
            <w:color w:val="4A5568"/>
            <w:sz w:val="18"/>
            <w:szCs w:val="18"/>
          </w:rPr>
          <w:delText xml:space="preserve">Inputs needed: </w:delText>
        </w:r>
        <w:r w:rsidDel="00507328">
          <w:rPr>
            <w:rFonts w:ascii="Consolas" w:eastAsia="Consolas" w:hAnsi="Consolas" w:cs="Consolas"/>
            <w:sz w:val="18"/>
            <w:szCs w:val="18"/>
          </w:rPr>
          <w:delText>vessel_nozzle_in_scope, machinery_connection_in_scope, psv_in_scope</w:delText>
        </w:r>
      </w:del>
    </w:p>
    <w:p w14:paraId="22AA48FD" w14:textId="630279E8" w:rsidR="001C0BBA" w:rsidRDefault="001C0BBA" w:rsidP="001C0BBA">
      <w:pPr>
        <w:shd w:val="clear" w:color="auto" w:fill="FFF4CC"/>
        <w:spacing w:before="160" w:after="60"/>
      </w:pPr>
      <w:r>
        <w:rPr>
          <w:b/>
          <w:bCs/>
          <w:color w:val="0D1B2A"/>
        </w:rPr>
        <w:t xml:space="preserve">Line </w:t>
      </w:r>
      <w:ins w:id="1466" w:author="Medetov, Nauryzbek [Tengizchevroil]" w:date="2026-07-12T17:13:00Z" w16du:dateUtc="2026-07-12T12:13:00Z">
        <w:r w:rsidR="00924280">
          <w:rPr>
            <w:b/>
            <w:bCs/>
            <w:color w:val="0D1B2A"/>
          </w:rPr>
          <w:t>64</w:t>
        </w:r>
      </w:ins>
      <w:del w:id="1467" w:author="Medetov, Nauryzbek [Tengizchevroil]" w:date="2026-07-12T17:13:00Z" w16du:dateUtc="2026-07-12T12:13:00Z">
        <w:r w:rsidDel="00924280">
          <w:rPr>
            <w:b/>
            <w:bCs/>
            <w:color w:val="0D1B2A"/>
          </w:rPr>
          <w:delText>76</w:delText>
        </w:r>
      </w:del>
      <w:r>
        <w:rPr>
          <w:b/>
          <w:bCs/>
          <w:color w:val="1A9FD8"/>
          <w:sz w:val="18"/>
          <w:szCs w:val="18"/>
        </w:rPr>
        <w:t xml:space="preserve">  ·  Color: BLU</w:t>
      </w:r>
      <w:r>
        <w:rPr>
          <w:i/>
          <w:iCs/>
          <w:color w:val="F4831F"/>
          <w:sz w:val="18"/>
          <w:szCs w:val="18"/>
        </w:rPr>
        <w:t xml:space="preserve">  ·  Pattern Always-include</w:t>
      </w:r>
      <w:del w:id="1468" w:author="Medetov, Nauryzbek [Tengizchevroil]" w:date="2026-07-12T17:09:00Z" w16du:dateUtc="2026-07-12T12:09:00Z">
        <w:r w:rsidDel="00507328">
          <w:rPr>
            <w:i/>
            <w:iCs/>
            <w:color w:val="F4831F"/>
            <w:sz w:val="18"/>
            <w:szCs w:val="18"/>
          </w:rPr>
          <w:delText xml:space="preserve"> (with engineer-discretion variation)</w:delText>
        </w:r>
        <w:r w:rsidDel="00507328">
          <w:rPr>
            <w:b/>
            <w:bCs/>
            <w:color w:val="F4831F"/>
            <w:sz w:val="16"/>
            <w:szCs w:val="16"/>
          </w:rPr>
          <w:delText xml:space="preserve">  ·  v1.1 UPDATED</w:delText>
        </w:r>
      </w:del>
    </w:p>
    <w:p w14:paraId="79BECCBA" w14:textId="4B19FE9B" w:rsidR="001C0BBA" w:rsidRDefault="001C0BBA" w:rsidP="001C0BBA">
      <w:pPr>
        <w:spacing w:after="60"/>
      </w:pPr>
      <w:r>
        <w:rPr>
          <w:b/>
          <w:bCs/>
          <w:color w:val="4A5568"/>
          <w:sz w:val="18"/>
          <w:szCs w:val="18"/>
        </w:rPr>
        <w:t xml:space="preserve">Text: </w:t>
      </w:r>
      <w:r>
        <w:rPr>
          <w:i/>
          <w:iCs/>
          <w:sz w:val="18"/>
          <w:szCs w:val="18"/>
        </w:rPr>
        <w:t>"</w:t>
      </w:r>
      <w:ins w:id="1469" w:author="Medetov, Nauryzbek [Tengizchevroil]" w:date="2026-07-12T17:10:00Z" w16du:dateUtc="2026-07-12T12:10:00Z">
        <w:r w:rsidR="00507328" w:rsidRPr="00507328">
          <w:rPr>
            <w:i/>
            <w:iCs/>
            <w:sz w:val="18"/>
            <w:szCs w:val="18"/>
          </w:rPr>
          <w:t>Job Pack Coordinator shall submit the completed PIC check-list to Operations department after being signed by Quality Management group. (Form is provided by QM Dept.).</w:t>
        </w:r>
      </w:ins>
      <w:del w:id="1470" w:author="Medetov, Nauryzbek [Tengizchevroil]" w:date="2026-07-12T17:10:00Z" w16du:dateUtc="2026-07-12T12:10:00Z">
        <w:r w:rsidDel="00507328">
          <w:rPr>
            <w:i/>
            <w:iCs/>
            <w:sz w:val="18"/>
            <w:szCs w:val="18"/>
          </w:rPr>
          <w:delText>Job Pack Coordinator shall submit completed PIC check-list to Operations after being signed by QM</w:delText>
        </w:r>
      </w:del>
      <w:r>
        <w:rPr>
          <w:i/>
          <w:iCs/>
          <w:sz w:val="18"/>
          <w:szCs w:val="18"/>
        </w:rPr>
        <w:t>."</w:t>
      </w:r>
    </w:p>
    <w:p w14:paraId="27C0EBF7" w14:textId="23892D80" w:rsidR="001C0BBA" w:rsidRDefault="001C0BBA" w:rsidP="001C0BBA">
      <w:pPr>
        <w:spacing w:after="40"/>
      </w:pPr>
      <w:r>
        <w:rPr>
          <w:b/>
          <w:bCs/>
          <w:color w:val="2ECC71"/>
          <w:sz w:val="18"/>
          <w:szCs w:val="18"/>
        </w:rPr>
        <w:t xml:space="preserve">Keep when: </w:t>
      </w:r>
      <w:ins w:id="1471" w:author="Medetov, Nauryzbek [Tengizchevroil]" w:date="2026-07-12T17:13:00Z" w16du:dateUtc="2026-07-12T12:13:00Z">
        <w:r w:rsidR="00924280">
          <w:rPr>
            <w:sz w:val="18"/>
            <w:szCs w:val="18"/>
          </w:rPr>
          <w:t>Line 62 is kept</w:t>
        </w:r>
      </w:ins>
      <w:del w:id="1472" w:author="Medetov, Nauryzbek [Tengizchevroil]" w:date="2026-07-12T17:13:00Z" w16du:dateUtc="2026-07-12T12:13:00Z">
        <w:r w:rsidDel="00924280">
          <w:rPr>
            <w:sz w:val="18"/>
            <w:szCs w:val="18"/>
          </w:rPr>
          <w:delText>Default include</w:delText>
        </w:r>
      </w:del>
    </w:p>
    <w:p w14:paraId="2F2927E4" w14:textId="55CA2A15" w:rsidR="001C0BBA" w:rsidRDefault="001C0BBA" w:rsidP="001C0BBA">
      <w:pPr>
        <w:spacing w:after="40"/>
        <w:rPr>
          <w:ins w:id="1473" w:author="Medetov, Nauryzbek [Tengizchevroil]" w:date="2026-07-12T17:17:00Z" w16du:dateUtc="2026-07-12T12:17:00Z"/>
          <w:sz w:val="18"/>
          <w:szCs w:val="18"/>
        </w:rPr>
      </w:pPr>
      <w:r>
        <w:rPr>
          <w:b/>
          <w:bCs/>
          <w:color w:val="C0392B"/>
          <w:sz w:val="18"/>
          <w:szCs w:val="18"/>
        </w:rPr>
        <w:t xml:space="preserve">Remove when: </w:t>
      </w:r>
      <w:del w:id="1474" w:author="Medetov, Nauryzbek [Tengizchevroil]" w:date="2026-07-12T17:13:00Z" w16du:dateUtc="2026-07-12T12:13:00Z">
        <w:r w:rsidDel="00924280">
          <w:rPr>
            <w:sz w:val="18"/>
            <w:szCs w:val="18"/>
          </w:rPr>
          <w:delText>Engineer omission is observed in real EWOs but should be kept</w:delText>
        </w:r>
      </w:del>
      <w:ins w:id="1475" w:author="Medetov, Nauryzbek [Tengizchevroil]" w:date="2026-07-12T17:13:00Z" w16du:dateUtc="2026-07-12T12:13:00Z">
        <w:r w:rsidR="00924280">
          <w:rPr>
            <w:sz w:val="18"/>
            <w:szCs w:val="18"/>
          </w:rPr>
          <w:t>Otherwise</w:t>
        </w:r>
      </w:ins>
    </w:p>
    <w:p w14:paraId="58928CAC" w14:textId="77777777" w:rsidR="00100E0D" w:rsidRDefault="00100E0D" w:rsidP="001C0BBA">
      <w:pPr>
        <w:spacing w:after="40"/>
      </w:pPr>
    </w:p>
    <w:p w14:paraId="58EC2267" w14:textId="658D603A" w:rsidR="001C0BBA" w:rsidDel="00924280" w:rsidRDefault="001C0BBA" w:rsidP="001C0BBA">
      <w:pPr>
        <w:spacing w:after="100"/>
        <w:rPr>
          <w:del w:id="1476" w:author="Medetov, Nauryzbek [Tengizchevroil]" w:date="2026-07-12T17:13:00Z" w16du:dateUtc="2026-07-12T12:13:00Z"/>
        </w:rPr>
      </w:pPr>
      <w:del w:id="1477" w:author="Medetov, Nauryzbek [Tengizchevroil]" w:date="2026-07-12T17:13:00Z" w16du:dateUtc="2026-07-12T12:13:00Z">
        <w:r w:rsidDel="00924280">
          <w:rPr>
            <w:b/>
            <w:bCs/>
            <w:color w:val="F4831F"/>
            <w:sz w:val="18"/>
            <w:szCs w:val="18"/>
          </w:rPr>
          <w:delText xml:space="preserve">Note: </w:delText>
        </w:r>
        <w:r w:rsidDel="00924280">
          <w:rPr>
            <w:i/>
            <w:iCs/>
            <w:sz w:val="18"/>
            <w:szCs w:val="18"/>
          </w:rPr>
          <w:delText>v1.1: validated. EWO 2013037 omitted; EWO-25-0085 included. AI should default to keeping it.</w:delText>
        </w:r>
      </w:del>
    </w:p>
    <w:p w14:paraId="75F0BBAE" w14:textId="344490DF" w:rsidR="001C0BBA" w:rsidRDefault="001C0BBA" w:rsidP="001C0BBA">
      <w:pPr>
        <w:shd w:val="clear" w:color="auto" w:fill="F4F6F8"/>
        <w:spacing w:before="160" w:after="60"/>
      </w:pPr>
      <w:r>
        <w:rPr>
          <w:b/>
          <w:bCs/>
          <w:color w:val="0D1B2A"/>
        </w:rPr>
        <w:t xml:space="preserve">Line </w:t>
      </w:r>
      <w:ins w:id="1478" w:author="Medetov, Nauryzbek [Tengizchevroil]" w:date="2026-07-12T17:14:00Z" w16du:dateUtc="2026-07-12T12:14:00Z">
        <w:r w:rsidR="00EF2191">
          <w:rPr>
            <w:b/>
            <w:bCs/>
            <w:color w:val="0D1B2A"/>
          </w:rPr>
          <w:t>65</w:t>
        </w:r>
      </w:ins>
      <w:del w:id="1479" w:author="Medetov, Nauryzbek [Tengizchevroil]" w:date="2026-07-12T17:14:00Z" w16du:dateUtc="2026-07-12T12:14:00Z">
        <w:r w:rsidDel="00EF2191">
          <w:rPr>
            <w:b/>
            <w:bCs/>
            <w:color w:val="0D1B2A"/>
          </w:rPr>
          <w:delText>77</w:delText>
        </w:r>
      </w:del>
      <w:r>
        <w:rPr>
          <w:b/>
          <w:bCs/>
          <w:color w:val="1A9FD8"/>
          <w:sz w:val="18"/>
          <w:szCs w:val="18"/>
        </w:rPr>
        <w:t xml:space="preserve">  ·  Color: BLU</w:t>
      </w:r>
      <w:r>
        <w:rPr>
          <w:i/>
          <w:iCs/>
          <w:color w:val="F4831F"/>
          <w:sz w:val="18"/>
          <w:szCs w:val="18"/>
        </w:rPr>
        <w:t xml:space="preserve">  ·  Pattern Always-include</w:t>
      </w:r>
    </w:p>
    <w:p w14:paraId="2F5D027D" w14:textId="77777777" w:rsidR="001C0BBA" w:rsidRDefault="001C0BBA" w:rsidP="001C0BBA">
      <w:pPr>
        <w:spacing w:after="60"/>
      </w:pPr>
      <w:r>
        <w:rPr>
          <w:b/>
          <w:bCs/>
          <w:color w:val="4A5568"/>
          <w:sz w:val="18"/>
          <w:szCs w:val="18"/>
        </w:rPr>
        <w:t xml:space="preserve">Text: </w:t>
      </w:r>
      <w:r>
        <w:rPr>
          <w:i/>
          <w:iCs/>
          <w:sz w:val="18"/>
          <w:szCs w:val="18"/>
        </w:rPr>
        <w:t>"Conduct PSSR and close out A-category punch points."</w:t>
      </w:r>
    </w:p>
    <w:p w14:paraId="1E354E0D" w14:textId="54687F04" w:rsidR="001C0BBA" w:rsidRDefault="001C0BBA" w:rsidP="001C0BBA">
      <w:pPr>
        <w:spacing w:after="40"/>
      </w:pPr>
      <w:r>
        <w:rPr>
          <w:b/>
          <w:bCs/>
          <w:color w:val="2ECC71"/>
          <w:sz w:val="18"/>
          <w:szCs w:val="18"/>
        </w:rPr>
        <w:t xml:space="preserve">Keep when: </w:t>
      </w:r>
      <w:ins w:id="1480" w:author="Medetov, Nauryzbek [Tengizchevroil]" w:date="2026-07-12T17:14:00Z" w16du:dateUtc="2026-07-12T12:14:00Z">
        <w:r w:rsidR="004063A3">
          <w:rPr>
            <w:sz w:val="18"/>
            <w:szCs w:val="18"/>
          </w:rPr>
          <w:t>Line 64 is kept</w:t>
        </w:r>
      </w:ins>
      <w:del w:id="1481" w:author="Medetov, Nauryzbek [Tengizchevroil]" w:date="2026-07-12T17:14:00Z" w16du:dateUtc="2026-07-12T12:14:00Z">
        <w:r w:rsidDel="004063A3">
          <w:rPr>
            <w:sz w:val="18"/>
            <w:szCs w:val="18"/>
          </w:rPr>
          <w:delText>Always</w:delText>
        </w:r>
      </w:del>
    </w:p>
    <w:p w14:paraId="7E001DFD" w14:textId="77777777" w:rsidR="001C0BBA" w:rsidRDefault="001C0BBA" w:rsidP="001C0BBA">
      <w:pPr>
        <w:spacing w:after="40"/>
      </w:pPr>
      <w:r>
        <w:rPr>
          <w:b/>
          <w:bCs/>
          <w:color w:val="C0392B"/>
          <w:sz w:val="18"/>
          <w:szCs w:val="18"/>
        </w:rPr>
        <w:t xml:space="preserve">Remove when: </w:t>
      </w:r>
      <w:r>
        <w:rPr>
          <w:sz w:val="18"/>
          <w:szCs w:val="18"/>
        </w:rPr>
        <w:t>Never</w:t>
      </w:r>
    </w:p>
    <w:p w14:paraId="658B67DF" w14:textId="77963EDD" w:rsidR="001C0BBA" w:rsidRDefault="001C0BBA" w:rsidP="001C0BBA">
      <w:pPr>
        <w:shd w:val="clear" w:color="auto" w:fill="F4F6F8"/>
        <w:spacing w:before="160" w:after="60"/>
      </w:pPr>
      <w:r>
        <w:rPr>
          <w:b/>
          <w:bCs/>
          <w:color w:val="0D1B2A"/>
        </w:rPr>
        <w:t xml:space="preserve">Line </w:t>
      </w:r>
      <w:ins w:id="1482" w:author="Medetov, Nauryzbek [Tengizchevroil]" w:date="2026-07-12T17:19:00Z" w16du:dateUtc="2026-07-12T12:19:00Z">
        <w:r w:rsidR="00D40B92">
          <w:rPr>
            <w:b/>
            <w:bCs/>
            <w:color w:val="0D1B2A"/>
          </w:rPr>
          <w:t>66</w:t>
        </w:r>
      </w:ins>
      <w:del w:id="1483" w:author="Medetov, Nauryzbek [Tengizchevroil]" w:date="2026-07-12T17:19:00Z" w16du:dateUtc="2026-07-12T12:19:00Z">
        <w:r w:rsidDel="00D40B92">
          <w:rPr>
            <w:b/>
            <w:bCs/>
            <w:color w:val="0D1B2A"/>
          </w:rPr>
          <w:delText>78</w:delText>
        </w:r>
      </w:del>
      <w:r>
        <w:rPr>
          <w:b/>
          <w:bCs/>
          <w:color w:val="2ECC71"/>
          <w:sz w:val="18"/>
          <w:szCs w:val="18"/>
        </w:rPr>
        <w:t xml:space="preserve">  ·  Color: GRN/BLU2/RED</w:t>
      </w:r>
      <w:r>
        <w:rPr>
          <w:i/>
          <w:iCs/>
          <w:color w:val="F4831F"/>
          <w:sz w:val="18"/>
          <w:szCs w:val="18"/>
        </w:rPr>
        <w:t xml:space="preserve">  ·  Pattern A + B + C</w:t>
      </w:r>
    </w:p>
    <w:p w14:paraId="301CC4AF" w14:textId="2624182C" w:rsidR="001C0BBA" w:rsidRDefault="001C0BBA" w:rsidP="001C0BBA">
      <w:pPr>
        <w:spacing w:after="60"/>
      </w:pPr>
      <w:r>
        <w:rPr>
          <w:b/>
          <w:bCs/>
          <w:color w:val="4A5568"/>
          <w:sz w:val="18"/>
          <w:szCs w:val="18"/>
        </w:rPr>
        <w:t xml:space="preserve">Text: </w:t>
      </w:r>
      <w:r>
        <w:rPr>
          <w:i/>
          <w:iCs/>
          <w:sz w:val="18"/>
          <w:szCs w:val="18"/>
        </w:rPr>
        <w:t>"</w:t>
      </w:r>
      <w:ins w:id="1484" w:author="Medetov, Nauryzbek [Tengizchevroil]" w:date="2026-07-12T17:15:00Z" w16du:dateUtc="2026-07-12T12:15:00Z">
        <w:r w:rsidR="00375966" w:rsidRPr="00375966">
          <w:rPr>
            <w:i/>
            <w:iCs/>
            <w:sz w:val="18"/>
            <w:szCs w:val="18"/>
          </w:rPr>
          <w:t>Following PSSR reinstate / install insulation and cladding, as per TES IRM-SU-1381-TCO and as specified on isometric drawing 00-YYYY-L-ZZZZ.</w:t>
        </w:r>
        <w:r w:rsidR="00375966">
          <w:rPr>
            <w:i/>
            <w:iCs/>
            <w:sz w:val="18"/>
            <w:szCs w:val="18"/>
          </w:rPr>
          <w:t>”</w:t>
        </w:r>
      </w:ins>
      <w:del w:id="1485" w:author="Medetov, Nauryzbek [Tengizchevroil]" w:date="2026-07-12T17:15:00Z" w16du:dateUtc="2026-07-12T12:15:00Z">
        <w:r w:rsidDel="00375966">
          <w:rPr>
            <w:i/>
            <w:iCs/>
            <w:sz w:val="18"/>
            <w:szCs w:val="18"/>
          </w:rPr>
          <w:delText>Following PSSR reinstate / install insulation and cladding per TES IRM-SU-1381-TCO / IRM-SU-2634-TCO and isometric drawing 00-YYYY-L-ZZZZ."</w:delText>
        </w:r>
      </w:del>
    </w:p>
    <w:p w14:paraId="5AB22BEA" w14:textId="65107194" w:rsidR="001C0BBA" w:rsidRDefault="001C0BBA" w:rsidP="001C0BBA">
      <w:pPr>
        <w:spacing w:after="40"/>
      </w:pPr>
      <w:r>
        <w:rPr>
          <w:b/>
          <w:bCs/>
          <w:color w:val="2ECC71"/>
          <w:sz w:val="18"/>
          <w:szCs w:val="18"/>
        </w:rPr>
        <w:t xml:space="preserve">Keep when: </w:t>
      </w:r>
      <w:ins w:id="1486" w:author="Medetov, Nauryzbek [Tengizchevroil]" w:date="2026-07-12T17:16:00Z" w16du:dateUtc="2026-07-12T12:16:00Z">
        <w:r w:rsidR="00335BB6">
          <w:rPr>
            <w:sz w:val="18"/>
            <w:szCs w:val="18"/>
          </w:rPr>
          <w:t>Line 42 is kept</w:t>
        </w:r>
      </w:ins>
      <w:del w:id="1487" w:author="Medetov, Nauryzbek [Tengizchevroil]" w:date="2026-07-12T17:16:00Z" w16du:dateUtc="2026-07-12T12:16:00Z">
        <w:r w:rsidDel="00335BB6">
          <w:rPr>
            <w:sz w:val="18"/>
            <w:szCs w:val="18"/>
          </w:rPr>
          <w:delText>insulation_type != None</w:delText>
        </w:r>
      </w:del>
    </w:p>
    <w:p w14:paraId="004B8EA5" w14:textId="17AFC362" w:rsidR="001C0BBA" w:rsidRDefault="001C0BBA" w:rsidP="001C0BBA">
      <w:pPr>
        <w:spacing w:after="40"/>
      </w:pPr>
      <w:r>
        <w:rPr>
          <w:b/>
          <w:bCs/>
          <w:color w:val="C0392B"/>
          <w:sz w:val="18"/>
          <w:szCs w:val="18"/>
        </w:rPr>
        <w:t xml:space="preserve">Remove when: </w:t>
      </w:r>
      <w:ins w:id="1488" w:author="Medetov, Nauryzbek [Tengizchevroil]" w:date="2026-07-12T17:16:00Z" w16du:dateUtc="2026-07-12T12:16:00Z">
        <w:r w:rsidR="00335BB6">
          <w:rPr>
            <w:sz w:val="18"/>
            <w:szCs w:val="18"/>
          </w:rPr>
          <w:t>Otherwise</w:t>
        </w:r>
      </w:ins>
      <w:del w:id="1489" w:author="Medetov, Nauryzbek [Tengizchevroil]" w:date="2026-07-12T17:16:00Z" w16du:dateUtc="2026-07-12T12:16:00Z">
        <w:r w:rsidDel="00335BB6">
          <w:rPr>
            <w:sz w:val="18"/>
            <w:szCs w:val="18"/>
          </w:rPr>
          <w:delText>Bare piping</w:delText>
        </w:r>
      </w:del>
    </w:p>
    <w:p w14:paraId="6DAC1339" w14:textId="77777777" w:rsidR="001C0BBA" w:rsidRDefault="001C0BBA" w:rsidP="001C0BBA">
      <w:pPr>
        <w:spacing w:after="40"/>
      </w:pPr>
      <w:r>
        <w:rPr>
          <w:b/>
          <w:bCs/>
          <w:color w:val="4A5568"/>
          <w:sz w:val="18"/>
          <w:szCs w:val="18"/>
        </w:rPr>
        <w:t xml:space="preserve">Inputs needed: </w:t>
      </w:r>
      <w:r>
        <w:rPr>
          <w:rFonts w:ascii="Consolas" w:eastAsia="Consolas" w:hAnsi="Consolas" w:cs="Consolas"/>
          <w:sz w:val="18"/>
          <w:szCs w:val="18"/>
        </w:rPr>
        <w:t>insulation_type, placeholders_dwg</w:t>
      </w:r>
    </w:p>
    <w:p w14:paraId="7D6A7641" w14:textId="099AF71F" w:rsidR="001C0BBA" w:rsidRDefault="001C0BBA" w:rsidP="001C0BBA">
      <w:pPr>
        <w:spacing w:after="40"/>
      </w:pPr>
      <w:r>
        <w:rPr>
          <w:b/>
          <w:bCs/>
          <w:color w:val="4A5568"/>
          <w:sz w:val="18"/>
          <w:szCs w:val="18"/>
        </w:rPr>
        <w:t xml:space="preserve">RAG sources: </w:t>
      </w:r>
      <w:r>
        <w:rPr>
          <w:i/>
          <w:iCs/>
          <w:color w:val="8FA3B1"/>
          <w:sz w:val="18"/>
          <w:szCs w:val="18"/>
        </w:rPr>
        <w:t>IRM-SU-1381</w:t>
      </w:r>
      <w:ins w:id="1490" w:author="Medetov, Nauryzbek [Tengizchevroil]" w:date="2026-07-12T17:18:00Z" w16du:dateUtc="2026-07-12T12:18:00Z">
        <w:r w:rsidR="003C5695">
          <w:rPr>
            <w:i/>
            <w:iCs/>
            <w:color w:val="8FA3B1"/>
            <w:sz w:val="18"/>
            <w:szCs w:val="18"/>
          </w:rPr>
          <w:t>.</w:t>
        </w:r>
      </w:ins>
      <w:del w:id="1491" w:author="Medetov, Nauryzbek [Tengizchevroil]" w:date="2026-07-12T17:18:00Z" w16du:dateUtc="2026-07-12T12:18:00Z">
        <w:r w:rsidDel="003C5695">
          <w:rPr>
            <w:i/>
            <w:iCs/>
            <w:color w:val="8FA3B1"/>
            <w:sz w:val="18"/>
            <w:szCs w:val="18"/>
          </w:rPr>
          <w:delText xml:space="preserve"> (hot), IRM-SU-2634 (cold)</w:delText>
        </w:r>
      </w:del>
    </w:p>
    <w:p w14:paraId="1EA296B7" w14:textId="77777777" w:rsidR="003C5695" w:rsidRDefault="003C5695" w:rsidP="003C5695">
      <w:pPr>
        <w:rPr>
          <w:ins w:id="1492" w:author="Medetov, Nauryzbek [Tengizchevroil]" w:date="2026-07-12T17:18:00Z" w16du:dateUtc="2026-07-12T12:18:00Z"/>
          <w:i/>
          <w:iCs/>
          <w:sz w:val="18"/>
          <w:szCs w:val="18"/>
        </w:rPr>
      </w:pPr>
      <w:ins w:id="1493" w:author="Medetov, Nauryzbek [Tengizchevroil]" w:date="2026-07-12T17:18:00Z" w16du:dateUtc="2026-07-12T12:18:00Z">
        <w:r>
          <w:rPr>
            <w:b/>
            <w:bCs/>
            <w:color w:val="F4831F"/>
            <w:sz w:val="18"/>
            <w:szCs w:val="18"/>
          </w:rPr>
          <w:t xml:space="preserve">Note: </w:t>
        </w:r>
        <w:r w:rsidRPr="00D9721A">
          <w:rPr>
            <w:i/>
            <w:iCs/>
            <w:sz w:val="18"/>
            <w:szCs w:val="18"/>
          </w:rPr>
          <w:t>00-YYYY-L-ZZZ</w:t>
        </w:r>
        <w:r>
          <w:rPr>
            <w:i/>
            <w:iCs/>
            <w:sz w:val="18"/>
            <w:szCs w:val="18"/>
          </w:rPr>
          <w:t xml:space="preserve"> number should propagate from Line 47a. </w:t>
        </w:r>
      </w:ins>
    </w:p>
    <w:p w14:paraId="5E7CBDB9" w14:textId="613F7572" w:rsidR="003C5695" w:rsidRDefault="003C5695" w:rsidP="003C5695">
      <w:pPr>
        <w:rPr>
          <w:ins w:id="1494" w:author="Medetov, Nauryzbek [Tengizchevroil]" w:date="2026-07-12T17:18:00Z" w16du:dateUtc="2026-07-12T12:18:00Z"/>
          <w:rFonts w:ascii="Cambria Math" w:hAnsi="Cambria Math" w:cs="Cambria Math"/>
          <w:sz w:val="18"/>
          <w:szCs w:val="18"/>
        </w:rPr>
      </w:pPr>
      <w:ins w:id="1495" w:author="Medetov, Nauryzbek [Tengizchevroil]" w:date="2026-07-12T17:18:00Z" w16du:dateUtc="2026-07-12T12:18:00Z">
        <w:r>
          <w:rPr>
            <w:b/>
            <w:bCs/>
            <w:color w:val="F4831F"/>
            <w:sz w:val="18"/>
            <w:szCs w:val="18"/>
          </w:rPr>
          <w:t xml:space="preserve">Note: </w:t>
        </w:r>
        <w:r>
          <w:rPr>
            <w:sz w:val="18"/>
            <w:szCs w:val="18"/>
          </w:rPr>
          <w:t xml:space="preserve">ISO or Sketch </w:t>
        </w:r>
        <w:r w:rsidRPr="00262C23">
          <w:rPr>
            <w:rFonts w:ascii="Cambria Math" w:hAnsi="Cambria Math" w:cs="Cambria Math"/>
            <w:sz w:val="18"/>
            <w:szCs w:val="18"/>
          </w:rPr>
          <w:t>∈</w:t>
        </w:r>
        <w:r w:rsidRPr="00D9721A">
          <w:rPr>
            <w:sz w:val="18"/>
            <w:szCs w:val="18"/>
          </w:rPr>
          <w:t xml:space="preserve"> </w:t>
        </w:r>
      </w:ins>
      <w:ins w:id="1496" w:author="Medetov, Nauryzbek [Tengizchevroil]" w:date="2026-07-12T17:19:00Z" w16du:dateUtc="2026-07-12T12:19:00Z">
        <w:r w:rsidR="00D40B92">
          <w:rPr>
            <w:sz w:val="18"/>
            <w:szCs w:val="18"/>
          </w:rPr>
          <w:t>INSULATION</w:t>
        </w:r>
      </w:ins>
      <w:ins w:id="1497" w:author="Medetov, Nauryzbek [Tengizchevroil]" w:date="2026-07-12T17:18:00Z" w16du:dateUtc="2026-07-12T12:18:00Z">
        <w:r w:rsidRPr="00D9721A">
          <w:rPr>
            <w:sz w:val="18"/>
            <w:szCs w:val="18"/>
          </w:rPr>
          <w:t xml:space="preserve"> ≠ </w:t>
        </w:r>
      </w:ins>
      <w:ins w:id="1498" w:author="Medetov, Nauryzbek [Tengizchevroil]" w:date="2026-07-12T17:19:00Z" w16du:dateUtc="2026-07-12T12:19:00Z">
        <w:r w:rsidR="00D40B92">
          <w:rPr>
            <w:sz w:val="18"/>
            <w:szCs w:val="18"/>
          </w:rPr>
          <w:t>N/A</w:t>
        </w:r>
      </w:ins>
      <w:ins w:id="1499" w:author="Medetov, Nauryzbek [Tengizchevroil]" w:date="2026-07-12T17:18:00Z" w16du:dateUtc="2026-07-12T12:18:00Z">
        <w:r w:rsidRPr="00D9721A">
          <w:rPr>
            <w:sz w:val="18"/>
            <w:szCs w:val="18"/>
          </w:rPr>
          <w:t>. (Potentially, it is a result of phase 2 when drawing is parsed and tabular data retrieved</w:t>
        </w:r>
        <w:r>
          <w:rPr>
            <w:rFonts w:ascii="Cambria Math" w:hAnsi="Cambria Math" w:cs="Cambria Math"/>
            <w:sz w:val="18"/>
            <w:szCs w:val="18"/>
          </w:rPr>
          <w:t>.)</w:t>
        </w:r>
      </w:ins>
    </w:p>
    <w:p w14:paraId="78479046" w14:textId="35ABE5FB" w:rsidR="001C0BBA" w:rsidDel="003C2A04" w:rsidRDefault="001C0BBA" w:rsidP="001C0BBA">
      <w:pPr>
        <w:shd w:val="clear" w:color="auto" w:fill="F4F6F8"/>
        <w:spacing w:before="160" w:after="60"/>
        <w:rPr>
          <w:del w:id="1500" w:author="Medetov, Nauryzbek [Tengizchevroil]" w:date="2026-07-12T17:18:00Z" w16du:dateUtc="2026-07-12T12:18:00Z"/>
          <w:b/>
          <w:bCs/>
          <w:color w:val="F4831F"/>
          <w:sz w:val="18"/>
          <w:szCs w:val="18"/>
        </w:rPr>
      </w:pPr>
      <w:del w:id="1501" w:author="Medetov, Nauryzbek [Tengizchevroil]" w:date="2026-07-12T17:18:00Z" w16du:dateUtc="2026-07-12T12:18:00Z">
        <w:r w:rsidDel="003C5695">
          <w:rPr>
            <w:b/>
            <w:bCs/>
            <w:color w:val="F4831F"/>
            <w:sz w:val="18"/>
            <w:szCs w:val="18"/>
          </w:rPr>
          <w:delText xml:space="preserve">Note: </w:delText>
        </w:r>
        <w:r w:rsidDel="003C5695">
          <w:rPr>
            <w:i/>
            <w:iCs/>
            <w:sz w:val="18"/>
            <w:szCs w:val="18"/>
          </w:rPr>
          <w:delText>Pick IRM-SU spec based on insulation_type.</w:delText>
        </w:r>
      </w:del>
    </w:p>
    <w:p w14:paraId="68D7D642" w14:textId="77777777" w:rsidR="003C2A04" w:rsidRDefault="003C2A04" w:rsidP="001C0BBA">
      <w:pPr>
        <w:spacing w:after="100"/>
        <w:rPr>
          <w:ins w:id="1502" w:author="Medetov, Nauryzbek [Tengizchevroil]" w:date="2026-07-12T17:20:00Z" w16du:dateUtc="2026-07-12T12:20:00Z"/>
          <w:b/>
          <w:bCs/>
          <w:color w:val="F4831F"/>
          <w:sz w:val="18"/>
          <w:szCs w:val="18"/>
        </w:rPr>
      </w:pPr>
    </w:p>
    <w:p w14:paraId="495F8642" w14:textId="77777777" w:rsidR="003C2A04" w:rsidRDefault="003C2A04" w:rsidP="001C0BBA">
      <w:pPr>
        <w:spacing w:after="100"/>
        <w:rPr>
          <w:ins w:id="1503" w:author="Medetov, Nauryzbek [Tengizchevroil]" w:date="2026-07-12T17:20:00Z" w16du:dateUtc="2026-07-12T12:20:00Z"/>
          <w:b/>
          <w:bCs/>
          <w:color w:val="F4831F"/>
          <w:sz w:val="18"/>
          <w:szCs w:val="18"/>
        </w:rPr>
      </w:pPr>
    </w:p>
    <w:p w14:paraId="4A4F5436" w14:textId="77777777" w:rsidR="003C2A04" w:rsidRDefault="003C2A04" w:rsidP="001C0BBA">
      <w:pPr>
        <w:spacing w:after="100"/>
        <w:rPr>
          <w:ins w:id="1504" w:author="Medetov, Nauryzbek [Tengizchevroil]" w:date="2026-07-12T17:20:00Z" w16du:dateUtc="2026-07-12T12:20:00Z"/>
          <w:b/>
          <w:bCs/>
          <w:color w:val="F4831F"/>
          <w:sz w:val="18"/>
          <w:szCs w:val="18"/>
        </w:rPr>
      </w:pPr>
    </w:p>
    <w:p w14:paraId="150BBB8E" w14:textId="77777777" w:rsidR="003C2A04" w:rsidRDefault="003C2A04" w:rsidP="001C0BBA">
      <w:pPr>
        <w:spacing w:after="100"/>
        <w:rPr>
          <w:ins w:id="1505" w:author="Medetov, Nauryzbek [Tengizchevroil]" w:date="2026-07-12T17:20:00Z" w16du:dateUtc="2026-07-12T12:20:00Z"/>
        </w:rPr>
      </w:pPr>
    </w:p>
    <w:p w14:paraId="6C76C696" w14:textId="14A49464" w:rsidR="001C0BBA" w:rsidRDefault="001C0BBA" w:rsidP="001C0BBA">
      <w:pPr>
        <w:shd w:val="clear" w:color="auto" w:fill="F4F6F8"/>
        <w:spacing w:before="160" w:after="60"/>
      </w:pPr>
      <w:r>
        <w:rPr>
          <w:b/>
          <w:bCs/>
          <w:color w:val="0D1B2A"/>
        </w:rPr>
        <w:t xml:space="preserve">Line </w:t>
      </w:r>
      <w:ins w:id="1506" w:author="Medetov, Nauryzbek [Tengizchevroil]" w:date="2026-07-12T17:20:00Z" w16du:dateUtc="2026-07-12T12:20:00Z">
        <w:r w:rsidR="003C2A04">
          <w:rPr>
            <w:b/>
            <w:bCs/>
            <w:color w:val="0D1B2A"/>
          </w:rPr>
          <w:t>67</w:t>
        </w:r>
      </w:ins>
      <w:del w:id="1507" w:author="Medetov, Nauryzbek [Tengizchevroil]" w:date="2026-07-12T17:20:00Z" w16du:dateUtc="2026-07-12T12:20:00Z">
        <w:r w:rsidDel="003C2A04">
          <w:rPr>
            <w:b/>
            <w:bCs/>
            <w:color w:val="0D1B2A"/>
          </w:rPr>
          <w:delText>79</w:delText>
        </w:r>
      </w:del>
      <w:r>
        <w:rPr>
          <w:b/>
          <w:bCs/>
          <w:color w:val="2ECC71"/>
          <w:sz w:val="18"/>
          <w:szCs w:val="18"/>
        </w:rPr>
        <w:t xml:space="preserve">  ·  Color: GRN/BLU</w:t>
      </w:r>
      <w:r>
        <w:rPr>
          <w:i/>
          <w:iCs/>
          <w:color w:val="F4831F"/>
          <w:sz w:val="18"/>
          <w:szCs w:val="18"/>
        </w:rPr>
        <w:t xml:space="preserve">  ·  Pattern Always-include</w:t>
      </w:r>
    </w:p>
    <w:p w14:paraId="23AD5DC2" w14:textId="77777777" w:rsidR="001C0BBA" w:rsidRDefault="001C0BBA" w:rsidP="001C0BBA">
      <w:pPr>
        <w:spacing w:after="60"/>
      </w:pPr>
      <w:r>
        <w:rPr>
          <w:b/>
          <w:bCs/>
          <w:color w:val="4A5568"/>
          <w:sz w:val="18"/>
          <w:szCs w:val="18"/>
        </w:rPr>
        <w:t xml:space="preserve">Text: </w:t>
      </w:r>
      <w:r>
        <w:rPr>
          <w:i/>
          <w:iCs/>
          <w:sz w:val="18"/>
          <w:szCs w:val="18"/>
        </w:rPr>
        <w:t>"Close out all B-category punch points and remove associated scaffolding."</w:t>
      </w:r>
    </w:p>
    <w:p w14:paraId="4CF2994B" w14:textId="1FEF655B" w:rsidR="001C0BBA" w:rsidRDefault="001C0BBA" w:rsidP="001C0BBA">
      <w:pPr>
        <w:spacing w:after="40"/>
      </w:pPr>
      <w:r>
        <w:rPr>
          <w:b/>
          <w:bCs/>
          <w:color w:val="2ECC71"/>
          <w:sz w:val="18"/>
          <w:szCs w:val="18"/>
        </w:rPr>
        <w:t xml:space="preserve">Keep when: </w:t>
      </w:r>
      <w:ins w:id="1508" w:author="Medetov, Nauryzbek [Tengizchevroil]" w:date="2026-07-12T17:21:00Z" w16du:dateUtc="2026-07-12T12:21:00Z">
        <w:r w:rsidR="0047735F">
          <w:rPr>
            <w:sz w:val="18"/>
            <w:szCs w:val="18"/>
          </w:rPr>
          <w:t xml:space="preserve">Line </w:t>
        </w:r>
        <w:r w:rsidR="0025371E">
          <w:rPr>
            <w:sz w:val="18"/>
            <w:szCs w:val="18"/>
          </w:rPr>
          <w:t>66</w:t>
        </w:r>
        <w:r w:rsidR="0047735F">
          <w:rPr>
            <w:sz w:val="18"/>
            <w:szCs w:val="18"/>
          </w:rPr>
          <w:t xml:space="preserve"> is kept</w:t>
        </w:r>
      </w:ins>
      <w:del w:id="1509" w:author="Medetov, Nauryzbek [Tengizchevroil]" w:date="2026-07-12T17:21:00Z" w16du:dateUtc="2026-07-12T12:21:00Z">
        <w:r w:rsidDel="0047735F">
          <w:rPr>
            <w:sz w:val="18"/>
            <w:szCs w:val="18"/>
          </w:rPr>
          <w:delText>Always</w:delText>
        </w:r>
      </w:del>
    </w:p>
    <w:p w14:paraId="11EFA678" w14:textId="532DFBB5" w:rsidR="001C0BBA" w:rsidRDefault="001C0BBA" w:rsidP="001C0BBA">
      <w:pPr>
        <w:spacing w:after="40"/>
      </w:pPr>
      <w:r>
        <w:rPr>
          <w:b/>
          <w:bCs/>
          <w:color w:val="C0392B"/>
          <w:sz w:val="18"/>
          <w:szCs w:val="18"/>
        </w:rPr>
        <w:t xml:space="preserve">Remove when: </w:t>
      </w:r>
      <w:ins w:id="1510" w:author="Medetov, Nauryzbek [Tengizchevroil]" w:date="2026-07-12T17:21:00Z" w16du:dateUtc="2026-07-12T12:21:00Z">
        <w:r w:rsidR="0047735F">
          <w:rPr>
            <w:sz w:val="18"/>
            <w:szCs w:val="18"/>
          </w:rPr>
          <w:t>Otherwise</w:t>
        </w:r>
      </w:ins>
      <w:del w:id="1511" w:author="Medetov, Nauryzbek [Tengizchevroil]" w:date="2026-07-12T17:21:00Z" w16du:dateUtc="2026-07-12T12:21:00Z">
        <w:r w:rsidDel="0047735F">
          <w:rPr>
            <w:sz w:val="18"/>
            <w:szCs w:val="18"/>
          </w:rPr>
          <w:delText>Never</w:delText>
        </w:r>
      </w:del>
    </w:p>
    <w:p w14:paraId="31D2035D" w14:textId="1DF9C26D" w:rsidR="001C0BBA" w:rsidRDefault="001C0BBA" w:rsidP="001C0BBA">
      <w:pPr>
        <w:shd w:val="clear" w:color="auto" w:fill="F4F6F8"/>
        <w:spacing w:before="160" w:after="60"/>
      </w:pPr>
      <w:r>
        <w:rPr>
          <w:b/>
          <w:bCs/>
          <w:color w:val="0D1B2A"/>
        </w:rPr>
        <w:t xml:space="preserve">Line </w:t>
      </w:r>
      <w:ins w:id="1512" w:author="Medetov, Nauryzbek [Tengizchevroil]" w:date="2026-07-12T17:22:00Z" w16du:dateUtc="2026-07-12T12:22:00Z">
        <w:r w:rsidR="003E4B7E">
          <w:rPr>
            <w:b/>
            <w:bCs/>
            <w:color w:val="0D1B2A"/>
          </w:rPr>
          <w:t>68</w:t>
        </w:r>
      </w:ins>
      <w:del w:id="1513" w:author="Medetov, Nauryzbek [Tengizchevroil]" w:date="2026-07-12T17:22:00Z" w16du:dateUtc="2026-07-12T12:22:00Z">
        <w:r w:rsidDel="003E4B7E">
          <w:rPr>
            <w:b/>
            <w:bCs/>
            <w:color w:val="0D1B2A"/>
          </w:rPr>
          <w:delText>80</w:delText>
        </w:r>
      </w:del>
      <w:r>
        <w:rPr>
          <w:b/>
          <w:bCs/>
          <w:color w:val="1A9FD8"/>
          <w:sz w:val="18"/>
          <w:szCs w:val="18"/>
        </w:rPr>
        <w:t xml:space="preserve">  ·  Color: BLU</w:t>
      </w:r>
      <w:r>
        <w:rPr>
          <w:i/>
          <w:iCs/>
          <w:color w:val="F4831F"/>
          <w:sz w:val="18"/>
          <w:szCs w:val="18"/>
        </w:rPr>
        <w:t xml:space="preserve">  ·  Pattern Always-include</w:t>
      </w:r>
    </w:p>
    <w:p w14:paraId="60D7E259" w14:textId="77777777" w:rsidR="001C0BBA" w:rsidRDefault="001C0BBA" w:rsidP="001C0BBA">
      <w:pPr>
        <w:spacing w:after="60"/>
      </w:pPr>
      <w:r>
        <w:rPr>
          <w:b/>
          <w:bCs/>
          <w:color w:val="4A5568"/>
          <w:sz w:val="18"/>
          <w:szCs w:val="18"/>
        </w:rPr>
        <w:t xml:space="preserve">Text: </w:t>
      </w:r>
      <w:r>
        <w:rPr>
          <w:i/>
          <w:iCs/>
          <w:sz w:val="18"/>
          <w:szCs w:val="18"/>
        </w:rPr>
        <w:t>"Clean up the work area and demobilize from site."</w:t>
      </w:r>
    </w:p>
    <w:p w14:paraId="551348D2" w14:textId="77777777" w:rsidR="001C0BBA" w:rsidRDefault="001C0BBA" w:rsidP="001C0BBA">
      <w:pPr>
        <w:spacing w:after="40"/>
      </w:pPr>
      <w:r>
        <w:rPr>
          <w:b/>
          <w:bCs/>
          <w:color w:val="2ECC71"/>
          <w:sz w:val="18"/>
          <w:szCs w:val="18"/>
        </w:rPr>
        <w:t xml:space="preserve">Keep when: </w:t>
      </w:r>
      <w:r>
        <w:rPr>
          <w:sz w:val="18"/>
          <w:szCs w:val="18"/>
        </w:rPr>
        <w:t>Always</w:t>
      </w:r>
    </w:p>
    <w:p w14:paraId="5FDD8DFC" w14:textId="77777777" w:rsidR="001C0BBA" w:rsidRDefault="001C0BBA" w:rsidP="001C0BBA">
      <w:pPr>
        <w:spacing w:after="40"/>
      </w:pPr>
      <w:r>
        <w:rPr>
          <w:b/>
          <w:bCs/>
          <w:color w:val="C0392B"/>
          <w:sz w:val="18"/>
          <w:szCs w:val="18"/>
        </w:rPr>
        <w:t xml:space="preserve">Remove when: </w:t>
      </w:r>
      <w:r>
        <w:rPr>
          <w:sz w:val="18"/>
          <w:szCs w:val="18"/>
        </w:rPr>
        <w:t>Never</w:t>
      </w:r>
    </w:p>
    <w:p w14:paraId="519CD363" w14:textId="77777777" w:rsidR="001C0BBA" w:rsidRDefault="001C0BBA" w:rsidP="001C0BBA">
      <w:pPr>
        <w:pStyle w:val="Heading2"/>
        <w:spacing w:before="200" w:after="100"/>
      </w:pPr>
      <w:r>
        <w:rPr>
          <w:rFonts w:ascii="Arial" w:eastAsia="Arial" w:hAnsi="Arial" w:cs="Arial"/>
        </w:rPr>
        <w:t>5.10. AFTER COMPLETION OF WORK</w:t>
      </w:r>
    </w:p>
    <w:p w14:paraId="08666AD0" w14:textId="1185F565" w:rsidR="001C0BBA" w:rsidRDefault="001C0BBA" w:rsidP="001C0BBA">
      <w:pPr>
        <w:shd w:val="clear" w:color="auto" w:fill="F4F6F8"/>
        <w:spacing w:before="160" w:after="60"/>
      </w:pPr>
      <w:r>
        <w:rPr>
          <w:b/>
          <w:bCs/>
          <w:color w:val="0D1B2A"/>
        </w:rPr>
        <w:t xml:space="preserve">Line </w:t>
      </w:r>
      <w:ins w:id="1514" w:author="Medetov, Nauryzbek [Tengizchevroil]" w:date="2026-07-12T17:22:00Z" w16du:dateUtc="2026-07-12T12:22:00Z">
        <w:r w:rsidR="00706B70">
          <w:rPr>
            <w:b/>
            <w:bCs/>
            <w:color w:val="0D1B2A"/>
          </w:rPr>
          <w:t>69</w:t>
        </w:r>
      </w:ins>
      <w:del w:id="1515" w:author="Medetov, Nauryzbek [Tengizchevroil]" w:date="2026-07-12T17:22:00Z" w16du:dateUtc="2026-07-12T12:22:00Z">
        <w:r w:rsidDel="00706B70">
          <w:rPr>
            <w:b/>
            <w:bCs/>
            <w:color w:val="0D1B2A"/>
          </w:rPr>
          <w:delText>81</w:delText>
        </w:r>
      </w:del>
      <w:r>
        <w:rPr>
          <w:b/>
          <w:bCs/>
          <w:color w:val="000000"/>
          <w:sz w:val="18"/>
          <w:szCs w:val="18"/>
        </w:rPr>
        <w:t xml:space="preserve">  ·  Color: BLK</w:t>
      </w:r>
      <w:r>
        <w:rPr>
          <w:i/>
          <w:iCs/>
          <w:color w:val="F4831F"/>
          <w:sz w:val="18"/>
          <w:szCs w:val="18"/>
        </w:rPr>
        <w:t xml:space="preserve">  ·  Pattern Structural</w:t>
      </w:r>
    </w:p>
    <w:p w14:paraId="5C1C6BFA" w14:textId="77777777" w:rsidR="001C0BBA" w:rsidRDefault="001C0BBA" w:rsidP="001C0BBA">
      <w:pPr>
        <w:spacing w:after="60"/>
      </w:pPr>
      <w:r>
        <w:rPr>
          <w:b/>
          <w:bCs/>
          <w:color w:val="4A5568"/>
          <w:sz w:val="18"/>
          <w:szCs w:val="18"/>
        </w:rPr>
        <w:t xml:space="preserve">Text: </w:t>
      </w:r>
      <w:r>
        <w:rPr>
          <w:i/>
          <w:iCs/>
          <w:sz w:val="18"/>
          <w:szCs w:val="18"/>
        </w:rPr>
        <w:t>"AFTER COMPLETION OF WORK</w:t>
      </w:r>
      <w:del w:id="1516" w:author="Medetov, Nauryzbek [Tengizchevroil]" w:date="2026-07-12T17:22:00Z" w16du:dateUtc="2026-07-12T12:22:00Z">
        <w:r w:rsidDel="00DA12A8">
          <w:rPr>
            <w:i/>
            <w:iCs/>
            <w:sz w:val="18"/>
            <w:szCs w:val="18"/>
          </w:rPr>
          <w:delText xml:space="preserve"> (section header)</w:delText>
        </w:r>
      </w:del>
      <w:r>
        <w:rPr>
          <w:i/>
          <w:iCs/>
          <w:sz w:val="18"/>
          <w:szCs w:val="18"/>
        </w:rPr>
        <w:t>"</w:t>
      </w:r>
    </w:p>
    <w:p w14:paraId="49673B6C" w14:textId="77777777" w:rsidR="001C0BBA" w:rsidRDefault="001C0BBA" w:rsidP="001C0BBA">
      <w:pPr>
        <w:spacing w:after="40"/>
      </w:pPr>
      <w:r>
        <w:rPr>
          <w:b/>
          <w:bCs/>
          <w:color w:val="2ECC71"/>
          <w:sz w:val="18"/>
          <w:szCs w:val="18"/>
        </w:rPr>
        <w:t xml:space="preserve">Keep when: </w:t>
      </w:r>
      <w:r>
        <w:rPr>
          <w:sz w:val="18"/>
          <w:szCs w:val="18"/>
        </w:rPr>
        <w:t>Always</w:t>
      </w:r>
    </w:p>
    <w:p w14:paraId="185F83C4" w14:textId="77777777" w:rsidR="001C0BBA" w:rsidRDefault="001C0BBA" w:rsidP="001C0BBA">
      <w:pPr>
        <w:spacing w:after="40"/>
      </w:pPr>
      <w:r>
        <w:rPr>
          <w:b/>
          <w:bCs/>
          <w:color w:val="C0392B"/>
          <w:sz w:val="18"/>
          <w:szCs w:val="18"/>
        </w:rPr>
        <w:t xml:space="preserve">Remove when: </w:t>
      </w:r>
      <w:r>
        <w:rPr>
          <w:sz w:val="18"/>
          <w:szCs w:val="18"/>
        </w:rPr>
        <w:t>Never</w:t>
      </w:r>
    </w:p>
    <w:p w14:paraId="234EAE67" w14:textId="4FA2736A" w:rsidR="001C0BBA" w:rsidRDefault="001C0BBA" w:rsidP="001C0BBA">
      <w:pPr>
        <w:shd w:val="clear" w:color="auto" w:fill="FFF4CC"/>
        <w:spacing w:before="160" w:after="60"/>
      </w:pPr>
      <w:r>
        <w:rPr>
          <w:b/>
          <w:bCs/>
          <w:color w:val="0D1B2A"/>
        </w:rPr>
        <w:lastRenderedPageBreak/>
        <w:t xml:space="preserve">Line </w:t>
      </w:r>
      <w:ins w:id="1517" w:author="Medetov, Nauryzbek [Tengizchevroil]" w:date="2026-07-12T17:22:00Z" w16du:dateUtc="2026-07-12T12:22:00Z">
        <w:r w:rsidR="00706B70">
          <w:rPr>
            <w:b/>
            <w:bCs/>
            <w:color w:val="0D1B2A"/>
          </w:rPr>
          <w:t>7</w:t>
        </w:r>
      </w:ins>
      <w:ins w:id="1518" w:author="Medetov, Nauryzbek [Tengizchevroil]" w:date="2026-07-12T17:23:00Z" w16du:dateUtc="2026-07-12T12:23:00Z">
        <w:r w:rsidR="00706B70">
          <w:rPr>
            <w:b/>
            <w:bCs/>
            <w:color w:val="0D1B2A"/>
          </w:rPr>
          <w:t>0</w:t>
        </w:r>
      </w:ins>
      <w:del w:id="1519" w:author="Medetov, Nauryzbek [Tengizchevroil]" w:date="2026-07-12T17:22:00Z" w16du:dateUtc="2026-07-12T12:22:00Z">
        <w:r w:rsidDel="00706B70">
          <w:rPr>
            <w:b/>
            <w:bCs/>
            <w:color w:val="0D1B2A"/>
          </w:rPr>
          <w:delText>82</w:delText>
        </w:r>
      </w:del>
      <w:r>
        <w:rPr>
          <w:b/>
          <w:bCs/>
          <w:color w:val="2ECC71"/>
          <w:sz w:val="18"/>
          <w:szCs w:val="18"/>
        </w:rPr>
        <w:t xml:space="preserve">  ·  Color: GRN</w:t>
      </w:r>
      <w:r>
        <w:rPr>
          <w:i/>
          <w:iCs/>
          <w:color w:val="F4831F"/>
          <w:sz w:val="18"/>
          <w:szCs w:val="18"/>
        </w:rPr>
        <w:t xml:space="preserve">  ·  Pattern A</w:t>
      </w:r>
      <w:r>
        <w:rPr>
          <w:b/>
          <w:bCs/>
          <w:color w:val="F4831F"/>
          <w:sz w:val="16"/>
          <w:szCs w:val="16"/>
        </w:rPr>
        <w:t xml:space="preserve">  </w:t>
      </w:r>
      <w:del w:id="1520" w:author="Medetov, Nauryzbek [Tengizchevroil]" w:date="2026-07-12T17:22:00Z" w16du:dateUtc="2026-07-12T12:22:00Z">
        <w:r w:rsidDel="00DA12A8">
          <w:rPr>
            <w:b/>
            <w:bCs/>
            <w:color w:val="F4831F"/>
            <w:sz w:val="16"/>
            <w:szCs w:val="16"/>
          </w:rPr>
          <w:delText>·  v1.1 UPDATED</w:delText>
        </w:r>
      </w:del>
    </w:p>
    <w:p w14:paraId="1C8561BD" w14:textId="77777777" w:rsidR="001C0BBA" w:rsidRDefault="001C0BBA" w:rsidP="001C0BBA">
      <w:pPr>
        <w:spacing w:after="60"/>
      </w:pPr>
      <w:r>
        <w:rPr>
          <w:b/>
          <w:bCs/>
          <w:color w:val="4A5568"/>
          <w:sz w:val="18"/>
          <w:szCs w:val="18"/>
        </w:rPr>
        <w:t xml:space="preserve">Text: </w:t>
      </w:r>
      <w:r>
        <w:rPr>
          <w:i/>
          <w:iCs/>
          <w:sz w:val="18"/>
          <w:szCs w:val="18"/>
        </w:rPr>
        <w:t>"Perform service test."</w:t>
      </w:r>
    </w:p>
    <w:p w14:paraId="44034B9A" w14:textId="070C98D4" w:rsidR="001C0BBA" w:rsidRDefault="001C0BBA" w:rsidP="001C0BBA">
      <w:pPr>
        <w:spacing w:after="40"/>
      </w:pPr>
      <w:r>
        <w:rPr>
          <w:b/>
          <w:bCs/>
          <w:color w:val="2ECC71"/>
          <w:sz w:val="18"/>
          <w:szCs w:val="18"/>
        </w:rPr>
        <w:t xml:space="preserve">Keep when: </w:t>
      </w:r>
      <w:del w:id="1521" w:author="Medetov, Nauryzbek [Tengizchevroil]" w:date="2026-07-12T18:16:00Z" w16du:dateUtc="2026-07-12T13:16:00Z">
        <w:r w:rsidDel="00AB69CE">
          <w:rPr>
            <w:sz w:val="18"/>
            <w:szCs w:val="18"/>
          </w:rPr>
          <w:delText>hydrotest_method=service_test_only OR service in {Instrument Air, Steam, Utility}</w:delText>
        </w:r>
      </w:del>
      <w:ins w:id="1522" w:author="Medetov, Nauryzbek [Tengizchevroil]" w:date="2026-07-12T18:16:00Z" w16du:dateUtc="2026-07-12T13:16:00Z">
        <w:r w:rsidR="00AB69CE">
          <w:rPr>
            <w:sz w:val="18"/>
            <w:szCs w:val="18"/>
          </w:rPr>
          <w:t xml:space="preserve">Line </w:t>
        </w:r>
        <w:r w:rsidR="00A739E1">
          <w:rPr>
            <w:sz w:val="18"/>
            <w:szCs w:val="18"/>
          </w:rPr>
          <w:t xml:space="preserve">34a is </w:t>
        </w:r>
      </w:ins>
      <w:ins w:id="1523" w:author="Medetov, Nauryzbek [Tengizchevroil]" w:date="2026-07-12T18:17:00Z" w16du:dateUtc="2026-07-12T13:17:00Z">
        <w:r w:rsidR="00A739E1">
          <w:rPr>
            <w:sz w:val="18"/>
            <w:szCs w:val="18"/>
          </w:rPr>
          <w:t>DROPPED.</w:t>
        </w:r>
      </w:ins>
    </w:p>
    <w:p w14:paraId="4D7838C6" w14:textId="615654F6" w:rsidR="001C0BBA" w:rsidRDefault="001C0BBA" w:rsidP="001C0BBA">
      <w:pPr>
        <w:spacing w:after="40"/>
      </w:pPr>
      <w:r>
        <w:rPr>
          <w:b/>
          <w:bCs/>
          <w:color w:val="C0392B"/>
          <w:sz w:val="18"/>
          <w:szCs w:val="18"/>
        </w:rPr>
        <w:t xml:space="preserve">Remove when: </w:t>
      </w:r>
      <w:ins w:id="1524" w:author="Medetov, Nauryzbek [Tengizchevroil]" w:date="2026-07-12T18:17:00Z" w16du:dateUtc="2026-07-12T13:17:00Z">
        <w:r w:rsidR="00A739E1">
          <w:rPr>
            <w:sz w:val="18"/>
            <w:szCs w:val="18"/>
          </w:rPr>
          <w:t>Line 34a is kept,</w:t>
        </w:r>
      </w:ins>
      <w:del w:id="1525" w:author="Medetov, Nauryzbek [Tengizchevroil]" w:date="2026-07-12T18:17:00Z" w16du:dateUtc="2026-07-12T13:17:00Z">
        <w:r w:rsidDel="00A739E1">
          <w:rPr>
            <w:sz w:val="18"/>
            <w:szCs w:val="18"/>
          </w:rPr>
          <w:delText>Process lines already hydrotested via Line 65</w:delText>
        </w:r>
      </w:del>
    </w:p>
    <w:p w14:paraId="1826D801" w14:textId="77777777" w:rsidR="001C0BBA" w:rsidRDefault="001C0BBA" w:rsidP="001C0BBA">
      <w:pPr>
        <w:spacing w:after="40"/>
      </w:pPr>
      <w:r>
        <w:rPr>
          <w:b/>
          <w:bCs/>
          <w:color w:val="4A5568"/>
          <w:sz w:val="18"/>
          <w:szCs w:val="18"/>
        </w:rPr>
        <w:t xml:space="preserve">Inputs needed: </w:t>
      </w:r>
      <w:r>
        <w:rPr>
          <w:rFonts w:ascii="Consolas" w:eastAsia="Consolas" w:hAnsi="Consolas" w:cs="Consolas"/>
          <w:sz w:val="18"/>
          <w:szCs w:val="18"/>
        </w:rPr>
        <w:t>service, hydrotest_method</w:t>
      </w:r>
    </w:p>
    <w:p w14:paraId="25394A33" w14:textId="3ADC5AC0" w:rsidR="001C0BBA" w:rsidDel="00A739E1" w:rsidRDefault="001C0BBA" w:rsidP="001C0BBA">
      <w:pPr>
        <w:spacing w:after="40"/>
        <w:rPr>
          <w:del w:id="1526" w:author="Medetov, Nauryzbek [Tengizchevroil]" w:date="2026-07-12T18:17:00Z" w16du:dateUtc="2026-07-12T13:17:00Z"/>
        </w:rPr>
      </w:pPr>
      <w:del w:id="1527" w:author="Medetov, Nauryzbek [Tengizchevroil]" w:date="2026-07-12T18:17:00Z" w16du:dateUtc="2026-07-12T13:17:00Z">
        <w:r w:rsidDel="00A739E1">
          <w:rPr>
            <w:b/>
            <w:bCs/>
            <w:color w:val="4A5568"/>
            <w:sz w:val="18"/>
            <w:szCs w:val="18"/>
          </w:rPr>
          <w:delText xml:space="preserve">RAG sources: </w:delText>
        </w:r>
        <w:r w:rsidDel="00A739E1">
          <w:rPr>
            <w:i/>
            <w:iCs/>
            <w:color w:val="8FA3B1"/>
            <w:sz w:val="18"/>
            <w:szCs w:val="18"/>
          </w:rPr>
          <w:delText>A-ST-2008</w:delText>
        </w:r>
      </w:del>
    </w:p>
    <w:p w14:paraId="21E043F9" w14:textId="4795639E" w:rsidR="001C0BBA" w:rsidDel="00A739E1" w:rsidRDefault="001C0BBA" w:rsidP="001C0BBA">
      <w:pPr>
        <w:spacing w:after="100"/>
        <w:rPr>
          <w:del w:id="1528" w:author="Medetov, Nauryzbek [Tengizchevroil]" w:date="2026-07-12T18:17:00Z" w16du:dateUtc="2026-07-12T13:17:00Z"/>
        </w:rPr>
      </w:pPr>
      <w:del w:id="1529" w:author="Medetov, Nauryzbek [Tengizchevroil]" w:date="2026-07-12T18:17:00Z" w16du:dateUtc="2026-07-12T13:17:00Z">
        <w:r w:rsidDel="00A739E1">
          <w:rPr>
            <w:b/>
            <w:bCs/>
            <w:color w:val="F4831F"/>
            <w:sz w:val="18"/>
            <w:szCs w:val="18"/>
          </w:rPr>
          <w:delText xml:space="preserve">Note: </w:delText>
        </w:r>
        <w:r w:rsidDel="00A739E1">
          <w:rPr>
            <w:i/>
            <w:iCs/>
            <w:sz w:val="18"/>
            <w:szCs w:val="18"/>
          </w:rPr>
          <w:delText>v1.1: complements Line 65 — exactly one of {Line 65, Line 82} typically applies. EWO 2013037 used Line 65, omitted 82. EWO-25-0085 used 82, omitted 65.</w:delText>
        </w:r>
      </w:del>
    </w:p>
    <w:p w14:paraId="339C58D6" w14:textId="77777777" w:rsidR="001C0BBA" w:rsidRDefault="001C0BBA" w:rsidP="001C0BBA">
      <w:pPr>
        <w:shd w:val="clear" w:color="auto" w:fill="F4F6F8"/>
        <w:spacing w:before="160" w:after="60"/>
      </w:pPr>
      <w:r>
        <w:rPr>
          <w:b/>
          <w:bCs/>
          <w:color w:val="0D1B2A"/>
        </w:rPr>
        <w:t>Line 83</w:t>
      </w:r>
      <w:r>
        <w:rPr>
          <w:b/>
          <w:bCs/>
          <w:color w:val="1A9FD8"/>
          <w:sz w:val="18"/>
          <w:szCs w:val="18"/>
        </w:rPr>
        <w:t xml:space="preserve">  ·  Color: BLU</w:t>
      </w:r>
      <w:r>
        <w:rPr>
          <w:i/>
          <w:iCs/>
          <w:color w:val="F4831F"/>
          <w:sz w:val="18"/>
          <w:szCs w:val="18"/>
        </w:rPr>
        <w:t xml:space="preserve">  ·  Pattern Always-include</w:t>
      </w:r>
    </w:p>
    <w:p w14:paraId="1008D81F" w14:textId="77777777" w:rsidR="001C0BBA" w:rsidRDefault="001C0BBA" w:rsidP="001C0BBA">
      <w:pPr>
        <w:spacing w:after="60"/>
      </w:pPr>
      <w:r>
        <w:rPr>
          <w:b/>
          <w:bCs/>
          <w:color w:val="4A5568"/>
          <w:sz w:val="18"/>
          <w:szCs w:val="18"/>
        </w:rPr>
        <w:t xml:space="preserve">Text: </w:t>
      </w:r>
      <w:r>
        <w:rPr>
          <w:i/>
          <w:iCs/>
          <w:sz w:val="18"/>
          <w:szCs w:val="18"/>
        </w:rPr>
        <w:t>"Final as-built package (including B-category Checklist) submitted to TCO QM group within 2 weeks."</w:t>
      </w:r>
    </w:p>
    <w:p w14:paraId="3E57D097" w14:textId="77777777" w:rsidR="001C0BBA" w:rsidRDefault="001C0BBA" w:rsidP="001C0BBA">
      <w:pPr>
        <w:spacing w:after="40"/>
      </w:pPr>
      <w:r>
        <w:rPr>
          <w:b/>
          <w:bCs/>
          <w:color w:val="2ECC71"/>
          <w:sz w:val="18"/>
          <w:szCs w:val="18"/>
        </w:rPr>
        <w:t xml:space="preserve">Keep when: </w:t>
      </w:r>
      <w:r>
        <w:rPr>
          <w:sz w:val="18"/>
          <w:szCs w:val="18"/>
        </w:rPr>
        <w:t>Always</w:t>
      </w:r>
    </w:p>
    <w:p w14:paraId="49E9F497" w14:textId="77777777" w:rsidR="001C0BBA" w:rsidRDefault="001C0BBA" w:rsidP="001C0BBA">
      <w:pPr>
        <w:spacing w:after="40"/>
      </w:pPr>
      <w:r>
        <w:rPr>
          <w:b/>
          <w:bCs/>
          <w:color w:val="C0392B"/>
          <w:sz w:val="18"/>
          <w:szCs w:val="18"/>
        </w:rPr>
        <w:t xml:space="preserve">Remove when: </w:t>
      </w:r>
      <w:r>
        <w:rPr>
          <w:sz w:val="18"/>
          <w:szCs w:val="18"/>
        </w:rPr>
        <w:t>Never</w:t>
      </w:r>
    </w:p>
    <w:p w14:paraId="2F59267D" w14:textId="77777777" w:rsidR="001C0BBA" w:rsidRDefault="001C0BBA" w:rsidP="001C0BBA">
      <w:pPr>
        <w:shd w:val="clear" w:color="auto" w:fill="F4F6F8"/>
        <w:spacing w:before="160" w:after="60"/>
      </w:pPr>
      <w:r>
        <w:rPr>
          <w:b/>
          <w:bCs/>
          <w:color w:val="0D1B2A"/>
        </w:rPr>
        <w:t>Line 84</w:t>
      </w:r>
      <w:r>
        <w:rPr>
          <w:b/>
          <w:bCs/>
          <w:color w:val="1A9FD8"/>
          <w:sz w:val="18"/>
          <w:szCs w:val="18"/>
        </w:rPr>
        <w:t xml:space="preserve">  ·  Color: BLU</w:t>
      </w:r>
      <w:r>
        <w:rPr>
          <w:i/>
          <w:iCs/>
          <w:color w:val="F4831F"/>
          <w:sz w:val="18"/>
          <w:szCs w:val="18"/>
        </w:rPr>
        <w:t xml:space="preserve">  ·  Pattern Always-include</w:t>
      </w:r>
    </w:p>
    <w:p w14:paraId="0A2656E4" w14:textId="77777777" w:rsidR="001C0BBA" w:rsidRDefault="001C0BBA" w:rsidP="001C0BBA">
      <w:pPr>
        <w:spacing w:after="60"/>
      </w:pPr>
      <w:r>
        <w:rPr>
          <w:b/>
          <w:bCs/>
          <w:color w:val="4A5568"/>
          <w:sz w:val="18"/>
          <w:szCs w:val="18"/>
        </w:rPr>
        <w:t xml:space="preserve">Text: </w:t>
      </w:r>
      <w:r>
        <w:rPr>
          <w:i/>
          <w:iCs/>
          <w:sz w:val="18"/>
          <w:szCs w:val="18"/>
        </w:rPr>
        <w:t>"Return excess material to TCO Warehouse."</w:t>
      </w:r>
    </w:p>
    <w:p w14:paraId="7BE01542" w14:textId="77777777" w:rsidR="001C0BBA" w:rsidRDefault="001C0BBA" w:rsidP="001C0BBA">
      <w:pPr>
        <w:spacing w:after="40"/>
      </w:pPr>
      <w:r>
        <w:rPr>
          <w:b/>
          <w:bCs/>
          <w:color w:val="2ECC71"/>
          <w:sz w:val="18"/>
          <w:szCs w:val="18"/>
        </w:rPr>
        <w:t xml:space="preserve">Keep when: </w:t>
      </w:r>
      <w:r>
        <w:rPr>
          <w:sz w:val="18"/>
          <w:szCs w:val="18"/>
        </w:rPr>
        <w:t>Always</w:t>
      </w:r>
    </w:p>
    <w:p w14:paraId="5E9C7A2A" w14:textId="77777777" w:rsidR="001C0BBA" w:rsidRDefault="001C0BBA" w:rsidP="001C0BBA">
      <w:pPr>
        <w:spacing w:after="40"/>
        <w:rPr>
          <w:ins w:id="1530" w:author="Medetov, Nauryzbek [Tengizchevroil]" w:date="2026-07-12T18:17:00Z" w16du:dateUtc="2026-07-12T13:17:00Z"/>
          <w:sz w:val="18"/>
          <w:szCs w:val="18"/>
        </w:rPr>
      </w:pPr>
      <w:r>
        <w:rPr>
          <w:b/>
          <w:bCs/>
          <w:color w:val="C0392B"/>
          <w:sz w:val="18"/>
          <w:szCs w:val="18"/>
        </w:rPr>
        <w:t xml:space="preserve">Remove when: </w:t>
      </w:r>
      <w:r>
        <w:rPr>
          <w:sz w:val="18"/>
          <w:szCs w:val="18"/>
        </w:rPr>
        <w:t>Never</w:t>
      </w:r>
    </w:p>
    <w:p w14:paraId="6FD529A8" w14:textId="77777777" w:rsidR="00D35B50" w:rsidRDefault="00D35B50" w:rsidP="001C0BBA">
      <w:pPr>
        <w:spacing w:after="40"/>
        <w:rPr>
          <w:ins w:id="1531" w:author="Medetov, Nauryzbek [Tengizchevroil]" w:date="2026-07-12T18:17:00Z" w16du:dateUtc="2026-07-12T13:17:00Z"/>
          <w:sz w:val="18"/>
          <w:szCs w:val="18"/>
        </w:rPr>
      </w:pPr>
    </w:p>
    <w:p w14:paraId="54CCF39B" w14:textId="77777777" w:rsidR="00D35B50" w:rsidRDefault="00D35B50" w:rsidP="001C0BBA">
      <w:pPr>
        <w:spacing w:after="40"/>
        <w:rPr>
          <w:ins w:id="1532" w:author="Medetov, Nauryzbek [Tengizchevroil]" w:date="2026-07-12T18:17:00Z" w16du:dateUtc="2026-07-12T13:17:00Z"/>
          <w:sz w:val="18"/>
          <w:szCs w:val="18"/>
        </w:rPr>
      </w:pPr>
    </w:p>
    <w:p w14:paraId="106BDB85" w14:textId="77777777" w:rsidR="00D35B50" w:rsidRDefault="00D35B50" w:rsidP="001C0BBA">
      <w:pPr>
        <w:spacing w:after="40"/>
        <w:rPr>
          <w:ins w:id="1533" w:author="Medetov, Nauryzbek [Tengizchevroil]" w:date="2026-07-12T18:17:00Z" w16du:dateUtc="2026-07-12T13:17:00Z"/>
          <w:sz w:val="18"/>
          <w:szCs w:val="18"/>
        </w:rPr>
      </w:pPr>
    </w:p>
    <w:p w14:paraId="605DA417" w14:textId="77777777" w:rsidR="00D35B50" w:rsidRDefault="00D35B50" w:rsidP="001C0BBA">
      <w:pPr>
        <w:spacing w:after="40"/>
        <w:rPr>
          <w:ins w:id="1534" w:author="Medetov, Nauryzbek [Tengizchevroil]" w:date="2026-07-12T18:17:00Z" w16du:dateUtc="2026-07-12T13:17:00Z"/>
          <w:sz w:val="18"/>
          <w:szCs w:val="18"/>
        </w:rPr>
      </w:pPr>
    </w:p>
    <w:p w14:paraId="07ABA735" w14:textId="77777777" w:rsidR="00D35B50" w:rsidRDefault="00D35B50" w:rsidP="001C0BBA">
      <w:pPr>
        <w:spacing w:after="40"/>
        <w:rPr>
          <w:ins w:id="1535" w:author="Medetov, Nauryzbek [Tengizchevroil]" w:date="2026-07-12T18:17:00Z" w16du:dateUtc="2026-07-12T13:17:00Z"/>
          <w:sz w:val="18"/>
          <w:szCs w:val="18"/>
        </w:rPr>
      </w:pPr>
    </w:p>
    <w:p w14:paraId="1B55B8B5" w14:textId="77777777" w:rsidR="00D35B50" w:rsidRDefault="00D35B50" w:rsidP="001C0BBA">
      <w:pPr>
        <w:spacing w:after="40"/>
        <w:rPr>
          <w:ins w:id="1536" w:author="Medetov, Nauryzbek [Tengizchevroil]" w:date="2026-07-12T18:17:00Z" w16du:dateUtc="2026-07-12T13:17:00Z"/>
          <w:sz w:val="18"/>
          <w:szCs w:val="18"/>
        </w:rPr>
      </w:pPr>
    </w:p>
    <w:p w14:paraId="6684B6E3" w14:textId="77777777" w:rsidR="00D35B50" w:rsidRDefault="00D35B50" w:rsidP="001C0BBA">
      <w:pPr>
        <w:spacing w:after="40"/>
        <w:rPr>
          <w:ins w:id="1537" w:author="Medetov, Nauryzbek [Tengizchevroil]" w:date="2026-07-12T18:17:00Z" w16du:dateUtc="2026-07-12T13:17:00Z"/>
          <w:sz w:val="18"/>
          <w:szCs w:val="18"/>
        </w:rPr>
      </w:pPr>
    </w:p>
    <w:p w14:paraId="1AF17C3A" w14:textId="77777777" w:rsidR="00D35B50" w:rsidRDefault="00D35B50" w:rsidP="001C0BBA">
      <w:pPr>
        <w:spacing w:after="40"/>
        <w:rPr>
          <w:ins w:id="1538" w:author="Medetov, Nauryzbek [Tengizchevroil]" w:date="2026-07-12T18:17:00Z" w16du:dateUtc="2026-07-12T13:17:00Z"/>
          <w:sz w:val="18"/>
          <w:szCs w:val="18"/>
        </w:rPr>
      </w:pPr>
    </w:p>
    <w:p w14:paraId="260D1771" w14:textId="77777777" w:rsidR="00D35B50" w:rsidRDefault="00D35B50" w:rsidP="001C0BBA">
      <w:pPr>
        <w:spacing w:after="40"/>
        <w:rPr>
          <w:ins w:id="1539" w:author="Medetov, Nauryzbek [Tengizchevroil]" w:date="2026-07-12T18:17:00Z" w16du:dateUtc="2026-07-12T13:17:00Z"/>
          <w:sz w:val="18"/>
          <w:szCs w:val="18"/>
        </w:rPr>
      </w:pPr>
    </w:p>
    <w:p w14:paraId="04600F94" w14:textId="77777777" w:rsidR="00D35B50" w:rsidRDefault="00D35B50" w:rsidP="001C0BBA">
      <w:pPr>
        <w:spacing w:after="40"/>
        <w:rPr>
          <w:ins w:id="1540" w:author="Medetov, Nauryzbek [Tengizchevroil]" w:date="2026-07-12T18:17:00Z" w16du:dateUtc="2026-07-12T13:17:00Z"/>
          <w:sz w:val="18"/>
          <w:szCs w:val="18"/>
        </w:rPr>
      </w:pPr>
    </w:p>
    <w:p w14:paraId="4E311F54" w14:textId="77777777" w:rsidR="00D35B50" w:rsidRDefault="00D35B50" w:rsidP="001C0BBA">
      <w:pPr>
        <w:spacing w:after="40"/>
        <w:rPr>
          <w:ins w:id="1541" w:author="Medetov, Nauryzbek [Tengizchevroil]" w:date="2026-07-12T18:17:00Z" w16du:dateUtc="2026-07-12T13:17:00Z"/>
          <w:sz w:val="18"/>
          <w:szCs w:val="18"/>
        </w:rPr>
      </w:pPr>
    </w:p>
    <w:p w14:paraId="6FB3588D" w14:textId="77777777" w:rsidR="00D35B50" w:rsidRDefault="00D35B50" w:rsidP="001C0BBA">
      <w:pPr>
        <w:spacing w:after="40"/>
        <w:rPr>
          <w:ins w:id="1542" w:author="Medetov, Nauryzbek [Tengizchevroil]" w:date="2026-07-12T18:17:00Z" w16du:dateUtc="2026-07-12T13:17:00Z"/>
          <w:sz w:val="18"/>
          <w:szCs w:val="18"/>
        </w:rPr>
      </w:pPr>
    </w:p>
    <w:p w14:paraId="21A65758" w14:textId="77777777" w:rsidR="00D35B50" w:rsidRDefault="00D35B50" w:rsidP="001C0BBA">
      <w:pPr>
        <w:spacing w:after="40"/>
        <w:rPr>
          <w:ins w:id="1543" w:author="Medetov, Nauryzbek [Tengizchevroil]" w:date="2026-07-12T18:17:00Z" w16du:dateUtc="2026-07-12T13:17:00Z"/>
          <w:sz w:val="18"/>
          <w:szCs w:val="18"/>
        </w:rPr>
      </w:pPr>
    </w:p>
    <w:p w14:paraId="74C30F93" w14:textId="77777777" w:rsidR="00D35B50" w:rsidRDefault="00D35B50" w:rsidP="001C0BBA">
      <w:pPr>
        <w:spacing w:after="40"/>
        <w:rPr>
          <w:ins w:id="1544" w:author="Medetov, Nauryzbek [Tengizchevroil]" w:date="2026-07-12T18:17:00Z" w16du:dateUtc="2026-07-12T13:17:00Z"/>
          <w:sz w:val="18"/>
          <w:szCs w:val="18"/>
        </w:rPr>
      </w:pPr>
    </w:p>
    <w:p w14:paraId="65B0382C" w14:textId="77777777" w:rsidR="00D35B50" w:rsidRDefault="00D35B50" w:rsidP="001C0BBA">
      <w:pPr>
        <w:spacing w:after="40"/>
      </w:pPr>
    </w:p>
    <w:p w14:paraId="34077A65" w14:textId="77777777" w:rsidR="001C0BBA" w:rsidRDefault="001C0BBA" w:rsidP="001C0BBA">
      <w:pPr>
        <w:pStyle w:val="Heading2"/>
        <w:spacing w:before="200" w:after="100"/>
      </w:pPr>
      <w:r>
        <w:rPr>
          <w:rFonts w:ascii="Arial" w:eastAsia="Arial" w:hAnsi="Arial" w:cs="Arial"/>
        </w:rPr>
        <w:t>5.11. ATTACHMENTS</w:t>
      </w:r>
    </w:p>
    <w:p w14:paraId="1DEF4611" w14:textId="77777777" w:rsidR="001C0BBA" w:rsidRDefault="001C0BBA" w:rsidP="001C0BBA">
      <w:pPr>
        <w:shd w:val="clear" w:color="auto" w:fill="F4F6F8"/>
        <w:spacing w:before="160" w:after="60"/>
      </w:pPr>
      <w:r>
        <w:rPr>
          <w:b/>
          <w:bCs/>
          <w:color w:val="0D1B2A"/>
        </w:rPr>
        <w:t>Line 85</w:t>
      </w:r>
      <w:r>
        <w:rPr>
          <w:b/>
          <w:bCs/>
          <w:color w:val="7030A0"/>
          <w:sz w:val="18"/>
          <w:szCs w:val="18"/>
        </w:rPr>
        <w:t xml:space="preserve">  ·  Color: BLU4/PUR</w:t>
      </w:r>
      <w:r>
        <w:rPr>
          <w:i/>
          <w:iCs/>
          <w:color w:val="F4831F"/>
          <w:sz w:val="18"/>
          <w:szCs w:val="18"/>
        </w:rPr>
        <w:t xml:space="preserve">  ·  Pattern Structural + D</w:t>
      </w:r>
    </w:p>
    <w:p w14:paraId="7F5FB7B0" w14:textId="77777777" w:rsidR="001C0BBA" w:rsidRDefault="001C0BBA" w:rsidP="001C0BBA">
      <w:pPr>
        <w:spacing w:after="60"/>
      </w:pPr>
      <w:r>
        <w:rPr>
          <w:b/>
          <w:bCs/>
          <w:color w:val="4A5568"/>
          <w:sz w:val="18"/>
          <w:szCs w:val="18"/>
        </w:rPr>
        <w:t xml:space="preserve">Text: </w:t>
      </w:r>
      <w:r>
        <w:rPr>
          <w:i/>
          <w:iCs/>
          <w:sz w:val="18"/>
          <w:szCs w:val="18"/>
        </w:rPr>
        <w:t>"ATTACHMENTS: [Generally in the order shown below; see sect 4 of READ ME]"</w:t>
      </w:r>
    </w:p>
    <w:p w14:paraId="1616E003" w14:textId="77777777" w:rsidR="001C0BBA" w:rsidRDefault="001C0BBA" w:rsidP="001C0BBA">
      <w:pPr>
        <w:spacing w:after="40"/>
      </w:pPr>
      <w:r>
        <w:rPr>
          <w:b/>
          <w:bCs/>
          <w:color w:val="2ECC71"/>
          <w:sz w:val="18"/>
          <w:szCs w:val="18"/>
        </w:rPr>
        <w:t xml:space="preserve">Keep when: </w:t>
      </w:r>
      <w:r>
        <w:rPr>
          <w:sz w:val="18"/>
          <w:szCs w:val="18"/>
        </w:rPr>
        <w:t>Always (header). Strip bracket instruction.</w:t>
      </w:r>
    </w:p>
    <w:p w14:paraId="069C9D59" w14:textId="77777777" w:rsidR="001C0BBA" w:rsidRDefault="001C0BBA" w:rsidP="001C0BBA">
      <w:pPr>
        <w:spacing w:after="40"/>
      </w:pPr>
      <w:r>
        <w:rPr>
          <w:b/>
          <w:bCs/>
          <w:color w:val="C0392B"/>
          <w:sz w:val="18"/>
          <w:szCs w:val="18"/>
        </w:rPr>
        <w:t xml:space="preserve">Remove when: </w:t>
      </w:r>
      <w:r>
        <w:rPr>
          <w:sz w:val="18"/>
          <w:szCs w:val="18"/>
        </w:rPr>
        <w:t>Never</w:t>
      </w:r>
    </w:p>
    <w:p w14:paraId="414D1308" w14:textId="77777777" w:rsidR="001C0BBA" w:rsidRDefault="001C0BBA" w:rsidP="001C0BBA">
      <w:pPr>
        <w:pStyle w:val="Heading2"/>
        <w:spacing w:before="200" w:after="100"/>
      </w:pPr>
      <w:r>
        <w:rPr>
          <w:rFonts w:ascii="Arial" w:eastAsia="Arial" w:hAnsi="Arial" w:cs="Arial"/>
        </w:rPr>
        <w:t>5.12. REFERENCED TCO SPECIFICATIONS</w:t>
      </w:r>
    </w:p>
    <w:p w14:paraId="44E0007C" w14:textId="77777777" w:rsidR="001C0BBA" w:rsidRDefault="001C0BBA" w:rsidP="001C0BBA">
      <w:pPr>
        <w:shd w:val="clear" w:color="auto" w:fill="FFF4CC"/>
        <w:spacing w:before="160" w:after="60"/>
      </w:pPr>
      <w:r>
        <w:rPr>
          <w:b/>
          <w:bCs/>
          <w:color w:val="0D1B2A"/>
        </w:rPr>
        <w:t>Line 87-119</w:t>
      </w:r>
      <w:r>
        <w:rPr>
          <w:b/>
          <w:bCs/>
          <w:color w:val="2ECC71"/>
          <w:sz w:val="18"/>
          <w:szCs w:val="18"/>
        </w:rPr>
        <w:t xml:space="preserve">  ·  Color: GRN</w:t>
      </w:r>
      <w:r>
        <w:rPr>
          <w:i/>
          <w:iCs/>
          <w:color w:val="F4831F"/>
          <w:sz w:val="18"/>
          <w:szCs w:val="18"/>
        </w:rPr>
        <w:t xml:space="preserve">  ·  Pattern A (topical-relevance, not strict citation-match)</w:t>
      </w:r>
      <w:r>
        <w:rPr>
          <w:b/>
          <w:bCs/>
          <w:color w:val="F4831F"/>
          <w:sz w:val="16"/>
          <w:szCs w:val="16"/>
        </w:rPr>
        <w:t xml:space="preserve">  ·  v1.1 UPDATED</w:t>
      </w:r>
    </w:p>
    <w:p w14:paraId="607F6212" w14:textId="77777777" w:rsidR="001C0BBA" w:rsidRDefault="001C0BBA" w:rsidP="001C0BBA">
      <w:pPr>
        <w:spacing w:after="60"/>
      </w:pPr>
      <w:r>
        <w:rPr>
          <w:b/>
          <w:bCs/>
          <w:color w:val="4A5568"/>
          <w:sz w:val="18"/>
          <w:szCs w:val="18"/>
        </w:rPr>
        <w:t xml:space="preserve">Text: </w:t>
      </w:r>
      <w:r>
        <w:rPr>
          <w:i/>
          <w:iCs/>
          <w:sz w:val="18"/>
          <w:szCs w:val="18"/>
        </w:rPr>
        <w:t>"List of 33 candidate TCO specifications."</w:t>
      </w:r>
    </w:p>
    <w:p w14:paraId="11E24241" w14:textId="77777777" w:rsidR="001C0BBA" w:rsidRDefault="001C0BBA" w:rsidP="001C0BBA">
      <w:pPr>
        <w:spacing w:after="40"/>
      </w:pPr>
      <w:r>
        <w:rPr>
          <w:b/>
          <w:bCs/>
          <w:color w:val="2ECC71"/>
          <w:sz w:val="18"/>
          <w:szCs w:val="18"/>
        </w:rPr>
        <w:t xml:space="preserve">Keep when: </w:t>
      </w:r>
      <w:r>
        <w:rPr>
          <w:sz w:val="18"/>
          <w:szCs w:val="18"/>
        </w:rPr>
        <w:t>Specs that are EITHER (a) actively cited in body OR (b) governing references topically relevant to the work (e.g., A-ST-2008 always, PIM-SU-2505 for piping fab, SI-105 for permits)</w:t>
      </w:r>
    </w:p>
    <w:p w14:paraId="301478CD" w14:textId="77777777" w:rsidR="001C0BBA" w:rsidRDefault="001C0BBA" w:rsidP="001C0BBA">
      <w:pPr>
        <w:spacing w:after="40"/>
      </w:pPr>
      <w:r>
        <w:rPr>
          <w:b/>
          <w:bCs/>
          <w:color w:val="C0392B"/>
          <w:sz w:val="18"/>
          <w:szCs w:val="18"/>
        </w:rPr>
        <w:t xml:space="preserve">Remove when: </w:t>
      </w:r>
      <w:r>
        <w:rPr>
          <w:sz w:val="18"/>
          <w:szCs w:val="18"/>
        </w:rPr>
        <w:t>Specs not topically relevant to the scope</w:t>
      </w:r>
    </w:p>
    <w:p w14:paraId="1C6B2B5D" w14:textId="77777777" w:rsidR="001C0BBA" w:rsidRDefault="001C0BBA" w:rsidP="001C0BBA">
      <w:pPr>
        <w:spacing w:after="40"/>
      </w:pPr>
      <w:r>
        <w:rPr>
          <w:b/>
          <w:bCs/>
          <w:color w:val="4A5568"/>
          <w:sz w:val="18"/>
          <w:szCs w:val="18"/>
        </w:rPr>
        <w:t xml:space="preserve">Inputs needed: </w:t>
      </w:r>
      <w:r>
        <w:rPr>
          <w:rFonts w:ascii="Consolas" w:eastAsia="Consolas" w:hAnsi="Consolas" w:cs="Consolas"/>
          <w:sz w:val="18"/>
          <w:szCs w:val="18"/>
        </w:rPr>
        <w:t>citation_list_from_body, scope_type, material, service</w:t>
      </w:r>
    </w:p>
    <w:p w14:paraId="566B4EEC" w14:textId="77777777" w:rsidR="001C0BBA" w:rsidRDefault="001C0BBA" w:rsidP="001C0BBA">
      <w:pPr>
        <w:spacing w:after="40"/>
      </w:pPr>
      <w:r>
        <w:rPr>
          <w:b/>
          <w:bCs/>
          <w:color w:val="4A5568"/>
          <w:sz w:val="18"/>
          <w:szCs w:val="18"/>
        </w:rPr>
        <w:t xml:space="preserve">RAG sources: </w:t>
      </w:r>
      <w:r>
        <w:rPr>
          <w:i/>
          <w:iCs/>
          <w:color w:val="8FA3B1"/>
          <w:sz w:val="18"/>
          <w:szCs w:val="18"/>
        </w:rPr>
        <w:t>AI body output + topical relevance lookup</w:t>
      </w:r>
    </w:p>
    <w:p w14:paraId="6DBFA027" w14:textId="77777777" w:rsidR="001C0BBA" w:rsidRDefault="001C0BBA" w:rsidP="001C0BBA">
      <w:pPr>
        <w:spacing w:after="100"/>
      </w:pPr>
      <w:r>
        <w:rPr>
          <w:b/>
          <w:bCs/>
          <w:color w:val="F4831F"/>
          <w:sz w:val="18"/>
          <w:szCs w:val="18"/>
        </w:rPr>
        <w:lastRenderedPageBreak/>
        <w:t xml:space="preserve">Note: </w:t>
      </w:r>
      <w:r>
        <w:rPr>
          <w:i/>
          <w:iCs/>
          <w:sz w:val="18"/>
          <w:szCs w:val="18"/>
        </w:rPr>
        <w:t>v1.1 CORRECTION: previous closed-loop strict rule was wrong. Real EWOs include governing references (A-ST-2008, SI-105, PIM-SU-2505, W-ST-2025, PIM-SU-5209) even when not verbatim-cited in body. Two-category logic: (1) actively-cited specs MUST appear in list; (2) governing-references SHOULD appear by topic. Cited-but-not-listed = ERROR. Listed-but-not-cited = ACCEPTABLE if topically governing.</w:t>
      </w:r>
    </w:p>
    <w:p w14:paraId="622F67DD" w14:textId="77777777" w:rsidR="00756CDE" w:rsidRDefault="00756CDE"/>
    <w:sectPr w:rsidR="00756C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06375"/>
    <w:multiLevelType w:val="hybridMultilevel"/>
    <w:tmpl w:val="9C76D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ED3C80"/>
    <w:multiLevelType w:val="hybridMultilevel"/>
    <w:tmpl w:val="C94AD2AC"/>
    <w:lvl w:ilvl="0" w:tplc="B420BA46">
      <w:numFmt w:val="bullet"/>
      <w:lvlText w:val="-"/>
      <w:lvlJc w:val="left"/>
      <w:pPr>
        <w:ind w:left="855" w:hanging="360"/>
      </w:pPr>
      <w:rPr>
        <w:rFonts w:ascii="Arial" w:eastAsia="Arial" w:hAnsi="Arial" w:cs="Arial" w:hint="default"/>
        <w:b/>
        <w:i w:val="0"/>
        <w:color w:val="F4831F"/>
      </w:rPr>
    </w:lvl>
    <w:lvl w:ilvl="1" w:tplc="04090003" w:tentative="1">
      <w:start w:val="1"/>
      <w:numFmt w:val="bullet"/>
      <w:lvlText w:val="o"/>
      <w:lvlJc w:val="left"/>
      <w:pPr>
        <w:ind w:left="1575" w:hanging="360"/>
      </w:pPr>
      <w:rPr>
        <w:rFonts w:ascii="Courier New" w:hAnsi="Courier New" w:cs="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cs="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cs="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2" w15:restartNumberingAfterBreak="0">
    <w:nsid w:val="26C212BD"/>
    <w:multiLevelType w:val="hybridMultilevel"/>
    <w:tmpl w:val="2F8A3516"/>
    <w:lvl w:ilvl="0" w:tplc="17B49E04">
      <w:start w:val="1"/>
      <w:numFmt w:val="bullet"/>
      <w:lvlText w:val="•"/>
      <w:lvlJc w:val="left"/>
      <w:pPr>
        <w:ind w:left="720" w:hanging="360"/>
      </w:pPr>
    </w:lvl>
    <w:lvl w:ilvl="1" w:tplc="AA1C622A">
      <w:numFmt w:val="decimal"/>
      <w:lvlText w:val=""/>
      <w:lvlJc w:val="left"/>
    </w:lvl>
    <w:lvl w:ilvl="2" w:tplc="5D0E6DAE">
      <w:numFmt w:val="decimal"/>
      <w:lvlText w:val=""/>
      <w:lvlJc w:val="left"/>
    </w:lvl>
    <w:lvl w:ilvl="3" w:tplc="3C12DD10">
      <w:numFmt w:val="decimal"/>
      <w:lvlText w:val=""/>
      <w:lvlJc w:val="left"/>
    </w:lvl>
    <w:lvl w:ilvl="4" w:tplc="2786C774">
      <w:numFmt w:val="decimal"/>
      <w:lvlText w:val=""/>
      <w:lvlJc w:val="left"/>
    </w:lvl>
    <w:lvl w:ilvl="5" w:tplc="21BA44B4">
      <w:numFmt w:val="decimal"/>
      <w:lvlText w:val=""/>
      <w:lvlJc w:val="left"/>
    </w:lvl>
    <w:lvl w:ilvl="6" w:tplc="11A8E0B4">
      <w:numFmt w:val="decimal"/>
      <w:lvlText w:val=""/>
      <w:lvlJc w:val="left"/>
    </w:lvl>
    <w:lvl w:ilvl="7" w:tplc="F0D6FCCE">
      <w:numFmt w:val="decimal"/>
      <w:lvlText w:val=""/>
      <w:lvlJc w:val="left"/>
    </w:lvl>
    <w:lvl w:ilvl="8" w:tplc="2E888440">
      <w:numFmt w:val="decimal"/>
      <w:lvlText w:val=""/>
      <w:lvlJc w:val="left"/>
    </w:lvl>
  </w:abstractNum>
  <w:abstractNum w:abstractNumId="3" w15:restartNumberingAfterBreak="0">
    <w:nsid w:val="3A922665"/>
    <w:multiLevelType w:val="hybridMultilevel"/>
    <w:tmpl w:val="222A1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9D0FEB"/>
    <w:multiLevelType w:val="hybridMultilevel"/>
    <w:tmpl w:val="AE1A8F4E"/>
    <w:lvl w:ilvl="0" w:tplc="0DBC3D6A">
      <w:start w:val="1"/>
      <w:numFmt w:val="bullet"/>
      <w:lvlText w:val="●"/>
      <w:lvlJc w:val="left"/>
      <w:pPr>
        <w:ind w:left="720" w:hanging="360"/>
      </w:pPr>
    </w:lvl>
    <w:lvl w:ilvl="1" w:tplc="743CB70C">
      <w:start w:val="1"/>
      <w:numFmt w:val="bullet"/>
      <w:lvlText w:val="○"/>
      <w:lvlJc w:val="left"/>
      <w:pPr>
        <w:ind w:left="1440" w:hanging="360"/>
      </w:pPr>
    </w:lvl>
    <w:lvl w:ilvl="2" w:tplc="E8AE1BB2">
      <w:start w:val="1"/>
      <w:numFmt w:val="bullet"/>
      <w:lvlText w:val="■"/>
      <w:lvlJc w:val="left"/>
      <w:pPr>
        <w:ind w:left="2160" w:hanging="360"/>
      </w:pPr>
    </w:lvl>
    <w:lvl w:ilvl="3" w:tplc="037AB978">
      <w:start w:val="1"/>
      <w:numFmt w:val="bullet"/>
      <w:lvlText w:val="●"/>
      <w:lvlJc w:val="left"/>
      <w:pPr>
        <w:ind w:left="2880" w:hanging="360"/>
      </w:pPr>
    </w:lvl>
    <w:lvl w:ilvl="4" w:tplc="CF8EF4B2">
      <w:start w:val="1"/>
      <w:numFmt w:val="bullet"/>
      <w:lvlText w:val="○"/>
      <w:lvlJc w:val="left"/>
      <w:pPr>
        <w:ind w:left="3600" w:hanging="360"/>
      </w:pPr>
    </w:lvl>
    <w:lvl w:ilvl="5" w:tplc="EF60C998">
      <w:start w:val="1"/>
      <w:numFmt w:val="bullet"/>
      <w:lvlText w:val="■"/>
      <w:lvlJc w:val="left"/>
      <w:pPr>
        <w:ind w:left="4320" w:hanging="360"/>
      </w:pPr>
    </w:lvl>
    <w:lvl w:ilvl="6" w:tplc="400A4BE0">
      <w:start w:val="1"/>
      <w:numFmt w:val="bullet"/>
      <w:lvlText w:val="●"/>
      <w:lvlJc w:val="left"/>
      <w:pPr>
        <w:ind w:left="5040" w:hanging="360"/>
      </w:pPr>
    </w:lvl>
    <w:lvl w:ilvl="7" w:tplc="1E6A41BC">
      <w:start w:val="1"/>
      <w:numFmt w:val="bullet"/>
      <w:lvlText w:val="●"/>
      <w:lvlJc w:val="left"/>
      <w:pPr>
        <w:ind w:left="5760" w:hanging="360"/>
      </w:pPr>
    </w:lvl>
    <w:lvl w:ilvl="8" w:tplc="1E54DC10">
      <w:start w:val="1"/>
      <w:numFmt w:val="bullet"/>
      <w:lvlText w:val="●"/>
      <w:lvlJc w:val="left"/>
      <w:pPr>
        <w:ind w:left="6480" w:hanging="360"/>
      </w:pPr>
    </w:lvl>
  </w:abstractNum>
  <w:num w:numId="1" w16cid:durableId="983507134">
    <w:abstractNumId w:val="4"/>
    <w:lvlOverride w:ilvl="0">
      <w:startOverride w:val="1"/>
    </w:lvlOverride>
  </w:num>
  <w:num w:numId="2" w16cid:durableId="931009493">
    <w:abstractNumId w:val="2"/>
    <w:lvlOverride w:ilvl="0">
      <w:startOverride w:val="1"/>
    </w:lvlOverride>
  </w:num>
  <w:num w:numId="3" w16cid:durableId="443308715">
    <w:abstractNumId w:val="0"/>
  </w:num>
  <w:num w:numId="4" w16cid:durableId="1457216579">
    <w:abstractNumId w:val="3"/>
  </w:num>
  <w:num w:numId="5" w16cid:durableId="15943134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CDE"/>
    <w:rsid w:val="00002A96"/>
    <w:rsid w:val="00010A5C"/>
    <w:rsid w:val="00012009"/>
    <w:rsid w:val="00014F37"/>
    <w:rsid w:val="00015389"/>
    <w:rsid w:val="000162B9"/>
    <w:rsid w:val="00026B27"/>
    <w:rsid w:val="0003011F"/>
    <w:rsid w:val="00045254"/>
    <w:rsid w:val="00064A17"/>
    <w:rsid w:val="000838A8"/>
    <w:rsid w:val="00087487"/>
    <w:rsid w:val="00093EB6"/>
    <w:rsid w:val="00095C20"/>
    <w:rsid w:val="000976EA"/>
    <w:rsid w:val="000978C7"/>
    <w:rsid w:val="000A1BA0"/>
    <w:rsid w:val="000A3D86"/>
    <w:rsid w:val="000A3E20"/>
    <w:rsid w:val="000C2325"/>
    <w:rsid w:val="000C630D"/>
    <w:rsid w:val="00100E0D"/>
    <w:rsid w:val="001109FA"/>
    <w:rsid w:val="00112539"/>
    <w:rsid w:val="00113512"/>
    <w:rsid w:val="00116BA5"/>
    <w:rsid w:val="00156BED"/>
    <w:rsid w:val="00156EDB"/>
    <w:rsid w:val="00161948"/>
    <w:rsid w:val="00163261"/>
    <w:rsid w:val="00164AD2"/>
    <w:rsid w:val="00172793"/>
    <w:rsid w:val="001919FC"/>
    <w:rsid w:val="001C0BBA"/>
    <w:rsid w:val="001C5EEA"/>
    <w:rsid w:val="001D10C3"/>
    <w:rsid w:val="001D1A17"/>
    <w:rsid w:val="001D6F10"/>
    <w:rsid w:val="001E23D5"/>
    <w:rsid w:val="001E562E"/>
    <w:rsid w:val="001E6113"/>
    <w:rsid w:val="001F1937"/>
    <w:rsid w:val="001F60AF"/>
    <w:rsid w:val="001F6AE1"/>
    <w:rsid w:val="00212002"/>
    <w:rsid w:val="00220E30"/>
    <w:rsid w:val="00221CDA"/>
    <w:rsid w:val="002353C3"/>
    <w:rsid w:val="0025120C"/>
    <w:rsid w:val="0025371E"/>
    <w:rsid w:val="00260676"/>
    <w:rsid w:val="00262C23"/>
    <w:rsid w:val="00275FFD"/>
    <w:rsid w:val="00276690"/>
    <w:rsid w:val="00277053"/>
    <w:rsid w:val="002A2AFA"/>
    <w:rsid w:val="002C3AC8"/>
    <w:rsid w:val="002C6643"/>
    <w:rsid w:val="002E4096"/>
    <w:rsid w:val="002E66EF"/>
    <w:rsid w:val="002E73CE"/>
    <w:rsid w:val="002F2346"/>
    <w:rsid w:val="003040F8"/>
    <w:rsid w:val="00304636"/>
    <w:rsid w:val="00311F24"/>
    <w:rsid w:val="00312956"/>
    <w:rsid w:val="00317D1A"/>
    <w:rsid w:val="0032451B"/>
    <w:rsid w:val="00325F89"/>
    <w:rsid w:val="00330303"/>
    <w:rsid w:val="00332669"/>
    <w:rsid w:val="00335BB6"/>
    <w:rsid w:val="00343315"/>
    <w:rsid w:val="003464F3"/>
    <w:rsid w:val="00351F8E"/>
    <w:rsid w:val="003554E9"/>
    <w:rsid w:val="00356EC2"/>
    <w:rsid w:val="003618CD"/>
    <w:rsid w:val="00364BD3"/>
    <w:rsid w:val="00373A53"/>
    <w:rsid w:val="00375966"/>
    <w:rsid w:val="003817CB"/>
    <w:rsid w:val="00381EB6"/>
    <w:rsid w:val="003853DC"/>
    <w:rsid w:val="003941B7"/>
    <w:rsid w:val="003B16BD"/>
    <w:rsid w:val="003C2A04"/>
    <w:rsid w:val="003C5695"/>
    <w:rsid w:val="003E0E02"/>
    <w:rsid w:val="003E4B7E"/>
    <w:rsid w:val="0040174D"/>
    <w:rsid w:val="004036CF"/>
    <w:rsid w:val="004063A3"/>
    <w:rsid w:val="00406655"/>
    <w:rsid w:val="0042400A"/>
    <w:rsid w:val="00425328"/>
    <w:rsid w:val="00434355"/>
    <w:rsid w:val="00452026"/>
    <w:rsid w:val="00474C69"/>
    <w:rsid w:val="00475A4A"/>
    <w:rsid w:val="0047735F"/>
    <w:rsid w:val="00483545"/>
    <w:rsid w:val="004A28D1"/>
    <w:rsid w:val="004A42CB"/>
    <w:rsid w:val="004B55EB"/>
    <w:rsid w:val="004C12A8"/>
    <w:rsid w:val="004C1F70"/>
    <w:rsid w:val="004E0764"/>
    <w:rsid w:val="004E7BCD"/>
    <w:rsid w:val="0050508D"/>
    <w:rsid w:val="00507328"/>
    <w:rsid w:val="00507402"/>
    <w:rsid w:val="0051045E"/>
    <w:rsid w:val="0052374D"/>
    <w:rsid w:val="005253BE"/>
    <w:rsid w:val="00530A00"/>
    <w:rsid w:val="00546AD7"/>
    <w:rsid w:val="00553898"/>
    <w:rsid w:val="00554A64"/>
    <w:rsid w:val="00555356"/>
    <w:rsid w:val="005621AA"/>
    <w:rsid w:val="0056375A"/>
    <w:rsid w:val="00566814"/>
    <w:rsid w:val="00574C98"/>
    <w:rsid w:val="00580839"/>
    <w:rsid w:val="00587279"/>
    <w:rsid w:val="00596244"/>
    <w:rsid w:val="0059743E"/>
    <w:rsid w:val="005A4033"/>
    <w:rsid w:val="005B7C1B"/>
    <w:rsid w:val="005C41F2"/>
    <w:rsid w:val="005C6050"/>
    <w:rsid w:val="005D1784"/>
    <w:rsid w:val="005D3236"/>
    <w:rsid w:val="005D547C"/>
    <w:rsid w:val="005E05E7"/>
    <w:rsid w:val="005E74B6"/>
    <w:rsid w:val="005E7FA9"/>
    <w:rsid w:val="005F3031"/>
    <w:rsid w:val="00603182"/>
    <w:rsid w:val="006045EB"/>
    <w:rsid w:val="00615241"/>
    <w:rsid w:val="00626BAE"/>
    <w:rsid w:val="006272C3"/>
    <w:rsid w:val="006276A8"/>
    <w:rsid w:val="0063568A"/>
    <w:rsid w:val="00644FEC"/>
    <w:rsid w:val="006456A6"/>
    <w:rsid w:val="00646C7D"/>
    <w:rsid w:val="00651284"/>
    <w:rsid w:val="006520CD"/>
    <w:rsid w:val="00657AFA"/>
    <w:rsid w:val="00660CAC"/>
    <w:rsid w:val="00666B62"/>
    <w:rsid w:val="00666BA4"/>
    <w:rsid w:val="00670915"/>
    <w:rsid w:val="006764CD"/>
    <w:rsid w:val="0068247E"/>
    <w:rsid w:val="006868D4"/>
    <w:rsid w:val="00692239"/>
    <w:rsid w:val="0069329E"/>
    <w:rsid w:val="006A2537"/>
    <w:rsid w:val="006B02C4"/>
    <w:rsid w:val="006B779A"/>
    <w:rsid w:val="006C7C43"/>
    <w:rsid w:val="006D2827"/>
    <w:rsid w:val="006D6C29"/>
    <w:rsid w:val="006E2420"/>
    <w:rsid w:val="006E7FCF"/>
    <w:rsid w:val="00706B70"/>
    <w:rsid w:val="0071630B"/>
    <w:rsid w:val="007302A9"/>
    <w:rsid w:val="00752F45"/>
    <w:rsid w:val="00755838"/>
    <w:rsid w:val="00755B83"/>
    <w:rsid w:val="00756C3F"/>
    <w:rsid w:val="00756CDE"/>
    <w:rsid w:val="0078605C"/>
    <w:rsid w:val="007934D6"/>
    <w:rsid w:val="00793773"/>
    <w:rsid w:val="007A72B8"/>
    <w:rsid w:val="007C3C95"/>
    <w:rsid w:val="007E79CB"/>
    <w:rsid w:val="007F2249"/>
    <w:rsid w:val="007F4902"/>
    <w:rsid w:val="007F56AF"/>
    <w:rsid w:val="00804277"/>
    <w:rsid w:val="008142DD"/>
    <w:rsid w:val="00817BD9"/>
    <w:rsid w:val="00824426"/>
    <w:rsid w:val="008253F5"/>
    <w:rsid w:val="00827A62"/>
    <w:rsid w:val="00831F36"/>
    <w:rsid w:val="008358D6"/>
    <w:rsid w:val="008425D8"/>
    <w:rsid w:val="00844ECB"/>
    <w:rsid w:val="00860E63"/>
    <w:rsid w:val="0086316C"/>
    <w:rsid w:val="00875C74"/>
    <w:rsid w:val="00875E83"/>
    <w:rsid w:val="00881D6A"/>
    <w:rsid w:val="00893FBA"/>
    <w:rsid w:val="008A5BCA"/>
    <w:rsid w:val="008A76CE"/>
    <w:rsid w:val="008B3939"/>
    <w:rsid w:val="008C7479"/>
    <w:rsid w:val="008D3834"/>
    <w:rsid w:val="00902E13"/>
    <w:rsid w:val="00915840"/>
    <w:rsid w:val="00924280"/>
    <w:rsid w:val="009262E7"/>
    <w:rsid w:val="00947935"/>
    <w:rsid w:val="0096092B"/>
    <w:rsid w:val="009630D4"/>
    <w:rsid w:val="00967039"/>
    <w:rsid w:val="00982D71"/>
    <w:rsid w:val="009915D8"/>
    <w:rsid w:val="009A094A"/>
    <w:rsid w:val="009A5BCC"/>
    <w:rsid w:val="009B3B84"/>
    <w:rsid w:val="009B47BC"/>
    <w:rsid w:val="009B76AD"/>
    <w:rsid w:val="009C7F58"/>
    <w:rsid w:val="009E0A5A"/>
    <w:rsid w:val="009F2BFC"/>
    <w:rsid w:val="00A02D50"/>
    <w:rsid w:val="00A05DF4"/>
    <w:rsid w:val="00A12834"/>
    <w:rsid w:val="00A177DC"/>
    <w:rsid w:val="00A27B5E"/>
    <w:rsid w:val="00A324AA"/>
    <w:rsid w:val="00A42746"/>
    <w:rsid w:val="00A4377C"/>
    <w:rsid w:val="00A44C71"/>
    <w:rsid w:val="00A664E6"/>
    <w:rsid w:val="00A66B25"/>
    <w:rsid w:val="00A739E1"/>
    <w:rsid w:val="00A81BA7"/>
    <w:rsid w:val="00AA06DC"/>
    <w:rsid w:val="00AA0B72"/>
    <w:rsid w:val="00AB69CE"/>
    <w:rsid w:val="00AC16F1"/>
    <w:rsid w:val="00AC28B8"/>
    <w:rsid w:val="00AC587F"/>
    <w:rsid w:val="00AC593B"/>
    <w:rsid w:val="00AC6BFF"/>
    <w:rsid w:val="00AD363B"/>
    <w:rsid w:val="00AD73D6"/>
    <w:rsid w:val="00AE4CB2"/>
    <w:rsid w:val="00AE76E3"/>
    <w:rsid w:val="00AF02D5"/>
    <w:rsid w:val="00B123CE"/>
    <w:rsid w:val="00B159E2"/>
    <w:rsid w:val="00B419FB"/>
    <w:rsid w:val="00B4633A"/>
    <w:rsid w:val="00B47B35"/>
    <w:rsid w:val="00B57084"/>
    <w:rsid w:val="00B67D28"/>
    <w:rsid w:val="00B712DE"/>
    <w:rsid w:val="00B722F5"/>
    <w:rsid w:val="00B73AAD"/>
    <w:rsid w:val="00B75A15"/>
    <w:rsid w:val="00B86408"/>
    <w:rsid w:val="00B87EEC"/>
    <w:rsid w:val="00B90331"/>
    <w:rsid w:val="00BA7B89"/>
    <w:rsid w:val="00BB1077"/>
    <w:rsid w:val="00BB1248"/>
    <w:rsid w:val="00BB6123"/>
    <w:rsid w:val="00BB65C0"/>
    <w:rsid w:val="00BC4451"/>
    <w:rsid w:val="00BD4E42"/>
    <w:rsid w:val="00BD5458"/>
    <w:rsid w:val="00BF3ADB"/>
    <w:rsid w:val="00BF6D78"/>
    <w:rsid w:val="00BF7BEB"/>
    <w:rsid w:val="00C008DB"/>
    <w:rsid w:val="00C03311"/>
    <w:rsid w:val="00C11E5D"/>
    <w:rsid w:val="00C15DF8"/>
    <w:rsid w:val="00C34E18"/>
    <w:rsid w:val="00C4002E"/>
    <w:rsid w:val="00C40A9A"/>
    <w:rsid w:val="00C43067"/>
    <w:rsid w:val="00C66EAF"/>
    <w:rsid w:val="00C773D4"/>
    <w:rsid w:val="00CA2D6E"/>
    <w:rsid w:val="00CA43A3"/>
    <w:rsid w:val="00CA4973"/>
    <w:rsid w:val="00CA5E72"/>
    <w:rsid w:val="00CA6C4B"/>
    <w:rsid w:val="00CD5934"/>
    <w:rsid w:val="00CD7D76"/>
    <w:rsid w:val="00CF4C78"/>
    <w:rsid w:val="00D03434"/>
    <w:rsid w:val="00D06C3B"/>
    <w:rsid w:val="00D20276"/>
    <w:rsid w:val="00D20930"/>
    <w:rsid w:val="00D32767"/>
    <w:rsid w:val="00D35B50"/>
    <w:rsid w:val="00D36283"/>
    <w:rsid w:val="00D40B92"/>
    <w:rsid w:val="00D54A71"/>
    <w:rsid w:val="00D56FEA"/>
    <w:rsid w:val="00D61970"/>
    <w:rsid w:val="00D67CBD"/>
    <w:rsid w:val="00D74246"/>
    <w:rsid w:val="00D743CF"/>
    <w:rsid w:val="00D87597"/>
    <w:rsid w:val="00D947CA"/>
    <w:rsid w:val="00DA087E"/>
    <w:rsid w:val="00DA12A8"/>
    <w:rsid w:val="00DB08F2"/>
    <w:rsid w:val="00DB2CFD"/>
    <w:rsid w:val="00DE058D"/>
    <w:rsid w:val="00DF54C8"/>
    <w:rsid w:val="00E167D3"/>
    <w:rsid w:val="00E16F37"/>
    <w:rsid w:val="00E246A2"/>
    <w:rsid w:val="00E249E3"/>
    <w:rsid w:val="00E55A97"/>
    <w:rsid w:val="00E66737"/>
    <w:rsid w:val="00E70E97"/>
    <w:rsid w:val="00E72E21"/>
    <w:rsid w:val="00E76603"/>
    <w:rsid w:val="00EA1557"/>
    <w:rsid w:val="00EB0D81"/>
    <w:rsid w:val="00EB2530"/>
    <w:rsid w:val="00EB6022"/>
    <w:rsid w:val="00EB6549"/>
    <w:rsid w:val="00EC2E8D"/>
    <w:rsid w:val="00EC353E"/>
    <w:rsid w:val="00EC3E28"/>
    <w:rsid w:val="00ED3BAA"/>
    <w:rsid w:val="00EF2191"/>
    <w:rsid w:val="00EF6C06"/>
    <w:rsid w:val="00F127FD"/>
    <w:rsid w:val="00F1438E"/>
    <w:rsid w:val="00F31895"/>
    <w:rsid w:val="00F31F49"/>
    <w:rsid w:val="00F34335"/>
    <w:rsid w:val="00F469B1"/>
    <w:rsid w:val="00F469DB"/>
    <w:rsid w:val="00F51B4E"/>
    <w:rsid w:val="00F6303C"/>
    <w:rsid w:val="00F8326F"/>
    <w:rsid w:val="00F85CBB"/>
    <w:rsid w:val="00F870FA"/>
    <w:rsid w:val="00F92A37"/>
    <w:rsid w:val="00FA4693"/>
    <w:rsid w:val="00FA4B08"/>
    <w:rsid w:val="00FA5AE0"/>
    <w:rsid w:val="00FA6E12"/>
    <w:rsid w:val="00FB020F"/>
    <w:rsid w:val="00FB4C28"/>
    <w:rsid w:val="00FB5CC2"/>
    <w:rsid w:val="00FE4519"/>
    <w:rsid w:val="00FF5587"/>
    <w:rsid w:val="213B02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3D0B0"/>
  <w15:chartTrackingRefBased/>
  <w15:docId w15:val="{6AB09B44-8314-440E-9C4E-795D6BE36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BBA"/>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756C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6C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56C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6C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6C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6CD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6CD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6CD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6CD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6C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6C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6C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6C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6C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6C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6C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6C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6CDE"/>
    <w:rPr>
      <w:rFonts w:eastAsiaTheme="majorEastAsia" w:cstheme="majorBidi"/>
      <w:color w:val="272727" w:themeColor="text1" w:themeTint="D8"/>
    </w:rPr>
  </w:style>
  <w:style w:type="paragraph" w:styleId="Title">
    <w:name w:val="Title"/>
    <w:basedOn w:val="Normal"/>
    <w:next w:val="Normal"/>
    <w:link w:val="TitleChar"/>
    <w:uiPriority w:val="10"/>
    <w:qFormat/>
    <w:rsid w:val="00756CD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C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6C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6C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6CDE"/>
    <w:pPr>
      <w:spacing w:before="160"/>
      <w:jc w:val="center"/>
    </w:pPr>
    <w:rPr>
      <w:i/>
      <w:iCs/>
      <w:color w:val="404040" w:themeColor="text1" w:themeTint="BF"/>
    </w:rPr>
  </w:style>
  <w:style w:type="character" w:customStyle="1" w:styleId="QuoteChar">
    <w:name w:val="Quote Char"/>
    <w:basedOn w:val="DefaultParagraphFont"/>
    <w:link w:val="Quote"/>
    <w:uiPriority w:val="29"/>
    <w:rsid w:val="00756CDE"/>
    <w:rPr>
      <w:i/>
      <w:iCs/>
      <w:color w:val="404040" w:themeColor="text1" w:themeTint="BF"/>
    </w:rPr>
  </w:style>
  <w:style w:type="paragraph" w:styleId="ListParagraph">
    <w:name w:val="List Paragraph"/>
    <w:basedOn w:val="Normal"/>
    <w:qFormat/>
    <w:rsid w:val="00756CDE"/>
    <w:pPr>
      <w:ind w:left="720"/>
      <w:contextualSpacing/>
    </w:pPr>
  </w:style>
  <w:style w:type="character" w:styleId="IntenseEmphasis">
    <w:name w:val="Intense Emphasis"/>
    <w:basedOn w:val="DefaultParagraphFont"/>
    <w:uiPriority w:val="21"/>
    <w:qFormat/>
    <w:rsid w:val="00756CDE"/>
    <w:rPr>
      <w:i/>
      <w:iCs/>
      <w:color w:val="0F4761" w:themeColor="accent1" w:themeShade="BF"/>
    </w:rPr>
  </w:style>
  <w:style w:type="paragraph" w:styleId="IntenseQuote">
    <w:name w:val="Intense Quote"/>
    <w:basedOn w:val="Normal"/>
    <w:next w:val="Normal"/>
    <w:link w:val="IntenseQuoteChar"/>
    <w:uiPriority w:val="30"/>
    <w:qFormat/>
    <w:rsid w:val="00756C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6CDE"/>
    <w:rPr>
      <w:i/>
      <w:iCs/>
      <w:color w:val="0F4761" w:themeColor="accent1" w:themeShade="BF"/>
    </w:rPr>
  </w:style>
  <w:style w:type="character" w:styleId="IntenseReference">
    <w:name w:val="Intense Reference"/>
    <w:basedOn w:val="DefaultParagraphFont"/>
    <w:uiPriority w:val="32"/>
    <w:qFormat/>
    <w:rsid w:val="00756CDE"/>
    <w:rPr>
      <w:b/>
      <w:bCs/>
      <w:smallCaps/>
      <w:color w:val="0F4761" w:themeColor="accent1" w:themeShade="BF"/>
      <w:spacing w:val="5"/>
    </w:rPr>
  </w:style>
  <w:style w:type="paragraph" w:customStyle="1" w:styleId="Strong1">
    <w:name w:val="Strong1"/>
    <w:qFormat/>
    <w:rsid w:val="001C0BBA"/>
    <w:pPr>
      <w:spacing w:after="0" w:line="240" w:lineRule="auto"/>
    </w:pPr>
    <w:rPr>
      <w:rFonts w:ascii="Arial" w:eastAsia="Arial" w:hAnsi="Arial" w:cs="Arial"/>
      <w:b/>
      <w:bCs/>
      <w:kern w:val="0"/>
      <w:sz w:val="22"/>
      <w:szCs w:val="22"/>
      <w14:ligatures w14:val="none"/>
    </w:rPr>
  </w:style>
  <w:style w:type="character" w:styleId="Hyperlink">
    <w:name w:val="Hyperlink"/>
    <w:uiPriority w:val="99"/>
    <w:unhideWhenUsed/>
    <w:rsid w:val="001C0BBA"/>
    <w:rPr>
      <w:color w:val="0563C1"/>
      <w:u w:val="single"/>
    </w:rPr>
  </w:style>
  <w:style w:type="character" w:styleId="FootnoteReference">
    <w:name w:val="footnote reference"/>
    <w:uiPriority w:val="99"/>
    <w:semiHidden/>
    <w:unhideWhenUsed/>
    <w:rsid w:val="001C0BBA"/>
    <w:rPr>
      <w:vertAlign w:val="superscript"/>
    </w:rPr>
  </w:style>
  <w:style w:type="paragraph" w:styleId="FootnoteText">
    <w:name w:val="footnote text"/>
    <w:link w:val="FootnoteTextChar"/>
    <w:uiPriority w:val="99"/>
    <w:semiHidden/>
    <w:unhideWhenUsed/>
    <w:rsid w:val="001C0BBA"/>
    <w:pPr>
      <w:spacing w:after="0" w:line="240" w:lineRule="auto"/>
    </w:pPr>
    <w:rPr>
      <w:rFonts w:ascii="Arial" w:eastAsia="Arial" w:hAnsi="Arial" w:cs="Arial"/>
      <w:kern w:val="0"/>
      <w:sz w:val="20"/>
      <w:szCs w:val="20"/>
      <w14:ligatures w14:val="none"/>
    </w:rPr>
  </w:style>
  <w:style w:type="character" w:customStyle="1" w:styleId="FootnoteTextChar">
    <w:name w:val="Footnote Text Char"/>
    <w:basedOn w:val="DefaultParagraphFont"/>
    <w:link w:val="FootnoteText"/>
    <w:uiPriority w:val="99"/>
    <w:semiHidden/>
    <w:rsid w:val="001C0BBA"/>
    <w:rPr>
      <w:rFonts w:ascii="Arial" w:eastAsia="Arial" w:hAnsi="Arial" w:cs="Arial"/>
      <w:kern w:val="0"/>
      <w:sz w:val="20"/>
      <w:szCs w:val="20"/>
      <w14:ligatures w14:val="none"/>
    </w:rPr>
  </w:style>
  <w:style w:type="character" w:styleId="EndnoteReference">
    <w:name w:val="endnote reference"/>
    <w:uiPriority w:val="99"/>
    <w:semiHidden/>
    <w:unhideWhenUsed/>
    <w:rsid w:val="001C0BBA"/>
    <w:rPr>
      <w:vertAlign w:val="superscript"/>
    </w:rPr>
  </w:style>
  <w:style w:type="paragraph" w:styleId="EndnoteText">
    <w:name w:val="endnote text"/>
    <w:link w:val="EndnoteTextChar"/>
    <w:uiPriority w:val="99"/>
    <w:semiHidden/>
    <w:unhideWhenUsed/>
    <w:rsid w:val="001C0BBA"/>
    <w:pPr>
      <w:spacing w:after="0" w:line="240" w:lineRule="auto"/>
    </w:pPr>
    <w:rPr>
      <w:rFonts w:ascii="Arial" w:eastAsia="Arial" w:hAnsi="Arial" w:cs="Arial"/>
      <w:kern w:val="0"/>
      <w:sz w:val="20"/>
      <w:szCs w:val="20"/>
      <w14:ligatures w14:val="none"/>
    </w:rPr>
  </w:style>
  <w:style w:type="character" w:customStyle="1" w:styleId="EndnoteTextChar">
    <w:name w:val="Endnote Text Char"/>
    <w:basedOn w:val="DefaultParagraphFont"/>
    <w:link w:val="EndnoteText"/>
    <w:uiPriority w:val="99"/>
    <w:semiHidden/>
    <w:rsid w:val="001C0BBA"/>
    <w:rPr>
      <w:rFonts w:ascii="Arial" w:eastAsia="Arial" w:hAnsi="Arial" w:cs="Arial"/>
      <w:kern w:val="0"/>
      <w:sz w:val="20"/>
      <w:szCs w:val="20"/>
      <w14:ligatures w14:val="none"/>
    </w:rPr>
  </w:style>
  <w:style w:type="paragraph" w:customStyle="1" w:styleId="Default">
    <w:name w:val="Default"/>
    <w:rsid w:val="006E2420"/>
    <w:pPr>
      <w:autoSpaceDE w:val="0"/>
      <w:autoSpaceDN w:val="0"/>
      <w:adjustRightInd w:val="0"/>
      <w:spacing w:after="0" w:line="240" w:lineRule="auto"/>
    </w:pPr>
    <w:rPr>
      <w:rFonts w:ascii="Arial" w:hAnsi="Arial" w:cs="Arial"/>
      <w:color w:val="000000"/>
      <w:kern w:val="0"/>
    </w:rPr>
  </w:style>
  <w:style w:type="paragraph" w:styleId="Revision">
    <w:name w:val="Revision"/>
    <w:hidden/>
    <w:uiPriority w:val="99"/>
    <w:semiHidden/>
    <w:rsid w:val="00026B27"/>
    <w:pPr>
      <w:spacing w:after="0" w:line="240" w:lineRule="auto"/>
    </w:pPr>
    <w:rPr>
      <w:rFonts w:ascii="Arial" w:eastAsia="Arial" w:hAnsi="Arial" w:cs="Arial"/>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741C0F5783F7D48907DAB33EEEB9B55" ma:contentTypeVersion="3" ma:contentTypeDescription="Create a new document." ma:contentTypeScope="" ma:versionID="307e7b5189dfece7926d3f755334001a">
  <xsd:schema xmlns:xsd="http://www.w3.org/2001/XMLSchema" xmlns:xs="http://www.w3.org/2001/XMLSchema" xmlns:p="http://schemas.microsoft.com/office/2006/metadata/properties" xmlns:ns2="461d2339-64d0-4f07-a277-1d9634d3fbdc" targetNamespace="http://schemas.microsoft.com/office/2006/metadata/properties" ma:root="true" ma:fieldsID="859fa6af60e0378edcb82a030a441b4b" ns2:_="">
    <xsd:import namespace="461d2339-64d0-4f07-a277-1d9634d3fbd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1d2339-64d0-4f07-a277-1d9634d3fb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0CD841E-F55F-4FC4-A605-942D3673F52F}">
  <ds:schemaRefs>
    <ds:schemaRef ds:uri="http://schemas.microsoft.com/sharepoint/v3/contenttype/forms"/>
  </ds:schemaRefs>
</ds:datastoreItem>
</file>

<file path=customXml/itemProps2.xml><?xml version="1.0" encoding="utf-8"?>
<ds:datastoreItem xmlns:ds="http://schemas.openxmlformats.org/officeDocument/2006/customXml" ds:itemID="{B0002F56-9A45-4785-A540-ECA7A6008B9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A149AA2-29D4-406C-B4AF-0E7B289092BF}">
  <ds:schemaRefs>
    <ds:schemaRef ds:uri="http://schemas.openxmlformats.org/officeDocument/2006/bibliography"/>
  </ds:schemaRefs>
</ds:datastoreItem>
</file>

<file path=customXml/itemProps4.xml><?xml version="1.0" encoding="utf-8"?>
<ds:datastoreItem xmlns:ds="http://schemas.openxmlformats.org/officeDocument/2006/customXml" ds:itemID="{EACA1DB6-D7AF-446A-8FFD-C9CC939083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1d2339-64d0-4f07-a277-1d9634d3fb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e4db608-ddec-4a44-8ad7-7d5a79b7448e}" enabled="1" method="Standard" siteId="{fd799da1-bfc1-4234-a91c-72b3a1cb9e26}" contentBits="0" removed="0"/>
</clbl:labelList>
</file>

<file path=docProps/app.xml><?xml version="1.0" encoding="utf-8"?>
<Properties xmlns="http://schemas.openxmlformats.org/officeDocument/2006/extended-properties" xmlns:vt="http://schemas.openxmlformats.org/officeDocument/2006/docPropsVTypes">
  <Template>Normal.dotm</Template>
  <TotalTime>11671</TotalTime>
  <Pages>1</Pages>
  <Words>6866</Words>
  <Characters>47313</Characters>
  <Application>Microsoft Office Word</Application>
  <DocSecurity>0</DocSecurity>
  <Lines>2253</Lines>
  <Paragraphs>934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Medetov, Nauryzbek [Tengizchevroil]</dc:creator>
  <cp:keywords/>
  <dc:description/>
  <cp:lastModifiedBy>Izimgali, Nurmukhambet [Bolashak Atyrau Limited]</cp:lastModifiedBy>
  <cp:revision>2</cp:revision>
  <dcterms:created xsi:type="dcterms:W3CDTF">2026-05-22T08:44:00Z</dcterms:created>
  <dcterms:modified xsi:type="dcterms:W3CDTF">2026-07-22T04:27:00Z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0x0101007741C0F5783F7D48907DAB33EEEB9B55</vt:lpwstr>
  </property>
</Properties>
</file>